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14B" w:rsidRDefault="00D5184D">
      <w:pPr>
        <w:jc w:val="center"/>
        <w:rPr>
          <w:ins w:id="0" w:author="像个男人一样" w:date="2018-03-21T20:13:00Z"/>
        </w:rPr>
      </w:pPr>
      <w:bookmarkStart w:id="1" w:name="_Hlk478216576"/>
      <w:bookmarkStart w:id="2" w:name="_Hlk503290476"/>
      <w:bookmarkEnd w:id="1"/>
      <w:bookmarkEnd w:id="2"/>
      <w:ins w:id="3" w:author="像个男人一样" w:date="2018-03-21T20:13:00Z">
        <w:r>
          <w:rPr>
            <w:noProof/>
          </w:rPr>
          <w:drawing>
            <wp:inline distT="0" distB="0" distL="0" distR="0">
              <wp:extent cx="4166235" cy="1120140"/>
              <wp:effectExtent l="0" t="0" r="5715" b="3810"/>
              <wp:docPr id="45" name="Picture 1"/>
              <wp:cNvGraphicFramePr/>
              <a:graphic xmlns:a="http://schemas.openxmlformats.org/drawingml/2006/main">
                <a:graphicData uri="http://schemas.openxmlformats.org/drawingml/2006/picture">
                  <pic:pic xmlns:pic="http://schemas.openxmlformats.org/drawingml/2006/picture">
                    <pic:nvPicPr>
                      <pic:cNvPr id="45"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166235" cy="1120140"/>
                      </a:xfrm>
                      <a:prstGeom prst="rect">
                        <a:avLst/>
                      </a:prstGeom>
                      <a:noFill/>
                      <a:ln>
                        <a:noFill/>
                        <a:prstDash val="solid"/>
                      </a:ln>
                    </pic:spPr>
                  </pic:pic>
                </a:graphicData>
              </a:graphic>
            </wp:inline>
          </w:drawing>
        </w:r>
      </w:ins>
    </w:p>
    <w:p w:rsidR="0087014B" w:rsidRDefault="00D5184D">
      <w:pPr>
        <w:jc w:val="center"/>
        <w:rPr>
          <w:ins w:id="4" w:author="像个男人一样" w:date="2018-03-21T20:13:00Z"/>
        </w:rPr>
      </w:pPr>
      <w:ins w:id="5" w:author="像个男人一样" w:date="2018-03-21T20:13:00Z">
        <w:r>
          <w:tab/>
        </w:r>
        <w:r>
          <w:tab/>
        </w:r>
      </w:ins>
    </w:p>
    <w:p w:rsidR="0087014B" w:rsidRDefault="0087014B">
      <w:pPr>
        <w:pBdr>
          <w:bottom w:val="single" w:sz="4" w:space="1" w:color="auto"/>
        </w:pBdr>
        <w:jc w:val="center"/>
        <w:rPr>
          <w:ins w:id="6" w:author="像个男人一样" w:date="2018-03-21T20:13:00Z"/>
        </w:rPr>
      </w:pPr>
    </w:p>
    <w:p w:rsidR="0087014B" w:rsidRDefault="0087014B">
      <w:pPr>
        <w:jc w:val="center"/>
        <w:rPr>
          <w:ins w:id="7" w:author="像个男人一样" w:date="2018-03-21T20:13:00Z"/>
        </w:rPr>
      </w:pPr>
    </w:p>
    <w:p w:rsidR="0087014B" w:rsidRDefault="00D5184D">
      <w:pPr>
        <w:pStyle w:val="Heading1"/>
        <w:numPr>
          <w:ilvl w:val="0"/>
          <w:numId w:val="0"/>
        </w:numPr>
        <w:ind w:left="432"/>
        <w:jc w:val="center"/>
        <w:rPr>
          <w:ins w:id="8" w:author="像个男人一样" w:date="2018-03-22T11:18:00Z"/>
          <w:sz w:val="44"/>
          <w:szCs w:val="44"/>
          <w:lang w:val="en-US"/>
        </w:rPr>
        <w:pPrChange w:id="9" w:author="像个男人一样" w:date="2018-03-21T20:14:00Z">
          <w:pPr>
            <w:pStyle w:val="Heading1"/>
            <w:numPr>
              <w:numId w:val="0"/>
            </w:numPr>
            <w:ind w:left="0" w:firstLine="0"/>
          </w:pPr>
        </w:pPrChange>
      </w:pPr>
      <w:bookmarkStart w:id="10" w:name="_Toc22882"/>
      <w:bookmarkStart w:id="11" w:name="_Toc18491"/>
      <w:bookmarkStart w:id="12" w:name="_Toc11884"/>
      <w:bookmarkStart w:id="13" w:name="_Toc4055"/>
      <w:bookmarkStart w:id="14" w:name="_Toc511906198"/>
      <w:ins w:id="15" w:author="像个男人一样" w:date="2018-03-22T11:19:00Z">
        <w:r>
          <w:rPr>
            <w:sz w:val="44"/>
            <w:szCs w:val="44"/>
            <w:lang w:val="en-US"/>
          </w:rPr>
          <w:t xml:space="preserve">Action Recognition </w:t>
        </w:r>
      </w:ins>
      <w:ins w:id="16" w:author="像个男人一样" w:date="2018-03-22T11:33:00Z">
        <w:r>
          <w:rPr>
            <w:rFonts w:hint="eastAsia"/>
            <w:sz w:val="44"/>
            <w:szCs w:val="44"/>
            <w:lang w:val="en-US"/>
          </w:rPr>
          <w:t>Algorithm</w:t>
        </w:r>
      </w:ins>
      <w:ins w:id="17" w:author="jie sun" w:date="2018-04-11T20:58:00Z">
        <w:r w:rsidR="001F421E">
          <w:rPr>
            <w:sz w:val="44"/>
            <w:szCs w:val="44"/>
            <w:lang w:val="en-US"/>
          </w:rPr>
          <w:t xml:space="preserve"> Research</w:t>
        </w:r>
      </w:ins>
      <w:ins w:id="18" w:author="像个男人一样" w:date="2018-03-22T11:33:00Z">
        <w:r>
          <w:rPr>
            <w:rFonts w:hint="eastAsia"/>
            <w:sz w:val="44"/>
            <w:szCs w:val="44"/>
            <w:lang w:val="en-US"/>
          </w:rPr>
          <w:t xml:space="preserve"> </w:t>
        </w:r>
      </w:ins>
      <w:ins w:id="19" w:author="像个男人一样" w:date="2018-03-22T11:31:00Z">
        <w:del w:id="20" w:author="jie sun" w:date="2018-04-11T20:57:00Z">
          <w:r w:rsidDel="001F421E">
            <w:rPr>
              <w:sz w:val="44"/>
              <w:szCs w:val="44"/>
              <w:lang w:val="en-US"/>
            </w:rPr>
            <w:delText>R</w:delText>
          </w:r>
        </w:del>
      </w:ins>
      <w:ins w:id="21" w:author="像个男人一样" w:date="2018-03-22T11:19:00Z">
        <w:del w:id="22" w:author="jie sun" w:date="2018-04-11T20:57:00Z">
          <w:r w:rsidDel="001F421E">
            <w:rPr>
              <w:sz w:val="44"/>
              <w:szCs w:val="44"/>
              <w:lang w:val="en-US"/>
            </w:rPr>
            <w:delText xml:space="preserve">esearch </w:delText>
          </w:r>
        </w:del>
        <w:r>
          <w:rPr>
            <w:sz w:val="44"/>
            <w:szCs w:val="44"/>
            <w:lang w:val="en-US"/>
          </w:rPr>
          <w:t>with</w:t>
        </w:r>
      </w:ins>
      <w:ins w:id="23" w:author="像个男人一样" w:date="2018-03-22T11:33:00Z">
        <w:r>
          <w:rPr>
            <w:rFonts w:hint="eastAsia"/>
            <w:sz w:val="44"/>
            <w:szCs w:val="44"/>
            <w:lang w:val="en-US"/>
          </w:rPr>
          <w:t xml:space="preserve"> </w:t>
        </w:r>
        <w:del w:id="24" w:author="jie sun" w:date="2018-04-11T20:57:00Z">
          <w:r w:rsidDel="001F421E">
            <w:rPr>
              <w:rFonts w:hint="eastAsia"/>
              <w:sz w:val="44"/>
              <w:szCs w:val="44"/>
              <w:lang w:val="en-US"/>
            </w:rPr>
            <w:delText>Multifunction</w:delText>
          </w:r>
        </w:del>
      </w:ins>
      <w:ins w:id="25" w:author="像个男人一样" w:date="2018-03-22T11:20:00Z">
        <w:del w:id="26" w:author="jie sun" w:date="2018-04-11T20:57:00Z">
          <w:r w:rsidDel="001F421E">
            <w:rPr>
              <w:sz w:val="44"/>
              <w:szCs w:val="44"/>
              <w:lang w:val="en-US"/>
            </w:rPr>
            <w:delText xml:space="preserve"> </w:delText>
          </w:r>
        </w:del>
      </w:ins>
      <w:ins w:id="27" w:author="像个男人一样" w:date="2018-03-22T11:32:00Z">
        <w:del w:id="28" w:author="jie sun" w:date="2018-04-11T20:57:00Z">
          <w:r w:rsidDel="001F421E">
            <w:rPr>
              <w:sz w:val="44"/>
              <w:szCs w:val="44"/>
              <w:lang w:val="en-US"/>
            </w:rPr>
            <w:delText>Glow-Stick</w:delText>
          </w:r>
        </w:del>
      </w:ins>
      <w:bookmarkEnd w:id="10"/>
      <w:bookmarkEnd w:id="11"/>
      <w:bookmarkEnd w:id="12"/>
      <w:bookmarkEnd w:id="13"/>
      <w:ins w:id="29" w:author="jie sun" w:date="2018-04-11T20:57:00Z">
        <w:r w:rsidR="001F421E">
          <w:rPr>
            <w:sz w:val="44"/>
            <w:szCs w:val="44"/>
            <w:lang w:val="en-US"/>
          </w:rPr>
          <w:t>G-sensor and Gyroscope</w:t>
        </w:r>
      </w:ins>
      <w:bookmarkEnd w:id="14"/>
    </w:p>
    <w:p w:rsidR="0087014B" w:rsidRDefault="00D5184D">
      <w:pPr>
        <w:jc w:val="both"/>
        <w:rPr>
          <w:ins w:id="30" w:author="像个男人一样" w:date="2018-03-21T20:13:00Z"/>
          <w:sz w:val="36"/>
          <w:szCs w:val="36"/>
        </w:rPr>
        <w:pPrChange w:id="31" w:author="像个男人一样" w:date="2018-03-22T11:33:00Z">
          <w:pPr>
            <w:jc w:val="center"/>
          </w:pPr>
        </w:pPrChange>
      </w:pPr>
      <w:ins w:id="32" w:author="像个男人一样" w:date="2018-03-21T20:13:00Z">
        <w:r>
          <w:tab/>
        </w:r>
        <w:r>
          <w:tab/>
        </w:r>
      </w:ins>
    </w:p>
    <w:p w:rsidR="0087014B" w:rsidRDefault="0087014B">
      <w:pPr>
        <w:pBdr>
          <w:bottom w:val="single" w:sz="4" w:space="1" w:color="auto"/>
        </w:pBdr>
        <w:jc w:val="both"/>
        <w:rPr>
          <w:ins w:id="33" w:author="像个男人一样" w:date="2018-03-21T20:13:00Z"/>
          <w:sz w:val="36"/>
          <w:szCs w:val="36"/>
        </w:rPr>
        <w:pPrChange w:id="34" w:author="像个男人一样" w:date="2018-03-22T11:33:00Z">
          <w:pPr>
            <w:pBdr>
              <w:bottom w:val="single" w:sz="4" w:space="1" w:color="auto"/>
            </w:pBdr>
            <w:jc w:val="center"/>
          </w:pPr>
        </w:pPrChange>
      </w:pPr>
    </w:p>
    <w:p w:rsidR="0087014B" w:rsidRDefault="0087014B">
      <w:pPr>
        <w:jc w:val="both"/>
        <w:rPr>
          <w:ins w:id="35" w:author="像个男人一样" w:date="2018-03-21T20:13:00Z"/>
        </w:rPr>
        <w:pPrChange w:id="36" w:author="像个男人一样" w:date="2018-03-21T20:14:00Z">
          <w:pPr>
            <w:jc w:val="center"/>
          </w:pPr>
        </w:pPrChange>
      </w:pPr>
    </w:p>
    <w:p w:rsidR="0087014B" w:rsidRDefault="0087014B">
      <w:pPr>
        <w:jc w:val="center"/>
        <w:rPr>
          <w:ins w:id="37" w:author="像个男人一样" w:date="2018-03-21T20:13:00Z"/>
        </w:rPr>
      </w:pPr>
    </w:p>
    <w:p w:rsidR="0087014B" w:rsidRDefault="00D5184D">
      <w:pPr>
        <w:jc w:val="center"/>
        <w:rPr>
          <w:ins w:id="38" w:author="像个男人一样" w:date="2018-03-21T20:13:00Z"/>
          <w:sz w:val="28"/>
          <w:szCs w:val="28"/>
        </w:rPr>
      </w:pPr>
      <w:ins w:id="39" w:author="像个男人一样" w:date="2018-03-21T20:13:00Z">
        <w:r>
          <w:rPr>
            <w:sz w:val="28"/>
            <w:szCs w:val="28"/>
          </w:rPr>
          <w:t>M.Sc. (Software Design and Development)</w:t>
        </w:r>
      </w:ins>
    </w:p>
    <w:p w:rsidR="0087014B" w:rsidRDefault="00D5184D">
      <w:pPr>
        <w:jc w:val="center"/>
        <w:rPr>
          <w:ins w:id="40" w:author="像个男人一样" w:date="2018-03-21T20:13:00Z"/>
          <w:sz w:val="28"/>
          <w:szCs w:val="28"/>
        </w:rPr>
      </w:pPr>
      <w:ins w:id="41" w:author="像个男人一样" w:date="2018-03-21T20:13:00Z">
        <w:r>
          <w:rPr>
            <w:sz w:val="28"/>
            <w:szCs w:val="28"/>
          </w:rPr>
          <w:t xml:space="preserve">National University </w:t>
        </w:r>
      </w:ins>
      <w:ins w:id="42" w:author="jie sun" w:date="2018-04-18T12:41:00Z">
        <w:r w:rsidR="0050162E">
          <w:rPr>
            <w:rFonts w:hint="eastAsia"/>
            <w:sz w:val="28"/>
            <w:szCs w:val="28"/>
          </w:rPr>
          <w:t>o</w:t>
        </w:r>
      </w:ins>
      <w:ins w:id="43" w:author="像个男人一样" w:date="2018-03-21T20:13:00Z">
        <w:del w:id="44" w:author="jie sun" w:date="2018-04-18T12:41:00Z">
          <w:r w:rsidDel="0050162E">
            <w:rPr>
              <w:sz w:val="28"/>
              <w:szCs w:val="28"/>
            </w:rPr>
            <w:delText>O</w:delText>
          </w:r>
        </w:del>
        <w:r>
          <w:rPr>
            <w:sz w:val="28"/>
            <w:szCs w:val="28"/>
          </w:rPr>
          <w:t>f Ireland, Galway</w:t>
        </w:r>
      </w:ins>
    </w:p>
    <w:p w:rsidR="0087014B" w:rsidRDefault="00D5184D">
      <w:pPr>
        <w:jc w:val="center"/>
        <w:rPr>
          <w:ins w:id="45" w:author="像个男人一样" w:date="2018-03-21T20:13:00Z"/>
          <w:sz w:val="28"/>
          <w:szCs w:val="28"/>
        </w:rPr>
      </w:pPr>
      <w:ins w:id="46" w:author="像个男人一样" w:date="2018-03-21T20:13:00Z">
        <w:r>
          <w:rPr>
            <w:sz w:val="28"/>
            <w:szCs w:val="28"/>
          </w:rPr>
          <w:t>Discipline of Information Technology</w:t>
        </w:r>
      </w:ins>
    </w:p>
    <w:p w:rsidR="0087014B" w:rsidRDefault="00D5184D">
      <w:pPr>
        <w:jc w:val="center"/>
        <w:rPr>
          <w:ins w:id="47" w:author="像个男人一样" w:date="2018-03-21T20:13:00Z"/>
          <w:sz w:val="28"/>
          <w:szCs w:val="28"/>
        </w:rPr>
      </w:pPr>
      <w:ins w:id="48" w:author="像个男人一样" w:date="2018-03-21T20:13:00Z">
        <w:r>
          <w:rPr>
            <w:sz w:val="28"/>
            <w:szCs w:val="28"/>
          </w:rPr>
          <w:t>College of Engineering &amp; Informatics</w:t>
        </w:r>
      </w:ins>
    </w:p>
    <w:p w:rsidR="0087014B" w:rsidRDefault="0087014B">
      <w:pPr>
        <w:rPr>
          <w:ins w:id="49" w:author="像个男人一样" w:date="2018-03-21T20:13:00Z"/>
          <w:sz w:val="36"/>
          <w:szCs w:val="36"/>
        </w:rPr>
      </w:pPr>
    </w:p>
    <w:p w:rsidR="0087014B" w:rsidRDefault="00D5184D">
      <w:pPr>
        <w:tabs>
          <w:tab w:val="left" w:pos="1485"/>
        </w:tabs>
        <w:rPr>
          <w:ins w:id="50" w:author="像个男人一样" w:date="2018-03-21T20:13:00Z"/>
          <w:sz w:val="28"/>
          <w:szCs w:val="28"/>
        </w:rPr>
      </w:pPr>
      <w:ins w:id="51" w:author="像个男人一样" w:date="2018-03-21T20:13:00Z">
        <w:r>
          <w:rPr>
            <w:sz w:val="28"/>
            <w:szCs w:val="28"/>
          </w:rPr>
          <w:tab/>
        </w:r>
        <w:r>
          <w:rPr>
            <w:sz w:val="28"/>
            <w:szCs w:val="28"/>
          </w:rPr>
          <w:tab/>
          <w:t xml:space="preserve"> Student: </w:t>
        </w:r>
        <w:r>
          <w:rPr>
            <w:sz w:val="28"/>
            <w:szCs w:val="28"/>
          </w:rPr>
          <w:tab/>
        </w:r>
        <w:r>
          <w:rPr>
            <w:sz w:val="28"/>
            <w:szCs w:val="28"/>
          </w:rPr>
          <w:tab/>
        </w:r>
        <w:r>
          <w:rPr>
            <w:sz w:val="28"/>
            <w:szCs w:val="28"/>
          </w:rPr>
          <w:tab/>
        </w:r>
      </w:ins>
      <w:ins w:id="52" w:author="像个男人一样" w:date="2018-03-21T23:32:00Z">
        <w:r>
          <w:rPr>
            <w:rFonts w:hint="eastAsia"/>
            <w:sz w:val="28"/>
            <w:szCs w:val="28"/>
            <w:lang w:val="en-US"/>
          </w:rPr>
          <w:tab/>
        </w:r>
      </w:ins>
      <w:ins w:id="53" w:author="像个男人一样" w:date="2018-03-21T20:13:00Z">
        <w:r>
          <w:rPr>
            <w:rFonts w:eastAsia="SimSun" w:hint="eastAsia"/>
            <w:sz w:val="28"/>
            <w:szCs w:val="28"/>
            <w:lang w:val="en-US"/>
          </w:rPr>
          <w:t>Jie Sun</w:t>
        </w:r>
      </w:ins>
    </w:p>
    <w:p w:rsidR="0087014B" w:rsidRDefault="00D5184D">
      <w:pPr>
        <w:tabs>
          <w:tab w:val="left" w:pos="1485"/>
        </w:tabs>
        <w:rPr>
          <w:ins w:id="54" w:author="像个男人一样" w:date="2018-03-21T20:13:00Z"/>
          <w:sz w:val="28"/>
          <w:szCs w:val="28"/>
        </w:rPr>
      </w:pPr>
      <w:ins w:id="55" w:author="像个男人一样" w:date="2018-03-21T20:13:00Z">
        <w:r>
          <w:rPr>
            <w:sz w:val="28"/>
            <w:szCs w:val="28"/>
          </w:rPr>
          <w:tab/>
        </w:r>
        <w:r>
          <w:rPr>
            <w:sz w:val="28"/>
            <w:szCs w:val="28"/>
          </w:rPr>
          <w:tab/>
          <w:t xml:space="preserve">Student Number: </w:t>
        </w:r>
        <w:r>
          <w:rPr>
            <w:sz w:val="28"/>
            <w:szCs w:val="28"/>
          </w:rPr>
          <w:tab/>
        </w:r>
        <w:r>
          <w:rPr>
            <w:rFonts w:eastAsia="SimSun" w:hint="eastAsia"/>
            <w:sz w:val="28"/>
            <w:szCs w:val="28"/>
            <w:lang w:val="en-US"/>
          </w:rPr>
          <w:tab/>
          <w:t>16230972</w:t>
        </w:r>
      </w:ins>
    </w:p>
    <w:p w:rsidR="0087014B" w:rsidRDefault="00D5184D">
      <w:pPr>
        <w:ind w:left="1440" w:firstLine="720"/>
        <w:rPr>
          <w:ins w:id="56" w:author="像个男人一样" w:date="2018-03-21T20:13:00Z"/>
          <w:rFonts w:ascii="Calibri" w:eastAsia="SimSun" w:hAnsi="Calibri" w:cs="Calibri"/>
          <w:color w:val="000000"/>
          <w:szCs w:val="24"/>
          <w:shd w:val="clear" w:color="auto" w:fill="FFFFFF"/>
        </w:rPr>
      </w:pPr>
      <w:ins w:id="57" w:author="像个男人一样" w:date="2018-03-21T20:13:00Z">
        <w:r>
          <w:rPr>
            <w:sz w:val="28"/>
            <w:szCs w:val="28"/>
          </w:rPr>
          <w:t xml:space="preserve">Academic Supervisor: </w:t>
        </w:r>
        <w:r>
          <w:rPr>
            <w:sz w:val="28"/>
            <w:szCs w:val="28"/>
          </w:rPr>
          <w:tab/>
          <w:t>Dr. Frank Glavin</w:t>
        </w:r>
      </w:ins>
    </w:p>
    <w:p w:rsidR="0087014B" w:rsidDel="000B54BC" w:rsidRDefault="0087014B">
      <w:pPr>
        <w:tabs>
          <w:tab w:val="left" w:pos="1485"/>
        </w:tabs>
        <w:rPr>
          <w:ins w:id="58" w:author="像个男人一样" w:date="2018-03-21T20:13:00Z"/>
          <w:del w:id="59" w:author="jie sun" w:date="2018-04-16T21:00:00Z"/>
          <w:sz w:val="28"/>
          <w:szCs w:val="28"/>
        </w:rPr>
      </w:pPr>
    </w:p>
    <w:p w:rsidR="0087014B" w:rsidRDefault="0087014B">
      <w:pPr>
        <w:rPr>
          <w:ins w:id="60" w:author="像个男人一样" w:date="2018-03-21T20:13:00Z"/>
        </w:rPr>
      </w:pPr>
    </w:p>
    <w:p w:rsidR="0087014B" w:rsidRDefault="00D5184D">
      <w:pPr>
        <w:rPr>
          <w:del w:id="61" w:author="像个男人一样" w:date="2018-03-21T20:13:00Z"/>
          <w:rFonts w:ascii="Calibri" w:eastAsia="SimSun" w:hAnsi="Calibri" w:cs="Calibri"/>
          <w:color w:val="000000"/>
          <w:szCs w:val="24"/>
          <w:shd w:val="clear" w:color="auto" w:fill="FFFFFF"/>
          <w:lang w:val="en-US"/>
        </w:rPr>
      </w:pPr>
      <w:del w:id="62" w:author="像个男人一样" w:date="2018-03-21T20:13:00Z">
        <w:r>
          <w:rPr>
            <w:rFonts w:hint="eastAsia"/>
            <w:sz w:val="44"/>
            <w:szCs w:val="44"/>
          </w:rPr>
          <w:delText>T</w:delText>
        </w:r>
        <w:r>
          <w:rPr>
            <w:sz w:val="44"/>
            <w:szCs w:val="44"/>
          </w:rPr>
          <w:delText>h</w:delText>
        </w:r>
        <w:r>
          <w:rPr>
            <w:rFonts w:hint="eastAsia"/>
            <w:sz w:val="44"/>
            <w:szCs w:val="44"/>
          </w:rPr>
          <w:delText>e</w:delText>
        </w:r>
        <w:r>
          <w:rPr>
            <w:sz w:val="44"/>
            <w:szCs w:val="44"/>
          </w:rPr>
          <w:delText xml:space="preserve"> First Draft Of My Thesis</w:delText>
        </w:r>
      </w:del>
    </w:p>
    <w:p w:rsidR="0087014B" w:rsidRDefault="0087014B">
      <w:pPr>
        <w:rPr>
          <w:del w:id="63" w:author="像个男人一样" w:date="2018-03-21T02:34:00Z"/>
        </w:rPr>
      </w:pPr>
    </w:p>
    <w:tbl>
      <w:tblPr>
        <w:tblStyle w:val="TableGrid"/>
        <w:tblW w:w="9016" w:type="dxa"/>
        <w:tblLayout w:type="fixed"/>
        <w:tblLook w:val="04A0" w:firstRow="1" w:lastRow="0" w:firstColumn="1" w:lastColumn="0" w:noHBand="0" w:noVBand="1"/>
      </w:tblPr>
      <w:tblGrid>
        <w:gridCol w:w="9016"/>
        <w:tblGridChange w:id="64">
          <w:tblGrid>
            <w:gridCol w:w="9016"/>
          </w:tblGrid>
        </w:tblGridChange>
      </w:tblGrid>
      <w:tr w:rsidR="0087014B">
        <w:trPr>
          <w:del w:id="65" w:author="像个男人一样" w:date="2018-03-21T02:34:00Z"/>
        </w:trPr>
        <w:tc>
          <w:tcPr>
            <w:tcW w:w="9016" w:type="dxa"/>
          </w:tcPr>
          <w:p w:rsidR="0087014B" w:rsidRDefault="0087014B">
            <w:pPr>
              <w:spacing w:after="0"/>
              <w:rPr>
                <w:del w:id="66" w:author="像个男人一样" w:date="2018-03-21T02:34:00Z"/>
              </w:rPr>
            </w:pPr>
          </w:p>
          <w:p w:rsidR="0087014B" w:rsidRDefault="00D5184D">
            <w:pPr>
              <w:spacing w:after="0"/>
              <w:rPr>
                <w:del w:id="67" w:author="像个男人一样" w:date="2018-03-21T02:34:00Z"/>
                <w:rFonts w:eastAsia="Microsoft JhengHei"/>
                <w:b/>
              </w:rPr>
            </w:pPr>
            <w:del w:id="68" w:author="像个男人一样" w:date="2018-03-21T02:34:00Z">
              <w:r>
                <w:rPr>
                  <w:rFonts w:asciiTheme="minorEastAsia" w:hAnsiTheme="minorEastAsia" w:hint="eastAsia"/>
                  <w:b/>
                </w:rPr>
                <w:delText>Summary</w:delText>
              </w:r>
              <w:r>
                <w:rPr>
                  <w:rFonts w:eastAsia="Microsoft JhengHei"/>
                  <w:b/>
                </w:rPr>
                <w:delText xml:space="preserve"> by myself:</w:delText>
              </w:r>
            </w:del>
          </w:p>
        </w:tc>
      </w:tr>
      <w:tr w:rsidR="0087014B">
        <w:trPr>
          <w:del w:id="69" w:author="像个男人一样" w:date="2018-03-21T02:34:00Z"/>
        </w:trPr>
        <w:tc>
          <w:tcPr>
            <w:tcW w:w="9016" w:type="dxa"/>
          </w:tcPr>
          <w:p w:rsidR="0087014B" w:rsidRDefault="00D5184D">
            <w:pPr>
              <w:spacing w:after="0"/>
              <w:rPr>
                <w:del w:id="70" w:author="像个男人一样" w:date="2018-03-21T02:34:00Z"/>
                <w:rFonts w:eastAsia="Microsoft JhengHei"/>
              </w:rPr>
            </w:pPr>
            <w:del w:id="71" w:author="像个男人一样" w:date="2018-03-21T02:34:00Z">
              <w:r>
                <w:rPr>
                  <w:rFonts w:eastAsia="Microsoft JhengHei"/>
                  <w:b/>
                </w:rPr>
                <w:delText>The main topic:</w:delText>
              </w:r>
              <w:r>
                <w:rPr>
                  <w:rFonts w:eastAsia="Microsoft JhengHei"/>
                </w:rPr>
                <w:delText xml:space="preserve"> in this thesis is </w:delText>
              </w:r>
              <w:r>
                <w:rPr>
                  <w:rFonts w:eastAsia="Microsoft JhengHei"/>
                  <w:color w:val="FF0000"/>
                </w:rPr>
                <w:delText xml:space="preserve">action recognition technical, </w:delText>
              </w:r>
              <w:r>
                <w:rPr>
                  <w:rFonts w:eastAsia="Microsoft JhengHei"/>
                </w:rPr>
                <w:delText>so to talk it well and to tell some one how you study it form zero.</w:delText>
              </w:r>
            </w:del>
          </w:p>
        </w:tc>
      </w:tr>
      <w:tr w:rsidR="0087014B" w:rsidTr="0087014B">
        <w:tblPrEx>
          <w:tblW w:w="9016" w:type="dxa"/>
          <w:tblLayout w:type="fixed"/>
          <w:tblPrExChange w:id="72" w:author="像个男人一样" w:date="2018-03-21T02:34:00Z">
            <w:tblPrEx>
              <w:tblW w:w="9016" w:type="dxa"/>
              <w:tblLayout w:type="fixed"/>
            </w:tblPrEx>
          </w:tblPrExChange>
        </w:tblPrEx>
        <w:trPr>
          <w:trHeight w:val="348"/>
          <w:del w:id="73" w:author="像个男人一样" w:date="2018-03-21T02:34:00Z"/>
        </w:trPr>
        <w:tc>
          <w:tcPr>
            <w:tcW w:w="9016" w:type="dxa"/>
            <w:tcPrChange w:id="74" w:author="像个男人一样" w:date="2018-03-21T02:34:00Z">
              <w:tcPr>
                <w:tcW w:w="9016" w:type="dxa"/>
              </w:tcPr>
            </w:tcPrChange>
          </w:tcPr>
          <w:p w:rsidR="0087014B" w:rsidRDefault="00D5184D">
            <w:pPr>
              <w:spacing w:after="0"/>
              <w:rPr>
                <w:del w:id="75" w:author="像个男人一样" w:date="2018-03-21T02:34:00Z"/>
              </w:rPr>
            </w:pPr>
            <w:del w:id="76" w:author="像个男人一样" w:date="2018-03-21T02:34:00Z">
              <w:r>
                <w:delText>This thesis aims to apply for a patent, since I want to create something new and it is maybe used in our lives in the near future.</w:delText>
              </w:r>
            </w:del>
          </w:p>
        </w:tc>
      </w:tr>
      <w:tr w:rsidR="0087014B">
        <w:trPr>
          <w:del w:id="77" w:author="像个男人一样" w:date="2018-03-21T02:34:00Z"/>
        </w:trPr>
        <w:tc>
          <w:tcPr>
            <w:tcW w:w="9016" w:type="dxa"/>
          </w:tcPr>
          <w:p w:rsidR="0087014B" w:rsidRDefault="00D5184D">
            <w:pPr>
              <w:spacing w:after="0"/>
              <w:rPr>
                <w:del w:id="78" w:author="像个男人一样" w:date="2018-03-21T02:34:00Z"/>
              </w:rPr>
            </w:pPr>
            <w:del w:id="79" w:author="像个男人一样" w:date="2018-03-21T02:34:00Z">
              <w:r>
                <w:delText>Only focus on the accelerometer and Gyroscope of Iphone</w:delText>
              </w:r>
            </w:del>
          </w:p>
        </w:tc>
      </w:tr>
    </w:tbl>
    <w:p w:rsidR="0087014B" w:rsidRDefault="0087014B">
      <w:pPr>
        <w:pageBreakBefore/>
        <w:rPr>
          <w:del w:id="80" w:author="像个男人一样" w:date="2018-03-21T20:14:00Z"/>
        </w:rPr>
      </w:pPr>
    </w:p>
    <w:p w:rsidR="0087014B" w:rsidRDefault="0087014B"/>
    <w:sdt>
      <w:sdtPr>
        <w:rPr>
          <w:rFonts w:ascii="Microsoft JhengHei" w:eastAsiaTheme="minorEastAsia" w:hAnsi="Microsoft JhengHei" w:cstheme="minorBidi"/>
          <w:color w:val="auto"/>
          <w:sz w:val="24"/>
          <w:szCs w:val="22"/>
          <w:lang w:val="en-IE" w:eastAsia="zh-CN"/>
        </w:rPr>
        <w:id w:val="329338740"/>
        <w:docPartObj>
          <w:docPartGallery w:val="Table of Contents"/>
          <w:docPartUnique/>
        </w:docPartObj>
      </w:sdtPr>
      <w:sdtEndPr>
        <w:rPr>
          <w:b/>
          <w:bCs/>
        </w:rPr>
      </w:sdtEndPr>
      <w:sdtContent>
        <w:p w:rsidR="0087014B" w:rsidRDefault="00D5184D">
          <w:pPr>
            <w:pStyle w:val="TOCHeading1"/>
          </w:pPr>
          <w:r>
            <w:t xml:space="preserve">Table </w:t>
          </w:r>
          <w:ins w:id="81" w:author="jie sun" w:date="2018-04-16T21:32:00Z">
            <w:r w:rsidR="001D247A">
              <w:t>O</w:t>
            </w:r>
          </w:ins>
          <w:del w:id="82" w:author="jie sun" w:date="2018-04-16T21:32:00Z">
            <w:r w:rsidDel="001D247A">
              <w:delText>o</w:delText>
            </w:r>
          </w:del>
          <w:r>
            <w:t>f Contents</w:t>
          </w:r>
        </w:p>
        <w:p w:rsidR="000576B6" w:rsidRDefault="00D5184D">
          <w:pPr>
            <w:pStyle w:val="TOC1"/>
            <w:tabs>
              <w:tab w:val="right" w:leader="dot" w:pos="9016"/>
            </w:tabs>
            <w:rPr>
              <w:ins w:id="83" w:author="jie sun" w:date="2018-04-19T13:01:00Z"/>
              <w:rFonts w:asciiTheme="minorHAnsi" w:hAnsiTheme="minorHAnsi"/>
              <w:noProof/>
              <w:sz w:val="22"/>
              <w:lang w:val="en-US"/>
            </w:rPr>
          </w:pPr>
          <w:r>
            <w:fldChar w:fldCharType="begin"/>
          </w:r>
          <w:r>
            <w:instrText xml:space="preserve"> TOC \o "1-3" \h \z \u </w:instrText>
          </w:r>
          <w:r>
            <w:fldChar w:fldCharType="separate"/>
          </w:r>
          <w:ins w:id="84" w:author="jie sun" w:date="2018-04-19T13:01:00Z">
            <w:r w:rsidR="000576B6" w:rsidRPr="00D73E15">
              <w:rPr>
                <w:rStyle w:val="Hyperlink"/>
                <w:noProof/>
              </w:rPr>
              <w:fldChar w:fldCharType="begin"/>
            </w:r>
            <w:r w:rsidR="000576B6" w:rsidRPr="00D73E15">
              <w:rPr>
                <w:rStyle w:val="Hyperlink"/>
                <w:noProof/>
              </w:rPr>
              <w:instrText xml:space="preserve"> </w:instrText>
            </w:r>
            <w:r w:rsidR="000576B6">
              <w:rPr>
                <w:noProof/>
              </w:rPr>
              <w:instrText>HYPERLINK \l "_Toc511906198"</w:instrText>
            </w:r>
            <w:r w:rsidR="000576B6" w:rsidRPr="00D73E15">
              <w:rPr>
                <w:rStyle w:val="Hyperlink"/>
                <w:noProof/>
              </w:rPr>
              <w:instrText xml:space="preserve"> </w:instrText>
            </w:r>
            <w:r w:rsidR="000576B6" w:rsidRPr="00D73E15">
              <w:rPr>
                <w:rStyle w:val="Hyperlink"/>
                <w:noProof/>
              </w:rPr>
              <w:fldChar w:fldCharType="separate"/>
            </w:r>
            <w:r w:rsidR="000576B6" w:rsidRPr="00D73E15">
              <w:rPr>
                <w:rStyle w:val="Hyperlink"/>
                <w:noProof/>
                <w:lang w:val="en-US"/>
              </w:rPr>
              <w:t>Action Recognition Algorithm Research with G-sensor and Gyroscope</w:t>
            </w:r>
            <w:r w:rsidR="000576B6">
              <w:rPr>
                <w:noProof/>
                <w:webHidden/>
              </w:rPr>
              <w:tab/>
            </w:r>
            <w:r w:rsidR="000576B6">
              <w:rPr>
                <w:noProof/>
                <w:webHidden/>
              </w:rPr>
              <w:fldChar w:fldCharType="begin"/>
            </w:r>
            <w:r w:rsidR="000576B6">
              <w:rPr>
                <w:noProof/>
                <w:webHidden/>
              </w:rPr>
              <w:instrText xml:space="preserve"> PAGEREF _Toc511906198 \h </w:instrText>
            </w:r>
          </w:ins>
          <w:r w:rsidR="000576B6">
            <w:rPr>
              <w:noProof/>
              <w:webHidden/>
            </w:rPr>
          </w:r>
          <w:r w:rsidR="000576B6">
            <w:rPr>
              <w:noProof/>
              <w:webHidden/>
            </w:rPr>
            <w:fldChar w:fldCharType="separate"/>
          </w:r>
          <w:ins w:id="85" w:author="jie sun" w:date="2018-04-19T13:01:00Z">
            <w:r w:rsidR="000576B6">
              <w:rPr>
                <w:noProof/>
                <w:webHidden/>
              </w:rPr>
              <w:t>1</w:t>
            </w:r>
            <w:r w:rsidR="000576B6">
              <w:rPr>
                <w:noProof/>
                <w:webHidden/>
              </w:rPr>
              <w:fldChar w:fldCharType="end"/>
            </w:r>
            <w:r w:rsidR="000576B6" w:rsidRPr="00D73E15">
              <w:rPr>
                <w:rStyle w:val="Hyperlink"/>
                <w:noProof/>
              </w:rPr>
              <w:fldChar w:fldCharType="end"/>
            </w:r>
          </w:ins>
        </w:p>
        <w:p w:rsidR="000576B6" w:rsidRDefault="000576B6">
          <w:pPr>
            <w:pStyle w:val="TOC1"/>
            <w:tabs>
              <w:tab w:val="right" w:leader="dot" w:pos="9016"/>
            </w:tabs>
            <w:rPr>
              <w:ins w:id="86" w:author="jie sun" w:date="2018-04-19T13:01:00Z"/>
              <w:rFonts w:asciiTheme="minorHAnsi" w:hAnsiTheme="minorHAnsi"/>
              <w:noProof/>
              <w:sz w:val="22"/>
              <w:lang w:val="en-US"/>
            </w:rPr>
          </w:pPr>
          <w:ins w:id="8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"_Toc511906199"</w:instrText>
            </w:r>
            <w:r w:rsidRPr="00D73E15">
              <w:rPr>
                <w:rStyle w:val="Hyperlink"/>
                <w:noProof/>
              </w:rPr>
              <w:instrText xml:space="preserve"> </w:instrText>
            </w:r>
            <w:r w:rsidRPr="00D73E15">
              <w:rPr>
                <w:rStyle w:val="Hyperlink"/>
                <w:noProof/>
              </w:rPr>
              <w:fldChar w:fldCharType="separate"/>
            </w:r>
            <w:r w:rsidRPr="00D73E15">
              <w:rPr>
                <w:rStyle w:val="Hyperlink"/>
                <w:noProof/>
              </w:rPr>
              <w:t>Table Of Contents</w:t>
            </w:r>
            <w:r>
              <w:rPr>
                <w:noProof/>
                <w:webHidden/>
              </w:rPr>
              <w:tab/>
            </w:r>
            <w:r>
              <w:rPr>
                <w:noProof/>
                <w:webHidden/>
              </w:rPr>
              <w:fldChar w:fldCharType="begin"/>
            </w:r>
            <w:r>
              <w:rPr>
                <w:noProof/>
                <w:webHidden/>
              </w:rPr>
              <w:instrText xml:space="preserve"> PAGEREF _Toc511906199 \h </w:instrText>
            </w:r>
          </w:ins>
          <w:r>
            <w:rPr>
              <w:noProof/>
              <w:webHidden/>
            </w:rPr>
          </w:r>
          <w:r>
            <w:rPr>
              <w:noProof/>
              <w:webHidden/>
            </w:rPr>
            <w:fldChar w:fldCharType="separate"/>
          </w:r>
          <w:ins w:id="88"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89" w:author="jie sun" w:date="2018-04-19T13:01:00Z"/>
              <w:rFonts w:asciiTheme="minorHAnsi" w:hAnsiTheme="minorHAnsi"/>
              <w:noProof/>
              <w:sz w:val="22"/>
              <w:lang w:val="en-US"/>
            </w:rPr>
          </w:pPr>
          <w:ins w:id="9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"_Toc511906200"</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Declaration</w:t>
            </w:r>
            <w:r>
              <w:rPr>
                <w:noProof/>
                <w:webHidden/>
              </w:rPr>
              <w:tab/>
            </w:r>
            <w:r>
              <w:rPr>
                <w:noProof/>
                <w:webHidden/>
              </w:rPr>
              <w:fldChar w:fldCharType="begin"/>
            </w:r>
            <w:r>
              <w:rPr>
                <w:noProof/>
                <w:webHidden/>
              </w:rPr>
              <w:instrText xml:space="preserve"> PAGEREF _Toc511906200 \h </w:instrText>
            </w:r>
          </w:ins>
          <w:r>
            <w:rPr>
              <w:noProof/>
              <w:webHidden/>
            </w:rPr>
          </w:r>
          <w:r>
            <w:rPr>
              <w:noProof/>
              <w:webHidden/>
            </w:rPr>
            <w:fldChar w:fldCharType="separate"/>
          </w:r>
          <w:ins w:id="91"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2" w:author="jie sun" w:date="2018-04-19T13:01:00Z"/>
              <w:rFonts w:asciiTheme="minorHAnsi" w:hAnsiTheme="minorHAnsi"/>
              <w:noProof/>
              <w:sz w:val="22"/>
              <w:lang w:val="en-US"/>
            </w:rPr>
          </w:pPr>
          <w:ins w:id="9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"_Toc511906201"</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lang w:val="en-US"/>
              </w:rPr>
              <w:t>List</w:t>
            </w:r>
            <w:r w:rsidRPr="00D73E15">
              <w:rPr>
                <w:rStyle w:val="Hyperlink"/>
                <w:rFonts w:eastAsia="Microsoft JhengHei"/>
                <w:noProof/>
              </w:rPr>
              <w:t xml:space="preserve"> Of Figures</w:t>
            </w:r>
            <w:r>
              <w:rPr>
                <w:noProof/>
                <w:webHidden/>
              </w:rPr>
              <w:tab/>
            </w:r>
            <w:r>
              <w:rPr>
                <w:noProof/>
                <w:webHidden/>
              </w:rPr>
              <w:fldChar w:fldCharType="begin"/>
            </w:r>
            <w:r>
              <w:rPr>
                <w:noProof/>
                <w:webHidden/>
              </w:rPr>
              <w:instrText xml:space="preserve"> PAGEREF _Toc511906201 \h </w:instrText>
            </w:r>
          </w:ins>
          <w:r>
            <w:rPr>
              <w:noProof/>
              <w:webHidden/>
            </w:rPr>
          </w:r>
          <w:r>
            <w:rPr>
              <w:noProof/>
              <w:webHidden/>
            </w:rPr>
            <w:fldChar w:fldCharType="separate"/>
          </w:r>
          <w:ins w:id="94" w:author="jie sun" w:date="2018-04-19T13:01:00Z">
            <w:r>
              <w:rPr>
                <w:noProof/>
                <w:webHidden/>
              </w:rPr>
              <w:t>4</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5" w:author="jie sun" w:date="2018-04-19T13:01:00Z"/>
              <w:rFonts w:asciiTheme="minorHAnsi" w:hAnsiTheme="minorHAnsi"/>
              <w:noProof/>
              <w:sz w:val="22"/>
              <w:lang w:val="en-US"/>
            </w:rPr>
          </w:pPr>
          <w:ins w:id="9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"_Toc511906202"</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List Of Tables</w:t>
            </w:r>
            <w:r>
              <w:rPr>
                <w:noProof/>
                <w:webHidden/>
              </w:rPr>
              <w:tab/>
            </w:r>
            <w:r>
              <w:rPr>
                <w:noProof/>
                <w:webHidden/>
              </w:rPr>
              <w:fldChar w:fldCharType="begin"/>
            </w:r>
            <w:r>
              <w:rPr>
                <w:noProof/>
                <w:webHidden/>
              </w:rPr>
              <w:instrText xml:space="preserve"> PAGEREF _Toc511906202 \h </w:instrText>
            </w:r>
          </w:ins>
          <w:r>
            <w:rPr>
              <w:noProof/>
              <w:webHidden/>
            </w:rPr>
          </w:r>
          <w:r>
            <w:rPr>
              <w:noProof/>
              <w:webHidden/>
            </w:rPr>
            <w:fldChar w:fldCharType="separate"/>
          </w:r>
          <w:ins w:id="97" w:author="jie sun" w:date="2018-04-19T13:01:00Z">
            <w:r>
              <w:rPr>
                <w:noProof/>
                <w:webHidden/>
              </w:rPr>
              <w:t>6</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98" w:author="jie sun" w:date="2018-04-19T13:01:00Z"/>
              <w:rFonts w:asciiTheme="minorHAnsi" w:hAnsiTheme="minorHAnsi"/>
              <w:noProof/>
              <w:sz w:val="22"/>
              <w:lang w:val="en-US"/>
            </w:rPr>
          </w:pPr>
          <w:ins w:id="9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"_Toc511906203"</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Glossary Of Abbreviations</w:t>
            </w:r>
            <w:r>
              <w:rPr>
                <w:noProof/>
                <w:webHidden/>
              </w:rPr>
              <w:tab/>
            </w:r>
            <w:r>
              <w:rPr>
                <w:noProof/>
                <w:webHidden/>
              </w:rPr>
              <w:fldChar w:fldCharType="begin"/>
            </w:r>
            <w:r>
              <w:rPr>
                <w:noProof/>
                <w:webHidden/>
              </w:rPr>
              <w:instrText xml:space="preserve"> PAGEREF _Toc511906203 \h </w:instrText>
            </w:r>
          </w:ins>
          <w:r>
            <w:rPr>
              <w:noProof/>
              <w:webHidden/>
            </w:rPr>
          </w:r>
          <w:r>
            <w:rPr>
              <w:noProof/>
              <w:webHidden/>
            </w:rPr>
            <w:fldChar w:fldCharType="separate"/>
          </w:r>
          <w:ins w:id="100" w:author="jie sun" w:date="2018-04-19T13:01:00Z">
            <w:r>
              <w:rPr>
                <w:noProof/>
                <w:webHidden/>
              </w:rPr>
              <w:t>7</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1" w:author="jie sun" w:date="2018-04-19T13:01:00Z"/>
              <w:rFonts w:asciiTheme="minorHAnsi" w:hAnsiTheme="minorHAnsi"/>
              <w:noProof/>
              <w:sz w:val="22"/>
              <w:lang w:val="en-US"/>
            </w:rPr>
          </w:pPr>
          <w:ins w:id="10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"_Toc511906204"</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Acknowledgement</w:t>
            </w:r>
            <w:r w:rsidRPr="00D73E15">
              <w:rPr>
                <w:rStyle w:val="Hyperlink"/>
                <w:rFonts w:eastAsia="Microsoft JhengHei"/>
                <w:noProof/>
                <w:lang w:val="en-US"/>
              </w:rPr>
              <w:t>s</w:t>
            </w:r>
            <w:r>
              <w:rPr>
                <w:noProof/>
                <w:webHidden/>
              </w:rPr>
              <w:tab/>
            </w:r>
            <w:r>
              <w:rPr>
                <w:noProof/>
                <w:webHidden/>
              </w:rPr>
              <w:fldChar w:fldCharType="begin"/>
            </w:r>
            <w:r>
              <w:rPr>
                <w:noProof/>
                <w:webHidden/>
              </w:rPr>
              <w:instrText xml:space="preserve"> PAGEREF _Toc511906204 \h </w:instrText>
            </w:r>
          </w:ins>
          <w:r>
            <w:rPr>
              <w:noProof/>
              <w:webHidden/>
            </w:rPr>
          </w:r>
          <w:r>
            <w:rPr>
              <w:noProof/>
              <w:webHidden/>
            </w:rPr>
            <w:fldChar w:fldCharType="separate"/>
          </w:r>
          <w:ins w:id="103" w:author="jie sun" w:date="2018-04-19T13:01:00Z">
            <w:r>
              <w:rPr>
                <w:noProof/>
                <w:webHidden/>
              </w:rPr>
              <w:t>8</w:t>
            </w:r>
            <w:r>
              <w:rPr>
                <w:noProof/>
                <w:webHidden/>
              </w:rPr>
              <w:fldChar w:fldCharType="end"/>
            </w:r>
            <w:r w:rsidRPr="00D73E15">
              <w:rPr>
                <w:rStyle w:val="Hyperlink"/>
                <w:noProof/>
              </w:rPr>
              <w:fldChar w:fldCharType="end"/>
            </w:r>
          </w:ins>
        </w:p>
        <w:p w:rsidR="000576B6" w:rsidRDefault="000576B6">
          <w:pPr>
            <w:pStyle w:val="TOC2"/>
            <w:tabs>
              <w:tab w:val="right" w:leader="dot" w:pos="9016"/>
            </w:tabs>
            <w:rPr>
              <w:ins w:id="104" w:author="jie sun" w:date="2018-04-19T13:01:00Z"/>
              <w:rFonts w:asciiTheme="minorHAnsi" w:hAnsiTheme="minorHAnsi"/>
              <w:noProof/>
              <w:sz w:val="22"/>
              <w:lang w:val="en-US"/>
            </w:rPr>
          </w:pPr>
          <w:ins w:id="10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"_Toc511906205"</w:instrText>
            </w:r>
            <w:r w:rsidRPr="00D73E15">
              <w:rPr>
                <w:rStyle w:val="Hyperlink"/>
                <w:noProof/>
              </w:rPr>
              <w:instrText xml:space="preserve"> </w:instrText>
            </w:r>
            <w:r w:rsidRPr="00D73E15">
              <w:rPr>
                <w:rStyle w:val="Hyperlink"/>
                <w:noProof/>
              </w:rPr>
              <w:fldChar w:fldCharType="separate"/>
            </w:r>
            <w:r w:rsidRPr="00D73E15">
              <w:rPr>
                <w:rStyle w:val="Hyperlink"/>
                <w:rFonts w:eastAsia="Microsoft JhengHei"/>
                <w:noProof/>
              </w:rPr>
              <w:t>Abstract</w:t>
            </w:r>
            <w:r>
              <w:rPr>
                <w:noProof/>
                <w:webHidden/>
              </w:rPr>
              <w:tab/>
            </w:r>
            <w:r>
              <w:rPr>
                <w:noProof/>
                <w:webHidden/>
              </w:rPr>
              <w:fldChar w:fldCharType="begin"/>
            </w:r>
            <w:r>
              <w:rPr>
                <w:noProof/>
                <w:webHidden/>
              </w:rPr>
              <w:instrText xml:space="preserve"> PAGEREF _Toc511906205 \h </w:instrText>
            </w:r>
          </w:ins>
          <w:r>
            <w:rPr>
              <w:noProof/>
              <w:webHidden/>
            </w:rPr>
          </w:r>
          <w:r>
            <w:rPr>
              <w:noProof/>
              <w:webHidden/>
            </w:rPr>
            <w:fldChar w:fldCharType="separate"/>
          </w:r>
          <w:ins w:id="106" w:author="jie sun" w:date="2018-04-19T13:01:00Z">
            <w:r>
              <w:rPr>
                <w:noProof/>
                <w:webHidden/>
              </w:rPr>
              <w:t>9</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07" w:author="jie sun" w:date="2018-04-19T13:01:00Z"/>
              <w:rFonts w:asciiTheme="minorHAnsi" w:hAnsiTheme="minorHAnsi"/>
              <w:noProof/>
              <w:sz w:val="22"/>
              <w:lang w:val="en-US"/>
            </w:rPr>
          </w:pPr>
          <w:ins w:id="10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"_Toc511906206"</w:instrText>
            </w:r>
            <w:r w:rsidRPr="00D73E15">
              <w:rPr>
                <w:rStyle w:val="Hyperlink"/>
                <w:noProof/>
              </w:rPr>
              <w:instrText xml:space="preserve"> </w:instrText>
            </w:r>
            <w:r w:rsidRPr="00D73E15">
              <w:rPr>
                <w:rStyle w:val="Hyperlink"/>
                <w:noProof/>
              </w:rPr>
              <w:fldChar w:fldCharType="separate"/>
            </w:r>
            <w:r w:rsidRPr="00D73E15">
              <w:rPr>
                <w:rStyle w:val="Hyperlink"/>
                <w:noProof/>
              </w:rPr>
              <w:t>1</w:t>
            </w:r>
            <w:r>
              <w:rPr>
                <w:rFonts w:asciiTheme="minorHAnsi" w:hAnsiTheme="minorHAnsi"/>
                <w:noProof/>
                <w:sz w:val="22"/>
                <w:lang w:val="en-US"/>
              </w:rPr>
              <w:tab/>
            </w:r>
            <w:r w:rsidRPr="00D73E15">
              <w:rPr>
                <w:rStyle w:val="Hyperlink"/>
                <w:noProof/>
              </w:rPr>
              <w:t>Introduction</w:t>
            </w:r>
            <w:r>
              <w:rPr>
                <w:noProof/>
                <w:webHidden/>
              </w:rPr>
              <w:tab/>
            </w:r>
            <w:r>
              <w:rPr>
                <w:noProof/>
                <w:webHidden/>
              </w:rPr>
              <w:fldChar w:fldCharType="begin"/>
            </w:r>
            <w:r>
              <w:rPr>
                <w:noProof/>
                <w:webHidden/>
              </w:rPr>
              <w:instrText xml:space="preserve"> PAGEREF _Toc511906206 \h </w:instrText>
            </w:r>
          </w:ins>
          <w:r>
            <w:rPr>
              <w:noProof/>
              <w:webHidden/>
            </w:rPr>
          </w:r>
          <w:r>
            <w:rPr>
              <w:noProof/>
              <w:webHidden/>
            </w:rPr>
            <w:fldChar w:fldCharType="separate"/>
          </w:r>
          <w:ins w:id="109"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0" w:author="jie sun" w:date="2018-04-19T13:01:00Z"/>
              <w:rFonts w:asciiTheme="minorHAnsi" w:hAnsiTheme="minorHAnsi"/>
              <w:noProof/>
              <w:sz w:val="22"/>
              <w:lang w:val="en-US"/>
            </w:rPr>
          </w:pPr>
          <w:ins w:id="11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"_Toc511906207"</w:instrText>
            </w:r>
            <w:r w:rsidRPr="00D73E15">
              <w:rPr>
                <w:rStyle w:val="Hyperlink"/>
                <w:noProof/>
              </w:rPr>
              <w:instrText xml:space="preserve"> </w:instrText>
            </w:r>
            <w:r w:rsidRPr="00D73E15">
              <w:rPr>
                <w:rStyle w:val="Hyperlink"/>
                <w:noProof/>
              </w:rPr>
              <w:fldChar w:fldCharType="separate"/>
            </w:r>
            <w:r w:rsidRPr="00D73E15">
              <w:rPr>
                <w:rStyle w:val="Hyperlink"/>
                <w:noProof/>
              </w:rPr>
              <w:t>1.1</w:t>
            </w:r>
            <w:r>
              <w:rPr>
                <w:rFonts w:asciiTheme="minorHAnsi" w:hAnsiTheme="minorHAnsi"/>
                <w:noProof/>
                <w:sz w:val="22"/>
                <w:lang w:val="en-US"/>
              </w:rPr>
              <w:tab/>
            </w:r>
            <w:r w:rsidRPr="00D73E15">
              <w:rPr>
                <w:rStyle w:val="Hyperlink"/>
                <w:noProof/>
              </w:rPr>
              <w:t>Background Information</w:t>
            </w:r>
            <w:r>
              <w:rPr>
                <w:noProof/>
                <w:webHidden/>
              </w:rPr>
              <w:tab/>
            </w:r>
            <w:r>
              <w:rPr>
                <w:noProof/>
                <w:webHidden/>
              </w:rPr>
              <w:fldChar w:fldCharType="begin"/>
            </w:r>
            <w:r>
              <w:rPr>
                <w:noProof/>
                <w:webHidden/>
              </w:rPr>
              <w:instrText xml:space="preserve"> PAGEREF _Toc511906207 \h </w:instrText>
            </w:r>
          </w:ins>
          <w:r>
            <w:rPr>
              <w:noProof/>
              <w:webHidden/>
            </w:rPr>
          </w:r>
          <w:r>
            <w:rPr>
              <w:noProof/>
              <w:webHidden/>
            </w:rPr>
            <w:fldChar w:fldCharType="separate"/>
          </w:r>
          <w:ins w:id="112" w:author="jie sun" w:date="2018-04-19T13:01:00Z">
            <w:r>
              <w:rPr>
                <w:noProof/>
                <w:webHidden/>
              </w:rPr>
              <w:t>10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13" w:author="jie sun" w:date="2018-04-19T13:01:00Z"/>
              <w:rFonts w:asciiTheme="minorHAnsi" w:hAnsiTheme="minorHAnsi"/>
              <w:noProof/>
              <w:sz w:val="22"/>
              <w:lang w:val="en-US"/>
            </w:rPr>
          </w:pPr>
          <w:ins w:id="11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"_Toc511906208"</w:instrText>
            </w:r>
            <w:r w:rsidRPr="00D73E15">
              <w:rPr>
                <w:rStyle w:val="Hyperlink"/>
                <w:noProof/>
              </w:rPr>
              <w:instrText xml:space="preserve"> </w:instrText>
            </w:r>
            <w:r w:rsidRPr="00D73E15">
              <w:rPr>
                <w:rStyle w:val="Hyperlink"/>
                <w:noProof/>
              </w:rPr>
              <w:fldChar w:fldCharType="separate"/>
            </w:r>
            <w:r w:rsidRPr="00D73E15">
              <w:rPr>
                <w:rStyle w:val="Hyperlink"/>
                <w:noProof/>
              </w:rPr>
              <w:t>2</w:t>
            </w:r>
            <w:r>
              <w:rPr>
                <w:rFonts w:asciiTheme="minorHAnsi" w:hAnsiTheme="minorHAnsi"/>
                <w:noProof/>
                <w:sz w:val="22"/>
                <w:lang w:val="en-US"/>
              </w:rPr>
              <w:tab/>
            </w:r>
            <w:r w:rsidRPr="00D73E15">
              <w:rPr>
                <w:rStyle w:val="Hyperlink"/>
                <w:noProof/>
              </w:rPr>
              <w:t>Accelerometer With Steps Algorithm</w:t>
            </w:r>
            <w:r>
              <w:rPr>
                <w:noProof/>
                <w:webHidden/>
              </w:rPr>
              <w:tab/>
            </w:r>
            <w:r>
              <w:rPr>
                <w:noProof/>
                <w:webHidden/>
              </w:rPr>
              <w:fldChar w:fldCharType="begin"/>
            </w:r>
            <w:r>
              <w:rPr>
                <w:noProof/>
                <w:webHidden/>
              </w:rPr>
              <w:instrText xml:space="preserve"> PAGEREF _Toc511906208 \h </w:instrText>
            </w:r>
          </w:ins>
          <w:r>
            <w:rPr>
              <w:noProof/>
              <w:webHidden/>
            </w:rPr>
          </w:r>
          <w:r>
            <w:rPr>
              <w:noProof/>
              <w:webHidden/>
            </w:rPr>
            <w:fldChar w:fldCharType="separate"/>
          </w:r>
          <w:ins w:id="115"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16" w:author="jie sun" w:date="2018-04-19T13:01:00Z"/>
              <w:rFonts w:asciiTheme="minorHAnsi" w:hAnsiTheme="minorHAnsi"/>
              <w:noProof/>
              <w:sz w:val="22"/>
              <w:lang w:val="en-US"/>
            </w:rPr>
          </w:pPr>
          <w:ins w:id="11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"_Toc511906209"</w:instrText>
            </w:r>
            <w:r w:rsidRPr="00D73E15">
              <w:rPr>
                <w:rStyle w:val="Hyperlink"/>
                <w:noProof/>
              </w:rPr>
              <w:instrText xml:space="preserve"> </w:instrText>
            </w:r>
            <w:r w:rsidRPr="00D73E15">
              <w:rPr>
                <w:rStyle w:val="Hyperlink"/>
                <w:noProof/>
              </w:rPr>
              <w:fldChar w:fldCharType="separate"/>
            </w:r>
            <w:r w:rsidRPr="00D73E15">
              <w:rPr>
                <w:rStyle w:val="Hyperlink"/>
                <w:noProof/>
              </w:rPr>
              <w:t>2.1</w:t>
            </w:r>
            <w:r>
              <w:rPr>
                <w:rFonts w:asciiTheme="minorHAnsi" w:hAnsiTheme="minorHAnsi"/>
                <w:noProof/>
                <w:sz w:val="22"/>
                <w:lang w:val="en-US"/>
              </w:rPr>
              <w:tab/>
            </w:r>
            <w:r w:rsidRPr="00D73E15">
              <w:rPr>
                <w:rStyle w:val="Hyperlink"/>
                <w:noProof/>
              </w:rPr>
              <w:t>The Introduction And Working Principle Of An Accelerometer</w:t>
            </w:r>
            <w:r>
              <w:rPr>
                <w:noProof/>
                <w:webHidden/>
              </w:rPr>
              <w:tab/>
            </w:r>
            <w:r>
              <w:rPr>
                <w:noProof/>
                <w:webHidden/>
              </w:rPr>
              <w:fldChar w:fldCharType="begin"/>
            </w:r>
            <w:r>
              <w:rPr>
                <w:noProof/>
                <w:webHidden/>
              </w:rPr>
              <w:instrText xml:space="preserve"> PAGEREF _Toc511906209 \h </w:instrText>
            </w:r>
          </w:ins>
          <w:r>
            <w:rPr>
              <w:noProof/>
              <w:webHidden/>
            </w:rPr>
          </w:r>
          <w:r>
            <w:rPr>
              <w:noProof/>
              <w:webHidden/>
            </w:rPr>
            <w:fldChar w:fldCharType="separate"/>
          </w:r>
          <w:ins w:id="118"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19" w:author="jie sun" w:date="2018-04-19T13:01:00Z"/>
              <w:rFonts w:asciiTheme="minorHAnsi" w:hAnsiTheme="minorHAnsi"/>
              <w:noProof/>
              <w:sz w:val="22"/>
              <w:lang w:val="en-US"/>
            </w:rPr>
          </w:pPr>
          <w:ins w:id="12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"_Toc511906210"</w:instrText>
            </w:r>
            <w:r w:rsidRPr="00D73E15">
              <w:rPr>
                <w:rStyle w:val="Hyperlink"/>
                <w:noProof/>
              </w:rPr>
              <w:instrText xml:space="preserve"> </w:instrText>
            </w:r>
            <w:r w:rsidRPr="00D73E15">
              <w:rPr>
                <w:rStyle w:val="Hyperlink"/>
                <w:noProof/>
              </w:rPr>
              <w:fldChar w:fldCharType="separate"/>
            </w:r>
            <w:r w:rsidRPr="00D73E15">
              <w:rPr>
                <w:rStyle w:val="Hyperlink"/>
                <w:noProof/>
              </w:rPr>
              <w:t>2.1.1</w:t>
            </w:r>
            <w:r>
              <w:rPr>
                <w:rFonts w:asciiTheme="minorHAnsi" w:hAnsiTheme="minorHAnsi"/>
                <w:noProof/>
                <w:sz w:val="22"/>
                <w:lang w:val="en-US"/>
              </w:rPr>
              <w:tab/>
            </w:r>
            <w:r w:rsidRPr="00D73E15">
              <w:rPr>
                <w:rStyle w:val="Hyperlink"/>
                <w:noProof/>
              </w:rPr>
              <w:t>What Is An Accelerometer</w:t>
            </w:r>
            <w:r>
              <w:rPr>
                <w:noProof/>
                <w:webHidden/>
              </w:rPr>
              <w:tab/>
            </w:r>
            <w:r>
              <w:rPr>
                <w:noProof/>
                <w:webHidden/>
              </w:rPr>
              <w:fldChar w:fldCharType="begin"/>
            </w:r>
            <w:r>
              <w:rPr>
                <w:noProof/>
                <w:webHidden/>
              </w:rPr>
              <w:instrText xml:space="preserve"> PAGEREF _Toc511906210 \h </w:instrText>
            </w:r>
          </w:ins>
          <w:r>
            <w:rPr>
              <w:noProof/>
              <w:webHidden/>
            </w:rPr>
          </w:r>
          <w:r>
            <w:rPr>
              <w:noProof/>
              <w:webHidden/>
            </w:rPr>
            <w:fldChar w:fldCharType="separate"/>
          </w:r>
          <w:ins w:id="121"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2" w:author="jie sun" w:date="2018-04-19T13:01:00Z"/>
              <w:rFonts w:asciiTheme="minorHAnsi" w:hAnsiTheme="minorHAnsi"/>
              <w:noProof/>
              <w:sz w:val="22"/>
              <w:lang w:val="en-US"/>
            </w:rPr>
          </w:pPr>
          <w:ins w:id="12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"_Toc511906211"</w:instrText>
            </w:r>
            <w:r w:rsidRPr="00D73E15">
              <w:rPr>
                <w:rStyle w:val="Hyperlink"/>
                <w:noProof/>
              </w:rPr>
              <w:instrText xml:space="preserve"> </w:instrText>
            </w:r>
            <w:r w:rsidRPr="00D73E15">
              <w:rPr>
                <w:rStyle w:val="Hyperlink"/>
                <w:noProof/>
              </w:rPr>
              <w:fldChar w:fldCharType="separate"/>
            </w:r>
            <w:r w:rsidRPr="00D73E15">
              <w:rPr>
                <w:rStyle w:val="Hyperlink"/>
                <w:noProof/>
              </w:rPr>
              <w:t>2.1.2</w:t>
            </w:r>
            <w:r>
              <w:rPr>
                <w:rFonts w:asciiTheme="minorHAnsi" w:hAnsiTheme="minorHAnsi"/>
                <w:noProof/>
                <w:sz w:val="22"/>
                <w:lang w:val="en-US"/>
              </w:rPr>
              <w:tab/>
            </w:r>
            <w:r w:rsidRPr="00D73E15">
              <w:rPr>
                <w:rStyle w:val="Hyperlink"/>
                <w:noProof/>
              </w:rPr>
              <w:t>Working Principle Of An Accelerometer</w:t>
            </w:r>
            <w:r>
              <w:rPr>
                <w:noProof/>
                <w:webHidden/>
              </w:rPr>
              <w:tab/>
            </w:r>
            <w:r>
              <w:rPr>
                <w:noProof/>
                <w:webHidden/>
              </w:rPr>
              <w:fldChar w:fldCharType="begin"/>
            </w:r>
            <w:r>
              <w:rPr>
                <w:noProof/>
                <w:webHidden/>
              </w:rPr>
              <w:instrText xml:space="preserve"> PAGEREF _Toc511906211 \h </w:instrText>
            </w:r>
          </w:ins>
          <w:r>
            <w:rPr>
              <w:noProof/>
              <w:webHidden/>
            </w:rPr>
          </w:r>
          <w:r>
            <w:rPr>
              <w:noProof/>
              <w:webHidden/>
            </w:rPr>
            <w:fldChar w:fldCharType="separate"/>
          </w:r>
          <w:ins w:id="124" w:author="jie sun" w:date="2018-04-19T13:01:00Z">
            <w:r>
              <w:rPr>
                <w:noProof/>
                <w:webHidden/>
              </w:rPr>
              <w:t>11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25" w:author="jie sun" w:date="2018-04-19T13:01:00Z"/>
              <w:rFonts w:asciiTheme="minorHAnsi" w:hAnsiTheme="minorHAnsi"/>
              <w:noProof/>
              <w:sz w:val="22"/>
              <w:lang w:val="en-US"/>
            </w:rPr>
          </w:pPr>
          <w:ins w:id="12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"_Toc511906212"</w:instrText>
            </w:r>
            <w:r w:rsidRPr="00D73E15">
              <w:rPr>
                <w:rStyle w:val="Hyperlink"/>
                <w:noProof/>
              </w:rPr>
              <w:instrText xml:space="preserve"> </w:instrText>
            </w:r>
            <w:r w:rsidRPr="00D73E15">
              <w:rPr>
                <w:rStyle w:val="Hyperlink"/>
                <w:noProof/>
              </w:rPr>
              <w:fldChar w:fldCharType="separate"/>
            </w:r>
            <w:r w:rsidRPr="00D73E15">
              <w:rPr>
                <w:rStyle w:val="Hyperlink"/>
                <w:noProof/>
              </w:rPr>
              <w:t>2.1.3</w:t>
            </w:r>
            <w:r>
              <w:rPr>
                <w:rFonts w:asciiTheme="minorHAnsi" w:hAnsiTheme="minorHAnsi"/>
                <w:noProof/>
                <w:sz w:val="22"/>
                <w:lang w:val="en-US"/>
              </w:rPr>
              <w:tab/>
            </w:r>
            <w:r w:rsidRPr="00D73E15">
              <w:rPr>
                <w:rStyle w:val="Hyperlink"/>
                <w:noProof/>
              </w:rPr>
              <w:t>How An Accelerometer Works In Mobile Phone.</w:t>
            </w:r>
            <w:r>
              <w:rPr>
                <w:noProof/>
                <w:webHidden/>
              </w:rPr>
              <w:tab/>
            </w:r>
            <w:r>
              <w:rPr>
                <w:noProof/>
                <w:webHidden/>
              </w:rPr>
              <w:fldChar w:fldCharType="begin"/>
            </w:r>
            <w:r>
              <w:rPr>
                <w:noProof/>
                <w:webHidden/>
              </w:rPr>
              <w:instrText xml:space="preserve"> PAGEREF _Toc511906212 \h </w:instrText>
            </w:r>
          </w:ins>
          <w:r>
            <w:rPr>
              <w:noProof/>
              <w:webHidden/>
            </w:rPr>
          </w:r>
          <w:r>
            <w:rPr>
              <w:noProof/>
              <w:webHidden/>
            </w:rPr>
            <w:fldChar w:fldCharType="separate"/>
          </w:r>
          <w:ins w:id="127" w:author="jie sun" w:date="2018-04-19T13:01:00Z">
            <w:r>
              <w:rPr>
                <w:noProof/>
                <w:webHidden/>
              </w:rPr>
              <w:t>12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28" w:author="jie sun" w:date="2018-04-19T13:01:00Z"/>
              <w:rFonts w:asciiTheme="minorHAnsi" w:hAnsiTheme="minorHAnsi"/>
              <w:noProof/>
              <w:sz w:val="22"/>
              <w:lang w:val="en-US"/>
            </w:rPr>
          </w:pPr>
          <w:ins w:id="12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"_Toc511906215"</w:instrText>
            </w:r>
            <w:r w:rsidRPr="00D73E15">
              <w:rPr>
                <w:rStyle w:val="Hyperlink"/>
                <w:noProof/>
              </w:rPr>
              <w:instrText xml:space="preserve"> </w:instrText>
            </w:r>
            <w:r w:rsidRPr="00D73E15">
              <w:rPr>
                <w:rStyle w:val="Hyperlink"/>
                <w:noProof/>
              </w:rPr>
              <w:fldChar w:fldCharType="separate"/>
            </w:r>
            <w:r w:rsidRPr="00D73E15">
              <w:rPr>
                <w:rStyle w:val="Hyperlink"/>
                <w:noProof/>
              </w:rPr>
              <w:t>2.2</w:t>
            </w:r>
            <w:r>
              <w:rPr>
                <w:rFonts w:asciiTheme="minorHAnsi" w:hAnsiTheme="minorHAnsi"/>
                <w:noProof/>
                <w:sz w:val="22"/>
                <w:lang w:val="en-US"/>
              </w:rPr>
              <w:tab/>
            </w:r>
            <w:r w:rsidRPr="00D73E15">
              <w:rPr>
                <w:rStyle w:val="Hyperlink"/>
                <w:noProof/>
              </w:rPr>
              <w:t>The Principle Of Testing Steps</w:t>
            </w:r>
            <w:r>
              <w:rPr>
                <w:noProof/>
                <w:webHidden/>
              </w:rPr>
              <w:tab/>
            </w:r>
            <w:r>
              <w:rPr>
                <w:noProof/>
                <w:webHidden/>
              </w:rPr>
              <w:fldChar w:fldCharType="begin"/>
            </w:r>
            <w:r>
              <w:rPr>
                <w:noProof/>
                <w:webHidden/>
              </w:rPr>
              <w:instrText xml:space="preserve"> PAGEREF _Toc511906215 \h </w:instrText>
            </w:r>
          </w:ins>
          <w:r>
            <w:rPr>
              <w:noProof/>
              <w:webHidden/>
            </w:rPr>
          </w:r>
          <w:r>
            <w:rPr>
              <w:noProof/>
              <w:webHidden/>
            </w:rPr>
            <w:fldChar w:fldCharType="separate"/>
          </w:r>
          <w:ins w:id="130"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1" w:author="jie sun" w:date="2018-04-19T13:01:00Z"/>
              <w:rFonts w:asciiTheme="minorHAnsi" w:hAnsiTheme="minorHAnsi"/>
              <w:noProof/>
              <w:sz w:val="22"/>
              <w:lang w:val="en-US"/>
            </w:rPr>
          </w:pPr>
          <w:ins w:id="13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"_Toc511906216"</w:instrText>
            </w:r>
            <w:r w:rsidRPr="00D73E15">
              <w:rPr>
                <w:rStyle w:val="Hyperlink"/>
                <w:noProof/>
              </w:rPr>
              <w:instrText xml:space="preserve"> </w:instrText>
            </w:r>
            <w:r w:rsidRPr="00D73E15">
              <w:rPr>
                <w:rStyle w:val="Hyperlink"/>
                <w:noProof/>
              </w:rPr>
              <w:fldChar w:fldCharType="separate"/>
            </w:r>
            <w:r w:rsidRPr="00D73E15">
              <w:rPr>
                <w:rStyle w:val="Hyperlink"/>
                <w:noProof/>
              </w:rPr>
              <w:t>2.2.1</w:t>
            </w:r>
            <w:r>
              <w:rPr>
                <w:rFonts w:asciiTheme="minorHAnsi" w:hAnsiTheme="minorHAnsi"/>
                <w:noProof/>
                <w:sz w:val="22"/>
                <w:lang w:val="en-US"/>
              </w:rPr>
              <w:tab/>
            </w:r>
            <w:r w:rsidRPr="00D73E15">
              <w:rPr>
                <w:rStyle w:val="Hyperlink"/>
                <w:noProof/>
              </w:rPr>
              <w:t>How An Accelerometer Works On Human Body</w:t>
            </w:r>
            <w:r>
              <w:rPr>
                <w:noProof/>
                <w:webHidden/>
              </w:rPr>
              <w:tab/>
            </w:r>
            <w:r>
              <w:rPr>
                <w:noProof/>
                <w:webHidden/>
              </w:rPr>
              <w:fldChar w:fldCharType="begin"/>
            </w:r>
            <w:r>
              <w:rPr>
                <w:noProof/>
                <w:webHidden/>
              </w:rPr>
              <w:instrText xml:space="preserve"> PAGEREF _Toc511906216 \h </w:instrText>
            </w:r>
          </w:ins>
          <w:r>
            <w:rPr>
              <w:noProof/>
              <w:webHidden/>
            </w:rPr>
          </w:r>
          <w:r>
            <w:rPr>
              <w:noProof/>
              <w:webHidden/>
            </w:rPr>
            <w:fldChar w:fldCharType="separate"/>
          </w:r>
          <w:ins w:id="133" w:author="jie sun" w:date="2018-04-19T13:01:00Z">
            <w:r>
              <w:rPr>
                <w:noProof/>
                <w:webHidden/>
              </w:rPr>
              <w:t>13</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34" w:author="jie sun" w:date="2018-04-19T13:01:00Z"/>
              <w:rFonts w:asciiTheme="minorHAnsi" w:hAnsiTheme="minorHAnsi"/>
              <w:noProof/>
              <w:sz w:val="22"/>
              <w:lang w:val="en-US"/>
            </w:rPr>
          </w:pPr>
          <w:ins w:id="13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"_Toc511906217"</w:instrText>
            </w:r>
            <w:r w:rsidRPr="00D73E15">
              <w:rPr>
                <w:rStyle w:val="Hyperlink"/>
                <w:noProof/>
              </w:rPr>
              <w:instrText xml:space="preserve"> </w:instrText>
            </w:r>
            <w:r w:rsidRPr="00D73E15">
              <w:rPr>
                <w:rStyle w:val="Hyperlink"/>
                <w:noProof/>
              </w:rPr>
              <w:fldChar w:fldCharType="separate"/>
            </w:r>
            <w:r w:rsidRPr="00D73E15">
              <w:rPr>
                <w:rStyle w:val="Hyperlink"/>
                <w:noProof/>
              </w:rPr>
              <w:t>2.2.2</w:t>
            </w:r>
            <w:r>
              <w:rPr>
                <w:rFonts w:asciiTheme="minorHAnsi" w:hAnsiTheme="minorHAnsi"/>
                <w:noProof/>
                <w:sz w:val="22"/>
                <w:lang w:val="en-US"/>
              </w:rPr>
              <w:tab/>
            </w:r>
            <w:r w:rsidRPr="00D73E15">
              <w:rPr>
                <w:rStyle w:val="Hyperlink"/>
                <w:noProof/>
              </w:rPr>
              <w:t>The Features Of One Steps</w:t>
            </w:r>
            <w:r>
              <w:rPr>
                <w:noProof/>
                <w:webHidden/>
              </w:rPr>
              <w:tab/>
            </w:r>
            <w:r>
              <w:rPr>
                <w:noProof/>
                <w:webHidden/>
              </w:rPr>
              <w:fldChar w:fldCharType="begin"/>
            </w:r>
            <w:r>
              <w:rPr>
                <w:noProof/>
                <w:webHidden/>
              </w:rPr>
              <w:instrText xml:space="preserve"> PAGEREF _Toc511906217 \h </w:instrText>
            </w:r>
          </w:ins>
          <w:r>
            <w:rPr>
              <w:noProof/>
              <w:webHidden/>
            </w:rPr>
          </w:r>
          <w:r>
            <w:rPr>
              <w:noProof/>
              <w:webHidden/>
            </w:rPr>
            <w:fldChar w:fldCharType="separate"/>
          </w:r>
          <w:ins w:id="136" w:author="jie sun" w:date="2018-04-19T13:01:00Z">
            <w:r>
              <w:rPr>
                <w:noProof/>
                <w:webHidden/>
              </w:rPr>
              <w:t>14</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37" w:author="jie sun" w:date="2018-04-19T13:01:00Z"/>
              <w:rFonts w:asciiTheme="minorHAnsi" w:hAnsiTheme="minorHAnsi"/>
              <w:noProof/>
              <w:sz w:val="22"/>
              <w:lang w:val="en-US"/>
            </w:rPr>
          </w:pPr>
          <w:ins w:id="13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"_Toc511906219"</w:instrText>
            </w:r>
            <w:r w:rsidRPr="00D73E15">
              <w:rPr>
                <w:rStyle w:val="Hyperlink"/>
                <w:noProof/>
              </w:rPr>
              <w:instrText xml:space="preserve"> </w:instrText>
            </w:r>
            <w:r w:rsidRPr="00D73E15">
              <w:rPr>
                <w:rStyle w:val="Hyperlink"/>
                <w:noProof/>
              </w:rPr>
              <w:fldChar w:fldCharType="separate"/>
            </w:r>
            <w:r w:rsidRPr="00D73E15">
              <w:rPr>
                <w:rStyle w:val="Hyperlink"/>
                <w:noProof/>
              </w:rPr>
              <w:t>2.3</w:t>
            </w:r>
            <w:r>
              <w:rPr>
                <w:rFonts w:asciiTheme="minorHAnsi" w:hAnsiTheme="minorHAnsi"/>
                <w:noProof/>
                <w:sz w:val="22"/>
                <w:lang w:val="en-US"/>
              </w:rPr>
              <w:tab/>
            </w:r>
            <w:r w:rsidRPr="00D73E15">
              <w:rPr>
                <w:rStyle w:val="Hyperlink"/>
                <w:noProof/>
              </w:rPr>
              <w:t>Key Algorithms Of Recording Steps</w:t>
            </w:r>
            <w:r>
              <w:rPr>
                <w:noProof/>
                <w:webHidden/>
              </w:rPr>
              <w:tab/>
            </w:r>
            <w:r>
              <w:rPr>
                <w:noProof/>
                <w:webHidden/>
              </w:rPr>
              <w:fldChar w:fldCharType="begin"/>
            </w:r>
            <w:r>
              <w:rPr>
                <w:noProof/>
                <w:webHidden/>
              </w:rPr>
              <w:instrText xml:space="preserve"> PAGEREF _Toc511906219 \h </w:instrText>
            </w:r>
          </w:ins>
          <w:r>
            <w:rPr>
              <w:noProof/>
              <w:webHidden/>
            </w:rPr>
          </w:r>
          <w:r>
            <w:rPr>
              <w:noProof/>
              <w:webHidden/>
            </w:rPr>
            <w:fldChar w:fldCharType="separate"/>
          </w:r>
          <w:ins w:id="139"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0" w:author="jie sun" w:date="2018-04-19T13:01:00Z"/>
              <w:rFonts w:asciiTheme="minorHAnsi" w:hAnsiTheme="minorHAnsi"/>
              <w:noProof/>
              <w:sz w:val="22"/>
              <w:lang w:val="en-US"/>
            </w:rPr>
          </w:pPr>
          <w:ins w:id="14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"_Toc511906220"</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2.3.1</w:t>
            </w:r>
            <w:r>
              <w:rPr>
                <w:rFonts w:asciiTheme="minorHAnsi" w:hAnsiTheme="minorHAnsi"/>
                <w:noProof/>
                <w:sz w:val="22"/>
                <w:lang w:val="en-US"/>
              </w:rPr>
              <w:tab/>
            </w:r>
            <w:r w:rsidRPr="00D73E15">
              <w:rPr>
                <w:rStyle w:val="Hyperlink"/>
                <w:noProof/>
                <w:lang w:val="en-US"/>
              </w:rPr>
              <w:t>Peak Detection Algorithm</w:t>
            </w:r>
            <w:r>
              <w:rPr>
                <w:noProof/>
                <w:webHidden/>
              </w:rPr>
              <w:tab/>
            </w:r>
            <w:r>
              <w:rPr>
                <w:noProof/>
                <w:webHidden/>
              </w:rPr>
              <w:fldChar w:fldCharType="begin"/>
            </w:r>
            <w:r>
              <w:rPr>
                <w:noProof/>
                <w:webHidden/>
              </w:rPr>
              <w:instrText xml:space="preserve"> PAGEREF _Toc511906220 \h </w:instrText>
            </w:r>
          </w:ins>
          <w:r>
            <w:rPr>
              <w:noProof/>
              <w:webHidden/>
            </w:rPr>
          </w:r>
          <w:r>
            <w:rPr>
              <w:noProof/>
              <w:webHidden/>
            </w:rPr>
            <w:fldChar w:fldCharType="separate"/>
          </w:r>
          <w:ins w:id="142"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3" w:author="jie sun" w:date="2018-04-19T13:01:00Z"/>
              <w:rFonts w:asciiTheme="minorHAnsi" w:hAnsiTheme="minorHAnsi"/>
              <w:noProof/>
              <w:sz w:val="22"/>
              <w:lang w:val="en-US"/>
            </w:rPr>
          </w:pPr>
          <w:ins w:id="14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"_Toc511906221"</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2.3.2</w:t>
            </w:r>
            <w:r>
              <w:rPr>
                <w:rFonts w:asciiTheme="minorHAnsi" w:hAnsiTheme="minorHAnsi"/>
                <w:noProof/>
                <w:sz w:val="22"/>
                <w:lang w:val="en-US"/>
              </w:rPr>
              <w:tab/>
            </w:r>
            <w:r w:rsidRPr="00D73E15">
              <w:rPr>
                <w:rStyle w:val="Hyperlink"/>
                <w:noProof/>
                <w:lang w:val="en-US"/>
              </w:rPr>
              <w:t>Transform Domain Algorithm</w:t>
            </w:r>
            <w:r>
              <w:rPr>
                <w:noProof/>
                <w:webHidden/>
              </w:rPr>
              <w:tab/>
            </w:r>
            <w:r>
              <w:rPr>
                <w:noProof/>
                <w:webHidden/>
              </w:rPr>
              <w:fldChar w:fldCharType="begin"/>
            </w:r>
            <w:r>
              <w:rPr>
                <w:noProof/>
                <w:webHidden/>
              </w:rPr>
              <w:instrText xml:space="preserve"> PAGEREF _Toc511906221 \h </w:instrText>
            </w:r>
          </w:ins>
          <w:r>
            <w:rPr>
              <w:noProof/>
              <w:webHidden/>
            </w:rPr>
          </w:r>
          <w:r>
            <w:rPr>
              <w:noProof/>
              <w:webHidden/>
            </w:rPr>
            <w:fldChar w:fldCharType="separate"/>
          </w:r>
          <w:ins w:id="145" w:author="jie sun" w:date="2018-04-19T13:01:00Z">
            <w:r>
              <w:rPr>
                <w:noProof/>
                <w:webHidden/>
              </w:rPr>
              <w:t>16</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6" w:author="jie sun" w:date="2018-04-19T13:01:00Z"/>
              <w:rFonts w:asciiTheme="minorHAnsi" w:hAnsiTheme="minorHAnsi"/>
              <w:noProof/>
              <w:sz w:val="22"/>
              <w:lang w:val="en-US"/>
            </w:rPr>
          </w:pPr>
          <w:ins w:id="14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"_Toc511906222"</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2.3.3</w:t>
            </w:r>
            <w:r>
              <w:rPr>
                <w:rFonts w:asciiTheme="minorHAnsi" w:hAnsiTheme="minorHAnsi"/>
                <w:noProof/>
                <w:sz w:val="22"/>
                <w:lang w:val="en-US"/>
              </w:rPr>
              <w:tab/>
            </w:r>
            <w:r w:rsidRPr="00D73E15">
              <w:rPr>
                <w:rStyle w:val="Hyperlink"/>
                <w:noProof/>
                <w:lang w:val="en-US"/>
              </w:rPr>
              <w:t>Threshold Filtering Algorithm</w:t>
            </w:r>
            <w:r>
              <w:rPr>
                <w:noProof/>
                <w:webHidden/>
              </w:rPr>
              <w:tab/>
            </w:r>
            <w:r>
              <w:rPr>
                <w:noProof/>
                <w:webHidden/>
              </w:rPr>
              <w:fldChar w:fldCharType="begin"/>
            </w:r>
            <w:r>
              <w:rPr>
                <w:noProof/>
                <w:webHidden/>
              </w:rPr>
              <w:instrText xml:space="preserve"> PAGEREF _Toc511906222 \h </w:instrText>
            </w:r>
          </w:ins>
          <w:r>
            <w:rPr>
              <w:noProof/>
              <w:webHidden/>
            </w:rPr>
          </w:r>
          <w:r>
            <w:rPr>
              <w:noProof/>
              <w:webHidden/>
            </w:rPr>
            <w:fldChar w:fldCharType="separate"/>
          </w:r>
          <w:ins w:id="148" w:author="jie sun" w:date="2018-04-19T13:01:00Z">
            <w:r>
              <w:rPr>
                <w:noProof/>
                <w:webHidden/>
              </w:rPr>
              <w:t>17</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49" w:author="jie sun" w:date="2018-04-19T13:01:00Z"/>
              <w:rFonts w:asciiTheme="minorHAnsi" w:hAnsiTheme="minorHAnsi"/>
              <w:noProof/>
              <w:sz w:val="22"/>
              <w:lang w:val="en-US"/>
            </w:rPr>
          </w:pPr>
          <w:ins w:id="15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2.3.4</w:t>
            </w:r>
            <w:r>
              <w:rPr>
                <w:rFonts w:asciiTheme="minorHAnsi" w:hAnsiTheme="minorHAnsi"/>
                <w:noProof/>
                <w:sz w:val="22"/>
                <w:lang w:val="en-US"/>
              </w:rPr>
              <w:tab/>
            </w:r>
            <w:r w:rsidRPr="00D73E15">
              <w:rPr>
                <w:rStyle w:val="Hyperlink"/>
                <w:noProof/>
                <w:lang w:val="en-US"/>
              </w:rPr>
              <w:t>Pattern Recognition Algorithm</w:t>
            </w:r>
            <w:r>
              <w:rPr>
                <w:noProof/>
                <w:webHidden/>
              </w:rPr>
              <w:tab/>
            </w:r>
            <w:r>
              <w:rPr>
                <w:noProof/>
                <w:webHidden/>
              </w:rPr>
              <w:fldChar w:fldCharType="begin"/>
            </w:r>
            <w:r>
              <w:rPr>
                <w:noProof/>
                <w:webHidden/>
              </w:rPr>
              <w:instrText xml:space="preserve"> PAGEREF _Toc511906223 \h </w:instrText>
            </w:r>
          </w:ins>
          <w:r>
            <w:rPr>
              <w:noProof/>
              <w:webHidden/>
            </w:rPr>
          </w:r>
          <w:r>
            <w:rPr>
              <w:noProof/>
              <w:webHidden/>
            </w:rPr>
            <w:fldChar w:fldCharType="separate"/>
          </w:r>
          <w:ins w:id="151" w:author="jie sun" w:date="2018-04-19T13:01:00Z">
            <w:r>
              <w:rPr>
                <w:noProof/>
                <w:webHidden/>
              </w:rPr>
              <w:t>18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52" w:author="jie sun" w:date="2018-04-19T13:01:00Z"/>
              <w:rFonts w:asciiTheme="minorHAnsi" w:hAnsiTheme="minorHAnsi"/>
              <w:noProof/>
              <w:sz w:val="22"/>
              <w:lang w:val="en-US"/>
            </w:rPr>
          </w:pPr>
          <w:ins w:id="15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w:t>
            </w:r>
            <w:r>
              <w:rPr>
                <w:rFonts w:asciiTheme="minorHAnsi" w:hAnsiTheme="minorHAnsi"/>
                <w:noProof/>
                <w:sz w:val="22"/>
                <w:lang w:val="en-US"/>
              </w:rPr>
              <w:tab/>
            </w:r>
            <w:r w:rsidRPr="00D73E15">
              <w:rPr>
                <w:rStyle w:val="Hyperlink"/>
                <w:noProof/>
                <w:lang w:val="en-US"/>
              </w:rPr>
              <w:t>The Pedometer Program</w:t>
            </w:r>
            <w:r>
              <w:rPr>
                <w:noProof/>
                <w:webHidden/>
              </w:rPr>
              <w:tab/>
            </w:r>
            <w:r>
              <w:rPr>
                <w:noProof/>
                <w:webHidden/>
              </w:rPr>
              <w:fldChar w:fldCharType="begin"/>
            </w:r>
            <w:r>
              <w:rPr>
                <w:noProof/>
                <w:webHidden/>
              </w:rPr>
              <w:instrText xml:space="preserve"> PAGEREF _Toc511906224 \h </w:instrText>
            </w:r>
          </w:ins>
          <w:r>
            <w:rPr>
              <w:noProof/>
              <w:webHidden/>
            </w:rPr>
          </w:r>
          <w:r>
            <w:rPr>
              <w:noProof/>
              <w:webHidden/>
            </w:rPr>
            <w:fldChar w:fldCharType="separate"/>
          </w:r>
          <w:ins w:id="154"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5" w:author="jie sun" w:date="2018-04-19T13:01:00Z"/>
              <w:rFonts w:asciiTheme="minorHAnsi" w:hAnsiTheme="minorHAnsi"/>
              <w:noProof/>
              <w:sz w:val="22"/>
              <w:lang w:val="en-US"/>
            </w:rPr>
          </w:pPr>
          <w:ins w:id="15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"_Toc511906225"</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2.4.1</w:t>
            </w:r>
            <w:r>
              <w:rPr>
                <w:rFonts w:asciiTheme="minorHAnsi" w:hAnsiTheme="minorHAnsi"/>
                <w:noProof/>
                <w:sz w:val="22"/>
                <w:lang w:val="en-US"/>
              </w:rPr>
              <w:tab/>
            </w:r>
            <w:r w:rsidRPr="00D73E15">
              <w:rPr>
                <w:rStyle w:val="Hyperlink"/>
                <w:noProof/>
                <w:lang w:val="en-US"/>
              </w:rPr>
              <w:t>The Program Operation</w:t>
            </w:r>
            <w:r>
              <w:rPr>
                <w:noProof/>
                <w:webHidden/>
              </w:rPr>
              <w:tab/>
            </w:r>
            <w:r>
              <w:rPr>
                <w:noProof/>
                <w:webHidden/>
              </w:rPr>
              <w:fldChar w:fldCharType="begin"/>
            </w:r>
            <w:r>
              <w:rPr>
                <w:noProof/>
                <w:webHidden/>
              </w:rPr>
              <w:instrText xml:space="preserve"> PAGEREF _Toc511906225 \h </w:instrText>
            </w:r>
          </w:ins>
          <w:r>
            <w:rPr>
              <w:noProof/>
              <w:webHidden/>
            </w:rPr>
          </w:r>
          <w:r>
            <w:rPr>
              <w:noProof/>
              <w:webHidden/>
            </w:rPr>
            <w:fldChar w:fldCharType="separate"/>
          </w:r>
          <w:ins w:id="157" w:author="jie sun" w:date="2018-04-19T13:01:00Z">
            <w:r>
              <w:rPr>
                <w:noProof/>
                <w:webHidden/>
              </w:rPr>
              <w:t>19</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58" w:author="jie sun" w:date="2018-04-19T13:01:00Z"/>
              <w:rFonts w:asciiTheme="minorHAnsi" w:hAnsiTheme="minorHAnsi"/>
              <w:noProof/>
              <w:sz w:val="22"/>
              <w:lang w:val="en-US"/>
            </w:rPr>
          </w:pPr>
          <w:ins w:id="15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"_Toc511906226"</w:instrText>
            </w:r>
            <w:r w:rsidRPr="00D73E15">
              <w:rPr>
                <w:rStyle w:val="Hyperlink"/>
                <w:noProof/>
              </w:rPr>
              <w:instrText xml:space="preserve"> </w:instrText>
            </w:r>
            <w:r w:rsidRPr="00D73E15">
              <w:rPr>
                <w:rStyle w:val="Hyperlink"/>
                <w:noProof/>
              </w:rPr>
              <w:fldChar w:fldCharType="separate"/>
            </w:r>
            <w:r w:rsidRPr="00D73E15">
              <w:rPr>
                <w:rStyle w:val="Hyperlink"/>
                <w:noProof/>
              </w:rPr>
              <w:t>2.4.2</w:t>
            </w:r>
            <w:r>
              <w:rPr>
                <w:rFonts w:asciiTheme="minorHAnsi" w:hAnsiTheme="minorHAnsi"/>
                <w:noProof/>
                <w:sz w:val="22"/>
                <w:lang w:val="en-US"/>
              </w:rPr>
              <w:tab/>
            </w:r>
            <w:r w:rsidRPr="00D73E15">
              <w:rPr>
                <w:rStyle w:val="Hyperlink"/>
                <w:noProof/>
              </w:rPr>
              <w:t>The Accuracy Of Results</w:t>
            </w:r>
            <w:r>
              <w:rPr>
                <w:noProof/>
                <w:webHidden/>
              </w:rPr>
              <w:tab/>
            </w:r>
            <w:r>
              <w:rPr>
                <w:noProof/>
                <w:webHidden/>
              </w:rPr>
              <w:fldChar w:fldCharType="begin"/>
            </w:r>
            <w:r>
              <w:rPr>
                <w:noProof/>
                <w:webHidden/>
              </w:rPr>
              <w:instrText xml:space="preserve"> PAGEREF _Toc511906226 \h </w:instrText>
            </w:r>
          </w:ins>
          <w:r>
            <w:rPr>
              <w:noProof/>
              <w:webHidden/>
            </w:rPr>
          </w:r>
          <w:r>
            <w:rPr>
              <w:noProof/>
              <w:webHidden/>
            </w:rPr>
            <w:fldChar w:fldCharType="separate"/>
          </w:r>
          <w:ins w:id="160" w:author="jie sun" w:date="2018-04-19T13:01:00Z">
            <w:r>
              <w:rPr>
                <w:noProof/>
                <w:webHidden/>
              </w:rPr>
              <w:t>20</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61" w:author="jie sun" w:date="2018-04-19T13:01:00Z"/>
              <w:rFonts w:asciiTheme="minorHAnsi" w:hAnsiTheme="minorHAnsi"/>
              <w:noProof/>
              <w:sz w:val="22"/>
              <w:lang w:val="en-US"/>
            </w:rPr>
          </w:pPr>
          <w:ins w:id="16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"_Toc511906296"</w:instrText>
            </w:r>
            <w:r w:rsidRPr="00D73E15">
              <w:rPr>
                <w:rStyle w:val="Hyperlink"/>
                <w:noProof/>
              </w:rPr>
              <w:instrText xml:space="preserve"> </w:instrText>
            </w:r>
            <w:r w:rsidRPr="00D73E15">
              <w:rPr>
                <w:rStyle w:val="Hyperlink"/>
                <w:noProof/>
              </w:rPr>
              <w:fldChar w:fldCharType="separate"/>
            </w:r>
            <w:r w:rsidRPr="00D73E15">
              <w:rPr>
                <w:rStyle w:val="Hyperlink"/>
                <w:noProof/>
              </w:rPr>
              <w:t>3</w:t>
            </w:r>
            <w:r>
              <w:rPr>
                <w:rFonts w:asciiTheme="minorHAnsi" w:hAnsiTheme="minorHAnsi"/>
                <w:noProof/>
                <w:sz w:val="22"/>
                <w:lang w:val="en-US"/>
              </w:rPr>
              <w:tab/>
            </w:r>
            <w:r w:rsidRPr="00D73E15">
              <w:rPr>
                <w:rStyle w:val="Hyperlink"/>
                <w:noProof/>
              </w:rPr>
              <w:t>Gyroscope With Balance Racing Game</w:t>
            </w:r>
            <w:r>
              <w:rPr>
                <w:noProof/>
                <w:webHidden/>
              </w:rPr>
              <w:tab/>
            </w:r>
            <w:r>
              <w:rPr>
                <w:noProof/>
                <w:webHidden/>
              </w:rPr>
              <w:fldChar w:fldCharType="begin"/>
            </w:r>
            <w:r>
              <w:rPr>
                <w:noProof/>
                <w:webHidden/>
              </w:rPr>
              <w:instrText xml:space="preserve"> PAGEREF _Toc511906296 \h </w:instrText>
            </w:r>
          </w:ins>
          <w:r>
            <w:rPr>
              <w:noProof/>
              <w:webHidden/>
            </w:rPr>
          </w:r>
          <w:r>
            <w:rPr>
              <w:noProof/>
              <w:webHidden/>
            </w:rPr>
            <w:fldChar w:fldCharType="separate"/>
          </w:r>
          <w:ins w:id="163"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64" w:author="jie sun" w:date="2018-04-19T13:01:00Z"/>
              <w:rFonts w:asciiTheme="minorHAnsi" w:hAnsiTheme="minorHAnsi"/>
              <w:noProof/>
              <w:sz w:val="22"/>
              <w:lang w:val="en-US"/>
            </w:rPr>
          </w:pPr>
          <w:ins w:id="16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"_Toc511906297"</w:instrText>
            </w:r>
            <w:r w:rsidRPr="00D73E15">
              <w:rPr>
                <w:rStyle w:val="Hyperlink"/>
                <w:noProof/>
              </w:rPr>
              <w:instrText xml:space="preserve"> </w:instrText>
            </w:r>
            <w:r w:rsidRPr="00D73E15">
              <w:rPr>
                <w:rStyle w:val="Hyperlink"/>
                <w:noProof/>
              </w:rPr>
              <w:fldChar w:fldCharType="separate"/>
            </w:r>
            <w:r w:rsidRPr="00D73E15">
              <w:rPr>
                <w:rStyle w:val="Hyperlink"/>
                <w:noProof/>
              </w:rPr>
              <w:t>3.1</w:t>
            </w:r>
            <w:r>
              <w:rPr>
                <w:rFonts w:asciiTheme="minorHAnsi" w:hAnsiTheme="minorHAnsi"/>
                <w:noProof/>
                <w:sz w:val="22"/>
                <w:lang w:val="en-US"/>
              </w:rPr>
              <w:tab/>
            </w:r>
            <w:r w:rsidRPr="00D73E15">
              <w:rPr>
                <w:rStyle w:val="Hyperlink"/>
                <w:noProof/>
              </w:rPr>
              <w:t>The Introduction Of Gyroscope</w:t>
            </w:r>
            <w:r>
              <w:rPr>
                <w:noProof/>
                <w:webHidden/>
              </w:rPr>
              <w:tab/>
            </w:r>
            <w:r>
              <w:rPr>
                <w:noProof/>
                <w:webHidden/>
              </w:rPr>
              <w:fldChar w:fldCharType="begin"/>
            </w:r>
            <w:r>
              <w:rPr>
                <w:noProof/>
                <w:webHidden/>
              </w:rPr>
              <w:instrText xml:space="preserve"> PAGEREF _Toc511906297 \h </w:instrText>
            </w:r>
          </w:ins>
          <w:r>
            <w:rPr>
              <w:noProof/>
              <w:webHidden/>
            </w:rPr>
          </w:r>
          <w:r>
            <w:rPr>
              <w:noProof/>
              <w:webHidden/>
            </w:rPr>
            <w:fldChar w:fldCharType="separate"/>
          </w:r>
          <w:ins w:id="166"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67" w:author="jie sun" w:date="2018-04-19T13:01:00Z"/>
              <w:rFonts w:asciiTheme="minorHAnsi" w:hAnsiTheme="minorHAnsi"/>
              <w:noProof/>
              <w:sz w:val="22"/>
              <w:lang w:val="en-US"/>
            </w:rPr>
          </w:pPr>
          <w:ins w:id="16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"_Toc511906298"</w:instrText>
            </w:r>
            <w:r w:rsidRPr="00D73E15">
              <w:rPr>
                <w:rStyle w:val="Hyperlink"/>
                <w:noProof/>
              </w:rPr>
              <w:instrText xml:space="preserve"> </w:instrText>
            </w:r>
            <w:r w:rsidRPr="00D73E15">
              <w:rPr>
                <w:rStyle w:val="Hyperlink"/>
                <w:noProof/>
              </w:rPr>
              <w:fldChar w:fldCharType="separate"/>
            </w:r>
            <w:r w:rsidRPr="00D73E15">
              <w:rPr>
                <w:rStyle w:val="Hyperlink"/>
                <w:noProof/>
              </w:rPr>
              <w:t>3.1.1</w:t>
            </w:r>
            <w:r>
              <w:rPr>
                <w:rFonts w:asciiTheme="minorHAnsi" w:hAnsiTheme="minorHAnsi"/>
                <w:noProof/>
                <w:sz w:val="22"/>
                <w:lang w:val="en-US"/>
              </w:rPr>
              <w:tab/>
            </w:r>
            <w:r w:rsidRPr="00D73E15">
              <w:rPr>
                <w:rStyle w:val="Hyperlink"/>
                <w:noProof/>
              </w:rPr>
              <w:t>What Is A Gyroscope</w:t>
            </w:r>
            <w:r>
              <w:rPr>
                <w:noProof/>
                <w:webHidden/>
              </w:rPr>
              <w:tab/>
            </w:r>
            <w:r>
              <w:rPr>
                <w:noProof/>
                <w:webHidden/>
              </w:rPr>
              <w:fldChar w:fldCharType="begin"/>
            </w:r>
            <w:r>
              <w:rPr>
                <w:noProof/>
                <w:webHidden/>
              </w:rPr>
              <w:instrText xml:space="preserve"> PAGEREF _Toc511906298 \h </w:instrText>
            </w:r>
          </w:ins>
          <w:r>
            <w:rPr>
              <w:noProof/>
              <w:webHidden/>
            </w:rPr>
          </w:r>
          <w:r>
            <w:rPr>
              <w:noProof/>
              <w:webHidden/>
            </w:rPr>
            <w:fldChar w:fldCharType="separate"/>
          </w:r>
          <w:ins w:id="169" w:author="jie sun" w:date="2018-04-19T13:01:00Z">
            <w:r>
              <w:rPr>
                <w:noProof/>
                <w:webHidden/>
              </w:rPr>
              <w:t>21</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0" w:author="jie sun" w:date="2018-04-19T13:01:00Z"/>
              <w:rFonts w:asciiTheme="minorHAnsi" w:hAnsiTheme="minorHAnsi"/>
              <w:noProof/>
              <w:sz w:val="22"/>
              <w:lang w:val="en-US"/>
            </w:rPr>
          </w:pPr>
          <w:ins w:id="17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"_Toc511906299"</w:instrText>
            </w:r>
            <w:r w:rsidRPr="00D73E15">
              <w:rPr>
                <w:rStyle w:val="Hyperlink"/>
                <w:noProof/>
              </w:rPr>
              <w:instrText xml:space="preserve"> </w:instrText>
            </w:r>
            <w:r w:rsidRPr="00D73E15">
              <w:rPr>
                <w:rStyle w:val="Hyperlink"/>
                <w:noProof/>
              </w:rPr>
              <w:fldChar w:fldCharType="separate"/>
            </w:r>
            <w:r w:rsidRPr="00D73E15">
              <w:rPr>
                <w:rStyle w:val="Hyperlink"/>
                <w:noProof/>
              </w:rPr>
              <w:t>3.1.2</w:t>
            </w:r>
            <w:r>
              <w:rPr>
                <w:rFonts w:asciiTheme="minorHAnsi" w:hAnsiTheme="minorHAnsi"/>
                <w:noProof/>
                <w:sz w:val="22"/>
                <w:lang w:val="en-US"/>
              </w:rPr>
              <w:tab/>
            </w:r>
            <w:r w:rsidRPr="00D73E15">
              <w:rPr>
                <w:rStyle w:val="Hyperlink"/>
                <w:noProof/>
              </w:rPr>
              <w:t>Working Principle Of A Gyroscope</w:t>
            </w:r>
            <w:r>
              <w:rPr>
                <w:noProof/>
                <w:webHidden/>
              </w:rPr>
              <w:tab/>
            </w:r>
            <w:r>
              <w:rPr>
                <w:noProof/>
                <w:webHidden/>
              </w:rPr>
              <w:fldChar w:fldCharType="begin"/>
            </w:r>
            <w:r>
              <w:rPr>
                <w:noProof/>
                <w:webHidden/>
              </w:rPr>
              <w:instrText xml:space="preserve"> PAGEREF _Toc511906299 \h </w:instrText>
            </w:r>
          </w:ins>
          <w:r>
            <w:rPr>
              <w:noProof/>
              <w:webHidden/>
            </w:rPr>
          </w:r>
          <w:r>
            <w:rPr>
              <w:noProof/>
              <w:webHidden/>
            </w:rPr>
            <w:fldChar w:fldCharType="separate"/>
          </w:r>
          <w:ins w:id="172" w:author="jie sun" w:date="2018-04-19T13:01:00Z">
            <w:r>
              <w:rPr>
                <w:noProof/>
                <w:webHidden/>
              </w:rPr>
              <w:t>22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3" w:author="jie sun" w:date="2018-04-19T13:01:00Z"/>
              <w:rFonts w:asciiTheme="minorHAnsi" w:hAnsiTheme="minorHAnsi"/>
              <w:noProof/>
              <w:sz w:val="22"/>
              <w:lang w:val="en-US"/>
            </w:rPr>
          </w:pPr>
          <w:ins w:id="17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"_Toc511906300"</w:instrText>
            </w:r>
            <w:r w:rsidRPr="00D73E15">
              <w:rPr>
                <w:rStyle w:val="Hyperlink"/>
                <w:noProof/>
              </w:rPr>
              <w:instrText xml:space="preserve"> </w:instrText>
            </w:r>
            <w:r w:rsidRPr="00D73E15">
              <w:rPr>
                <w:rStyle w:val="Hyperlink"/>
                <w:noProof/>
              </w:rPr>
              <w:fldChar w:fldCharType="separate"/>
            </w:r>
            <w:r w:rsidRPr="00D73E15">
              <w:rPr>
                <w:rStyle w:val="Hyperlink"/>
                <w:noProof/>
              </w:rPr>
              <w:t>3.1.3</w:t>
            </w:r>
            <w:r>
              <w:rPr>
                <w:rFonts w:asciiTheme="minorHAnsi" w:hAnsiTheme="minorHAnsi"/>
                <w:noProof/>
                <w:sz w:val="22"/>
                <w:lang w:val="en-US"/>
              </w:rPr>
              <w:tab/>
            </w:r>
            <w:r w:rsidRPr="00D73E15">
              <w:rPr>
                <w:rStyle w:val="Hyperlink"/>
                <w:noProof/>
              </w:rPr>
              <w:t>The Relationship Between Gyroscope And Accelerometer</w:t>
            </w:r>
            <w:r>
              <w:rPr>
                <w:noProof/>
                <w:webHidden/>
              </w:rPr>
              <w:tab/>
            </w:r>
            <w:r>
              <w:rPr>
                <w:noProof/>
                <w:webHidden/>
              </w:rPr>
              <w:fldChar w:fldCharType="begin"/>
            </w:r>
            <w:r>
              <w:rPr>
                <w:noProof/>
                <w:webHidden/>
              </w:rPr>
              <w:instrText xml:space="preserve"> PAGEREF _Toc511906300 \h </w:instrText>
            </w:r>
          </w:ins>
          <w:r>
            <w:rPr>
              <w:noProof/>
              <w:webHidden/>
            </w:rPr>
          </w:r>
          <w:r>
            <w:rPr>
              <w:noProof/>
              <w:webHidden/>
            </w:rPr>
            <w:fldChar w:fldCharType="separate"/>
          </w:r>
          <w:ins w:id="175" w:author="jie sun" w:date="2018-04-19T13:01:00Z">
            <w:r>
              <w:rPr>
                <w:noProof/>
                <w:webHidden/>
              </w:rPr>
              <w:t>23</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76" w:author="jie sun" w:date="2018-04-19T13:01:00Z"/>
              <w:rFonts w:asciiTheme="minorHAnsi" w:hAnsiTheme="minorHAnsi"/>
              <w:noProof/>
              <w:sz w:val="22"/>
              <w:lang w:val="en-US"/>
            </w:rPr>
          </w:pPr>
          <w:ins w:id="17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"_Toc511906301"</w:instrText>
            </w:r>
            <w:r w:rsidRPr="00D73E15">
              <w:rPr>
                <w:rStyle w:val="Hyperlink"/>
                <w:noProof/>
              </w:rPr>
              <w:instrText xml:space="preserve"> </w:instrText>
            </w:r>
            <w:r w:rsidRPr="00D73E15">
              <w:rPr>
                <w:rStyle w:val="Hyperlink"/>
                <w:noProof/>
              </w:rPr>
              <w:fldChar w:fldCharType="separate"/>
            </w:r>
            <w:r w:rsidRPr="00D73E15">
              <w:rPr>
                <w:rStyle w:val="Hyperlink"/>
                <w:noProof/>
              </w:rPr>
              <w:t>3.2</w:t>
            </w:r>
            <w:r>
              <w:rPr>
                <w:rFonts w:asciiTheme="minorHAnsi" w:hAnsiTheme="minorHAnsi"/>
                <w:noProof/>
                <w:sz w:val="22"/>
                <w:lang w:val="en-US"/>
              </w:rPr>
              <w:tab/>
            </w:r>
            <w:r w:rsidRPr="00D73E15">
              <w:rPr>
                <w:rStyle w:val="Hyperlink"/>
                <w:noProof/>
              </w:rPr>
              <w:t>The Racing Game With Gyroscope</w:t>
            </w:r>
            <w:r>
              <w:rPr>
                <w:noProof/>
                <w:webHidden/>
              </w:rPr>
              <w:tab/>
            </w:r>
            <w:r>
              <w:rPr>
                <w:noProof/>
                <w:webHidden/>
              </w:rPr>
              <w:fldChar w:fldCharType="begin"/>
            </w:r>
            <w:r>
              <w:rPr>
                <w:noProof/>
                <w:webHidden/>
              </w:rPr>
              <w:instrText xml:space="preserve"> PAGEREF _Toc511906301 \h </w:instrText>
            </w:r>
          </w:ins>
          <w:r>
            <w:rPr>
              <w:noProof/>
              <w:webHidden/>
            </w:rPr>
          </w:r>
          <w:r>
            <w:rPr>
              <w:noProof/>
              <w:webHidden/>
            </w:rPr>
            <w:fldChar w:fldCharType="separate"/>
          </w:r>
          <w:ins w:id="178"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79" w:author="jie sun" w:date="2018-04-19T13:01:00Z"/>
              <w:rFonts w:asciiTheme="minorHAnsi" w:hAnsiTheme="minorHAnsi"/>
              <w:noProof/>
              <w:sz w:val="22"/>
              <w:lang w:val="en-US"/>
            </w:rPr>
          </w:pPr>
          <w:ins w:id="18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"_Toc511906302"</w:instrText>
            </w:r>
            <w:r w:rsidRPr="00D73E15">
              <w:rPr>
                <w:rStyle w:val="Hyperlink"/>
                <w:noProof/>
              </w:rPr>
              <w:instrText xml:space="preserve"> </w:instrText>
            </w:r>
            <w:r w:rsidRPr="00D73E15">
              <w:rPr>
                <w:rStyle w:val="Hyperlink"/>
                <w:noProof/>
              </w:rPr>
              <w:fldChar w:fldCharType="separate"/>
            </w:r>
            <w:r w:rsidRPr="00D73E15">
              <w:rPr>
                <w:rStyle w:val="Hyperlink"/>
                <w:noProof/>
              </w:rPr>
              <w:t>3.2.1</w:t>
            </w:r>
            <w:r>
              <w:rPr>
                <w:rFonts w:asciiTheme="minorHAnsi" w:hAnsiTheme="minorHAnsi"/>
                <w:noProof/>
                <w:sz w:val="22"/>
                <w:lang w:val="en-US"/>
              </w:rPr>
              <w:tab/>
            </w:r>
            <w:r w:rsidRPr="00D73E15">
              <w:rPr>
                <w:rStyle w:val="Hyperlink"/>
                <w:noProof/>
              </w:rPr>
              <w:t>How A Gyroscope Works In iPhone</w:t>
            </w:r>
            <w:r>
              <w:rPr>
                <w:noProof/>
                <w:webHidden/>
              </w:rPr>
              <w:tab/>
            </w:r>
            <w:r>
              <w:rPr>
                <w:noProof/>
                <w:webHidden/>
              </w:rPr>
              <w:fldChar w:fldCharType="begin"/>
            </w:r>
            <w:r>
              <w:rPr>
                <w:noProof/>
                <w:webHidden/>
              </w:rPr>
              <w:instrText xml:space="preserve"> PAGEREF _Toc511906302 \h </w:instrText>
            </w:r>
          </w:ins>
          <w:r>
            <w:rPr>
              <w:noProof/>
              <w:webHidden/>
            </w:rPr>
          </w:r>
          <w:r>
            <w:rPr>
              <w:noProof/>
              <w:webHidden/>
            </w:rPr>
            <w:fldChar w:fldCharType="separate"/>
          </w:r>
          <w:ins w:id="181"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2" w:author="jie sun" w:date="2018-04-19T13:01:00Z"/>
              <w:rFonts w:asciiTheme="minorHAnsi" w:hAnsiTheme="minorHAnsi"/>
              <w:noProof/>
              <w:sz w:val="22"/>
              <w:lang w:val="en-US"/>
            </w:rPr>
          </w:pPr>
          <w:ins w:id="18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"_Toc511906303"</w:instrText>
            </w:r>
            <w:r w:rsidRPr="00D73E15">
              <w:rPr>
                <w:rStyle w:val="Hyperlink"/>
                <w:noProof/>
              </w:rPr>
              <w:instrText xml:space="preserve"> </w:instrText>
            </w:r>
            <w:r w:rsidRPr="00D73E15">
              <w:rPr>
                <w:rStyle w:val="Hyperlink"/>
                <w:noProof/>
              </w:rPr>
              <w:fldChar w:fldCharType="separate"/>
            </w:r>
            <w:r w:rsidRPr="00D73E15">
              <w:rPr>
                <w:rStyle w:val="Hyperlink"/>
                <w:noProof/>
              </w:rPr>
              <w:t>3.2.2</w:t>
            </w:r>
            <w:r>
              <w:rPr>
                <w:rFonts w:asciiTheme="minorHAnsi" w:hAnsiTheme="minorHAnsi"/>
                <w:noProof/>
                <w:sz w:val="22"/>
                <w:lang w:val="en-US"/>
              </w:rPr>
              <w:tab/>
            </w:r>
            <w:r w:rsidRPr="00D73E15">
              <w:rPr>
                <w:rStyle w:val="Hyperlink"/>
                <w:noProof/>
              </w:rPr>
              <w:t>Get The Current Orientation Of Movement Of The Phone.</w:t>
            </w:r>
            <w:r>
              <w:rPr>
                <w:noProof/>
                <w:webHidden/>
              </w:rPr>
              <w:tab/>
            </w:r>
            <w:r>
              <w:rPr>
                <w:noProof/>
                <w:webHidden/>
              </w:rPr>
              <w:fldChar w:fldCharType="begin"/>
            </w:r>
            <w:r>
              <w:rPr>
                <w:noProof/>
                <w:webHidden/>
              </w:rPr>
              <w:instrText xml:space="preserve"> PAGEREF _Toc511906303 \h </w:instrText>
            </w:r>
          </w:ins>
          <w:r>
            <w:rPr>
              <w:noProof/>
              <w:webHidden/>
            </w:rPr>
          </w:r>
          <w:r>
            <w:rPr>
              <w:noProof/>
              <w:webHidden/>
            </w:rPr>
            <w:fldChar w:fldCharType="separate"/>
          </w:r>
          <w:ins w:id="184" w:author="jie sun" w:date="2018-04-19T13:01:00Z">
            <w:r>
              <w:rPr>
                <w:noProof/>
                <w:webHidden/>
              </w:rPr>
              <w:t>24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185" w:author="jie sun" w:date="2018-04-19T13:01:00Z"/>
              <w:rFonts w:asciiTheme="minorHAnsi" w:hAnsiTheme="minorHAnsi"/>
              <w:noProof/>
              <w:sz w:val="22"/>
              <w:lang w:val="en-US"/>
            </w:rPr>
          </w:pPr>
          <w:ins w:id="18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"_Toc511906304"</w:instrText>
            </w:r>
            <w:r w:rsidRPr="00D73E15">
              <w:rPr>
                <w:rStyle w:val="Hyperlink"/>
                <w:noProof/>
              </w:rPr>
              <w:instrText xml:space="preserve"> </w:instrText>
            </w:r>
            <w:r w:rsidRPr="00D73E15">
              <w:rPr>
                <w:rStyle w:val="Hyperlink"/>
                <w:noProof/>
              </w:rPr>
              <w:fldChar w:fldCharType="separate"/>
            </w:r>
            <w:r w:rsidRPr="00D73E15">
              <w:rPr>
                <w:rStyle w:val="Hyperlink"/>
                <w:noProof/>
              </w:rPr>
              <w:t>3.2.3</w:t>
            </w:r>
            <w:r>
              <w:rPr>
                <w:rFonts w:asciiTheme="minorHAnsi" w:hAnsiTheme="minorHAnsi"/>
                <w:noProof/>
                <w:sz w:val="22"/>
                <w:lang w:val="en-US"/>
              </w:rPr>
              <w:tab/>
            </w:r>
            <w:r w:rsidRPr="00D73E15">
              <w:rPr>
                <w:rStyle w:val="Hyperlink"/>
                <w:noProof/>
              </w:rPr>
              <w:t xml:space="preserve">Calculating The Current Angle In </w:t>
            </w:r>
            <w:r w:rsidRPr="00D73E15">
              <w:rPr>
                <w:rStyle w:val="Hyperlink"/>
                <w:noProof/>
                <w:lang w:val="en-GB"/>
              </w:rPr>
              <w:t xml:space="preserve">Pitch </w:t>
            </w:r>
            <w:r w:rsidRPr="00D73E15">
              <w:rPr>
                <w:rStyle w:val="Hyperlink"/>
                <w:noProof/>
              </w:rPr>
              <w:t>Axis</w:t>
            </w:r>
            <w:r>
              <w:rPr>
                <w:noProof/>
                <w:webHidden/>
              </w:rPr>
              <w:tab/>
            </w:r>
            <w:r>
              <w:rPr>
                <w:noProof/>
                <w:webHidden/>
              </w:rPr>
              <w:fldChar w:fldCharType="begin"/>
            </w:r>
            <w:r>
              <w:rPr>
                <w:noProof/>
                <w:webHidden/>
              </w:rPr>
              <w:instrText xml:space="preserve"> PAGEREF _Toc511906304 \h </w:instrText>
            </w:r>
          </w:ins>
          <w:r>
            <w:rPr>
              <w:noProof/>
              <w:webHidden/>
            </w:rPr>
          </w:r>
          <w:r>
            <w:rPr>
              <w:noProof/>
              <w:webHidden/>
            </w:rPr>
            <w:fldChar w:fldCharType="separate"/>
          </w:r>
          <w:ins w:id="187"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left" w:pos="880"/>
              <w:tab w:val="right" w:leader="dot" w:pos="9016"/>
            </w:tabs>
            <w:rPr>
              <w:ins w:id="188" w:author="jie sun" w:date="2018-04-19T13:01:00Z"/>
              <w:rFonts w:asciiTheme="minorHAnsi" w:hAnsiTheme="minorHAnsi"/>
              <w:noProof/>
              <w:sz w:val="22"/>
              <w:lang w:val="en-US"/>
            </w:rPr>
          </w:pPr>
          <w:ins w:id="18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"_Toc511906305"</w:instrText>
            </w:r>
            <w:r w:rsidRPr="00D73E15">
              <w:rPr>
                <w:rStyle w:val="Hyperlink"/>
                <w:noProof/>
              </w:rPr>
              <w:instrText xml:space="preserve"> </w:instrText>
            </w:r>
            <w:r w:rsidRPr="00D73E15">
              <w:rPr>
                <w:rStyle w:val="Hyperlink"/>
                <w:noProof/>
              </w:rPr>
              <w:fldChar w:fldCharType="separate"/>
            </w:r>
            <w:r>
              <w:rPr>
                <w:rFonts w:asciiTheme="minorHAnsi" w:hAnsiTheme="minorHAnsi"/>
                <w:noProof/>
                <w:sz w:val="22"/>
                <w:lang w:val="en-US"/>
              </w:rPr>
              <w:tab/>
            </w:r>
            <w:r w:rsidRPr="00D73E15">
              <w:rPr>
                <w:rStyle w:val="Hyperlink"/>
                <w:noProof/>
              </w:rPr>
              <w:t>How A Gyroscope Works For The Racing Game</w:t>
            </w:r>
            <w:r>
              <w:rPr>
                <w:noProof/>
                <w:webHidden/>
              </w:rPr>
              <w:tab/>
            </w:r>
            <w:r>
              <w:rPr>
                <w:noProof/>
                <w:webHidden/>
              </w:rPr>
              <w:fldChar w:fldCharType="begin"/>
            </w:r>
            <w:r>
              <w:rPr>
                <w:noProof/>
                <w:webHidden/>
              </w:rPr>
              <w:instrText xml:space="preserve"> PAGEREF _Toc511906305 \h </w:instrText>
            </w:r>
          </w:ins>
          <w:r>
            <w:rPr>
              <w:noProof/>
              <w:webHidden/>
            </w:rPr>
          </w:r>
          <w:r>
            <w:rPr>
              <w:noProof/>
              <w:webHidden/>
            </w:rPr>
            <w:fldChar w:fldCharType="separate"/>
          </w:r>
          <w:ins w:id="190"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3"/>
            <w:tabs>
              <w:tab w:val="right" w:leader="dot" w:pos="9016"/>
            </w:tabs>
            <w:rPr>
              <w:ins w:id="191" w:author="jie sun" w:date="2018-04-19T13:01:00Z"/>
              <w:rFonts w:asciiTheme="minorHAnsi" w:hAnsiTheme="minorHAnsi"/>
              <w:noProof/>
              <w:sz w:val="22"/>
              <w:lang w:val="en-US"/>
            </w:rPr>
          </w:pPr>
          <w:ins w:id="19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"_Toc511906307"</w:instrText>
            </w:r>
            <w:r w:rsidRPr="00D73E15">
              <w:rPr>
                <w:rStyle w:val="Hyperlink"/>
                <w:noProof/>
              </w:rPr>
              <w:instrText xml:space="preserve"> </w:instrText>
            </w:r>
            <w:r w:rsidRPr="00D73E15">
              <w:rPr>
                <w:rStyle w:val="Hyperlink"/>
                <w:noProof/>
              </w:rPr>
              <w:fldChar w:fldCharType="separate"/>
            </w:r>
            <w:r w:rsidRPr="00D73E15">
              <w:rPr>
                <w:rStyle w:val="Hyperlink"/>
                <w:noProof/>
              </w:rPr>
              <w:t>3.2.4</w:t>
            </w:r>
            <w:r>
              <w:rPr>
                <w:noProof/>
                <w:webHidden/>
              </w:rPr>
              <w:tab/>
            </w:r>
            <w:r>
              <w:rPr>
                <w:noProof/>
                <w:webHidden/>
              </w:rPr>
              <w:fldChar w:fldCharType="begin"/>
            </w:r>
            <w:r>
              <w:rPr>
                <w:noProof/>
                <w:webHidden/>
              </w:rPr>
              <w:instrText xml:space="preserve"> PAGEREF _Toc511906307 \h </w:instrText>
            </w:r>
          </w:ins>
          <w:r>
            <w:rPr>
              <w:noProof/>
              <w:webHidden/>
            </w:rPr>
          </w:r>
          <w:r>
            <w:rPr>
              <w:noProof/>
              <w:webHidden/>
            </w:rPr>
            <w:fldChar w:fldCharType="separate"/>
          </w:r>
          <w:ins w:id="193" w:author="jie sun" w:date="2018-04-19T13:01:00Z">
            <w:r>
              <w:rPr>
                <w:noProof/>
                <w:webHidden/>
              </w:rPr>
              <w:t>26</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194" w:author="jie sun" w:date="2018-04-19T13:01:00Z"/>
              <w:rFonts w:asciiTheme="minorHAnsi" w:hAnsiTheme="minorHAnsi"/>
              <w:noProof/>
              <w:sz w:val="22"/>
              <w:lang w:val="en-US"/>
            </w:rPr>
          </w:pPr>
          <w:ins w:id="19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"_Toc511906308"</w:instrText>
            </w:r>
            <w:r w:rsidRPr="00D73E15">
              <w:rPr>
                <w:rStyle w:val="Hyperlink"/>
                <w:noProof/>
              </w:rPr>
              <w:instrText xml:space="preserve"> </w:instrText>
            </w:r>
            <w:r w:rsidRPr="00D73E15">
              <w:rPr>
                <w:rStyle w:val="Hyperlink"/>
                <w:noProof/>
              </w:rPr>
              <w:fldChar w:fldCharType="separate"/>
            </w:r>
            <w:r w:rsidRPr="00D73E15">
              <w:rPr>
                <w:rStyle w:val="Hyperlink"/>
                <w:noProof/>
              </w:rPr>
              <w:t>4</w:t>
            </w:r>
            <w:r>
              <w:rPr>
                <w:rFonts w:asciiTheme="minorHAnsi" w:hAnsiTheme="minorHAnsi"/>
                <w:noProof/>
                <w:sz w:val="22"/>
                <w:lang w:val="en-US"/>
              </w:rPr>
              <w:tab/>
            </w:r>
            <w:r w:rsidRPr="00D73E15">
              <w:rPr>
                <w:rStyle w:val="Hyperlink"/>
                <w:noProof/>
              </w:rPr>
              <w:t>A Glow Stick With Accelerometer And Gyroscope</w:t>
            </w:r>
            <w:r>
              <w:rPr>
                <w:noProof/>
                <w:webHidden/>
              </w:rPr>
              <w:tab/>
            </w:r>
            <w:r>
              <w:rPr>
                <w:noProof/>
                <w:webHidden/>
              </w:rPr>
              <w:fldChar w:fldCharType="begin"/>
            </w:r>
            <w:r>
              <w:rPr>
                <w:noProof/>
                <w:webHidden/>
              </w:rPr>
              <w:instrText xml:space="preserve"> PAGEREF _Toc511906308 \h </w:instrText>
            </w:r>
          </w:ins>
          <w:r>
            <w:rPr>
              <w:noProof/>
              <w:webHidden/>
            </w:rPr>
          </w:r>
          <w:r>
            <w:rPr>
              <w:noProof/>
              <w:webHidden/>
            </w:rPr>
            <w:fldChar w:fldCharType="separate"/>
          </w:r>
          <w:ins w:id="196"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197" w:author="jie sun" w:date="2018-04-19T13:01:00Z"/>
              <w:rFonts w:asciiTheme="minorHAnsi" w:hAnsiTheme="minorHAnsi"/>
              <w:noProof/>
              <w:sz w:val="22"/>
              <w:lang w:val="en-US"/>
            </w:rPr>
          </w:pPr>
          <w:ins w:id="19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"_Toc511906309"</w:instrText>
            </w:r>
            <w:r w:rsidRPr="00D73E15">
              <w:rPr>
                <w:rStyle w:val="Hyperlink"/>
                <w:noProof/>
              </w:rPr>
              <w:instrText xml:space="preserve"> </w:instrText>
            </w:r>
            <w:r w:rsidRPr="00D73E15">
              <w:rPr>
                <w:rStyle w:val="Hyperlink"/>
                <w:noProof/>
              </w:rPr>
              <w:fldChar w:fldCharType="separate"/>
            </w:r>
            <w:r w:rsidRPr="00D73E15">
              <w:rPr>
                <w:rStyle w:val="Hyperlink"/>
                <w:noProof/>
              </w:rPr>
              <w:t>4.1</w:t>
            </w:r>
            <w:r>
              <w:rPr>
                <w:rFonts w:asciiTheme="minorHAnsi" w:hAnsiTheme="minorHAnsi"/>
                <w:noProof/>
                <w:sz w:val="22"/>
                <w:lang w:val="en-US"/>
              </w:rPr>
              <w:tab/>
            </w:r>
            <w:r w:rsidRPr="00D73E15">
              <w:rPr>
                <w:rStyle w:val="Hyperlink"/>
                <w:noProof/>
              </w:rPr>
              <w:t>Appearance And Function Description</w:t>
            </w:r>
            <w:r>
              <w:rPr>
                <w:noProof/>
                <w:webHidden/>
              </w:rPr>
              <w:tab/>
            </w:r>
            <w:r>
              <w:rPr>
                <w:noProof/>
                <w:webHidden/>
              </w:rPr>
              <w:fldChar w:fldCharType="begin"/>
            </w:r>
            <w:r>
              <w:rPr>
                <w:noProof/>
                <w:webHidden/>
              </w:rPr>
              <w:instrText xml:space="preserve"> PAGEREF _Toc511906309 \h </w:instrText>
            </w:r>
          </w:ins>
          <w:r>
            <w:rPr>
              <w:noProof/>
              <w:webHidden/>
            </w:rPr>
          </w:r>
          <w:r>
            <w:rPr>
              <w:noProof/>
              <w:webHidden/>
            </w:rPr>
            <w:fldChar w:fldCharType="separate"/>
          </w:r>
          <w:ins w:id="199"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0" w:author="jie sun" w:date="2018-04-19T13:01:00Z"/>
              <w:rFonts w:asciiTheme="minorHAnsi" w:hAnsiTheme="minorHAnsi"/>
              <w:noProof/>
              <w:sz w:val="22"/>
              <w:lang w:val="en-US"/>
            </w:rPr>
          </w:pPr>
          <w:ins w:id="201"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"_Toc511906310"</w:instrText>
            </w:r>
            <w:r w:rsidRPr="00D73E15">
              <w:rPr>
                <w:rStyle w:val="Hyperlink"/>
                <w:noProof/>
              </w:rPr>
              <w:instrText xml:space="preserve"> </w:instrText>
            </w:r>
            <w:r w:rsidRPr="00D73E15">
              <w:rPr>
                <w:rStyle w:val="Hyperlink"/>
                <w:noProof/>
              </w:rPr>
              <w:fldChar w:fldCharType="separate"/>
            </w:r>
            <w:r w:rsidRPr="00D73E15">
              <w:rPr>
                <w:rStyle w:val="Hyperlink"/>
                <w:noProof/>
              </w:rPr>
              <w:t>4.1.1</w:t>
            </w:r>
            <w:r>
              <w:rPr>
                <w:rFonts w:asciiTheme="minorHAnsi" w:hAnsiTheme="minorHAnsi"/>
                <w:noProof/>
                <w:sz w:val="22"/>
                <w:lang w:val="en-US"/>
              </w:rPr>
              <w:tab/>
            </w:r>
            <w:r w:rsidRPr="00D73E15">
              <w:rPr>
                <w:rStyle w:val="Hyperlink"/>
                <w:noProof/>
              </w:rPr>
              <w:t>A Normal Glow-Stick</w:t>
            </w:r>
            <w:r>
              <w:rPr>
                <w:noProof/>
                <w:webHidden/>
              </w:rPr>
              <w:tab/>
            </w:r>
            <w:r>
              <w:rPr>
                <w:noProof/>
                <w:webHidden/>
              </w:rPr>
              <w:fldChar w:fldCharType="begin"/>
            </w:r>
            <w:r>
              <w:rPr>
                <w:noProof/>
                <w:webHidden/>
              </w:rPr>
              <w:instrText xml:space="preserve"> PAGEREF _Toc511906310 \h </w:instrText>
            </w:r>
          </w:ins>
          <w:r>
            <w:rPr>
              <w:noProof/>
              <w:webHidden/>
            </w:rPr>
          </w:r>
          <w:r>
            <w:rPr>
              <w:noProof/>
              <w:webHidden/>
            </w:rPr>
            <w:fldChar w:fldCharType="separate"/>
          </w:r>
          <w:ins w:id="202" w:author="jie sun" w:date="2018-04-19T13:01:00Z">
            <w:r>
              <w:rPr>
                <w:noProof/>
                <w:webHidden/>
              </w:rPr>
              <w:t>30</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3" w:author="jie sun" w:date="2018-04-19T13:01:00Z"/>
              <w:rFonts w:asciiTheme="minorHAnsi" w:hAnsiTheme="minorHAnsi"/>
              <w:noProof/>
              <w:sz w:val="22"/>
              <w:lang w:val="en-US"/>
            </w:rPr>
          </w:pPr>
          <w:ins w:id="204"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"_Toc511906311"</w:instrText>
            </w:r>
            <w:r w:rsidRPr="00D73E15">
              <w:rPr>
                <w:rStyle w:val="Hyperlink"/>
                <w:noProof/>
              </w:rPr>
              <w:instrText xml:space="preserve"> </w:instrText>
            </w:r>
            <w:r w:rsidRPr="00D73E15">
              <w:rPr>
                <w:rStyle w:val="Hyperlink"/>
                <w:noProof/>
              </w:rPr>
              <w:fldChar w:fldCharType="separate"/>
            </w:r>
            <w:r w:rsidRPr="00D73E15">
              <w:rPr>
                <w:rStyle w:val="Hyperlink"/>
                <w:noProof/>
              </w:rPr>
              <w:t>4.1.2</w:t>
            </w:r>
            <w:r>
              <w:rPr>
                <w:rFonts w:asciiTheme="minorHAnsi" w:hAnsiTheme="minorHAnsi"/>
                <w:noProof/>
                <w:sz w:val="22"/>
                <w:lang w:val="en-US"/>
              </w:rPr>
              <w:tab/>
            </w:r>
            <w:r w:rsidRPr="00D73E15">
              <w:rPr>
                <w:rStyle w:val="Hyperlink"/>
                <w:noProof/>
              </w:rPr>
              <w:t xml:space="preserve">A </w:t>
            </w:r>
            <w:r w:rsidRPr="00D73E15">
              <w:rPr>
                <w:rStyle w:val="Hyperlink"/>
                <w:noProof/>
                <w:lang w:val="en-US"/>
              </w:rPr>
              <w:t xml:space="preserve">Multifunctional </w:t>
            </w:r>
            <w:r w:rsidRPr="00D73E15">
              <w:rPr>
                <w:rStyle w:val="Hyperlink"/>
                <w:noProof/>
              </w:rPr>
              <w:t>Glow-Stick</w:t>
            </w:r>
            <w:r>
              <w:rPr>
                <w:noProof/>
                <w:webHidden/>
              </w:rPr>
              <w:tab/>
            </w:r>
            <w:r>
              <w:rPr>
                <w:noProof/>
                <w:webHidden/>
              </w:rPr>
              <w:fldChar w:fldCharType="begin"/>
            </w:r>
            <w:r>
              <w:rPr>
                <w:noProof/>
                <w:webHidden/>
              </w:rPr>
              <w:instrText xml:space="preserve"> PAGEREF _Toc511906311 \h </w:instrText>
            </w:r>
          </w:ins>
          <w:r>
            <w:rPr>
              <w:noProof/>
              <w:webHidden/>
            </w:rPr>
          </w:r>
          <w:r>
            <w:rPr>
              <w:noProof/>
              <w:webHidden/>
            </w:rPr>
            <w:fldChar w:fldCharType="separate"/>
          </w:r>
          <w:ins w:id="205" w:author="jie sun" w:date="2018-04-19T13:01:00Z">
            <w:r>
              <w:rPr>
                <w:noProof/>
                <w:webHidden/>
              </w:rPr>
              <w:t>31</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06" w:author="jie sun" w:date="2018-04-19T13:01:00Z"/>
              <w:rFonts w:asciiTheme="minorHAnsi" w:hAnsiTheme="minorHAnsi"/>
              <w:noProof/>
              <w:sz w:val="22"/>
              <w:lang w:val="en-US"/>
            </w:rPr>
          </w:pPr>
          <w:ins w:id="207"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"_Toc511906312"</w:instrText>
            </w:r>
            <w:r w:rsidRPr="00D73E15">
              <w:rPr>
                <w:rStyle w:val="Hyperlink"/>
                <w:noProof/>
              </w:rPr>
              <w:instrText xml:space="preserve"> </w:instrText>
            </w:r>
            <w:r w:rsidRPr="00D73E15">
              <w:rPr>
                <w:rStyle w:val="Hyperlink"/>
                <w:noProof/>
              </w:rPr>
              <w:fldChar w:fldCharType="separate"/>
            </w:r>
            <w:r w:rsidRPr="00D73E15">
              <w:rPr>
                <w:rStyle w:val="Hyperlink"/>
                <w:noProof/>
              </w:rPr>
              <w:t>4.2</w:t>
            </w:r>
            <w:r>
              <w:rPr>
                <w:rFonts w:asciiTheme="minorHAnsi" w:hAnsiTheme="minorHAnsi"/>
                <w:noProof/>
                <w:sz w:val="22"/>
                <w:lang w:val="en-US"/>
              </w:rPr>
              <w:tab/>
            </w:r>
            <w:r w:rsidRPr="00D73E15">
              <w:rPr>
                <w:rStyle w:val="Hyperlink"/>
                <w:noProof/>
              </w:rPr>
              <w:t>How And Why Need Accelerometer And Gyroscope</w:t>
            </w:r>
            <w:r>
              <w:rPr>
                <w:noProof/>
                <w:webHidden/>
              </w:rPr>
              <w:tab/>
            </w:r>
            <w:r>
              <w:rPr>
                <w:noProof/>
                <w:webHidden/>
              </w:rPr>
              <w:fldChar w:fldCharType="begin"/>
            </w:r>
            <w:r>
              <w:rPr>
                <w:noProof/>
                <w:webHidden/>
              </w:rPr>
              <w:instrText xml:space="preserve"> PAGEREF _Toc511906312 \h </w:instrText>
            </w:r>
          </w:ins>
          <w:r>
            <w:rPr>
              <w:noProof/>
              <w:webHidden/>
            </w:rPr>
          </w:r>
          <w:r>
            <w:rPr>
              <w:noProof/>
              <w:webHidden/>
            </w:rPr>
            <w:fldChar w:fldCharType="separate"/>
          </w:r>
          <w:ins w:id="208"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09" w:author="jie sun" w:date="2018-04-19T13:01:00Z"/>
              <w:rFonts w:asciiTheme="minorHAnsi" w:hAnsiTheme="minorHAnsi"/>
              <w:noProof/>
              <w:sz w:val="22"/>
              <w:lang w:val="en-US"/>
            </w:rPr>
          </w:pPr>
          <w:ins w:id="210"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"_Toc511906313"</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4.2.1</w:t>
            </w:r>
            <w:r>
              <w:rPr>
                <w:rFonts w:asciiTheme="minorHAnsi" w:hAnsiTheme="minorHAnsi"/>
                <w:noProof/>
                <w:sz w:val="22"/>
                <w:lang w:val="en-US"/>
              </w:rPr>
              <w:tab/>
            </w:r>
            <w:r w:rsidRPr="00D73E15">
              <w:rPr>
                <w:rStyle w:val="Hyperlink"/>
                <w:noProof/>
                <w:lang w:val="en-US"/>
              </w:rPr>
              <w:t>The New Action Recognition</w:t>
            </w:r>
            <w:r>
              <w:rPr>
                <w:noProof/>
                <w:webHidden/>
              </w:rPr>
              <w:tab/>
            </w:r>
            <w:r>
              <w:rPr>
                <w:noProof/>
                <w:webHidden/>
              </w:rPr>
              <w:fldChar w:fldCharType="begin"/>
            </w:r>
            <w:r>
              <w:rPr>
                <w:noProof/>
                <w:webHidden/>
              </w:rPr>
              <w:instrText xml:space="preserve"> PAGEREF _Toc511906313 \h </w:instrText>
            </w:r>
          </w:ins>
          <w:r>
            <w:rPr>
              <w:noProof/>
              <w:webHidden/>
            </w:rPr>
          </w:r>
          <w:r>
            <w:rPr>
              <w:noProof/>
              <w:webHidden/>
            </w:rPr>
            <w:fldChar w:fldCharType="separate"/>
          </w:r>
          <w:ins w:id="211" w:author="jie sun" w:date="2018-04-19T13:01:00Z">
            <w:r>
              <w:rPr>
                <w:noProof/>
                <w:webHidden/>
              </w:rPr>
              <w:t>32</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2" w:author="jie sun" w:date="2018-04-19T13:01:00Z"/>
              <w:rFonts w:asciiTheme="minorHAnsi" w:hAnsiTheme="minorHAnsi"/>
              <w:noProof/>
              <w:sz w:val="22"/>
              <w:lang w:val="en-US"/>
            </w:rPr>
          </w:pPr>
          <w:ins w:id="213"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"_Toc511906314"</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4.3</w:t>
            </w:r>
            <w:r>
              <w:rPr>
                <w:rFonts w:asciiTheme="minorHAnsi" w:hAnsiTheme="minorHAnsi"/>
                <w:noProof/>
                <w:sz w:val="22"/>
                <w:lang w:val="en-US"/>
              </w:rPr>
              <w:tab/>
            </w:r>
            <w:r w:rsidRPr="00D73E15">
              <w:rPr>
                <w:rStyle w:val="Hyperlink"/>
                <w:noProof/>
                <w:lang w:val="en-US"/>
              </w:rPr>
              <w:t>Action Recognition Algorithms</w:t>
            </w:r>
            <w:r>
              <w:rPr>
                <w:noProof/>
                <w:webHidden/>
              </w:rPr>
              <w:tab/>
            </w:r>
            <w:r>
              <w:rPr>
                <w:noProof/>
                <w:webHidden/>
              </w:rPr>
              <w:fldChar w:fldCharType="begin"/>
            </w:r>
            <w:r>
              <w:rPr>
                <w:noProof/>
                <w:webHidden/>
              </w:rPr>
              <w:instrText xml:space="preserve"> PAGEREF _Toc511906314 \h </w:instrText>
            </w:r>
          </w:ins>
          <w:r>
            <w:rPr>
              <w:noProof/>
              <w:webHidden/>
            </w:rPr>
          </w:r>
          <w:r>
            <w:rPr>
              <w:noProof/>
              <w:webHidden/>
            </w:rPr>
            <w:fldChar w:fldCharType="separate"/>
          </w:r>
          <w:ins w:id="214"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15" w:author="jie sun" w:date="2018-04-19T13:01:00Z"/>
              <w:rFonts w:asciiTheme="minorHAnsi" w:hAnsiTheme="minorHAnsi"/>
              <w:noProof/>
              <w:sz w:val="22"/>
              <w:lang w:val="en-US"/>
            </w:rPr>
          </w:pPr>
          <w:ins w:id="216"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"_Toc511906315"</w:instrText>
            </w:r>
            <w:r w:rsidRPr="00D73E15">
              <w:rPr>
                <w:rStyle w:val="Hyperlink"/>
                <w:noProof/>
              </w:rPr>
              <w:instrText xml:space="preserve"> </w:instrText>
            </w:r>
            <w:r w:rsidRPr="00D73E15">
              <w:rPr>
                <w:rStyle w:val="Hyperlink"/>
                <w:noProof/>
              </w:rPr>
              <w:fldChar w:fldCharType="separate"/>
            </w:r>
            <w:r w:rsidRPr="00D73E15">
              <w:rPr>
                <w:rStyle w:val="Hyperlink"/>
                <w:noProof/>
              </w:rPr>
              <w:t>4.3.1</w:t>
            </w:r>
            <w:r>
              <w:rPr>
                <w:rFonts w:asciiTheme="minorHAnsi" w:hAnsiTheme="minorHAnsi"/>
                <w:noProof/>
                <w:sz w:val="22"/>
                <w:lang w:val="en-US"/>
              </w:rPr>
              <w:tab/>
            </w:r>
            <w:r w:rsidRPr="00D73E15">
              <w:rPr>
                <w:rStyle w:val="Hyperlink"/>
                <w:noProof/>
                <w:lang w:val="en-US"/>
              </w:rPr>
              <w:t>Using Those Two Kinds Of Angle Restriction Together To Control Or Identify Those Three Actions</w:t>
            </w:r>
            <w:r>
              <w:rPr>
                <w:noProof/>
                <w:webHidden/>
              </w:rPr>
              <w:tab/>
            </w:r>
            <w:r>
              <w:rPr>
                <w:noProof/>
                <w:webHidden/>
              </w:rPr>
              <w:fldChar w:fldCharType="begin"/>
            </w:r>
            <w:r>
              <w:rPr>
                <w:noProof/>
                <w:webHidden/>
              </w:rPr>
              <w:instrText xml:space="preserve"> PAGEREF _Toc511906315 \h </w:instrText>
            </w:r>
          </w:ins>
          <w:r>
            <w:rPr>
              <w:noProof/>
              <w:webHidden/>
            </w:rPr>
          </w:r>
          <w:r>
            <w:rPr>
              <w:noProof/>
              <w:webHidden/>
            </w:rPr>
            <w:fldChar w:fldCharType="separate"/>
          </w:r>
          <w:ins w:id="217" w:author="jie sun" w:date="2018-04-19T13:01:00Z">
            <w:r>
              <w:rPr>
                <w:noProof/>
                <w:webHidden/>
              </w:rPr>
              <w:t>38</w:t>
            </w:r>
            <w:r>
              <w:rPr>
                <w:noProof/>
                <w:webHidden/>
              </w:rPr>
              <w:fldChar w:fldCharType="end"/>
            </w:r>
            <w:r w:rsidRPr="00D73E15">
              <w:rPr>
                <w:rStyle w:val="Hyperlink"/>
                <w:noProof/>
              </w:rPr>
              <w:fldChar w:fldCharType="end"/>
            </w:r>
          </w:ins>
        </w:p>
        <w:p w:rsidR="000576B6" w:rsidRDefault="000576B6">
          <w:pPr>
            <w:pStyle w:val="TOC2"/>
            <w:tabs>
              <w:tab w:val="left" w:pos="880"/>
              <w:tab w:val="right" w:leader="dot" w:pos="9016"/>
            </w:tabs>
            <w:rPr>
              <w:ins w:id="218" w:author="jie sun" w:date="2018-04-19T13:01:00Z"/>
              <w:rFonts w:asciiTheme="minorHAnsi" w:hAnsiTheme="minorHAnsi"/>
              <w:noProof/>
              <w:sz w:val="22"/>
              <w:lang w:val="en-US"/>
            </w:rPr>
          </w:pPr>
          <w:ins w:id="219"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"_Toc511906316"</w:instrText>
            </w:r>
            <w:r w:rsidRPr="00D73E15">
              <w:rPr>
                <w:rStyle w:val="Hyperlink"/>
                <w:noProof/>
              </w:rPr>
              <w:instrText xml:space="preserve"> </w:instrText>
            </w:r>
            <w:r w:rsidRPr="00D73E15">
              <w:rPr>
                <w:rStyle w:val="Hyperlink"/>
                <w:noProof/>
              </w:rPr>
              <w:fldChar w:fldCharType="separate"/>
            </w:r>
            <w:r w:rsidRPr="00D73E15">
              <w:rPr>
                <w:rStyle w:val="Hyperlink"/>
                <w:noProof/>
                <w:lang w:val="en-US"/>
              </w:rPr>
              <w:t>4.4</w:t>
            </w:r>
            <w:r>
              <w:rPr>
                <w:rFonts w:asciiTheme="minorHAnsi" w:hAnsiTheme="minorHAnsi"/>
                <w:noProof/>
                <w:sz w:val="22"/>
                <w:lang w:val="en-US"/>
              </w:rPr>
              <w:tab/>
            </w:r>
            <w:r w:rsidRPr="00D73E15">
              <w:rPr>
                <w:rStyle w:val="Hyperlink"/>
                <w:noProof/>
                <w:lang w:val="en-US"/>
              </w:rPr>
              <w:t>The Test Program of The Action Recognition</w:t>
            </w:r>
            <w:r>
              <w:rPr>
                <w:noProof/>
                <w:webHidden/>
              </w:rPr>
              <w:tab/>
            </w:r>
            <w:r>
              <w:rPr>
                <w:noProof/>
                <w:webHidden/>
              </w:rPr>
              <w:fldChar w:fldCharType="begin"/>
            </w:r>
            <w:r>
              <w:rPr>
                <w:noProof/>
                <w:webHidden/>
              </w:rPr>
              <w:instrText xml:space="preserve"> PAGEREF _Toc511906316 \h </w:instrText>
            </w:r>
          </w:ins>
          <w:r>
            <w:rPr>
              <w:noProof/>
              <w:webHidden/>
            </w:rPr>
          </w:r>
          <w:r>
            <w:rPr>
              <w:noProof/>
              <w:webHidden/>
            </w:rPr>
            <w:fldChar w:fldCharType="separate"/>
          </w:r>
          <w:ins w:id="220"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1" w:author="jie sun" w:date="2018-04-19T13:01:00Z"/>
              <w:rFonts w:asciiTheme="minorHAnsi" w:hAnsiTheme="minorHAnsi"/>
              <w:noProof/>
              <w:sz w:val="22"/>
              <w:lang w:val="en-US"/>
            </w:rPr>
          </w:pPr>
          <w:ins w:id="222"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"_Toc511906317"</w:instrText>
            </w:r>
            <w:r w:rsidRPr="00D73E15">
              <w:rPr>
                <w:rStyle w:val="Hyperlink"/>
                <w:noProof/>
              </w:rPr>
              <w:instrText xml:space="preserve"> </w:instrText>
            </w:r>
            <w:r w:rsidRPr="00D73E15">
              <w:rPr>
                <w:rStyle w:val="Hyperlink"/>
                <w:noProof/>
              </w:rPr>
              <w:fldChar w:fldCharType="separate"/>
            </w:r>
            <w:r w:rsidRPr="00D73E15">
              <w:rPr>
                <w:rStyle w:val="Hyperlink"/>
                <w:noProof/>
              </w:rPr>
              <w:t>4.4.1</w:t>
            </w:r>
            <w:r>
              <w:rPr>
                <w:rFonts w:asciiTheme="minorHAnsi" w:hAnsiTheme="minorHAnsi"/>
                <w:noProof/>
                <w:sz w:val="22"/>
                <w:lang w:val="en-US"/>
              </w:rPr>
              <w:tab/>
            </w:r>
            <w:r w:rsidRPr="00D73E15">
              <w:rPr>
                <w:rStyle w:val="Hyperlink"/>
                <w:noProof/>
              </w:rPr>
              <w:t>The Interface of The Program</w:t>
            </w:r>
            <w:r>
              <w:rPr>
                <w:noProof/>
                <w:webHidden/>
              </w:rPr>
              <w:tab/>
            </w:r>
            <w:r>
              <w:rPr>
                <w:noProof/>
                <w:webHidden/>
              </w:rPr>
              <w:fldChar w:fldCharType="begin"/>
            </w:r>
            <w:r>
              <w:rPr>
                <w:noProof/>
                <w:webHidden/>
              </w:rPr>
              <w:instrText xml:space="preserve"> PAGEREF _Toc511906317 \h </w:instrText>
            </w:r>
          </w:ins>
          <w:r>
            <w:rPr>
              <w:noProof/>
              <w:webHidden/>
            </w:rPr>
          </w:r>
          <w:r>
            <w:rPr>
              <w:noProof/>
              <w:webHidden/>
            </w:rPr>
            <w:fldChar w:fldCharType="separate"/>
          </w:r>
          <w:ins w:id="223" w:author="jie sun" w:date="2018-04-19T13:01:00Z">
            <w:r>
              <w:rPr>
                <w:noProof/>
                <w:webHidden/>
              </w:rPr>
              <w:t>44</w:t>
            </w:r>
            <w:r>
              <w:rPr>
                <w:noProof/>
                <w:webHidden/>
              </w:rPr>
              <w:fldChar w:fldCharType="end"/>
            </w:r>
            <w:r w:rsidRPr="00D73E15">
              <w:rPr>
                <w:rStyle w:val="Hyperlink"/>
                <w:noProof/>
              </w:rPr>
              <w:fldChar w:fldCharType="end"/>
            </w:r>
          </w:ins>
        </w:p>
        <w:p w:rsidR="000576B6" w:rsidRDefault="000576B6">
          <w:pPr>
            <w:pStyle w:val="TOC3"/>
            <w:tabs>
              <w:tab w:val="left" w:pos="1320"/>
              <w:tab w:val="right" w:leader="dot" w:pos="9016"/>
            </w:tabs>
            <w:rPr>
              <w:ins w:id="224" w:author="jie sun" w:date="2018-04-19T13:01:00Z"/>
              <w:rFonts w:asciiTheme="minorHAnsi" w:hAnsiTheme="minorHAnsi"/>
              <w:noProof/>
              <w:sz w:val="22"/>
              <w:lang w:val="en-US"/>
            </w:rPr>
          </w:pPr>
          <w:ins w:id="225"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"_Toc511906318"</w:instrText>
            </w:r>
            <w:r w:rsidRPr="00D73E15">
              <w:rPr>
                <w:rStyle w:val="Hyperlink"/>
                <w:noProof/>
              </w:rPr>
              <w:instrText xml:space="preserve"> </w:instrText>
            </w:r>
            <w:r w:rsidRPr="00D73E15">
              <w:rPr>
                <w:rStyle w:val="Hyperlink"/>
                <w:noProof/>
              </w:rPr>
              <w:fldChar w:fldCharType="separate"/>
            </w:r>
            <w:r w:rsidRPr="00D73E15">
              <w:rPr>
                <w:rStyle w:val="Hyperlink"/>
                <w:noProof/>
              </w:rPr>
              <w:t>4.4.2</w:t>
            </w:r>
            <w:r>
              <w:rPr>
                <w:rFonts w:asciiTheme="minorHAnsi" w:hAnsiTheme="minorHAnsi"/>
                <w:noProof/>
                <w:sz w:val="22"/>
                <w:lang w:val="en-US"/>
              </w:rPr>
              <w:tab/>
            </w:r>
            <w:r w:rsidRPr="00D73E15">
              <w:rPr>
                <w:rStyle w:val="Hyperlink"/>
                <w:noProof/>
              </w:rPr>
              <w:t>Action Recognition Algorithms</w:t>
            </w:r>
            <w:r>
              <w:rPr>
                <w:noProof/>
                <w:webHidden/>
              </w:rPr>
              <w:tab/>
            </w:r>
            <w:r>
              <w:rPr>
                <w:noProof/>
                <w:webHidden/>
              </w:rPr>
              <w:fldChar w:fldCharType="begin"/>
            </w:r>
            <w:r>
              <w:rPr>
                <w:noProof/>
                <w:webHidden/>
              </w:rPr>
              <w:instrText xml:space="preserve"> PAGEREF _Toc511906318 \h </w:instrText>
            </w:r>
          </w:ins>
          <w:r>
            <w:rPr>
              <w:noProof/>
              <w:webHidden/>
            </w:rPr>
          </w:r>
          <w:r>
            <w:rPr>
              <w:noProof/>
              <w:webHidden/>
            </w:rPr>
            <w:fldChar w:fldCharType="separate"/>
          </w:r>
          <w:ins w:id="226" w:author="jie sun" w:date="2018-04-19T13:01:00Z">
            <w:r>
              <w:rPr>
                <w:noProof/>
                <w:webHidden/>
              </w:rPr>
              <w:t>45</w:t>
            </w:r>
            <w:r>
              <w:rPr>
                <w:noProof/>
                <w:webHidden/>
              </w:rPr>
              <w:fldChar w:fldCharType="end"/>
            </w:r>
            <w:r w:rsidRPr="00D73E15">
              <w:rPr>
                <w:rStyle w:val="Hyperlink"/>
                <w:noProof/>
              </w:rPr>
              <w:fldChar w:fldCharType="end"/>
            </w:r>
          </w:ins>
        </w:p>
        <w:p w:rsidR="000576B6" w:rsidRDefault="000576B6">
          <w:pPr>
            <w:pStyle w:val="TOC1"/>
            <w:tabs>
              <w:tab w:val="left" w:pos="480"/>
              <w:tab w:val="right" w:leader="dot" w:pos="9016"/>
            </w:tabs>
            <w:rPr>
              <w:ins w:id="227" w:author="jie sun" w:date="2018-04-19T13:01:00Z"/>
              <w:rFonts w:asciiTheme="minorHAnsi" w:hAnsiTheme="minorHAnsi"/>
              <w:noProof/>
              <w:sz w:val="22"/>
              <w:lang w:val="en-US"/>
            </w:rPr>
          </w:pPr>
          <w:ins w:id="228" w:author="jie sun" w:date="2018-04-19T13:01:00Z">
            <w:r w:rsidRPr="00D73E15">
              <w:rPr>
                <w:rStyle w:val="Hyperlink"/>
                <w:noProof/>
              </w:rPr>
              <w:fldChar w:fldCharType="begin"/>
            </w:r>
            <w:r w:rsidRPr="00D73E15">
              <w:rPr>
                <w:rStyle w:val="Hyperlink"/>
                <w:noProof/>
              </w:rPr>
              <w:instrText xml:space="preserve"> </w:instrText>
            </w:r>
            <w:r>
              <w:rPr>
                <w:noProof/>
              </w:rPr>
              <w:instrText>HYPERLINK \l "_Toc511906319"</w:instrText>
            </w:r>
            <w:r w:rsidRPr="00D73E15">
              <w:rPr>
                <w:rStyle w:val="Hyperlink"/>
                <w:noProof/>
              </w:rPr>
              <w:instrText xml:space="preserve"> </w:instrText>
            </w:r>
            <w:r w:rsidRPr="00D73E15">
              <w:rPr>
                <w:rStyle w:val="Hyperlink"/>
                <w:noProof/>
              </w:rPr>
              <w:fldChar w:fldCharType="separate"/>
            </w:r>
            <w:r w:rsidRPr="00D73E15">
              <w:rPr>
                <w:rStyle w:val="Hyperlink"/>
                <w:noProof/>
              </w:rPr>
              <w:t>5</w:t>
            </w:r>
            <w:r>
              <w:rPr>
                <w:rFonts w:asciiTheme="minorHAnsi" w:hAnsiTheme="minorHAnsi"/>
                <w:noProof/>
                <w:sz w:val="22"/>
                <w:lang w:val="en-US"/>
              </w:rPr>
              <w:tab/>
            </w:r>
            <w:r w:rsidRPr="00D73E15">
              <w:rPr>
                <w:rStyle w:val="Hyperlink"/>
                <w:noProof/>
              </w:rPr>
              <w:t>Bibliography</w:t>
            </w:r>
            <w:r>
              <w:rPr>
                <w:noProof/>
                <w:webHidden/>
              </w:rPr>
              <w:tab/>
            </w:r>
            <w:r>
              <w:rPr>
                <w:noProof/>
                <w:webHidden/>
              </w:rPr>
              <w:fldChar w:fldCharType="begin"/>
            </w:r>
            <w:r>
              <w:rPr>
                <w:noProof/>
                <w:webHidden/>
              </w:rPr>
              <w:instrText xml:space="preserve"> PAGEREF _Toc511906319 \h </w:instrText>
            </w:r>
          </w:ins>
          <w:r>
            <w:rPr>
              <w:noProof/>
              <w:webHidden/>
            </w:rPr>
          </w:r>
          <w:r>
            <w:rPr>
              <w:noProof/>
              <w:webHidden/>
            </w:rPr>
            <w:fldChar w:fldCharType="separate"/>
          </w:r>
          <w:ins w:id="229" w:author="jie sun" w:date="2018-04-19T13:01:00Z">
            <w:r>
              <w:rPr>
                <w:noProof/>
                <w:webHidden/>
              </w:rPr>
              <w:t>47</w:t>
            </w:r>
            <w:r>
              <w:rPr>
                <w:noProof/>
                <w:webHidden/>
              </w:rPr>
              <w:fldChar w:fldCharType="end"/>
            </w:r>
            <w:r w:rsidRPr="00D73E15">
              <w:rPr>
                <w:rStyle w:val="Hyperlink"/>
                <w:noProof/>
              </w:rPr>
              <w:fldChar w:fldCharType="end"/>
            </w:r>
          </w:ins>
        </w:p>
        <w:p w:rsidR="0087014B" w:rsidDel="00046079" w:rsidRDefault="00D5184D">
          <w:pPr>
            <w:pStyle w:val="TOC1"/>
            <w:tabs>
              <w:tab w:val="right" w:leader="dot" w:pos="9026"/>
            </w:tabs>
            <w:rPr>
              <w:del w:id="230" w:author="jie sun" w:date="2018-04-11T17:13:00Z"/>
              <w:noProof/>
            </w:rPr>
          </w:pPr>
          <w:del w:id="231" w:author="jie sun" w:date="2018-04-11T17:13:00Z">
            <w:r w:rsidDel="00046079">
              <w:rPr>
                <w:rFonts w:hint="eastAsia"/>
                <w:noProof/>
                <w:szCs w:val="44"/>
              </w:rPr>
              <w:delText>T</w:delText>
            </w:r>
            <w:r w:rsidDel="00046079">
              <w:rPr>
                <w:noProof/>
                <w:szCs w:val="44"/>
              </w:rPr>
              <w:delText>h</w:delText>
            </w:r>
            <w:r w:rsidDel="00046079">
              <w:rPr>
                <w:rFonts w:hint="eastAsia"/>
                <w:noProof/>
                <w:szCs w:val="44"/>
              </w:rPr>
              <w:delText>e</w:delText>
            </w:r>
            <w:r w:rsidDel="00046079">
              <w:rPr>
                <w:noProof/>
                <w:szCs w:val="44"/>
              </w:rPr>
              <w:delText xml:space="preserve"> First Draft Of My Thesis</w:delText>
            </w:r>
            <w:r w:rsidDel="00046079">
              <w:rPr>
                <w:noProof/>
              </w:rPr>
              <w:tab/>
              <w:delText>1</w:delText>
            </w:r>
          </w:del>
        </w:p>
        <w:p w:rsidR="0087014B" w:rsidDel="00046079" w:rsidRDefault="00D5184D">
          <w:pPr>
            <w:pStyle w:val="TOC1"/>
            <w:tabs>
              <w:tab w:val="right" w:leader="dot" w:pos="9026"/>
            </w:tabs>
            <w:rPr>
              <w:del w:id="232" w:author="jie sun" w:date="2018-04-11T17:13:00Z"/>
              <w:noProof/>
            </w:rPr>
          </w:pPr>
          <w:del w:id="233" w:author="jie sun" w:date="2018-04-11T17:13:00Z">
            <w:r w:rsidDel="00046079">
              <w:rPr>
                <w:noProof/>
              </w:rPr>
              <w:delText>Table of contents</w:delText>
            </w:r>
            <w:r w:rsidDel="00046079">
              <w:rPr>
                <w:noProof/>
              </w:rPr>
              <w:tab/>
              <w:delText>4</w:delText>
            </w:r>
          </w:del>
        </w:p>
        <w:p w:rsidR="0087014B" w:rsidDel="00046079" w:rsidRDefault="00D5184D">
          <w:pPr>
            <w:pStyle w:val="TOC2"/>
            <w:tabs>
              <w:tab w:val="right" w:leader="dot" w:pos="9026"/>
            </w:tabs>
            <w:rPr>
              <w:del w:id="234" w:author="jie sun" w:date="2018-04-11T17:13:00Z"/>
              <w:noProof/>
            </w:rPr>
          </w:pPr>
          <w:del w:id="235" w:author="jie sun" w:date="2018-04-11T17:13:00Z">
            <w:r w:rsidDel="00046079">
              <w:rPr>
                <w:rFonts w:eastAsia="Microsoft JhengHei"/>
                <w:noProof/>
              </w:rPr>
              <w:delText>Declaration</w:delText>
            </w:r>
            <w:r w:rsidDel="00046079">
              <w:rPr>
                <w:noProof/>
              </w:rPr>
              <w:tab/>
              <w:delText>4</w:delText>
            </w:r>
          </w:del>
        </w:p>
        <w:p w:rsidR="0087014B" w:rsidDel="00046079" w:rsidRDefault="00D5184D">
          <w:pPr>
            <w:pStyle w:val="TOC2"/>
            <w:tabs>
              <w:tab w:val="right" w:leader="dot" w:pos="9026"/>
            </w:tabs>
            <w:rPr>
              <w:del w:id="236" w:author="jie sun" w:date="2018-04-11T17:13:00Z"/>
              <w:noProof/>
            </w:rPr>
          </w:pPr>
          <w:del w:id="237" w:author="jie sun" w:date="2018-04-11T17:13:00Z">
            <w:r w:rsidDel="00046079">
              <w:rPr>
                <w:rFonts w:eastAsia="Microsoft JhengHei"/>
                <w:noProof/>
              </w:rPr>
              <w:delText>Table of Figures</w:delText>
            </w:r>
            <w:r w:rsidDel="00046079">
              <w:rPr>
                <w:noProof/>
              </w:rPr>
              <w:tab/>
              <w:delText>4</w:delText>
            </w:r>
          </w:del>
        </w:p>
        <w:p w:rsidR="0087014B" w:rsidDel="00046079" w:rsidRDefault="00D5184D">
          <w:pPr>
            <w:pStyle w:val="TOC2"/>
            <w:tabs>
              <w:tab w:val="right" w:leader="dot" w:pos="9026"/>
            </w:tabs>
            <w:rPr>
              <w:del w:id="238" w:author="jie sun" w:date="2018-04-11T17:13:00Z"/>
              <w:noProof/>
            </w:rPr>
          </w:pPr>
          <w:del w:id="239" w:author="jie sun" w:date="2018-04-11T17:13:00Z">
            <w:r w:rsidDel="00046079">
              <w:rPr>
                <w:rFonts w:eastAsia="Microsoft JhengHei"/>
                <w:noProof/>
              </w:rPr>
              <w:delText>List of Tables</w:delText>
            </w:r>
            <w:r w:rsidDel="00046079">
              <w:rPr>
                <w:noProof/>
              </w:rPr>
              <w:tab/>
              <w:delText>4</w:delText>
            </w:r>
          </w:del>
        </w:p>
        <w:p w:rsidR="0087014B" w:rsidDel="00046079" w:rsidRDefault="00D5184D">
          <w:pPr>
            <w:pStyle w:val="TOC2"/>
            <w:tabs>
              <w:tab w:val="right" w:leader="dot" w:pos="9026"/>
            </w:tabs>
            <w:rPr>
              <w:del w:id="240" w:author="jie sun" w:date="2018-04-11T17:13:00Z"/>
              <w:noProof/>
            </w:rPr>
          </w:pPr>
          <w:del w:id="241" w:author="jie sun" w:date="2018-04-11T17:13:00Z">
            <w:r w:rsidDel="00046079">
              <w:rPr>
                <w:rFonts w:eastAsia="Microsoft JhengHei"/>
                <w:noProof/>
              </w:rPr>
              <w:delText>Glossary of Abbreviations</w:delText>
            </w:r>
            <w:r w:rsidDel="00046079">
              <w:rPr>
                <w:noProof/>
              </w:rPr>
              <w:tab/>
              <w:delText>4</w:delText>
            </w:r>
          </w:del>
        </w:p>
        <w:p w:rsidR="0087014B" w:rsidDel="00046079" w:rsidRDefault="00D5184D">
          <w:pPr>
            <w:pStyle w:val="TOC2"/>
            <w:tabs>
              <w:tab w:val="right" w:leader="dot" w:pos="9026"/>
            </w:tabs>
            <w:rPr>
              <w:del w:id="242" w:author="jie sun" w:date="2018-04-11T17:13:00Z"/>
              <w:noProof/>
            </w:rPr>
          </w:pPr>
          <w:del w:id="243" w:author="jie sun" w:date="2018-04-11T17:13:00Z">
            <w:r w:rsidDel="00046079">
              <w:rPr>
                <w:rFonts w:eastAsia="Microsoft JhengHei"/>
                <w:noProof/>
              </w:rPr>
              <w:delText>Acknowledgements</w:delText>
            </w:r>
            <w:r w:rsidDel="00046079">
              <w:rPr>
                <w:noProof/>
              </w:rPr>
              <w:tab/>
              <w:delText>4</w:delText>
            </w:r>
          </w:del>
        </w:p>
        <w:p w:rsidR="0087014B" w:rsidDel="00046079" w:rsidRDefault="00D5184D">
          <w:pPr>
            <w:pStyle w:val="TOC2"/>
            <w:tabs>
              <w:tab w:val="right" w:leader="dot" w:pos="9026"/>
            </w:tabs>
            <w:rPr>
              <w:del w:id="244" w:author="jie sun" w:date="2018-04-11T17:13:00Z"/>
              <w:noProof/>
            </w:rPr>
          </w:pPr>
          <w:del w:id="245" w:author="jie sun" w:date="2018-04-11T17:13:00Z">
            <w:r w:rsidDel="00046079">
              <w:rPr>
                <w:rFonts w:eastAsia="Microsoft JhengHei"/>
                <w:noProof/>
              </w:rPr>
              <w:delText>Abstract</w:delText>
            </w:r>
            <w:r w:rsidDel="00046079">
              <w:rPr>
                <w:noProof/>
              </w:rPr>
              <w:tab/>
              <w:delText>4</w:delText>
            </w:r>
          </w:del>
        </w:p>
        <w:p w:rsidR="0087014B" w:rsidDel="00046079" w:rsidRDefault="00D5184D">
          <w:pPr>
            <w:pStyle w:val="TOC1"/>
            <w:tabs>
              <w:tab w:val="right" w:leader="dot" w:pos="9026"/>
            </w:tabs>
            <w:rPr>
              <w:del w:id="246" w:author="jie sun" w:date="2018-04-11T17:13:00Z"/>
              <w:noProof/>
            </w:rPr>
          </w:pPr>
          <w:del w:id="247" w:author="jie sun" w:date="2018-04-11T17:13:00Z">
            <w:r w:rsidDel="00046079">
              <w:rPr>
                <w:noProof/>
              </w:rPr>
              <w:delText>1 Introduction</w:delText>
            </w:r>
            <w:r w:rsidDel="00046079">
              <w:rPr>
                <w:noProof/>
              </w:rPr>
              <w:tab/>
              <w:delText>4</w:delText>
            </w:r>
          </w:del>
        </w:p>
        <w:p w:rsidR="0087014B" w:rsidDel="00046079" w:rsidRDefault="00D5184D">
          <w:pPr>
            <w:pStyle w:val="TOC2"/>
            <w:tabs>
              <w:tab w:val="right" w:leader="dot" w:pos="9026"/>
            </w:tabs>
            <w:rPr>
              <w:del w:id="248" w:author="jie sun" w:date="2018-04-11T17:13:00Z"/>
              <w:noProof/>
            </w:rPr>
          </w:pPr>
          <w:del w:id="249" w:author="jie sun" w:date="2018-04-11T17:13:00Z">
            <w:r w:rsidDel="00046079">
              <w:rPr>
                <w:noProof/>
              </w:rPr>
              <w:delText>1.1 Background Information</w:delText>
            </w:r>
            <w:r w:rsidDel="00046079">
              <w:rPr>
                <w:noProof/>
              </w:rPr>
              <w:tab/>
              <w:delText>4</w:delText>
            </w:r>
          </w:del>
        </w:p>
        <w:p w:rsidR="0087014B" w:rsidDel="00046079" w:rsidRDefault="00D5184D">
          <w:pPr>
            <w:pStyle w:val="TOC2"/>
            <w:tabs>
              <w:tab w:val="right" w:leader="dot" w:pos="9026"/>
            </w:tabs>
            <w:rPr>
              <w:del w:id="250" w:author="jie sun" w:date="2018-04-11T17:13:00Z"/>
              <w:noProof/>
            </w:rPr>
          </w:pPr>
          <w:del w:id="251" w:author="jie sun" w:date="2018-04-11T17:13:00Z">
            <w:r w:rsidDel="00046079">
              <w:rPr>
                <w:noProof/>
              </w:rPr>
              <w:delText>1.2 Acknowledgements</w:delText>
            </w:r>
            <w:r w:rsidDel="00046079">
              <w:rPr>
                <w:noProof/>
              </w:rPr>
              <w:tab/>
              <w:delText>5</w:delText>
            </w:r>
          </w:del>
        </w:p>
        <w:p w:rsidR="0087014B" w:rsidDel="00046079" w:rsidRDefault="00D5184D">
          <w:pPr>
            <w:pStyle w:val="TOC1"/>
            <w:tabs>
              <w:tab w:val="right" w:leader="dot" w:pos="9026"/>
            </w:tabs>
            <w:rPr>
              <w:del w:id="252" w:author="jie sun" w:date="2018-04-11T17:13:00Z"/>
              <w:noProof/>
            </w:rPr>
          </w:pPr>
          <w:del w:id="253" w:author="jie sun" w:date="2018-04-11T17:13:00Z">
            <w:r w:rsidDel="00046079">
              <w:rPr>
                <w:noProof/>
              </w:rPr>
              <w:delText>2 Accelerometer with steps algorithm</w:delText>
            </w:r>
            <w:r w:rsidDel="00046079">
              <w:rPr>
                <w:noProof/>
              </w:rPr>
              <w:tab/>
              <w:delText>5</w:delText>
            </w:r>
          </w:del>
        </w:p>
        <w:p w:rsidR="0087014B" w:rsidDel="00046079" w:rsidRDefault="00D5184D">
          <w:pPr>
            <w:pStyle w:val="TOC2"/>
            <w:tabs>
              <w:tab w:val="right" w:leader="dot" w:pos="9026"/>
            </w:tabs>
            <w:rPr>
              <w:del w:id="254" w:author="jie sun" w:date="2018-04-11T17:13:00Z"/>
              <w:noProof/>
            </w:rPr>
          </w:pPr>
          <w:del w:id="255" w:author="jie sun" w:date="2018-04-11T17:13:00Z">
            <w:r w:rsidDel="00046079">
              <w:rPr>
                <w:noProof/>
              </w:rPr>
              <w:delText>2.1 The introduction and working principle of an accelerometer</w:delText>
            </w:r>
            <w:r w:rsidDel="00046079">
              <w:rPr>
                <w:noProof/>
              </w:rPr>
              <w:tab/>
              <w:delText>5</w:delText>
            </w:r>
          </w:del>
        </w:p>
        <w:p w:rsidR="0087014B" w:rsidDel="00046079" w:rsidRDefault="00D5184D">
          <w:pPr>
            <w:pStyle w:val="TOC3"/>
            <w:tabs>
              <w:tab w:val="right" w:leader="dot" w:pos="9026"/>
            </w:tabs>
            <w:rPr>
              <w:del w:id="256" w:author="jie sun" w:date="2018-04-11T17:13:00Z"/>
              <w:noProof/>
            </w:rPr>
          </w:pPr>
          <w:del w:id="257" w:author="jie sun" w:date="2018-04-11T17:13:00Z">
            <w:r w:rsidDel="00046079">
              <w:rPr>
                <w:noProof/>
              </w:rPr>
              <w:delText>2.1.1 What is an accelerometer</w:delText>
            </w:r>
            <w:r w:rsidDel="00046079">
              <w:rPr>
                <w:noProof/>
              </w:rPr>
              <w:tab/>
              <w:delText>5</w:delText>
            </w:r>
          </w:del>
        </w:p>
        <w:p w:rsidR="0087014B" w:rsidDel="00046079" w:rsidRDefault="00D5184D">
          <w:pPr>
            <w:pStyle w:val="TOC3"/>
            <w:tabs>
              <w:tab w:val="right" w:leader="dot" w:pos="9026"/>
            </w:tabs>
            <w:rPr>
              <w:del w:id="258" w:author="jie sun" w:date="2018-04-11T17:13:00Z"/>
              <w:noProof/>
            </w:rPr>
          </w:pPr>
          <w:del w:id="259" w:author="jie sun" w:date="2018-04-11T17:13:00Z">
            <w:r w:rsidDel="00046079">
              <w:rPr>
                <w:noProof/>
              </w:rPr>
              <w:delText>2.1.2 Working principle of  an accelerometer</w:delText>
            </w:r>
            <w:r w:rsidDel="00046079">
              <w:rPr>
                <w:noProof/>
              </w:rPr>
              <w:tab/>
              <w:delText>6</w:delText>
            </w:r>
          </w:del>
        </w:p>
        <w:p w:rsidR="0087014B" w:rsidDel="00046079" w:rsidRDefault="00D5184D">
          <w:pPr>
            <w:pStyle w:val="TOC3"/>
            <w:tabs>
              <w:tab w:val="right" w:leader="dot" w:pos="9026"/>
            </w:tabs>
            <w:rPr>
              <w:del w:id="260" w:author="jie sun" w:date="2018-04-11T17:13:00Z"/>
              <w:noProof/>
            </w:rPr>
          </w:pPr>
          <w:del w:id="261" w:author="jie sun" w:date="2018-04-11T17:13:00Z">
            <w:r w:rsidDel="00046079">
              <w:rPr>
                <w:noProof/>
              </w:rPr>
              <w:delText>2.1.3 How an accelerometer works in mobile phone.</w:delText>
            </w:r>
            <w:r w:rsidDel="00046079">
              <w:rPr>
                <w:noProof/>
              </w:rPr>
              <w:tab/>
              <w:delText>7</w:delText>
            </w:r>
          </w:del>
        </w:p>
        <w:p w:rsidR="0087014B" w:rsidDel="00046079" w:rsidRDefault="00D5184D">
          <w:pPr>
            <w:pStyle w:val="TOC2"/>
            <w:tabs>
              <w:tab w:val="right" w:leader="dot" w:pos="9026"/>
            </w:tabs>
            <w:rPr>
              <w:del w:id="262" w:author="jie sun" w:date="2018-04-11T17:13:00Z"/>
              <w:noProof/>
            </w:rPr>
          </w:pPr>
          <w:del w:id="263" w:author="jie sun" w:date="2018-04-11T17:13:00Z">
            <w:r w:rsidDel="00046079">
              <w:rPr>
                <w:noProof/>
              </w:rPr>
              <w:delText>2.2 The principle of testing steps</w:delText>
            </w:r>
            <w:r w:rsidDel="00046079">
              <w:rPr>
                <w:noProof/>
              </w:rPr>
              <w:tab/>
              <w:delText>8</w:delText>
            </w:r>
          </w:del>
        </w:p>
        <w:p w:rsidR="0087014B" w:rsidDel="00046079" w:rsidRDefault="00D5184D">
          <w:pPr>
            <w:pStyle w:val="TOC3"/>
            <w:tabs>
              <w:tab w:val="right" w:leader="dot" w:pos="9026"/>
            </w:tabs>
            <w:rPr>
              <w:del w:id="264" w:author="jie sun" w:date="2018-04-11T17:13:00Z"/>
              <w:noProof/>
            </w:rPr>
          </w:pPr>
          <w:del w:id="265" w:author="jie sun" w:date="2018-04-11T17:13:00Z">
            <w:r w:rsidDel="00046079">
              <w:rPr>
                <w:noProof/>
              </w:rPr>
              <w:delText>2.2.1 How an accelerometer works in human body</w:delText>
            </w:r>
            <w:r w:rsidDel="00046079">
              <w:rPr>
                <w:noProof/>
              </w:rPr>
              <w:tab/>
              <w:delText>8</w:delText>
            </w:r>
          </w:del>
        </w:p>
        <w:p w:rsidR="0087014B" w:rsidDel="00046079" w:rsidRDefault="00D5184D">
          <w:pPr>
            <w:pStyle w:val="TOC3"/>
            <w:tabs>
              <w:tab w:val="right" w:leader="dot" w:pos="9026"/>
            </w:tabs>
            <w:rPr>
              <w:del w:id="266" w:author="jie sun" w:date="2018-04-11T17:13:00Z"/>
              <w:noProof/>
            </w:rPr>
          </w:pPr>
          <w:del w:id="267" w:author="jie sun" w:date="2018-04-11T17:13:00Z">
            <w:r w:rsidDel="00046079">
              <w:rPr>
                <w:noProof/>
              </w:rPr>
              <w:delText>2.2.2 The features of one steps</w:delText>
            </w:r>
            <w:r w:rsidDel="00046079">
              <w:rPr>
                <w:noProof/>
              </w:rPr>
              <w:tab/>
              <w:delText>9</w:delText>
            </w:r>
          </w:del>
        </w:p>
        <w:p w:rsidR="0087014B" w:rsidDel="00046079" w:rsidRDefault="00D5184D">
          <w:pPr>
            <w:pStyle w:val="TOC2"/>
            <w:tabs>
              <w:tab w:val="right" w:leader="dot" w:pos="9026"/>
            </w:tabs>
            <w:rPr>
              <w:del w:id="268" w:author="jie sun" w:date="2018-04-11T17:13:00Z"/>
              <w:noProof/>
            </w:rPr>
          </w:pPr>
          <w:del w:id="269" w:author="jie sun" w:date="2018-04-11T17:13:00Z">
            <w:r w:rsidDel="00046079">
              <w:rPr>
                <w:noProof/>
              </w:rPr>
              <w:delText>2.3 Key algorithms of recording steps</w:delText>
            </w:r>
            <w:r w:rsidDel="00046079">
              <w:rPr>
                <w:noProof/>
              </w:rPr>
              <w:tab/>
              <w:delText>10</w:delText>
            </w:r>
          </w:del>
        </w:p>
        <w:p w:rsidR="0087014B" w:rsidDel="00046079" w:rsidRDefault="00D5184D">
          <w:pPr>
            <w:pStyle w:val="TOC3"/>
            <w:tabs>
              <w:tab w:val="right" w:leader="dot" w:pos="9026"/>
            </w:tabs>
            <w:rPr>
              <w:del w:id="270" w:author="jie sun" w:date="2018-04-11T17:13:00Z"/>
              <w:noProof/>
            </w:rPr>
          </w:pPr>
          <w:del w:id="271"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10</w:delText>
            </w:r>
          </w:del>
        </w:p>
        <w:p w:rsidR="0087014B" w:rsidDel="00046079" w:rsidRDefault="00D5184D">
          <w:pPr>
            <w:pStyle w:val="TOC3"/>
            <w:tabs>
              <w:tab w:val="right" w:leader="dot" w:pos="9026"/>
            </w:tabs>
            <w:rPr>
              <w:del w:id="272" w:author="jie sun" w:date="2018-04-11T17:13:00Z"/>
              <w:noProof/>
            </w:rPr>
          </w:pPr>
          <w:del w:id="273"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11</w:delText>
            </w:r>
          </w:del>
        </w:p>
        <w:p w:rsidR="0087014B" w:rsidDel="00046079" w:rsidRDefault="00D5184D">
          <w:pPr>
            <w:pStyle w:val="TOC3"/>
            <w:tabs>
              <w:tab w:val="right" w:leader="dot" w:pos="9026"/>
            </w:tabs>
            <w:rPr>
              <w:del w:id="274" w:author="jie sun" w:date="2018-04-11T17:13:00Z"/>
              <w:noProof/>
            </w:rPr>
          </w:pPr>
          <w:del w:id="275"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12</w:delText>
            </w:r>
          </w:del>
        </w:p>
        <w:p w:rsidR="0087014B" w:rsidDel="00046079" w:rsidRDefault="00D5184D">
          <w:pPr>
            <w:pStyle w:val="TOC3"/>
            <w:tabs>
              <w:tab w:val="right" w:leader="dot" w:pos="9026"/>
            </w:tabs>
            <w:rPr>
              <w:del w:id="276" w:author="jie sun" w:date="2018-04-11T17:13:00Z"/>
              <w:noProof/>
            </w:rPr>
          </w:pPr>
          <w:del w:id="277"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13</w:delText>
            </w:r>
          </w:del>
        </w:p>
        <w:p w:rsidR="0087014B" w:rsidDel="00046079" w:rsidRDefault="00D5184D">
          <w:pPr>
            <w:pStyle w:val="TOC2"/>
            <w:tabs>
              <w:tab w:val="right" w:leader="dot" w:pos="9026"/>
            </w:tabs>
            <w:rPr>
              <w:del w:id="278" w:author="jie sun" w:date="2018-04-11T17:13:00Z"/>
              <w:noProof/>
            </w:rPr>
          </w:pPr>
          <w:del w:id="279" w:author="jie sun" w:date="2018-04-11T17:13:00Z">
            <w:r w:rsidDel="00046079">
              <w:rPr>
                <w:noProof/>
                <w:lang w:val="en-US"/>
              </w:rPr>
              <w:delText>2.4 My pedometer program</w:delText>
            </w:r>
            <w:r w:rsidDel="00046079">
              <w:rPr>
                <w:noProof/>
              </w:rPr>
              <w:tab/>
              <w:delText>14</w:delText>
            </w:r>
          </w:del>
        </w:p>
        <w:p w:rsidR="0087014B" w:rsidDel="00046079" w:rsidRDefault="00D5184D">
          <w:pPr>
            <w:pStyle w:val="TOC3"/>
            <w:tabs>
              <w:tab w:val="right" w:leader="dot" w:pos="9026"/>
            </w:tabs>
            <w:rPr>
              <w:del w:id="280" w:author="jie sun" w:date="2018-04-11T17:13:00Z"/>
              <w:noProof/>
            </w:rPr>
          </w:pPr>
          <w:del w:id="281" w:author="jie sun" w:date="2018-04-11T17:13:00Z">
            <w:r w:rsidDel="00046079">
              <w:rPr>
                <w:noProof/>
                <w:lang w:val="en-US"/>
              </w:rPr>
              <w:delText>2.4.1 The program operation</w:delText>
            </w:r>
            <w:r w:rsidDel="00046079">
              <w:rPr>
                <w:noProof/>
              </w:rPr>
              <w:tab/>
              <w:delText>14</w:delText>
            </w:r>
          </w:del>
        </w:p>
        <w:p w:rsidR="0087014B" w:rsidDel="00046079" w:rsidRDefault="00D5184D">
          <w:pPr>
            <w:pStyle w:val="TOC3"/>
            <w:tabs>
              <w:tab w:val="right" w:leader="dot" w:pos="9026"/>
            </w:tabs>
            <w:rPr>
              <w:del w:id="282" w:author="jie sun" w:date="2018-04-11T17:13:00Z"/>
              <w:noProof/>
            </w:rPr>
          </w:pPr>
          <w:del w:id="283"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15</w:delText>
            </w:r>
          </w:del>
        </w:p>
        <w:p w:rsidR="0087014B" w:rsidDel="00046079" w:rsidRDefault="00D5184D">
          <w:pPr>
            <w:pStyle w:val="TOC1"/>
            <w:tabs>
              <w:tab w:val="right" w:leader="dot" w:pos="9026"/>
            </w:tabs>
            <w:rPr>
              <w:del w:id="284" w:author="jie sun" w:date="2018-04-11T17:13:00Z"/>
              <w:noProof/>
            </w:rPr>
          </w:pPr>
          <w:del w:id="285" w:author="jie sun" w:date="2018-04-11T17:13:00Z">
            <w:r w:rsidDel="00046079">
              <w:rPr>
                <w:noProof/>
              </w:rPr>
              <w:delText>3 Gyroscope with balance racing game</w:delText>
            </w:r>
            <w:r w:rsidDel="00046079">
              <w:rPr>
                <w:noProof/>
              </w:rPr>
              <w:tab/>
              <w:delText>16</w:delText>
            </w:r>
          </w:del>
        </w:p>
        <w:p w:rsidR="0087014B" w:rsidDel="00046079" w:rsidRDefault="00D5184D">
          <w:pPr>
            <w:pStyle w:val="TOC2"/>
            <w:tabs>
              <w:tab w:val="right" w:leader="dot" w:pos="9026"/>
            </w:tabs>
            <w:rPr>
              <w:del w:id="286" w:author="jie sun" w:date="2018-04-11T17:13:00Z"/>
              <w:noProof/>
            </w:rPr>
          </w:pPr>
          <w:del w:id="287" w:author="jie sun" w:date="2018-04-11T17:13:00Z">
            <w:r w:rsidDel="00046079">
              <w:rPr>
                <w:noProof/>
              </w:rPr>
              <w:delText>3.1 The introduction of Gyroscope</w:delText>
            </w:r>
            <w:r w:rsidDel="00046079">
              <w:rPr>
                <w:noProof/>
              </w:rPr>
              <w:tab/>
              <w:delText>16</w:delText>
            </w:r>
          </w:del>
        </w:p>
        <w:p w:rsidR="0087014B" w:rsidDel="00046079" w:rsidRDefault="00D5184D">
          <w:pPr>
            <w:pStyle w:val="TOC3"/>
            <w:tabs>
              <w:tab w:val="right" w:leader="dot" w:pos="9026"/>
            </w:tabs>
            <w:rPr>
              <w:del w:id="288" w:author="jie sun" w:date="2018-04-11T17:13:00Z"/>
              <w:noProof/>
            </w:rPr>
          </w:pPr>
          <w:del w:id="289" w:author="jie sun" w:date="2018-04-11T17:13:00Z">
            <w:r w:rsidDel="00046079">
              <w:rPr>
                <w:noProof/>
              </w:rPr>
              <w:delText>3.1.1 What is a gyroscope</w:delText>
            </w:r>
            <w:r w:rsidDel="00046079">
              <w:rPr>
                <w:noProof/>
              </w:rPr>
              <w:tab/>
              <w:delText>16</w:delText>
            </w:r>
          </w:del>
        </w:p>
        <w:p w:rsidR="0087014B" w:rsidDel="00046079" w:rsidRDefault="00D5184D">
          <w:pPr>
            <w:pStyle w:val="TOC3"/>
            <w:tabs>
              <w:tab w:val="right" w:leader="dot" w:pos="9026"/>
            </w:tabs>
            <w:rPr>
              <w:del w:id="290" w:author="jie sun" w:date="2018-04-11T17:13:00Z"/>
              <w:noProof/>
            </w:rPr>
          </w:pPr>
          <w:del w:id="291" w:author="jie sun" w:date="2018-04-11T17:13:00Z">
            <w:r w:rsidDel="00046079">
              <w:rPr>
                <w:noProof/>
              </w:rPr>
              <w:delText>3.1.2 Working principle of a gyroscope</w:delText>
            </w:r>
            <w:r w:rsidDel="00046079">
              <w:rPr>
                <w:noProof/>
              </w:rPr>
              <w:tab/>
              <w:delText>16</w:delText>
            </w:r>
          </w:del>
        </w:p>
        <w:p w:rsidR="0087014B" w:rsidDel="00046079" w:rsidRDefault="00D5184D">
          <w:pPr>
            <w:pStyle w:val="TOC3"/>
            <w:tabs>
              <w:tab w:val="right" w:leader="dot" w:pos="9026"/>
            </w:tabs>
            <w:rPr>
              <w:del w:id="292" w:author="jie sun" w:date="2018-04-11T17:13:00Z"/>
              <w:noProof/>
            </w:rPr>
          </w:pPr>
          <w:del w:id="293"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17</w:delText>
            </w:r>
          </w:del>
        </w:p>
        <w:p w:rsidR="0087014B" w:rsidDel="00046079" w:rsidRDefault="00D5184D">
          <w:pPr>
            <w:pStyle w:val="TOC2"/>
            <w:tabs>
              <w:tab w:val="right" w:leader="dot" w:pos="9026"/>
            </w:tabs>
            <w:rPr>
              <w:del w:id="294" w:author="jie sun" w:date="2018-04-11T17:13:00Z"/>
              <w:noProof/>
            </w:rPr>
          </w:pPr>
          <w:del w:id="295" w:author="jie sun" w:date="2018-04-11T17:13:00Z">
            <w:r w:rsidDel="00046079">
              <w:rPr>
                <w:noProof/>
              </w:rPr>
              <w:delText>3.2 The racing game with Gyroscope</w:delText>
            </w:r>
            <w:r w:rsidDel="00046079">
              <w:rPr>
                <w:noProof/>
              </w:rPr>
              <w:tab/>
              <w:delText>18</w:delText>
            </w:r>
          </w:del>
        </w:p>
        <w:p w:rsidR="0087014B" w:rsidDel="00046079" w:rsidRDefault="00D5184D">
          <w:pPr>
            <w:pStyle w:val="TOC3"/>
            <w:tabs>
              <w:tab w:val="right" w:leader="dot" w:pos="9026"/>
            </w:tabs>
            <w:rPr>
              <w:del w:id="296" w:author="jie sun" w:date="2018-04-11T17:13:00Z"/>
              <w:noProof/>
            </w:rPr>
          </w:pPr>
          <w:del w:id="297" w:author="jie sun" w:date="2018-04-11T17:13:00Z">
            <w:r w:rsidDel="00046079">
              <w:rPr>
                <w:noProof/>
              </w:rPr>
              <w:delText>3.2.1 How a gyroscope works in iPhone</w:delText>
            </w:r>
            <w:r w:rsidDel="00046079">
              <w:rPr>
                <w:noProof/>
              </w:rPr>
              <w:tab/>
              <w:delText>18</w:delText>
            </w:r>
          </w:del>
        </w:p>
        <w:p w:rsidR="0087014B" w:rsidDel="00046079" w:rsidRDefault="00D5184D">
          <w:pPr>
            <w:pStyle w:val="TOC3"/>
            <w:tabs>
              <w:tab w:val="right" w:leader="dot" w:pos="9026"/>
            </w:tabs>
            <w:rPr>
              <w:del w:id="298" w:author="jie sun" w:date="2018-04-11T17:13:00Z"/>
              <w:noProof/>
            </w:rPr>
          </w:pPr>
          <w:del w:id="299" w:author="jie sun" w:date="2018-04-11T17:13:00Z">
            <w:r w:rsidDel="00046079">
              <w:rPr>
                <w:noProof/>
              </w:rPr>
              <w:delText>3.2.2 Get the current orientation of movement of the phone.</w:delText>
            </w:r>
            <w:r w:rsidDel="00046079">
              <w:rPr>
                <w:noProof/>
              </w:rPr>
              <w:tab/>
              <w:delText>19</w:delText>
            </w:r>
          </w:del>
        </w:p>
        <w:p w:rsidR="0087014B" w:rsidDel="00046079" w:rsidRDefault="00D5184D">
          <w:pPr>
            <w:pStyle w:val="TOC3"/>
            <w:tabs>
              <w:tab w:val="right" w:leader="dot" w:pos="9026"/>
            </w:tabs>
            <w:rPr>
              <w:del w:id="300" w:author="jie sun" w:date="2018-04-11T17:13:00Z"/>
              <w:noProof/>
            </w:rPr>
          </w:pPr>
          <w:del w:id="301" w:author="jie sun" w:date="2018-04-11T17:13:00Z">
            <w:r w:rsidDel="00046079">
              <w:rPr>
                <w:noProof/>
              </w:rPr>
              <w:delText>3.2.3 Calculating the current angle in Pitch axis</w:delText>
            </w:r>
            <w:r w:rsidDel="00046079">
              <w:rPr>
                <w:noProof/>
              </w:rPr>
              <w:tab/>
              <w:delText>20</w:delText>
            </w:r>
          </w:del>
        </w:p>
        <w:p w:rsidR="0087014B" w:rsidDel="00046079" w:rsidRDefault="00D5184D">
          <w:pPr>
            <w:pStyle w:val="TOC3"/>
            <w:tabs>
              <w:tab w:val="right" w:leader="dot" w:pos="9026"/>
            </w:tabs>
            <w:rPr>
              <w:del w:id="302" w:author="jie sun" w:date="2018-04-11T17:13:00Z"/>
              <w:noProof/>
            </w:rPr>
          </w:pPr>
          <w:del w:id="303" w:author="jie sun" w:date="2018-04-11T17:13:00Z">
            <w:r w:rsidDel="00046079">
              <w:rPr>
                <w:noProof/>
              </w:rPr>
              <w:delText>3.2.4 How a gyroscope works for the racing game</w:delText>
            </w:r>
            <w:r w:rsidDel="00046079">
              <w:rPr>
                <w:noProof/>
              </w:rPr>
              <w:tab/>
              <w:delText>21</w:delText>
            </w:r>
          </w:del>
        </w:p>
        <w:p w:rsidR="0087014B" w:rsidDel="00046079" w:rsidRDefault="00D5184D">
          <w:pPr>
            <w:pStyle w:val="TOC1"/>
            <w:tabs>
              <w:tab w:val="right" w:leader="dot" w:pos="9026"/>
            </w:tabs>
            <w:rPr>
              <w:del w:id="304" w:author="jie sun" w:date="2018-04-11T17:13:00Z"/>
              <w:noProof/>
            </w:rPr>
          </w:pPr>
          <w:del w:id="305" w:author="jie sun" w:date="2018-04-11T17:13:00Z">
            <w:r w:rsidDel="00046079">
              <w:rPr>
                <w:noProof/>
              </w:rPr>
              <w:delText>4 A Glow Stick with Accelerometer and Gyroscope</w:delText>
            </w:r>
            <w:r w:rsidDel="00046079">
              <w:rPr>
                <w:noProof/>
              </w:rPr>
              <w:tab/>
              <w:delText>24</w:delText>
            </w:r>
          </w:del>
        </w:p>
        <w:p w:rsidR="0087014B" w:rsidDel="00046079" w:rsidRDefault="00D5184D">
          <w:pPr>
            <w:pStyle w:val="TOC2"/>
            <w:tabs>
              <w:tab w:val="right" w:leader="dot" w:pos="9026"/>
            </w:tabs>
            <w:rPr>
              <w:del w:id="306" w:author="jie sun" w:date="2018-04-11T17:13:00Z"/>
              <w:noProof/>
            </w:rPr>
          </w:pPr>
          <w:del w:id="307" w:author="jie sun" w:date="2018-04-11T17:13:00Z">
            <w:r w:rsidDel="00046079">
              <w:rPr>
                <w:noProof/>
              </w:rPr>
              <w:delText>4.1 Appearance and function description</w:delText>
            </w:r>
            <w:r w:rsidDel="00046079">
              <w:rPr>
                <w:noProof/>
              </w:rPr>
              <w:tab/>
              <w:delText>24</w:delText>
            </w:r>
          </w:del>
        </w:p>
        <w:p w:rsidR="0087014B" w:rsidDel="00046079" w:rsidRDefault="00D5184D">
          <w:pPr>
            <w:pStyle w:val="TOC3"/>
            <w:tabs>
              <w:tab w:val="right" w:leader="dot" w:pos="9026"/>
            </w:tabs>
            <w:rPr>
              <w:del w:id="308" w:author="jie sun" w:date="2018-04-11T17:13:00Z"/>
              <w:noProof/>
            </w:rPr>
          </w:pPr>
          <w:del w:id="309" w:author="jie sun" w:date="2018-04-11T17:13:00Z">
            <w:r w:rsidDel="00046079">
              <w:rPr>
                <w:noProof/>
              </w:rPr>
              <w:delText>4.1.1 A normal glow stick</w:delText>
            </w:r>
            <w:r w:rsidDel="00046079">
              <w:rPr>
                <w:noProof/>
              </w:rPr>
              <w:tab/>
              <w:delText>24</w:delText>
            </w:r>
          </w:del>
        </w:p>
        <w:p w:rsidR="0087014B" w:rsidDel="00046079" w:rsidRDefault="00D5184D">
          <w:pPr>
            <w:pStyle w:val="TOC3"/>
            <w:tabs>
              <w:tab w:val="right" w:leader="dot" w:pos="9026"/>
            </w:tabs>
            <w:rPr>
              <w:del w:id="310" w:author="jie sun" w:date="2018-04-11T17:13:00Z"/>
              <w:noProof/>
            </w:rPr>
          </w:pPr>
          <w:del w:id="311" w:author="jie sun" w:date="2018-04-11T17:13:00Z">
            <w:r w:rsidDel="00046079">
              <w:rPr>
                <w:noProof/>
              </w:rPr>
              <w:delText xml:space="preserve">4.1.2 A </w:delText>
            </w:r>
            <w:r w:rsidDel="00046079">
              <w:rPr>
                <w:rFonts w:hint="eastAsia"/>
                <w:noProof/>
                <w:lang w:val="en-US"/>
              </w:rPr>
              <w:delText xml:space="preserve">Multi-Function </w:delText>
            </w:r>
            <w:r w:rsidDel="00046079">
              <w:rPr>
                <w:noProof/>
              </w:rPr>
              <w:delText>glow stick</w:delText>
            </w:r>
            <w:r w:rsidDel="00046079">
              <w:rPr>
                <w:noProof/>
              </w:rPr>
              <w:tab/>
              <w:delText>25</w:delText>
            </w:r>
          </w:del>
        </w:p>
        <w:p w:rsidR="0087014B" w:rsidDel="00046079" w:rsidRDefault="00D5184D">
          <w:pPr>
            <w:pStyle w:val="TOC2"/>
            <w:tabs>
              <w:tab w:val="right" w:leader="dot" w:pos="9026"/>
            </w:tabs>
            <w:rPr>
              <w:del w:id="312" w:author="jie sun" w:date="2018-04-11T17:13:00Z"/>
              <w:noProof/>
            </w:rPr>
          </w:pPr>
          <w:del w:id="313" w:author="jie sun" w:date="2018-04-11T17:13:00Z">
            <w:r w:rsidDel="00046079">
              <w:rPr>
                <w:noProof/>
              </w:rPr>
              <w:delText>4.2 How and why need Accelerometer and gyroscope</w:delText>
            </w:r>
            <w:r w:rsidDel="00046079">
              <w:rPr>
                <w:noProof/>
              </w:rPr>
              <w:tab/>
              <w:delText>26</w:delText>
            </w:r>
          </w:del>
        </w:p>
        <w:p w:rsidR="0087014B" w:rsidDel="00046079" w:rsidRDefault="00D5184D">
          <w:pPr>
            <w:pStyle w:val="TOC3"/>
            <w:tabs>
              <w:tab w:val="right" w:leader="dot" w:pos="9026"/>
            </w:tabs>
            <w:rPr>
              <w:del w:id="314" w:author="jie sun" w:date="2018-04-11T17:13:00Z"/>
              <w:noProof/>
            </w:rPr>
          </w:pPr>
          <w:del w:id="315" w:author="jie sun" w:date="2018-04-11T17:13:00Z">
            <w:r w:rsidDel="00046079">
              <w:rPr>
                <w:rFonts w:hint="eastAsia"/>
                <w:noProof/>
                <w:lang w:val="en-US"/>
              </w:rPr>
              <w:delText>4.2.1 Action recognition</w:delText>
            </w:r>
            <w:r w:rsidDel="00046079">
              <w:rPr>
                <w:noProof/>
              </w:rPr>
              <w:tab/>
              <w:delText>26</w:delText>
            </w:r>
          </w:del>
        </w:p>
        <w:p w:rsidR="0087014B" w:rsidDel="00046079" w:rsidRDefault="00D5184D">
          <w:pPr>
            <w:pStyle w:val="TOC2"/>
            <w:tabs>
              <w:tab w:val="right" w:leader="dot" w:pos="9026"/>
            </w:tabs>
            <w:rPr>
              <w:del w:id="316" w:author="jie sun" w:date="2018-04-11T17:13:00Z"/>
              <w:noProof/>
            </w:rPr>
          </w:pPr>
          <w:del w:id="317" w:author="jie sun" w:date="2018-04-11T17:13:00Z">
            <w:r w:rsidDel="00046079">
              <w:rPr>
                <w:noProof/>
              </w:rPr>
              <w:delText>4.3 What algorithms in this virtual product</w:delText>
            </w:r>
            <w:r w:rsidDel="00046079">
              <w:rPr>
                <w:noProof/>
              </w:rPr>
              <w:tab/>
              <w:delText>27</w:delText>
            </w:r>
          </w:del>
        </w:p>
        <w:p w:rsidR="0087014B" w:rsidDel="00046079" w:rsidRDefault="00D5184D">
          <w:pPr>
            <w:pStyle w:val="TOC1"/>
            <w:tabs>
              <w:tab w:val="right" w:leader="dot" w:pos="9026"/>
            </w:tabs>
            <w:rPr>
              <w:del w:id="318" w:author="jie sun" w:date="2018-04-11T17:13:00Z"/>
              <w:noProof/>
            </w:rPr>
          </w:pPr>
          <w:del w:id="319" w:author="jie sun" w:date="2018-04-11T17:13:00Z">
            <w:r w:rsidDel="00046079">
              <w:rPr>
                <w:noProof/>
              </w:rPr>
              <w:delText>5 References</w:delText>
            </w:r>
            <w:r w:rsidDel="00046079">
              <w:rPr>
                <w:noProof/>
              </w:rPr>
              <w:tab/>
              <w:delText>27</w:delText>
            </w:r>
          </w:del>
        </w:p>
        <w:p w:rsidR="0087014B" w:rsidDel="00046079" w:rsidRDefault="00D5184D">
          <w:pPr>
            <w:pStyle w:val="TOC1"/>
            <w:tabs>
              <w:tab w:val="right" w:leader="dot" w:pos="9026"/>
            </w:tabs>
            <w:rPr>
              <w:ins w:id="320" w:author="像个男人一样" w:date="2018-03-22T12:32:00Z"/>
              <w:del w:id="321" w:author="jie sun" w:date="2018-04-11T17:13:00Z"/>
              <w:noProof/>
            </w:rPr>
          </w:pPr>
          <w:ins w:id="322" w:author="像个男人一样" w:date="2018-03-22T12:32:00Z">
            <w:del w:id="323" w:author="jie sun" w:date="2018-04-11T17:13:00Z">
              <w:r w:rsidDel="00046079">
                <w:rPr>
                  <w:noProof/>
                  <w:szCs w:val="44"/>
                  <w:lang w:val="en-US"/>
                </w:rPr>
                <w:delText xml:space="preserve">Action Recognition </w:delText>
              </w:r>
              <w:r w:rsidDel="00046079">
                <w:rPr>
                  <w:rFonts w:hint="eastAsia"/>
                  <w:noProof/>
                  <w:szCs w:val="44"/>
                  <w:lang w:val="en-US"/>
                </w:rPr>
                <w:delText xml:space="preserve">Algorithm </w:delText>
              </w:r>
              <w:r w:rsidDel="00046079">
                <w:rPr>
                  <w:noProof/>
                  <w:szCs w:val="44"/>
                  <w:lang w:val="en-US"/>
                </w:rPr>
                <w:delText>Research with</w:delText>
              </w:r>
              <w:r w:rsidDel="00046079">
                <w:rPr>
                  <w:rFonts w:hint="eastAsia"/>
                  <w:noProof/>
                  <w:szCs w:val="44"/>
                  <w:lang w:val="en-US"/>
                </w:rPr>
                <w:delText xml:space="preserve"> Multifunction</w:delText>
              </w:r>
              <w:r w:rsidDel="00046079">
                <w:rPr>
                  <w:noProof/>
                  <w:szCs w:val="44"/>
                  <w:lang w:val="en-US"/>
                </w:rPr>
                <w:delText xml:space="preserve"> Glow-Stick</w:delText>
              </w:r>
              <w:r w:rsidDel="00046079">
                <w:rPr>
                  <w:noProof/>
                </w:rPr>
                <w:tab/>
                <w:delText>1</w:delText>
              </w:r>
            </w:del>
          </w:ins>
        </w:p>
        <w:p w:rsidR="0087014B" w:rsidDel="00046079" w:rsidRDefault="00D5184D">
          <w:pPr>
            <w:pStyle w:val="TOC1"/>
            <w:tabs>
              <w:tab w:val="right" w:leader="dot" w:pos="9026"/>
            </w:tabs>
            <w:rPr>
              <w:ins w:id="324" w:author="像个男人一样" w:date="2018-03-22T12:32:00Z"/>
              <w:del w:id="325" w:author="jie sun" w:date="2018-04-11T17:13:00Z"/>
              <w:noProof/>
            </w:rPr>
          </w:pPr>
          <w:ins w:id="326" w:author="像个男人一样" w:date="2018-03-22T12:32:00Z">
            <w:del w:id="327" w:author="jie sun" w:date="2018-04-11T17:13:00Z">
              <w:r w:rsidDel="00046079">
                <w:rPr>
                  <w:noProof/>
                </w:rPr>
                <w:delText>Table of contents</w:delText>
              </w:r>
              <w:r w:rsidDel="00046079">
                <w:rPr>
                  <w:noProof/>
                </w:rPr>
                <w:tab/>
                <w:delText>5</w:delText>
              </w:r>
            </w:del>
          </w:ins>
        </w:p>
        <w:p w:rsidR="0087014B" w:rsidDel="00046079" w:rsidRDefault="00D5184D">
          <w:pPr>
            <w:pStyle w:val="TOC2"/>
            <w:tabs>
              <w:tab w:val="right" w:leader="dot" w:pos="9026"/>
            </w:tabs>
            <w:rPr>
              <w:ins w:id="328" w:author="像个男人一样" w:date="2018-03-22T12:32:00Z"/>
              <w:del w:id="329" w:author="jie sun" w:date="2018-04-11T17:13:00Z"/>
              <w:noProof/>
            </w:rPr>
          </w:pPr>
          <w:ins w:id="330" w:author="像个男人一样" w:date="2018-03-22T12:32:00Z">
            <w:del w:id="331" w:author="jie sun" w:date="2018-04-11T17:13:00Z">
              <w:r w:rsidDel="00046079">
                <w:rPr>
                  <w:rFonts w:eastAsia="Microsoft JhengHei"/>
                  <w:noProof/>
                </w:rPr>
                <w:delText>Declaration</w:delText>
              </w:r>
              <w:r w:rsidDel="00046079">
                <w:rPr>
                  <w:noProof/>
                </w:rPr>
                <w:tab/>
                <w:delText>5</w:delText>
              </w:r>
            </w:del>
          </w:ins>
        </w:p>
        <w:p w:rsidR="0087014B" w:rsidDel="00046079" w:rsidRDefault="00D5184D">
          <w:pPr>
            <w:pStyle w:val="TOC2"/>
            <w:tabs>
              <w:tab w:val="right" w:leader="dot" w:pos="9026"/>
            </w:tabs>
            <w:rPr>
              <w:ins w:id="332" w:author="像个男人一样" w:date="2018-03-22T12:32:00Z"/>
              <w:del w:id="333" w:author="jie sun" w:date="2018-04-11T17:13:00Z"/>
              <w:noProof/>
            </w:rPr>
          </w:pPr>
          <w:ins w:id="334" w:author="像个男人一样" w:date="2018-03-22T12:32:00Z">
            <w:del w:id="335" w:author="jie sun" w:date="2018-04-11T17:13:00Z">
              <w:r w:rsidDel="00046079">
                <w:rPr>
                  <w:rFonts w:eastAsia="SimSun" w:hint="eastAsia"/>
                  <w:noProof/>
                  <w:lang w:val="en-US"/>
                </w:rPr>
                <w:delText>List</w:delText>
              </w:r>
              <w:r w:rsidDel="00046079">
                <w:rPr>
                  <w:rFonts w:eastAsia="Microsoft JhengHei"/>
                  <w:noProof/>
                </w:rPr>
                <w:delText xml:space="preserve"> of Figures</w:delText>
              </w:r>
              <w:r w:rsidDel="00046079">
                <w:rPr>
                  <w:noProof/>
                </w:rPr>
                <w:tab/>
                <w:delText>5</w:delText>
              </w:r>
            </w:del>
          </w:ins>
        </w:p>
        <w:p w:rsidR="0087014B" w:rsidDel="00046079" w:rsidRDefault="00D5184D">
          <w:pPr>
            <w:pStyle w:val="TOC2"/>
            <w:tabs>
              <w:tab w:val="right" w:leader="dot" w:pos="9026"/>
            </w:tabs>
            <w:rPr>
              <w:ins w:id="336" w:author="像个男人一样" w:date="2018-03-22T12:32:00Z"/>
              <w:del w:id="337" w:author="jie sun" w:date="2018-04-11T17:13:00Z"/>
              <w:noProof/>
            </w:rPr>
          </w:pPr>
          <w:ins w:id="338" w:author="像个男人一样" w:date="2018-03-22T12:32:00Z">
            <w:del w:id="339" w:author="jie sun" w:date="2018-04-11T17:13:00Z">
              <w:r w:rsidDel="00046079">
                <w:rPr>
                  <w:rFonts w:eastAsia="Microsoft JhengHei"/>
                  <w:noProof/>
                </w:rPr>
                <w:delText>List of Tables</w:delText>
              </w:r>
              <w:r w:rsidDel="00046079">
                <w:rPr>
                  <w:noProof/>
                </w:rPr>
                <w:tab/>
                <w:delText>7</w:delText>
              </w:r>
            </w:del>
          </w:ins>
        </w:p>
        <w:p w:rsidR="0087014B" w:rsidDel="00046079" w:rsidRDefault="00D5184D">
          <w:pPr>
            <w:pStyle w:val="TOC2"/>
            <w:tabs>
              <w:tab w:val="right" w:leader="dot" w:pos="9026"/>
            </w:tabs>
            <w:rPr>
              <w:ins w:id="340" w:author="像个男人一样" w:date="2018-03-22T12:32:00Z"/>
              <w:del w:id="341" w:author="jie sun" w:date="2018-04-11T17:13:00Z"/>
              <w:noProof/>
            </w:rPr>
          </w:pPr>
          <w:ins w:id="342" w:author="像个男人一样" w:date="2018-03-22T12:32:00Z">
            <w:del w:id="343" w:author="jie sun" w:date="2018-04-11T17:13:00Z">
              <w:r w:rsidDel="00046079">
                <w:rPr>
                  <w:rFonts w:eastAsia="Microsoft JhengHei"/>
                  <w:noProof/>
                </w:rPr>
                <w:delText>Glossary of Abbreviations</w:delText>
              </w:r>
              <w:r w:rsidDel="00046079">
                <w:rPr>
                  <w:noProof/>
                </w:rPr>
                <w:tab/>
                <w:delText>8</w:delText>
              </w:r>
            </w:del>
          </w:ins>
        </w:p>
        <w:p w:rsidR="0087014B" w:rsidDel="00046079" w:rsidRDefault="00D5184D">
          <w:pPr>
            <w:pStyle w:val="TOC2"/>
            <w:tabs>
              <w:tab w:val="right" w:leader="dot" w:pos="9026"/>
            </w:tabs>
            <w:ind w:left="0"/>
            <w:rPr>
              <w:ins w:id="344" w:author="像个男人一样" w:date="2018-03-22T12:32:00Z"/>
              <w:del w:id="345" w:author="jie sun" w:date="2018-04-11T17:13:00Z"/>
              <w:noProof/>
            </w:rPr>
            <w:pPrChange w:id="346" w:author="像个男人一样" w:date="2018-03-22T12:32:00Z">
              <w:pPr>
                <w:pStyle w:val="TOC2"/>
                <w:tabs>
                  <w:tab w:val="right" w:leader="dot" w:pos="9026"/>
                </w:tabs>
              </w:pPr>
            </w:pPrChange>
          </w:pPr>
          <w:ins w:id="347" w:author="像个男人一样" w:date="2018-03-22T12:32:00Z">
            <w:del w:id="348" w:author="jie sun" w:date="2018-04-11T17:13:00Z">
              <w:r w:rsidDel="00046079">
                <w:rPr>
                  <w:rFonts w:eastAsiaTheme="majorEastAsia"/>
                  <w:noProof/>
                </w:rPr>
                <w:delText>Acknowledgement</w:delText>
              </w:r>
              <w:r w:rsidDel="00046079">
                <w:rPr>
                  <w:rFonts w:eastAsiaTheme="majorEastAsia" w:hint="eastAsia"/>
                  <w:noProof/>
                  <w:lang w:val="en-US"/>
                </w:rPr>
                <w:delText>s</w:delText>
              </w:r>
              <w:r w:rsidDel="00046079">
                <w:rPr>
                  <w:noProof/>
                </w:rPr>
                <w:tab/>
                <w:delText>9</w:delText>
              </w:r>
            </w:del>
          </w:ins>
        </w:p>
        <w:p w:rsidR="0087014B" w:rsidDel="00046079" w:rsidRDefault="00D5184D">
          <w:pPr>
            <w:pStyle w:val="TOC2"/>
            <w:tabs>
              <w:tab w:val="right" w:leader="dot" w:pos="9026"/>
            </w:tabs>
            <w:rPr>
              <w:ins w:id="349" w:author="像个男人一样" w:date="2018-03-22T12:32:00Z"/>
              <w:del w:id="350" w:author="jie sun" w:date="2018-04-11T17:13:00Z"/>
              <w:noProof/>
            </w:rPr>
          </w:pPr>
          <w:ins w:id="351" w:author="像个男人一样" w:date="2018-03-22T12:32:00Z">
            <w:del w:id="352" w:author="jie sun" w:date="2018-04-11T17:13:00Z">
              <w:r w:rsidDel="00046079">
                <w:rPr>
                  <w:rFonts w:eastAsia="Microsoft JhengHei"/>
                  <w:noProof/>
                </w:rPr>
                <w:delText>Abstract</w:delText>
              </w:r>
              <w:r w:rsidDel="00046079">
                <w:rPr>
                  <w:noProof/>
                </w:rPr>
                <w:tab/>
                <w:delText>10</w:delText>
              </w:r>
            </w:del>
          </w:ins>
        </w:p>
        <w:p w:rsidR="0087014B" w:rsidDel="00046079" w:rsidRDefault="00D5184D">
          <w:pPr>
            <w:pStyle w:val="TOC1"/>
            <w:tabs>
              <w:tab w:val="right" w:leader="dot" w:pos="9026"/>
            </w:tabs>
            <w:rPr>
              <w:ins w:id="353" w:author="像个男人一样" w:date="2018-03-22T12:32:00Z"/>
              <w:del w:id="354" w:author="jie sun" w:date="2018-04-11T17:13:00Z"/>
              <w:noProof/>
            </w:rPr>
          </w:pPr>
          <w:ins w:id="355" w:author="像个男人一样" w:date="2018-03-22T12:32:00Z">
            <w:del w:id="356" w:author="jie sun" w:date="2018-04-11T17:13:00Z">
              <w:r w:rsidDel="00046079">
                <w:rPr>
                  <w:noProof/>
                </w:rPr>
                <w:delText>1 Introduction</w:delText>
              </w:r>
              <w:r w:rsidDel="00046079">
                <w:rPr>
                  <w:noProof/>
                </w:rPr>
                <w:tab/>
                <w:delText>11</w:delText>
              </w:r>
            </w:del>
          </w:ins>
        </w:p>
        <w:p w:rsidR="0087014B" w:rsidDel="00046079" w:rsidRDefault="00D5184D">
          <w:pPr>
            <w:pStyle w:val="TOC2"/>
            <w:tabs>
              <w:tab w:val="right" w:leader="dot" w:pos="9026"/>
            </w:tabs>
            <w:rPr>
              <w:ins w:id="357" w:author="像个男人一样" w:date="2018-03-22T12:32:00Z"/>
              <w:del w:id="358" w:author="jie sun" w:date="2018-04-11T17:13:00Z"/>
              <w:noProof/>
            </w:rPr>
          </w:pPr>
          <w:ins w:id="359" w:author="像个男人一样" w:date="2018-03-22T12:32:00Z">
            <w:del w:id="360" w:author="jie sun" w:date="2018-04-11T17:13:00Z">
              <w:r w:rsidDel="00046079">
                <w:rPr>
                  <w:noProof/>
                </w:rPr>
                <w:delText>1.1 Background Information</w:delText>
              </w:r>
              <w:r w:rsidDel="00046079">
                <w:rPr>
                  <w:noProof/>
                </w:rPr>
                <w:tab/>
                <w:delText>11</w:delText>
              </w:r>
            </w:del>
          </w:ins>
        </w:p>
        <w:p w:rsidR="0087014B" w:rsidDel="00046079" w:rsidRDefault="00D5184D">
          <w:pPr>
            <w:pStyle w:val="TOC1"/>
            <w:tabs>
              <w:tab w:val="right" w:leader="dot" w:pos="9026"/>
            </w:tabs>
            <w:rPr>
              <w:ins w:id="361" w:author="像个男人一样" w:date="2018-03-22T12:32:00Z"/>
              <w:del w:id="362" w:author="jie sun" w:date="2018-04-11T17:13:00Z"/>
              <w:noProof/>
            </w:rPr>
          </w:pPr>
          <w:ins w:id="363" w:author="像个男人一样" w:date="2018-03-22T12:32:00Z">
            <w:del w:id="364" w:author="jie sun" w:date="2018-04-11T17:13:00Z">
              <w:r w:rsidDel="00046079">
                <w:rPr>
                  <w:noProof/>
                </w:rPr>
                <w:delText>2 Accelerometer with steps algorithm</w:delText>
              </w:r>
              <w:r w:rsidDel="00046079">
                <w:rPr>
                  <w:noProof/>
                </w:rPr>
                <w:tab/>
                <w:delText>12</w:delText>
              </w:r>
            </w:del>
          </w:ins>
        </w:p>
        <w:p w:rsidR="0087014B" w:rsidDel="00046079" w:rsidRDefault="00D5184D">
          <w:pPr>
            <w:pStyle w:val="TOC2"/>
            <w:tabs>
              <w:tab w:val="right" w:leader="dot" w:pos="9026"/>
            </w:tabs>
            <w:rPr>
              <w:ins w:id="365" w:author="像个男人一样" w:date="2018-03-22T12:32:00Z"/>
              <w:del w:id="366" w:author="jie sun" w:date="2018-04-11T17:13:00Z"/>
              <w:noProof/>
            </w:rPr>
          </w:pPr>
          <w:ins w:id="367" w:author="像个男人一样" w:date="2018-03-22T12:32:00Z">
            <w:del w:id="368" w:author="jie sun" w:date="2018-04-11T17:13:00Z">
              <w:r w:rsidDel="00046079">
                <w:rPr>
                  <w:noProof/>
                </w:rPr>
                <w:delText>2.1 The introduction and working principle of an accelerometer</w:delText>
              </w:r>
              <w:r w:rsidDel="00046079">
                <w:rPr>
                  <w:noProof/>
                </w:rPr>
                <w:tab/>
                <w:delText>12</w:delText>
              </w:r>
            </w:del>
          </w:ins>
        </w:p>
        <w:p w:rsidR="0087014B" w:rsidDel="00046079" w:rsidRDefault="00D5184D">
          <w:pPr>
            <w:pStyle w:val="TOC3"/>
            <w:tabs>
              <w:tab w:val="right" w:leader="dot" w:pos="9026"/>
            </w:tabs>
            <w:rPr>
              <w:ins w:id="369" w:author="像个男人一样" w:date="2018-03-22T12:32:00Z"/>
              <w:del w:id="370" w:author="jie sun" w:date="2018-04-11T17:13:00Z"/>
              <w:noProof/>
            </w:rPr>
          </w:pPr>
          <w:ins w:id="371" w:author="像个男人一样" w:date="2018-03-22T12:32:00Z">
            <w:del w:id="372" w:author="jie sun" w:date="2018-04-11T17:13:00Z">
              <w:r w:rsidDel="00046079">
                <w:rPr>
                  <w:noProof/>
                </w:rPr>
                <w:delText>2.1.1 What is an accelerometer</w:delText>
              </w:r>
              <w:r w:rsidDel="00046079">
                <w:rPr>
                  <w:noProof/>
                </w:rPr>
                <w:tab/>
                <w:delText>12</w:delText>
              </w:r>
            </w:del>
          </w:ins>
        </w:p>
        <w:p w:rsidR="0087014B" w:rsidDel="00046079" w:rsidRDefault="00D5184D">
          <w:pPr>
            <w:pStyle w:val="TOC3"/>
            <w:tabs>
              <w:tab w:val="right" w:leader="dot" w:pos="9026"/>
            </w:tabs>
            <w:rPr>
              <w:ins w:id="373" w:author="像个男人一样" w:date="2018-03-22T12:32:00Z"/>
              <w:del w:id="374" w:author="jie sun" w:date="2018-04-11T17:13:00Z"/>
              <w:noProof/>
            </w:rPr>
          </w:pPr>
          <w:ins w:id="375" w:author="像个男人一样" w:date="2018-03-22T12:32:00Z">
            <w:del w:id="376" w:author="jie sun" w:date="2018-04-11T17:13:00Z">
              <w:r w:rsidDel="00046079">
                <w:rPr>
                  <w:noProof/>
                </w:rPr>
                <w:delText>2.1.2 Working principle of  an accelerometer</w:delText>
              </w:r>
              <w:r w:rsidDel="00046079">
                <w:rPr>
                  <w:noProof/>
                </w:rPr>
                <w:tab/>
                <w:delText>12</w:delText>
              </w:r>
            </w:del>
          </w:ins>
        </w:p>
        <w:p w:rsidR="0087014B" w:rsidDel="00046079" w:rsidRDefault="00D5184D">
          <w:pPr>
            <w:pStyle w:val="TOC3"/>
            <w:tabs>
              <w:tab w:val="right" w:leader="dot" w:pos="9026"/>
            </w:tabs>
            <w:rPr>
              <w:ins w:id="377" w:author="像个男人一样" w:date="2018-03-22T12:32:00Z"/>
              <w:del w:id="378" w:author="jie sun" w:date="2018-04-11T17:13:00Z"/>
              <w:noProof/>
            </w:rPr>
          </w:pPr>
          <w:ins w:id="379" w:author="像个男人一样" w:date="2018-03-22T12:32:00Z">
            <w:del w:id="380" w:author="jie sun" w:date="2018-04-11T17:13:00Z">
              <w:r w:rsidDel="00046079">
                <w:rPr>
                  <w:noProof/>
                </w:rPr>
                <w:delText>2.1.3 How an accelerometer works in mobile phone.</w:delText>
              </w:r>
              <w:r w:rsidDel="00046079">
                <w:rPr>
                  <w:noProof/>
                </w:rPr>
                <w:tab/>
                <w:delText>13</w:delText>
              </w:r>
            </w:del>
          </w:ins>
        </w:p>
        <w:p w:rsidR="0087014B" w:rsidDel="00046079" w:rsidRDefault="00D5184D">
          <w:pPr>
            <w:pStyle w:val="TOC2"/>
            <w:tabs>
              <w:tab w:val="right" w:leader="dot" w:pos="9026"/>
            </w:tabs>
            <w:rPr>
              <w:ins w:id="381" w:author="像个男人一样" w:date="2018-03-22T12:32:00Z"/>
              <w:del w:id="382" w:author="jie sun" w:date="2018-04-11T17:13:00Z"/>
              <w:noProof/>
            </w:rPr>
          </w:pPr>
          <w:ins w:id="383" w:author="像个男人一样" w:date="2018-03-22T12:32:00Z">
            <w:del w:id="384" w:author="jie sun" w:date="2018-04-11T17:13:00Z">
              <w:r w:rsidDel="00046079">
                <w:rPr>
                  <w:noProof/>
                </w:rPr>
                <w:delText>2.2 The principle of testing steps</w:delText>
              </w:r>
              <w:r w:rsidDel="00046079">
                <w:rPr>
                  <w:noProof/>
                </w:rPr>
                <w:tab/>
                <w:delText>14</w:delText>
              </w:r>
            </w:del>
          </w:ins>
        </w:p>
        <w:p w:rsidR="0087014B" w:rsidDel="00046079" w:rsidRDefault="00D5184D">
          <w:pPr>
            <w:pStyle w:val="TOC3"/>
            <w:tabs>
              <w:tab w:val="right" w:leader="dot" w:pos="9026"/>
            </w:tabs>
            <w:rPr>
              <w:ins w:id="385" w:author="像个男人一样" w:date="2018-03-22T12:32:00Z"/>
              <w:del w:id="386" w:author="jie sun" w:date="2018-04-11T17:13:00Z"/>
              <w:noProof/>
            </w:rPr>
          </w:pPr>
          <w:ins w:id="387" w:author="像个男人一样" w:date="2018-03-22T12:32:00Z">
            <w:del w:id="388" w:author="jie sun" w:date="2018-04-11T17:13:00Z">
              <w:r w:rsidDel="00046079">
                <w:rPr>
                  <w:noProof/>
                </w:rPr>
                <w:delText>2.2.1 How an accelerometer works in human body</w:delText>
              </w:r>
              <w:r w:rsidDel="00046079">
                <w:rPr>
                  <w:noProof/>
                </w:rPr>
                <w:tab/>
                <w:delText>14</w:delText>
              </w:r>
            </w:del>
          </w:ins>
        </w:p>
        <w:p w:rsidR="0087014B" w:rsidDel="00046079" w:rsidRDefault="00D5184D">
          <w:pPr>
            <w:pStyle w:val="TOC3"/>
            <w:tabs>
              <w:tab w:val="right" w:leader="dot" w:pos="9026"/>
            </w:tabs>
            <w:rPr>
              <w:ins w:id="389" w:author="像个男人一样" w:date="2018-03-22T12:32:00Z"/>
              <w:del w:id="390" w:author="jie sun" w:date="2018-04-11T17:13:00Z"/>
              <w:noProof/>
            </w:rPr>
          </w:pPr>
          <w:ins w:id="391" w:author="像个男人一样" w:date="2018-03-22T12:32:00Z">
            <w:del w:id="392" w:author="jie sun" w:date="2018-04-11T17:13:00Z">
              <w:r w:rsidDel="00046079">
                <w:rPr>
                  <w:noProof/>
                </w:rPr>
                <w:delText>2.2.2 The features of one steps</w:delText>
              </w:r>
              <w:r w:rsidDel="00046079">
                <w:rPr>
                  <w:noProof/>
                </w:rPr>
                <w:tab/>
                <w:delText>15</w:delText>
              </w:r>
            </w:del>
          </w:ins>
        </w:p>
        <w:p w:rsidR="0087014B" w:rsidDel="00046079" w:rsidRDefault="00D5184D">
          <w:pPr>
            <w:pStyle w:val="TOC2"/>
            <w:tabs>
              <w:tab w:val="right" w:leader="dot" w:pos="9026"/>
            </w:tabs>
            <w:rPr>
              <w:ins w:id="393" w:author="像个男人一样" w:date="2018-03-22T12:32:00Z"/>
              <w:del w:id="394" w:author="jie sun" w:date="2018-04-11T17:13:00Z"/>
              <w:noProof/>
            </w:rPr>
          </w:pPr>
          <w:ins w:id="395" w:author="像个男人一样" w:date="2018-03-22T12:32:00Z">
            <w:del w:id="396" w:author="jie sun" w:date="2018-04-11T17:13:00Z">
              <w:r w:rsidDel="00046079">
                <w:rPr>
                  <w:noProof/>
                </w:rPr>
                <w:delText>2.3 Key algorithms of recording steps</w:delText>
              </w:r>
              <w:r w:rsidDel="00046079">
                <w:rPr>
                  <w:noProof/>
                </w:rPr>
                <w:tab/>
                <w:delText>17</w:delText>
              </w:r>
            </w:del>
          </w:ins>
        </w:p>
        <w:p w:rsidR="0087014B" w:rsidDel="00046079" w:rsidRDefault="00D5184D">
          <w:pPr>
            <w:pStyle w:val="TOC3"/>
            <w:tabs>
              <w:tab w:val="right" w:leader="dot" w:pos="9026"/>
            </w:tabs>
            <w:rPr>
              <w:ins w:id="397" w:author="像个男人一样" w:date="2018-03-22T12:32:00Z"/>
              <w:del w:id="398" w:author="jie sun" w:date="2018-04-11T17:13:00Z"/>
              <w:noProof/>
            </w:rPr>
          </w:pPr>
          <w:ins w:id="399" w:author="像个男人一样" w:date="2018-03-22T12:32:00Z">
            <w:del w:id="400" w:author="jie sun" w:date="2018-04-11T17:13:00Z">
              <w:r w:rsidDel="00046079">
                <w:rPr>
                  <w:noProof/>
                  <w:lang w:val="en-US"/>
                </w:rPr>
                <w:delText xml:space="preserve">2.3.1 </w:delText>
              </w:r>
              <w:r w:rsidDel="00046079">
                <w:rPr>
                  <w:rFonts w:hint="eastAsia"/>
                  <w:noProof/>
                  <w:lang w:val="en-US"/>
                </w:rPr>
                <w:delText>Peak Detection Algorithm</w:delText>
              </w:r>
              <w:r w:rsidDel="00046079">
                <w:rPr>
                  <w:noProof/>
                </w:rPr>
                <w:tab/>
                <w:delText>17</w:delText>
              </w:r>
            </w:del>
          </w:ins>
        </w:p>
        <w:p w:rsidR="0087014B" w:rsidDel="00046079" w:rsidRDefault="00D5184D">
          <w:pPr>
            <w:pStyle w:val="TOC3"/>
            <w:tabs>
              <w:tab w:val="right" w:leader="dot" w:pos="9026"/>
            </w:tabs>
            <w:rPr>
              <w:ins w:id="401" w:author="像个男人一样" w:date="2018-03-22T12:32:00Z"/>
              <w:del w:id="402" w:author="jie sun" w:date="2018-04-11T17:13:00Z"/>
              <w:noProof/>
            </w:rPr>
          </w:pPr>
          <w:ins w:id="403" w:author="像个男人一样" w:date="2018-03-22T12:32:00Z">
            <w:del w:id="404" w:author="jie sun" w:date="2018-04-11T17:13:00Z">
              <w:r w:rsidDel="00046079">
                <w:rPr>
                  <w:noProof/>
                  <w:lang w:val="en-US"/>
                </w:rPr>
                <w:delText xml:space="preserve">2.3.2 </w:delText>
              </w:r>
              <w:r w:rsidDel="00046079">
                <w:rPr>
                  <w:rFonts w:hint="eastAsia"/>
                  <w:noProof/>
                  <w:lang w:val="en-US"/>
                </w:rPr>
                <w:delText>Transform Domain Algorithm</w:delText>
              </w:r>
              <w:r w:rsidDel="00046079">
                <w:rPr>
                  <w:noProof/>
                </w:rPr>
                <w:tab/>
                <w:delText>17</w:delText>
              </w:r>
            </w:del>
          </w:ins>
        </w:p>
        <w:p w:rsidR="0087014B" w:rsidDel="00046079" w:rsidRDefault="00D5184D">
          <w:pPr>
            <w:pStyle w:val="TOC3"/>
            <w:tabs>
              <w:tab w:val="right" w:leader="dot" w:pos="9026"/>
            </w:tabs>
            <w:rPr>
              <w:ins w:id="405" w:author="像个男人一样" w:date="2018-03-22T12:32:00Z"/>
              <w:del w:id="406" w:author="jie sun" w:date="2018-04-11T17:13:00Z"/>
              <w:noProof/>
            </w:rPr>
          </w:pPr>
          <w:ins w:id="407" w:author="像个男人一样" w:date="2018-03-22T12:32:00Z">
            <w:del w:id="408" w:author="jie sun" w:date="2018-04-11T17:13:00Z">
              <w:r w:rsidDel="00046079">
                <w:rPr>
                  <w:noProof/>
                  <w:lang w:val="en-US"/>
                </w:rPr>
                <w:delText xml:space="preserve">2.3.3 Threshold </w:delText>
              </w:r>
              <w:r w:rsidDel="00046079">
                <w:rPr>
                  <w:rFonts w:hint="eastAsia"/>
                  <w:noProof/>
                  <w:lang w:val="en-US"/>
                </w:rPr>
                <w:delText>Filtering Algorithm</w:delText>
              </w:r>
              <w:r w:rsidDel="00046079">
                <w:rPr>
                  <w:noProof/>
                </w:rPr>
                <w:tab/>
                <w:delText>18</w:delText>
              </w:r>
            </w:del>
          </w:ins>
        </w:p>
        <w:p w:rsidR="0087014B" w:rsidDel="00046079" w:rsidRDefault="00D5184D">
          <w:pPr>
            <w:pStyle w:val="TOC3"/>
            <w:tabs>
              <w:tab w:val="right" w:leader="dot" w:pos="9026"/>
            </w:tabs>
            <w:rPr>
              <w:ins w:id="409" w:author="像个男人一样" w:date="2018-03-22T12:32:00Z"/>
              <w:del w:id="410" w:author="jie sun" w:date="2018-04-11T17:13:00Z"/>
              <w:noProof/>
            </w:rPr>
          </w:pPr>
          <w:ins w:id="411" w:author="像个男人一样" w:date="2018-03-22T12:32:00Z">
            <w:del w:id="412" w:author="jie sun" w:date="2018-04-11T17:13:00Z">
              <w:r w:rsidDel="00046079">
                <w:rPr>
                  <w:noProof/>
                  <w:lang w:val="en-US"/>
                </w:rPr>
                <w:delText xml:space="preserve">2.3.4 </w:delText>
              </w:r>
              <w:r w:rsidDel="00046079">
                <w:rPr>
                  <w:rFonts w:hint="eastAsia"/>
                  <w:noProof/>
                  <w:lang w:val="en-US"/>
                </w:rPr>
                <w:delText>Pattern Recognition Algorithm</w:delText>
              </w:r>
              <w:r w:rsidDel="00046079">
                <w:rPr>
                  <w:noProof/>
                </w:rPr>
                <w:tab/>
                <w:delText>19</w:delText>
              </w:r>
            </w:del>
          </w:ins>
        </w:p>
        <w:p w:rsidR="0087014B" w:rsidDel="00046079" w:rsidRDefault="00D5184D">
          <w:pPr>
            <w:pStyle w:val="TOC2"/>
            <w:tabs>
              <w:tab w:val="right" w:leader="dot" w:pos="9026"/>
            </w:tabs>
            <w:rPr>
              <w:ins w:id="413" w:author="像个男人一样" w:date="2018-03-22T12:32:00Z"/>
              <w:del w:id="414" w:author="jie sun" w:date="2018-04-11T17:13:00Z"/>
              <w:noProof/>
            </w:rPr>
          </w:pPr>
          <w:ins w:id="415" w:author="像个男人一样" w:date="2018-03-22T12:32:00Z">
            <w:del w:id="416" w:author="jie sun" w:date="2018-04-11T17:13:00Z">
              <w:r w:rsidDel="00046079">
                <w:rPr>
                  <w:noProof/>
                  <w:lang w:val="en-US"/>
                </w:rPr>
                <w:delText>2.4 My pedometer program</w:delText>
              </w:r>
              <w:r w:rsidDel="00046079">
                <w:rPr>
                  <w:noProof/>
                </w:rPr>
                <w:tab/>
                <w:delText>20</w:delText>
              </w:r>
            </w:del>
          </w:ins>
        </w:p>
        <w:p w:rsidR="0087014B" w:rsidDel="00046079" w:rsidRDefault="00D5184D">
          <w:pPr>
            <w:pStyle w:val="TOC3"/>
            <w:tabs>
              <w:tab w:val="right" w:leader="dot" w:pos="9026"/>
            </w:tabs>
            <w:rPr>
              <w:ins w:id="417" w:author="像个男人一样" w:date="2018-03-22T12:32:00Z"/>
              <w:del w:id="418" w:author="jie sun" w:date="2018-04-11T17:13:00Z"/>
              <w:noProof/>
            </w:rPr>
          </w:pPr>
          <w:ins w:id="419" w:author="像个男人一样" w:date="2018-03-22T12:32:00Z">
            <w:del w:id="420" w:author="jie sun" w:date="2018-04-11T17:13:00Z">
              <w:r w:rsidDel="00046079">
                <w:rPr>
                  <w:noProof/>
                  <w:lang w:val="en-US"/>
                </w:rPr>
                <w:delText>2.4.1 The program operation</w:delText>
              </w:r>
              <w:r w:rsidDel="00046079">
                <w:rPr>
                  <w:noProof/>
                </w:rPr>
                <w:tab/>
                <w:delText>20</w:delText>
              </w:r>
            </w:del>
          </w:ins>
        </w:p>
        <w:p w:rsidR="0087014B" w:rsidDel="00046079" w:rsidRDefault="00D5184D">
          <w:pPr>
            <w:pStyle w:val="TOC3"/>
            <w:tabs>
              <w:tab w:val="right" w:leader="dot" w:pos="9026"/>
            </w:tabs>
            <w:rPr>
              <w:ins w:id="421" w:author="像个男人一样" w:date="2018-03-22T12:32:00Z"/>
              <w:del w:id="422" w:author="jie sun" w:date="2018-04-11T17:13:00Z"/>
              <w:noProof/>
            </w:rPr>
          </w:pPr>
          <w:ins w:id="423" w:author="像个男人一样" w:date="2018-03-22T12:32:00Z">
            <w:del w:id="424" w:author="jie sun" w:date="2018-04-11T17:13:00Z">
              <w:r w:rsidDel="00046079">
                <w:rPr>
                  <w:rFonts w:hint="eastAsia"/>
                  <w:noProof/>
                </w:rPr>
                <w:delText xml:space="preserve">2.4.2 </w:delText>
              </w:r>
              <w:r w:rsidDel="00046079">
                <w:rPr>
                  <w:noProof/>
                </w:rPr>
                <w:delText>The a</w:delText>
              </w:r>
              <w:r w:rsidDel="00046079">
                <w:rPr>
                  <w:rFonts w:hint="eastAsia"/>
                  <w:noProof/>
                </w:rPr>
                <w:delText xml:space="preserve">ccuracy </w:delText>
              </w:r>
              <w:r w:rsidDel="00046079">
                <w:rPr>
                  <w:noProof/>
                </w:rPr>
                <w:delText>of r</w:delText>
              </w:r>
              <w:r w:rsidDel="00046079">
                <w:rPr>
                  <w:rFonts w:hint="eastAsia"/>
                  <w:noProof/>
                </w:rPr>
                <w:delText>esults</w:delText>
              </w:r>
              <w:r w:rsidDel="00046079">
                <w:rPr>
                  <w:noProof/>
                </w:rPr>
                <w:tab/>
                <w:delText>21</w:delText>
              </w:r>
            </w:del>
          </w:ins>
        </w:p>
        <w:p w:rsidR="0087014B" w:rsidDel="00046079" w:rsidRDefault="00D5184D">
          <w:pPr>
            <w:pStyle w:val="TOC1"/>
            <w:tabs>
              <w:tab w:val="right" w:leader="dot" w:pos="9026"/>
            </w:tabs>
            <w:rPr>
              <w:ins w:id="425" w:author="像个男人一样" w:date="2018-03-22T12:32:00Z"/>
              <w:del w:id="426" w:author="jie sun" w:date="2018-04-11T17:13:00Z"/>
              <w:noProof/>
            </w:rPr>
          </w:pPr>
          <w:ins w:id="427" w:author="像个男人一样" w:date="2018-03-22T12:32:00Z">
            <w:del w:id="428" w:author="jie sun" w:date="2018-04-11T17:13:00Z">
              <w:r w:rsidDel="00046079">
                <w:rPr>
                  <w:noProof/>
                </w:rPr>
                <w:delText>3 Gyroscope with balance racing game</w:delText>
              </w:r>
              <w:r w:rsidDel="00046079">
                <w:rPr>
                  <w:noProof/>
                </w:rPr>
                <w:tab/>
                <w:delText>22</w:delText>
              </w:r>
            </w:del>
          </w:ins>
        </w:p>
        <w:p w:rsidR="0087014B" w:rsidDel="00046079" w:rsidRDefault="00D5184D">
          <w:pPr>
            <w:pStyle w:val="TOC2"/>
            <w:tabs>
              <w:tab w:val="right" w:leader="dot" w:pos="9026"/>
            </w:tabs>
            <w:rPr>
              <w:ins w:id="429" w:author="像个男人一样" w:date="2018-03-22T12:32:00Z"/>
              <w:del w:id="430" w:author="jie sun" w:date="2018-04-11T17:13:00Z"/>
              <w:noProof/>
            </w:rPr>
          </w:pPr>
          <w:ins w:id="431" w:author="像个男人一样" w:date="2018-03-22T12:32:00Z">
            <w:del w:id="432" w:author="jie sun" w:date="2018-04-11T17:13:00Z">
              <w:r w:rsidDel="00046079">
                <w:rPr>
                  <w:noProof/>
                </w:rPr>
                <w:delText>3.1 The introduction of Gyroscope</w:delText>
              </w:r>
              <w:r w:rsidDel="00046079">
                <w:rPr>
                  <w:noProof/>
                </w:rPr>
                <w:tab/>
                <w:delText>22</w:delText>
              </w:r>
            </w:del>
          </w:ins>
        </w:p>
        <w:p w:rsidR="0087014B" w:rsidDel="00046079" w:rsidRDefault="00D5184D">
          <w:pPr>
            <w:pStyle w:val="TOC3"/>
            <w:tabs>
              <w:tab w:val="right" w:leader="dot" w:pos="9026"/>
            </w:tabs>
            <w:rPr>
              <w:ins w:id="433" w:author="像个男人一样" w:date="2018-03-22T12:32:00Z"/>
              <w:del w:id="434" w:author="jie sun" w:date="2018-04-11T17:13:00Z"/>
              <w:noProof/>
            </w:rPr>
          </w:pPr>
          <w:ins w:id="435" w:author="像个男人一样" w:date="2018-03-22T12:32:00Z">
            <w:del w:id="436" w:author="jie sun" w:date="2018-04-11T17:13:00Z">
              <w:r w:rsidDel="00046079">
                <w:rPr>
                  <w:noProof/>
                </w:rPr>
                <w:delText>3.1.1 What is a gyroscope</w:delText>
              </w:r>
              <w:r w:rsidDel="00046079">
                <w:rPr>
                  <w:noProof/>
                </w:rPr>
                <w:tab/>
                <w:delText>22</w:delText>
              </w:r>
            </w:del>
          </w:ins>
        </w:p>
        <w:p w:rsidR="0087014B" w:rsidDel="00046079" w:rsidRDefault="00D5184D">
          <w:pPr>
            <w:pStyle w:val="TOC3"/>
            <w:tabs>
              <w:tab w:val="right" w:leader="dot" w:pos="9026"/>
            </w:tabs>
            <w:rPr>
              <w:ins w:id="437" w:author="像个男人一样" w:date="2018-03-22T12:32:00Z"/>
              <w:del w:id="438" w:author="jie sun" w:date="2018-04-11T17:13:00Z"/>
              <w:noProof/>
            </w:rPr>
          </w:pPr>
          <w:ins w:id="439" w:author="像个男人一样" w:date="2018-03-22T12:32:00Z">
            <w:del w:id="440" w:author="jie sun" w:date="2018-04-11T17:13:00Z">
              <w:r w:rsidDel="00046079">
                <w:rPr>
                  <w:noProof/>
                </w:rPr>
                <w:delText>3.1.2 Working principle of a gyroscope</w:delText>
              </w:r>
              <w:r w:rsidDel="00046079">
                <w:rPr>
                  <w:noProof/>
                </w:rPr>
                <w:tab/>
                <w:delText>22</w:delText>
              </w:r>
            </w:del>
          </w:ins>
        </w:p>
        <w:p w:rsidR="0087014B" w:rsidDel="00046079" w:rsidRDefault="00D5184D">
          <w:pPr>
            <w:pStyle w:val="TOC3"/>
            <w:tabs>
              <w:tab w:val="right" w:leader="dot" w:pos="9026"/>
            </w:tabs>
            <w:rPr>
              <w:ins w:id="441" w:author="像个男人一样" w:date="2018-03-22T12:32:00Z"/>
              <w:del w:id="442" w:author="jie sun" w:date="2018-04-11T17:13:00Z"/>
              <w:noProof/>
            </w:rPr>
          </w:pPr>
          <w:ins w:id="443" w:author="像个男人一样" w:date="2018-03-22T12:32:00Z">
            <w:del w:id="444" w:author="jie sun" w:date="2018-04-11T17:13:00Z">
              <w:r w:rsidDel="00046079">
                <w:rPr>
                  <w:noProof/>
                </w:rPr>
                <w:delText xml:space="preserve">3.1.3 The relationship between </w:delText>
              </w:r>
              <w:r w:rsidDel="00046079">
                <w:rPr>
                  <w:rFonts w:hint="eastAsia"/>
                  <w:noProof/>
                </w:rPr>
                <w:delText>G</w:delText>
              </w:r>
              <w:r w:rsidDel="00046079">
                <w:rPr>
                  <w:noProof/>
                </w:rPr>
                <w:delText>yroscope and Accelerometer</w:delText>
              </w:r>
              <w:r w:rsidDel="00046079">
                <w:rPr>
                  <w:noProof/>
                </w:rPr>
                <w:tab/>
                <w:delText>23</w:delText>
              </w:r>
            </w:del>
          </w:ins>
        </w:p>
        <w:p w:rsidR="0087014B" w:rsidDel="00046079" w:rsidRDefault="00D5184D">
          <w:pPr>
            <w:pStyle w:val="TOC2"/>
            <w:tabs>
              <w:tab w:val="right" w:leader="dot" w:pos="9026"/>
            </w:tabs>
            <w:rPr>
              <w:ins w:id="445" w:author="像个男人一样" w:date="2018-03-22T12:32:00Z"/>
              <w:del w:id="446" w:author="jie sun" w:date="2018-04-11T17:13:00Z"/>
              <w:noProof/>
            </w:rPr>
          </w:pPr>
          <w:ins w:id="447" w:author="像个男人一样" w:date="2018-03-22T12:32:00Z">
            <w:del w:id="448" w:author="jie sun" w:date="2018-04-11T17:13:00Z">
              <w:r w:rsidDel="00046079">
                <w:rPr>
                  <w:noProof/>
                </w:rPr>
                <w:delText>3.2 The racing game with Gyroscope</w:delText>
              </w:r>
              <w:r w:rsidDel="00046079">
                <w:rPr>
                  <w:noProof/>
                </w:rPr>
                <w:tab/>
                <w:delText>24</w:delText>
              </w:r>
            </w:del>
          </w:ins>
        </w:p>
        <w:p w:rsidR="0087014B" w:rsidDel="00046079" w:rsidRDefault="00D5184D">
          <w:pPr>
            <w:pStyle w:val="TOC3"/>
            <w:tabs>
              <w:tab w:val="right" w:leader="dot" w:pos="9026"/>
            </w:tabs>
            <w:rPr>
              <w:ins w:id="449" w:author="像个男人一样" w:date="2018-03-22T12:32:00Z"/>
              <w:del w:id="450" w:author="jie sun" w:date="2018-04-11T17:13:00Z"/>
              <w:noProof/>
            </w:rPr>
          </w:pPr>
          <w:ins w:id="451" w:author="像个男人一样" w:date="2018-03-22T12:32:00Z">
            <w:del w:id="452" w:author="jie sun" w:date="2018-04-11T17:13:00Z">
              <w:r w:rsidDel="00046079">
                <w:rPr>
                  <w:noProof/>
                </w:rPr>
                <w:delText>3.2.1 How a gyroscope works in iPhone</w:delText>
              </w:r>
              <w:r w:rsidDel="00046079">
                <w:rPr>
                  <w:noProof/>
                </w:rPr>
                <w:tab/>
                <w:delText>24</w:delText>
              </w:r>
            </w:del>
          </w:ins>
        </w:p>
        <w:p w:rsidR="0087014B" w:rsidDel="00046079" w:rsidRDefault="00D5184D">
          <w:pPr>
            <w:pStyle w:val="TOC3"/>
            <w:tabs>
              <w:tab w:val="right" w:leader="dot" w:pos="9026"/>
            </w:tabs>
            <w:rPr>
              <w:ins w:id="453" w:author="像个男人一样" w:date="2018-03-22T12:32:00Z"/>
              <w:del w:id="454" w:author="jie sun" w:date="2018-04-11T17:13:00Z"/>
              <w:noProof/>
            </w:rPr>
          </w:pPr>
          <w:ins w:id="455" w:author="像个男人一样" w:date="2018-03-22T12:32:00Z">
            <w:del w:id="456" w:author="jie sun" w:date="2018-04-11T17:13:00Z">
              <w:r w:rsidDel="00046079">
                <w:rPr>
                  <w:noProof/>
                </w:rPr>
                <w:delText>3.2.2 Get the current orientation of movement of the phone.</w:delText>
              </w:r>
              <w:r w:rsidDel="00046079">
                <w:rPr>
                  <w:noProof/>
                </w:rPr>
                <w:tab/>
                <w:delText>25</w:delText>
              </w:r>
            </w:del>
          </w:ins>
        </w:p>
        <w:p w:rsidR="0087014B" w:rsidDel="00046079" w:rsidRDefault="00D5184D">
          <w:pPr>
            <w:pStyle w:val="TOC3"/>
            <w:tabs>
              <w:tab w:val="right" w:leader="dot" w:pos="9026"/>
            </w:tabs>
            <w:rPr>
              <w:ins w:id="457" w:author="像个男人一样" w:date="2018-03-22T12:32:00Z"/>
              <w:del w:id="458" w:author="jie sun" w:date="2018-04-11T17:13:00Z"/>
              <w:noProof/>
            </w:rPr>
          </w:pPr>
          <w:ins w:id="459" w:author="像个男人一样" w:date="2018-03-22T12:32:00Z">
            <w:del w:id="460" w:author="jie sun" w:date="2018-04-11T17:13:00Z">
              <w:r w:rsidDel="00046079">
                <w:rPr>
                  <w:noProof/>
                </w:rPr>
                <w:delText xml:space="preserve">3.2.3 Calculating the current angle in </w:delText>
              </w:r>
              <w:r w:rsidDel="00046079">
                <w:rPr>
                  <w:noProof/>
                  <w:lang w:val="en-GB"/>
                </w:rPr>
                <w:delText xml:space="preserve">Pitch </w:delText>
              </w:r>
              <w:r w:rsidDel="00046079">
                <w:rPr>
                  <w:noProof/>
                </w:rPr>
                <w:delText>axis</w:delText>
              </w:r>
              <w:r w:rsidDel="00046079">
                <w:rPr>
                  <w:noProof/>
                </w:rPr>
                <w:tab/>
                <w:delText>26</w:delText>
              </w:r>
            </w:del>
          </w:ins>
        </w:p>
        <w:p w:rsidR="0087014B" w:rsidDel="00046079" w:rsidRDefault="00D5184D">
          <w:pPr>
            <w:pStyle w:val="TOC3"/>
            <w:tabs>
              <w:tab w:val="right" w:leader="dot" w:pos="9026"/>
            </w:tabs>
            <w:rPr>
              <w:ins w:id="461" w:author="像个男人一样" w:date="2018-03-22T12:32:00Z"/>
              <w:del w:id="462" w:author="jie sun" w:date="2018-04-11T17:13:00Z"/>
              <w:noProof/>
            </w:rPr>
          </w:pPr>
          <w:ins w:id="463" w:author="像个男人一样" w:date="2018-03-22T12:32:00Z">
            <w:del w:id="464" w:author="jie sun" w:date="2018-04-11T17:13:00Z">
              <w:r w:rsidDel="00046079">
                <w:rPr>
                  <w:noProof/>
                </w:rPr>
                <w:delText>3.2.4 How a gyroscope works for the racing game</w:delText>
              </w:r>
              <w:r w:rsidDel="00046079">
                <w:rPr>
                  <w:noProof/>
                </w:rPr>
                <w:tab/>
                <w:delText>27</w:delText>
              </w:r>
            </w:del>
          </w:ins>
        </w:p>
        <w:p w:rsidR="0087014B" w:rsidDel="00046079" w:rsidRDefault="00D5184D">
          <w:pPr>
            <w:pStyle w:val="TOC1"/>
            <w:tabs>
              <w:tab w:val="right" w:leader="dot" w:pos="9026"/>
            </w:tabs>
            <w:rPr>
              <w:ins w:id="465" w:author="像个男人一样" w:date="2018-03-22T12:32:00Z"/>
              <w:del w:id="466" w:author="jie sun" w:date="2018-04-11T17:13:00Z"/>
              <w:noProof/>
            </w:rPr>
          </w:pPr>
          <w:ins w:id="467" w:author="像个男人一样" w:date="2018-03-22T12:32:00Z">
            <w:del w:id="468" w:author="jie sun" w:date="2018-04-11T17:13:00Z">
              <w:r w:rsidDel="00046079">
                <w:rPr>
                  <w:noProof/>
                </w:rPr>
                <w:delText>4 A Glow Stick with Accelerometer and Gyroscope</w:delText>
              </w:r>
              <w:r w:rsidDel="00046079">
                <w:rPr>
                  <w:noProof/>
                </w:rPr>
                <w:tab/>
                <w:delText>30</w:delText>
              </w:r>
            </w:del>
          </w:ins>
        </w:p>
        <w:p w:rsidR="0087014B" w:rsidDel="00046079" w:rsidRDefault="00D5184D">
          <w:pPr>
            <w:pStyle w:val="TOC2"/>
            <w:tabs>
              <w:tab w:val="right" w:leader="dot" w:pos="9026"/>
            </w:tabs>
            <w:rPr>
              <w:ins w:id="469" w:author="像个男人一样" w:date="2018-03-22T12:32:00Z"/>
              <w:del w:id="470" w:author="jie sun" w:date="2018-04-11T17:13:00Z"/>
              <w:noProof/>
            </w:rPr>
          </w:pPr>
          <w:ins w:id="471" w:author="像个男人一样" w:date="2018-03-22T12:32:00Z">
            <w:del w:id="472" w:author="jie sun" w:date="2018-04-11T17:13:00Z">
              <w:r w:rsidDel="00046079">
                <w:rPr>
                  <w:noProof/>
                </w:rPr>
                <w:delText>4.1 Appearance and function description</w:delText>
              </w:r>
              <w:r w:rsidDel="00046079">
                <w:rPr>
                  <w:noProof/>
                </w:rPr>
                <w:tab/>
                <w:delText>30</w:delText>
              </w:r>
            </w:del>
          </w:ins>
        </w:p>
        <w:p w:rsidR="0087014B" w:rsidDel="00046079" w:rsidRDefault="00D5184D">
          <w:pPr>
            <w:pStyle w:val="TOC3"/>
            <w:tabs>
              <w:tab w:val="right" w:leader="dot" w:pos="9026"/>
            </w:tabs>
            <w:rPr>
              <w:ins w:id="473" w:author="像个男人一样" w:date="2018-03-22T12:32:00Z"/>
              <w:del w:id="474" w:author="jie sun" w:date="2018-04-11T17:13:00Z"/>
              <w:noProof/>
            </w:rPr>
          </w:pPr>
          <w:ins w:id="475" w:author="像个男人一样" w:date="2018-03-22T12:32:00Z">
            <w:del w:id="476" w:author="jie sun" w:date="2018-04-11T17:13:00Z">
              <w:r w:rsidDel="00046079">
                <w:rPr>
                  <w:noProof/>
                </w:rPr>
                <w:delText>4.1.1 A normal glow stick</w:delText>
              </w:r>
              <w:r w:rsidDel="00046079">
                <w:rPr>
                  <w:noProof/>
                </w:rPr>
                <w:tab/>
                <w:delText>30</w:delText>
              </w:r>
            </w:del>
          </w:ins>
        </w:p>
        <w:p w:rsidR="0087014B" w:rsidDel="00046079" w:rsidRDefault="00D5184D">
          <w:pPr>
            <w:pStyle w:val="TOC3"/>
            <w:tabs>
              <w:tab w:val="right" w:leader="dot" w:pos="9026"/>
            </w:tabs>
            <w:rPr>
              <w:ins w:id="477" w:author="像个男人一样" w:date="2018-03-22T12:32:00Z"/>
              <w:del w:id="478" w:author="jie sun" w:date="2018-04-11T17:13:00Z"/>
              <w:noProof/>
            </w:rPr>
          </w:pPr>
          <w:ins w:id="479" w:author="像个男人一样" w:date="2018-03-22T12:32:00Z">
            <w:del w:id="480" w:author="jie sun" w:date="2018-04-11T17:13:00Z">
              <w:r w:rsidDel="00046079">
                <w:rPr>
                  <w:noProof/>
                </w:rPr>
                <w:delText xml:space="preserve">4.1.2 A </w:delText>
              </w:r>
              <w:r w:rsidDel="00046079">
                <w:rPr>
                  <w:rFonts w:hint="eastAsia"/>
                  <w:noProof/>
                  <w:lang w:val="en-US"/>
                </w:rPr>
                <w:delText xml:space="preserve">multifunctional </w:delText>
              </w:r>
              <w:r w:rsidDel="00046079">
                <w:rPr>
                  <w:noProof/>
                </w:rPr>
                <w:delText>glow stick</w:delText>
              </w:r>
              <w:r w:rsidDel="00046079">
                <w:rPr>
                  <w:noProof/>
                </w:rPr>
                <w:tab/>
                <w:delText>31</w:delText>
              </w:r>
            </w:del>
          </w:ins>
        </w:p>
        <w:p w:rsidR="0087014B" w:rsidDel="00046079" w:rsidRDefault="00D5184D">
          <w:pPr>
            <w:pStyle w:val="TOC2"/>
            <w:tabs>
              <w:tab w:val="right" w:leader="dot" w:pos="9026"/>
            </w:tabs>
            <w:rPr>
              <w:ins w:id="481" w:author="像个男人一样" w:date="2018-03-22T12:32:00Z"/>
              <w:del w:id="482" w:author="jie sun" w:date="2018-04-11T17:13:00Z"/>
              <w:noProof/>
            </w:rPr>
          </w:pPr>
          <w:ins w:id="483" w:author="像个男人一样" w:date="2018-03-22T12:32:00Z">
            <w:del w:id="484" w:author="jie sun" w:date="2018-04-11T17:13:00Z">
              <w:r w:rsidDel="00046079">
                <w:rPr>
                  <w:noProof/>
                </w:rPr>
                <w:delText>4.2 How and why need Accelerometer and gyroscope</w:delText>
              </w:r>
              <w:r w:rsidDel="00046079">
                <w:rPr>
                  <w:noProof/>
                </w:rPr>
                <w:tab/>
                <w:delText>32</w:delText>
              </w:r>
            </w:del>
          </w:ins>
        </w:p>
        <w:p w:rsidR="0087014B" w:rsidDel="00046079" w:rsidRDefault="00D5184D">
          <w:pPr>
            <w:pStyle w:val="TOC3"/>
            <w:tabs>
              <w:tab w:val="right" w:leader="dot" w:pos="9026"/>
            </w:tabs>
            <w:rPr>
              <w:ins w:id="485" w:author="像个男人一样" w:date="2018-03-22T12:32:00Z"/>
              <w:del w:id="486" w:author="jie sun" w:date="2018-04-11T17:13:00Z"/>
              <w:noProof/>
            </w:rPr>
          </w:pPr>
          <w:ins w:id="487" w:author="像个男人一样" w:date="2018-03-22T12:32:00Z">
            <w:del w:id="488" w:author="jie sun" w:date="2018-04-11T17:13:00Z">
              <w:r w:rsidDel="00046079">
                <w:rPr>
                  <w:rFonts w:hint="eastAsia"/>
                  <w:noProof/>
                  <w:lang w:val="en-US"/>
                </w:rPr>
                <w:delText>4.2.1 The new action recognition</w:delText>
              </w:r>
              <w:r w:rsidDel="00046079">
                <w:rPr>
                  <w:noProof/>
                </w:rPr>
                <w:tab/>
                <w:delText>32</w:delText>
              </w:r>
            </w:del>
          </w:ins>
        </w:p>
        <w:p w:rsidR="0087014B" w:rsidDel="00046079" w:rsidRDefault="00D5184D">
          <w:pPr>
            <w:pStyle w:val="TOC2"/>
            <w:tabs>
              <w:tab w:val="right" w:leader="dot" w:pos="9026"/>
            </w:tabs>
            <w:rPr>
              <w:ins w:id="489" w:author="像个男人一样" w:date="2018-03-22T12:32:00Z"/>
              <w:del w:id="490" w:author="jie sun" w:date="2018-04-11T17:13:00Z"/>
              <w:noProof/>
            </w:rPr>
          </w:pPr>
          <w:ins w:id="491" w:author="像个男人一样" w:date="2018-03-22T12:32:00Z">
            <w:del w:id="492" w:author="jie sun" w:date="2018-04-11T17:13:00Z">
              <w:r w:rsidDel="00046079">
                <w:rPr>
                  <w:noProof/>
                </w:rPr>
                <w:delText xml:space="preserve">4.3 </w:delText>
              </w:r>
              <w:r w:rsidDel="00046079">
                <w:rPr>
                  <w:rFonts w:hint="eastAsia"/>
                  <w:noProof/>
                  <w:lang w:val="en-US"/>
                </w:rPr>
                <w:delText>Using those two kinds of angle restriction together to control or identify those three actions</w:delText>
              </w:r>
              <w:r w:rsidDel="00046079">
                <w:rPr>
                  <w:noProof/>
                </w:rPr>
                <w:tab/>
                <w:delText>39</w:delText>
              </w:r>
            </w:del>
          </w:ins>
        </w:p>
        <w:p w:rsidR="0087014B" w:rsidDel="00046079" w:rsidRDefault="0087014B">
          <w:pPr>
            <w:pStyle w:val="TOC1"/>
            <w:tabs>
              <w:tab w:val="right" w:leader="dot" w:pos="9026"/>
            </w:tabs>
            <w:rPr>
              <w:ins w:id="493" w:author="像个男人一样" w:date="2018-03-22T12:32:00Z"/>
              <w:del w:id="494" w:author="jie sun" w:date="2018-04-11T17:13:00Z"/>
              <w:noProof/>
            </w:rPr>
          </w:pPr>
        </w:p>
        <w:p w:rsidR="0087014B" w:rsidRDefault="00D5184D">
          <w:r>
            <w:rPr>
              <w:bCs/>
            </w:rPr>
            <w:fldChar w:fldCharType="end"/>
          </w:r>
        </w:p>
      </w:sdtContent>
    </w:sdt>
    <w:p w:rsidR="0087014B" w:rsidRDefault="0087014B">
      <w:pPr>
        <w:pageBreakBefore/>
      </w:pPr>
    </w:p>
    <w:p w:rsidR="0087014B" w:rsidRDefault="0087014B">
      <w:pPr>
        <w:pStyle w:val="Heading1"/>
        <w:numPr>
          <w:ilvl w:val="0"/>
          <w:numId w:val="0"/>
        </w:numPr>
        <w:rPr>
          <w:del w:id="495" w:author="像个男人一样" w:date="2018-03-23T10:43:00Z"/>
        </w:rPr>
      </w:pPr>
    </w:p>
    <w:p w:rsidR="0087014B" w:rsidRDefault="00D5184D">
      <w:pPr>
        <w:pStyle w:val="Heading1"/>
        <w:numPr>
          <w:ilvl w:val="0"/>
          <w:numId w:val="0"/>
        </w:numPr>
      </w:pPr>
      <w:bookmarkStart w:id="496" w:name="_Toc17588"/>
      <w:bookmarkStart w:id="497" w:name="_Toc21389"/>
      <w:bookmarkStart w:id="498" w:name="_Toc9463"/>
      <w:bookmarkStart w:id="499" w:name="_Toc5213"/>
      <w:bookmarkStart w:id="500" w:name="_Toc26415"/>
      <w:bookmarkStart w:id="501" w:name="_Toc29487"/>
      <w:bookmarkStart w:id="502" w:name="_Toc22749"/>
      <w:bookmarkStart w:id="503" w:name="_Toc29056"/>
      <w:bookmarkStart w:id="504" w:name="_Toc6499"/>
      <w:bookmarkStart w:id="505" w:name="_Toc511906199"/>
      <w:r>
        <w:t xml:space="preserve">Table </w:t>
      </w:r>
      <w:ins w:id="506" w:author="jie sun" w:date="2018-04-16T21:31:00Z">
        <w:r w:rsidR="009525CF">
          <w:t>O</w:t>
        </w:r>
      </w:ins>
      <w:del w:id="507" w:author="jie sun" w:date="2018-04-16T21:31:00Z">
        <w:r w:rsidDel="009525CF">
          <w:delText>o</w:delText>
        </w:r>
      </w:del>
      <w:r>
        <w:t xml:space="preserve">f </w:t>
      </w:r>
      <w:ins w:id="508" w:author="jie sun" w:date="2018-04-16T21:31:00Z">
        <w:r w:rsidR="009525CF">
          <w:t>C</w:t>
        </w:r>
      </w:ins>
      <w:del w:id="509" w:author="jie sun" w:date="2018-04-16T21:31:00Z">
        <w:r w:rsidDel="009525CF">
          <w:delText>c</w:delText>
        </w:r>
      </w:del>
      <w:r>
        <w:t>ontents</w:t>
      </w:r>
      <w:bookmarkEnd w:id="496"/>
      <w:bookmarkEnd w:id="497"/>
      <w:bookmarkEnd w:id="498"/>
      <w:bookmarkEnd w:id="499"/>
      <w:bookmarkEnd w:id="500"/>
      <w:bookmarkEnd w:id="501"/>
      <w:bookmarkEnd w:id="502"/>
      <w:bookmarkEnd w:id="503"/>
      <w:bookmarkEnd w:id="504"/>
      <w:bookmarkEnd w:id="505"/>
    </w:p>
    <w:p w:rsidR="0087014B" w:rsidRDefault="00D5184D">
      <w:pPr>
        <w:pStyle w:val="Heading2"/>
        <w:numPr>
          <w:ilvl w:val="0"/>
          <w:numId w:val="0"/>
        </w:numPr>
        <w:rPr>
          <w:ins w:id="510" w:author="像个男人一样" w:date="2018-03-21T00:58:00Z"/>
          <w:rFonts w:eastAsia="Microsoft JhengHei"/>
        </w:rPr>
        <w:pPrChange w:id="511" w:author="像个男人一样" w:date="2018-03-23T10:43:00Z">
          <w:pPr>
            <w:pStyle w:val="Heading2"/>
            <w:numPr>
              <w:ilvl w:val="0"/>
              <w:numId w:val="0"/>
            </w:numPr>
            <w:ind w:left="144" w:firstLine="0"/>
          </w:pPr>
        </w:pPrChange>
      </w:pPr>
      <w:bookmarkStart w:id="512" w:name="_Toc14549"/>
      <w:bookmarkStart w:id="513" w:name="_Toc28908"/>
      <w:bookmarkStart w:id="514" w:name="_Toc25498"/>
      <w:bookmarkStart w:id="515" w:name="_Toc29920"/>
      <w:bookmarkStart w:id="516" w:name="_Toc6509"/>
      <w:bookmarkStart w:id="517" w:name="_Toc32376"/>
      <w:bookmarkStart w:id="518" w:name="_Toc25951"/>
      <w:bookmarkStart w:id="519" w:name="_Toc31484"/>
      <w:bookmarkStart w:id="520" w:name="_Toc4534"/>
      <w:bookmarkStart w:id="521" w:name="_Toc511906200"/>
      <w:r>
        <w:rPr>
          <w:rFonts w:eastAsia="Microsoft JhengHei"/>
        </w:rPr>
        <w:t>Declaration</w:t>
      </w:r>
      <w:bookmarkEnd w:id="512"/>
      <w:bookmarkEnd w:id="513"/>
      <w:bookmarkEnd w:id="514"/>
      <w:bookmarkEnd w:id="515"/>
      <w:bookmarkEnd w:id="516"/>
      <w:bookmarkEnd w:id="517"/>
      <w:bookmarkEnd w:id="518"/>
      <w:bookmarkEnd w:id="519"/>
      <w:bookmarkEnd w:id="520"/>
      <w:bookmarkEnd w:id="521"/>
    </w:p>
    <w:p w:rsidR="0087014B" w:rsidRDefault="0087014B"/>
    <w:p w:rsidR="0087014B" w:rsidRDefault="00D5184D">
      <w:pPr>
        <w:pStyle w:val="Heading2"/>
        <w:numPr>
          <w:ilvl w:val="255"/>
          <w:numId w:val="0"/>
        </w:numPr>
        <w:ind w:left="-864" w:firstLine="720"/>
        <w:pPrChange w:id="522" w:author="像个男人一样" w:date="2018-03-23T10:43:00Z">
          <w:pPr/>
        </w:pPrChange>
      </w:pPr>
      <w:bookmarkStart w:id="523" w:name="_Toc19905"/>
      <w:bookmarkStart w:id="524" w:name="_Toc2942"/>
      <w:bookmarkStart w:id="525" w:name="_Toc29192"/>
      <w:bookmarkStart w:id="526" w:name="_Toc21195"/>
      <w:bookmarkStart w:id="527" w:name="_Toc23635"/>
      <w:bookmarkStart w:id="528" w:name="_Toc9571"/>
      <w:bookmarkStart w:id="529" w:name="_Toc18495"/>
      <w:bookmarkStart w:id="530" w:name="_Toc32718"/>
      <w:bookmarkStart w:id="531" w:name="_Toc29603"/>
      <w:del w:id="532" w:author="像个男人一样" w:date="2018-03-21T00:57:00Z">
        <w:r w:rsidRPr="00606542">
          <w:rPr>
            <w:rFonts w:eastAsia="Microsoft JhengHei"/>
            <w:lang w:val="en-US"/>
          </w:rPr>
          <w:delText>Table</w:delText>
        </w:r>
      </w:del>
      <w:bookmarkStart w:id="533" w:name="_Toc511906201"/>
      <w:ins w:id="534" w:author="像个男人一样" w:date="2018-03-21T00:57:00Z">
        <w:r>
          <w:rPr>
            <w:rFonts w:eastAsia="Microsoft JhengHei"/>
            <w:lang w:val="en-US"/>
            <w:rPrChange w:id="535" w:author="像个男人一样" w:date="2018-03-23T10:43:00Z">
              <w:rPr>
                <w:rFonts w:eastAsia="SimSun"/>
                <w:lang w:val="en-US"/>
              </w:rPr>
            </w:rPrChange>
          </w:rPr>
          <w:t>List</w:t>
        </w:r>
      </w:ins>
      <w:r>
        <w:rPr>
          <w:rFonts w:eastAsia="Microsoft JhengHei"/>
        </w:rPr>
        <w:t xml:space="preserve"> </w:t>
      </w:r>
      <w:ins w:id="536" w:author="jie sun" w:date="2018-04-16T21:31:00Z">
        <w:r w:rsidR="00FB4EB3">
          <w:rPr>
            <w:rFonts w:eastAsia="Microsoft JhengHei"/>
          </w:rPr>
          <w:t>O</w:t>
        </w:r>
      </w:ins>
      <w:del w:id="537" w:author="jie sun" w:date="2018-04-16T21:31:00Z">
        <w:r w:rsidDel="00FB4EB3">
          <w:rPr>
            <w:rFonts w:eastAsia="Microsoft JhengHei"/>
          </w:rPr>
          <w:delText>o</w:delText>
        </w:r>
      </w:del>
      <w:r>
        <w:rPr>
          <w:rFonts w:eastAsia="Microsoft JhengHei"/>
        </w:rPr>
        <w:t>f Figures</w:t>
      </w:r>
      <w:bookmarkEnd w:id="523"/>
      <w:bookmarkEnd w:id="524"/>
      <w:bookmarkEnd w:id="525"/>
      <w:bookmarkEnd w:id="526"/>
      <w:bookmarkEnd w:id="527"/>
      <w:bookmarkEnd w:id="528"/>
      <w:bookmarkEnd w:id="529"/>
      <w:bookmarkEnd w:id="530"/>
      <w:bookmarkEnd w:id="531"/>
      <w:bookmarkEnd w:id="533"/>
    </w:p>
    <w:p w:rsidR="0087014B" w:rsidDel="00046079" w:rsidRDefault="00D5184D">
      <w:pPr>
        <w:pStyle w:val="TableofFigures"/>
        <w:tabs>
          <w:tab w:val="right" w:leader="dot" w:pos="9026"/>
        </w:tabs>
        <w:rPr>
          <w:ins w:id="538" w:author="像个男人一样" w:date="2018-03-22T12:32:00Z"/>
          <w:del w:id="539" w:author="jie sun" w:date="2018-04-11T17:15:00Z"/>
        </w:rPr>
      </w:pPr>
      <w:ins w:id="540" w:author="像个男人一样" w:date="2018-03-22T12:27:00Z">
        <w:del w:id="541" w:author="jie sun" w:date="2018-04-11T17:15:00Z">
          <w:r w:rsidDel="00046079">
            <w:rPr>
              <w:bCs/>
              <w:sz w:val="21"/>
            </w:rPr>
            <w:fldChar w:fldCharType="begin"/>
          </w:r>
          <w:r w:rsidDel="00046079">
            <w:rPr>
              <w:bCs/>
              <w:sz w:val="21"/>
            </w:rPr>
            <w:delInstrText>TOC \h \c "Figure"</w:delInstrText>
          </w:r>
          <w:r w:rsidDel="00046079">
            <w:rPr>
              <w:bCs/>
              <w:sz w:val="21"/>
            </w:rPr>
            <w:fldChar w:fldCharType="separate"/>
          </w:r>
        </w:del>
      </w:ins>
      <w:ins w:id="542" w:author="像个男人一样" w:date="2018-03-22T12:32:00Z">
        <w:del w:id="543" w:author="jie sun" w:date="2018-04-11T17:15:00Z">
          <w:r w:rsidDel="00046079">
            <w:rPr>
              <w:bCs/>
            </w:rPr>
            <w:fldChar w:fldCharType="begin"/>
          </w:r>
          <w:r w:rsidDel="00046079">
            <w:rPr>
              <w:bCs/>
            </w:rPr>
            <w:delInstrText xml:space="preserve"> HYPERLINK \l _Toc12496 </w:delInstrText>
          </w:r>
          <w:r w:rsidDel="00046079">
            <w:rPr>
              <w:bCs/>
            </w:rPr>
            <w:fldChar w:fldCharType="separate"/>
          </w:r>
          <w:r w:rsidDel="00046079">
            <w:delText>Figure 2</w:delText>
          </w:r>
          <w:r w:rsidDel="00046079">
            <w:rPr>
              <w:rFonts w:hint="eastAsia"/>
            </w:rPr>
            <w:delText>.</w:delText>
          </w:r>
          <w:r w:rsidDel="00046079">
            <w:delText xml:space="preserve">1 </w:delText>
          </w:r>
          <w:r w:rsidDel="00046079">
            <w:rPr>
              <w:rFonts w:hint="eastAsia"/>
            </w:rPr>
            <w:delText>:Working principle of a</w:delText>
          </w:r>
          <w:r w:rsidDel="00046079">
            <w:rPr>
              <w:rFonts w:hint="eastAsia"/>
              <w:lang w:val="en-US"/>
            </w:rPr>
            <w:delText xml:space="preserve"> capacitive </w:delText>
          </w:r>
          <w:r w:rsidDel="00046079">
            <w:rPr>
              <w:rFonts w:hint="eastAsia"/>
            </w:rPr>
            <w:delText>accelerometer</w:delText>
          </w:r>
          <w:r w:rsidDel="00046079">
            <w:tab/>
          </w:r>
          <w:r w:rsidDel="00046079">
            <w:fldChar w:fldCharType="begin"/>
          </w:r>
          <w:r w:rsidDel="00046079">
            <w:delInstrText xml:space="preserve"> PAGEREF _Toc12496 </w:delInstrText>
          </w:r>
          <w:r w:rsidDel="00046079">
            <w:fldChar w:fldCharType="separate"/>
          </w:r>
          <w:r w:rsidDel="00046079">
            <w:delText>12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4" w:author="像个男人一样" w:date="2018-03-22T12:32:00Z"/>
          <w:del w:id="545" w:author="jie sun" w:date="2018-04-11T17:15:00Z"/>
        </w:rPr>
      </w:pPr>
      <w:ins w:id="546" w:author="像个男人一样" w:date="2018-03-22T12:32:00Z">
        <w:del w:id="547" w:author="jie sun" w:date="2018-04-11T17:15:00Z">
          <w:r w:rsidDel="00046079">
            <w:rPr>
              <w:bCs/>
            </w:rPr>
            <w:fldChar w:fldCharType="begin"/>
          </w:r>
          <w:r w:rsidDel="00046079">
            <w:rPr>
              <w:bCs/>
            </w:rPr>
            <w:delInstrText xml:space="preserve"> HYPERLINK \l _Toc29749 </w:delInstrText>
          </w:r>
          <w:r w:rsidDel="00046079">
            <w:rPr>
              <w:bCs/>
            </w:rPr>
            <w:fldChar w:fldCharType="separate"/>
          </w:r>
          <w:r w:rsidDel="00046079">
            <w:rPr>
              <w:rFonts w:hint="eastAsia"/>
              <w:iCs/>
              <w:szCs w:val="18"/>
            </w:rPr>
            <w:delText>Figure 2.</w:delText>
          </w:r>
          <w:r w:rsidDel="00046079">
            <w:delText xml:space="preserve">2 </w:delText>
          </w:r>
          <w:r w:rsidDel="00046079">
            <w:rPr>
              <w:rFonts w:hint="eastAsia"/>
              <w:iCs/>
              <w:szCs w:val="18"/>
            </w:rPr>
            <w:delText>: Accelerometer Theory &amp; Design</w:delText>
          </w:r>
          <w:r w:rsidDel="00046079">
            <w:rPr>
              <w:rFonts w:hint="eastAsia"/>
              <w:iCs/>
              <w:szCs w:val="18"/>
              <w:lang w:val="en-US"/>
            </w:rPr>
            <w:delText xml:space="preserve"> </w:delText>
          </w:r>
          <w:r w:rsidDel="00046079">
            <w:tab/>
          </w:r>
          <w:r w:rsidDel="00046079">
            <w:fldChar w:fldCharType="begin"/>
          </w:r>
          <w:r w:rsidDel="00046079">
            <w:delInstrText xml:space="preserve"> PAGEREF _Toc29749 </w:delInstrText>
          </w:r>
          <w:r w:rsidDel="00046079">
            <w:fldChar w:fldCharType="separate"/>
          </w:r>
          <w:r w:rsidDel="00046079">
            <w:delText>13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48" w:author="像个男人一样" w:date="2018-03-22T12:32:00Z"/>
          <w:del w:id="549" w:author="jie sun" w:date="2018-04-11T17:15:00Z"/>
        </w:rPr>
      </w:pPr>
      <w:ins w:id="550" w:author="像个男人一样" w:date="2018-03-22T12:32:00Z">
        <w:del w:id="551" w:author="jie sun" w:date="2018-04-11T17:15:00Z">
          <w:r w:rsidDel="00046079">
            <w:rPr>
              <w:bCs/>
            </w:rPr>
            <w:fldChar w:fldCharType="begin"/>
          </w:r>
          <w:r w:rsidDel="00046079">
            <w:rPr>
              <w:bCs/>
            </w:rPr>
            <w:delInstrText xml:space="preserve"> HYPERLINK \l _Toc18541 </w:delInstrText>
          </w:r>
          <w:r w:rsidDel="00046079">
            <w:rPr>
              <w:bCs/>
            </w:rPr>
            <w:fldChar w:fldCharType="separate"/>
          </w:r>
          <w:r w:rsidDel="00046079">
            <w:delText>Figure 2</w:delText>
          </w:r>
          <w:r w:rsidDel="00046079">
            <w:rPr>
              <w:rFonts w:hint="eastAsia"/>
            </w:rPr>
            <w:delText>.</w:delText>
          </w:r>
          <w:r w:rsidDel="00046079">
            <w:delText xml:space="preserve">3 </w:delText>
          </w:r>
          <w:r w:rsidDel="00046079">
            <w:rPr>
              <w:rFonts w:hint="eastAsia"/>
            </w:rPr>
            <w:delText>:Using a Three-Axis Accelerometer and GPS Module in a Smart Phone to Measure Walking Steps and Distance</w:delText>
          </w:r>
          <w:r w:rsidDel="00046079">
            <w:tab/>
          </w:r>
          <w:r w:rsidDel="00046079">
            <w:fldChar w:fldCharType="begin"/>
          </w:r>
          <w:r w:rsidDel="00046079">
            <w:delInstrText xml:space="preserve"> PAGEREF _Toc18541 </w:delInstrText>
          </w:r>
          <w:r w:rsidDel="00046079">
            <w:fldChar w:fldCharType="separate"/>
          </w:r>
          <w:r w:rsidDel="00046079">
            <w:delText>14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2" w:author="像个男人一样" w:date="2018-03-22T12:32:00Z"/>
          <w:del w:id="553" w:author="jie sun" w:date="2018-04-11T17:15:00Z"/>
        </w:rPr>
      </w:pPr>
      <w:ins w:id="554" w:author="像个男人一样" w:date="2018-03-22T12:32:00Z">
        <w:del w:id="555" w:author="jie sun" w:date="2018-04-11T17:15:00Z">
          <w:r w:rsidDel="00046079">
            <w:rPr>
              <w:bCs/>
            </w:rPr>
            <w:fldChar w:fldCharType="begin"/>
          </w:r>
          <w:r w:rsidDel="00046079">
            <w:rPr>
              <w:bCs/>
            </w:rPr>
            <w:delInstrText xml:space="preserve"> HYPERLINK \l _Toc9218 </w:delInstrText>
          </w:r>
          <w:r w:rsidDel="00046079">
            <w:rPr>
              <w:bCs/>
            </w:rPr>
            <w:fldChar w:fldCharType="separate"/>
          </w:r>
          <w:r w:rsidDel="00046079">
            <w:delText>Figure 2</w:delText>
          </w:r>
          <w:r w:rsidDel="00046079">
            <w:rPr>
              <w:rFonts w:hint="eastAsia"/>
            </w:rPr>
            <w:delText>.</w:delText>
          </w:r>
          <w:r w:rsidDel="00046079">
            <w:delText xml:space="preserve">4 </w:delText>
          </w:r>
          <w:r w:rsidDel="00046079">
            <w:rPr>
              <w:rFonts w:hint="eastAsia"/>
            </w:rPr>
            <w:delText>:Full-Featured Pedometer Design Realized with 3-Axis Digital Accelerometer</w:delText>
          </w:r>
          <w:r w:rsidDel="00046079">
            <w:tab/>
          </w:r>
          <w:r w:rsidDel="00046079">
            <w:fldChar w:fldCharType="begin"/>
          </w:r>
          <w:r w:rsidDel="00046079">
            <w:delInstrText xml:space="preserve"> PAGEREF _Toc9218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56" w:author="像个男人一样" w:date="2018-03-22T12:32:00Z"/>
          <w:del w:id="557" w:author="jie sun" w:date="2018-04-11T17:15:00Z"/>
        </w:rPr>
      </w:pPr>
      <w:ins w:id="558" w:author="像个男人一样" w:date="2018-03-22T12:32:00Z">
        <w:del w:id="559" w:author="jie sun" w:date="2018-04-11T17:15:00Z">
          <w:r w:rsidDel="00046079">
            <w:rPr>
              <w:bCs/>
            </w:rPr>
            <w:fldChar w:fldCharType="begin"/>
          </w:r>
          <w:r w:rsidDel="00046079">
            <w:rPr>
              <w:bCs/>
            </w:rPr>
            <w:delInstrText xml:space="preserve"> HYPERLINK \l _Toc17701 </w:delInstrText>
          </w:r>
          <w:r w:rsidDel="00046079">
            <w:rPr>
              <w:bCs/>
            </w:rPr>
            <w:fldChar w:fldCharType="separate"/>
          </w:r>
          <w:r w:rsidDel="00046079">
            <w:delText>Figure 2</w:delText>
          </w:r>
          <w:r w:rsidDel="00046079">
            <w:rPr>
              <w:rFonts w:hint="eastAsia"/>
            </w:rPr>
            <w:delText>.</w:delText>
          </w:r>
          <w:r w:rsidDel="00046079">
            <w:delText xml:space="preserve">5 </w:delText>
          </w:r>
          <w:r w:rsidDel="00046079">
            <w:rPr>
              <w:rFonts w:hint="eastAsia"/>
            </w:rPr>
            <w:delText>:A Step, Stride and Heading Determination for the Pedestrian Navigation System</w:delText>
          </w:r>
          <w:r w:rsidDel="00046079">
            <w:tab/>
          </w:r>
          <w:r w:rsidDel="00046079">
            <w:fldChar w:fldCharType="begin"/>
          </w:r>
          <w:r w:rsidDel="00046079">
            <w:delInstrText xml:space="preserve"> PAGEREF _Toc17701 </w:delInstrText>
          </w:r>
          <w:r w:rsidDel="00046079">
            <w:fldChar w:fldCharType="separate"/>
          </w:r>
          <w:r w:rsidDel="00046079">
            <w:delText>15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0" w:author="像个男人一样" w:date="2018-03-22T12:32:00Z"/>
          <w:del w:id="561" w:author="jie sun" w:date="2018-04-11T17:15:00Z"/>
        </w:rPr>
      </w:pPr>
      <w:ins w:id="562" w:author="像个男人一样" w:date="2018-03-22T12:32:00Z">
        <w:del w:id="563" w:author="jie sun" w:date="2018-04-11T17:15:00Z">
          <w:r w:rsidDel="00046079">
            <w:rPr>
              <w:bCs/>
            </w:rPr>
            <w:fldChar w:fldCharType="begin"/>
          </w:r>
          <w:r w:rsidDel="00046079">
            <w:rPr>
              <w:bCs/>
            </w:rPr>
            <w:delInstrText xml:space="preserve"> HYPERLINK \l _Toc10788 </w:delInstrText>
          </w:r>
          <w:r w:rsidDel="00046079">
            <w:rPr>
              <w:bCs/>
            </w:rPr>
            <w:fldChar w:fldCharType="separate"/>
          </w:r>
          <w:r w:rsidDel="00046079">
            <w:delText>Figure 2</w:delText>
          </w:r>
          <w:r w:rsidDel="00046079">
            <w:rPr>
              <w:rFonts w:hint="eastAsia"/>
            </w:rPr>
            <w:delText>.</w:delText>
          </w:r>
          <w:r w:rsidDel="00046079">
            <w:delText xml:space="preserve">6 </w:delText>
          </w:r>
          <w:r w:rsidDel="00046079">
            <w:rPr>
              <w:rFonts w:hint="eastAsia"/>
            </w:rPr>
            <w:delText>:The three axes data of the accelerometer from iPhone</w:delText>
          </w:r>
          <w:r w:rsidDel="00046079">
            <w:tab/>
          </w:r>
          <w:r w:rsidDel="00046079">
            <w:fldChar w:fldCharType="begin"/>
          </w:r>
          <w:r w:rsidDel="00046079">
            <w:delInstrText xml:space="preserve"> PAGEREF _Toc10788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4" w:author="像个男人一样" w:date="2018-03-22T12:32:00Z"/>
          <w:del w:id="565" w:author="jie sun" w:date="2018-04-11T17:15:00Z"/>
        </w:rPr>
      </w:pPr>
      <w:ins w:id="566" w:author="像个男人一样" w:date="2018-03-22T12:32:00Z">
        <w:del w:id="567" w:author="jie sun" w:date="2018-04-11T17:15:00Z">
          <w:r w:rsidDel="00046079">
            <w:rPr>
              <w:bCs/>
            </w:rPr>
            <w:fldChar w:fldCharType="begin"/>
          </w:r>
          <w:r w:rsidDel="00046079">
            <w:rPr>
              <w:bCs/>
            </w:rPr>
            <w:delInstrText xml:space="preserve"> HYPERLINK \l _Toc9809 </w:delInstrText>
          </w:r>
          <w:r w:rsidDel="00046079">
            <w:rPr>
              <w:bCs/>
            </w:rPr>
            <w:fldChar w:fldCharType="separate"/>
          </w:r>
          <w:r w:rsidDel="00046079">
            <w:rPr>
              <w:rFonts w:hint="eastAsia"/>
            </w:rPr>
            <w:delText>Figure 2</w:delText>
          </w:r>
          <w:r w:rsidDel="00046079">
            <w:delText>.7 :The total accelerometer data after calculation</w:delText>
          </w:r>
          <w:r w:rsidDel="00046079">
            <w:tab/>
          </w:r>
          <w:r w:rsidDel="00046079">
            <w:fldChar w:fldCharType="begin"/>
          </w:r>
          <w:r w:rsidDel="00046079">
            <w:delInstrText xml:space="preserve"> PAGEREF _Toc9809 </w:delInstrText>
          </w:r>
          <w:r w:rsidDel="00046079">
            <w:fldChar w:fldCharType="separate"/>
          </w:r>
          <w:r w:rsidDel="00046079">
            <w:delText>16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68" w:author="像个男人一样" w:date="2018-03-22T12:32:00Z"/>
          <w:del w:id="569" w:author="jie sun" w:date="2018-04-11T17:15:00Z"/>
        </w:rPr>
      </w:pPr>
      <w:ins w:id="570" w:author="像个男人一样" w:date="2018-03-22T12:32:00Z">
        <w:del w:id="571" w:author="jie sun" w:date="2018-04-11T17:15:00Z">
          <w:r w:rsidDel="00046079">
            <w:rPr>
              <w:bCs/>
            </w:rPr>
            <w:fldChar w:fldCharType="begin"/>
          </w:r>
          <w:r w:rsidDel="00046079">
            <w:rPr>
              <w:bCs/>
            </w:rPr>
            <w:delInstrText xml:space="preserve"> HYPERLINK \l _Toc16213 </w:delInstrText>
          </w:r>
          <w:r w:rsidDel="00046079">
            <w:rPr>
              <w:bCs/>
            </w:rPr>
            <w:fldChar w:fldCharType="separate"/>
          </w:r>
          <w:r w:rsidDel="00046079">
            <w:delText>Figure 2</w:delText>
          </w:r>
          <w:r w:rsidDel="00046079">
            <w:rPr>
              <w:rFonts w:hint="eastAsia"/>
            </w:rPr>
            <w:delText>.</w:delText>
          </w:r>
          <w:r w:rsidDel="00046079">
            <w:delText xml:space="preserve">8 </w:delText>
          </w:r>
          <w:r w:rsidDel="00046079">
            <w:rPr>
              <w:rFonts w:hint="eastAsia"/>
            </w:rPr>
            <w:delText xml:space="preserve">:The peak data of  the Accelerometer </w:delText>
          </w:r>
          <w:r w:rsidDel="00046079">
            <w:tab/>
          </w:r>
          <w:r w:rsidDel="00046079">
            <w:fldChar w:fldCharType="begin"/>
          </w:r>
          <w:r w:rsidDel="00046079">
            <w:delInstrText xml:space="preserve"> PAGEREF _Toc16213 </w:delInstrText>
          </w:r>
          <w:r w:rsidDel="00046079">
            <w:fldChar w:fldCharType="separate"/>
          </w:r>
          <w:r w:rsidDel="00046079">
            <w:delText>17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2" w:author="像个男人一样" w:date="2018-03-22T12:32:00Z"/>
          <w:del w:id="573" w:author="jie sun" w:date="2018-04-11T17:15:00Z"/>
        </w:rPr>
      </w:pPr>
      <w:ins w:id="574" w:author="像个男人一样" w:date="2018-03-22T12:32:00Z">
        <w:del w:id="575" w:author="jie sun" w:date="2018-04-11T17:15:00Z">
          <w:r w:rsidDel="00046079">
            <w:rPr>
              <w:bCs/>
            </w:rPr>
            <w:fldChar w:fldCharType="begin"/>
          </w:r>
          <w:r w:rsidDel="00046079">
            <w:rPr>
              <w:bCs/>
            </w:rPr>
            <w:delInstrText xml:space="preserve"> HYPERLINK \l _Toc7699 </w:delInstrText>
          </w:r>
          <w:r w:rsidDel="00046079">
            <w:rPr>
              <w:bCs/>
            </w:rPr>
            <w:fldChar w:fldCharType="separate"/>
          </w:r>
          <w:r w:rsidDel="00046079">
            <w:delText xml:space="preserve">Figure 2.9 :The intervals among the peaks </w:delText>
          </w:r>
          <w:r w:rsidDel="00046079">
            <w:tab/>
          </w:r>
          <w:r w:rsidDel="00046079">
            <w:fldChar w:fldCharType="begin"/>
          </w:r>
          <w:r w:rsidDel="00046079">
            <w:delInstrText xml:space="preserve"> PAGEREF _Toc7699 </w:delInstrText>
          </w:r>
          <w:r w:rsidDel="00046079">
            <w:fldChar w:fldCharType="separate"/>
          </w:r>
          <w:r w:rsidDel="00046079">
            <w:delText>18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76" w:author="像个男人一样" w:date="2018-03-22T12:32:00Z"/>
          <w:del w:id="577" w:author="jie sun" w:date="2018-04-11T17:15:00Z"/>
        </w:rPr>
      </w:pPr>
      <w:ins w:id="578" w:author="像个男人一样" w:date="2018-03-22T12:32:00Z">
        <w:del w:id="579" w:author="jie sun" w:date="2018-04-11T17:15:00Z">
          <w:r w:rsidDel="00046079">
            <w:rPr>
              <w:bCs/>
            </w:rPr>
            <w:fldChar w:fldCharType="begin"/>
          </w:r>
          <w:r w:rsidDel="00046079">
            <w:rPr>
              <w:bCs/>
            </w:rPr>
            <w:delInstrText xml:space="preserve"> HYPERLINK \l _Toc27167 </w:delInstrText>
          </w:r>
          <w:r w:rsidDel="00046079">
            <w:rPr>
              <w:bCs/>
            </w:rPr>
            <w:fldChar w:fldCharType="separate"/>
          </w:r>
          <w:r w:rsidDel="00046079">
            <w:delText>Figure 2</w:delText>
          </w:r>
          <w:r w:rsidDel="00046079">
            <w:rPr>
              <w:rFonts w:hint="eastAsia"/>
            </w:rPr>
            <w:delText>.</w:delText>
          </w:r>
          <w:r w:rsidDel="00046079">
            <w:delText xml:space="preserve">10 </w:delText>
          </w:r>
          <w:r w:rsidDel="00046079">
            <w:rPr>
              <w:rFonts w:hint="eastAsia"/>
            </w:rPr>
            <w:delText>:The threshold figure</w:delText>
          </w:r>
          <w:r w:rsidDel="00046079">
            <w:tab/>
          </w:r>
          <w:r w:rsidDel="00046079">
            <w:fldChar w:fldCharType="begin"/>
          </w:r>
          <w:r w:rsidDel="00046079">
            <w:delInstrText xml:space="preserve"> PAGEREF _Toc27167 </w:delInstrText>
          </w:r>
          <w:r w:rsidDel="00046079">
            <w:fldChar w:fldCharType="separate"/>
          </w:r>
          <w:r w:rsidDel="00046079">
            <w:delText>19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0" w:author="像个男人一样" w:date="2018-03-22T12:32:00Z"/>
          <w:del w:id="581" w:author="jie sun" w:date="2018-04-11T17:15:00Z"/>
        </w:rPr>
      </w:pPr>
      <w:ins w:id="582" w:author="像个男人一样" w:date="2018-03-22T12:32:00Z">
        <w:del w:id="583" w:author="jie sun" w:date="2018-04-11T17:15:00Z">
          <w:r w:rsidDel="00046079">
            <w:rPr>
              <w:bCs/>
            </w:rPr>
            <w:fldChar w:fldCharType="begin"/>
          </w:r>
          <w:r w:rsidDel="00046079">
            <w:rPr>
              <w:bCs/>
            </w:rPr>
            <w:delInstrText xml:space="preserve"> HYPERLINK \l _Toc16398 </w:delInstrText>
          </w:r>
          <w:r w:rsidDel="00046079">
            <w:rPr>
              <w:bCs/>
            </w:rPr>
            <w:fldChar w:fldCharType="separate"/>
          </w:r>
          <w:r w:rsidDel="00046079">
            <w:delText>Figure 2</w:delText>
          </w:r>
          <w:r w:rsidDel="00046079">
            <w:rPr>
              <w:rFonts w:hint="eastAsia"/>
            </w:rPr>
            <w:delText>.</w:delText>
          </w:r>
          <w:r w:rsidDel="00046079">
            <w:delText xml:space="preserve">11 </w:delText>
          </w:r>
          <w:r w:rsidDel="00046079">
            <w:rPr>
              <w:rFonts w:hint="eastAsia"/>
            </w:rPr>
            <w:delText xml:space="preserve">:The different Pattern data </w:delText>
          </w:r>
          <w:r w:rsidDel="00046079">
            <w:tab/>
          </w:r>
          <w:r w:rsidDel="00046079">
            <w:fldChar w:fldCharType="begin"/>
          </w:r>
          <w:r w:rsidDel="00046079">
            <w:delInstrText xml:space="preserve"> PAGEREF _Toc16398 </w:delInstrText>
          </w:r>
          <w:r w:rsidDel="00046079">
            <w:fldChar w:fldCharType="separate"/>
          </w:r>
          <w:r w:rsidDel="00046079">
            <w:delText>20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4" w:author="像个男人一样" w:date="2018-03-22T12:32:00Z"/>
          <w:del w:id="585" w:author="jie sun" w:date="2018-04-11T17:15:00Z"/>
        </w:rPr>
      </w:pPr>
      <w:ins w:id="586" w:author="像个男人一样" w:date="2018-03-22T12:32:00Z">
        <w:del w:id="587" w:author="jie sun" w:date="2018-04-11T17:15:00Z">
          <w:r w:rsidDel="00046079">
            <w:rPr>
              <w:bCs/>
            </w:rPr>
            <w:fldChar w:fldCharType="begin"/>
          </w:r>
          <w:r w:rsidDel="00046079">
            <w:rPr>
              <w:bCs/>
            </w:rPr>
            <w:delInstrText xml:space="preserve"> HYPERLINK \l _Toc26382 </w:delInstrText>
          </w:r>
          <w:r w:rsidDel="00046079">
            <w:rPr>
              <w:bCs/>
            </w:rPr>
            <w:fldChar w:fldCharType="separate"/>
          </w:r>
          <w:r w:rsidDel="00046079">
            <w:delText>Figure 2</w:delText>
          </w:r>
          <w:r w:rsidDel="00046079">
            <w:rPr>
              <w:rFonts w:hint="eastAsia"/>
            </w:rPr>
            <w:delText>.</w:delText>
          </w:r>
          <w:r w:rsidDel="00046079">
            <w:delText xml:space="preserve">12 </w:delText>
          </w:r>
          <w:r w:rsidDel="00046079">
            <w:rPr>
              <w:rFonts w:hint="eastAsia"/>
            </w:rPr>
            <w:delText>:The program of calculating the steps</w:delText>
          </w:r>
          <w:r w:rsidDel="00046079">
            <w:tab/>
          </w:r>
          <w:r w:rsidDel="00046079">
            <w:fldChar w:fldCharType="begin"/>
          </w:r>
          <w:r w:rsidDel="00046079">
            <w:delInstrText xml:space="preserve"> PAGEREF _Toc26382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88" w:author="像个男人一样" w:date="2018-03-22T12:32:00Z"/>
          <w:del w:id="589" w:author="jie sun" w:date="2018-04-11T17:15:00Z"/>
        </w:rPr>
      </w:pPr>
      <w:ins w:id="590" w:author="像个男人一样" w:date="2018-03-22T12:32:00Z">
        <w:del w:id="591" w:author="jie sun" w:date="2018-04-11T17:15:00Z">
          <w:r w:rsidDel="00046079">
            <w:rPr>
              <w:bCs/>
            </w:rPr>
            <w:fldChar w:fldCharType="begin"/>
          </w:r>
          <w:r w:rsidDel="00046079">
            <w:rPr>
              <w:bCs/>
            </w:rPr>
            <w:delInstrText xml:space="preserve"> HYPERLINK \l _Toc4301 </w:delInstrText>
          </w:r>
          <w:r w:rsidDel="00046079">
            <w:rPr>
              <w:bCs/>
            </w:rPr>
            <w:fldChar w:fldCharType="separate"/>
          </w:r>
          <w:r w:rsidDel="00046079">
            <w:delText>Figure 2</w:delText>
          </w:r>
          <w:r w:rsidDel="00046079">
            <w:rPr>
              <w:rFonts w:hint="eastAsia"/>
            </w:rPr>
            <w:delText>.</w:delText>
          </w:r>
          <w:r w:rsidDel="00046079">
            <w:delText xml:space="preserve">13 </w:delText>
          </w:r>
          <w:r w:rsidDel="00046079">
            <w:rPr>
              <w:rFonts w:hint="eastAsia"/>
            </w:rPr>
            <w:delText>:The accurate data of the step algroithm</w:delText>
          </w:r>
          <w:r w:rsidDel="00046079">
            <w:tab/>
          </w:r>
          <w:r w:rsidDel="00046079">
            <w:fldChar w:fldCharType="begin"/>
          </w:r>
          <w:r w:rsidDel="00046079">
            <w:delInstrText xml:space="preserve"> PAGEREF _Toc4301 </w:delInstrText>
          </w:r>
          <w:r w:rsidDel="00046079">
            <w:fldChar w:fldCharType="separate"/>
          </w:r>
          <w:r w:rsidDel="00046079">
            <w:delText>21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2" w:author="像个男人一样" w:date="2018-03-22T12:32:00Z"/>
          <w:del w:id="593" w:author="jie sun" w:date="2018-04-11T17:15:00Z"/>
        </w:rPr>
      </w:pPr>
      <w:ins w:id="594" w:author="像个男人一样" w:date="2018-03-22T12:32:00Z">
        <w:del w:id="595" w:author="jie sun" w:date="2018-04-11T17:15:00Z">
          <w:r w:rsidDel="00046079">
            <w:rPr>
              <w:bCs/>
            </w:rPr>
            <w:fldChar w:fldCharType="begin"/>
          </w:r>
          <w:r w:rsidDel="00046079">
            <w:rPr>
              <w:bCs/>
            </w:rPr>
            <w:delInstrText xml:space="preserve"> HYPERLINK \l _Toc10731 </w:delInstrText>
          </w:r>
          <w:r w:rsidDel="00046079">
            <w:rPr>
              <w:bCs/>
            </w:rPr>
            <w:fldChar w:fldCharType="separate"/>
          </w:r>
          <w:r w:rsidDel="00046079">
            <w:delText>Figure 3</w:delText>
          </w:r>
          <w:r w:rsidDel="00046079">
            <w:rPr>
              <w:rFonts w:hint="eastAsia"/>
            </w:rPr>
            <w:delText>.</w:delText>
          </w:r>
          <w:r w:rsidDel="00046079">
            <w:delText xml:space="preserve">1 </w:delText>
          </w:r>
          <w:r w:rsidDel="00046079">
            <w:rPr>
              <w:rFonts w:hint="eastAsia"/>
            </w:rPr>
            <w:delText xml:space="preserve">:Wikipedia </w:delText>
          </w:r>
          <w:r w:rsidDel="00046079">
            <w:tab/>
          </w:r>
          <w:r w:rsidDel="00046079">
            <w:fldChar w:fldCharType="begin"/>
          </w:r>
          <w:r w:rsidDel="00046079">
            <w:delInstrText xml:space="preserve"> PAGEREF _Toc10731 </w:delInstrText>
          </w:r>
          <w:r w:rsidDel="00046079">
            <w:fldChar w:fldCharType="separate"/>
          </w:r>
          <w:r w:rsidDel="00046079">
            <w:delText>22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596" w:author="像个男人一样" w:date="2018-03-22T12:32:00Z"/>
          <w:del w:id="597" w:author="jie sun" w:date="2018-04-11T17:15:00Z"/>
        </w:rPr>
      </w:pPr>
      <w:ins w:id="598" w:author="像个男人一样" w:date="2018-03-22T12:32:00Z">
        <w:del w:id="599" w:author="jie sun" w:date="2018-04-11T17:15:00Z">
          <w:r w:rsidDel="00046079">
            <w:rPr>
              <w:bCs/>
            </w:rPr>
            <w:fldChar w:fldCharType="begin"/>
          </w:r>
          <w:r w:rsidDel="00046079">
            <w:rPr>
              <w:bCs/>
            </w:rPr>
            <w:delInstrText xml:space="preserve"> HYPERLINK \l _Toc15644 </w:delInstrText>
          </w:r>
          <w:r w:rsidDel="00046079">
            <w:rPr>
              <w:bCs/>
            </w:rPr>
            <w:fldChar w:fldCharType="separate"/>
          </w:r>
          <w:r w:rsidDel="00046079">
            <w:delText>Figure 3</w:delText>
          </w:r>
          <w:r w:rsidDel="00046079">
            <w:rPr>
              <w:rFonts w:hint="eastAsia"/>
            </w:rPr>
            <w:delText>.</w:delText>
          </w:r>
          <w:r w:rsidDel="00046079">
            <w:delText xml:space="preserve">2 </w:delText>
          </w:r>
          <w:r w:rsidDel="00046079">
            <w:rPr>
              <w:rFonts w:hint="eastAsia"/>
            </w:rPr>
            <w:delText>:Gyroscope Principles</w:delText>
          </w:r>
          <w:r w:rsidDel="00046079">
            <w:tab/>
          </w:r>
          <w:r w:rsidDel="00046079">
            <w:fldChar w:fldCharType="begin"/>
          </w:r>
          <w:r w:rsidDel="00046079">
            <w:delInstrText xml:space="preserve"> PAGEREF _Toc15644 </w:delInstrText>
          </w:r>
          <w:r w:rsidDel="00046079">
            <w:fldChar w:fldCharType="separate"/>
          </w:r>
          <w:r w:rsidDel="00046079">
            <w:delText>23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0" w:author="像个男人一样" w:date="2018-03-22T12:32:00Z"/>
          <w:del w:id="601" w:author="jie sun" w:date="2018-04-11T17:15:00Z"/>
        </w:rPr>
      </w:pPr>
      <w:ins w:id="602" w:author="像个男人一样" w:date="2018-03-22T12:32:00Z">
        <w:del w:id="603" w:author="jie sun" w:date="2018-04-11T17:15:00Z">
          <w:r w:rsidDel="00046079">
            <w:rPr>
              <w:bCs/>
            </w:rPr>
            <w:fldChar w:fldCharType="begin"/>
          </w:r>
          <w:r w:rsidDel="00046079">
            <w:rPr>
              <w:bCs/>
            </w:rPr>
            <w:delInstrText xml:space="preserve"> HYPERLINK \l _Toc19541 </w:delInstrText>
          </w:r>
          <w:r w:rsidDel="00046079">
            <w:rPr>
              <w:bCs/>
            </w:rPr>
            <w:fldChar w:fldCharType="separate"/>
          </w:r>
          <w:r w:rsidDel="00046079">
            <w:delText>Figure 3</w:delText>
          </w:r>
          <w:r w:rsidDel="00046079">
            <w:rPr>
              <w:rFonts w:hint="eastAsia"/>
            </w:rPr>
            <w:delText>.</w:delText>
          </w:r>
          <w:r w:rsidDel="00046079">
            <w:delText xml:space="preserve">3 </w:delText>
          </w:r>
          <w:r w:rsidDel="00046079">
            <w:rPr>
              <w:rFonts w:hint="eastAsia"/>
            </w:rPr>
            <w:delText>: MEMS Gyroscope</w:delText>
          </w:r>
          <w:r w:rsidDel="00046079">
            <w:tab/>
          </w:r>
          <w:r w:rsidDel="00046079">
            <w:fldChar w:fldCharType="begin"/>
          </w:r>
          <w:r w:rsidDel="00046079">
            <w:delInstrText xml:space="preserve"> PAGEREF _Toc19541 </w:delInstrText>
          </w:r>
          <w:r w:rsidDel="00046079">
            <w:fldChar w:fldCharType="separate"/>
          </w:r>
          <w:r w:rsidDel="00046079">
            <w:delText>24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4" w:author="像个男人一样" w:date="2018-03-22T12:32:00Z"/>
          <w:del w:id="605" w:author="jie sun" w:date="2018-04-11T17:15:00Z"/>
        </w:rPr>
      </w:pPr>
      <w:ins w:id="606" w:author="像个男人一样" w:date="2018-03-22T12:32:00Z">
        <w:del w:id="607" w:author="jie sun" w:date="2018-04-11T17:15:00Z">
          <w:r w:rsidDel="00046079">
            <w:rPr>
              <w:bCs/>
            </w:rPr>
            <w:fldChar w:fldCharType="begin"/>
          </w:r>
          <w:r w:rsidDel="00046079">
            <w:rPr>
              <w:bCs/>
            </w:rPr>
            <w:delInstrText xml:space="preserve"> HYPERLINK \l _Toc14497 </w:delInstrText>
          </w:r>
          <w:r w:rsidDel="00046079">
            <w:rPr>
              <w:bCs/>
            </w:rPr>
            <w:fldChar w:fldCharType="separate"/>
          </w:r>
          <w:r w:rsidDel="00046079">
            <w:delText>Figure 3</w:delText>
          </w:r>
          <w:r w:rsidDel="00046079">
            <w:rPr>
              <w:rFonts w:hint="eastAsia"/>
            </w:rPr>
            <w:delText>.</w:delText>
          </w:r>
          <w:r w:rsidDel="00046079">
            <w:delText xml:space="preserve">4 </w:delText>
          </w:r>
          <w:r w:rsidDel="00046079">
            <w:rPr>
              <w:rFonts w:hint="eastAsia"/>
            </w:rPr>
            <w:delText>: Gyroscope in iPhone</w:delText>
          </w:r>
          <w:r w:rsidDel="00046079">
            <w:tab/>
          </w:r>
          <w:r w:rsidDel="00046079">
            <w:fldChar w:fldCharType="begin"/>
          </w:r>
          <w:r w:rsidDel="00046079">
            <w:delInstrText xml:space="preserve"> PAGEREF _Toc14497 </w:delInstrText>
          </w:r>
          <w:r w:rsidDel="00046079">
            <w:fldChar w:fldCharType="separate"/>
          </w:r>
          <w:r w:rsidDel="00046079">
            <w:delText>25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08" w:author="像个男人一样" w:date="2018-03-22T12:32:00Z"/>
          <w:del w:id="609" w:author="jie sun" w:date="2018-04-11T17:15:00Z"/>
        </w:rPr>
      </w:pPr>
      <w:ins w:id="610" w:author="像个男人一样" w:date="2018-03-22T12:32:00Z">
        <w:del w:id="611" w:author="jie sun" w:date="2018-04-11T17:15:00Z">
          <w:r w:rsidDel="00046079">
            <w:rPr>
              <w:bCs/>
            </w:rPr>
            <w:fldChar w:fldCharType="begin"/>
          </w:r>
          <w:r w:rsidDel="00046079">
            <w:rPr>
              <w:bCs/>
            </w:rPr>
            <w:delInstrText xml:space="preserve"> HYPERLINK \l _Toc21832 </w:delInstrText>
          </w:r>
          <w:r w:rsidDel="00046079">
            <w:rPr>
              <w:bCs/>
            </w:rPr>
            <w:fldChar w:fldCharType="separate"/>
          </w:r>
          <w:r w:rsidDel="00046079">
            <w:delText>Figure 3</w:delText>
          </w:r>
          <w:r w:rsidDel="00046079">
            <w:rPr>
              <w:rFonts w:hint="eastAsia"/>
            </w:rPr>
            <w:delText>.</w:delText>
          </w:r>
          <w:r w:rsidDel="00046079">
            <w:delText xml:space="preserve">5 </w:delText>
          </w:r>
          <w:r w:rsidDel="00046079">
            <w:rPr>
              <w:rFonts w:hint="eastAsia"/>
            </w:rPr>
            <w:delText>: The angular velocities of three axes data of Gyroscope</w:delText>
          </w:r>
          <w:r w:rsidDel="00046079">
            <w:tab/>
          </w:r>
          <w:r w:rsidDel="00046079">
            <w:fldChar w:fldCharType="begin"/>
          </w:r>
          <w:r w:rsidDel="00046079">
            <w:delInstrText xml:space="preserve"> PAGEREF _Toc21832 </w:delInstrText>
          </w:r>
          <w:r w:rsidDel="00046079">
            <w:fldChar w:fldCharType="separate"/>
          </w:r>
          <w:r w:rsidDel="00046079">
            <w:delText>26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2" w:author="像个男人一样" w:date="2018-03-22T12:32:00Z"/>
          <w:del w:id="613" w:author="jie sun" w:date="2018-04-11T17:15:00Z"/>
        </w:rPr>
      </w:pPr>
      <w:ins w:id="614" w:author="像个男人一样" w:date="2018-03-22T12:32:00Z">
        <w:del w:id="615" w:author="jie sun" w:date="2018-04-11T17:15:00Z">
          <w:r w:rsidDel="00046079">
            <w:rPr>
              <w:bCs/>
            </w:rPr>
            <w:fldChar w:fldCharType="begin"/>
          </w:r>
          <w:r w:rsidDel="00046079">
            <w:rPr>
              <w:bCs/>
            </w:rPr>
            <w:delInstrText xml:space="preserve"> HYPERLINK \l _Toc26983 </w:delInstrText>
          </w:r>
          <w:r w:rsidDel="00046079">
            <w:rPr>
              <w:bCs/>
            </w:rPr>
            <w:fldChar w:fldCharType="separate"/>
          </w:r>
          <w:r w:rsidDel="00046079">
            <w:delText>Figure 3</w:delText>
          </w:r>
          <w:r w:rsidDel="00046079">
            <w:rPr>
              <w:rFonts w:hint="eastAsia"/>
            </w:rPr>
            <w:delText>.</w:delText>
          </w:r>
          <w:r w:rsidDel="00046079">
            <w:delText xml:space="preserve">6 </w:delText>
          </w:r>
          <w:r w:rsidDel="00046079">
            <w:rPr>
              <w:rFonts w:hint="eastAsia"/>
            </w:rPr>
            <w:delText>: Racing Game in iPhone</w:delText>
          </w:r>
          <w:r w:rsidDel="00046079">
            <w:tab/>
          </w:r>
          <w:r w:rsidDel="00046079">
            <w:fldChar w:fldCharType="begin"/>
          </w:r>
          <w:r w:rsidDel="00046079">
            <w:delInstrText xml:space="preserve"> PAGEREF _Toc26983 </w:delInstrText>
          </w:r>
          <w:r w:rsidDel="00046079">
            <w:fldChar w:fldCharType="separate"/>
          </w:r>
          <w:r w:rsidDel="00046079">
            <w:delText>27</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16" w:author="像个男人一样" w:date="2018-03-22T12:32:00Z"/>
          <w:del w:id="617" w:author="jie sun" w:date="2018-04-11T17:15:00Z"/>
        </w:rPr>
      </w:pPr>
      <w:ins w:id="618" w:author="像个男人一样" w:date="2018-03-22T12:32:00Z">
        <w:del w:id="619" w:author="jie sun" w:date="2018-04-11T17:15:00Z">
          <w:r w:rsidDel="00046079">
            <w:rPr>
              <w:bCs/>
            </w:rPr>
            <w:fldChar w:fldCharType="begin"/>
          </w:r>
          <w:r w:rsidDel="00046079">
            <w:rPr>
              <w:bCs/>
            </w:rPr>
            <w:delInstrText xml:space="preserve"> HYPERLINK \l _Toc15159 </w:delInstrText>
          </w:r>
          <w:r w:rsidDel="00046079">
            <w:rPr>
              <w:bCs/>
            </w:rPr>
            <w:fldChar w:fldCharType="separate"/>
          </w:r>
          <w:r w:rsidDel="00046079">
            <w:delText>Figure 3</w:delText>
          </w:r>
          <w:r w:rsidDel="00046079">
            <w:rPr>
              <w:rFonts w:hint="eastAsia"/>
            </w:rPr>
            <w:delText>.</w:delText>
          </w:r>
          <w:r w:rsidDel="00046079">
            <w:delText xml:space="preserve">7 </w:delText>
          </w:r>
          <w:r w:rsidDel="00046079">
            <w:rPr>
              <w:rFonts w:hint="eastAsia"/>
            </w:rPr>
            <w:delText>:</w:delText>
          </w:r>
          <w:r w:rsidDel="00046079">
            <w:rPr>
              <w:rFonts w:hint="eastAsia"/>
              <w:lang w:val="en-US"/>
            </w:rPr>
            <w:delText xml:space="preserve"> </w:delText>
          </w:r>
          <w:r w:rsidDel="00046079">
            <w:rPr>
              <w:rFonts w:hint="eastAsia"/>
            </w:rPr>
            <w:delText>Gyro in the iPhone</w:delText>
          </w:r>
          <w:r w:rsidDel="00046079">
            <w:tab/>
          </w:r>
          <w:r w:rsidDel="00046079">
            <w:fldChar w:fldCharType="begin"/>
          </w:r>
          <w:r w:rsidDel="00046079">
            <w:delInstrText xml:space="preserve"> PAGEREF _Toc15159 </w:delInstrText>
          </w:r>
          <w:r w:rsidDel="00046079">
            <w:fldChar w:fldCharType="separate"/>
          </w:r>
          <w:r w:rsidDel="00046079">
            <w:delText>28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0" w:author="像个男人一样" w:date="2018-03-22T12:32:00Z"/>
          <w:del w:id="621" w:author="jie sun" w:date="2018-04-11T17:15:00Z"/>
        </w:rPr>
      </w:pPr>
      <w:ins w:id="622" w:author="像个男人一样" w:date="2018-03-22T12:32:00Z">
        <w:del w:id="623" w:author="jie sun" w:date="2018-04-11T17:15:00Z">
          <w:r w:rsidDel="00046079">
            <w:rPr>
              <w:bCs/>
            </w:rPr>
            <w:fldChar w:fldCharType="begin"/>
          </w:r>
          <w:r w:rsidDel="00046079">
            <w:rPr>
              <w:bCs/>
            </w:rPr>
            <w:delInstrText xml:space="preserve"> HYPERLINK \l _Toc23181 </w:delInstrText>
          </w:r>
          <w:r w:rsidDel="00046079">
            <w:rPr>
              <w:bCs/>
            </w:rPr>
            <w:fldChar w:fldCharType="separate"/>
          </w:r>
          <w:r w:rsidDel="00046079">
            <w:delText>Figure 3</w:delText>
          </w:r>
          <w:r w:rsidDel="00046079">
            <w:rPr>
              <w:rFonts w:hint="eastAsia"/>
            </w:rPr>
            <w:delText>.</w:delText>
          </w:r>
          <w:r w:rsidDel="00046079">
            <w:delText xml:space="preserve">8 </w:delText>
          </w:r>
          <w:r w:rsidDel="00046079">
            <w:rPr>
              <w:rFonts w:hint="eastAsia"/>
            </w:rPr>
            <w:delText>:Racing Gyro data of three axes</w:delText>
          </w:r>
          <w:r w:rsidDel="00046079">
            <w:tab/>
          </w:r>
          <w:r w:rsidDel="00046079">
            <w:fldChar w:fldCharType="begin"/>
          </w:r>
          <w:r w:rsidDel="00046079">
            <w:delInstrText xml:space="preserve"> PAGEREF _Toc23181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4" w:author="像个男人一样" w:date="2018-03-22T12:32:00Z"/>
          <w:del w:id="625" w:author="jie sun" w:date="2018-04-11T17:15:00Z"/>
        </w:rPr>
      </w:pPr>
      <w:ins w:id="626" w:author="像个男人一样" w:date="2018-03-22T12:32:00Z">
        <w:del w:id="627" w:author="jie sun" w:date="2018-04-11T17:15:00Z">
          <w:r w:rsidDel="00046079">
            <w:rPr>
              <w:bCs/>
            </w:rPr>
            <w:fldChar w:fldCharType="begin"/>
          </w:r>
          <w:r w:rsidDel="00046079">
            <w:rPr>
              <w:bCs/>
            </w:rPr>
            <w:delInstrText xml:space="preserve"> HYPERLINK \l _Toc19547 </w:delInstrText>
          </w:r>
          <w:r w:rsidDel="00046079">
            <w:rPr>
              <w:bCs/>
            </w:rPr>
            <w:fldChar w:fldCharType="separate"/>
          </w:r>
          <w:r w:rsidDel="00046079">
            <w:delText>Figure 3</w:delText>
          </w:r>
          <w:r w:rsidDel="00046079">
            <w:rPr>
              <w:rFonts w:hint="eastAsia"/>
            </w:rPr>
            <w:delText>.</w:delText>
          </w:r>
          <w:r w:rsidDel="00046079">
            <w:delText xml:space="preserve">9 </w:delText>
          </w:r>
          <w:r w:rsidDel="00046079">
            <w:rPr>
              <w:rFonts w:hint="eastAsia"/>
            </w:rPr>
            <w:delText>:The pitch angle offset from the racing game</w:delText>
          </w:r>
          <w:r w:rsidDel="00046079">
            <w:tab/>
          </w:r>
          <w:r w:rsidDel="00046079">
            <w:fldChar w:fldCharType="begin"/>
          </w:r>
          <w:r w:rsidDel="00046079">
            <w:delInstrText xml:space="preserve"> PAGEREF _Toc19547 </w:delInstrText>
          </w:r>
          <w:r w:rsidDel="00046079">
            <w:fldChar w:fldCharType="separate"/>
          </w:r>
          <w:r w:rsidDel="00046079">
            <w:delText>29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28" w:author="像个男人一样" w:date="2018-03-22T12:32:00Z"/>
          <w:del w:id="629" w:author="jie sun" w:date="2018-04-11T17:15:00Z"/>
        </w:rPr>
      </w:pPr>
      <w:ins w:id="630" w:author="像个男人一样" w:date="2018-03-22T12:32:00Z">
        <w:del w:id="631" w:author="jie sun" w:date="2018-04-11T17:15:00Z">
          <w:r w:rsidDel="00046079">
            <w:rPr>
              <w:bCs/>
            </w:rPr>
            <w:fldChar w:fldCharType="begin"/>
          </w:r>
          <w:r w:rsidDel="00046079">
            <w:rPr>
              <w:bCs/>
            </w:rPr>
            <w:delInstrText xml:space="preserve"> HYPERLINK \l _Toc1851 </w:delInstrText>
          </w:r>
          <w:r w:rsidDel="00046079">
            <w:rPr>
              <w:bCs/>
            </w:rPr>
            <w:fldChar w:fldCharType="separate"/>
          </w:r>
          <w:r w:rsidDel="00046079">
            <w:delText>Figure 4</w:delText>
          </w:r>
          <w:r w:rsidDel="00046079">
            <w:rPr>
              <w:rFonts w:hint="eastAsia"/>
            </w:rPr>
            <w:delText>.</w:delText>
          </w:r>
          <w:r w:rsidDel="00046079">
            <w:delText xml:space="preserve">1 </w:delText>
          </w:r>
          <w:r w:rsidDel="00046079">
            <w:rPr>
              <w:rFonts w:hint="eastAsia"/>
            </w:rPr>
            <w:delText>: A kind of glow sticks</w:delText>
          </w:r>
          <w:r w:rsidDel="00046079">
            <w:tab/>
          </w:r>
          <w:r w:rsidDel="00046079">
            <w:fldChar w:fldCharType="begin"/>
          </w:r>
          <w:r w:rsidDel="00046079">
            <w:delInstrText xml:space="preserve"> PAGEREF _Toc1851 </w:delInstrText>
          </w:r>
          <w:r w:rsidDel="00046079">
            <w:fldChar w:fldCharType="separate"/>
          </w:r>
          <w:r w:rsidDel="00046079">
            <w:delText>30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2" w:author="像个男人一样" w:date="2018-03-22T12:32:00Z"/>
          <w:del w:id="633" w:author="jie sun" w:date="2018-04-11T17:15:00Z"/>
        </w:rPr>
      </w:pPr>
      <w:ins w:id="634" w:author="像个男人一样" w:date="2018-03-22T12:32:00Z">
        <w:del w:id="635" w:author="jie sun" w:date="2018-04-11T17:15:00Z">
          <w:r w:rsidDel="00046079">
            <w:rPr>
              <w:bCs/>
            </w:rPr>
            <w:fldChar w:fldCharType="begin"/>
          </w:r>
          <w:r w:rsidDel="00046079">
            <w:rPr>
              <w:bCs/>
            </w:rPr>
            <w:delInstrText xml:space="preserve"> HYPERLINK \l _Toc29002 </w:delInstrText>
          </w:r>
          <w:r w:rsidDel="00046079">
            <w:rPr>
              <w:bCs/>
            </w:rPr>
            <w:fldChar w:fldCharType="separate"/>
          </w:r>
          <w:r w:rsidDel="00046079">
            <w:delText>Figure 4</w:delText>
          </w:r>
          <w:r w:rsidDel="00046079">
            <w:rPr>
              <w:rFonts w:hint="eastAsia"/>
            </w:rPr>
            <w:delText>.</w:delText>
          </w:r>
          <w:r w:rsidDel="00046079">
            <w:delText xml:space="preserve">2 </w:delText>
          </w:r>
          <w:r w:rsidDel="00046079">
            <w:rPr>
              <w:rFonts w:hint="eastAsia"/>
            </w:rPr>
            <w:delText>:</w:delText>
          </w:r>
          <w:r w:rsidDel="00046079">
            <w:rPr>
              <w:rFonts w:hint="eastAsia"/>
              <w:lang w:val="en-US"/>
            </w:rPr>
            <w:delText xml:space="preserve"> A </w:delText>
          </w:r>
          <w:r w:rsidDel="00046079">
            <w:rPr>
              <w:rFonts w:hint="eastAsia"/>
            </w:rPr>
            <w:delText>Vocal Concert</w:delText>
          </w:r>
          <w:r w:rsidDel="00046079">
            <w:tab/>
          </w:r>
          <w:r w:rsidDel="00046079">
            <w:fldChar w:fldCharType="begin"/>
          </w:r>
          <w:r w:rsidDel="00046079">
            <w:delInstrText xml:space="preserve"> PAGEREF _Toc29002 </w:delInstrText>
          </w:r>
          <w:r w:rsidDel="00046079">
            <w:fldChar w:fldCharType="separate"/>
          </w:r>
          <w:r w:rsidDel="00046079">
            <w:delText>31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36" w:author="像个男人一样" w:date="2018-03-22T12:32:00Z"/>
          <w:del w:id="637" w:author="jie sun" w:date="2018-04-11T17:15:00Z"/>
        </w:rPr>
      </w:pPr>
      <w:ins w:id="638" w:author="像个男人一样" w:date="2018-03-22T12:32:00Z">
        <w:del w:id="639" w:author="jie sun" w:date="2018-04-11T17:15:00Z">
          <w:r w:rsidDel="00046079">
            <w:rPr>
              <w:bCs/>
            </w:rPr>
            <w:fldChar w:fldCharType="begin"/>
          </w:r>
          <w:r w:rsidDel="00046079">
            <w:rPr>
              <w:bCs/>
            </w:rPr>
            <w:delInstrText xml:space="preserve"> HYPERLINK \l _Toc20954 </w:delInstrText>
          </w:r>
          <w:r w:rsidDel="00046079">
            <w:rPr>
              <w:bCs/>
            </w:rPr>
            <w:fldChar w:fldCharType="separate"/>
          </w:r>
          <w:r w:rsidDel="00046079">
            <w:delText>Figure 4</w:delText>
          </w:r>
          <w:r w:rsidDel="00046079">
            <w:rPr>
              <w:rFonts w:hint="eastAsia"/>
            </w:rPr>
            <w:delText>.</w:delText>
          </w:r>
          <w:r w:rsidDel="00046079">
            <w:delText xml:space="preserve">3 </w:delText>
          </w:r>
          <w:r w:rsidDel="00046079">
            <w:rPr>
              <w:rFonts w:hint="eastAsia"/>
            </w:rPr>
            <w:delText>: Audiences shake glow sticks</w:delText>
          </w:r>
          <w:r w:rsidDel="00046079">
            <w:tab/>
          </w:r>
          <w:r w:rsidDel="00046079">
            <w:fldChar w:fldCharType="begin"/>
          </w:r>
          <w:r w:rsidDel="00046079">
            <w:delInstrText xml:space="preserve"> PAGEREF _Toc20954 </w:delInstrText>
          </w:r>
          <w:r w:rsidDel="00046079">
            <w:fldChar w:fldCharType="separate"/>
          </w:r>
          <w:r w:rsidDel="00046079">
            <w:delText>32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0" w:author="像个男人一样" w:date="2018-03-22T12:32:00Z"/>
          <w:del w:id="641" w:author="jie sun" w:date="2018-04-11T17:15:00Z"/>
        </w:rPr>
      </w:pPr>
      <w:ins w:id="642" w:author="像个男人一样" w:date="2018-03-22T12:32:00Z">
        <w:del w:id="643" w:author="jie sun" w:date="2018-04-11T17:15:00Z">
          <w:r w:rsidDel="00046079">
            <w:rPr>
              <w:bCs/>
            </w:rPr>
            <w:fldChar w:fldCharType="begin"/>
          </w:r>
          <w:r w:rsidDel="00046079">
            <w:rPr>
              <w:bCs/>
            </w:rPr>
            <w:delInstrText xml:space="preserve"> HYPERLINK \l _Toc32203 </w:delInstrText>
          </w:r>
          <w:r w:rsidDel="00046079">
            <w:rPr>
              <w:bCs/>
            </w:rPr>
            <w:fldChar w:fldCharType="separate"/>
          </w:r>
          <w:r w:rsidDel="00046079">
            <w:delText>Figure 4</w:delText>
          </w:r>
          <w:r w:rsidDel="00046079">
            <w:rPr>
              <w:rFonts w:hint="eastAsia"/>
            </w:rPr>
            <w:delText>.</w:delText>
          </w:r>
          <w:r w:rsidDel="00046079">
            <w:delText xml:space="preserve">4 </w:delText>
          </w:r>
          <w:r w:rsidDel="00046079">
            <w:rPr>
              <w:rFonts w:hint="eastAsia"/>
            </w:rPr>
            <w:delText>:Scanning rooms with an iPhone</w:delText>
          </w:r>
          <w:r w:rsidDel="00046079">
            <w:tab/>
          </w:r>
          <w:r w:rsidDel="00046079">
            <w:fldChar w:fldCharType="begin"/>
          </w:r>
          <w:r w:rsidDel="00046079">
            <w:delInstrText xml:space="preserve"> PAGEREF _Toc32203 </w:delInstrText>
          </w:r>
          <w:r w:rsidDel="00046079">
            <w:fldChar w:fldCharType="separate"/>
          </w:r>
          <w:r w:rsidDel="00046079">
            <w:delText>34</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4" w:author="像个男人一样" w:date="2018-03-22T12:32:00Z"/>
          <w:del w:id="645" w:author="jie sun" w:date="2018-04-11T17:15:00Z"/>
        </w:rPr>
      </w:pPr>
      <w:ins w:id="646" w:author="像个男人一样" w:date="2018-03-22T12:32:00Z">
        <w:del w:id="647" w:author="jie sun" w:date="2018-04-11T17:15:00Z">
          <w:r w:rsidDel="00046079">
            <w:rPr>
              <w:bCs/>
            </w:rPr>
            <w:fldChar w:fldCharType="begin"/>
          </w:r>
          <w:r w:rsidDel="00046079">
            <w:rPr>
              <w:bCs/>
            </w:rPr>
            <w:delInstrText xml:space="preserve"> HYPERLINK \l _Toc31621 </w:delInstrText>
          </w:r>
          <w:r w:rsidDel="00046079">
            <w:rPr>
              <w:bCs/>
            </w:rPr>
            <w:fldChar w:fldCharType="separate"/>
          </w:r>
          <w:r w:rsidDel="00046079">
            <w:delText>Figure 4</w:delText>
          </w:r>
          <w:r w:rsidDel="00046079">
            <w:rPr>
              <w:rFonts w:hint="eastAsia"/>
            </w:rPr>
            <w:delText>.</w:delText>
          </w:r>
          <w:r w:rsidDel="00046079">
            <w:delText xml:space="preserve">5 </w:delText>
          </w:r>
          <w:r w:rsidDel="00046079">
            <w:rPr>
              <w:rFonts w:hint="eastAsia"/>
            </w:rPr>
            <w:delText>:Spinning Angle after High-pass algorithm</w:delText>
          </w:r>
          <w:r w:rsidDel="00046079">
            <w:tab/>
          </w:r>
          <w:r w:rsidDel="00046079">
            <w:fldChar w:fldCharType="begin"/>
          </w:r>
          <w:r w:rsidDel="00046079">
            <w:delInstrText xml:space="preserve"> PAGEREF _Toc31621 </w:delInstrText>
          </w:r>
          <w:r w:rsidDel="00046079">
            <w:fldChar w:fldCharType="separate"/>
          </w:r>
          <w:r w:rsidDel="00046079">
            <w:delText>35</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48" w:author="像个男人一样" w:date="2018-03-22T12:32:00Z"/>
          <w:del w:id="649" w:author="jie sun" w:date="2018-04-11T17:15:00Z"/>
        </w:rPr>
      </w:pPr>
      <w:ins w:id="650" w:author="像个男人一样" w:date="2018-03-22T12:32:00Z">
        <w:del w:id="651" w:author="jie sun" w:date="2018-04-11T17:15:00Z">
          <w:r w:rsidDel="00046079">
            <w:rPr>
              <w:bCs/>
            </w:rPr>
            <w:fldChar w:fldCharType="begin"/>
          </w:r>
          <w:r w:rsidDel="00046079">
            <w:rPr>
              <w:bCs/>
            </w:rPr>
            <w:delInstrText xml:space="preserve"> HYPERLINK \l _Toc1001 </w:delInstrText>
          </w:r>
          <w:r w:rsidDel="00046079">
            <w:rPr>
              <w:bCs/>
            </w:rPr>
            <w:fldChar w:fldCharType="separate"/>
          </w:r>
          <w:r w:rsidDel="00046079">
            <w:delText>Figure 4</w:delText>
          </w:r>
          <w:r w:rsidDel="00046079">
            <w:rPr>
              <w:rFonts w:hint="eastAsia"/>
            </w:rPr>
            <w:delText>.</w:delText>
          </w:r>
          <w:r w:rsidDel="00046079">
            <w:delText xml:space="preserve">6 </w:delText>
          </w:r>
          <w:r w:rsidDel="00046079">
            <w:rPr>
              <w:rFonts w:hint="eastAsia"/>
            </w:rPr>
            <w:delText>: The direction of the gravitational acceleration of an object</w:delText>
          </w:r>
          <w:r w:rsidDel="00046079">
            <w:tab/>
          </w:r>
          <w:r w:rsidDel="00046079">
            <w:fldChar w:fldCharType="begin"/>
          </w:r>
          <w:r w:rsidDel="00046079">
            <w:delInstrText xml:space="preserve"> PAGEREF _Toc1001 </w:delInstrText>
          </w:r>
          <w:r w:rsidDel="00046079">
            <w:fldChar w:fldCharType="separate"/>
          </w:r>
          <w:r w:rsidDel="00046079">
            <w:delText>36</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2" w:author="像个男人一样" w:date="2018-03-22T12:32:00Z"/>
          <w:del w:id="653" w:author="jie sun" w:date="2018-04-11T17:15:00Z"/>
        </w:rPr>
      </w:pPr>
      <w:ins w:id="654" w:author="像个男人一样" w:date="2018-03-22T12:32:00Z">
        <w:del w:id="655" w:author="jie sun" w:date="2018-04-11T17:15:00Z">
          <w:r w:rsidDel="00046079">
            <w:rPr>
              <w:bCs/>
            </w:rPr>
            <w:fldChar w:fldCharType="begin"/>
          </w:r>
          <w:r w:rsidDel="00046079">
            <w:rPr>
              <w:bCs/>
            </w:rPr>
            <w:delInstrText xml:space="preserve"> HYPERLINK \l _Toc12218 </w:delInstrText>
          </w:r>
          <w:r w:rsidDel="00046079">
            <w:rPr>
              <w:bCs/>
            </w:rPr>
            <w:fldChar w:fldCharType="separate"/>
          </w:r>
          <w:r w:rsidDel="00046079">
            <w:delText>Figure 4</w:delText>
          </w:r>
          <w:r w:rsidDel="00046079">
            <w:rPr>
              <w:rFonts w:hint="eastAsia"/>
            </w:rPr>
            <w:delText>.</w:delText>
          </w:r>
          <w:r w:rsidDel="00046079">
            <w:delText xml:space="preserve">7 </w:delText>
          </w:r>
          <w:r w:rsidDel="00046079">
            <w:rPr>
              <w:rFonts w:hint="eastAsia"/>
            </w:rPr>
            <w:delText>:Put the phone up</w:delText>
          </w:r>
          <w:r w:rsidDel="00046079">
            <w:tab/>
          </w:r>
          <w:r w:rsidDel="00046079">
            <w:fldChar w:fldCharType="begin"/>
          </w:r>
          <w:r w:rsidDel="00046079">
            <w:delInstrText xml:space="preserve"> PAGEREF _Toc12218 </w:delInstrText>
          </w:r>
          <w:r w:rsidDel="00046079">
            <w:fldChar w:fldCharType="separate"/>
          </w:r>
          <w:r w:rsidDel="00046079">
            <w:delText>38</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56" w:author="像个男人一样" w:date="2018-03-22T12:32:00Z"/>
          <w:del w:id="657" w:author="jie sun" w:date="2018-04-11T17:15:00Z"/>
        </w:rPr>
      </w:pPr>
      <w:ins w:id="658" w:author="像个男人一样" w:date="2018-03-22T12:32:00Z">
        <w:del w:id="659" w:author="jie sun" w:date="2018-04-11T17:15:00Z">
          <w:r w:rsidDel="00046079">
            <w:rPr>
              <w:bCs/>
            </w:rPr>
            <w:fldChar w:fldCharType="begin"/>
          </w:r>
          <w:r w:rsidDel="00046079">
            <w:rPr>
              <w:bCs/>
            </w:rPr>
            <w:delInstrText xml:space="preserve"> HYPERLINK \l _Toc10284 </w:delInstrText>
          </w:r>
          <w:r w:rsidDel="00046079">
            <w:rPr>
              <w:bCs/>
            </w:rPr>
            <w:fldChar w:fldCharType="separate"/>
          </w:r>
          <w:r w:rsidDel="00046079">
            <w:delText>Figure 4</w:delText>
          </w:r>
          <w:r w:rsidDel="00046079">
            <w:rPr>
              <w:rFonts w:hint="eastAsia"/>
            </w:rPr>
            <w:delText>.</w:delText>
          </w:r>
          <w:r w:rsidDel="00046079">
            <w:delText xml:space="preserve">8 </w:delText>
          </w:r>
          <w:r w:rsidDel="00046079">
            <w:rPr>
              <w:rFonts w:hint="eastAsia"/>
            </w:rPr>
            <w:delText>:Gyro data chang</w:delText>
          </w:r>
          <w:r w:rsidDel="00046079">
            <w:tab/>
          </w:r>
          <w:r w:rsidDel="00046079">
            <w:fldChar w:fldCharType="begin"/>
          </w:r>
          <w:r w:rsidDel="00046079">
            <w:delInstrText xml:space="preserve"> PAGEREF _Toc10284 </w:delInstrText>
          </w:r>
          <w:r w:rsidDel="00046079">
            <w:fldChar w:fldCharType="separate"/>
          </w:r>
          <w:r w:rsidDel="00046079">
            <w:delText>39</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0" w:author="像个男人一样" w:date="2018-03-22T12:32:00Z"/>
          <w:del w:id="661" w:author="jie sun" w:date="2018-04-11T17:15:00Z"/>
        </w:rPr>
      </w:pPr>
      <w:ins w:id="662" w:author="像个男人一样" w:date="2018-03-22T12:32:00Z">
        <w:del w:id="663" w:author="jie sun" w:date="2018-04-11T17:15:00Z">
          <w:r w:rsidDel="00046079">
            <w:rPr>
              <w:bCs/>
            </w:rPr>
            <w:fldChar w:fldCharType="begin"/>
          </w:r>
          <w:r w:rsidDel="00046079">
            <w:rPr>
              <w:bCs/>
            </w:rPr>
            <w:delInstrText xml:space="preserve"> HYPERLINK \l _Toc22582 </w:delInstrText>
          </w:r>
          <w:r w:rsidDel="00046079">
            <w:rPr>
              <w:bCs/>
            </w:rPr>
            <w:fldChar w:fldCharType="separate"/>
          </w:r>
          <w:r w:rsidDel="00046079">
            <w:delText>Figure 4</w:delText>
          </w:r>
          <w:r w:rsidDel="00046079">
            <w:rPr>
              <w:rFonts w:hint="eastAsia"/>
            </w:rPr>
            <w:delText>.</w:delText>
          </w:r>
          <w:r w:rsidDel="00046079">
            <w:delText xml:space="preserve">9 </w:delText>
          </w:r>
          <w:r w:rsidDel="00046079">
            <w:rPr>
              <w:rFonts w:hint="eastAsia"/>
            </w:rPr>
            <w:delText>: Shank the Phone in action1</w:delText>
          </w:r>
          <w:r w:rsidDel="00046079">
            <w:tab/>
          </w:r>
          <w:r w:rsidDel="00046079">
            <w:fldChar w:fldCharType="begin"/>
          </w:r>
          <w:r w:rsidDel="00046079">
            <w:delInstrText xml:space="preserve"> PAGEREF _Toc22582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4" w:author="像个男人一样" w:date="2018-03-22T12:32:00Z"/>
          <w:del w:id="665" w:author="jie sun" w:date="2018-04-11T17:15:00Z"/>
        </w:rPr>
      </w:pPr>
      <w:ins w:id="666" w:author="像个男人一样" w:date="2018-03-22T12:32:00Z">
        <w:del w:id="667" w:author="jie sun" w:date="2018-04-11T17:15:00Z">
          <w:r w:rsidDel="00046079">
            <w:rPr>
              <w:bCs/>
            </w:rPr>
            <w:fldChar w:fldCharType="begin"/>
          </w:r>
          <w:r w:rsidDel="00046079">
            <w:rPr>
              <w:bCs/>
            </w:rPr>
            <w:delInstrText xml:space="preserve"> HYPERLINK \l _Toc21337 </w:delInstrText>
          </w:r>
          <w:r w:rsidDel="00046079">
            <w:rPr>
              <w:bCs/>
            </w:rPr>
            <w:fldChar w:fldCharType="separate"/>
          </w:r>
          <w:r w:rsidDel="00046079">
            <w:delText>Figure 4</w:delText>
          </w:r>
          <w:r w:rsidDel="00046079">
            <w:rPr>
              <w:rFonts w:hint="eastAsia"/>
            </w:rPr>
            <w:delText>.</w:delText>
          </w:r>
          <w:r w:rsidDel="00046079">
            <w:delText xml:space="preserve">10 </w:delText>
          </w:r>
          <w:r w:rsidDel="00046079">
            <w:rPr>
              <w:rFonts w:hint="eastAsia"/>
            </w:rPr>
            <w:delText>:Spinning angle changes</w:delText>
          </w:r>
          <w:r w:rsidDel="00046079">
            <w:rPr>
              <w:rFonts w:hint="eastAsia"/>
              <w:lang w:val="en-US"/>
            </w:rPr>
            <w:delText xml:space="preserve"> in action 1</w:delText>
          </w:r>
          <w:r w:rsidDel="00046079">
            <w:tab/>
          </w:r>
          <w:r w:rsidDel="00046079">
            <w:fldChar w:fldCharType="begin"/>
          </w:r>
          <w:r w:rsidDel="00046079">
            <w:delInstrText xml:space="preserve"> PAGEREF _Toc21337 </w:delInstrText>
          </w:r>
          <w:r w:rsidDel="00046079">
            <w:fldChar w:fldCharType="separate"/>
          </w:r>
          <w:r w:rsidDel="00046079">
            <w:delText>40</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68" w:author="像个男人一样" w:date="2018-03-22T12:32:00Z"/>
          <w:del w:id="669" w:author="jie sun" w:date="2018-04-11T17:15:00Z"/>
        </w:rPr>
      </w:pPr>
      <w:ins w:id="670" w:author="像个男人一样" w:date="2018-03-22T12:32:00Z">
        <w:del w:id="671" w:author="jie sun" w:date="2018-04-11T17:15:00Z">
          <w:r w:rsidDel="00046079">
            <w:rPr>
              <w:bCs/>
            </w:rPr>
            <w:fldChar w:fldCharType="begin"/>
          </w:r>
          <w:r w:rsidDel="00046079">
            <w:rPr>
              <w:bCs/>
            </w:rPr>
            <w:delInstrText xml:space="preserve"> HYPERLINK \l _Toc17258 </w:delInstrText>
          </w:r>
          <w:r w:rsidDel="00046079">
            <w:rPr>
              <w:bCs/>
            </w:rPr>
            <w:fldChar w:fldCharType="separate"/>
          </w:r>
          <w:r w:rsidDel="00046079">
            <w:delText>Figure 4</w:delText>
          </w:r>
          <w:r w:rsidDel="00046079">
            <w:rPr>
              <w:rFonts w:hint="eastAsia"/>
            </w:rPr>
            <w:delText>.</w:delText>
          </w:r>
          <w:r w:rsidDel="00046079">
            <w:delText xml:space="preserve">11 </w:delText>
          </w:r>
          <w:r w:rsidDel="00046079">
            <w:rPr>
              <w:rFonts w:hint="eastAsia"/>
            </w:rPr>
            <w:delText>: Angles with the gravity changes</w:delText>
          </w:r>
          <w:r w:rsidDel="00046079">
            <w:rPr>
              <w:rFonts w:hint="eastAsia"/>
              <w:lang w:val="en-US"/>
            </w:rPr>
            <w:delText xml:space="preserve"> in action1</w:delText>
          </w:r>
          <w:r w:rsidDel="00046079">
            <w:tab/>
          </w:r>
          <w:r w:rsidDel="00046079">
            <w:fldChar w:fldCharType="begin"/>
          </w:r>
          <w:r w:rsidDel="00046079">
            <w:delInstrText xml:space="preserve"> PAGEREF _Toc17258 </w:delInstrText>
          </w:r>
          <w:r w:rsidDel="00046079">
            <w:fldChar w:fldCharType="separate"/>
          </w:r>
          <w:r w:rsidDel="00046079">
            <w:delText>41</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2" w:author="像个男人一样" w:date="2018-03-22T12:32:00Z"/>
          <w:del w:id="673" w:author="jie sun" w:date="2018-04-11T17:15:00Z"/>
        </w:rPr>
      </w:pPr>
      <w:ins w:id="674" w:author="像个男人一样" w:date="2018-03-22T12:32:00Z">
        <w:del w:id="675" w:author="jie sun" w:date="2018-04-11T17:15:00Z">
          <w:r w:rsidDel="00046079">
            <w:rPr>
              <w:bCs/>
            </w:rPr>
            <w:fldChar w:fldCharType="begin"/>
          </w:r>
          <w:r w:rsidDel="00046079">
            <w:rPr>
              <w:bCs/>
            </w:rPr>
            <w:delInstrText xml:space="preserve"> HYPERLINK \l _Toc32003 </w:delInstrText>
          </w:r>
          <w:r w:rsidDel="00046079">
            <w:rPr>
              <w:bCs/>
            </w:rPr>
            <w:fldChar w:fldCharType="separate"/>
          </w:r>
          <w:r w:rsidDel="00046079">
            <w:delText>Figure 4</w:delText>
          </w:r>
          <w:r w:rsidDel="00046079">
            <w:rPr>
              <w:rFonts w:hint="eastAsia"/>
            </w:rPr>
            <w:delText>.</w:delText>
          </w:r>
          <w:r w:rsidDel="00046079">
            <w:delText xml:space="preserve">12 </w:delText>
          </w:r>
          <w:r w:rsidDel="00046079">
            <w:rPr>
              <w:rFonts w:hint="eastAsia"/>
            </w:rPr>
            <w:delText xml:space="preserve">:Spinning angle changes in action </w:delText>
          </w:r>
          <w:r w:rsidDel="00046079">
            <w:rPr>
              <w:rFonts w:hint="eastAsia"/>
              <w:lang w:val="en-US"/>
            </w:rPr>
            <w:delText>2</w:delText>
          </w:r>
          <w:r w:rsidDel="00046079">
            <w:tab/>
          </w:r>
          <w:r w:rsidDel="00046079">
            <w:fldChar w:fldCharType="begin"/>
          </w:r>
          <w:r w:rsidDel="00046079">
            <w:delInstrText xml:space="preserve"> PAGEREF _Toc32003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76" w:author="像个男人一样" w:date="2018-03-22T12:32:00Z"/>
          <w:del w:id="677" w:author="jie sun" w:date="2018-04-11T17:15:00Z"/>
        </w:rPr>
      </w:pPr>
      <w:ins w:id="678" w:author="像个男人一样" w:date="2018-03-22T12:32:00Z">
        <w:del w:id="679" w:author="jie sun" w:date="2018-04-11T17:15:00Z">
          <w:r w:rsidDel="00046079">
            <w:rPr>
              <w:bCs/>
            </w:rPr>
            <w:fldChar w:fldCharType="begin"/>
          </w:r>
          <w:r w:rsidDel="00046079">
            <w:rPr>
              <w:bCs/>
            </w:rPr>
            <w:delInstrText xml:space="preserve"> HYPERLINK \l _Toc22226 </w:delInstrText>
          </w:r>
          <w:r w:rsidDel="00046079">
            <w:rPr>
              <w:bCs/>
            </w:rPr>
            <w:fldChar w:fldCharType="separate"/>
          </w:r>
          <w:r w:rsidDel="00046079">
            <w:delText>Figure 4</w:delText>
          </w:r>
          <w:r w:rsidDel="00046079">
            <w:rPr>
              <w:rFonts w:hint="eastAsia"/>
            </w:rPr>
            <w:delText>.</w:delText>
          </w:r>
          <w:r w:rsidDel="00046079">
            <w:delText xml:space="preserve">13 </w:delText>
          </w:r>
          <w:r w:rsidDel="00046079">
            <w:rPr>
              <w:rFonts w:hint="eastAsia"/>
            </w:rPr>
            <w:delText>: Angles with the gravity changes in action 2</w:delText>
          </w:r>
          <w:r w:rsidDel="00046079">
            <w:tab/>
          </w:r>
          <w:r w:rsidDel="00046079">
            <w:fldChar w:fldCharType="begin"/>
          </w:r>
          <w:r w:rsidDel="00046079">
            <w:delInstrText xml:space="preserve"> PAGEREF _Toc22226 </w:delInstrText>
          </w:r>
          <w:r w:rsidDel="00046079">
            <w:fldChar w:fldCharType="separate"/>
          </w:r>
          <w:r w:rsidDel="00046079">
            <w:delText>42</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0" w:author="像个男人一样" w:date="2018-03-22T12:32:00Z"/>
          <w:del w:id="681" w:author="jie sun" w:date="2018-04-11T17:15:00Z"/>
        </w:rPr>
      </w:pPr>
      <w:ins w:id="682" w:author="像个男人一样" w:date="2018-03-22T12:32:00Z">
        <w:del w:id="683" w:author="jie sun" w:date="2018-04-11T17:15:00Z">
          <w:r w:rsidDel="00046079">
            <w:rPr>
              <w:bCs/>
            </w:rPr>
            <w:fldChar w:fldCharType="begin"/>
          </w:r>
          <w:r w:rsidDel="00046079">
            <w:rPr>
              <w:bCs/>
            </w:rPr>
            <w:delInstrText xml:space="preserve"> HYPERLINK \l _Toc17489 </w:delInstrText>
          </w:r>
          <w:r w:rsidDel="00046079">
            <w:rPr>
              <w:bCs/>
            </w:rPr>
            <w:fldChar w:fldCharType="separate"/>
          </w:r>
          <w:r w:rsidDel="00046079">
            <w:delText>Figure 4</w:delText>
          </w:r>
          <w:r w:rsidDel="00046079">
            <w:rPr>
              <w:rFonts w:hint="eastAsia"/>
            </w:rPr>
            <w:delText>.</w:delText>
          </w:r>
          <w:r w:rsidDel="00046079">
            <w:delText xml:space="preserve">14 </w:delText>
          </w:r>
          <w:r w:rsidDel="00046079">
            <w:rPr>
              <w:rFonts w:hint="eastAsia"/>
            </w:rPr>
            <w:delText>:</w:delText>
          </w:r>
          <w:r w:rsidDel="00046079">
            <w:rPr>
              <w:rFonts w:hint="eastAsia"/>
              <w:lang w:val="en-US"/>
            </w:rPr>
            <w:delText xml:space="preserve"> </w:delText>
          </w:r>
          <w:r w:rsidDel="00046079">
            <w:rPr>
              <w:rFonts w:hint="eastAsia"/>
            </w:rPr>
            <w:delText>Spinning angle changes in action 3</w:delText>
          </w:r>
          <w:r w:rsidDel="00046079">
            <w:tab/>
          </w:r>
          <w:r w:rsidDel="00046079">
            <w:fldChar w:fldCharType="begin"/>
          </w:r>
          <w:r w:rsidDel="00046079">
            <w:delInstrText xml:space="preserve"> PAGEREF _Toc17489 </w:delInstrText>
          </w:r>
          <w:r w:rsidDel="00046079">
            <w:fldChar w:fldCharType="separate"/>
          </w:r>
          <w:r w:rsidDel="00046079">
            <w:delText>43</w:delText>
          </w:r>
          <w:r w:rsidDel="00046079">
            <w:fldChar w:fldCharType="end"/>
          </w:r>
          <w:r w:rsidDel="00046079">
            <w:rPr>
              <w:bCs/>
            </w:rPr>
            <w:fldChar w:fldCharType="end"/>
          </w:r>
        </w:del>
      </w:ins>
    </w:p>
    <w:p w:rsidR="0087014B" w:rsidDel="00046079" w:rsidRDefault="00D5184D">
      <w:pPr>
        <w:pStyle w:val="TableofFigures"/>
        <w:tabs>
          <w:tab w:val="right" w:leader="dot" w:pos="9026"/>
        </w:tabs>
        <w:rPr>
          <w:ins w:id="684" w:author="像个男人一样" w:date="2018-03-22T12:32:00Z"/>
          <w:del w:id="685" w:author="jie sun" w:date="2018-04-11T17:15:00Z"/>
        </w:rPr>
      </w:pPr>
      <w:ins w:id="686" w:author="像个男人一样" w:date="2018-03-22T12:32:00Z">
        <w:del w:id="687" w:author="jie sun" w:date="2018-04-11T17:15:00Z">
          <w:r w:rsidDel="00046079">
            <w:rPr>
              <w:bCs/>
            </w:rPr>
            <w:fldChar w:fldCharType="begin"/>
          </w:r>
          <w:r w:rsidDel="00046079">
            <w:rPr>
              <w:bCs/>
            </w:rPr>
            <w:delInstrText xml:space="preserve"> HYPERLINK \l _Toc5978 </w:delInstrText>
          </w:r>
          <w:r w:rsidDel="00046079">
            <w:rPr>
              <w:bCs/>
            </w:rPr>
            <w:fldChar w:fldCharType="separate"/>
          </w:r>
          <w:r w:rsidDel="00046079">
            <w:delText>Figure 4</w:delText>
          </w:r>
          <w:r w:rsidDel="00046079">
            <w:rPr>
              <w:rFonts w:hint="eastAsia"/>
            </w:rPr>
            <w:delText>.</w:delText>
          </w:r>
          <w:r w:rsidDel="00046079">
            <w:delText xml:space="preserve">15 </w:delText>
          </w:r>
          <w:r w:rsidDel="00046079">
            <w:rPr>
              <w:rFonts w:hint="eastAsia"/>
            </w:rPr>
            <w:delText>:  Angles with the gravity changes in action 3</w:delText>
          </w:r>
          <w:r w:rsidDel="00046079">
            <w:tab/>
          </w:r>
          <w:r w:rsidDel="00046079">
            <w:fldChar w:fldCharType="begin"/>
          </w:r>
          <w:r w:rsidDel="00046079">
            <w:delInstrText xml:space="preserve"> PAGEREF _Toc5978 </w:delInstrText>
          </w:r>
          <w:r w:rsidDel="00046079">
            <w:fldChar w:fldCharType="separate"/>
          </w:r>
          <w:r w:rsidDel="00046079">
            <w:delText>44</w:delText>
          </w:r>
          <w:r w:rsidDel="00046079">
            <w:fldChar w:fldCharType="end"/>
          </w:r>
          <w:r w:rsidDel="00046079">
            <w:rPr>
              <w:bCs/>
            </w:rPr>
            <w:fldChar w:fldCharType="end"/>
          </w:r>
        </w:del>
      </w:ins>
    </w:p>
    <w:p w:rsidR="000576B6" w:rsidRDefault="00D5184D">
      <w:pPr>
        <w:pStyle w:val="TableofFigures"/>
        <w:tabs>
          <w:tab w:val="right" w:leader="dot" w:pos="9016"/>
        </w:tabs>
        <w:rPr>
          <w:ins w:id="688" w:author="jie sun" w:date="2018-04-19T13:01:00Z"/>
          <w:rFonts w:asciiTheme="minorHAnsi" w:hAnsiTheme="minorHAnsi"/>
          <w:noProof/>
          <w:sz w:val="22"/>
          <w:lang w:val="en-US"/>
        </w:rPr>
      </w:pPr>
      <w:ins w:id="689" w:author="像个男人一样" w:date="2018-03-22T12:27:00Z">
        <w:del w:id="690" w:author="jie sun" w:date="2018-04-11T17:15:00Z">
          <w:r w:rsidDel="00046079">
            <w:rPr>
              <w:bCs/>
            </w:rPr>
            <w:fldChar w:fldCharType="end"/>
          </w:r>
        </w:del>
      </w:ins>
      <w:ins w:id="691" w:author="jie sun" w:date="2018-04-11T17:15:00Z">
        <w:r w:rsidR="00046079">
          <w:rPr>
            <w:bCs/>
          </w:rPr>
          <w:fldChar w:fldCharType="begin"/>
        </w:r>
        <w:r w:rsidR="00046079">
          <w:rPr>
            <w:bCs/>
          </w:rPr>
          <w:instrText xml:space="preserve"> TOC \h \z \c "Figure" </w:instrText>
        </w:r>
      </w:ins>
      <w:r w:rsidR="00046079">
        <w:rPr>
          <w:bCs/>
        </w:rPr>
        <w:fldChar w:fldCharType="separate"/>
      </w:r>
      <w:ins w:id="692" w:author="jie sun" w:date="2018-04-19T13:01:00Z">
        <w:r w:rsidR="000576B6" w:rsidRPr="00096E49">
          <w:rPr>
            <w:rStyle w:val="Hyperlink"/>
            <w:noProof/>
          </w:rPr>
          <w:fldChar w:fldCharType="begin"/>
        </w:r>
        <w:r w:rsidR="000576B6" w:rsidRPr="00096E49">
          <w:rPr>
            <w:rStyle w:val="Hyperlink"/>
            <w:noProof/>
          </w:rPr>
          <w:instrText xml:space="preserve"> </w:instrText>
        </w:r>
        <w:r w:rsidR="000576B6">
          <w:rPr>
            <w:noProof/>
          </w:rPr>
          <w:instrText>HYPERLINK \l "_Toc511906320"</w:instrText>
        </w:r>
        <w:r w:rsidR="000576B6" w:rsidRPr="00096E49">
          <w:rPr>
            <w:rStyle w:val="Hyperlink"/>
            <w:noProof/>
          </w:rPr>
          <w:instrText xml:space="preserve"> </w:instrText>
        </w:r>
        <w:r w:rsidR="000576B6" w:rsidRPr="00096E49">
          <w:rPr>
            <w:rStyle w:val="Hyperlink"/>
            <w:noProof/>
          </w:rPr>
          <w:fldChar w:fldCharType="separate"/>
        </w:r>
        <w:r w:rsidR="000576B6" w:rsidRPr="00096E49">
          <w:rPr>
            <w:rStyle w:val="Hyperlink"/>
            <w:noProof/>
          </w:rPr>
          <w:t>Figure 2.1:Working Principle Of A</w:t>
        </w:r>
        <w:r w:rsidR="000576B6" w:rsidRPr="00096E49">
          <w:rPr>
            <w:rStyle w:val="Hyperlink"/>
            <w:noProof/>
            <w:lang w:val="en-US"/>
          </w:rPr>
          <w:t xml:space="preserve"> Capacitive </w:t>
        </w:r>
        <w:r w:rsidR="000576B6" w:rsidRPr="00096E49">
          <w:rPr>
            <w:rStyle w:val="Hyperlink"/>
            <w:noProof/>
          </w:rPr>
          <w:t>Accelerometer. (Nisticò, 2013)</w:t>
        </w:r>
        <w:r w:rsidR="000576B6">
          <w:rPr>
            <w:noProof/>
            <w:webHidden/>
          </w:rPr>
          <w:tab/>
        </w:r>
        <w:r w:rsidR="000576B6">
          <w:rPr>
            <w:noProof/>
            <w:webHidden/>
          </w:rPr>
          <w:fldChar w:fldCharType="begin"/>
        </w:r>
        <w:r w:rsidR="000576B6">
          <w:rPr>
            <w:noProof/>
            <w:webHidden/>
          </w:rPr>
          <w:instrText xml:space="preserve"> PAGEREF _Toc511906320 \h </w:instrText>
        </w:r>
      </w:ins>
      <w:r w:rsidR="000576B6">
        <w:rPr>
          <w:noProof/>
          <w:webHidden/>
        </w:rPr>
      </w:r>
      <w:r w:rsidR="000576B6">
        <w:rPr>
          <w:noProof/>
          <w:webHidden/>
        </w:rPr>
        <w:fldChar w:fldCharType="separate"/>
      </w:r>
      <w:ins w:id="693" w:author="jie sun" w:date="2018-04-19T13:01:00Z">
        <w:r w:rsidR="000576B6">
          <w:rPr>
            <w:noProof/>
            <w:webHidden/>
          </w:rPr>
          <w:t>11</w:t>
        </w:r>
        <w:r w:rsidR="000576B6">
          <w:rPr>
            <w:noProof/>
            <w:webHidden/>
          </w:rPr>
          <w:fldChar w:fldCharType="end"/>
        </w:r>
        <w:r w:rsidR="000576B6" w:rsidRPr="00096E49">
          <w:rPr>
            <w:rStyle w:val="Hyperlink"/>
            <w:noProof/>
          </w:rPr>
          <w:fldChar w:fldCharType="end"/>
        </w:r>
      </w:ins>
    </w:p>
    <w:p w:rsidR="000576B6" w:rsidRDefault="000576B6">
      <w:pPr>
        <w:pStyle w:val="TableofFigures"/>
        <w:tabs>
          <w:tab w:val="right" w:leader="dot" w:pos="9016"/>
        </w:tabs>
        <w:rPr>
          <w:ins w:id="694" w:author="jie sun" w:date="2018-04-19T13:01:00Z"/>
          <w:rFonts w:asciiTheme="minorHAnsi" w:hAnsiTheme="minorHAnsi"/>
          <w:noProof/>
          <w:sz w:val="22"/>
          <w:lang w:val="en-US"/>
        </w:rPr>
      </w:pPr>
      <w:ins w:id="69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"_Toc511906321"</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2.2: Accelerometer Theory &amp; Design</w:t>
        </w:r>
        <w:r w:rsidRPr="00096E49">
          <w:rPr>
            <w:rStyle w:val="Hyperlink"/>
            <w:iCs/>
            <w:noProof/>
            <w:lang w:val="en-US"/>
          </w:rPr>
          <w:t xml:space="preserve"> </w:t>
        </w:r>
        <w:r w:rsidRPr="00096E49">
          <w:rPr>
            <w:rStyle w:val="Hyperlink"/>
            <w:noProof/>
            <w:lang w:val="en-US"/>
          </w:rPr>
          <w:t>(Nisticò, 2013)</w:t>
        </w:r>
        <w:r>
          <w:rPr>
            <w:noProof/>
            <w:webHidden/>
          </w:rPr>
          <w:tab/>
        </w:r>
        <w:r>
          <w:rPr>
            <w:noProof/>
            <w:webHidden/>
          </w:rPr>
          <w:fldChar w:fldCharType="begin"/>
        </w:r>
        <w:r>
          <w:rPr>
            <w:noProof/>
            <w:webHidden/>
          </w:rPr>
          <w:instrText xml:space="preserve"> PAGEREF _Toc511906321 \h </w:instrText>
        </w:r>
      </w:ins>
      <w:r>
        <w:rPr>
          <w:noProof/>
          <w:webHidden/>
        </w:rPr>
      </w:r>
      <w:r>
        <w:rPr>
          <w:noProof/>
          <w:webHidden/>
        </w:rPr>
        <w:fldChar w:fldCharType="separate"/>
      </w:r>
      <w:ins w:id="696" w:author="jie sun" w:date="2018-04-19T13:01:00Z">
        <w:r>
          <w:rPr>
            <w:noProof/>
            <w:webHidden/>
          </w:rPr>
          <w:t>12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697" w:author="jie sun" w:date="2018-04-19T13:01:00Z"/>
          <w:rFonts w:asciiTheme="minorHAnsi" w:hAnsiTheme="minorHAnsi"/>
          <w:noProof/>
          <w:sz w:val="22"/>
          <w:lang w:val="en-US"/>
        </w:rPr>
      </w:pPr>
      <w:ins w:id="69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"_Toc511906322"</w:instrText>
        </w:r>
        <w:r w:rsidRPr="00096E49">
          <w:rPr>
            <w:rStyle w:val="Hyperlink"/>
            <w:noProof/>
          </w:rPr>
          <w:instrText xml:space="preserve"> </w:instrText>
        </w:r>
        <w:r w:rsidRPr="00096E49">
          <w:rPr>
            <w:rStyle w:val="Hyperlink"/>
            <w:noProof/>
          </w:rPr>
          <w:fldChar w:fldCharType="separate"/>
        </w:r>
        <w:r w:rsidRPr="00096E49">
          <w:rPr>
            <w:rStyle w:val="Hyperlink"/>
            <w:iCs/>
            <w:noProof/>
          </w:rPr>
          <w:t xml:space="preserve">Figure 2.3: Three-Axis Accelerometer In A Phone </w:t>
        </w:r>
        <w:r w:rsidRPr="00096E49">
          <w:rPr>
            <w:rStyle w:val="Hyperlink"/>
            <w:noProof/>
          </w:rPr>
          <w:t>(YingWen, 2014)</w:t>
        </w:r>
        <w:r>
          <w:rPr>
            <w:noProof/>
            <w:webHidden/>
          </w:rPr>
          <w:tab/>
        </w:r>
        <w:r>
          <w:rPr>
            <w:noProof/>
            <w:webHidden/>
          </w:rPr>
          <w:fldChar w:fldCharType="begin"/>
        </w:r>
        <w:r>
          <w:rPr>
            <w:noProof/>
            <w:webHidden/>
          </w:rPr>
          <w:instrText xml:space="preserve"> PAGEREF _Toc511906322 \h </w:instrText>
        </w:r>
      </w:ins>
      <w:r>
        <w:rPr>
          <w:noProof/>
          <w:webHidden/>
        </w:rPr>
      </w:r>
      <w:r>
        <w:rPr>
          <w:noProof/>
          <w:webHidden/>
        </w:rPr>
        <w:fldChar w:fldCharType="separate"/>
      </w:r>
      <w:ins w:id="699" w:author="jie sun" w:date="2018-04-19T13:01:00Z">
        <w:r>
          <w:rPr>
            <w:noProof/>
            <w:webHidden/>
          </w:rPr>
          <w:t>13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0" w:author="jie sun" w:date="2018-04-19T13:01:00Z"/>
          <w:rFonts w:asciiTheme="minorHAnsi" w:hAnsiTheme="minorHAnsi"/>
          <w:noProof/>
          <w:sz w:val="22"/>
          <w:lang w:val="en-US"/>
        </w:rPr>
      </w:pPr>
      <w:ins w:id="70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2.4: 3-Axis Digital Accelerometer (Zhao, 2008)</w:t>
        </w:r>
        <w:r>
          <w:rPr>
            <w:noProof/>
            <w:webHidden/>
          </w:rPr>
          <w:tab/>
        </w:r>
        <w:r>
          <w:rPr>
            <w:noProof/>
            <w:webHidden/>
          </w:rPr>
          <w:fldChar w:fldCharType="begin"/>
        </w:r>
        <w:r>
          <w:rPr>
            <w:noProof/>
            <w:webHidden/>
          </w:rPr>
          <w:instrText xml:space="preserve"> PAGEREF _Toc511906323 \h </w:instrText>
        </w:r>
      </w:ins>
      <w:r>
        <w:rPr>
          <w:noProof/>
          <w:webHidden/>
        </w:rPr>
      </w:r>
      <w:r>
        <w:rPr>
          <w:noProof/>
          <w:webHidden/>
        </w:rPr>
        <w:fldChar w:fldCharType="separate"/>
      </w:r>
      <w:ins w:id="702"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3" w:author="jie sun" w:date="2018-04-19T13:01:00Z"/>
          <w:rFonts w:asciiTheme="minorHAnsi" w:hAnsiTheme="minorHAnsi"/>
          <w:noProof/>
          <w:sz w:val="22"/>
          <w:lang w:val="en-US"/>
        </w:rPr>
      </w:pPr>
      <w:ins w:id="70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2.5:A Step, Stride and Heading Determination For The Pedestrian Navigation System</w:t>
        </w:r>
        <w:r>
          <w:rPr>
            <w:noProof/>
            <w:webHidden/>
          </w:rPr>
          <w:tab/>
        </w:r>
        <w:r>
          <w:rPr>
            <w:noProof/>
            <w:webHidden/>
          </w:rPr>
          <w:fldChar w:fldCharType="begin"/>
        </w:r>
        <w:r>
          <w:rPr>
            <w:noProof/>
            <w:webHidden/>
          </w:rPr>
          <w:instrText xml:space="preserve"> PAGEREF _Toc511906324 \h </w:instrText>
        </w:r>
      </w:ins>
      <w:r>
        <w:rPr>
          <w:noProof/>
          <w:webHidden/>
        </w:rPr>
      </w:r>
      <w:r>
        <w:rPr>
          <w:noProof/>
          <w:webHidden/>
        </w:rPr>
        <w:fldChar w:fldCharType="separate"/>
      </w:r>
      <w:ins w:id="705" w:author="jie sun" w:date="2018-04-19T13:01:00Z">
        <w:r>
          <w:rPr>
            <w:noProof/>
            <w:webHidden/>
          </w:rPr>
          <w:t>14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6" w:author="jie sun" w:date="2018-04-19T13:01:00Z"/>
          <w:rFonts w:asciiTheme="minorHAnsi" w:hAnsiTheme="minorHAnsi"/>
          <w:noProof/>
          <w:sz w:val="22"/>
          <w:lang w:val="en-US"/>
        </w:rPr>
      </w:pPr>
      <w:ins w:id="70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2.6:The Three Axes Data Of The Accelerometer From iPhone</w:t>
        </w:r>
        <w:r>
          <w:rPr>
            <w:noProof/>
            <w:webHidden/>
          </w:rPr>
          <w:tab/>
        </w:r>
        <w:r>
          <w:rPr>
            <w:noProof/>
            <w:webHidden/>
          </w:rPr>
          <w:fldChar w:fldCharType="begin"/>
        </w:r>
        <w:r>
          <w:rPr>
            <w:noProof/>
            <w:webHidden/>
          </w:rPr>
          <w:instrText xml:space="preserve"> PAGEREF _Toc511906325 \h </w:instrText>
        </w:r>
      </w:ins>
      <w:r>
        <w:rPr>
          <w:noProof/>
          <w:webHidden/>
        </w:rPr>
      </w:r>
      <w:r>
        <w:rPr>
          <w:noProof/>
          <w:webHidden/>
        </w:rPr>
        <w:fldChar w:fldCharType="separate"/>
      </w:r>
      <w:ins w:id="708"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09" w:author="jie sun" w:date="2018-04-19T13:01:00Z"/>
          <w:rFonts w:asciiTheme="minorHAnsi" w:hAnsiTheme="minorHAnsi"/>
          <w:noProof/>
          <w:sz w:val="22"/>
          <w:lang w:val="en-US"/>
        </w:rPr>
      </w:pPr>
      <w:ins w:id="71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2.7:The Total Accelerometer Data After Calculation</w:t>
        </w:r>
        <w:r>
          <w:rPr>
            <w:noProof/>
            <w:webHidden/>
          </w:rPr>
          <w:tab/>
        </w:r>
        <w:r>
          <w:rPr>
            <w:noProof/>
            <w:webHidden/>
          </w:rPr>
          <w:fldChar w:fldCharType="begin"/>
        </w:r>
        <w:r>
          <w:rPr>
            <w:noProof/>
            <w:webHidden/>
          </w:rPr>
          <w:instrText xml:space="preserve"> PAGEREF _Toc511906326 \h </w:instrText>
        </w:r>
      </w:ins>
      <w:r>
        <w:rPr>
          <w:noProof/>
          <w:webHidden/>
        </w:rPr>
      </w:r>
      <w:r>
        <w:rPr>
          <w:noProof/>
          <w:webHidden/>
        </w:rPr>
        <w:fldChar w:fldCharType="separate"/>
      </w:r>
      <w:ins w:id="711" w:author="jie sun" w:date="2018-04-19T13:01:00Z">
        <w:r>
          <w:rPr>
            <w:noProof/>
            <w:webHidden/>
          </w:rPr>
          <w:t>15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2" w:author="jie sun" w:date="2018-04-19T13:01:00Z"/>
          <w:rFonts w:asciiTheme="minorHAnsi" w:hAnsiTheme="minorHAnsi"/>
          <w:noProof/>
          <w:sz w:val="22"/>
          <w:lang w:val="en-US"/>
        </w:rPr>
      </w:pPr>
      <w:ins w:id="71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2.8:The Peak Data Of  The Accelerometer</w:t>
        </w:r>
        <w:r>
          <w:rPr>
            <w:noProof/>
            <w:webHidden/>
          </w:rPr>
          <w:tab/>
        </w:r>
        <w:r>
          <w:rPr>
            <w:noProof/>
            <w:webHidden/>
          </w:rPr>
          <w:fldChar w:fldCharType="begin"/>
        </w:r>
        <w:r>
          <w:rPr>
            <w:noProof/>
            <w:webHidden/>
          </w:rPr>
          <w:instrText xml:space="preserve"> PAGEREF _Toc511906327 \h </w:instrText>
        </w:r>
      </w:ins>
      <w:r>
        <w:rPr>
          <w:noProof/>
          <w:webHidden/>
        </w:rPr>
      </w:r>
      <w:r>
        <w:rPr>
          <w:noProof/>
          <w:webHidden/>
        </w:rPr>
        <w:fldChar w:fldCharType="separate"/>
      </w:r>
      <w:ins w:id="714" w:author="jie sun" w:date="2018-04-19T13:01:00Z">
        <w:r>
          <w:rPr>
            <w:noProof/>
            <w:webHidden/>
          </w:rPr>
          <w:t>16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5" w:author="jie sun" w:date="2018-04-19T13:01:00Z"/>
          <w:rFonts w:asciiTheme="minorHAnsi" w:hAnsiTheme="minorHAnsi"/>
          <w:noProof/>
          <w:sz w:val="22"/>
          <w:lang w:val="en-US"/>
        </w:rPr>
      </w:pPr>
      <w:ins w:id="71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2.9:The Intervals Among The Peaks</w:t>
        </w:r>
        <w:r>
          <w:rPr>
            <w:noProof/>
            <w:webHidden/>
          </w:rPr>
          <w:tab/>
        </w:r>
        <w:r>
          <w:rPr>
            <w:noProof/>
            <w:webHidden/>
          </w:rPr>
          <w:fldChar w:fldCharType="begin"/>
        </w:r>
        <w:r>
          <w:rPr>
            <w:noProof/>
            <w:webHidden/>
          </w:rPr>
          <w:instrText xml:space="preserve"> PAGEREF _Toc511906328 \h </w:instrText>
        </w:r>
      </w:ins>
      <w:r>
        <w:rPr>
          <w:noProof/>
          <w:webHidden/>
        </w:rPr>
      </w:r>
      <w:r>
        <w:rPr>
          <w:noProof/>
          <w:webHidden/>
        </w:rPr>
        <w:fldChar w:fldCharType="separate"/>
      </w:r>
      <w:ins w:id="717" w:author="jie sun" w:date="2018-04-19T13:01:00Z">
        <w:r>
          <w:rPr>
            <w:noProof/>
            <w:webHidden/>
          </w:rPr>
          <w:t>17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18" w:author="jie sun" w:date="2018-04-19T13:01:00Z"/>
          <w:rFonts w:asciiTheme="minorHAnsi" w:hAnsiTheme="minorHAnsi"/>
          <w:noProof/>
          <w:sz w:val="22"/>
          <w:lang w:val="en-US"/>
        </w:rPr>
      </w:pPr>
      <w:ins w:id="71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"_Toc511906329"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2.10:The Threshold Figure</w:t>
        </w:r>
        <w:r>
          <w:rPr>
            <w:noProof/>
            <w:webHidden/>
          </w:rPr>
          <w:tab/>
        </w:r>
        <w:r>
          <w:rPr>
            <w:noProof/>
            <w:webHidden/>
          </w:rPr>
          <w:fldChar w:fldCharType="begin"/>
        </w:r>
        <w:r>
          <w:rPr>
            <w:noProof/>
            <w:webHidden/>
          </w:rPr>
          <w:instrText xml:space="preserve"> PAGEREF _Toc511906329 \h </w:instrText>
        </w:r>
      </w:ins>
      <w:r>
        <w:rPr>
          <w:noProof/>
          <w:webHidden/>
        </w:rPr>
      </w:r>
      <w:r>
        <w:rPr>
          <w:noProof/>
          <w:webHidden/>
        </w:rPr>
        <w:fldChar w:fldCharType="separate"/>
      </w:r>
      <w:ins w:id="720" w:author="jie sun" w:date="2018-04-19T13:01:00Z">
        <w:r>
          <w:rPr>
            <w:noProof/>
            <w:webHidden/>
          </w:rPr>
          <w:t>18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1" w:author="jie sun" w:date="2018-04-19T13:01:00Z"/>
          <w:rFonts w:asciiTheme="minorHAnsi" w:hAnsiTheme="minorHAnsi"/>
          <w:noProof/>
          <w:sz w:val="22"/>
          <w:lang w:val="en-US"/>
        </w:rPr>
      </w:pPr>
      <w:ins w:id="72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2.11:The Different Pattern Data</w:t>
        </w:r>
        <w:r>
          <w:rPr>
            <w:noProof/>
            <w:webHidden/>
          </w:rPr>
          <w:tab/>
        </w:r>
        <w:r>
          <w:rPr>
            <w:noProof/>
            <w:webHidden/>
          </w:rPr>
          <w:fldChar w:fldCharType="begin"/>
        </w:r>
        <w:r>
          <w:rPr>
            <w:noProof/>
            <w:webHidden/>
          </w:rPr>
          <w:instrText xml:space="preserve"> PAGEREF _Toc511906330 \h </w:instrText>
        </w:r>
      </w:ins>
      <w:r>
        <w:rPr>
          <w:noProof/>
          <w:webHidden/>
        </w:rPr>
      </w:r>
      <w:r>
        <w:rPr>
          <w:noProof/>
          <w:webHidden/>
        </w:rPr>
        <w:fldChar w:fldCharType="separate"/>
      </w:r>
      <w:ins w:id="723" w:author="jie sun" w:date="2018-04-19T13:01:00Z">
        <w:r>
          <w:rPr>
            <w:noProof/>
            <w:webHidden/>
          </w:rPr>
          <w:t>19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4" w:author="jie sun" w:date="2018-04-19T13:01:00Z"/>
          <w:rFonts w:asciiTheme="minorHAnsi" w:hAnsiTheme="minorHAnsi"/>
          <w:noProof/>
          <w:sz w:val="22"/>
          <w:lang w:val="en-US"/>
        </w:rPr>
      </w:pPr>
      <w:ins w:id="72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2.12:The Program Of Calculating The Steps</w:t>
        </w:r>
        <w:r>
          <w:rPr>
            <w:noProof/>
            <w:webHidden/>
          </w:rPr>
          <w:tab/>
        </w:r>
        <w:r>
          <w:rPr>
            <w:noProof/>
            <w:webHidden/>
          </w:rPr>
          <w:fldChar w:fldCharType="begin"/>
        </w:r>
        <w:r>
          <w:rPr>
            <w:noProof/>
            <w:webHidden/>
          </w:rPr>
          <w:instrText xml:space="preserve"> PAGEREF _Toc511906331 \h </w:instrText>
        </w:r>
      </w:ins>
      <w:r>
        <w:rPr>
          <w:noProof/>
          <w:webHidden/>
        </w:rPr>
      </w:r>
      <w:r>
        <w:rPr>
          <w:noProof/>
          <w:webHidden/>
        </w:rPr>
        <w:fldChar w:fldCharType="separate"/>
      </w:r>
      <w:ins w:id="726" w:author="jie sun" w:date="2018-04-19T13:01:00Z">
        <w:r>
          <w:rPr>
            <w:noProof/>
            <w:webHidden/>
          </w:rPr>
          <w:t>20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27" w:author="jie sun" w:date="2018-04-19T13:01:00Z"/>
          <w:rFonts w:asciiTheme="minorHAnsi" w:hAnsiTheme="minorHAnsi"/>
          <w:noProof/>
          <w:sz w:val="22"/>
          <w:lang w:val="en-US"/>
        </w:rPr>
      </w:pPr>
      <w:ins w:id="72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2.13:The Accuracies Of The Step Algorithms</w:t>
        </w:r>
        <w:r>
          <w:rPr>
            <w:noProof/>
            <w:webHidden/>
          </w:rPr>
          <w:tab/>
        </w:r>
        <w:r>
          <w:rPr>
            <w:noProof/>
            <w:webHidden/>
          </w:rPr>
          <w:fldChar w:fldCharType="begin"/>
        </w:r>
        <w:r>
          <w:rPr>
            <w:noProof/>
            <w:webHidden/>
          </w:rPr>
          <w:instrText xml:space="preserve"> PAGEREF _Toc511906332 \h </w:instrText>
        </w:r>
      </w:ins>
      <w:r>
        <w:rPr>
          <w:noProof/>
          <w:webHidden/>
        </w:rPr>
      </w:r>
      <w:r>
        <w:rPr>
          <w:noProof/>
          <w:webHidden/>
        </w:rPr>
        <w:fldChar w:fldCharType="separate"/>
      </w:r>
      <w:ins w:id="729" w:author="jie sun" w:date="2018-04-19T13:01:00Z">
        <w:r>
          <w:rPr>
            <w:noProof/>
            <w:webHidden/>
          </w:rPr>
          <w:t>21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0" w:author="jie sun" w:date="2018-04-19T13:01:00Z"/>
          <w:rFonts w:asciiTheme="minorHAnsi" w:hAnsiTheme="minorHAnsi"/>
          <w:noProof/>
          <w:sz w:val="22"/>
          <w:lang w:val="en-US"/>
        </w:rPr>
      </w:pPr>
      <w:ins w:id="73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3.1:Wili Commons. (Wilimedia, 2006)</w:t>
        </w:r>
        <w:r>
          <w:rPr>
            <w:noProof/>
            <w:webHidden/>
          </w:rPr>
          <w:tab/>
        </w:r>
        <w:r>
          <w:rPr>
            <w:noProof/>
            <w:webHidden/>
          </w:rPr>
          <w:fldChar w:fldCharType="begin"/>
        </w:r>
        <w:r>
          <w:rPr>
            <w:noProof/>
            <w:webHidden/>
          </w:rPr>
          <w:instrText xml:space="preserve"> PAGEREF _Toc511906333 \h </w:instrText>
        </w:r>
      </w:ins>
      <w:r>
        <w:rPr>
          <w:noProof/>
          <w:webHidden/>
        </w:rPr>
      </w:r>
      <w:r>
        <w:rPr>
          <w:noProof/>
          <w:webHidden/>
        </w:rPr>
        <w:fldChar w:fldCharType="separate"/>
      </w:r>
      <w:ins w:id="732" w:author="jie sun" w:date="2018-04-19T13:01:00Z">
        <w:r>
          <w:rPr>
            <w:noProof/>
            <w:webHidden/>
          </w:rPr>
          <w:t>22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3" w:author="jie sun" w:date="2018-04-19T13:01:00Z"/>
          <w:rFonts w:asciiTheme="minorHAnsi" w:hAnsiTheme="minorHAnsi"/>
          <w:noProof/>
          <w:sz w:val="22"/>
          <w:lang w:val="en-US"/>
        </w:rPr>
      </w:pPr>
      <w:ins w:id="73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3.2:Gyroscope Principles (Pigeon's nest, n.d.)</w:t>
        </w:r>
        <w:r>
          <w:rPr>
            <w:noProof/>
            <w:webHidden/>
          </w:rPr>
          <w:tab/>
        </w:r>
        <w:r>
          <w:rPr>
            <w:noProof/>
            <w:webHidden/>
          </w:rPr>
          <w:fldChar w:fldCharType="begin"/>
        </w:r>
        <w:r>
          <w:rPr>
            <w:noProof/>
            <w:webHidden/>
          </w:rPr>
          <w:instrText xml:space="preserve"> PAGEREF _Toc511906334 \h </w:instrText>
        </w:r>
      </w:ins>
      <w:r>
        <w:rPr>
          <w:noProof/>
          <w:webHidden/>
        </w:rPr>
      </w:r>
      <w:r>
        <w:rPr>
          <w:noProof/>
          <w:webHidden/>
        </w:rPr>
        <w:fldChar w:fldCharType="separate"/>
      </w:r>
      <w:ins w:id="735" w:author="jie sun" w:date="2018-04-19T13:01:00Z">
        <w:r>
          <w:rPr>
            <w:noProof/>
            <w:webHidden/>
          </w:rPr>
          <w:t>23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6" w:author="jie sun" w:date="2018-04-19T13:01:00Z"/>
          <w:rFonts w:asciiTheme="minorHAnsi" w:hAnsiTheme="minorHAnsi"/>
          <w:noProof/>
          <w:sz w:val="22"/>
          <w:lang w:val="en-US"/>
        </w:rPr>
      </w:pPr>
      <w:ins w:id="73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3.3:  A Gyroscope Works In An Airplane (Mraz, 2014)</w:t>
        </w:r>
        <w:r>
          <w:rPr>
            <w:noProof/>
            <w:webHidden/>
          </w:rPr>
          <w:tab/>
        </w:r>
        <w:r>
          <w:rPr>
            <w:noProof/>
            <w:webHidden/>
          </w:rPr>
          <w:fldChar w:fldCharType="begin"/>
        </w:r>
        <w:r>
          <w:rPr>
            <w:noProof/>
            <w:webHidden/>
          </w:rPr>
          <w:instrText xml:space="preserve"> PAGEREF _Toc511906335 \h </w:instrText>
        </w:r>
      </w:ins>
      <w:r>
        <w:rPr>
          <w:noProof/>
          <w:webHidden/>
        </w:rPr>
      </w:r>
      <w:r>
        <w:rPr>
          <w:noProof/>
          <w:webHidden/>
        </w:rPr>
        <w:fldChar w:fldCharType="separate"/>
      </w:r>
      <w:ins w:id="738" w:author="jie sun" w:date="2018-04-19T13:01:00Z">
        <w:r>
          <w:rPr>
            <w:noProof/>
            <w:webHidden/>
          </w:rPr>
          <w:t>24</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39" w:author="jie sun" w:date="2018-04-19T13:01:00Z"/>
          <w:rFonts w:asciiTheme="minorHAnsi" w:hAnsiTheme="minorHAnsi"/>
          <w:noProof/>
          <w:sz w:val="22"/>
          <w:lang w:val="en-US"/>
        </w:rPr>
      </w:pPr>
      <w:ins w:id="74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3.4: Gyroscope Sensor In A Phone (Kealy, 2017)</w:t>
        </w:r>
        <w:r>
          <w:rPr>
            <w:noProof/>
            <w:webHidden/>
          </w:rPr>
          <w:tab/>
        </w:r>
        <w:r>
          <w:rPr>
            <w:noProof/>
            <w:webHidden/>
          </w:rPr>
          <w:fldChar w:fldCharType="begin"/>
        </w:r>
        <w:r>
          <w:rPr>
            <w:noProof/>
            <w:webHidden/>
          </w:rPr>
          <w:instrText xml:space="preserve"> PAGEREF _Toc511906336 \h </w:instrText>
        </w:r>
      </w:ins>
      <w:r>
        <w:rPr>
          <w:noProof/>
          <w:webHidden/>
        </w:rPr>
      </w:r>
      <w:r>
        <w:rPr>
          <w:noProof/>
          <w:webHidden/>
        </w:rPr>
        <w:fldChar w:fldCharType="separate"/>
      </w:r>
      <w:ins w:id="741"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2" w:author="jie sun" w:date="2018-04-19T13:01:00Z"/>
          <w:rFonts w:asciiTheme="minorHAnsi" w:hAnsiTheme="minorHAnsi"/>
          <w:noProof/>
          <w:sz w:val="22"/>
          <w:lang w:val="en-US"/>
        </w:rPr>
      </w:pPr>
      <w:ins w:id="74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3.5: The Angular Velocities Of Three Axes Data Of Gyroscope</w:t>
        </w:r>
        <w:r>
          <w:rPr>
            <w:noProof/>
            <w:webHidden/>
          </w:rPr>
          <w:tab/>
        </w:r>
        <w:r>
          <w:rPr>
            <w:noProof/>
            <w:webHidden/>
          </w:rPr>
          <w:fldChar w:fldCharType="begin"/>
        </w:r>
        <w:r>
          <w:rPr>
            <w:noProof/>
            <w:webHidden/>
          </w:rPr>
          <w:instrText xml:space="preserve"> PAGEREF _Toc511906337 \h </w:instrText>
        </w:r>
      </w:ins>
      <w:r>
        <w:rPr>
          <w:noProof/>
          <w:webHidden/>
        </w:rPr>
      </w:r>
      <w:r>
        <w:rPr>
          <w:noProof/>
          <w:webHidden/>
        </w:rPr>
        <w:fldChar w:fldCharType="separate"/>
      </w:r>
      <w:ins w:id="744" w:author="jie sun" w:date="2018-04-19T13:01:00Z">
        <w:r>
          <w:rPr>
            <w:noProof/>
            <w:webHidden/>
          </w:rPr>
          <w:t>25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5" w:author="jie sun" w:date="2018-04-19T13:01:00Z"/>
          <w:rFonts w:asciiTheme="minorHAnsi" w:hAnsiTheme="minorHAnsi"/>
          <w:noProof/>
          <w:sz w:val="22"/>
          <w:lang w:val="en-US"/>
        </w:rPr>
      </w:pPr>
      <w:ins w:id="74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3.6: Racing Game In iPhone (H, 2010)</w:t>
        </w:r>
        <w:r>
          <w:rPr>
            <w:noProof/>
            <w:webHidden/>
          </w:rPr>
          <w:tab/>
        </w:r>
        <w:r>
          <w:rPr>
            <w:noProof/>
            <w:webHidden/>
          </w:rPr>
          <w:fldChar w:fldCharType="begin"/>
        </w:r>
        <w:r>
          <w:rPr>
            <w:noProof/>
            <w:webHidden/>
          </w:rPr>
          <w:instrText xml:space="preserve"> PAGEREF _Toc511906338 \h </w:instrText>
        </w:r>
      </w:ins>
      <w:r>
        <w:rPr>
          <w:noProof/>
          <w:webHidden/>
        </w:rPr>
      </w:r>
      <w:r>
        <w:rPr>
          <w:noProof/>
          <w:webHidden/>
        </w:rPr>
        <w:fldChar w:fldCharType="separate"/>
      </w:r>
      <w:ins w:id="747" w:author="jie sun" w:date="2018-04-19T13:01:00Z">
        <w:r>
          <w:rPr>
            <w:noProof/>
            <w:webHidden/>
          </w:rPr>
          <w:t>27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48" w:author="jie sun" w:date="2018-04-19T13:01:00Z"/>
          <w:rFonts w:asciiTheme="minorHAnsi" w:hAnsiTheme="minorHAnsi"/>
          <w:noProof/>
          <w:sz w:val="22"/>
          <w:lang w:val="en-US"/>
        </w:rPr>
      </w:pPr>
      <w:ins w:id="74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"_Toc511906339"</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3.7: Gyro With Racing Game</w:t>
        </w:r>
        <w:r w:rsidRPr="00096E49">
          <w:rPr>
            <w:rStyle w:val="Hyperlink"/>
            <w:noProof/>
          </w:rPr>
          <w:t xml:space="preserve"> (H, 2010)</w:t>
        </w:r>
        <w:r>
          <w:rPr>
            <w:noProof/>
            <w:webHidden/>
          </w:rPr>
          <w:tab/>
        </w:r>
        <w:r>
          <w:rPr>
            <w:noProof/>
            <w:webHidden/>
          </w:rPr>
          <w:fldChar w:fldCharType="begin"/>
        </w:r>
        <w:r>
          <w:rPr>
            <w:noProof/>
            <w:webHidden/>
          </w:rPr>
          <w:instrText xml:space="preserve"> PAGEREF _Toc511906339 \h </w:instrText>
        </w:r>
      </w:ins>
      <w:r>
        <w:rPr>
          <w:noProof/>
          <w:webHidden/>
        </w:rPr>
      </w:r>
      <w:r>
        <w:rPr>
          <w:noProof/>
          <w:webHidden/>
        </w:rPr>
        <w:fldChar w:fldCharType="separate"/>
      </w:r>
      <w:ins w:id="750"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1" w:author="jie sun" w:date="2018-04-19T13:01:00Z"/>
          <w:rFonts w:asciiTheme="minorHAnsi" w:hAnsiTheme="minorHAnsi"/>
          <w:noProof/>
          <w:sz w:val="22"/>
          <w:lang w:val="en-US"/>
        </w:rPr>
      </w:pPr>
      <w:ins w:id="75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"_Toc511906340"</w:instrText>
        </w:r>
        <w:r w:rsidRPr="00096E49">
          <w:rPr>
            <w:rStyle w:val="Hyperlink"/>
            <w:noProof/>
          </w:rPr>
          <w:instrText xml:space="preserve"> </w:instrText>
        </w:r>
        <w:r w:rsidRPr="00096E49">
          <w:rPr>
            <w:rStyle w:val="Hyperlink"/>
            <w:noProof/>
          </w:rPr>
          <w:fldChar w:fldCharType="separate"/>
        </w:r>
        <w:r w:rsidRPr="00096E49">
          <w:rPr>
            <w:rStyle w:val="Hyperlink"/>
            <w:iCs/>
            <w:noProof/>
          </w:rPr>
          <w:t>Figure 3.8:Racing Gyro Data Of Three Axes</w:t>
        </w:r>
        <w:r>
          <w:rPr>
            <w:noProof/>
            <w:webHidden/>
          </w:rPr>
          <w:tab/>
        </w:r>
        <w:r>
          <w:rPr>
            <w:noProof/>
            <w:webHidden/>
          </w:rPr>
          <w:fldChar w:fldCharType="begin"/>
        </w:r>
        <w:r>
          <w:rPr>
            <w:noProof/>
            <w:webHidden/>
          </w:rPr>
          <w:instrText xml:space="preserve"> PAGEREF _Toc511906340 \h </w:instrText>
        </w:r>
      </w:ins>
      <w:r>
        <w:rPr>
          <w:noProof/>
          <w:webHidden/>
        </w:rPr>
      </w:r>
      <w:r>
        <w:rPr>
          <w:noProof/>
          <w:webHidden/>
        </w:rPr>
        <w:fldChar w:fldCharType="separate"/>
      </w:r>
      <w:ins w:id="753" w:author="jie sun" w:date="2018-04-19T13:01:00Z">
        <w:r>
          <w:rPr>
            <w:noProof/>
            <w:webHidden/>
          </w:rPr>
          <w:t>28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4" w:author="jie sun" w:date="2018-04-19T13:01:00Z"/>
          <w:rFonts w:asciiTheme="minorHAnsi" w:hAnsiTheme="minorHAnsi"/>
          <w:noProof/>
          <w:sz w:val="22"/>
          <w:lang w:val="en-US"/>
        </w:rPr>
      </w:pPr>
      <w:ins w:id="75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3.9:The Pitch Angle Offset From The Racing Game</w:t>
        </w:r>
        <w:r>
          <w:rPr>
            <w:noProof/>
            <w:webHidden/>
          </w:rPr>
          <w:tab/>
        </w:r>
        <w:r>
          <w:rPr>
            <w:noProof/>
            <w:webHidden/>
          </w:rPr>
          <w:fldChar w:fldCharType="begin"/>
        </w:r>
        <w:r>
          <w:rPr>
            <w:noProof/>
            <w:webHidden/>
          </w:rPr>
          <w:instrText xml:space="preserve"> PAGEREF _Toc511906341 \h </w:instrText>
        </w:r>
      </w:ins>
      <w:r>
        <w:rPr>
          <w:noProof/>
          <w:webHidden/>
        </w:rPr>
      </w:r>
      <w:r>
        <w:rPr>
          <w:noProof/>
          <w:webHidden/>
        </w:rPr>
        <w:fldChar w:fldCharType="separate"/>
      </w:r>
      <w:ins w:id="756" w:author="jie sun" w:date="2018-04-19T13:01:00Z">
        <w:r>
          <w:rPr>
            <w:noProof/>
            <w:webHidden/>
          </w:rPr>
          <w:t>29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57" w:author="jie sun" w:date="2018-04-19T13:01:00Z"/>
          <w:rFonts w:asciiTheme="minorHAnsi" w:hAnsiTheme="minorHAnsi"/>
          <w:noProof/>
          <w:sz w:val="22"/>
          <w:lang w:val="en-US"/>
        </w:rPr>
      </w:pPr>
      <w:ins w:id="75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 A Kind Of Glow Sticks</w:t>
        </w:r>
        <w:r>
          <w:rPr>
            <w:noProof/>
            <w:webHidden/>
          </w:rPr>
          <w:tab/>
        </w:r>
        <w:r>
          <w:rPr>
            <w:noProof/>
            <w:webHidden/>
          </w:rPr>
          <w:fldChar w:fldCharType="begin"/>
        </w:r>
        <w:r>
          <w:rPr>
            <w:noProof/>
            <w:webHidden/>
          </w:rPr>
          <w:instrText xml:space="preserve"> PAGEREF _Toc511906342 \h </w:instrText>
        </w:r>
      </w:ins>
      <w:r>
        <w:rPr>
          <w:noProof/>
          <w:webHidden/>
        </w:rPr>
      </w:r>
      <w:r>
        <w:rPr>
          <w:noProof/>
          <w:webHidden/>
        </w:rPr>
        <w:fldChar w:fldCharType="separate"/>
      </w:r>
      <w:ins w:id="759" w:author="jie sun" w:date="2018-04-19T13:01:00Z">
        <w:r>
          <w:rPr>
            <w:noProof/>
            <w:webHidden/>
          </w:rPr>
          <w:t>30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0" w:author="jie sun" w:date="2018-04-19T13:01:00Z"/>
          <w:rFonts w:asciiTheme="minorHAnsi" w:hAnsiTheme="minorHAnsi"/>
          <w:noProof/>
          <w:sz w:val="22"/>
          <w:lang w:val="en-US"/>
        </w:rPr>
      </w:pPr>
      <w:ins w:id="76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w:t>
        </w:r>
        <w:r w:rsidRPr="00096E49">
          <w:rPr>
            <w:rStyle w:val="Hyperlink"/>
            <w:noProof/>
            <w:lang w:val="en-US"/>
          </w:rPr>
          <w:t xml:space="preserve"> A </w:t>
        </w:r>
        <w:r w:rsidRPr="00096E49">
          <w:rPr>
            <w:rStyle w:val="Hyperlink"/>
            <w:noProof/>
          </w:rPr>
          <w:t>Vocal Concert</w:t>
        </w:r>
        <w:r>
          <w:rPr>
            <w:noProof/>
            <w:webHidden/>
          </w:rPr>
          <w:tab/>
        </w:r>
        <w:r>
          <w:rPr>
            <w:noProof/>
            <w:webHidden/>
          </w:rPr>
          <w:fldChar w:fldCharType="begin"/>
        </w:r>
        <w:r>
          <w:rPr>
            <w:noProof/>
            <w:webHidden/>
          </w:rPr>
          <w:instrText xml:space="preserve"> PAGEREF _Toc511906343 \h </w:instrText>
        </w:r>
      </w:ins>
      <w:r>
        <w:rPr>
          <w:noProof/>
          <w:webHidden/>
        </w:rPr>
      </w:r>
      <w:r>
        <w:rPr>
          <w:noProof/>
          <w:webHidden/>
        </w:rPr>
        <w:fldChar w:fldCharType="separate"/>
      </w:r>
      <w:ins w:id="762" w:author="jie sun" w:date="2018-04-19T13:01:00Z">
        <w:r>
          <w:rPr>
            <w:noProof/>
            <w:webHidden/>
          </w:rPr>
          <w:t>31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3" w:author="jie sun" w:date="2018-04-19T13:01:00Z"/>
          <w:rFonts w:asciiTheme="minorHAnsi" w:hAnsiTheme="minorHAnsi"/>
          <w:noProof/>
          <w:sz w:val="22"/>
          <w:lang w:val="en-US"/>
        </w:rPr>
      </w:pPr>
      <w:ins w:id="76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"_Toc511906344"</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4.3: Audiences Shake Glow Sticks</w:t>
        </w:r>
        <w:r>
          <w:rPr>
            <w:noProof/>
            <w:webHidden/>
          </w:rPr>
          <w:tab/>
        </w:r>
        <w:r>
          <w:rPr>
            <w:noProof/>
            <w:webHidden/>
          </w:rPr>
          <w:fldChar w:fldCharType="begin"/>
        </w:r>
        <w:r>
          <w:rPr>
            <w:noProof/>
            <w:webHidden/>
          </w:rPr>
          <w:instrText xml:space="preserve"> PAGEREF _Toc511906344 \h </w:instrText>
        </w:r>
      </w:ins>
      <w:r>
        <w:rPr>
          <w:noProof/>
          <w:webHidden/>
        </w:rPr>
      </w:r>
      <w:r>
        <w:rPr>
          <w:noProof/>
          <w:webHidden/>
        </w:rPr>
        <w:fldChar w:fldCharType="separate"/>
      </w:r>
      <w:ins w:id="765" w:author="jie sun" w:date="2018-04-19T13:01:00Z">
        <w:r>
          <w:rPr>
            <w:noProof/>
            <w:webHidden/>
          </w:rPr>
          <w:t>32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6" w:author="jie sun" w:date="2018-04-19T13:01:00Z"/>
          <w:rFonts w:asciiTheme="minorHAnsi" w:hAnsiTheme="minorHAnsi"/>
          <w:noProof/>
          <w:sz w:val="22"/>
          <w:lang w:val="en-US"/>
        </w:rPr>
      </w:pPr>
      <w:ins w:id="76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4.4:Scanning Rooms With An iPhone. (Przemek, 2014)</w:t>
        </w:r>
        <w:r>
          <w:rPr>
            <w:noProof/>
            <w:webHidden/>
          </w:rPr>
          <w:tab/>
        </w:r>
        <w:r>
          <w:rPr>
            <w:noProof/>
            <w:webHidden/>
          </w:rPr>
          <w:fldChar w:fldCharType="begin"/>
        </w:r>
        <w:r>
          <w:rPr>
            <w:noProof/>
            <w:webHidden/>
          </w:rPr>
          <w:instrText xml:space="preserve"> PAGEREF _Toc511906345 \h </w:instrText>
        </w:r>
      </w:ins>
      <w:r>
        <w:rPr>
          <w:noProof/>
          <w:webHidden/>
        </w:rPr>
      </w:r>
      <w:r>
        <w:rPr>
          <w:noProof/>
          <w:webHidden/>
        </w:rPr>
        <w:fldChar w:fldCharType="separate"/>
      </w:r>
      <w:ins w:id="768" w:author="jie sun" w:date="2018-04-19T13:01:00Z">
        <w:r>
          <w:rPr>
            <w:noProof/>
            <w:webHidden/>
          </w:rPr>
          <w:t>33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69" w:author="jie sun" w:date="2018-04-19T13:01:00Z"/>
          <w:rFonts w:asciiTheme="minorHAnsi" w:hAnsiTheme="minorHAnsi"/>
          <w:noProof/>
          <w:sz w:val="22"/>
          <w:lang w:val="en-US"/>
        </w:rPr>
      </w:pPr>
      <w:ins w:id="77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4.5:Spinning Angle After High-pass Algorithm</w:t>
        </w:r>
        <w:r>
          <w:rPr>
            <w:noProof/>
            <w:webHidden/>
          </w:rPr>
          <w:tab/>
        </w:r>
        <w:r>
          <w:rPr>
            <w:noProof/>
            <w:webHidden/>
          </w:rPr>
          <w:fldChar w:fldCharType="begin"/>
        </w:r>
        <w:r>
          <w:rPr>
            <w:noProof/>
            <w:webHidden/>
          </w:rPr>
          <w:instrText xml:space="preserve"> PAGEREF _Toc511906346 \h </w:instrText>
        </w:r>
      </w:ins>
      <w:r>
        <w:rPr>
          <w:noProof/>
          <w:webHidden/>
        </w:rPr>
      </w:r>
      <w:r>
        <w:rPr>
          <w:noProof/>
          <w:webHidden/>
        </w:rPr>
        <w:fldChar w:fldCharType="separate"/>
      </w:r>
      <w:ins w:id="771"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2" w:author="jie sun" w:date="2018-04-19T13:01:00Z"/>
          <w:rFonts w:asciiTheme="minorHAnsi" w:hAnsiTheme="minorHAnsi"/>
          <w:noProof/>
          <w:sz w:val="22"/>
          <w:lang w:val="en-US"/>
        </w:rPr>
      </w:pPr>
      <w:ins w:id="77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4.6: The Direction Of The Gravitational Acceleration Of An Object (CSDN Blogs, 2014)</w:t>
        </w:r>
        <w:r>
          <w:rPr>
            <w:noProof/>
            <w:webHidden/>
          </w:rPr>
          <w:tab/>
        </w:r>
        <w:r>
          <w:rPr>
            <w:noProof/>
            <w:webHidden/>
          </w:rPr>
          <w:fldChar w:fldCharType="begin"/>
        </w:r>
        <w:r>
          <w:rPr>
            <w:noProof/>
            <w:webHidden/>
          </w:rPr>
          <w:instrText xml:space="preserve"> PAGEREF _Toc511906347 \h </w:instrText>
        </w:r>
      </w:ins>
      <w:r>
        <w:rPr>
          <w:noProof/>
          <w:webHidden/>
        </w:rPr>
      </w:r>
      <w:r>
        <w:rPr>
          <w:noProof/>
          <w:webHidden/>
        </w:rPr>
        <w:fldChar w:fldCharType="separate"/>
      </w:r>
      <w:ins w:id="774" w:author="jie sun" w:date="2018-04-19T13:01:00Z">
        <w:r>
          <w:rPr>
            <w:noProof/>
            <w:webHidden/>
          </w:rPr>
          <w:t>35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5" w:author="jie sun" w:date="2018-04-19T13:01:00Z"/>
          <w:rFonts w:asciiTheme="minorHAnsi" w:hAnsiTheme="minorHAnsi"/>
          <w:noProof/>
          <w:sz w:val="22"/>
          <w:lang w:val="en-US"/>
        </w:rPr>
      </w:pPr>
      <w:ins w:id="77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4.7 The Inclination Of Each Axis With The Direction Of Gravity (CSDN Blogs, 2014)</w:t>
        </w:r>
        <w:r>
          <w:rPr>
            <w:noProof/>
            <w:webHidden/>
          </w:rPr>
          <w:tab/>
        </w:r>
        <w:r>
          <w:rPr>
            <w:noProof/>
            <w:webHidden/>
          </w:rPr>
          <w:fldChar w:fldCharType="begin"/>
        </w:r>
        <w:r>
          <w:rPr>
            <w:noProof/>
            <w:webHidden/>
          </w:rPr>
          <w:instrText xml:space="preserve"> PAGEREF _Toc511906348 \h </w:instrText>
        </w:r>
      </w:ins>
      <w:r>
        <w:rPr>
          <w:noProof/>
          <w:webHidden/>
        </w:rPr>
      </w:r>
      <w:r>
        <w:rPr>
          <w:noProof/>
          <w:webHidden/>
        </w:rPr>
        <w:fldChar w:fldCharType="separate"/>
      </w:r>
      <w:ins w:id="777" w:author="jie sun" w:date="2018-04-19T13:01:00Z">
        <w:r>
          <w:rPr>
            <w:noProof/>
            <w:webHidden/>
          </w:rPr>
          <w:t>36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78" w:author="jie sun" w:date="2018-04-19T13:01:00Z"/>
          <w:rFonts w:asciiTheme="minorHAnsi" w:hAnsiTheme="minorHAnsi"/>
          <w:noProof/>
          <w:sz w:val="22"/>
          <w:lang w:val="en-US"/>
        </w:rPr>
      </w:pPr>
      <w:ins w:id="77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"_Toc511906349"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4.8:Put The Phone Up</w:t>
        </w:r>
        <w:r>
          <w:rPr>
            <w:noProof/>
            <w:webHidden/>
          </w:rPr>
          <w:tab/>
        </w:r>
        <w:r>
          <w:rPr>
            <w:noProof/>
            <w:webHidden/>
          </w:rPr>
          <w:fldChar w:fldCharType="begin"/>
        </w:r>
        <w:r>
          <w:rPr>
            <w:noProof/>
            <w:webHidden/>
          </w:rPr>
          <w:instrText xml:space="preserve"> PAGEREF _Toc511906349 \h </w:instrText>
        </w:r>
      </w:ins>
      <w:r>
        <w:rPr>
          <w:noProof/>
          <w:webHidden/>
        </w:rPr>
      </w:r>
      <w:r>
        <w:rPr>
          <w:noProof/>
          <w:webHidden/>
        </w:rPr>
        <w:fldChar w:fldCharType="separate"/>
      </w:r>
      <w:ins w:id="780" w:author="jie sun" w:date="2018-04-19T13:01:00Z">
        <w:r>
          <w:rPr>
            <w:noProof/>
            <w:webHidden/>
          </w:rPr>
          <w:t>37</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1" w:author="jie sun" w:date="2018-04-19T13:01:00Z"/>
          <w:rFonts w:asciiTheme="minorHAnsi" w:hAnsiTheme="minorHAnsi"/>
          <w:noProof/>
          <w:sz w:val="22"/>
          <w:lang w:val="en-US"/>
        </w:rPr>
      </w:pPr>
      <w:ins w:id="78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4.9:Gyro Data Changes</w:t>
        </w:r>
        <w:r>
          <w:rPr>
            <w:noProof/>
            <w:webHidden/>
          </w:rPr>
          <w:tab/>
        </w:r>
        <w:r>
          <w:rPr>
            <w:noProof/>
            <w:webHidden/>
          </w:rPr>
          <w:fldChar w:fldCharType="begin"/>
        </w:r>
        <w:r>
          <w:rPr>
            <w:noProof/>
            <w:webHidden/>
          </w:rPr>
          <w:instrText xml:space="preserve"> PAGEREF _Toc511906350 \h </w:instrText>
        </w:r>
      </w:ins>
      <w:r>
        <w:rPr>
          <w:noProof/>
          <w:webHidden/>
        </w:rPr>
      </w:r>
      <w:r>
        <w:rPr>
          <w:noProof/>
          <w:webHidden/>
        </w:rPr>
        <w:fldChar w:fldCharType="separate"/>
      </w:r>
      <w:ins w:id="783" w:author="jie sun" w:date="2018-04-19T13:01:00Z">
        <w:r>
          <w:rPr>
            <w:noProof/>
            <w:webHidden/>
          </w:rPr>
          <w:t>38</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4" w:author="jie sun" w:date="2018-04-19T13:01:00Z"/>
          <w:rFonts w:asciiTheme="minorHAnsi" w:hAnsiTheme="minorHAnsi"/>
          <w:noProof/>
          <w:sz w:val="22"/>
          <w:lang w:val="en-US"/>
        </w:rPr>
      </w:pPr>
      <w:ins w:id="78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4.10: Shank The Phone In Action1</w:t>
        </w:r>
        <w:r>
          <w:rPr>
            <w:noProof/>
            <w:webHidden/>
          </w:rPr>
          <w:tab/>
        </w:r>
        <w:r>
          <w:rPr>
            <w:noProof/>
            <w:webHidden/>
          </w:rPr>
          <w:fldChar w:fldCharType="begin"/>
        </w:r>
        <w:r>
          <w:rPr>
            <w:noProof/>
            <w:webHidden/>
          </w:rPr>
          <w:instrText xml:space="preserve"> PAGEREF _Toc511906351 \h </w:instrText>
        </w:r>
      </w:ins>
      <w:r>
        <w:rPr>
          <w:noProof/>
          <w:webHidden/>
        </w:rPr>
      </w:r>
      <w:r>
        <w:rPr>
          <w:noProof/>
          <w:webHidden/>
        </w:rPr>
        <w:fldChar w:fldCharType="separate"/>
      </w:r>
      <w:ins w:id="786" w:author="jie sun" w:date="2018-04-19T13:01:00Z">
        <w:r>
          <w:rPr>
            <w:noProof/>
            <w:webHidden/>
          </w:rPr>
          <w:t>39</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87" w:author="jie sun" w:date="2018-04-19T13:01:00Z"/>
          <w:rFonts w:asciiTheme="minorHAnsi" w:hAnsiTheme="minorHAnsi"/>
          <w:noProof/>
          <w:sz w:val="22"/>
          <w:lang w:val="en-US"/>
        </w:rPr>
      </w:pPr>
      <w:ins w:id="788"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"_Toc511906352"</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4.11:Spinning Angle Changes</w:t>
        </w:r>
        <w:r w:rsidRPr="00096E49">
          <w:rPr>
            <w:rStyle w:val="Hyperlink"/>
            <w:noProof/>
            <w:lang w:val="en-US"/>
          </w:rPr>
          <w:t xml:space="preserve"> In Action 1</w:t>
        </w:r>
        <w:r>
          <w:rPr>
            <w:noProof/>
            <w:webHidden/>
          </w:rPr>
          <w:tab/>
        </w:r>
        <w:r>
          <w:rPr>
            <w:noProof/>
            <w:webHidden/>
          </w:rPr>
          <w:fldChar w:fldCharType="begin"/>
        </w:r>
        <w:r>
          <w:rPr>
            <w:noProof/>
            <w:webHidden/>
          </w:rPr>
          <w:instrText xml:space="preserve"> PAGEREF _Toc511906352 \h </w:instrText>
        </w:r>
      </w:ins>
      <w:r>
        <w:rPr>
          <w:noProof/>
          <w:webHidden/>
        </w:rPr>
      </w:r>
      <w:r>
        <w:rPr>
          <w:noProof/>
          <w:webHidden/>
        </w:rPr>
        <w:fldChar w:fldCharType="separate"/>
      </w:r>
      <w:ins w:id="789"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0" w:author="jie sun" w:date="2018-04-19T13:01:00Z"/>
          <w:rFonts w:asciiTheme="minorHAnsi" w:hAnsiTheme="minorHAnsi"/>
          <w:noProof/>
          <w:sz w:val="22"/>
          <w:lang w:val="en-US"/>
        </w:rPr>
      </w:pPr>
      <w:ins w:id="791"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"_Toc511906353"</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4.12: Angles With The Gravity Changes</w:t>
        </w:r>
        <w:r w:rsidRPr="00096E49">
          <w:rPr>
            <w:rStyle w:val="Hyperlink"/>
            <w:noProof/>
            <w:lang w:val="en-US"/>
          </w:rPr>
          <w:t xml:space="preserve"> In Action1</w:t>
        </w:r>
        <w:r>
          <w:rPr>
            <w:noProof/>
            <w:webHidden/>
          </w:rPr>
          <w:tab/>
        </w:r>
        <w:r>
          <w:rPr>
            <w:noProof/>
            <w:webHidden/>
          </w:rPr>
          <w:fldChar w:fldCharType="begin"/>
        </w:r>
        <w:r>
          <w:rPr>
            <w:noProof/>
            <w:webHidden/>
          </w:rPr>
          <w:instrText xml:space="preserve"> PAGEREF _Toc511906353 \h </w:instrText>
        </w:r>
      </w:ins>
      <w:r>
        <w:rPr>
          <w:noProof/>
          <w:webHidden/>
        </w:rPr>
      </w:r>
      <w:r>
        <w:rPr>
          <w:noProof/>
          <w:webHidden/>
        </w:rPr>
        <w:fldChar w:fldCharType="separate"/>
      </w:r>
      <w:ins w:id="792" w:author="jie sun" w:date="2018-04-19T13:01:00Z">
        <w:r>
          <w:rPr>
            <w:noProof/>
            <w:webHidden/>
          </w:rPr>
          <w:t>40</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3" w:author="jie sun" w:date="2018-04-19T13:01:00Z"/>
          <w:rFonts w:asciiTheme="minorHAnsi" w:hAnsiTheme="minorHAnsi"/>
          <w:noProof/>
          <w:sz w:val="22"/>
          <w:lang w:val="en-US"/>
        </w:rPr>
      </w:pPr>
      <w:ins w:id="794"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"_Toc511906354"</w:instrText>
        </w:r>
        <w:r w:rsidRPr="00096E49">
          <w:rPr>
            <w:rStyle w:val="Hyperlink"/>
            <w:noProof/>
          </w:rPr>
          <w:instrText xml:space="preserve"> </w:instrText>
        </w:r>
        <w:r w:rsidRPr="00096E49">
          <w:rPr>
            <w:rStyle w:val="Hyperlink"/>
            <w:noProof/>
          </w:rPr>
          <w:fldChar w:fldCharType="separate"/>
        </w:r>
        <w:r w:rsidRPr="00096E49">
          <w:rPr>
            <w:rStyle w:val="Hyperlink"/>
            <w:noProof/>
          </w:rPr>
          <w:t xml:space="preserve">Figure 4.13:Spinning Angle Changes In Action </w:t>
        </w:r>
        <w:r w:rsidRPr="00096E49">
          <w:rPr>
            <w:rStyle w:val="Hyperlink"/>
            <w:noProof/>
            <w:lang w:val="en-US"/>
          </w:rPr>
          <w:t>2</w:t>
        </w:r>
        <w:r>
          <w:rPr>
            <w:noProof/>
            <w:webHidden/>
          </w:rPr>
          <w:tab/>
        </w:r>
        <w:r>
          <w:rPr>
            <w:noProof/>
            <w:webHidden/>
          </w:rPr>
          <w:fldChar w:fldCharType="begin"/>
        </w:r>
        <w:r>
          <w:rPr>
            <w:noProof/>
            <w:webHidden/>
          </w:rPr>
          <w:instrText xml:space="preserve"> PAGEREF _Toc511906354 \h </w:instrText>
        </w:r>
      </w:ins>
      <w:r>
        <w:rPr>
          <w:noProof/>
          <w:webHidden/>
        </w:rPr>
      </w:r>
      <w:r>
        <w:rPr>
          <w:noProof/>
          <w:webHidden/>
        </w:rPr>
        <w:fldChar w:fldCharType="separate"/>
      </w:r>
      <w:ins w:id="795" w:author="jie sun" w:date="2018-04-19T13:01:00Z">
        <w:r>
          <w:rPr>
            <w:noProof/>
            <w:webHidden/>
          </w:rPr>
          <w:t>41</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6" w:author="jie sun" w:date="2018-04-19T13:01:00Z"/>
          <w:rFonts w:asciiTheme="minorHAnsi" w:hAnsiTheme="minorHAnsi"/>
          <w:noProof/>
          <w:sz w:val="22"/>
          <w:lang w:val="en-US"/>
        </w:rPr>
      </w:pPr>
      <w:ins w:id="797"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"_Toc511906355"</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4.14: Angles With The Gravity Changes In Action 2</w:t>
        </w:r>
        <w:r>
          <w:rPr>
            <w:noProof/>
            <w:webHidden/>
          </w:rPr>
          <w:tab/>
        </w:r>
        <w:r>
          <w:rPr>
            <w:noProof/>
            <w:webHidden/>
          </w:rPr>
          <w:fldChar w:fldCharType="begin"/>
        </w:r>
        <w:r>
          <w:rPr>
            <w:noProof/>
            <w:webHidden/>
          </w:rPr>
          <w:instrText xml:space="preserve"> PAGEREF _Toc511906355 \h </w:instrText>
        </w:r>
      </w:ins>
      <w:r>
        <w:rPr>
          <w:noProof/>
          <w:webHidden/>
        </w:rPr>
      </w:r>
      <w:r>
        <w:rPr>
          <w:noProof/>
          <w:webHidden/>
        </w:rPr>
        <w:fldChar w:fldCharType="separate"/>
      </w:r>
      <w:ins w:id="798" w:author="jie sun" w:date="2018-04-19T13:01:00Z">
        <w:r>
          <w:rPr>
            <w:noProof/>
            <w:webHidden/>
          </w:rPr>
          <w:t>42</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799" w:author="jie sun" w:date="2018-04-19T13:01:00Z"/>
          <w:rFonts w:asciiTheme="minorHAnsi" w:hAnsiTheme="minorHAnsi"/>
          <w:noProof/>
          <w:sz w:val="22"/>
          <w:lang w:val="en-US"/>
        </w:rPr>
      </w:pPr>
      <w:ins w:id="800"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"_Toc511906356"</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4.15:</w:t>
        </w:r>
        <w:r w:rsidRPr="00096E49">
          <w:rPr>
            <w:rStyle w:val="Hyperlink"/>
            <w:noProof/>
            <w:lang w:val="en-US"/>
          </w:rPr>
          <w:t xml:space="preserve"> </w:t>
        </w:r>
        <w:r w:rsidRPr="00096E49">
          <w:rPr>
            <w:rStyle w:val="Hyperlink"/>
            <w:noProof/>
          </w:rPr>
          <w:t>Spinning Angle Changes In Action 3</w:t>
        </w:r>
        <w:r>
          <w:rPr>
            <w:noProof/>
            <w:webHidden/>
          </w:rPr>
          <w:tab/>
        </w:r>
        <w:r>
          <w:rPr>
            <w:noProof/>
            <w:webHidden/>
          </w:rPr>
          <w:fldChar w:fldCharType="begin"/>
        </w:r>
        <w:r>
          <w:rPr>
            <w:noProof/>
            <w:webHidden/>
          </w:rPr>
          <w:instrText xml:space="preserve"> PAGEREF _Toc511906356 \h </w:instrText>
        </w:r>
      </w:ins>
      <w:r>
        <w:rPr>
          <w:noProof/>
          <w:webHidden/>
        </w:rPr>
      </w:r>
      <w:r>
        <w:rPr>
          <w:noProof/>
          <w:webHidden/>
        </w:rPr>
        <w:fldChar w:fldCharType="separate"/>
      </w:r>
      <w:ins w:id="801"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2" w:author="jie sun" w:date="2018-04-19T13:01:00Z"/>
          <w:rFonts w:asciiTheme="minorHAnsi" w:hAnsiTheme="minorHAnsi"/>
          <w:noProof/>
          <w:sz w:val="22"/>
          <w:lang w:val="en-US"/>
        </w:rPr>
      </w:pPr>
      <w:ins w:id="803"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"_Toc511906357"</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4.16:  Angles With The Gravity Changes In Action 3</w:t>
        </w:r>
        <w:r>
          <w:rPr>
            <w:noProof/>
            <w:webHidden/>
          </w:rPr>
          <w:tab/>
        </w:r>
        <w:r>
          <w:rPr>
            <w:noProof/>
            <w:webHidden/>
          </w:rPr>
          <w:fldChar w:fldCharType="begin"/>
        </w:r>
        <w:r>
          <w:rPr>
            <w:noProof/>
            <w:webHidden/>
          </w:rPr>
          <w:instrText xml:space="preserve"> PAGEREF _Toc511906357 \h </w:instrText>
        </w:r>
      </w:ins>
      <w:r>
        <w:rPr>
          <w:noProof/>
          <w:webHidden/>
        </w:rPr>
      </w:r>
      <w:r>
        <w:rPr>
          <w:noProof/>
          <w:webHidden/>
        </w:rPr>
        <w:fldChar w:fldCharType="separate"/>
      </w:r>
      <w:ins w:id="804" w:author="jie sun" w:date="2018-04-19T13:01:00Z">
        <w:r>
          <w:rPr>
            <w:noProof/>
            <w:webHidden/>
          </w:rPr>
          <w:t>43</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5" w:author="jie sun" w:date="2018-04-19T13:01:00Z"/>
          <w:rFonts w:asciiTheme="minorHAnsi" w:hAnsiTheme="minorHAnsi"/>
          <w:noProof/>
          <w:sz w:val="22"/>
          <w:lang w:val="en-US"/>
        </w:rPr>
      </w:pPr>
      <w:ins w:id="806"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"_Toc511906358"</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4.17 Action Report Interface</w:t>
        </w:r>
        <w:r>
          <w:rPr>
            <w:noProof/>
            <w:webHidden/>
          </w:rPr>
          <w:tab/>
        </w:r>
        <w:r>
          <w:rPr>
            <w:noProof/>
            <w:webHidden/>
          </w:rPr>
          <w:fldChar w:fldCharType="begin"/>
        </w:r>
        <w:r>
          <w:rPr>
            <w:noProof/>
            <w:webHidden/>
          </w:rPr>
          <w:instrText xml:space="preserve"> PAGEREF _Toc511906358 \h </w:instrText>
        </w:r>
      </w:ins>
      <w:r>
        <w:rPr>
          <w:noProof/>
          <w:webHidden/>
        </w:rPr>
      </w:r>
      <w:r>
        <w:rPr>
          <w:noProof/>
          <w:webHidden/>
        </w:rPr>
        <w:fldChar w:fldCharType="separate"/>
      </w:r>
      <w:ins w:id="807" w:author="jie sun" w:date="2018-04-19T13:01:00Z">
        <w:r>
          <w:rPr>
            <w:noProof/>
            <w:webHidden/>
          </w:rPr>
          <w:t>45</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08" w:author="jie sun" w:date="2018-04-19T13:01:00Z"/>
          <w:rFonts w:asciiTheme="minorHAnsi" w:hAnsiTheme="minorHAnsi"/>
          <w:noProof/>
          <w:sz w:val="22"/>
          <w:lang w:val="en-US"/>
        </w:rPr>
      </w:pPr>
      <w:ins w:id="809"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"_Toc511906359"</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4.18 Action 1 Gyro Data</w:t>
        </w:r>
        <w:r>
          <w:rPr>
            <w:noProof/>
            <w:webHidden/>
          </w:rPr>
          <w:tab/>
        </w:r>
        <w:r>
          <w:rPr>
            <w:noProof/>
            <w:webHidden/>
          </w:rPr>
          <w:fldChar w:fldCharType="begin"/>
        </w:r>
        <w:r>
          <w:rPr>
            <w:noProof/>
            <w:webHidden/>
          </w:rPr>
          <w:instrText xml:space="preserve"> PAGEREF _Toc511906359 \h </w:instrText>
        </w:r>
      </w:ins>
      <w:r>
        <w:rPr>
          <w:noProof/>
          <w:webHidden/>
        </w:rPr>
      </w:r>
      <w:r>
        <w:rPr>
          <w:noProof/>
          <w:webHidden/>
        </w:rPr>
        <w:fldChar w:fldCharType="separate"/>
      </w:r>
      <w:ins w:id="810"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1" w:author="jie sun" w:date="2018-04-19T13:01:00Z"/>
          <w:rFonts w:asciiTheme="minorHAnsi" w:hAnsiTheme="minorHAnsi"/>
          <w:noProof/>
          <w:sz w:val="22"/>
          <w:lang w:val="en-US"/>
        </w:rPr>
      </w:pPr>
      <w:ins w:id="812"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"_Toc511906360"</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4.19 : Action 1 Acceleration Data</w:t>
        </w:r>
        <w:r>
          <w:rPr>
            <w:noProof/>
            <w:webHidden/>
          </w:rPr>
          <w:tab/>
        </w:r>
        <w:r>
          <w:rPr>
            <w:noProof/>
            <w:webHidden/>
          </w:rPr>
          <w:fldChar w:fldCharType="begin"/>
        </w:r>
        <w:r>
          <w:rPr>
            <w:noProof/>
            <w:webHidden/>
          </w:rPr>
          <w:instrText xml:space="preserve"> PAGEREF _Toc511906360 \h </w:instrText>
        </w:r>
      </w:ins>
      <w:r>
        <w:rPr>
          <w:noProof/>
          <w:webHidden/>
        </w:rPr>
      </w:r>
      <w:r>
        <w:rPr>
          <w:noProof/>
          <w:webHidden/>
        </w:rPr>
        <w:fldChar w:fldCharType="separate"/>
      </w:r>
      <w:ins w:id="813" w:author="jie sun" w:date="2018-04-19T13:01:00Z">
        <w:r>
          <w:rPr>
            <w:noProof/>
            <w:webHidden/>
          </w:rPr>
          <w:t>46</w:t>
        </w:r>
        <w:r>
          <w:rPr>
            <w:noProof/>
            <w:webHidden/>
          </w:rPr>
          <w:fldChar w:fldCharType="end"/>
        </w:r>
        <w:r w:rsidRPr="00096E49">
          <w:rPr>
            <w:rStyle w:val="Hyperlink"/>
            <w:noProof/>
          </w:rPr>
          <w:fldChar w:fldCharType="end"/>
        </w:r>
      </w:ins>
    </w:p>
    <w:p w:rsidR="000576B6" w:rsidRDefault="000576B6">
      <w:pPr>
        <w:pStyle w:val="TableofFigures"/>
        <w:tabs>
          <w:tab w:val="right" w:leader="dot" w:pos="9016"/>
        </w:tabs>
        <w:rPr>
          <w:ins w:id="814" w:author="jie sun" w:date="2018-04-19T13:01:00Z"/>
          <w:rFonts w:asciiTheme="minorHAnsi" w:hAnsiTheme="minorHAnsi"/>
          <w:noProof/>
          <w:sz w:val="22"/>
          <w:lang w:val="en-US"/>
        </w:rPr>
      </w:pPr>
      <w:ins w:id="815" w:author="jie sun" w:date="2018-04-19T13:01:00Z">
        <w:r w:rsidRPr="00096E49">
          <w:rPr>
            <w:rStyle w:val="Hyperlink"/>
            <w:noProof/>
          </w:rPr>
          <w:fldChar w:fldCharType="begin"/>
        </w:r>
        <w:r w:rsidRPr="00096E49">
          <w:rPr>
            <w:rStyle w:val="Hyperlink"/>
            <w:noProof/>
          </w:rPr>
          <w:instrText xml:space="preserve"> </w:instrText>
        </w:r>
        <w:r>
          <w:rPr>
            <w:noProof/>
          </w:rPr>
          <w:instrText>HYPERLINK \l "_Toc511906361"</w:instrText>
        </w:r>
        <w:r w:rsidRPr="00096E49">
          <w:rPr>
            <w:rStyle w:val="Hyperlink"/>
            <w:noProof/>
          </w:rPr>
          <w:instrText xml:space="preserve"> </w:instrText>
        </w:r>
        <w:r w:rsidRPr="00096E49">
          <w:rPr>
            <w:rStyle w:val="Hyperlink"/>
            <w:noProof/>
          </w:rPr>
          <w:fldChar w:fldCharType="separate"/>
        </w:r>
        <w:r w:rsidRPr="00096E49">
          <w:rPr>
            <w:rStyle w:val="Hyperlink"/>
            <w:noProof/>
          </w:rPr>
          <w:t>Figure 4.20 Action 1 Calculation</w:t>
        </w:r>
        <w:r>
          <w:rPr>
            <w:noProof/>
            <w:webHidden/>
          </w:rPr>
          <w:tab/>
        </w:r>
        <w:r>
          <w:rPr>
            <w:noProof/>
            <w:webHidden/>
          </w:rPr>
          <w:fldChar w:fldCharType="begin"/>
        </w:r>
        <w:r>
          <w:rPr>
            <w:noProof/>
            <w:webHidden/>
          </w:rPr>
          <w:instrText xml:space="preserve"> PAGEREF _Toc511906361 \h </w:instrText>
        </w:r>
      </w:ins>
      <w:r>
        <w:rPr>
          <w:noProof/>
          <w:webHidden/>
        </w:rPr>
      </w:r>
      <w:r>
        <w:rPr>
          <w:noProof/>
          <w:webHidden/>
        </w:rPr>
        <w:fldChar w:fldCharType="separate"/>
      </w:r>
      <w:ins w:id="816" w:author="jie sun" w:date="2018-04-19T13:01:00Z">
        <w:r>
          <w:rPr>
            <w:noProof/>
            <w:webHidden/>
          </w:rPr>
          <w:t>47</w:t>
        </w:r>
        <w:r>
          <w:rPr>
            <w:noProof/>
            <w:webHidden/>
          </w:rPr>
          <w:fldChar w:fldCharType="end"/>
        </w:r>
        <w:r w:rsidRPr="00096E49">
          <w:rPr>
            <w:rStyle w:val="Hyperlink"/>
            <w:noProof/>
          </w:rPr>
          <w:fldChar w:fldCharType="end"/>
        </w:r>
      </w:ins>
    </w:p>
    <w:p w:rsidR="000576B6" w:rsidDel="000576B6" w:rsidRDefault="000576B6">
      <w:pPr>
        <w:pStyle w:val="TableofFigures"/>
        <w:tabs>
          <w:tab w:val="right" w:leader="dot" w:pos="9016"/>
        </w:tabs>
        <w:rPr>
          <w:del w:id="817" w:author="jie sun" w:date="2018-04-19T13:01:00Z"/>
          <w:noProof/>
        </w:rPr>
      </w:pPr>
    </w:p>
    <w:p w:rsidR="00E305C3" w:rsidDel="00E305C3" w:rsidRDefault="00E305C3">
      <w:pPr>
        <w:pStyle w:val="TableofFigures"/>
        <w:tabs>
          <w:tab w:val="right" w:leader="dot" w:pos="9016"/>
        </w:tabs>
        <w:rPr>
          <w:del w:id="818" w:author="jie sun" w:date="2018-04-18T15:44:00Z"/>
          <w:noProof/>
        </w:rPr>
      </w:pPr>
    </w:p>
    <w:p w:rsidR="008E06FC" w:rsidDel="008E06FC" w:rsidRDefault="008E06FC">
      <w:pPr>
        <w:pStyle w:val="TableofFigures"/>
        <w:tabs>
          <w:tab w:val="right" w:leader="dot" w:pos="9016"/>
        </w:tabs>
        <w:rPr>
          <w:del w:id="819" w:author="jie sun" w:date="2018-04-16T22:38:00Z"/>
          <w:noProof/>
        </w:rPr>
      </w:pPr>
    </w:p>
    <w:p w:rsidR="00046079" w:rsidDel="00046079" w:rsidRDefault="00046079">
      <w:pPr>
        <w:pStyle w:val="TOC2"/>
        <w:pageBreakBefore/>
        <w:tabs>
          <w:tab w:val="right" w:leader="dot" w:pos="9026"/>
        </w:tabs>
        <w:spacing w:line="192" w:lineRule="auto"/>
        <w:ind w:left="238"/>
        <w:rPr>
          <w:del w:id="820" w:author="jie sun" w:date="2018-04-11T17:15:00Z"/>
          <w:noProof/>
        </w:rPr>
      </w:pPr>
    </w:p>
    <w:p w:rsidR="0087014B" w:rsidRPr="0087014B" w:rsidRDefault="00046079">
      <w:pPr>
        <w:pStyle w:val="TOC2"/>
        <w:pageBreakBefore/>
        <w:tabs>
          <w:tab w:val="right" w:leader="dot" w:pos="9026"/>
        </w:tabs>
        <w:spacing w:line="192" w:lineRule="auto"/>
        <w:ind w:left="238"/>
        <w:rPr>
          <w:bCs/>
          <w:sz w:val="21"/>
          <w:rPrChange w:id="821" w:author="像个男人一样" w:date="2018-03-21T01:36:00Z">
            <w:rPr>
              <w:sz w:val="22"/>
            </w:rPr>
          </w:rPrChange>
        </w:rPr>
        <w:pPrChange w:id="822" w:author="像个男人一样" w:date="2018-03-21T20:16:00Z">
          <w:pPr>
            <w:spacing w:line="192" w:lineRule="auto"/>
          </w:pPr>
        </w:pPrChange>
      </w:pPr>
      <w:ins w:id="823" w:author="jie sun" w:date="2018-04-11T17:15:00Z">
        <w:r>
          <w:rPr>
            <w:bCs/>
          </w:rPr>
          <w:fldChar w:fldCharType="end"/>
        </w:r>
      </w:ins>
    </w:p>
    <w:p w:rsidR="0087014B" w:rsidRDefault="00D5184D">
      <w:pPr>
        <w:pStyle w:val="Heading2"/>
        <w:numPr>
          <w:ilvl w:val="255"/>
          <w:numId w:val="0"/>
        </w:numPr>
        <w:rPr>
          <w:ins w:id="824" w:author="像个男人一样" w:date="2018-03-21T02:42:00Z"/>
          <w:rFonts w:eastAsia="Microsoft JhengHei"/>
        </w:rPr>
        <w:pPrChange w:id="825" w:author="像个男人一样" w:date="2018-03-23T10:43:00Z">
          <w:pPr>
            <w:pStyle w:val="Heading2"/>
            <w:numPr>
              <w:ilvl w:val="0"/>
              <w:numId w:val="0"/>
            </w:numPr>
            <w:ind w:left="144" w:firstLine="0"/>
          </w:pPr>
        </w:pPrChange>
      </w:pPr>
      <w:bookmarkStart w:id="826" w:name="_Toc223"/>
      <w:bookmarkStart w:id="827" w:name="_Toc18433"/>
      <w:bookmarkStart w:id="828" w:name="_Toc6264"/>
      <w:bookmarkStart w:id="829" w:name="_Toc2400"/>
      <w:bookmarkStart w:id="830" w:name="_Toc15812"/>
      <w:bookmarkStart w:id="831" w:name="_Toc9702"/>
      <w:bookmarkStart w:id="832" w:name="_Toc9742"/>
      <w:bookmarkStart w:id="833" w:name="_Toc19167"/>
      <w:bookmarkStart w:id="834" w:name="_Toc22605"/>
      <w:bookmarkStart w:id="835" w:name="_Toc511906202"/>
      <w:r>
        <w:rPr>
          <w:rFonts w:eastAsia="Microsoft JhengHei"/>
        </w:rPr>
        <w:t xml:space="preserve">List </w:t>
      </w:r>
      <w:ins w:id="836" w:author="jie sun" w:date="2018-04-16T21:31:00Z">
        <w:r w:rsidR="00935C33">
          <w:rPr>
            <w:rFonts w:eastAsia="Microsoft JhengHei"/>
          </w:rPr>
          <w:t>O</w:t>
        </w:r>
      </w:ins>
      <w:del w:id="837" w:author="jie sun" w:date="2018-04-16T21:31:00Z">
        <w:r w:rsidDel="00935C33">
          <w:rPr>
            <w:rFonts w:eastAsia="Microsoft JhengHei"/>
          </w:rPr>
          <w:delText>o</w:delText>
        </w:r>
      </w:del>
      <w:r>
        <w:rPr>
          <w:rFonts w:eastAsia="Microsoft JhengHei"/>
        </w:rPr>
        <w:t>f Tables</w:t>
      </w:r>
      <w:bookmarkEnd w:id="826"/>
      <w:bookmarkEnd w:id="827"/>
      <w:bookmarkEnd w:id="828"/>
      <w:bookmarkEnd w:id="829"/>
      <w:bookmarkEnd w:id="830"/>
      <w:bookmarkEnd w:id="831"/>
      <w:bookmarkEnd w:id="832"/>
      <w:bookmarkEnd w:id="833"/>
      <w:bookmarkEnd w:id="834"/>
      <w:bookmarkEnd w:id="835"/>
    </w:p>
    <w:p w:rsidR="000576B6" w:rsidRDefault="00D5184D">
      <w:pPr>
        <w:pStyle w:val="TableofFigures"/>
        <w:tabs>
          <w:tab w:val="right" w:leader="dot" w:pos="9016"/>
        </w:tabs>
        <w:rPr>
          <w:ins w:id="838" w:author="jie sun" w:date="2018-04-19T13:01:00Z"/>
          <w:rFonts w:asciiTheme="minorHAnsi" w:hAnsiTheme="minorHAnsi"/>
          <w:noProof/>
          <w:sz w:val="22"/>
          <w:lang w:val="en-US"/>
        </w:rPr>
      </w:pPr>
      <w:ins w:id="839" w:author="像个男人一样" w:date="2018-03-22T12:27:00Z">
        <w:r>
          <w:fldChar w:fldCharType="begin"/>
        </w:r>
        <w:r>
          <w:instrText>TOC \h \c "Table"</w:instrText>
        </w:r>
        <w:r>
          <w:fldChar w:fldCharType="separate"/>
        </w:r>
      </w:ins>
      <w:ins w:id="840" w:author="jie sun" w:date="2018-04-19T13:01:00Z">
        <w:r w:rsidR="000576B6" w:rsidRPr="00BC3BA2">
          <w:rPr>
            <w:rStyle w:val="Hyperlink"/>
            <w:noProof/>
          </w:rPr>
          <w:fldChar w:fldCharType="begin"/>
        </w:r>
        <w:r w:rsidR="000576B6" w:rsidRPr="00BC3BA2">
          <w:rPr>
            <w:rStyle w:val="Hyperlink"/>
            <w:noProof/>
          </w:rPr>
          <w:instrText xml:space="preserve"> </w:instrText>
        </w:r>
        <w:r w:rsidR="000576B6">
          <w:rPr>
            <w:noProof/>
          </w:rPr>
          <w:instrText>HYPERLINK \l "_Toc511906362"</w:instrText>
        </w:r>
        <w:r w:rsidR="000576B6" w:rsidRPr="00BC3BA2">
          <w:rPr>
            <w:rStyle w:val="Hyperlink"/>
            <w:noProof/>
          </w:rPr>
          <w:instrText xml:space="preserve"> </w:instrText>
        </w:r>
        <w:r w:rsidR="000576B6" w:rsidRPr="00BC3BA2">
          <w:rPr>
            <w:rStyle w:val="Hyperlink"/>
            <w:noProof/>
          </w:rPr>
          <w:fldChar w:fldCharType="separate"/>
        </w:r>
        <w:r w:rsidR="000576B6" w:rsidRPr="00BC3BA2">
          <w:rPr>
            <w:rStyle w:val="Hyperlink"/>
            <w:noProof/>
          </w:rPr>
          <w:t xml:space="preserve">Table 4.1:Spinning Angle  Restrictions </w:t>
        </w:r>
        <w:r w:rsidR="000576B6" w:rsidRPr="00BC3BA2">
          <w:rPr>
            <w:rStyle w:val="Hyperlink"/>
            <w:noProof/>
            <w:lang w:val="en-US"/>
          </w:rPr>
          <w:t>In Action 1</w:t>
        </w:r>
        <w:r w:rsidR="000576B6">
          <w:rPr>
            <w:noProof/>
          </w:rPr>
          <w:tab/>
        </w:r>
        <w:r w:rsidR="000576B6">
          <w:rPr>
            <w:noProof/>
          </w:rPr>
          <w:fldChar w:fldCharType="begin"/>
        </w:r>
        <w:r w:rsidR="000576B6">
          <w:rPr>
            <w:noProof/>
          </w:rPr>
          <w:instrText xml:space="preserve"> PAGEREF _Toc511906362 \h </w:instrText>
        </w:r>
      </w:ins>
      <w:r w:rsidR="000576B6">
        <w:rPr>
          <w:noProof/>
        </w:rPr>
      </w:r>
      <w:r w:rsidR="000576B6">
        <w:rPr>
          <w:noProof/>
        </w:rPr>
        <w:fldChar w:fldCharType="separate"/>
      </w:r>
      <w:ins w:id="841" w:author="jie sun" w:date="2018-04-19T13:01:00Z">
        <w:r w:rsidR="000576B6">
          <w:rPr>
            <w:noProof/>
          </w:rPr>
          <w:t>40</w:t>
        </w:r>
        <w:r w:rsidR="000576B6">
          <w:rPr>
            <w:noProof/>
          </w:rPr>
          <w:fldChar w:fldCharType="end"/>
        </w:r>
        <w:r w:rsidR="000576B6" w:rsidRPr="00BC3BA2">
          <w:rPr>
            <w:rStyle w:val="Hyperlink"/>
            <w:noProof/>
          </w:rPr>
          <w:fldChar w:fldCharType="end"/>
        </w:r>
      </w:ins>
    </w:p>
    <w:p w:rsidR="000576B6" w:rsidRDefault="000576B6">
      <w:pPr>
        <w:pStyle w:val="TableofFigures"/>
        <w:tabs>
          <w:tab w:val="right" w:leader="dot" w:pos="9016"/>
        </w:tabs>
        <w:rPr>
          <w:ins w:id="842" w:author="jie sun" w:date="2018-04-19T13:01:00Z"/>
          <w:rFonts w:asciiTheme="minorHAnsi" w:hAnsiTheme="minorHAnsi"/>
          <w:noProof/>
          <w:sz w:val="22"/>
          <w:lang w:val="en-US"/>
        </w:rPr>
      </w:pPr>
      <w:ins w:id="843"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"_Toc511906363"</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4.2: Angles With The Gravity Restrictions In Action 1</w:t>
        </w:r>
        <w:r>
          <w:rPr>
            <w:noProof/>
          </w:rPr>
          <w:tab/>
        </w:r>
        <w:r>
          <w:rPr>
            <w:noProof/>
          </w:rPr>
          <w:fldChar w:fldCharType="begin"/>
        </w:r>
        <w:r>
          <w:rPr>
            <w:noProof/>
          </w:rPr>
          <w:instrText xml:space="preserve"> PAGEREF _Toc511906363 \h </w:instrText>
        </w:r>
      </w:ins>
      <w:r>
        <w:rPr>
          <w:noProof/>
        </w:rPr>
      </w:r>
      <w:r>
        <w:rPr>
          <w:noProof/>
        </w:rPr>
        <w:fldChar w:fldCharType="separate"/>
      </w:r>
      <w:ins w:id="844"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5" w:author="jie sun" w:date="2018-04-19T13:01:00Z"/>
          <w:rFonts w:asciiTheme="minorHAnsi" w:hAnsiTheme="minorHAnsi"/>
          <w:noProof/>
          <w:sz w:val="22"/>
          <w:lang w:val="en-US"/>
        </w:rPr>
      </w:pPr>
      <w:ins w:id="846"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"_Toc511906364"</w:instrText>
        </w:r>
        <w:r w:rsidRPr="00BC3BA2">
          <w:rPr>
            <w:rStyle w:val="Hyperlink"/>
            <w:noProof/>
          </w:rPr>
          <w:instrText xml:space="preserve"> </w:instrText>
        </w:r>
        <w:r w:rsidRPr="00BC3BA2">
          <w:rPr>
            <w:rStyle w:val="Hyperlink"/>
            <w:noProof/>
          </w:rPr>
          <w:fldChar w:fldCharType="separate"/>
        </w:r>
        <w:r w:rsidRPr="00BC3BA2">
          <w:rPr>
            <w:rStyle w:val="Hyperlink"/>
            <w:noProof/>
          </w:rPr>
          <w:t xml:space="preserve">Table 4.3:Spinning Angle Restrictions In Action </w:t>
        </w:r>
        <w:r w:rsidRPr="00BC3BA2">
          <w:rPr>
            <w:rStyle w:val="Hyperlink"/>
            <w:noProof/>
            <w:lang w:val="en-US"/>
          </w:rPr>
          <w:t>2</w:t>
        </w:r>
        <w:r>
          <w:rPr>
            <w:noProof/>
          </w:rPr>
          <w:tab/>
        </w:r>
        <w:r>
          <w:rPr>
            <w:noProof/>
          </w:rPr>
          <w:fldChar w:fldCharType="begin"/>
        </w:r>
        <w:r>
          <w:rPr>
            <w:noProof/>
          </w:rPr>
          <w:instrText xml:space="preserve"> PAGEREF _Toc511906364 \h </w:instrText>
        </w:r>
      </w:ins>
      <w:r>
        <w:rPr>
          <w:noProof/>
        </w:rPr>
      </w:r>
      <w:r>
        <w:rPr>
          <w:noProof/>
        </w:rPr>
        <w:fldChar w:fldCharType="separate"/>
      </w:r>
      <w:ins w:id="847" w:author="jie sun" w:date="2018-04-19T13:01:00Z">
        <w:r>
          <w:rPr>
            <w:noProof/>
          </w:rPr>
          <w:t>41</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48" w:author="jie sun" w:date="2018-04-19T13:01:00Z"/>
          <w:rFonts w:asciiTheme="minorHAnsi" w:hAnsiTheme="minorHAnsi"/>
          <w:noProof/>
          <w:sz w:val="22"/>
          <w:lang w:val="en-US"/>
        </w:rPr>
      </w:pPr>
      <w:ins w:id="849"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"_Toc511906365"</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4.4:Angles With The Gravity Restrictions In Action</w:t>
        </w:r>
        <w:r w:rsidRPr="00BC3BA2">
          <w:rPr>
            <w:rStyle w:val="Hyperlink"/>
            <w:noProof/>
            <w:lang w:val="en-US"/>
          </w:rPr>
          <w:t xml:space="preserve"> 2</w:t>
        </w:r>
        <w:r>
          <w:rPr>
            <w:noProof/>
          </w:rPr>
          <w:tab/>
        </w:r>
        <w:r>
          <w:rPr>
            <w:noProof/>
          </w:rPr>
          <w:fldChar w:fldCharType="begin"/>
        </w:r>
        <w:r>
          <w:rPr>
            <w:noProof/>
          </w:rPr>
          <w:instrText xml:space="preserve"> PAGEREF _Toc511906365 \h </w:instrText>
        </w:r>
      </w:ins>
      <w:r>
        <w:rPr>
          <w:noProof/>
        </w:rPr>
      </w:r>
      <w:r>
        <w:rPr>
          <w:noProof/>
        </w:rPr>
        <w:fldChar w:fldCharType="separate"/>
      </w:r>
      <w:ins w:id="850" w:author="jie sun" w:date="2018-04-19T13:01:00Z">
        <w:r>
          <w:rPr>
            <w:noProof/>
          </w:rPr>
          <w:t>42</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1" w:author="jie sun" w:date="2018-04-19T13:01:00Z"/>
          <w:rFonts w:asciiTheme="minorHAnsi" w:hAnsiTheme="minorHAnsi"/>
          <w:noProof/>
          <w:sz w:val="22"/>
          <w:lang w:val="en-US"/>
        </w:rPr>
      </w:pPr>
      <w:ins w:id="852"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"_Toc511906366"</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4.5:</w:t>
        </w:r>
        <w:r w:rsidRPr="00BC3BA2">
          <w:rPr>
            <w:rStyle w:val="Hyperlink"/>
            <w:noProof/>
            <w:lang w:val="en-US"/>
          </w:rPr>
          <w:t xml:space="preserve"> </w:t>
        </w:r>
        <w:r w:rsidRPr="00BC3BA2">
          <w:rPr>
            <w:rStyle w:val="Hyperlink"/>
            <w:noProof/>
          </w:rPr>
          <w:t>Spinning Angle Restrictions In Action 3</w:t>
        </w:r>
        <w:r>
          <w:rPr>
            <w:noProof/>
          </w:rPr>
          <w:tab/>
        </w:r>
        <w:r>
          <w:rPr>
            <w:noProof/>
          </w:rPr>
          <w:fldChar w:fldCharType="begin"/>
        </w:r>
        <w:r>
          <w:rPr>
            <w:noProof/>
          </w:rPr>
          <w:instrText xml:space="preserve"> PAGEREF _Toc511906366 \h </w:instrText>
        </w:r>
      </w:ins>
      <w:r>
        <w:rPr>
          <w:noProof/>
        </w:rPr>
      </w:r>
      <w:r>
        <w:rPr>
          <w:noProof/>
        </w:rPr>
        <w:fldChar w:fldCharType="separate"/>
      </w:r>
      <w:ins w:id="853" w:author="jie sun" w:date="2018-04-19T13:01:00Z">
        <w:r>
          <w:rPr>
            <w:noProof/>
          </w:rPr>
          <w:t>43</w:t>
        </w:r>
        <w:r>
          <w:rPr>
            <w:noProof/>
          </w:rPr>
          <w:fldChar w:fldCharType="end"/>
        </w:r>
        <w:r w:rsidRPr="00BC3BA2">
          <w:rPr>
            <w:rStyle w:val="Hyperlink"/>
            <w:noProof/>
          </w:rPr>
          <w:fldChar w:fldCharType="end"/>
        </w:r>
      </w:ins>
    </w:p>
    <w:p w:rsidR="000576B6" w:rsidRDefault="000576B6">
      <w:pPr>
        <w:pStyle w:val="TableofFigures"/>
        <w:tabs>
          <w:tab w:val="right" w:leader="dot" w:pos="9016"/>
        </w:tabs>
        <w:rPr>
          <w:ins w:id="854" w:author="jie sun" w:date="2018-04-19T13:01:00Z"/>
          <w:rFonts w:asciiTheme="minorHAnsi" w:hAnsiTheme="minorHAnsi"/>
          <w:noProof/>
          <w:sz w:val="22"/>
          <w:lang w:val="en-US"/>
        </w:rPr>
      </w:pPr>
      <w:ins w:id="855" w:author="jie sun" w:date="2018-04-19T13:01:00Z">
        <w:r w:rsidRPr="00BC3BA2">
          <w:rPr>
            <w:rStyle w:val="Hyperlink"/>
            <w:noProof/>
          </w:rPr>
          <w:fldChar w:fldCharType="begin"/>
        </w:r>
        <w:r w:rsidRPr="00BC3BA2">
          <w:rPr>
            <w:rStyle w:val="Hyperlink"/>
            <w:noProof/>
          </w:rPr>
          <w:instrText xml:space="preserve"> </w:instrText>
        </w:r>
        <w:r>
          <w:rPr>
            <w:noProof/>
          </w:rPr>
          <w:instrText>HYPERLINK \l "_Toc511906367"</w:instrText>
        </w:r>
        <w:r w:rsidRPr="00BC3BA2">
          <w:rPr>
            <w:rStyle w:val="Hyperlink"/>
            <w:noProof/>
          </w:rPr>
          <w:instrText xml:space="preserve"> </w:instrText>
        </w:r>
        <w:r w:rsidRPr="00BC3BA2">
          <w:rPr>
            <w:rStyle w:val="Hyperlink"/>
            <w:noProof/>
          </w:rPr>
          <w:fldChar w:fldCharType="separate"/>
        </w:r>
        <w:r w:rsidRPr="00BC3BA2">
          <w:rPr>
            <w:rStyle w:val="Hyperlink"/>
            <w:noProof/>
          </w:rPr>
          <w:t>Table 4.6:Angles With The Gravity Restrictions In Action 3</w:t>
        </w:r>
        <w:r>
          <w:rPr>
            <w:noProof/>
          </w:rPr>
          <w:tab/>
        </w:r>
        <w:r>
          <w:rPr>
            <w:noProof/>
          </w:rPr>
          <w:fldChar w:fldCharType="begin"/>
        </w:r>
        <w:r>
          <w:rPr>
            <w:noProof/>
          </w:rPr>
          <w:instrText xml:space="preserve"> PAGEREF _Toc511906367 \h </w:instrText>
        </w:r>
      </w:ins>
      <w:r>
        <w:rPr>
          <w:noProof/>
        </w:rPr>
      </w:r>
      <w:r>
        <w:rPr>
          <w:noProof/>
        </w:rPr>
        <w:fldChar w:fldCharType="separate"/>
      </w:r>
      <w:ins w:id="856" w:author="jie sun" w:date="2018-04-19T13:01:00Z">
        <w:r>
          <w:rPr>
            <w:noProof/>
          </w:rPr>
          <w:t>43</w:t>
        </w:r>
        <w:r>
          <w:rPr>
            <w:noProof/>
          </w:rPr>
          <w:fldChar w:fldCharType="end"/>
        </w:r>
        <w:r w:rsidRPr="00BC3BA2">
          <w:rPr>
            <w:rStyle w:val="Hyperlink"/>
            <w:noProof/>
          </w:rPr>
          <w:fldChar w:fldCharType="end"/>
        </w:r>
      </w:ins>
    </w:p>
    <w:p w:rsidR="0087014B" w:rsidDel="008E06FC" w:rsidRDefault="00D5184D">
      <w:pPr>
        <w:pStyle w:val="TableofFigures"/>
        <w:tabs>
          <w:tab w:val="right" w:leader="dot" w:pos="9026"/>
        </w:tabs>
        <w:rPr>
          <w:ins w:id="857" w:author="像个男人一样" w:date="2018-03-22T12:32:00Z"/>
          <w:del w:id="858" w:author="jie sun" w:date="2018-04-16T22:38:00Z"/>
          <w:noProof/>
        </w:rPr>
      </w:pPr>
      <w:ins w:id="859" w:author="像个男人一样" w:date="2018-03-22T12:32:00Z">
        <w:del w:id="860" w:author="jie sun" w:date="2018-04-16T22:38:00Z">
          <w:r w:rsidDel="008E06FC">
            <w:rPr>
              <w:noProof/>
            </w:rPr>
            <w:delText>Table 4</w:delText>
          </w:r>
          <w:r w:rsidDel="008E06FC">
            <w:rPr>
              <w:rFonts w:hint="eastAsia"/>
              <w:noProof/>
            </w:rPr>
            <w:delText>.</w:delText>
          </w:r>
          <w:r w:rsidDel="008E06FC">
            <w:rPr>
              <w:noProof/>
            </w:rPr>
            <w:delText xml:space="preserve">1 </w:delText>
          </w:r>
          <w:r w:rsidDel="008E06FC">
            <w:rPr>
              <w:rFonts w:hint="eastAsia"/>
              <w:noProof/>
            </w:rPr>
            <w:delText>:Spinning angle restri</w:delText>
          </w:r>
          <w:r w:rsidDel="008E06FC">
            <w:rPr>
              <w:rFonts w:hint="eastAsia"/>
              <w:noProof/>
              <w:lang w:val="en-US"/>
            </w:rPr>
            <w:delText>c</w:delText>
          </w:r>
          <w:r w:rsidDel="008E06FC">
            <w:rPr>
              <w:rFonts w:hint="eastAsia"/>
              <w:noProof/>
            </w:rPr>
            <w:delText>tions</w:delText>
          </w:r>
          <w:r w:rsidDel="008E06FC">
            <w:rPr>
              <w:rFonts w:hint="eastAsia"/>
              <w:noProof/>
              <w:lang w:val="en-US"/>
            </w:rPr>
            <w:delText xml:space="preserve"> in action 1</w:delText>
          </w:r>
          <w:r w:rsidDel="008E06FC">
            <w:rPr>
              <w:noProof/>
            </w:rPr>
            <w:tab/>
            <w:delText>40</w:delText>
          </w:r>
        </w:del>
      </w:ins>
    </w:p>
    <w:p w:rsidR="0087014B" w:rsidDel="008E06FC" w:rsidRDefault="00D5184D">
      <w:pPr>
        <w:pStyle w:val="TableofFigures"/>
        <w:tabs>
          <w:tab w:val="right" w:leader="dot" w:pos="9026"/>
        </w:tabs>
        <w:rPr>
          <w:ins w:id="861" w:author="像个男人一样" w:date="2018-03-22T12:32:00Z"/>
          <w:del w:id="862" w:author="jie sun" w:date="2018-04-16T22:38:00Z"/>
          <w:noProof/>
        </w:rPr>
      </w:pPr>
      <w:ins w:id="863" w:author="像个男人一样" w:date="2018-03-22T12:32:00Z">
        <w:del w:id="864" w:author="jie sun" w:date="2018-04-16T22:38:00Z">
          <w:r w:rsidDel="008E06FC">
            <w:rPr>
              <w:noProof/>
            </w:rPr>
            <w:delText>Table 4</w:delText>
          </w:r>
          <w:r w:rsidDel="008E06FC">
            <w:rPr>
              <w:rFonts w:hint="eastAsia"/>
              <w:noProof/>
            </w:rPr>
            <w:delText>.</w:delText>
          </w:r>
          <w:r w:rsidDel="008E06FC">
            <w:rPr>
              <w:noProof/>
            </w:rPr>
            <w:delText xml:space="preserve">2 </w:delText>
          </w:r>
          <w:r w:rsidDel="008E06FC">
            <w:rPr>
              <w:rFonts w:hint="eastAsia"/>
              <w:noProof/>
            </w:rPr>
            <w:delText>: Angles with the gravity restrictions in action 1</w:delText>
          </w:r>
          <w:r w:rsidDel="008E06FC">
            <w:rPr>
              <w:noProof/>
            </w:rPr>
            <w:tab/>
            <w:delText>41</w:delText>
          </w:r>
        </w:del>
      </w:ins>
    </w:p>
    <w:p w:rsidR="0087014B" w:rsidDel="008E06FC" w:rsidRDefault="00D5184D">
      <w:pPr>
        <w:pStyle w:val="TableofFigures"/>
        <w:tabs>
          <w:tab w:val="right" w:leader="dot" w:pos="9026"/>
        </w:tabs>
        <w:rPr>
          <w:ins w:id="865" w:author="像个男人一样" w:date="2018-03-22T12:32:00Z"/>
          <w:del w:id="866" w:author="jie sun" w:date="2018-04-16T22:38:00Z"/>
          <w:noProof/>
        </w:rPr>
      </w:pPr>
      <w:ins w:id="867" w:author="像个男人一样" w:date="2018-03-22T12:32:00Z">
        <w:del w:id="868" w:author="jie sun" w:date="2018-04-16T22:38:00Z">
          <w:r w:rsidDel="008E06FC">
            <w:rPr>
              <w:noProof/>
            </w:rPr>
            <w:delText>Table 4</w:delText>
          </w:r>
          <w:r w:rsidDel="008E06FC">
            <w:rPr>
              <w:rFonts w:hint="eastAsia"/>
              <w:noProof/>
            </w:rPr>
            <w:delText>.</w:delText>
          </w:r>
          <w:r w:rsidDel="008E06FC">
            <w:rPr>
              <w:noProof/>
            </w:rPr>
            <w:delText xml:space="preserve">3 </w:delText>
          </w:r>
          <w:r w:rsidDel="008E06FC">
            <w:rPr>
              <w:rFonts w:hint="eastAsia"/>
              <w:noProof/>
            </w:rPr>
            <w:delText xml:space="preserve">:Spinning angle restrictions in action </w:delText>
          </w:r>
          <w:r w:rsidDel="008E06FC">
            <w:rPr>
              <w:rFonts w:hint="eastAsia"/>
              <w:noProof/>
              <w:lang w:val="en-US"/>
            </w:rPr>
            <w:delText>2</w:delText>
          </w:r>
          <w:r w:rsidDel="008E06FC">
            <w:rPr>
              <w:noProof/>
            </w:rPr>
            <w:tab/>
            <w:delText>42</w:delText>
          </w:r>
        </w:del>
      </w:ins>
    </w:p>
    <w:p w:rsidR="0087014B" w:rsidDel="008E06FC" w:rsidRDefault="00D5184D">
      <w:pPr>
        <w:pStyle w:val="TableofFigures"/>
        <w:tabs>
          <w:tab w:val="right" w:leader="dot" w:pos="9026"/>
        </w:tabs>
        <w:rPr>
          <w:ins w:id="869" w:author="像个男人一样" w:date="2018-03-22T12:32:00Z"/>
          <w:del w:id="870" w:author="jie sun" w:date="2018-04-16T22:38:00Z"/>
          <w:noProof/>
        </w:rPr>
      </w:pPr>
      <w:ins w:id="871" w:author="像个男人一样" w:date="2018-03-22T12:32:00Z">
        <w:del w:id="872" w:author="jie sun" w:date="2018-04-16T22:38:00Z">
          <w:r w:rsidDel="008E06FC">
            <w:rPr>
              <w:noProof/>
            </w:rPr>
            <w:delText>Table 4</w:delText>
          </w:r>
          <w:r w:rsidDel="008E06FC">
            <w:rPr>
              <w:rFonts w:hint="eastAsia"/>
              <w:noProof/>
            </w:rPr>
            <w:delText>.</w:delText>
          </w:r>
          <w:r w:rsidDel="008E06FC">
            <w:rPr>
              <w:noProof/>
            </w:rPr>
            <w:delText xml:space="preserve">4 </w:delText>
          </w:r>
          <w:r w:rsidDel="008E06FC">
            <w:rPr>
              <w:rFonts w:hint="eastAsia"/>
              <w:noProof/>
            </w:rPr>
            <w:delText>:Angles with the gravity restrictions in action</w:delText>
          </w:r>
          <w:r w:rsidDel="008E06FC">
            <w:rPr>
              <w:rFonts w:hint="eastAsia"/>
              <w:noProof/>
              <w:lang w:val="en-US"/>
            </w:rPr>
            <w:delText xml:space="preserve"> 2</w:delText>
          </w:r>
          <w:r w:rsidDel="008E06FC">
            <w:rPr>
              <w:noProof/>
            </w:rPr>
            <w:tab/>
            <w:delText>42</w:delText>
          </w:r>
        </w:del>
      </w:ins>
    </w:p>
    <w:p w:rsidR="0087014B" w:rsidDel="008E06FC" w:rsidRDefault="00D5184D">
      <w:pPr>
        <w:pStyle w:val="TableofFigures"/>
        <w:tabs>
          <w:tab w:val="right" w:leader="dot" w:pos="9026"/>
        </w:tabs>
        <w:rPr>
          <w:ins w:id="873" w:author="像个男人一样" w:date="2018-03-22T12:32:00Z"/>
          <w:del w:id="874" w:author="jie sun" w:date="2018-04-16T22:38:00Z"/>
          <w:noProof/>
        </w:rPr>
      </w:pPr>
      <w:ins w:id="875" w:author="像个男人一样" w:date="2018-03-22T12:32:00Z">
        <w:del w:id="876" w:author="jie sun" w:date="2018-04-16T22:38:00Z">
          <w:r w:rsidDel="008E06FC">
            <w:rPr>
              <w:noProof/>
            </w:rPr>
            <w:delText>Table 4</w:delText>
          </w:r>
          <w:r w:rsidDel="008E06FC">
            <w:rPr>
              <w:rFonts w:hint="eastAsia"/>
              <w:noProof/>
            </w:rPr>
            <w:delText>.</w:delText>
          </w:r>
          <w:r w:rsidDel="008E06FC">
            <w:rPr>
              <w:noProof/>
            </w:rPr>
            <w:delText xml:space="preserve">5 </w:delText>
          </w:r>
          <w:r w:rsidDel="008E06FC">
            <w:rPr>
              <w:rFonts w:hint="eastAsia"/>
              <w:noProof/>
            </w:rPr>
            <w:delText>:</w:delText>
          </w:r>
          <w:r w:rsidDel="008E06FC">
            <w:rPr>
              <w:rFonts w:hint="eastAsia"/>
              <w:noProof/>
              <w:lang w:val="en-US"/>
            </w:rPr>
            <w:delText xml:space="preserve"> </w:delText>
          </w:r>
          <w:r w:rsidDel="008E06FC">
            <w:rPr>
              <w:rFonts w:hint="eastAsia"/>
              <w:noProof/>
            </w:rPr>
            <w:delText>Spinning angle restrictions in action 3</w:delText>
          </w:r>
          <w:r w:rsidDel="008E06FC">
            <w:rPr>
              <w:noProof/>
            </w:rPr>
            <w:tab/>
            <w:delText>43</w:delText>
          </w:r>
        </w:del>
      </w:ins>
    </w:p>
    <w:p w:rsidR="0087014B" w:rsidDel="008E06FC" w:rsidRDefault="00D5184D">
      <w:pPr>
        <w:pStyle w:val="TableofFigures"/>
        <w:tabs>
          <w:tab w:val="right" w:leader="dot" w:pos="9026"/>
        </w:tabs>
        <w:rPr>
          <w:ins w:id="877" w:author="像个男人一样" w:date="2018-03-22T12:32:00Z"/>
          <w:del w:id="878" w:author="jie sun" w:date="2018-04-16T22:38:00Z"/>
          <w:noProof/>
        </w:rPr>
      </w:pPr>
      <w:ins w:id="879" w:author="像个男人一样" w:date="2018-03-22T12:32:00Z">
        <w:del w:id="880" w:author="jie sun" w:date="2018-04-16T22:38:00Z">
          <w:r w:rsidDel="008E06FC">
            <w:rPr>
              <w:noProof/>
            </w:rPr>
            <w:delText>Table 4</w:delText>
          </w:r>
          <w:r w:rsidDel="008E06FC">
            <w:rPr>
              <w:rFonts w:hint="eastAsia"/>
              <w:noProof/>
            </w:rPr>
            <w:delText>.</w:delText>
          </w:r>
          <w:r w:rsidDel="008E06FC">
            <w:rPr>
              <w:noProof/>
            </w:rPr>
            <w:delText xml:space="preserve">6 </w:delText>
          </w:r>
          <w:r w:rsidDel="008E06FC">
            <w:rPr>
              <w:rFonts w:hint="eastAsia"/>
              <w:noProof/>
            </w:rPr>
            <w:delText>:Angles with the gravity restrictions in action 3</w:delText>
          </w:r>
          <w:r w:rsidDel="008E06FC">
            <w:rPr>
              <w:noProof/>
            </w:rPr>
            <w:tab/>
            <w:delText>44</w:delText>
          </w:r>
        </w:del>
      </w:ins>
    </w:p>
    <w:p w:rsidR="0087014B" w:rsidRDefault="00D5184D">
      <w:ins w:id="881" w:author="像个男人一样" w:date="2018-03-22T12:27:00Z">
        <w:r>
          <w:fldChar w:fldCharType="end"/>
        </w:r>
      </w:ins>
    </w:p>
    <w:p w:rsidR="0087014B" w:rsidRDefault="0087014B">
      <w:pPr>
        <w:pageBreakBefore/>
        <w:pPrChange w:id="882" w:author="像个男人一样" w:date="2018-03-21T20:16:00Z">
          <w:pPr/>
        </w:pPrChange>
      </w:pPr>
    </w:p>
    <w:p w:rsidR="0087014B" w:rsidRDefault="00D5184D">
      <w:pPr>
        <w:pStyle w:val="Heading2"/>
        <w:numPr>
          <w:ilvl w:val="255"/>
          <w:numId w:val="0"/>
        </w:numPr>
        <w:ind w:left="-288"/>
        <w:rPr>
          <w:ins w:id="883" w:author="像个男人一样" w:date="2018-03-21T20:38:00Z"/>
          <w:rFonts w:eastAsia="Microsoft JhengHei"/>
        </w:rPr>
        <w:pPrChange w:id="884" w:author="像个男人一样" w:date="2018-03-21T20:38:00Z">
          <w:pPr/>
        </w:pPrChange>
      </w:pPr>
      <w:bookmarkStart w:id="885" w:name="_Toc9327"/>
      <w:bookmarkStart w:id="886" w:name="_Toc9058"/>
      <w:bookmarkStart w:id="887" w:name="_Toc25400"/>
      <w:bookmarkStart w:id="888" w:name="_Toc11157"/>
      <w:bookmarkStart w:id="889" w:name="_Toc19464"/>
      <w:bookmarkStart w:id="890" w:name="_Toc6061"/>
      <w:bookmarkStart w:id="891" w:name="_Toc32433"/>
      <w:bookmarkStart w:id="892" w:name="_Toc15959"/>
      <w:bookmarkStart w:id="893" w:name="_Toc5733"/>
      <w:bookmarkStart w:id="894" w:name="_Toc511906203"/>
      <w:r>
        <w:rPr>
          <w:rFonts w:eastAsia="Microsoft JhengHei"/>
        </w:rPr>
        <w:t xml:space="preserve">Glossary </w:t>
      </w:r>
      <w:ins w:id="895" w:author="jie sun" w:date="2018-04-16T21:31:00Z">
        <w:r w:rsidR="00514B35">
          <w:rPr>
            <w:rFonts w:eastAsia="Microsoft JhengHei"/>
          </w:rPr>
          <w:t>O</w:t>
        </w:r>
      </w:ins>
      <w:del w:id="896" w:author="jie sun" w:date="2018-04-16T21:31:00Z">
        <w:r w:rsidDel="00514B35">
          <w:rPr>
            <w:rFonts w:eastAsia="Microsoft JhengHei"/>
          </w:rPr>
          <w:delText>o</w:delText>
        </w:r>
      </w:del>
      <w:r>
        <w:rPr>
          <w:rFonts w:eastAsia="Microsoft JhengHei"/>
        </w:rPr>
        <w:t>f Abbreviations</w:t>
      </w:r>
      <w:bookmarkEnd w:id="885"/>
      <w:bookmarkEnd w:id="886"/>
      <w:bookmarkEnd w:id="887"/>
      <w:bookmarkEnd w:id="888"/>
      <w:bookmarkEnd w:id="889"/>
      <w:bookmarkEnd w:id="890"/>
      <w:bookmarkEnd w:id="891"/>
      <w:bookmarkEnd w:id="892"/>
      <w:bookmarkEnd w:id="893"/>
      <w:bookmarkEnd w:id="894"/>
    </w:p>
    <w:p w:rsidR="0087014B" w:rsidRDefault="0087014B">
      <w:pPr>
        <w:rPr>
          <w:ins w:id="897" w:author="像个男人一样" w:date="2018-03-21T20:37:00Z"/>
        </w:rPr>
      </w:pPr>
    </w:p>
    <w:tbl>
      <w:tblPr>
        <w:tblStyle w:val="TableGrid"/>
        <w:tblW w:w="9242" w:type="dxa"/>
        <w:tblLayout w:type="fixed"/>
        <w:tblLook w:val="04A0" w:firstRow="1" w:lastRow="0" w:firstColumn="1" w:lastColumn="0" w:noHBand="0" w:noVBand="1"/>
        <w:tblPrChange w:id="898" w:author="像个男人一样" w:date="2018-03-21T20:39:00Z">
          <w:tblPr>
            <w:tblStyle w:val="TableGrid"/>
            <w:tblW w:w="9242" w:type="dxa"/>
            <w:tblLayout w:type="fixed"/>
            <w:tblLook w:val="04A0" w:firstRow="1" w:lastRow="0" w:firstColumn="1" w:lastColumn="0" w:noHBand="0" w:noVBand="1"/>
          </w:tblPr>
        </w:tblPrChange>
      </w:tblPr>
      <w:tblGrid>
        <w:gridCol w:w="3212"/>
        <w:gridCol w:w="6030"/>
        <w:tblGridChange w:id="899">
          <w:tblGrid>
            <w:gridCol w:w="3212"/>
            <w:gridCol w:w="1409"/>
            <w:gridCol w:w="4621"/>
          </w:tblGrid>
        </w:tblGridChange>
      </w:tblGrid>
      <w:tr w:rsidR="0087014B" w:rsidTr="0087014B">
        <w:trPr>
          <w:ins w:id="900" w:author="像个男人一样" w:date="2018-03-21T20:38:00Z"/>
        </w:trPr>
        <w:tc>
          <w:tcPr>
            <w:tcW w:w="3212" w:type="dxa"/>
            <w:tcPrChange w:id="901" w:author="像个男人一样" w:date="2018-03-21T20:39:00Z">
              <w:tcPr>
                <w:tcW w:w="4621" w:type="dxa"/>
                <w:gridSpan w:val="2"/>
              </w:tcPr>
            </w:tcPrChange>
          </w:tcPr>
          <w:p w:rsidR="0087014B" w:rsidRPr="0087014B" w:rsidRDefault="00D5184D">
            <w:pPr>
              <w:jc w:val="center"/>
              <w:rPr>
                <w:ins w:id="902" w:author="像个男人一样" w:date="2018-03-21T20:38:00Z"/>
                <w:rFonts w:eastAsia="SimSun"/>
                <w:b/>
                <w:bCs/>
                <w:sz w:val="32"/>
                <w:szCs w:val="32"/>
                <w:lang w:val="en-US"/>
                <w:rPrChange w:id="903" w:author="像个男人一样" w:date="2018-03-21T20:38:00Z">
                  <w:rPr>
                    <w:ins w:id="904" w:author="像个男人一样" w:date="2018-03-21T20:38:00Z"/>
                    <w:rFonts w:eastAsia="SimSun"/>
                    <w:lang w:val="en-US"/>
                  </w:rPr>
                </w:rPrChange>
              </w:rPr>
              <w:pPrChange w:id="905" w:author="像个男人一样" w:date="2018-03-21T20:38:00Z">
                <w:pPr/>
              </w:pPrChange>
            </w:pPr>
            <w:ins w:id="906" w:author="像个男人一样" w:date="2018-03-21T20:38:00Z">
              <w:r>
                <w:rPr>
                  <w:rFonts w:eastAsia="SimSun"/>
                  <w:b/>
                  <w:bCs/>
                  <w:sz w:val="32"/>
                  <w:szCs w:val="32"/>
                  <w:lang w:val="en-US"/>
                  <w:rPrChange w:id="907" w:author="像个男人一样" w:date="2018-03-21T20:38:00Z">
                    <w:rPr>
                      <w:rFonts w:eastAsia="SimSun"/>
                      <w:lang w:val="en-US"/>
                    </w:rPr>
                  </w:rPrChange>
                </w:rPr>
                <w:t>Abbreviation</w:t>
              </w:r>
            </w:ins>
          </w:p>
        </w:tc>
        <w:tc>
          <w:tcPr>
            <w:tcW w:w="6030" w:type="dxa"/>
            <w:tcPrChange w:id="908" w:author="像个男人一样" w:date="2018-03-21T20:39:00Z">
              <w:tcPr>
                <w:tcW w:w="4621" w:type="dxa"/>
              </w:tcPr>
            </w:tcPrChange>
          </w:tcPr>
          <w:p w:rsidR="0087014B" w:rsidRPr="0087014B" w:rsidRDefault="00D5184D">
            <w:pPr>
              <w:jc w:val="center"/>
              <w:rPr>
                <w:ins w:id="909" w:author="像个男人一样" w:date="2018-03-21T20:38:00Z"/>
                <w:rFonts w:eastAsia="SimSun"/>
                <w:b/>
                <w:bCs/>
                <w:sz w:val="32"/>
                <w:szCs w:val="32"/>
                <w:lang w:val="en-US"/>
                <w:rPrChange w:id="910" w:author="像个男人一样" w:date="2018-03-21T20:38:00Z">
                  <w:rPr>
                    <w:ins w:id="911" w:author="像个男人一样" w:date="2018-03-21T20:38:00Z"/>
                    <w:rFonts w:eastAsia="SimSun"/>
                    <w:lang w:val="en-US"/>
                  </w:rPr>
                </w:rPrChange>
              </w:rPr>
              <w:pPrChange w:id="912" w:author="像个男人一样" w:date="2018-03-21T20:38:00Z">
                <w:pPr/>
              </w:pPrChange>
            </w:pPr>
            <w:ins w:id="913" w:author="像个男人一样" w:date="2018-03-21T20:38:00Z">
              <w:r>
                <w:rPr>
                  <w:rFonts w:eastAsia="SimSun"/>
                  <w:b/>
                  <w:bCs/>
                  <w:sz w:val="32"/>
                  <w:szCs w:val="32"/>
                  <w:lang w:val="en-US"/>
                  <w:rPrChange w:id="914" w:author="像个男人一样" w:date="2018-03-21T20:38:00Z">
                    <w:rPr>
                      <w:rFonts w:eastAsia="SimSun"/>
                      <w:lang w:val="en-US"/>
                    </w:rPr>
                  </w:rPrChange>
                </w:rPr>
                <w:t>Full Title</w:t>
              </w:r>
            </w:ins>
          </w:p>
        </w:tc>
      </w:tr>
      <w:tr w:rsidR="0087014B" w:rsidTr="0087014B">
        <w:trPr>
          <w:ins w:id="915" w:author="像个男人一样" w:date="2018-03-21T20:38:00Z"/>
        </w:trPr>
        <w:tc>
          <w:tcPr>
            <w:tcW w:w="3212" w:type="dxa"/>
            <w:tcPrChange w:id="916" w:author="像个男人一样" w:date="2018-03-21T20:39:00Z">
              <w:tcPr>
                <w:tcW w:w="4621" w:type="dxa"/>
                <w:gridSpan w:val="2"/>
              </w:tcPr>
            </w:tcPrChange>
          </w:tcPr>
          <w:p w:rsidR="0087014B" w:rsidRPr="0087014B" w:rsidRDefault="00D5184D">
            <w:pPr>
              <w:rPr>
                <w:ins w:id="917" w:author="像个男人一样" w:date="2018-03-21T20:38:00Z"/>
                <w:rFonts w:eastAsia="SimSun"/>
                <w:b/>
                <w:bCs/>
                <w:sz w:val="28"/>
                <w:szCs w:val="24"/>
                <w:lang w:val="en-US"/>
                <w:rPrChange w:id="918" w:author="像个男人一样" w:date="2018-03-21T20:39:00Z">
                  <w:rPr>
                    <w:ins w:id="919" w:author="像个男人一样" w:date="2018-03-21T20:38:00Z"/>
                    <w:rFonts w:eastAsia="SimSun"/>
                    <w:lang w:val="en-US"/>
                  </w:rPr>
                </w:rPrChange>
              </w:rPr>
            </w:pPr>
            <w:ins w:id="920" w:author="像个男人一样" w:date="2018-03-21T20:38:00Z">
              <w:r>
                <w:rPr>
                  <w:rFonts w:eastAsia="SimSun"/>
                  <w:b/>
                  <w:bCs/>
                  <w:sz w:val="28"/>
                  <w:szCs w:val="24"/>
                  <w:lang w:val="en-US"/>
                  <w:rPrChange w:id="921" w:author="像个男人一样" w:date="2018-03-21T20:39:00Z">
                    <w:rPr>
                      <w:rFonts w:eastAsia="SimSun"/>
                      <w:lang w:val="en-US"/>
                    </w:rPr>
                  </w:rPrChange>
                </w:rPr>
                <w:t>AI</w:t>
              </w:r>
            </w:ins>
          </w:p>
        </w:tc>
        <w:tc>
          <w:tcPr>
            <w:tcW w:w="6030" w:type="dxa"/>
            <w:tcPrChange w:id="922" w:author="像个男人一样" w:date="2018-03-21T20:39:00Z">
              <w:tcPr>
                <w:tcW w:w="4621" w:type="dxa"/>
              </w:tcPr>
            </w:tcPrChange>
          </w:tcPr>
          <w:p w:rsidR="0087014B" w:rsidRPr="0087014B" w:rsidRDefault="00D5184D">
            <w:pPr>
              <w:rPr>
                <w:ins w:id="923" w:author="像个男人一样" w:date="2018-03-21T20:38:00Z"/>
                <w:rFonts w:eastAsia="SimSun"/>
                <w:b/>
                <w:bCs/>
                <w:sz w:val="28"/>
                <w:szCs w:val="24"/>
                <w:lang w:val="en-US"/>
                <w:rPrChange w:id="924" w:author="像个男人一样" w:date="2018-03-21T20:39:00Z">
                  <w:rPr>
                    <w:ins w:id="925" w:author="像个男人一样" w:date="2018-03-21T20:38:00Z"/>
                    <w:rFonts w:eastAsia="SimSun"/>
                    <w:lang w:val="en-US"/>
                  </w:rPr>
                </w:rPrChange>
              </w:rPr>
            </w:pPr>
            <w:ins w:id="926" w:author="像个男人一样" w:date="2018-03-21T20:39:00Z">
              <w:r>
                <w:rPr>
                  <w:rFonts w:eastAsia="SimSun"/>
                  <w:b/>
                  <w:bCs/>
                  <w:sz w:val="28"/>
                  <w:szCs w:val="24"/>
                  <w:lang w:val="en-US"/>
                  <w:rPrChange w:id="927" w:author="像个男人一样" w:date="2018-03-21T20:39:00Z">
                    <w:rPr>
                      <w:rFonts w:eastAsia="SimSun"/>
                      <w:lang w:val="en-US"/>
                    </w:rPr>
                  </w:rPrChange>
                </w:rPr>
                <w:t xml:space="preserve"> Artificial Intelligence</w:t>
              </w:r>
            </w:ins>
          </w:p>
        </w:tc>
      </w:tr>
      <w:tr w:rsidR="0087014B">
        <w:trPr>
          <w:ins w:id="928" w:author="像个男人一样" w:date="2018-03-21T20:52:00Z"/>
        </w:trPr>
        <w:tc>
          <w:tcPr>
            <w:tcW w:w="3212" w:type="dxa"/>
          </w:tcPr>
          <w:p w:rsidR="0087014B" w:rsidRDefault="00D5184D">
            <w:pPr>
              <w:rPr>
                <w:ins w:id="929" w:author="像个男人一样" w:date="2018-03-21T20:52:00Z"/>
                <w:rFonts w:eastAsia="SimSun"/>
                <w:b/>
                <w:bCs/>
                <w:sz w:val="28"/>
                <w:szCs w:val="24"/>
                <w:lang w:val="en-US"/>
              </w:rPr>
            </w:pPr>
            <w:ins w:id="930" w:author="像个男人一样" w:date="2018-03-21T20:52:00Z">
              <w:r>
                <w:rPr>
                  <w:rFonts w:eastAsia="SimSun"/>
                  <w:b/>
                  <w:bCs/>
                  <w:sz w:val="28"/>
                  <w:szCs w:val="24"/>
                  <w:lang w:val="en-US"/>
                  <w:rPrChange w:id="931" w:author="像个男人一样" w:date="2018-03-21T20:53:00Z">
                    <w:rPr>
                      <w:lang w:val="en-US"/>
                    </w:rPr>
                  </w:rPrChange>
                </w:rPr>
                <w:t>GPRS</w:t>
              </w:r>
            </w:ins>
          </w:p>
        </w:tc>
        <w:tc>
          <w:tcPr>
            <w:tcW w:w="6030" w:type="dxa"/>
          </w:tcPr>
          <w:p w:rsidR="0087014B" w:rsidRDefault="00D5184D">
            <w:pPr>
              <w:rPr>
                <w:ins w:id="932" w:author="像个男人一样" w:date="2018-03-21T20:52:00Z"/>
                <w:rFonts w:eastAsia="SimSun"/>
                <w:b/>
                <w:bCs/>
                <w:sz w:val="28"/>
                <w:szCs w:val="24"/>
                <w:lang w:val="en-US"/>
              </w:rPr>
            </w:pPr>
            <w:ins w:id="933" w:author="像个男人一样" w:date="2018-03-21T20:53:00Z">
              <w:r>
                <w:rPr>
                  <w:rFonts w:eastAsia="SimSun" w:hint="eastAsia"/>
                  <w:b/>
                  <w:bCs/>
                  <w:sz w:val="28"/>
                  <w:szCs w:val="24"/>
                  <w:lang w:val="en-US"/>
                </w:rPr>
                <w:t>General Packet Radio Service</w:t>
              </w:r>
            </w:ins>
          </w:p>
        </w:tc>
      </w:tr>
      <w:tr w:rsidR="0087014B">
        <w:trPr>
          <w:ins w:id="934" w:author="像个男人一样" w:date="2018-03-21T20:58:00Z"/>
        </w:trPr>
        <w:tc>
          <w:tcPr>
            <w:tcW w:w="3212" w:type="dxa"/>
          </w:tcPr>
          <w:p w:rsidR="0087014B" w:rsidRDefault="00D5184D">
            <w:pPr>
              <w:rPr>
                <w:ins w:id="935" w:author="像个男人一样" w:date="2018-03-21T20:58:00Z"/>
                <w:rFonts w:eastAsia="SimSun"/>
                <w:b/>
                <w:bCs/>
                <w:sz w:val="28"/>
                <w:szCs w:val="24"/>
                <w:lang w:val="en-US"/>
              </w:rPr>
            </w:pPr>
            <w:ins w:id="936" w:author="像个男人一样" w:date="2018-03-21T20:58:00Z">
              <w:r>
                <w:rPr>
                  <w:rFonts w:eastAsia="SimSun" w:hint="eastAsia"/>
                  <w:b/>
                  <w:bCs/>
                  <w:sz w:val="28"/>
                  <w:szCs w:val="24"/>
                  <w:lang w:val="en-US"/>
                </w:rPr>
                <w:t>Gyro</w:t>
              </w:r>
            </w:ins>
          </w:p>
        </w:tc>
        <w:tc>
          <w:tcPr>
            <w:tcW w:w="6030" w:type="dxa"/>
          </w:tcPr>
          <w:p w:rsidR="0087014B" w:rsidRDefault="00D5184D">
            <w:pPr>
              <w:rPr>
                <w:ins w:id="937" w:author="像个男人一样" w:date="2018-03-21T20:58:00Z"/>
                <w:rFonts w:eastAsia="SimSun"/>
                <w:b/>
                <w:bCs/>
                <w:sz w:val="28"/>
                <w:szCs w:val="24"/>
                <w:lang w:val="en-US"/>
              </w:rPr>
            </w:pPr>
            <w:ins w:id="938" w:author="像个男人一样" w:date="2018-03-21T20:58:00Z">
              <w:r>
                <w:rPr>
                  <w:rFonts w:eastAsia="SimSun" w:hint="eastAsia"/>
                  <w:b/>
                  <w:bCs/>
                  <w:sz w:val="28"/>
                  <w:szCs w:val="24"/>
                  <w:lang w:val="en-US"/>
                </w:rPr>
                <w:t>Gyroscope</w:t>
              </w:r>
            </w:ins>
          </w:p>
        </w:tc>
      </w:tr>
      <w:tr w:rsidR="0087014B">
        <w:trPr>
          <w:ins w:id="939" w:author="像个男人一样" w:date="2018-03-21T20:58:00Z"/>
        </w:trPr>
        <w:tc>
          <w:tcPr>
            <w:tcW w:w="3212" w:type="dxa"/>
          </w:tcPr>
          <w:p w:rsidR="0087014B" w:rsidRDefault="00D5184D">
            <w:pPr>
              <w:rPr>
                <w:ins w:id="940" w:author="像个男人一样" w:date="2018-03-21T20:58:00Z"/>
                <w:rFonts w:eastAsia="SimSun"/>
                <w:b/>
                <w:bCs/>
                <w:sz w:val="28"/>
                <w:szCs w:val="24"/>
                <w:lang w:val="en-US"/>
              </w:rPr>
            </w:pPr>
            <w:ins w:id="941" w:author="像个男人一样" w:date="2018-03-21T20:58:00Z">
              <w:r>
                <w:rPr>
                  <w:rFonts w:eastAsia="SimSun" w:hint="eastAsia"/>
                  <w:b/>
                  <w:bCs/>
                  <w:sz w:val="28"/>
                  <w:szCs w:val="24"/>
                  <w:lang w:val="en-US"/>
                </w:rPr>
                <w:t>G-sensor</w:t>
              </w:r>
            </w:ins>
          </w:p>
        </w:tc>
        <w:tc>
          <w:tcPr>
            <w:tcW w:w="6030" w:type="dxa"/>
          </w:tcPr>
          <w:p w:rsidR="0087014B" w:rsidRDefault="00D5184D">
            <w:pPr>
              <w:rPr>
                <w:ins w:id="942" w:author="像个男人一样" w:date="2018-03-21T20:58:00Z"/>
                <w:rFonts w:eastAsia="SimSun"/>
                <w:b/>
                <w:bCs/>
                <w:sz w:val="28"/>
                <w:szCs w:val="24"/>
                <w:lang w:val="en-US"/>
              </w:rPr>
            </w:pPr>
            <w:ins w:id="943" w:author="像个男人一样" w:date="2018-03-21T20:58:00Z">
              <w:r>
                <w:rPr>
                  <w:rFonts w:eastAsia="SimSun" w:hint="eastAsia"/>
                  <w:b/>
                  <w:bCs/>
                  <w:sz w:val="28"/>
                  <w:szCs w:val="24"/>
                  <w:lang w:val="en-US"/>
                </w:rPr>
                <w:t>Accelerometer</w:t>
              </w:r>
            </w:ins>
          </w:p>
        </w:tc>
      </w:tr>
      <w:tr w:rsidR="005A09FE" w:rsidTr="005A09FE">
        <w:trPr>
          <w:ins w:id="944" w:author="jie sun" w:date="2018-04-08T17:08:00Z"/>
        </w:trPr>
        <w:tc>
          <w:tcPr>
            <w:tcW w:w="3212" w:type="dxa"/>
          </w:tcPr>
          <w:p w:rsidR="005A09FE" w:rsidRDefault="005A09FE" w:rsidP="006709A5">
            <w:pPr>
              <w:rPr>
                <w:ins w:id="945" w:author="jie sun" w:date="2018-04-08T17:08:00Z"/>
                <w:rFonts w:eastAsia="SimSun"/>
                <w:b/>
                <w:bCs/>
                <w:sz w:val="28"/>
                <w:szCs w:val="24"/>
                <w:lang w:val="en-US"/>
              </w:rPr>
            </w:pPr>
            <w:ins w:id="946" w:author="jie sun" w:date="2018-04-08T17:08:00Z">
              <w:r>
                <w:rPr>
                  <w:rFonts w:eastAsia="SimSun"/>
                  <w:b/>
                  <w:bCs/>
                  <w:sz w:val="28"/>
                  <w:szCs w:val="24"/>
                  <w:lang w:val="en-US"/>
                </w:rPr>
                <w:t>APP</w:t>
              </w:r>
            </w:ins>
          </w:p>
        </w:tc>
        <w:tc>
          <w:tcPr>
            <w:tcW w:w="6030" w:type="dxa"/>
          </w:tcPr>
          <w:p w:rsidR="005A09FE" w:rsidRDefault="005A09FE" w:rsidP="006709A5">
            <w:pPr>
              <w:rPr>
                <w:ins w:id="947" w:author="jie sun" w:date="2018-04-08T17:08:00Z"/>
                <w:rFonts w:eastAsia="SimSun"/>
                <w:b/>
                <w:bCs/>
                <w:sz w:val="28"/>
                <w:szCs w:val="24"/>
                <w:lang w:val="en-US"/>
              </w:rPr>
            </w:pPr>
            <w:ins w:id="948" w:author="jie sun" w:date="2018-04-08T17:08:00Z">
              <w:r>
                <w:rPr>
                  <w:rFonts w:eastAsia="SimSun" w:hint="eastAsia"/>
                  <w:b/>
                  <w:bCs/>
                  <w:sz w:val="28"/>
                  <w:szCs w:val="24"/>
                  <w:lang w:val="en-US"/>
                </w:rPr>
                <w:t>A</w:t>
              </w:r>
              <w:r>
                <w:rPr>
                  <w:rFonts w:eastAsia="SimSun"/>
                  <w:b/>
                  <w:bCs/>
                  <w:sz w:val="28"/>
                  <w:szCs w:val="24"/>
                  <w:lang w:val="en-US"/>
                </w:rPr>
                <w:t>pplication</w:t>
              </w:r>
            </w:ins>
          </w:p>
        </w:tc>
      </w:tr>
    </w:tbl>
    <w:p w:rsidR="0087014B" w:rsidRDefault="0087014B">
      <w:pPr>
        <w:rPr>
          <w:ins w:id="949" w:author="像个男人一样" w:date="2018-03-21T20:37:00Z"/>
          <w:rFonts w:eastAsia="Microsoft JhengHei"/>
        </w:rPr>
      </w:pPr>
    </w:p>
    <w:p w:rsidR="005B71B7" w:rsidRDefault="005B71B7">
      <w:pPr>
        <w:pStyle w:val="Heading2"/>
        <w:pageBreakBefore/>
        <w:numPr>
          <w:ilvl w:val="255"/>
          <w:numId w:val="0"/>
        </w:numPr>
        <w:ind w:left="-289" w:firstLineChars="100" w:firstLine="320"/>
        <w:rPr>
          <w:ins w:id="950" w:author="jie sun" w:date="2018-04-19T13:02:00Z"/>
          <w:rFonts w:eastAsia="Microsoft JhengHei"/>
        </w:rPr>
        <w:pPrChange w:id="951" w:author="jie sun" w:date="2018-04-19T13:02:00Z">
          <w:pPr>
            <w:pStyle w:val="Heading2"/>
            <w:numPr>
              <w:ilvl w:val="255"/>
              <w:numId w:val="0"/>
            </w:numPr>
            <w:ind w:left="-288" w:firstLineChars="100" w:firstLine="320"/>
          </w:pPr>
        </w:pPrChange>
      </w:pPr>
    </w:p>
    <w:p w:rsidR="005B71B7" w:rsidRDefault="005B71B7" w:rsidP="005B71B7">
      <w:pPr>
        <w:pStyle w:val="Heading2"/>
        <w:numPr>
          <w:ilvl w:val="255"/>
          <w:numId w:val="0"/>
        </w:numPr>
        <w:ind w:left="-288" w:firstLineChars="100" w:firstLine="320"/>
        <w:rPr>
          <w:ins w:id="952" w:author="jie sun" w:date="2018-04-19T13:02:00Z"/>
          <w:rFonts w:eastAsia="Microsoft JhengHei"/>
        </w:rPr>
      </w:pPr>
      <w:ins w:id="953" w:author="jie sun" w:date="2018-04-19T13:02:00Z">
        <w:r>
          <w:rPr>
            <w:rFonts w:eastAsia="Microsoft JhengHei"/>
          </w:rPr>
          <w:t>Abstract</w:t>
        </w:r>
      </w:ins>
    </w:p>
    <w:p w:rsidR="005B71B7" w:rsidRDefault="005B71B7" w:rsidP="005B71B7">
      <w:pPr>
        <w:ind w:left="144"/>
        <w:rPr>
          <w:ins w:id="954" w:author="jie sun" w:date="2018-04-19T13:02:00Z"/>
        </w:rPr>
      </w:pPr>
      <w:ins w:id="955" w:author="jie sun" w:date="2018-04-19T13:02:00Z">
        <w:r w:rsidRPr="001F1EDA">
          <w:t xml:space="preserve">Nowadays, Artificial Intelligence (AI) has become more and more popular, and the action recognition algorithm is a very important part and researched by more and more experts.  Exactly, the action recognition algorithm is not a strangle thing that has been used not only on a robot, but also </w:t>
        </w:r>
        <w:r>
          <w:t>in</w:t>
        </w:r>
        <w:r w:rsidRPr="001F1EDA">
          <w:t xml:space="preserve"> our daily lives, such as iPhone, iPad</w:t>
        </w:r>
        <w:r>
          <w:t>,</w:t>
        </w:r>
        <w:r w:rsidRPr="001F1EDA">
          <w:t xml:space="preserve"> smart watch and smart pen etc.  In this thesis, we are going to study two devices, Accelerometer and Gyroscope, how they work</w:t>
        </w:r>
        <w:r>
          <w:rPr>
            <w:rFonts w:hint="eastAsia"/>
            <w:lang w:val="en-US"/>
          </w:rPr>
          <w:t xml:space="preserve"> </w:t>
        </w:r>
        <w:r w:rsidRPr="001F1EDA">
          <w:t>and how they are used with some recognition algorithms, and the most important part is the last chapter which discuss a hypothesis</w:t>
        </w:r>
        <w:r>
          <w:t xml:space="preserve"> </w:t>
        </w:r>
        <w:r w:rsidRPr="001F1EDA">
          <w:t xml:space="preserve">which tries to use those two devices with some recognition algorithm to make sure a multiple function glow sticks. </w:t>
        </w:r>
      </w:ins>
    </w:p>
    <w:p w:rsidR="0087014B" w:rsidRDefault="0087014B">
      <w:pPr>
        <w:pageBreakBefore/>
        <w:rPr>
          <w:rFonts w:eastAsia="Microsoft JhengHei"/>
        </w:rPr>
        <w:pPrChange w:id="956" w:author="像个男人一样" w:date="2018-03-21T22:59:00Z">
          <w:pPr/>
        </w:pPrChange>
      </w:pPr>
    </w:p>
    <w:p w:rsidR="0087014B" w:rsidRPr="0087014B" w:rsidDel="005B71B7" w:rsidRDefault="00D5184D">
      <w:pPr>
        <w:pStyle w:val="Heading2"/>
        <w:numPr>
          <w:ilvl w:val="255"/>
          <w:numId w:val="0"/>
        </w:numPr>
        <w:ind w:left="142"/>
        <w:rPr>
          <w:ins w:id="957" w:author="像个男人一样" w:date="2018-03-21T20:19:00Z"/>
          <w:del w:id="958" w:author="jie sun" w:date="2018-04-19T13:02:00Z"/>
          <w:rFonts w:eastAsia="Microsoft JhengHei"/>
          <w:lang w:val="en-US"/>
          <w:rPrChange w:id="959" w:author="像个男人一样" w:date="2018-03-23T10:42:00Z">
            <w:rPr>
              <w:ins w:id="960" w:author="像个男人一样" w:date="2018-03-21T20:19:00Z"/>
              <w:del w:id="961" w:author="jie sun" w:date="2018-04-19T13:02:00Z"/>
              <w:rFonts w:eastAsia="SimSun"/>
              <w:lang w:val="en-US"/>
            </w:rPr>
          </w:rPrChange>
        </w:rPr>
        <w:pPrChange w:id="962" w:author="jie sun" w:date="2018-04-19T13:02:00Z">
          <w:pPr/>
        </w:pPrChange>
      </w:pPr>
      <w:bookmarkStart w:id="963" w:name="_Toc18176"/>
      <w:bookmarkStart w:id="964" w:name="_Toc7844"/>
      <w:bookmarkStart w:id="965" w:name="_Toc32232"/>
      <w:bookmarkStart w:id="966" w:name="_Toc2724"/>
      <w:bookmarkStart w:id="967" w:name="_Toc27583"/>
      <w:bookmarkStart w:id="968" w:name="_Toc10498"/>
      <w:bookmarkStart w:id="969" w:name="_Toc19716"/>
      <w:bookmarkStart w:id="970" w:name="_Toc32352"/>
      <w:bookmarkStart w:id="971" w:name="_Toc511906204"/>
      <w:bookmarkStart w:id="972" w:name="_Toc27579"/>
      <w:del w:id="973" w:author="jie sun" w:date="2018-04-19T13:02:00Z">
        <w:r w:rsidRPr="00606542" w:rsidDel="005B71B7">
          <w:rPr>
            <w:rFonts w:eastAsia="Microsoft JhengHei"/>
          </w:rPr>
          <w:delText>Acknowledgement</w:delText>
        </w:r>
      </w:del>
      <w:ins w:id="974" w:author="像个男人一样" w:date="2018-03-21T20:19:00Z">
        <w:del w:id="975" w:author="jie sun" w:date="2018-04-19T13:02:00Z">
          <w:r w:rsidDel="005B71B7">
            <w:rPr>
              <w:rFonts w:eastAsia="Microsoft JhengHei"/>
              <w:b w:val="0"/>
              <w:lang w:val="en-US"/>
              <w:rPrChange w:id="976" w:author="像个男人一样" w:date="2018-03-23T10:42:00Z">
                <w:rPr>
                  <w:rFonts w:eastAsia="SimSun"/>
                  <w:b/>
                  <w:lang w:val="en-US"/>
                </w:rPr>
              </w:rPrChange>
            </w:rPr>
            <w:delText>s</w:delText>
          </w:r>
          <w:bookmarkEnd w:id="963"/>
          <w:bookmarkEnd w:id="964"/>
          <w:bookmarkEnd w:id="965"/>
          <w:bookmarkEnd w:id="966"/>
          <w:bookmarkEnd w:id="967"/>
          <w:bookmarkEnd w:id="968"/>
          <w:bookmarkEnd w:id="969"/>
          <w:bookmarkEnd w:id="970"/>
          <w:bookmarkEnd w:id="971"/>
        </w:del>
      </w:ins>
    </w:p>
    <w:p w:rsidR="003A652C" w:rsidRPr="0087014B" w:rsidDel="005B71B7" w:rsidRDefault="00D5184D">
      <w:pPr>
        <w:ind w:left="142"/>
        <w:rPr>
          <w:ins w:id="977" w:author="像个男人一样" w:date="2018-03-21T20:19:00Z"/>
          <w:del w:id="978" w:author="jie sun" w:date="2018-04-19T13:02:00Z"/>
          <w:rPrChange w:id="979" w:author="像个男人一样" w:date="2018-03-21T23:35:00Z">
            <w:rPr>
              <w:ins w:id="980" w:author="像个男人一样" w:date="2018-03-21T20:19:00Z"/>
              <w:del w:id="981" w:author="jie sun" w:date="2018-04-19T13:02:00Z"/>
              <w:rFonts w:eastAsia="SimSun"/>
              <w:lang w:val="en-US"/>
            </w:rPr>
          </w:rPrChange>
        </w:rPr>
        <w:pPrChange w:id="982" w:author="jie sun" w:date="2018-04-19T13:02:00Z">
          <w:pPr>
            <w:pStyle w:val="Heading2"/>
            <w:numPr>
              <w:ilvl w:val="0"/>
              <w:numId w:val="0"/>
            </w:numPr>
            <w:ind w:left="144" w:firstLine="0"/>
          </w:pPr>
        </w:pPrChange>
      </w:pPr>
      <w:bookmarkStart w:id="983" w:name="_Toc13948"/>
      <w:bookmarkStart w:id="984" w:name="_Toc12245"/>
      <w:ins w:id="985" w:author="像个男人一样" w:date="2018-03-21T20:19:00Z">
        <w:del w:id="986" w:author="jie sun" w:date="2018-04-19T13:02:00Z">
          <w:r w:rsidDel="005B71B7">
            <w:rPr>
              <w:rPrChange w:id="987" w:author="像个男人一样" w:date="2018-03-21T23:35:00Z">
                <w:rPr>
                  <w:rFonts w:eastAsia="SimSun"/>
                  <w:b w:val="0"/>
                  <w:lang w:val="en-US"/>
                </w:rPr>
              </w:rPrChange>
            </w:rPr>
            <w:delText>F</w:delText>
          </w:r>
        </w:del>
      </w:ins>
      <w:ins w:id="988" w:author="像个男人一样" w:date="2018-03-21T20:53:00Z">
        <w:del w:id="989" w:author="jie sun" w:date="2018-04-19T13:02:00Z">
          <w:r w:rsidDel="005B71B7">
            <w:rPr>
              <w:rPrChange w:id="990" w:author="像个男人一样" w:date="2018-03-21T23:35:00Z">
                <w:rPr>
                  <w:b w:val="0"/>
                  <w:lang w:val="en-US"/>
                </w:rPr>
              </w:rPrChange>
            </w:rPr>
            <w:delText>ir</w:delText>
          </w:r>
        </w:del>
      </w:ins>
      <w:ins w:id="991" w:author="像个男人一样" w:date="2018-03-21T20:19:00Z">
        <w:del w:id="992" w:author="jie sun" w:date="2018-04-19T13:02:00Z">
          <w:r w:rsidDel="005B71B7">
            <w:rPr>
              <w:rPrChange w:id="993" w:author="像个男人一样" w:date="2018-03-21T23:35:00Z">
                <w:rPr>
                  <w:rFonts w:eastAsia="SimSun"/>
                  <w:b w:val="0"/>
                  <w:lang w:val="en-US"/>
                </w:rPr>
              </w:rPrChange>
            </w:rPr>
            <w:delText xml:space="preserve">st and foremost I would like </w:delText>
          </w:r>
        </w:del>
      </w:ins>
      <w:ins w:id="994" w:author="像个男人一样" w:date="2018-03-21T20:20:00Z">
        <w:del w:id="995" w:author="jie sun" w:date="2018-04-19T13:02:00Z">
          <w:r w:rsidDel="005B71B7">
            <w:rPr>
              <w:rPrChange w:id="996" w:author="像个男人一样" w:date="2018-03-21T23:35:00Z">
                <w:rPr>
                  <w:rFonts w:eastAsia="SimSun"/>
                  <w:b w:val="0"/>
                  <w:lang w:val="en-US"/>
                </w:rPr>
              </w:rPrChange>
            </w:rPr>
            <w:delText>to thank my supervisor,Dr</w:delText>
          </w:r>
        </w:del>
      </w:ins>
      <w:ins w:id="997" w:author="像个男人一样" w:date="2018-03-21T20:22:00Z">
        <w:del w:id="998" w:author="jie sun" w:date="2018-04-19T13:02:00Z">
          <w:r w:rsidDel="005B71B7">
            <w:rPr>
              <w:rPrChange w:id="999" w:author="像个男人一样" w:date="2018-03-21T23:35:00Z">
                <w:rPr>
                  <w:rFonts w:eastAsia="SimSun"/>
                  <w:b w:val="0"/>
                  <w:lang w:val="en-US"/>
                </w:rPr>
              </w:rPrChange>
            </w:rPr>
            <w:delText xml:space="preserve">. Frank Glavin for his </w:delText>
          </w:r>
        </w:del>
      </w:ins>
      <w:ins w:id="1000" w:author="像个男人一样" w:date="2018-03-21T20:23:00Z">
        <w:del w:id="1001" w:author="jie sun" w:date="2018-04-19T13:02:00Z">
          <w:r w:rsidDel="005B71B7">
            <w:rPr>
              <w:rPrChange w:id="1002" w:author="像个男人一样" w:date="2018-03-21T23:35:00Z">
                <w:rPr>
                  <w:rFonts w:eastAsia="SimSun"/>
                  <w:b w:val="0"/>
                  <w:lang w:val="en-US"/>
                </w:rPr>
              </w:rPrChange>
            </w:rPr>
            <w:delText>continued support</w:delText>
          </w:r>
        </w:del>
        <w:del w:id="1003" w:author="jie sun" w:date="2018-04-08T14:56:00Z">
          <w:r w:rsidDel="004061F9">
            <w:rPr>
              <w:rPrChange w:id="1004" w:author="像个男人一样" w:date="2018-03-21T23:35:00Z">
                <w:rPr>
                  <w:rFonts w:eastAsia="SimSun"/>
                  <w:b w:val="0"/>
                  <w:lang w:val="en-US"/>
                </w:rPr>
              </w:rPrChange>
            </w:rPr>
            <w:delText xml:space="preserve">, </w:delText>
          </w:r>
        </w:del>
        <w:del w:id="1005" w:author="jie sun" w:date="2018-04-19T13:02:00Z">
          <w:r w:rsidDel="005B71B7">
            <w:rPr>
              <w:rPrChange w:id="1006" w:author="像个男人一样" w:date="2018-03-21T23:35:00Z">
                <w:rPr>
                  <w:rFonts w:eastAsia="SimSun"/>
                  <w:b w:val="0"/>
                  <w:lang w:val="en-US"/>
                </w:rPr>
              </w:rPrChange>
            </w:rPr>
            <w:delText xml:space="preserve">specially for me, since I nearly did my internship in some company for </w:delText>
          </w:r>
        </w:del>
      </w:ins>
      <w:ins w:id="1007" w:author="像个男人一样" w:date="2018-03-21T20:24:00Z">
        <w:del w:id="1008" w:author="jie sun" w:date="2018-04-19T13:02:00Z">
          <w:r w:rsidDel="005B71B7">
            <w:rPr>
              <w:rPrChange w:id="1009" w:author="像个男人一样" w:date="2018-03-21T23:35:00Z">
                <w:rPr>
                  <w:rFonts w:eastAsia="SimSun"/>
                  <w:b w:val="0"/>
                  <w:lang w:val="en-US"/>
                </w:rPr>
              </w:rPrChange>
            </w:rPr>
            <w:delText xml:space="preserve">more than </w:delText>
          </w:r>
        </w:del>
      </w:ins>
      <w:ins w:id="1010" w:author="像个男人一样" w:date="2018-04-07T21:22:00Z">
        <w:del w:id="1011" w:author="jie sun" w:date="2018-04-08T17:55:00Z">
          <w:r w:rsidDel="009438D9">
            <w:rPr>
              <w:rFonts w:hint="eastAsia"/>
              <w:lang w:val="en-US"/>
            </w:rPr>
            <w:delText xml:space="preserve">an </w:delText>
          </w:r>
        </w:del>
      </w:ins>
      <w:ins w:id="1012" w:author="像个男人一样" w:date="2018-03-21T20:24:00Z">
        <w:del w:id="1013" w:author="jie sun" w:date="2018-04-19T13:02:00Z">
          <w:r w:rsidDel="005B71B7">
            <w:rPr>
              <w:rPrChange w:id="1014" w:author="像个男人一样" w:date="2018-03-21T23:35:00Z">
                <w:rPr>
                  <w:rFonts w:eastAsia="SimSun"/>
                  <w:b w:val="0"/>
                  <w:lang w:val="en-US"/>
                </w:rPr>
              </w:rPrChange>
            </w:rPr>
            <w:delText xml:space="preserve">half year </w:delText>
          </w:r>
        </w:del>
        <w:del w:id="1015" w:author="jie sun" w:date="2018-04-08T14:57:00Z">
          <w:r w:rsidDel="008D5450">
            <w:rPr>
              <w:rPrChange w:id="1016" w:author="像个男人一样" w:date="2018-03-21T23:35:00Z">
                <w:rPr>
                  <w:rFonts w:eastAsia="SimSun"/>
                  <w:b w:val="0"/>
                  <w:lang w:val="en-US"/>
                </w:rPr>
              </w:rPrChange>
            </w:rPr>
            <w:delText xml:space="preserve"> </w:delText>
          </w:r>
        </w:del>
        <w:del w:id="1017" w:author="jie sun" w:date="2018-04-19T13:02:00Z">
          <w:r w:rsidDel="005B71B7">
            <w:rPr>
              <w:rPrChange w:id="1018" w:author="像个男人一样" w:date="2018-03-21T23:35:00Z">
                <w:rPr>
                  <w:rFonts w:eastAsia="SimSun"/>
                  <w:b w:val="0"/>
                  <w:lang w:val="en-US"/>
                </w:rPr>
              </w:rPrChange>
            </w:rPr>
            <w:delText xml:space="preserve">in the second academic year. </w:delText>
          </w:r>
        </w:del>
      </w:ins>
      <w:ins w:id="1019" w:author="像个男人一样" w:date="2018-03-21T20:25:00Z">
        <w:del w:id="1020" w:author="jie sun" w:date="2018-04-19T13:02:00Z">
          <w:r w:rsidDel="005B71B7">
            <w:rPr>
              <w:rPrChange w:id="1021" w:author="像个男人一样" w:date="2018-03-21T23:35:00Z">
                <w:rPr>
                  <w:rFonts w:eastAsia="SimSun"/>
                  <w:b w:val="0"/>
                  <w:lang w:val="en-US"/>
                </w:rPr>
              </w:rPrChange>
            </w:rPr>
            <w:delText xml:space="preserve"> However, it is still going well due to Dr.Frank paying lots atten</w:delText>
          </w:r>
        </w:del>
      </w:ins>
      <w:ins w:id="1022" w:author="像个男人一样" w:date="2018-03-21T20:26:00Z">
        <w:del w:id="1023" w:author="jie sun" w:date="2018-04-19T13:02:00Z">
          <w:r w:rsidDel="005B71B7">
            <w:rPr>
              <w:rPrChange w:id="1024" w:author="像个男人一样" w:date="2018-03-21T23:35:00Z">
                <w:rPr>
                  <w:rFonts w:eastAsia="SimSun"/>
                  <w:b w:val="0"/>
                  <w:lang w:val="en-US"/>
                </w:rPr>
              </w:rPrChange>
            </w:rPr>
            <w:delText xml:space="preserve">tion to me and checking the progress almost once a week, </w:delText>
          </w:r>
        </w:del>
      </w:ins>
      <w:ins w:id="1025" w:author="像个男人一样" w:date="2018-03-21T20:27:00Z">
        <w:del w:id="1026" w:author="jie sun" w:date="2018-04-19T13:02:00Z">
          <w:r w:rsidDel="005B71B7">
            <w:rPr>
              <w:rPrChange w:id="1027" w:author="像个男人一样" w:date="2018-03-21T23:35:00Z">
                <w:rPr>
                  <w:rFonts w:eastAsia="SimSun"/>
                  <w:b w:val="0"/>
                  <w:lang w:val="en-US"/>
                </w:rPr>
              </w:rPrChange>
            </w:rPr>
            <w:delText>that I appreciate so much.</w:delText>
          </w:r>
          <w:bookmarkEnd w:id="983"/>
          <w:bookmarkEnd w:id="984"/>
          <w:r w:rsidDel="005B71B7">
            <w:rPr>
              <w:rPrChange w:id="1028" w:author="像个男人一样" w:date="2018-03-21T23:35:00Z">
                <w:rPr>
                  <w:rFonts w:eastAsia="SimSun"/>
                  <w:b w:val="0"/>
                  <w:lang w:val="en-US"/>
                </w:rPr>
              </w:rPrChange>
            </w:rPr>
            <w:delText xml:space="preserve"> </w:delText>
          </w:r>
        </w:del>
      </w:ins>
    </w:p>
    <w:p w:rsidR="0087014B" w:rsidDel="005B71B7" w:rsidRDefault="00D5184D">
      <w:pPr>
        <w:pStyle w:val="Heading2"/>
        <w:pageBreakBefore/>
        <w:numPr>
          <w:ilvl w:val="0"/>
          <w:numId w:val="0"/>
          <w:ins w:id="1029" w:author="像个男人一样" w:date="1900-01-01T00:00:00Z"/>
        </w:numPr>
        <w:ind w:left="142"/>
        <w:rPr>
          <w:del w:id="1030" w:author="jie sun" w:date="2018-04-19T13:02:00Z"/>
          <w:rFonts w:eastAsia="Microsoft JhengHei"/>
        </w:rPr>
        <w:pPrChange w:id="1031" w:author="jie sun" w:date="2018-04-19T13:02:00Z">
          <w:pPr>
            <w:pStyle w:val="Heading2"/>
            <w:numPr>
              <w:ilvl w:val="0"/>
              <w:numId w:val="0"/>
            </w:numPr>
            <w:ind w:left="144" w:firstLine="0"/>
          </w:pPr>
        </w:pPrChange>
      </w:pPr>
      <w:bookmarkStart w:id="1032" w:name="_Toc21509"/>
      <w:bookmarkStart w:id="1033" w:name="_Toc32255"/>
      <w:bookmarkStart w:id="1034" w:name="_Toc21510"/>
      <w:bookmarkStart w:id="1035" w:name="_Toc17542"/>
      <w:bookmarkStart w:id="1036" w:name="_Toc11628"/>
      <w:bookmarkStart w:id="1037" w:name="_Toc1224"/>
      <w:bookmarkStart w:id="1038" w:name="_Toc11434"/>
      <w:bookmarkStart w:id="1039" w:name="_Toc15101"/>
      <w:bookmarkStart w:id="1040" w:name="_Toc16571"/>
      <w:del w:id="1041" w:author="像个男人一样" w:date="2018-03-21T20:18:00Z">
        <w:r>
          <w:rPr>
            <w:rFonts w:eastAsia="SimSun" w:hint="eastAsia"/>
          </w:rPr>
          <w:delText>：</w:delText>
        </w:r>
      </w:del>
      <w:bookmarkEnd w:id="972"/>
      <w:bookmarkEnd w:id="1032"/>
      <w:bookmarkEnd w:id="1033"/>
      <w:bookmarkEnd w:id="1034"/>
      <w:bookmarkEnd w:id="1035"/>
      <w:bookmarkEnd w:id="1036"/>
      <w:bookmarkEnd w:id="1037"/>
      <w:bookmarkEnd w:id="1038"/>
      <w:bookmarkEnd w:id="1039"/>
      <w:bookmarkEnd w:id="1040"/>
    </w:p>
    <w:p w:rsidR="0087014B" w:rsidDel="005B71B7" w:rsidRDefault="00D5184D">
      <w:pPr>
        <w:pStyle w:val="Heading2"/>
        <w:numPr>
          <w:ilvl w:val="255"/>
          <w:numId w:val="0"/>
        </w:numPr>
        <w:ind w:left="142" w:firstLine="240"/>
        <w:rPr>
          <w:ins w:id="1042" w:author="像个男人一样" w:date="2018-03-21T20:33:00Z"/>
          <w:del w:id="1043" w:author="jie sun" w:date="2018-04-19T13:02:00Z"/>
          <w:rFonts w:eastAsia="Microsoft JhengHei"/>
        </w:rPr>
        <w:pPrChange w:id="1044" w:author="jie sun" w:date="2018-04-19T13:02:00Z">
          <w:pPr>
            <w:pStyle w:val="Heading2"/>
            <w:numPr>
              <w:ilvl w:val="0"/>
              <w:numId w:val="0"/>
            </w:numPr>
            <w:ind w:left="144" w:firstLine="0"/>
          </w:pPr>
        </w:pPrChange>
      </w:pPr>
      <w:bookmarkStart w:id="1045" w:name="_Toc17437"/>
      <w:bookmarkStart w:id="1046" w:name="_Toc28407"/>
      <w:bookmarkStart w:id="1047" w:name="_Toc22896"/>
      <w:bookmarkStart w:id="1048" w:name="_Toc15158"/>
      <w:bookmarkStart w:id="1049" w:name="_Toc20397"/>
      <w:bookmarkStart w:id="1050" w:name="_Toc29505"/>
      <w:bookmarkStart w:id="1051" w:name="_Toc30591"/>
      <w:bookmarkStart w:id="1052" w:name="_Toc24662"/>
      <w:bookmarkStart w:id="1053" w:name="_Toc29068"/>
      <w:bookmarkStart w:id="1054" w:name="_Toc511906205"/>
      <w:del w:id="1055" w:author="jie sun" w:date="2018-04-19T13:02:00Z">
        <w:r w:rsidDel="005B71B7">
          <w:rPr>
            <w:rFonts w:eastAsia="Microsoft JhengHei"/>
          </w:rPr>
          <w:delText>Abstract</w:delText>
        </w:r>
      </w:del>
      <w:bookmarkEnd w:id="1045"/>
      <w:bookmarkEnd w:id="1046"/>
      <w:bookmarkEnd w:id="1047"/>
      <w:bookmarkEnd w:id="1048"/>
      <w:bookmarkEnd w:id="1049"/>
      <w:bookmarkEnd w:id="1050"/>
      <w:bookmarkEnd w:id="1051"/>
      <w:bookmarkEnd w:id="1052"/>
      <w:bookmarkEnd w:id="1053"/>
      <w:bookmarkEnd w:id="1054"/>
    </w:p>
    <w:p w:rsidR="005B71B7" w:rsidRDefault="00D5184D">
      <w:pPr>
        <w:ind w:left="142"/>
        <w:rPr>
          <w:ins w:id="1056" w:author="jie sun" w:date="2018-04-19T13:02:00Z"/>
        </w:rPr>
        <w:pPrChange w:id="1057" w:author="jie sun" w:date="2018-04-19T13:02:00Z">
          <w:pPr>
            <w:ind w:left="144"/>
          </w:pPr>
        </w:pPrChange>
      </w:pPr>
      <w:bookmarkStart w:id="1058" w:name="_Toc17360"/>
      <w:bookmarkStart w:id="1059" w:name="_Toc2039"/>
      <w:ins w:id="1060" w:author="像个男人一样" w:date="2018-03-21T20:39:00Z">
        <w:del w:id="1061" w:author="jie sun" w:date="2018-04-19T13:02:00Z">
          <w:r w:rsidDel="005B71B7">
            <w:rPr>
              <w:rPrChange w:id="1062" w:author="像个男人一样" w:date="2018-03-21T23:34:00Z">
                <w:rPr>
                  <w:rFonts w:eastAsia="SimSun" w:cstheme="majorBidi"/>
                  <w:b/>
                  <w:color w:val="000000" w:themeColor="text1"/>
                  <w:sz w:val="32"/>
                  <w:szCs w:val="26"/>
                  <w:lang w:val="en-US"/>
                </w:rPr>
              </w:rPrChange>
            </w:rPr>
            <w:delText xml:space="preserve">Nowadays, </w:delText>
          </w:r>
        </w:del>
      </w:ins>
      <w:ins w:id="1063" w:author="像个男人一样" w:date="2018-03-21T20:40:00Z">
        <w:del w:id="1064" w:author="jie sun" w:date="2018-04-19T13:02:00Z">
          <w:r w:rsidDel="005B71B7">
            <w:rPr>
              <w:rPrChange w:id="1065" w:author="像个男人一样" w:date="2018-03-21T23:34:00Z">
                <w:rPr>
                  <w:rFonts w:eastAsia="SimSun" w:cstheme="majorBidi"/>
                  <w:b/>
                  <w:color w:val="000000" w:themeColor="text1"/>
                  <w:sz w:val="32"/>
                  <w:szCs w:val="26"/>
                  <w:lang w:val="en-US"/>
                </w:rPr>
              </w:rPrChange>
            </w:rPr>
            <w:delText>Artificial Intelligence (</w:delText>
          </w:r>
        </w:del>
      </w:ins>
      <w:ins w:id="1066" w:author="像个男人一样" w:date="2018-03-21T20:41:00Z">
        <w:del w:id="1067" w:author="jie sun" w:date="2018-04-19T13:02:00Z">
          <w:r w:rsidDel="005B71B7">
            <w:rPr>
              <w:rPrChange w:id="1068" w:author="像个男人一样" w:date="2018-03-21T23:34:00Z">
                <w:rPr>
                  <w:rFonts w:eastAsia="SimSun" w:cstheme="majorBidi"/>
                  <w:b/>
                  <w:color w:val="000000" w:themeColor="text1"/>
                  <w:sz w:val="32"/>
                  <w:szCs w:val="26"/>
                  <w:lang w:val="en-US"/>
                </w:rPr>
              </w:rPrChange>
            </w:rPr>
            <w:delText>AI</w:delText>
          </w:r>
        </w:del>
      </w:ins>
      <w:ins w:id="1069" w:author="像个男人一样" w:date="2018-03-21T20:40:00Z">
        <w:del w:id="1070" w:author="jie sun" w:date="2018-04-19T13:02:00Z">
          <w:r w:rsidDel="005B71B7">
            <w:rPr>
              <w:rPrChange w:id="1071" w:author="像个男人一样" w:date="2018-03-21T23:34:00Z">
                <w:rPr>
                  <w:rFonts w:eastAsia="SimSun" w:cstheme="majorBidi"/>
                  <w:b/>
                  <w:color w:val="000000" w:themeColor="text1"/>
                  <w:sz w:val="32"/>
                  <w:szCs w:val="26"/>
                  <w:lang w:val="en-US"/>
                </w:rPr>
              </w:rPrChange>
            </w:rPr>
            <w:delText>)</w:delText>
          </w:r>
        </w:del>
      </w:ins>
      <w:ins w:id="1072" w:author="像个男人一样" w:date="2018-03-21T20:41:00Z">
        <w:del w:id="1073" w:author="jie sun" w:date="2018-04-19T13:02:00Z">
          <w:r w:rsidDel="005B71B7">
            <w:rPr>
              <w:rPrChange w:id="1074" w:author="像个男人一样" w:date="2018-03-21T23:34:00Z">
                <w:rPr>
                  <w:rFonts w:eastAsia="SimSun" w:cstheme="majorBidi"/>
                  <w:b/>
                  <w:color w:val="000000" w:themeColor="text1"/>
                  <w:sz w:val="32"/>
                  <w:szCs w:val="26"/>
                  <w:lang w:val="en-US"/>
                </w:rPr>
              </w:rPrChange>
            </w:rPr>
            <w:delText xml:space="preserve"> </w:delText>
          </w:r>
        </w:del>
      </w:ins>
      <w:ins w:id="1075" w:author="像个男人一样" w:date="2018-03-21T20:42:00Z">
        <w:del w:id="1076" w:author="jie sun" w:date="2018-04-19T13:02:00Z">
          <w:r w:rsidDel="005B71B7">
            <w:rPr>
              <w:rPrChange w:id="1077" w:author="像个男人一样" w:date="2018-03-21T23:34:00Z">
                <w:rPr>
                  <w:rFonts w:eastAsia="SimSun" w:cstheme="majorBidi"/>
                  <w:b/>
                  <w:color w:val="000000" w:themeColor="text1"/>
                  <w:sz w:val="32"/>
                  <w:szCs w:val="26"/>
                  <w:lang w:val="en-US"/>
                </w:rPr>
              </w:rPrChange>
            </w:rPr>
            <w:delText>has become more and m</w:delText>
          </w:r>
        </w:del>
      </w:ins>
      <w:ins w:id="1078" w:author="像个男人一样" w:date="2018-03-21T20:43:00Z">
        <w:del w:id="1079" w:author="jie sun" w:date="2018-04-19T13:02:00Z">
          <w:r w:rsidDel="005B71B7">
            <w:rPr>
              <w:rPrChange w:id="1080" w:author="像个男人一样" w:date="2018-03-21T23:34:00Z">
                <w:rPr>
                  <w:rFonts w:eastAsia="SimSun" w:cstheme="majorBidi"/>
                  <w:b/>
                  <w:color w:val="000000" w:themeColor="text1"/>
                  <w:sz w:val="32"/>
                  <w:szCs w:val="26"/>
                  <w:lang w:val="en-US"/>
                </w:rPr>
              </w:rPrChange>
            </w:rPr>
            <w:delText xml:space="preserve">ore popular, and the action recognition </w:delText>
          </w:r>
        </w:del>
      </w:ins>
      <w:ins w:id="1081" w:author="像个男人一样" w:date="2018-03-21T20:45:00Z">
        <w:del w:id="1082" w:author="jie sun" w:date="2018-04-19T13:02:00Z">
          <w:r w:rsidDel="005B71B7">
            <w:rPr>
              <w:rPrChange w:id="1083" w:author="像个男人一样" w:date="2018-03-21T23:34:00Z">
                <w:rPr>
                  <w:rFonts w:eastAsiaTheme="majorEastAsia" w:cstheme="majorBidi"/>
                  <w:color w:val="000000" w:themeColor="text1"/>
                  <w:sz w:val="32"/>
                  <w:szCs w:val="26"/>
                  <w:lang w:val="en-US"/>
                </w:rPr>
              </w:rPrChange>
            </w:rPr>
            <w:delText>algorithm is a very important part and researched by more and more experts.  Exactly, the action recognition algor</w:delText>
          </w:r>
        </w:del>
      </w:ins>
      <w:ins w:id="1084" w:author="像个男人一样" w:date="2018-03-21T20:46:00Z">
        <w:del w:id="1085" w:author="jie sun" w:date="2018-04-19T13:02:00Z">
          <w:r w:rsidDel="005B71B7">
            <w:rPr>
              <w:rPrChange w:id="1086" w:author="像个男人一样" w:date="2018-03-21T23:34:00Z">
                <w:rPr>
                  <w:rFonts w:eastAsiaTheme="majorEastAsia" w:cstheme="majorBidi"/>
                  <w:color w:val="000000" w:themeColor="text1"/>
                  <w:sz w:val="32"/>
                  <w:szCs w:val="26"/>
                  <w:lang w:val="en-US"/>
                </w:rPr>
              </w:rPrChange>
            </w:rPr>
            <w:delText>ithm is not</w:delText>
          </w:r>
        </w:del>
      </w:ins>
      <w:ins w:id="1087" w:author="像个男人一样" w:date="2018-03-21T20:57:00Z">
        <w:del w:id="1088" w:author="jie sun" w:date="2018-04-19T13:02:00Z">
          <w:r w:rsidDel="005B71B7">
            <w:rPr>
              <w:rPrChange w:id="1089" w:author="像个男人一样" w:date="2018-03-21T23:34:00Z">
                <w:rPr>
                  <w:rFonts w:eastAsiaTheme="majorEastAsia" w:cstheme="majorBidi"/>
                  <w:color w:val="000000" w:themeColor="text1"/>
                  <w:sz w:val="32"/>
                  <w:szCs w:val="26"/>
                  <w:lang w:val="en-US"/>
                </w:rPr>
              </w:rPrChange>
            </w:rPr>
            <w:delText xml:space="preserve"> a </w:delText>
          </w:r>
        </w:del>
      </w:ins>
      <w:ins w:id="1090" w:author="像个男人一样" w:date="2018-03-21T20:46:00Z">
        <w:del w:id="1091" w:author="jie sun" w:date="2018-04-19T13:02:00Z">
          <w:r w:rsidDel="005B71B7">
            <w:rPr>
              <w:rPrChange w:id="1092" w:author="像个男人一样" w:date="2018-03-21T23:34:00Z">
                <w:rPr>
                  <w:rFonts w:eastAsiaTheme="majorEastAsia" w:cstheme="majorBidi"/>
                  <w:color w:val="000000" w:themeColor="text1"/>
                  <w:sz w:val="32"/>
                  <w:szCs w:val="26"/>
                  <w:lang w:val="en-US"/>
                </w:rPr>
              </w:rPrChange>
            </w:rPr>
            <w:delText xml:space="preserve">strangle </w:delText>
          </w:r>
        </w:del>
      </w:ins>
      <w:ins w:id="1093" w:author="像个男人一样" w:date="2018-03-21T20:47:00Z">
        <w:del w:id="1094" w:author="jie sun" w:date="2018-04-19T13:02:00Z">
          <w:r w:rsidDel="005B71B7">
            <w:rPr>
              <w:rPrChange w:id="1095" w:author="像个男人一样" w:date="2018-03-21T23:34:00Z">
                <w:rPr>
                  <w:rFonts w:eastAsiaTheme="majorEastAsia" w:cstheme="majorBidi"/>
                  <w:color w:val="000000" w:themeColor="text1"/>
                  <w:sz w:val="32"/>
                  <w:szCs w:val="26"/>
                  <w:lang w:val="en-US"/>
                </w:rPr>
              </w:rPrChange>
            </w:rPr>
            <w:delText xml:space="preserve">thing that has been used not only on a </w:delText>
          </w:r>
        </w:del>
      </w:ins>
      <w:ins w:id="1096" w:author="像个男人一样" w:date="2018-03-21T20:48:00Z">
        <w:del w:id="1097" w:author="jie sun" w:date="2018-04-19T13:02:00Z">
          <w:r w:rsidDel="005B71B7">
            <w:rPr>
              <w:rPrChange w:id="1098" w:author="像个男人一样" w:date="2018-03-21T23:34:00Z">
                <w:rPr>
                  <w:rFonts w:eastAsiaTheme="majorEastAsia" w:cstheme="majorBidi"/>
                  <w:color w:val="000000" w:themeColor="text1"/>
                  <w:sz w:val="32"/>
                  <w:szCs w:val="26"/>
                  <w:lang w:val="en-US"/>
                </w:rPr>
              </w:rPrChange>
            </w:rPr>
            <w:delText xml:space="preserve">robot, but also </w:delText>
          </w:r>
        </w:del>
      </w:ins>
      <w:ins w:id="1099" w:author="像个男人一样" w:date="2018-03-21T20:57:00Z">
        <w:del w:id="1100" w:author="jie sun" w:date="2018-04-19T01:30:00Z">
          <w:r w:rsidDel="00D27F5B">
            <w:rPr>
              <w:rPrChange w:id="1101" w:author="像个男人一样" w:date="2018-03-21T23:34:00Z">
                <w:rPr>
                  <w:rFonts w:eastAsiaTheme="majorEastAsia" w:cstheme="majorBidi"/>
                  <w:color w:val="000000" w:themeColor="text1"/>
                  <w:sz w:val="32"/>
                  <w:szCs w:val="26"/>
                  <w:lang w:val="en-US"/>
                </w:rPr>
              </w:rPrChange>
            </w:rPr>
            <w:delText>n</w:delText>
          </w:r>
        </w:del>
        <w:del w:id="1102" w:author="jie sun" w:date="2018-04-19T13:02:00Z">
          <w:r w:rsidDel="005B71B7">
            <w:rPr>
              <w:rPrChange w:id="1103" w:author="像个男人一样" w:date="2018-03-21T23:34:00Z">
                <w:rPr>
                  <w:rFonts w:eastAsiaTheme="majorEastAsia" w:cstheme="majorBidi"/>
                  <w:color w:val="000000" w:themeColor="text1"/>
                  <w:sz w:val="32"/>
                  <w:szCs w:val="26"/>
                  <w:lang w:val="en-US"/>
                </w:rPr>
              </w:rPrChange>
            </w:rPr>
            <w:delText xml:space="preserve"> </w:delText>
          </w:r>
        </w:del>
      </w:ins>
      <w:ins w:id="1104" w:author="像个男人一样" w:date="2018-03-21T20:48:00Z">
        <w:del w:id="1105" w:author="jie sun" w:date="2018-04-19T13:02:00Z">
          <w:r w:rsidDel="005B71B7">
            <w:rPr>
              <w:rPrChange w:id="1106" w:author="像个男人一样" w:date="2018-03-21T23:34:00Z">
                <w:rPr>
                  <w:rFonts w:eastAsiaTheme="majorEastAsia" w:cstheme="majorBidi"/>
                  <w:color w:val="000000" w:themeColor="text1"/>
                  <w:sz w:val="32"/>
                  <w:szCs w:val="26"/>
                  <w:lang w:val="en-US"/>
                </w:rPr>
              </w:rPrChange>
            </w:rPr>
            <w:delText>our daily lives, such as iPhone</w:delText>
          </w:r>
        </w:del>
      </w:ins>
      <w:ins w:id="1107" w:author="像个男人一样" w:date="2018-03-21T20:56:00Z">
        <w:del w:id="1108" w:author="jie sun" w:date="2018-04-19T13:02:00Z">
          <w:r w:rsidDel="005B71B7">
            <w:rPr>
              <w:rPrChange w:id="1109" w:author="像个男人一样" w:date="2018-03-21T23:34:00Z">
                <w:rPr>
                  <w:rFonts w:eastAsiaTheme="majorEastAsia" w:cstheme="majorBidi"/>
                  <w:color w:val="000000" w:themeColor="text1"/>
                  <w:sz w:val="32"/>
                  <w:szCs w:val="26"/>
                  <w:lang w:val="en-US"/>
                </w:rPr>
              </w:rPrChange>
            </w:rPr>
            <w:delText>, iPad</w:delText>
          </w:r>
        </w:del>
        <w:del w:id="1110" w:author="jie sun" w:date="2018-04-08T14:56:00Z">
          <w:r w:rsidDel="00D650DD">
            <w:rPr>
              <w:rPrChange w:id="1111" w:author="像个男人一样" w:date="2018-03-21T23:34:00Z">
                <w:rPr>
                  <w:rFonts w:eastAsiaTheme="majorEastAsia" w:cstheme="majorBidi"/>
                  <w:color w:val="000000" w:themeColor="text1"/>
                  <w:sz w:val="32"/>
                  <w:szCs w:val="26"/>
                  <w:lang w:val="en-US"/>
                </w:rPr>
              </w:rPrChange>
            </w:rPr>
            <w:delText xml:space="preserve"> ,</w:delText>
          </w:r>
        </w:del>
        <w:del w:id="1112" w:author="jie sun" w:date="2018-04-19T13:02:00Z">
          <w:r w:rsidDel="005B71B7">
            <w:rPr>
              <w:rPrChange w:id="1113" w:author="像个男人一样" w:date="2018-03-21T23:34:00Z">
                <w:rPr>
                  <w:rFonts w:eastAsiaTheme="majorEastAsia" w:cstheme="majorBidi"/>
                  <w:color w:val="000000" w:themeColor="text1"/>
                  <w:sz w:val="32"/>
                  <w:szCs w:val="26"/>
                  <w:lang w:val="en-US"/>
                </w:rPr>
              </w:rPrChange>
            </w:rPr>
            <w:delText xml:space="preserve"> smart watch and smart pen</w:delText>
          </w:r>
        </w:del>
      </w:ins>
      <w:ins w:id="1114" w:author="像个男人一样" w:date="2018-03-21T20:57:00Z">
        <w:del w:id="1115" w:author="jie sun" w:date="2018-04-19T13:02:00Z">
          <w:r w:rsidDel="005B71B7">
            <w:rPr>
              <w:rPrChange w:id="1116" w:author="像个男人一样" w:date="2018-03-21T23:34:00Z">
                <w:rPr>
                  <w:rFonts w:eastAsiaTheme="majorEastAsia" w:cstheme="majorBidi"/>
                  <w:color w:val="000000" w:themeColor="text1"/>
                  <w:sz w:val="32"/>
                  <w:szCs w:val="26"/>
                  <w:lang w:val="en-US"/>
                </w:rPr>
              </w:rPrChange>
            </w:rPr>
            <w:delText xml:space="preserve"> etc.  In this thesis, we are going to study two </w:delText>
          </w:r>
        </w:del>
      </w:ins>
      <w:ins w:id="1117" w:author="像个男人一样" w:date="2018-03-21T20:58:00Z">
        <w:del w:id="1118" w:author="jie sun" w:date="2018-04-19T13:02:00Z">
          <w:r w:rsidDel="005B71B7">
            <w:rPr>
              <w:rPrChange w:id="1119" w:author="像个男人一样" w:date="2018-03-21T23:34:00Z">
                <w:rPr>
                  <w:rFonts w:eastAsiaTheme="majorEastAsia" w:cstheme="majorBidi"/>
                  <w:color w:val="000000" w:themeColor="text1"/>
                  <w:sz w:val="32"/>
                  <w:szCs w:val="26"/>
                  <w:lang w:val="en-US"/>
                </w:rPr>
              </w:rPrChange>
            </w:rPr>
            <w:delText>devices, Accelerometer and Gyroscope</w:delText>
          </w:r>
        </w:del>
        <w:del w:id="1120" w:author="jie sun" w:date="2018-04-08T14:56:00Z">
          <w:r w:rsidDel="00D650DD">
            <w:rPr>
              <w:rPrChange w:id="1121" w:author="像个男人一样" w:date="2018-03-21T23:34:00Z">
                <w:rPr>
                  <w:rFonts w:eastAsiaTheme="majorEastAsia" w:cstheme="majorBidi"/>
                  <w:color w:val="000000" w:themeColor="text1"/>
                  <w:sz w:val="32"/>
                  <w:szCs w:val="26"/>
                  <w:lang w:val="en-US"/>
                </w:rPr>
              </w:rPrChange>
            </w:rPr>
            <w:delText xml:space="preserve"> </w:delText>
          </w:r>
        </w:del>
        <w:del w:id="1122" w:author="jie sun" w:date="2018-04-19T13:02:00Z">
          <w:r w:rsidDel="005B71B7">
            <w:rPr>
              <w:rPrChange w:id="1123" w:author="像个男人一样" w:date="2018-03-21T23:34:00Z">
                <w:rPr>
                  <w:rFonts w:eastAsiaTheme="majorEastAsia" w:cstheme="majorBidi"/>
                  <w:color w:val="000000" w:themeColor="text1"/>
                  <w:sz w:val="32"/>
                  <w:szCs w:val="26"/>
                  <w:lang w:val="en-US"/>
                </w:rPr>
              </w:rPrChange>
            </w:rPr>
            <w:delText>, how they work</w:delText>
          </w:r>
        </w:del>
      </w:ins>
      <w:ins w:id="1124" w:author="像个男人一样" w:date="2018-03-23T10:48:00Z">
        <w:del w:id="1125" w:author="jie sun" w:date="2018-04-19T13:02:00Z">
          <w:r w:rsidDel="005B71B7">
            <w:rPr>
              <w:rFonts w:hint="eastAsia"/>
              <w:lang w:val="en-US"/>
            </w:rPr>
            <w:delText xml:space="preserve"> </w:delText>
          </w:r>
        </w:del>
      </w:ins>
      <w:ins w:id="1126" w:author="像个男人一样" w:date="2018-03-21T20:58:00Z">
        <w:del w:id="1127" w:author="jie sun" w:date="2018-04-19T13:02:00Z">
          <w:r w:rsidDel="005B71B7">
            <w:rPr>
              <w:rPrChange w:id="1128" w:author="像个男人一样" w:date="2018-03-21T23:34:00Z">
                <w:rPr>
                  <w:rFonts w:eastAsiaTheme="majorEastAsia" w:cstheme="majorBidi"/>
                  <w:color w:val="000000" w:themeColor="text1"/>
                  <w:sz w:val="32"/>
                  <w:szCs w:val="26"/>
                  <w:lang w:val="en-US"/>
                </w:rPr>
              </w:rPrChange>
            </w:rPr>
            <w:delText xml:space="preserve">and how </w:delText>
          </w:r>
        </w:del>
      </w:ins>
      <w:ins w:id="1129" w:author="像个男人一样" w:date="2018-03-21T20:59:00Z">
        <w:del w:id="1130" w:author="jie sun" w:date="2018-04-19T13:02:00Z">
          <w:r w:rsidDel="005B71B7">
            <w:rPr>
              <w:rPrChange w:id="1131" w:author="像个男人一样" w:date="2018-03-21T23:34:00Z">
                <w:rPr>
                  <w:rFonts w:eastAsiaTheme="majorEastAsia" w:cstheme="majorBidi"/>
                  <w:color w:val="000000" w:themeColor="text1"/>
                  <w:sz w:val="32"/>
                  <w:szCs w:val="26"/>
                  <w:lang w:val="en-US"/>
                </w:rPr>
              </w:rPrChange>
            </w:rPr>
            <w:delText xml:space="preserve">they are used </w:delText>
          </w:r>
        </w:del>
      </w:ins>
      <w:ins w:id="1132" w:author="像个男人一样" w:date="2018-03-21T21:00:00Z">
        <w:del w:id="1133" w:author="jie sun" w:date="2018-04-19T13:02:00Z">
          <w:r w:rsidDel="005B71B7">
            <w:rPr>
              <w:rPrChange w:id="1134" w:author="像个男人一样" w:date="2018-03-21T23:34:00Z">
                <w:rPr>
                  <w:rFonts w:eastAsiaTheme="majorEastAsia" w:cstheme="majorBidi"/>
                  <w:color w:val="000000" w:themeColor="text1"/>
                  <w:sz w:val="32"/>
                  <w:szCs w:val="26"/>
                  <w:lang w:val="en-US"/>
                </w:rPr>
              </w:rPrChange>
            </w:rPr>
            <w:delText>with some recognition algorith</w:delText>
          </w:r>
        </w:del>
      </w:ins>
      <w:ins w:id="1135" w:author="像个男人一样" w:date="2018-03-21T21:01:00Z">
        <w:del w:id="1136" w:author="jie sun" w:date="2018-04-19T13:02:00Z">
          <w:r w:rsidDel="005B71B7">
            <w:rPr>
              <w:rPrChange w:id="1137" w:author="像个男人一样" w:date="2018-03-21T23:34:00Z">
                <w:rPr>
                  <w:rFonts w:eastAsiaTheme="majorEastAsia" w:cstheme="majorBidi"/>
                  <w:color w:val="000000" w:themeColor="text1"/>
                  <w:sz w:val="32"/>
                  <w:szCs w:val="26"/>
                  <w:lang w:val="en-US"/>
                </w:rPr>
              </w:rPrChange>
            </w:rPr>
            <w:delText>ms, and the most important part is the last chapter which discuss a</w:delText>
          </w:r>
        </w:del>
      </w:ins>
      <w:ins w:id="1138" w:author="像个男人一样" w:date="2018-03-21T21:06:00Z">
        <w:del w:id="1139" w:author="jie sun" w:date="2018-04-19T13:02:00Z">
          <w:r w:rsidDel="005B71B7">
            <w:rPr>
              <w:rPrChange w:id="1140" w:author="像个男人一样" w:date="2018-03-21T23:34:00Z">
                <w:rPr>
                  <w:rFonts w:eastAsiaTheme="majorEastAsia" w:cstheme="majorBidi"/>
                  <w:color w:val="000000" w:themeColor="text1"/>
                  <w:sz w:val="32"/>
                  <w:szCs w:val="26"/>
                  <w:lang w:val="en-US"/>
                </w:rPr>
              </w:rPrChange>
            </w:rPr>
            <w:delText xml:space="preserve"> hypothesis</w:delText>
          </w:r>
        </w:del>
        <w:del w:id="1141" w:author="jie sun" w:date="2018-04-19T01:31:00Z">
          <w:r w:rsidDel="001E320F">
            <w:rPr>
              <w:rPrChange w:id="1142" w:author="像个男人一样" w:date="2018-03-21T23:34:00Z">
                <w:rPr>
                  <w:rFonts w:eastAsiaTheme="majorEastAsia" w:cstheme="majorBidi"/>
                  <w:color w:val="000000" w:themeColor="text1"/>
                  <w:sz w:val="32"/>
                  <w:szCs w:val="26"/>
                  <w:lang w:val="en-US"/>
                </w:rPr>
              </w:rPrChange>
            </w:rPr>
            <w:delText xml:space="preserve"> </w:delText>
          </w:r>
        </w:del>
        <w:del w:id="1143" w:author="jie sun" w:date="2018-04-19T13:02:00Z">
          <w:r w:rsidDel="005B71B7">
            <w:rPr>
              <w:rPrChange w:id="1144" w:author="像个男人一样" w:date="2018-03-21T23:34:00Z">
                <w:rPr>
                  <w:rFonts w:eastAsiaTheme="majorEastAsia" w:cstheme="majorBidi"/>
                  <w:color w:val="000000" w:themeColor="text1"/>
                  <w:sz w:val="32"/>
                  <w:szCs w:val="26"/>
                  <w:lang w:val="en-US"/>
                </w:rPr>
              </w:rPrChange>
            </w:rPr>
            <w:delText>which tries to use those two devices with some recognition algorithm to make sure a</w:delText>
          </w:r>
        </w:del>
      </w:ins>
      <w:ins w:id="1145" w:author="像个男人一样" w:date="2018-03-21T21:07:00Z">
        <w:del w:id="1146" w:author="jie sun" w:date="2018-04-19T13:02:00Z">
          <w:r w:rsidDel="005B71B7">
            <w:rPr>
              <w:rPrChange w:id="1147" w:author="像个男人一样" w:date="2018-03-21T23:34:00Z">
                <w:rPr>
                  <w:rFonts w:eastAsiaTheme="majorEastAsia" w:cstheme="majorBidi"/>
                  <w:color w:val="000000" w:themeColor="text1"/>
                  <w:sz w:val="32"/>
                  <w:szCs w:val="26"/>
                  <w:lang w:val="en-US"/>
                </w:rPr>
              </w:rPrChange>
            </w:rPr>
            <w:delText xml:space="preserve"> multiple function glow sticks.</w:delText>
          </w:r>
          <w:bookmarkEnd w:id="1058"/>
          <w:bookmarkEnd w:id="1059"/>
          <w:r w:rsidDel="005B71B7">
            <w:rPr>
              <w:rPrChange w:id="1148" w:author="像个男人一样" w:date="2018-03-21T23:34:00Z">
                <w:rPr>
                  <w:rFonts w:eastAsiaTheme="majorEastAsia" w:cstheme="majorBidi"/>
                  <w:color w:val="000000" w:themeColor="text1"/>
                  <w:sz w:val="32"/>
                  <w:szCs w:val="26"/>
                  <w:lang w:val="en-US"/>
                </w:rPr>
              </w:rPrChange>
            </w:rPr>
            <w:delText xml:space="preserve"> </w:delText>
          </w:r>
        </w:del>
      </w:ins>
    </w:p>
    <w:p w:rsidR="005B71B7" w:rsidRPr="001F1EDA" w:rsidRDefault="005B71B7" w:rsidP="005B71B7">
      <w:pPr>
        <w:pStyle w:val="Heading2"/>
        <w:numPr>
          <w:ilvl w:val="255"/>
          <w:numId w:val="0"/>
        </w:numPr>
        <w:rPr>
          <w:ins w:id="1149" w:author="jie sun" w:date="2018-04-19T13:02:00Z"/>
          <w:rFonts w:eastAsia="Microsoft JhengHei"/>
          <w:lang w:val="en-US"/>
        </w:rPr>
      </w:pPr>
      <w:ins w:id="1150" w:author="jie sun" w:date="2018-04-19T13:02:00Z">
        <w:r w:rsidRPr="00606542">
          <w:rPr>
            <w:rFonts w:eastAsia="Microsoft JhengHei"/>
          </w:rPr>
          <w:t>Acknowledgement</w:t>
        </w:r>
        <w:r w:rsidRPr="001F1EDA">
          <w:rPr>
            <w:rFonts w:eastAsia="Microsoft JhengHei"/>
            <w:lang w:val="en-US"/>
          </w:rPr>
          <w:t>s</w:t>
        </w:r>
      </w:ins>
    </w:p>
    <w:p w:rsidR="005B71B7" w:rsidRDefault="005B71B7" w:rsidP="005B71B7">
      <w:pPr>
        <w:ind w:left="144"/>
        <w:rPr>
          <w:ins w:id="1151" w:author="jie sun" w:date="2018-04-19T13:02:00Z"/>
        </w:rPr>
      </w:pPr>
      <w:ins w:id="1152" w:author="jie sun" w:date="2018-04-19T13:02:00Z">
        <w:r w:rsidRPr="001F1EDA">
          <w:t>First and foremost</w:t>
        </w:r>
        <w:r>
          <w:t>,</w:t>
        </w:r>
        <w:r w:rsidRPr="001F1EDA">
          <w:t xml:space="preserve"> I would like to thank my supervisor,</w:t>
        </w:r>
        <w:r>
          <w:t xml:space="preserve"> </w:t>
        </w:r>
        <w:r w:rsidRPr="001F1EDA">
          <w:t>Dr. Frank Glavin for his continued support</w:t>
        </w:r>
        <w:r>
          <w:t>, e</w:t>
        </w:r>
        <w:r w:rsidRPr="001F1EDA">
          <w:t xml:space="preserve">specially for me, since I nearly did my internship in some company for more than half year in the second academic year.  However, it is still going well due to Dr.Frank paying lots attention to me and checking the progress almost once a week, that I appreciate so much. </w:t>
        </w:r>
      </w:ins>
    </w:p>
    <w:p w:rsidR="005B71B7" w:rsidRPr="0087014B" w:rsidRDefault="005B71B7">
      <w:pPr>
        <w:ind w:left="144"/>
        <w:rPr>
          <w:rPrChange w:id="1153" w:author="像个男人一样" w:date="2018-03-21T23:34:00Z">
            <w:rPr>
              <w:rFonts w:eastAsia="SimSun"/>
              <w:lang w:val="en-US"/>
            </w:rPr>
          </w:rPrChange>
        </w:rPr>
        <w:pPrChange w:id="1154" w:author="像个男人一样" w:date="2018-03-21T23:34:00Z">
          <w:pPr>
            <w:pStyle w:val="Heading2"/>
            <w:numPr>
              <w:ilvl w:val="0"/>
              <w:numId w:val="0"/>
            </w:numPr>
            <w:ind w:left="144" w:firstLine="0"/>
          </w:pPr>
        </w:pPrChange>
      </w:pPr>
    </w:p>
    <w:p w:rsidR="0087014B" w:rsidRDefault="0087014B">
      <w:pPr>
        <w:pageBreakBefore/>
      </w:pPr>
    </w:p>
    <w:p w:rsidR="0087014B" w:rsidRDefault="00D5184D">
      <w:pPr>
        <w:pStyle w:val="Heading1"/>
      </w:pPr>
      <w:bookmarkStart w:id="1155" w:name="_Toc6887"/>
      <w:bookmarkStart w:id="1156" w:name="_Toc6089"/>
      <w:bookmarkStart w:id="1157" w:name="_Toc5511"/>
      <w:bookmarkStart w:id="1158" w:name="_Toc8365"/>
      <w:bookmarkStart w:id="1159" w:name="_Toc10224"/>
      <w:bookmarkStart w:id="1160" w:name="_Toc11972"/>
      <w:bookmarkStart w:id="1161" w:name="_Toc14479"/>
      <w:bookmarkStart w:id="1162" w:name="_Toc6364"/>
      <w:bookmarkStart w:id="1163" w:name="_Toc4165"/>
      <w:bookmarkStart w:id="1164" w:name="_Toc511906206"/>
      <w:r>
        <w:t>Introduction</w:t>
      </w:r>
      <w:bookmarkEnd w:id="1155"/>
      <w:bookmarkEnd w:id="1156"/>
      <w:bookmarkEnd w:id="1157"/>
      <w:bookmarkEnd w:id="1158"/>
      <w:bookmarkEnd w:id="1159"/>
      <w:bookmarkEnd w:id="1160"/>
      <w:bookmarkEnd w:id="1161"/>
      <w:bookmarkEnd w:id="1162"/>
      <w:bookmarkEnd w:id="1163"/>
      <w:bookmarkEnd w:id="1164"/>
    </w:p>
    <w:p w:rsidR="0087014B" w:rsidRDefault="00D5184D">
      <w:pPr>
        <w:pStyle w:val="Heading2"/>
      </w:pPr>
      <w:bookmarkStart w:id="1165" w:name="_Toc20180"/>
      <w:bookmarkStart w:id="1166" w:name="_Toc15649"/>
      <w:bookmarkStart w:id="1167" w:name="_Toc21989"/>
      <w:bookmarkStart w:id="1168" w:name="_Toc29909"/>
      <w:bookmarkStart w:id="1169" w:name="_Toc4817"/>
      <w:bookmarkStart w:id="1170" w:name="_Toc29902"/>
      <w:bookmarkStart w:id="1171" w:name="_Toc9730"/>
      <w:bookmarkStart w:id="1172" w:name="_Toc24188"/>
      <w:bookmarkStart w:id="1173" w:name="_Toc2162"/>
      <w:bookmarkStart w:id="1174" w:name="_Toc511906207"/>
      <w:r>
        <w:t>Background Information</w:t>
      </w:r>
      <w:bookmarkEnd w:id="1165"/>
      <w:bookmarkEnd w:id="1166"/>
      <w:bookmarkEnd w:id="1167"/>
      <w:bookmarkEnd w:id="1168"/>
      <w:bookmarkEnd w:id="1169"/>
      <w:bookmarkEnd w:id="1170"/>
      <w:bookmarkEnd w:id="1171"/>
      <w:bookmarkEnd w:id="1172"/>
      <w:bookmarkEnd w:id="1173"/>
      <w:bookmarkEnd w:id="1174"/>
    </w:p>
    <w:p w:rsidR="0087014B" w:rsidRDefault="00D5184D">
      <w:pPr>
        <w:rPr>
          <w:lang w:val="en-US"/>
        </w:rPr>
      </w:pPr>
      <w:r>
        <w:rPr>
          <w:rFonts w:hint="eastAsia"/>
        </w:rPr>
        <w:t>Now</w:t>
      </w:r>
      <w:r>
        <w:t xml:space="preserve">adays, the rapid development of science and technology has brought lots of conveniences to human daily life and one kind of technologies, </w:t>
      </w:r>
      <w:bookmarkStart w:id="1175" w:name="OLE_LINK12"/>
      <w:r>
        <w:t>action recognition technique</w:t>
      </w:r>
      <w:bookmarkEnd w:id="1175"/>
      <w:r>
        <w:t xml:space="preserve">, starts to </w:t>
      </w:r>
      <w:bookmarkStart w:id="1176" w:name="OLE_LINK38"/>
      <w:r>
        <w:t xml:space="preserve">permeate </w:t>
      </w:r>
      <w:bookmarkEnd w:id="1176"/>
      <w:r>
        <w:t>every corner of our lives. Maybe you still haven’t noticed it yet, but exactly you have high possibility of using it before. There are some examples of the applications in our daily lives of this technique: health</w:t>
      </w:r>
      <w:ins w:id="1177" w:author="像个男人一样" w:date="2018-03-23T10:52:00Z">
        <w:r>
          <w:rPr>
            <w:rFonts w:hint="eastAsia"/>
            <w:lang w:val="en-US"/>
          </w:rPr>
          <w:t>y</w:t>
        </w:r>
      </w:ins>
      <w:r>
        <w:t xml:space="preserve"> smart watch that help</w:t>
      </w:r>
      <w:ins w:id="1178" w:author="像个男人一样" w:date="2018-03-23T10:52:00Z">
        <w:r>
          <w:rPr>
            <w:rFonts w:hint="eastAsia"/>
            <w:lang w:val="en-US"/>
          </w:rPr>
          <w:t>s</w:t>
        </w:r>
      </w:ins>
      <w:r>
        <w:t xml:space="preserve"> us to record</w:t>
      </w:r>
      <w:del w:id="1179" w:author="像个男人一样" w:date="2018-03-23T10:52:00Z">
        <w:r>
          <w:rPr>
            <w:lang w:val="en-US"/>
          </w:rPr>
          <w:delText>in</w:delText>
        </w:r>
      </w:del>
      <w:ins w:id="1180" w:author="像个男人一样" w:date="2018-03-23T10:52:00Z">
        <w:r>
          <w:rPr>
            <w:rFonts w:hint="eastAsia"/>
            <w:lang w:val="en-US"/>
          </w:rPr>
          <w:t>e</w:t>
        </w:r>
      </w:ins>
      <w:del w:id="1181" w:author="像个男人一样" w:date="2018-03-23T10:52:00Z">
        <w:r>
          <w:delText>g</w:delText>
        </w:r>
      </w:del>
      <w:r>
        <w:t xml:space="preserve"> the steps every day we walk; robots that can simulate some actions of human; racing game that you just need to move your hands to play games.  </w:t>
      </w:r>
      <w:r>
        <w:rPr>
          <w:rFonts w:hint="eastAsia"/>
        </w:rPr>
        <w:t>Ab</w:t>
      </w:r>
      <w:r>
        <w:t>solutely, action recognition</w:t>
      </w:r>
      <w:r>
        <w:rPr>
          <w:rFonts w:hint="eastAsia"/>
          <w:lang w:val="en-US"/>
        </w:rPr>
        <w:t xml:space="preserve"> </w:t>
      </w:r>
      <w:r>
        <w:t xml:space="preserve">technique is not </w:t>
      </w:r>
      <w:r>
        <w:rPr>
          <w:rFonts w:hint="eastAsia"/>
          <w:lang w:val="en-US"/>
        </w:rPr>
        <w:t xml:space="preserve">only </w:t>
      </w:r>
      <w:r>
        <w:t xml:space="preserve">just those, </w:t>
      </w:r>
      <w:r>
        <w:rPr>
          <w:rFonts w:hint="eastAsia"/>
          <w:lang w:val="en-US"/>
        </w:rPr>
        <w:t xml:space="preserve">in this thesis, it shows a possibility to use the gyro and accelerometer to another field and create </w:t>
      </w:r>
      <w:del w:id="1182" w:author="jie sun" w:date="2018-04-19T00:56:00Z">
        <w:r w:rsidDel="0090293C">
          <w:rPr>
            <w:rFonts w:hint="eastAsia"/>
            <w:lang w:val="en-US"/>
          </w:rPr>
          <w:delText xml:space="preserve">some </w:delText>
        </w:r>
      </w:del>
      <w:ins w:id="1183" w:author="jie sun" w:date="2018-04-19T00:56:00Z">
        <w:r w:rsidR="0090293C">
          <w:rPr>
            <w:lang w:val="en-US"/>
          </w:rPr>
          <w:t>a</w:t>
        </w:r>
        <w:r w:rsidR="0090293C">
          <w:rPr>
            <w:rFonts w:hint="eastAsia"/>
            <w:lang w:val="en-US"/>
          </w:rPr>
          <w:t xml:space="preserve"> </w:t>
        </w:r>
      </w:ins>
      <w:r>
        <w:rPr>
          <w:rFonts w:hint="eastAsia"/>
          <w:lang w:val="en-US"/>
        </w:rPr>
        <w:t>new product</w:t>
      </w:r>
      <w:ins w:id="1184" w:author="jie sun" w:date="2018-04-19T01:09:00Z">
        <w:r w:rsidR="0040338A">
          <w:rPr>
            <w:lang w:val="en-US"/>
          </w:rPr>
          <w:t xml:space="preserve">, a </w:t>
        </w:r>
      </w:ins>
      <w:ins w:id="1185" w:author="jie sun" w:date="2018-04-19T01:10:00Z">
        <w:r w:rsidR="0040338A">
          <w:rPr>
            <w:lang w:val="en-US"/>
          </w:rPr>
          <w:t>multiple function glow-stick</w:t>
        </w:r>
      </w:ins>
      <w:r>
        <w:rPr>
          <w:rFonts w:hint="eastAsia"/>
          <w:lang w:val="en-US"/>
        </w:rPr>
        <w:t xml:space="preserve"> maybe it will appear in </w:t>
      </w:r>
      <w:del w:id="1186" w:author="jie sun" w:date="2018-04-08T14:56:00Z">
        <w:r w:rsidDel="004A50B7">
          <w:rPr>
            <w:rFonts w:hint="eastAsia"/>
            <w:lang w:val="en-US"/>
          </w:rPr>
          <w:delText xml:space="preserve">the </w:delText>
        </w:r>
      </w:del>
      <w:r>
        <w:rPr>
          <w:rFonts w:hint="eastAsia"/>
          <w:lang w:val="en-US"/>
        </w:rPr>
        <w:t>near future.</w:t>
      </w:r>
    </w:p>
    <w:p w:rsidR="0087014B" w:rsidRDefault="00D5184D">
      <w:pPr>
        <w:rPr>
          <w:lang w:val="en-US"/>
        </w:rPr>
      </w:pPr>
      <w:r>
        <w:rPr>
          <w:rFonts w:hint="eastAsia"/>
          <w:lang w:val="en-US"/>
        </w:rPr>
        <w:t>There two purposes for this thesis, one is to introduce what the gyro</w:t>
      </w:r>
      <w:ins w:id="1187" w:author="jie sun" w:date="2018-04-19T00:47:00Z">
        <w:r w:rsidR="009306FF">
          <w:rPr>
            <w:lang w:val="en-US"/>
          </w:rPr>
          <w:t xml:space="preserve">scope and </w:t>
        </w:r>
      </w:ins>
      <w:del w:id="1188" w:author="jie sun" w:date="2018-04-19T00:47:00Z">
        <w:r w:rsidDel="009306FF">
          <w:rPr>
            <w:rFonts w:hint="eastAsia"/>
            <w:lang w:val="en-US"/>
          </w:rPr>
          <w:delText>,</w:delText>
        </w:r>
      </w:del>
      <w:r>
        <w:rPr>
          <w:rFonts w:hint="eastAsia"/>
          <w:lang w:val="en-US"/>
        </w:rPr>
        <w:t xml:space="preserve"> accelerometer are and how they work</w:t>
      </w:r>
      <w:del w:id="1189" w:author="像个男人一样" w:date="2018-04-07T21:24:00Z">
        <w:r>
          <w:rPr>
            <w:rFonts w:hint="eastAsia"/>
            <w:lang w:val="en-US"/>
          </w:rPr>
          <w:delText>s</w:delText>
        </w:r>
      </w:del>
      <w:r>
        <w:rPr>
          <w:rFonts w:hint="eastAsia"/>
          <w:lang w:val="en-US"/>
        </w:rPr>
        <w:t xml:space="preserve"> and some basic application in our daily lives; the another is to put forward a hypothesis for some new product using those two devices and some basic algorithms. The author is really interested in this technology and hope to do something for helping some</w:t>
      </w:r>
      <w:del w:id="1190" w:author="jie sun" w:date="2018-04-08T14:56:00Z">
        <w:r w:rsidDel="004A50B7">
          <w:rPr>
            <w:rFonts w:hint="eastAsia"/>
            <w:lang w:val="en-US"/>
          </w:rPr>
          <w:delText xml:space="preserve"> </w:delText>
        </w:r>
      </w:del>
      <w:r>
        <w:rPr>
          <w:rFonts w:hint="eastAsia"/>
          <w:lang w:val="en-US"/>
        </w:rPr>
        <w:t xml:space="preserve">one who is </w:t>
      </w:r>
      <w:ins w:id="1191" w:author="jie sun" w:date="2018-04-19T00:47:00Z">
        <w:r w:rsidR="009306FF">
          <w:rPr>
            <w:lang w:val="en-US"/>
          </w:rPr>
          <w:t xml:space="preserve">also </w:t>
        </w:r>
      </w:ins>
      <w:r>
        <w:rPr>
          <w:rFonts w:hint="eastAsia"/>
          <w:lang w:val="en-US"/>
        </w:rPr>
        <w:t>interested and want</w:t>
      </w:r>
      <w:ins w:id="1192" w:author="jie sun" w:date="2018-04-19T00:47:00Z">
        <w:r w:rsidR="009306FF">
          <w:rPr>
            <w:lang w:val="en-US"/>
          </w:rPr>
          <w:t>s</w:t>
        </w:r>
      </w:ins>
      <w:r>
        <w:rPr>
          <w:rFonts w:hint="eastAsia"/>
          <w:lang w:val="en-US"/>
        </w:rPr>
        <w:t xml:space="preserve"> to study to get a basic principle for those two devices.</w:t>
      </w:r>
    </w:p>
    <w:p w:rsidR="0087014B" w:rsidRDefault="00D5184D">
      <w:pPr>
        <w:rPr>
          <w:lang w:val="en-US"/>
        </w:rPr>
      </w:pPr>
      <w:r>
        <w:rPr>
          <w:rFonts w:hint="eastAsia"/>
          <w:lang w:val="en-US"/>
        </w:rPr>
        <w:t xml:space="preserve">The </w:t>
      </w:r>
      <w:del w:id="1193" w:author="jie sun" w:date="2018-04-19T01:17:00Z">
        <w:r w:rsidDel="00C5586A">
          <w:rPr>
            <w:rFonts w:hint="eastAsia"/>
            <w:lang w:val="en-US"/>
          </w:rPr>
          <w:delText>most important is that the hypothesis</w:delText>
        </w:r>
      </w:del>
      <w:ins w:id="1194" w:author="jie sun" w:date="2018-04-19T01:17:00Z">
        <w:r w:rsidR="00C5586A">
          <w:rPr>
            <w:lang w:val="en-US"/>
          </w:rPr>
          <w:t xml:space="preserve">another one is the concept of </w:t>
        </w:r>
      </w:ins>
      <w:del w:id="1195" w:author="jie sun" w:date="2018-05-22T11:47:00Z">
        <w:r w:rsidDel="007C62E3">
          <w:rPr>
            <w:rFonts w:hint="eastAsia"/>
            <w:lang w:val="en-US"/>
          </w:rPr>
          <w:delText xml:space="preserve"> </w:delText>
        </w:r>
      </w:del>
      <w:ins w:id="1196" w:author="jie sun" w:date="2018-04-19T01:17:00Z">
        <w:r w:rsidR="00C5586A">
          <w:rPr>
            <w:lang w:val="en-US"/>
          </w:rPr>
          <w:t xml:space="preserve">new function glow stick </w:t>
        </w:r>
      </w:ins>
      <w:r>
        <w:rPr>
          <w:rFonts w:hint="eastAsia"/>
          <w:lang w:val="en-US"/>
        </w:rPr>
        <w:t xml:space="preserve">can be </w:t>
      </w:r>
      <w:ins w:id="1197" w:author="jie sun" w:date="2018-04-19T01:18:00Z">
        <w:r w:rsidR="00C5586A">
          <w:rPr>
            <w:lang w:val="en-US"/>
          </w:rPr>
          <w:t>proven and may appear</w:t>
        </w:r>
      </w:ins>
      <w:del w:id="1198" w:author="jie sun" w:date="2018-04-19T01:18:00Z">
        <w:r w:rsidDel="00C5586A">
          <w:rPr>
            <w:rFonts w:hint="eastAsia"/>
            <w:lang w:val="en-US"/>
          </w:rPr>
          <w:delText>made sure</w:delText>
        </w:r>
      </w:del>
      <w:r>
        <w:rPr>
          <w:rFonts w:hint="eastAsia"/>
          <w:lang w:val="en-US"/>
        </w:rPr>
        <w:t xml:space="preserve"> in </w:t>
      </w:r>
      <w:del w:id="1199" w:author="jie sun" w:date="2018-04-08T14:56:00Z">
        <w:r w:rsidDel="004A50B7">
          <w:rPr>
            <w:rFonts w:hint="eastAsia"/>
            <w:lang w:val="en-US"/>
          </w:rPr>
          <w:delText xml:space="preserve">the </w:delText>
        </w:r>
      </w:del>
      <w:r>
        <w:rPr>
          <w:rFonts w:hint="eastAsia"/>
          <w:lang w:val="en-US"/>
        </w:rPr>
        <w:t>near future and this product can be used in some areas for people having some fun or any other functions.</w:t>
      </w:r>
      <w:ins w:id="1200" w:author="jie sun" w:date="2018-04-19T01:19:00Z">
        <w:r w:rsidR="00D67C80">
          <w:rPr>
            <w:lang w:val="en-US"/>
          </w:rPr>
          <w:t xml:space="preserve"> Something special for it is this glow stick has action recognition function</w:t>
        </w:r>
        <w:r w:rsidR="003B2570">
          <w:rPr>
            <w:lang w:val="en-US"/>
          </w:rPr>
          <w:t xml:space="preserve"> and can shows differen</w:t>
        </w:r>
      </w:ins>
      <w:ins w:id="1201" w:author="jie sun" w:date="2018-04-19T01:20:00Z">
        <w:r w:rsidR="003B2570">
          <w:rPr>
            <w:lang w:val="en-US"/>
          </w:rPr>
          <w:t xml:space="preserve">t colors in </w:t>
        </w:r>
      </w:ins>
      <w:ins w:id="1202" w:author="jie sun" w:date="2018-04-19T01:28:00Z">
        <w:r w:rsidR="00606928">
          <w:rPr>
            <w:lang w:val="en-US"/>
          </w:rPr>
          <w:t xml:space="preserve">some specific </w:t>
        </w:r>
      </w:ins>
      <w:ins w:id="1203" w:author="jie sun" w:date="2018-04-19T01:27:00Z">
        <w:r w:rsidR="003B2570">
          <w:rPr>
            <w:lang w:val="en-US"/>
          </w:rPr>
          <w:t>actions</w:t>
        </w:r>
      </w:ins>
      <w:ins w:id="1204" w:author="jie sun" w:date="2018-04-19T01:20:00Z">
        <w:r w:rsidR="003B2570">
          <w:rPr>
            <w:lang w:val="en-US"/>
          </w:rPr>
          <w:t>.</w:t>
        </w:r>
      </w:ins>
    </w:p>
    <w:p w:rsidR="0087014B" w:rsidRDefault="0087014B">
      <w:pPr>
        <w:rPr>
          <w:ins w:id="1205" w:author="像个男人一样" w:date="2018-03-21T20:32:00Z"/>
        </w:rPr>
      </w:pPr>
    </w:p>
    <w:p w:rsidR="0087014B" w:rsidRDefault="0087014B">
      <w:pPr>
        <w:rPr>
          <w:ins w:id="1206" w:author="像个男人一样" w:date="2018-03-21T20:32:00Z"/>
        </w:rPr>
      </w:pPr>
    </w:p>
    <w:p w:rsidR="0087014B" w:rsidRDefault="0087014B">
      <w:pPr>
        <w:rPr>
          <w:ins w:id="1207" w:author="像个男人一样" w:date="2018-03-21T20:32:00Z"/>
        </w:rPr>
      </w:pPr>
    </w:p>
    <w:p w:rsidR="0087014B" w:rsidRDefault="0087014B">
      <w:pPr>
        <w:rPr>
          <w:del w:id="1208" w:author="像个男人一样" w:date="2018-03-21T20:32:00Z"/>
        </w:rPr>
      </w:pPr>
    </w:p>
    <w:p w:rsidR="0087014B" w:rsidRDefault="00D5184D">
      <w:pPr>
        <w:pStyle w:val="Heading2"/>
        <w:rPr>
          <w:del w:id="1209" w:author="像个男人一样" w:date="2018-03-21T20:32:00Z"/>
        </w:rPr>
      </w:pPr>
      <w:bookmarkStart w:id="1210" w:name="_Toc5726"/>
      <w:bookmarkStart w:id="1211" w:name="_Toc29394"/>
      <w:bookmarkStart w:id="1212" w:name="_Toc1185"/>
      <w:bookmarkStart w:id="1213" w:name="_Toc10574"/>
      <w:bookmarkStart w:id="1214" w:name="_Toc10252"/>
      <w:bookmarkStart w:id="1215" w:name="_Toc31769"/>
      <w:bookmarkStart w:id="1216" w:name="_Toc20302"/>
      <w:bookmarkStart w:id="1217" w:name="_Toc9225"/>
      <w:bookmarkStart w:id="1218" w:name="_Toc3093"/>
      <w:bookmarkStart w:id="1219" w:name="_Toc10917"/>
      <w:del w:id="1220" w:author="像个男人一样" w:date="2018-03-21T20:32:00Z">
        <w:r>
          <w:delText>Acknowledgement</w:delText>
        </w:r>
        <w:bookmarkEnd w:id="1210"/>
        <w:bookmarkEnd w:id="1211"/>
        <w:bookmarkEnd w:id="1212"/>
        <w:bookmarkEnd w:id="1213"/>
        <w:bookmarkEnd w:id="1214"/>
        <w:bookmarkEnd w:id="1215"/>
        <w:bookmarkEnd w:id="1216"/>
        <w:bookmarkEnd w:id="1217"/>
        <w:bookmarkEnd w:id="1218"/>
        <w:bookmarkEnd w:id="1219"/>
      </w:del>
    </w:p>
    <w:p w:rsidR="0087014B" w:rsidRDefault="0087014B"/>
    <w:p w:rsidR="0087014B" w:rsidRDefault="0087014B"/>
    <w:p w:rsidR="0087014B" w:rsidRDefault="00D5184D">
      <w:pPr>
        <w:pStyle w:val="Heading1"/>
      </w:pPr>
      <w:bookmarkStart w:id="1221" w:name="_Toc1628"/>
      <w:bookmarkStart w:id="1222" w:name="_Toc17398"/>
      <w:bookmarkStart w:id="1223" w:name="_Toc19668"/>
      <w:bookmarkStart w:id="1224" w:name="_Toc5031"/>
      <w:bookmarkStart w:id="1225" w:name="_Toc9354"/>
      <w:bookmarkStart w:id="1226" w:name="_Toc23936"/>
      <w:bookmarkStart w:id="1227" w:name="_Toc15078"/>
      <w:bookmarkStart w:id="1228" w:name="_Toc15291"/>
      <w:bookmarkStart w:id="1229" w:name="_Toc26378"/>
      <w:bookmarkStart w:id="1230" w:name="_Toc511906208"/>
      <w:r>
        <w:t xml:space="preserve">Accelerometer </w:t>
      </w:r>
      <w:ins w:id="1231" w:author="jie sun" w:date="2018-04-16T21:12:00Z">
        <w:r w:rsidR="003A7DD6">
          <w:rPr>
            <w:rFonts w:hint="eastAsia"/>
          </w:rPr>
          <w:t>W</w:t>
        </w:r>
      </w:ins>
      <w:del w:id="1232" w:author="jie sun" w:date="2018-04-16T21:12:00Z">
        <w:r w:rsidDel="003A7DD6">
          <w:delText>w</w:delText>
        </w:r>
      </w:del>
      <w:r>
        <w:t xml:space="preserve">ith </w:t>
      </w:r>
      <w:ins w:id="1233" w:author="jie sun" w:date="2018-04-16T21:03:00Z">
        <w:r w:rsidR="0065293C">
          <w:rPr>
            <w:rFonts w:hint="eastAsia"/>
          </w:rPr>
          <w:t>S</w:t>
        </w:r>
      </w:ins>
      <w:del w:id="1234" w:author="jie sun" w:date="2018-04-16T21:03:00Z">
        <w:r w:rsidDel="0065293C">
          <w:delText>s</w:delText>
        </w:r>
      </w:del>
      <w:r>
        <w:t xml:space="preserve">teps </w:t>
      </w:r>
      <w:ins w:id="1235" w:author="jie sun" w:date="2018-04-16T21:03:00Z">
        <w:r w:rsidR="0065293C">
          <w:t>A</w:t>
        </w:r>
      </w:ins>
      <w:del w:id="1236" w:author="jie sun" w:date="2018-04-16T21:03:00Z">
        <w:r w:rsidDel="0065293C">
          <w:delText>a</w:delText>
        </w:r>
      </w:del>
      <w:r>
        <w:t>lgorithm</w:t>
      </w:r>
      <w:bookmarkEnd w:id="1221"/>
      <w:bookmarkEnd w:id="1222"/>
      <w:bookmarkEnd w:id="1223"/>
      <w:bookmarkEnd w:id="1224"/>
      <w:bookmarkEnd w:id="1225"/>
      <w:bookmarkEnd w:id="1226"/>
      <w:bookmarkEnd w:id="1227"/>
      <w:bookmarkEnd w:id="1228"/>
      <w:bookmarkEnd w:id="1229"/>
      <w:bookmarkEnd w:id="1230"/>
      <w:r>
        <w:t xml:space="preserve"> </w:t>
      </w:r>
    </w:p>
    <w:p w:rsidR="0087014B" w:rsidRDefault="00D5184D">
      <w:pPr>
        <w:pStyle w:val="Heading2"/>
      </w:pPr>
      <w:bookmarkStart w:id="1237" w:name="_Toc24701"/>
      <w:bookmarkStart w:id="1238" w:name="_Toc18569"/>
      <w:bookmarkStart w:id="1239" w:name="_Toc31120"/>
      <w:bookmarkStart w:id="1240" w:name="_Toc26027"/>
      <w:bookmarkStart w:id="1241" w:name="_Toc2838"/>
      <w:bookmarkStart w:id="1242" w:name="_Toc7401"/>
      <w:bookmarkStart w:id="1243" w:name="_Toc23474"/>
      <w:bookmarkStart w:id="1244" w:name="_Toc10943"/>
      <w:bookmarkStart w:id="1245" w:name="_Toc3004"/>
      <w:bookmarkStart w:id="1246" w:name="_Toc511906209"/>
      <w:r>
        <w:t xml:space="preserve">The </w:t>
      </w:r>
      <w:ins w:id="1247" w:author="jie sun" w:date="2018-04-16T21:04:00Z">
        <w:r w:rsidR="002539C6">
          <w:t>I</w:t>
        </w:r>
      </w:ins>
      <w:del w:id="1248" w:author="jie sun" w:date="2018-04-16T21:04:00Z">
        <w:r w:rsidDel="002539C6">
          <w:delText>i</w:delText>
        </w:r>
      </w:del>
      <w:r>
        <w:t xml:space="preserve">ntroduction </w:t>
      </w:r>
      <w:ins w:id="1249" w:author="jie sun" w:date="2018-04-16T21:12:00Z">
        <w:r w:rsidR="006B73E8">
          <w:rPr>
            <w:rFonts w:hint="eastAsia"/>
          </w:rPr>
          <w:t>A</w:t>
        </w:r>
      </w:ins>
      <w:del w:id="1250" w:author="jie sun" w:date="2018-04-16T21:12:00Z">
        <w:r w:rsidDel="006B73E8">
          <w:delText>a</w:delText>
        </w:r>
      </w:del>
      <w:r>
        <w:t xml:space="preserve">nd </w:t>
      </w:r>
      <w:ins w:id="1251" w:author="jie sun" w:date="2018-04-16T21:04:00Z">
        <w:r w:rsidR="002539C6">
          <w:t>W</w:t>
        </w:r>
      </w:ins>
      <w:del w:id="1252" w:author="jie sun" w:date="2018-04-16T21:04:00Z">
        <w:r w:rsidDel="002539C6">
          <w:delText>w</w:delText>
        </w:r>
      </w:del>
      <w:r>
        <w:t xml:space="preserve">orking </w:t>
      </w:r>
      <w:ins w:id="1253" w:author="jie sun" w:date="2018-04-16T21:04:00Z">
        <w:r w:rsidR="002539C6">
          <w:t>P</w:t>
        </w:r>
      </w:ins>
      <w:del w:id="1254" w:author="jie sun" w:date="2018-04-16T21:04:00Z">
        <w:r w:rsidDel="002539C6">
          <w:delText>p</w:delText>
        </w:r>
      </w:del>
      <w:r>
        <w:t xml:space="preserve">rinciple </w:t>
      </w:r>
      <w:ins w:id="1255" w:author="jie sun" w:date="2018-04-16T21:12:00Z">
        <w:r w:rsidR="00F56A93">
          <w:rPr>
            <w:rFonts w:hint="eastAsia"/>
          </w:rPr>
          <w:t>O</w:t>
        </w:r>
      </w:ins>
      <w:del w:id="1256" w:author="jie sun" w:date="2018-04-16T21:12:00Z">
        <w:r w:rsidDel="00F56A93">
          <w:delText>o</w:delText>
        </w:r>
      </w:del>
      <w:r>
        <w:t xml:space="preserve">f </w:t>
      </w:r>
      <w:ins w:id="1257" w:author="jie sun" w:date="2018-04-16T21:04:00Z">
        <w:r w:rsidR="002539C6">
          <w:t>A</w:t>
        </w:r>
      </w:ins>
      <w:del w:id="1258" w:author="jie sun" w:date="2018-04-16T21:04:00Z">
        <w:r w:rsidDel="002539C6">
          <w:delText>a</w:delText>
        </w:r>
      </w:del>
      <w:r>
        <w:t xml:space="preserve">n </w:t>
      </w:r>
      <w:ins w:id="1259" w:author="jie sun" w:date="2018-04-16T21:04:00Z">
        <w:r w:rsidR="002539C6">
          <w:t>A</w:t>
        </w:r>
      </w:ins>
      <w:del w:id="1260" w:author="jie sun" w:date="2018-04-16T21:04:00Z">
        <w:r w:rsidDel="002539C6">
          <w:delText>a</w:delText>
        </w:r>
      </w:del>
      <w:r>
        <w:t>ccelerometer</w:t>
      </w:r>
      <w:bookmarkEnd w:id="1237"/>
      <w:bookmarkEnd w:id="1238"/>
      <w:bookmarkEnd w:id="1239"/>
      <w:bookmarkEnd w:id="1240"/>
      <w:bookmarkEnd w:id="1241"/>
      <w:bookmarkEnd w:id="1242"/>
      <w:bookmarkEnd w:id="1243"/>
      <w:bookmarkEnd w:id="1244"/>
      <w:bookmarkEnd w:id="1245"/>
      <w:bookmarkEnd w:id="1246"/>
    </w:p>
    <w:p w:rsidR="0087014B" w:rsidRDefault="00D5184D">
      <w:pPr>
        <w:pStyle w:val="Heading3"/>
      </w:pPr>
      <w:bookmarkStart w:id="1261" w:name="_Toc19401"/>
      <w:bookmarkStart w:id="1262" w:name="_Toc8353"/>
      <w:bookmarkStart w:id="1263" w:name="_Toc8396"/>
      <w:bookmarkStart w:id="1264" w:name="_Toc19526"/>
      <w:bookmarkStart w:id="1265" w:name="_Toc10745"/>
      <w:bookmarkStart w:id="1266" w:name="_Toc29599"/>
      <w:bookmarkStart w:id="1267" w:name="_Toc1324"/>
      <w:bookmarkStart w:id="1268" w:name="_Toc9057"/>
      <w:bookmarkStart w:id="1269" w:name="_Toc4955"/>
      <w:bookmarkStart w:id="1270" w:name="_Toc511906210"/>
      <w:r>
        <w:t xml:space="preserve">What </w:t>
      </w:r>
      <w:ins w:id="1271" w:author="jie sun" w:date="2018-04-16T21:12:00Z">
        <w:r w:rsidR="00F46C8C">
          <w:rPr>
            <w:rFonts w:hint="eastAsia"/>
          </w:rPr>
          <w:t>I</w:t>
        </w:r>
      </w:ins>
      <w:del w:id="1272" w:author="jie sun" w:date="2018-04-16T21:04:00Z">
        <w:r w:rsidDel="004E1542">
          <w:delText>i</w:delText>
        </w:r>
      </w:del>
      <w:r>
        <w:t xml:space="preserve">s </w:t>
      </w:r>
      <w:ins w:id="1273" w:author="jie sun" w:date="2018-04-16T21:04:00Z">
        <w:r w:rsidR="004E1542">
          <w:t>A</w:t>
        </w:r>
      </w:ins>
      <w:del w:id="1274" w:author="jie sun" w:date="2018-04-16T21:04:00Z">
        <w:r w:rsidDel="004E1542">
          <w:delText>a</w:delText>
        </w:r>
      </w:del>
      <w:r>
        <w:t xml:space="preserve">n </w:t>
      </w:r>
      <w:ins w:id="1275" w:author="jie sun" w:date="2018-04-16T21:04:00Z">
        <w:r w:rsidR="004E1542">
          <w:t>A</w:t>
        </w:r>
      </w:ins>
      <w:del w:id="1276" w:author="jie sun" w:date="2018-04-16T21:04:00Z">
        <w:r w:rsidDel="004E1542">
          <w:delText>a</w:delText>
        </w:r>
      </w:del>
      <w:r>
        <w:t>ccelerometer</w:t>
      </w:r>
      <w:bookmarkEnd w:id="1261"/>
      <w:bookmarkEnd w:id="1262"/>
      <w:bookmarkEnd w:id="1263"/>
      <w:bookmarkEnd w:id="1264"/>
      <w:bookmarkEnd w:id="1265"/>
      <w:bookmarkEnd w:id="1266"/>
      <w:bookmarkEnd w:id="1267"/>
      <w:bookmarkEnd w:id="1268"/>
      <w:bookmarkEnd w:id="1269"/>
      <w:bookmarkEnd w:id="1270"/>
    </w:p>
    <w:p w:rsidR="0087014B" w:rsidRDefault="00D5184D">
      <w:r>
        <w:t>Wikipedia explains</w:t>
      </w:r>
      <w:del w:id="1277" w:author="jie sun" w:date="2018-04-08T14:45:00Z">
        <w:r w:rsidDel="00F041EB">
          <w:delText xml:space="preserve"> </w:delText>
        </w:r>
        <w:bookmarkStart w:id="1278" w:name="OLE_LINK2"/>
        <w:bookmarkStart w:id="1279" w:name="OLE_LINK1"/>
        <w:r w:rsidDel="00F041EB">
          <w:delText>:</w:delText>
        </w:r>
      </w:del>
      <w:ins w:id="1280" w:author="jie sun" w:date="2018-04-08T14:45:00Z">
        <w:r w:rsidR="00F041EB">
          <w:t>:</w:t>
        </w:r>
      </w:ins>
      <w:r>
        <w:t xml:space="preserve"> “An accelerometer is a device that measures proper acceleration. Proper acceleration, being the acceleration of a body in its own instantaneous rest frame, is not the same as coordinate acceleration, being the acceleration in a fixed coordinate system</w:t>
      </w:r>
      <w:bookmarkEnd w:id="1278"/>
      <w:bookmarkEnd w:id="1279"/>
      <w:r>
        <w:t xml:space="preserve">”. Exactly, an accelerometer is not hard to </w:t>
      </w:r>
      <w:del w:id="1281" w:author="jie sun" w:date="2018-04-08T14:55:00Z">
        <w:r w:rsidDel="00D5184D">
          <w:delText xml:space="preserve">understand </w:delText>
        </w:r>
      </w:del>
      <w:ins w:id="1282" w:author="jie sun" w:date="2018-04-08T14:55:00Z">
        <w:r>
          <w:t>be underst</w:t>
        </w:r>
        <w:r w:rsidR="00053383">
          <w:t>ood</w:t>
        </w:r>
        <w:r>
          <w:t xml:space="preserve"> </w:t>
        </w:r>
      </w:ins>
      <w:r>
        <w:t xml:space="preserve">and </w:t>
      </w:r>
      <w:del w:id="1283" w:author="jie sun" w:date="2018-04-08T14:55:00Z">
        <w:r w:rsidDel="00053383">
          <w:delText xml:space="preserve">you </w:delText>
        </w:r>
      </w:del>
      <w:r>
        <w:t>just need to know it is used to test the physical acceleration, which is taught in high school physics course and is the rate of change of velocity of an object.</w:t>
      </w:r>
    </w:p>
    <w:p w:rsidR="0087014B" w:rsidRDefault="00D5184D">
      <w:pPr>
        <w:pStyle w:val="Heading3"/>
      </w:pPr>
      <w:bookmarkStart w:id="1284" w:name="_Toc32677"/>
      <w:bookmarkStart w:id="1285" w:name="_Toc22005"/>
      <w:bookmarkStart w:id="1286" w:name="_Toc28753"/>
      <w:bookmarkStart w:id="1287" w:name="_Toc26054"/>
      <w:bookmarkStart w:id="1288" w:name="_Toc13916"/>
      <w:bookmarkStart w:id="1289" w:name="_Toc26585"/>
      <w:bookmarkStart w:id="1290" w:name="_Toc1923"/>
      <w:bookmarkStart w:id="1291" w:name="_Toc4047"/>
      <w:bookmarkStart w:id="1292" w:name="_Toc23596"/>
      <w:bookmarkStart w:id="1293" w:name="_Toc511906211"/>
      <w:r>
        <w:t xml:space="preserve">Working </w:t>
      </w:r>
      <w:ins w:id="1294" w:author="jie sun" w:date="2018-04-16T21:04:00Z">
        <w:r w:rsidR="008B70F3">
          <w:t>P</w:t>
        </w:r>
      </w:ins>
      <w:del w:id="1295" w:author="jie sun" w:date="2018-04-16T21:04:00Z">
        <w:r w:rsidDel="008B70F3">
          <w:delText>p</w:delText>
        </w:r>
      </w:del>
      <w:r>
        <w:t xml:space="preserve">rinciple </w:t>
      </w:r>
      <w:ins w:id="1296" w:author="jie sun" w:date="2018-04-16T21:12:00Z">
        <w:r w:rsidR="002B0076">
          <w:rPr>
            <w:rFonts w:hint="eastAsia"/>
          </w:rPr>
          <w:t>O</w:t>
        </w:r>
      </w:ins>
      <w:del w:id="1297" w:author="jie sun" w:date="2018-04-16T21:12:00Z">
        <w:r w:rsidDel="002B0076">
          <w:delText>o</w:delText>
        </w:r>
      </w:del>
      <w:r>
        <w:t xml:space="preserve">f </w:t>
      </w:r>
      <w:del w:id="1298" w:author="jie sun" w:date="2018-04-08T14:45:00Z">
        <w:r w:rsidDel="00F041EB">
          <w:delText xml:space="preserve"> </w:delText>
        </w:r>
      </w:del>
      <w:ins w:id="1299" w:author="jie sun" w:date="2018-04-16T21:04:00Z">
        <w:r w:rsidR="008B70F3">
          <w:t>A</w:t>
        </w:r>
      </w:ins>
      <w:del w:id="1300" w:author="jie sun" w:date="2018-04-16T21:04:00Z">
        <w:r w:rsidDel="008B70F3">
          <w:delText>a</w:delText>
        </w:r>
      </w:del>
      <w:r>
        <w:t xml:space="preserve">n </w:t>
      </w:r>
      <w:ins w:id="1301" w:author="jie sun" w:date="2018-04-16T21:04:00Z">
        <w:r w:rsidR="008B70F3">
          <w:t>A</w:t>
        </w:r>
      </w:ins>
      <w:del w:id="1302" w:author="jie sun" w:date="2018-04-16T21:04:00Z">
        <w:r w:rsidDel="008B70F3">
          <w:delText>a</w:delText>
        </w:r>
      </w:del>
      <w:r>
        <w:t>ccelerometer</w:t>
      </w:r>
      <w:bookmarkEnd w:id="1284"/>
      <w:bookmarkEnd w:id="1285"/>
      <w:bookmarkEnd w:id="1286"/>
      <w:bookmarkEnd w:id="1287"/>
      <w:bookmarkEnd w:id="1288"/>
      <w:bookmarkEnd w:id="1289"/>
      <w:bookmarkEnd w:id="1290"/>
      <w:bookmarkEnd w:id="1291"/>
      <w:bookmarkEnd w:id="1292"/>
      <w:bookmarkEnd w:id="1293"/>
    </w:p>
    <w:p w:rsidR="0087014B" w:rsidRDefault="00D5184D">
      <w:r>
        <w:t xml:space="preserve">As I mentioned before </w:t>
      </w:r>
      <w:r>
        <w:rPr>
          <w:rFonts w:hint="eastAsia"/>
        </w:rPr>
        <w:t>t</w:t>
      </w:r>
      <w:r>
        <w:t xml:space="preserve">hat an accelerometer is used to test the acceleration of an object.  What is the acceleration here? </w:t>
      </w:r>
      <w:del w:id="1303" w:author="jie sun" w:date="2018-04-19T13:03:00Z">
        <w:r w:rsidDel="00BC6D83">
          <w:delText xml:space="preserve">Actually </w:delText>
        </w:r>
      </w:del>
      <w:ins w:id="1304" w:author="jie sun" w:date="2018-04-19T13:03:00Z">
        <w:r w:rsidR="00BC6D83">
          <w:t xml:space="preserve">Exactly, </w:t>
        </w:r>
      </w:ins>
      <w:r>
        <w:t>it is the change rate of the velocity of an object</w:t>
      </w:r>
      <w:ins w:id="1305" w:author="jie sun" w:date="2018-04-19T13:03:00Z">
        <w:r w:rsidR="00BC6D83">
          <w:t xml:space="preserve"> </w:t>
        </w:r>
      </w:ins>
      <w:del w:id="1306" w:author="jie sun" w:date="2018-04-19T13:03:00Z">
        <w:r w:rsidDel="00BC6D83">
          <w:delText xml:space="preserve">, </w:delText>
        </w:r>
      </w:del>
      <w:r>
        <w:t xml:space="preserve">and can be described as   the ‘a’ in formula: F=-kx=ma, we studied in middle or high school courses. </w:t>
      </w:r>
      <w:customXmlInsRangeStart w:id="1307" w:author="jie sun" w:date="2018-04-08T15:39:00Z"/>
      <w:sdt>
        <w:sdtPr>
          <w:id w:val="2069070334"/>
          <w:citation/>
        </w:sdtPr>
        <w:sdtContent>
          <w:customXmlInsRangeEnd w:id="1307"/>
          <w:ins w:id="1308" w:author="jie sun" w:date="2018-04-08T15:39:00Z">
            <w:r w:rsidR="00DA0F8B">
              <w:fldChar w:fldCharType="begin"/>
            </w:r>
            <w:r w:rsidR="00DA0F8B">
              <w:instrText xml:space="preserve"> </w:instrText>
            </w:r>
            <w:r w:rsidR="00DA0F8B">
              <w:rPr>
                <w:rFonts w:hint="eastAsia"/>
              </w:rPr>
              <w:instrText>CITATION And \l 2052</w:instrText>
            </w:r>
            <w:r w:rsidR="00DA0F8B">
              <w:instrText xml:space="preserve"> </w:instrText>
            </w:r>
          </w:ins>
          <w:r w:rsidR="00DA0F8B">
            <w:fldChar w:fldCharType="separate"/>
          </w:r>
          <w:r w:rsidR="006116D1">
            <w:rPr>
              <w:noProof/>
            </w:rPr>
            <w:t>(Nisticò, 2013)</w:t>
          </w:r>
          <w:ins w:id="1309" w:author="jie sun" w:date="2018-04-08T15:39:00Z">
            <w:r w:rsidR="00DA0F8B">
              <w:fldChar w:fldCharType="end"/>
            </w:r>
          </w:ins>
          <w:customXmlInsRangeStart w:id="1310" w:author="jie sun" w:date="2018-04-08T15:39:00Z"/>
        </w:sdtContent>
      </w:sdt>
      <w:customXmlInsRangeEnd w:id="1310"/>
      <w:del w:id="1311" w:author="jie sun" w:date="2018-04-08T15:38:00Z">
        <w:r w:rsidDel="00DA0F8B">
          <w:delText xml:space="preserve"> </w:delText>
        </w:r>
      </w:del>
      <w:ins w:id="1312" w:author="像个男人一样" w:date="2018-03-22T12:06:00Z">
        <w:del w:id="1313" w:author="jie sun" w:date="2018-04-08T15:38:00Z">
          <w:r w:rsidDel="00DA0F8B">
            <w:rPr>
              <w:rStyle w:val="EndnoteReference"/>
            </w:rPr>
            <w:delText>[</w:delText>
          </w:r>
        </w:del>
      </w:ins>
      <w:ins w:id="1314" w:author="像个男人一样" w:date="2018-03-22T12:05:00Z">
        <w:del w:id="1315" w:author="jie sun" w:date="2018-04-08T15:38:00Z">
          <w:r w:rsidDel="00DA0F8B">
            <w:rPr>
              <w:rStyle w:val="EndnoteReference"/>
            </w:rPr>
            <w:endnoteReference w:id="1"/>
          </w:r>
        </w:del>
      </w:ins>
      <w:ins w:id="1380" w:author="像个男人一样" w:date="2018-03-22T12:06:00Z">
        <w:del w:id="1381" w:author="jie sun" w:date="2018-04-08T15:38:00Z">
          <w:r w:rsidDel="00DA0F8B">
            <w:rPr>
              <w:rStyle w:val="EndnoteReference"/>
            </w:rPr>
            <w:delText>]</w:delText>
          </w:r>
        </w:del>
      </w:ins>
    </w:p>
    <w:p w:rsidR="0087014B" w:rsidRDefault="00D5184D">
      <w:pPr>
        <w:pStyle w:val="Caption"/>
        <w:rPr>
          <w:del w:id="1382" w:author="像个男人一样" w:date="2018-03-21T01:18:00Z"/>
        </w:rPr>
        <w:pPrChange w:id="1383" w:author="像个男人一样" w:date="2018-03-21T01:01:00Z">
          <w:pPr>
            <w:pStyle w:val="Subtitle"/>
          </w:pPr>
        </w:pPrChange>
      </w:pPr>
      <w:bookmarkStart w:id="1384" w:name="_Toc505290347"/>
      <w:del w:id="1385" w:author="像个男人一样" w:date="2018-03-22T11:59:00Z">
        <w:r>
          <w:delText xml:space="preserve">Figure 2. </w:delText>
        </w:r>
        <w:r>
          <w:fldChar w:fldCharType="begin"/>
        </w:r>
        <w:r>
          <w:delInstrText xml:space="preserve"> SEQ Figure_2. \* ARABIC </w:delInstrText>
        </w:r>
        <w:r>
          <w:fldChar w:fldCharType="separate"/>
        </w:r>
      </w:del>
      <w:ins w:id="1386" w:author="像个男人一样" w:date="2018-03-22T11:51:00Z">
        <w:del w:id="1387" w:author="像个男人一样" w:date="2018-03-22T11:59:00Z">
          <w:r>
            <w:rPr>
              <w:b/>
            </w:rPr>
            <w:delText>错误！未指定顺序。</w:delText>
          </w:r>
        </w:del>
      </w:ins>
      <w:ins w:id="1388" w:author="像个男人一样" w:date="2018-03-21T23:39:00Z">
        <w:del w:id="1389" w:author="像个男人一样" w:date="2018-03-22T11:59:00Z">
          <w:r>
            <w:rPr>
              <w:b/>
            </w:rPr>
            <w:delText>错误！未指定顺序。</w:delText>
          </w:r>
        </w:del>
      </w:ins>
      <w:ins w:id="1390" w:author="像个男人一样" w:date="2018-03-21T23:10:00Z">
        <w:del w:id="1391" w:author="像个男人一样" w:date="2018-03-22T11:59:00Z">
          <w:r>
            <w:rPr>
              <w:b/>
            </w:rPr>
            <w:delText>错误！未指定顺序。</w:delText>
          </w:r>
        </w:del>
      </w:ins>
      <w:ins w:id="1392" w:author="像个男人一样" w:date="2018-03-21T23:08:00Z">
        <w:del w:id="1393" w:author="像个男人一样" w:date="2018-03-22T11:59:00Z">
          <w:r>
            <w:rPr>
              <w:b/>
            </w:rPr>
            <w:delText>错误！未指定顺序。</w:delText>
          </w:r>
        </w:del>
      </w:ins>
      <w:ins w:id="1394" w:author="像个男人一样" w:date="2018-03-21T02:33:00Z">
        <w:del w:id="1395" w:author="像个男人一样" w:date="2018-03-22T11:59:00Z">
          <w:r>
            <w:rPr>
              <w:b/>
            </w:rPr>
            <w:delText>错误！未指定顺序。错误！未指定顺序。</w:delText>
          </w:r>
        </w:del>
      </w:ins>
      <w:ins w:id="1396" w:author="像个男人一样" w:date="2018-03-21T02:31:00Z">
        <w:del w:id="1397" w:author="像个男人一样" w:date="2018-03-22T11:59:00Z">
          <w:r>
            <w:rPr>
              <w:b/>
            </w:rPr>
            <w:delText>错误！未指定顺序。</w:delText>
          </w:r>
        </w:del>
      </w:ins>
      <w:ins w:id="1398" w:author="像个男人一样" w:date="2018-03-21T02:30:00Z">
        <w:del w:id="1399" w:author="像个男人一样" w:date="2018-03-22T11:59:00Z">
          <w:r>
            <w:rPr>
              <w:b/>
            </w:rPr>
            <w:delText>错误！未指定顺序。</w:delText>
          </w:r>
        </w:del>
      </w:ins>
      <w:ins w:id="1400" w:author="像个男人一样" w:date="2018-03-21T02:29:00Z">
        <w:del w:id="1401" w:author="像个男人一样" w:date="2018-03-22T11:59:00Z">
          <w:r>
            <w:rPr>
              <w:b/>
            </w:rPr>
            <w:delText>错误！未指定顺序。错误！未指定顺序。</w:delText>
          </w:r>
        </w:del>
      </w:ins>
      <w:ins w:id="1402" w:author="像个男人一样" w:date="2018-03-21T02:26:00Z">
        <w:del w:id="1403" w:author="像个男人一样" w:date="2018-03-22T11:59:00Z">
          <w:r>
            <w:rPr>
              <w:b/>
            </w:rPr>
            <w:delText>错误！未指定顺序。</w:delText>
          </w:r>
        </w:del>
      </w:ins>
      <w:ins w:id="1404" w:author="像个男人一样" w:date="2018-03-21T02:25:00Z">
        <w:del w:id="1405" w:author="像个男人一样" w:date="2018-03-22T11:59:00Z">
          <w:r>
            <w:rPr>
              <w:b/>
            </w:rPr>
            <w:delText>错误！未指定顺序。</w:delText>
          </w:r>
        </w:del>
      </w:ins>
      <w:ins w:id="1406" w:author="像个男人一样" w:date="2018-03-21T02:24:00Z">
        <w:del w:id="1407" w:author="像个男人一样" w:date="2018-03-22T11:59:00Z">
          <w:r>
            <w:rPr>
              <w:b/>
            </w:rPr>
            <w:delText>错误！未指定顺序。</w:delText>
          </w:r>
        </w:del>
      </w:ins>
      <w:ins w:id="1408" w:author="像个男人一样" w:date="2018-03-21T02:23:00Z">
        <w:del w:id="1409" w:author="像个男人一样" w:date="2018-03-22T11:59:00Z">
          <w:r>
            <w:rPr>
              <w:b/>
            </w:rPr>
            <w:delText>错误！未指定顺序。</w:delText>
          </w:r>
        </w:del>
      </w:ins>
      <w:ins w:id="1410" w:author="像个男人一样" w:date="2018-03-21T02:22:00Z">
        <w:del w:id="1411" w:author="像个男人一样" w:date="2018-03-22T11:59:00Z">
          <w:r>
            <w:rPr>
              <w:b/>
            </w:rPr>
            <w:delText>错误！未指定顺序。</w:delText>
          </w:r>
        </w:del>
      </w:ins>
      <w:ins w:id="1412" w:author="像个男人一样" w:date="2018-03-21T02:17:00Z">
        <w:del w:id="1413" w:author="像个男人一样" w:date="2018-03-22T11:59:00Z">
          <w:r>
            <w:rPr>
              <w:b/>
            </w:rPr>
            <w:delText>错误！未指定顺序。错误！未指定顺序。错误！未指定顺序。</w:delText>
          </w:r>
        </w:del>
      </w:ins>
      <w:ins w:id="1414" w:author="像个男人一样" w:date="2018-03-21T02:15:00Z">
        <w:del w:id="1415" w:author="像个男人一样" w:date="2018-03-22T11:59:00Z">
          <w:r>
            <w:rPr>
              <w:b/>
            </w:rPr>
            <w:delText>错误！未指定顺序。</w:delText>
          </w:r>
        </w:del>
      </w:ins>
      <w:ins w:id="1416" w:author="像个男人一样" w:date="2018-03-21T02:14:00Z">
        <w:del w:id="1417" w:author="像个男人一样" w:date="2018-03-22T11:59:00Z">
          <w:r>
            <w:rPr>
              <w:b/>
            </w:rPr>
            <w:delText>错误！未指定顺序。</w:delText>
          </w:r>
        </w:del>
      </w:ins>
      <w:ins w:id="1418" w:author="像个男人一样" w:date="2018-03-21T02:13:00Z">
        <w:del w:id="1419" w:author="像个男人一样" w:date="2018-03-22T11:59:00Z">
          <w:r>
            <w:rPr>
              <w:b/>
            </w:rPr>
            <w:delText>错误！未指定顺序。</w:delText>
          </w:r>
        </w:del>
      </w:ins>
      <w:ins w:id="1420" w:author="像个男人一样" w:date="2018-03-21T02:12:00Z">
        <w:del w:id="1421" w:author="像个男人一样" w:date="2018-03-22T11:59:00Z">
          <w:r>
            <w:rPr>
              <w:b/>
            </w:rPr>
            <w:delText>错误！未指定顺序。</w:delText>
          </w:r>
        </w:del>
      </w:ins>
      <w:ins w:id="1422" w:author="像个男人一样" w:date="2018-03-21T02:02:00Z">
        <w:del w:id="1423" w:author="像个男人一样" w:date="2018-03-22T11:59:00Z">
          <w:r>
            <w:rPr>
              <w:b/>
            </w:rPr>
            <w:delText>错误！未指定顺序。错误！未指定顺序。</w:delText>
          </w:r>
        </w:del>
      </w:ins>
      <w:ins w:id="1424" w:author="像个男人一样" w:date="2018-03-21T02:01:00Z">
        <w:del w:id="1425" w:author="像个男人一样" w:date="2018-03-22T11:59:00Z">
          <w:r>
            <w:rPr>
              <w:b/>
            </w:rPr>
            <w:delText>错误！未指定顺序。</w:delText>
          </w:r>
        </w:del>
      </w:ins>
      <w:ins w:id="1426" w:author="像个男人一样" w:date="2018-03-21T02:00:00Z">
        <w:del w:id="1427" w:author="像个男人一样" w:date="2018-03-22T11:59:00Z">
          <w:r>
            <w:rPr>
              <w:b/>
            </w:rPr>
            <w:delText>错误！未指定顺序。</w:delText>
          </w:r>
        </w:del>
      </w:ins>
      <w:ins w:id="1428" w:author="像个男人一样" w:date="2018-03-21T01:59:00Z">
        <w:del w:id="1429" w:author="像个男人一样" w:date="2018-03-22T11:59:00Z">
          <w:r>
            <w:rPr>
              <w:b/>
            </w:rPr>
            <w:delText>错误！未指定顺序。</w:delText>
          </w:r>
        </w:del>
      </w:ins>
      <w:ins w:id="1430" w:author="像个男人一样" w:date="2018-03-21T01:58:00Z">
        <w:del w:id="1431" w:author="像个男人一样" w:date="2018-03-22T11:59:00Z">
          <w:r>
            <w:rPr>
              <w:b/>
            </w:rPr>
            <w:delText>错误！未指定顺序。错误！未指定顺序。</w:delText>
          </w:r>
        </w:del>
      </w:ins>
      <w:ins w:id="1432" w:author="像个男人一样" w:date="2018-03-21T01:57:00Z">
        <w:del w:id="1433" w:author="像个男人一样" w:date="2018-03-22T11:59:00Z">
          <w:r>
            <w:rPr>
              <w:b/>
            </w:rPr>
            <w:delText>错误！未指定顺序。</w:delText>
          </w:r>
        </w:del>
      </w:ins>
      <w:ins w:id="1434" w:author="像个男人一样" w:date="2018-03-21T01:48:00Z">
        <w:del w:id="1435" w:author="像个男人一样" w:date="2018-03-22T11:59:00Z">
          <w:r>
            <w:rPr>
              <w:b/>
            </w:rPr>
            <w:delText>错误！未指定顺序。错误！未指定顺序。</w:delText>
          </w:r>
        </w:del>
      </w:ins>
      <w:ins w:id="1436" w:author="像个男人一样" w:date="2018-03-21T01:47:00Z">
        <w:del w:id="1437" w:author="像个男人一样" w:date="2018-03-22T11:59:00Z">
          <w:r>
            <w:rPr>
              <w:b/>
            </w:rPr>
            <w:delText>错误！未指定顺序。</w:delText>
          </w:r>
        </w:del>
      </w:ins>
      <w:ins w:id="1438" w:author="像个男人一样" w:date="2018-03-21T01:46:00Z">
        <w:del w:id="1439" w:author="像个男人一样" w:date="2018-03-22T11:59:00Z">
          <w:r>
            <w:rPr>
              <w:b/>
            </w:rPr>
            <w:delText>错误！未指定顺序。</w:delText>
          </w:r>
        </w:del>
      </w:ins>
      <w:ins w:id="1440" w:author="像个男人一样" w:date="2018-03-21T01:45:00Z">
        <w:del w:id="1441" w:author="像个男人一样" w:date="2018-03-22T11:59:00Z">
          <w:r>
            <w:rPr>
              <w:b/>
            </w:rPr>
            <w:delText>错误！未指定顺序。错误！未指定顺序。</w:delText>
          </w:r>
        </w:del>
      </w:ins>
      <w:ins w:id="1442" w:author="像个男人一样" w:date="2018-03-21T01:43:00Z">
        <w:del w:id="1443" w:author="像个男人一样" w:date="2018-03-22T11:59:00Z">
          <w:r>
            <w:rPr>
              <w:b/>
            </w:rPr>
            <w:delText>错误！未指定顺序。</w:delText>
          </w:r>
        </w:del>
      </w:ins>
      <w:ins w:id="1444" w:author="像个男人一样" w:date="2018-03-21T01:42:00Z">
        <w:del w:id="1445" w:author="像个男人一样" w:date="2018-03-22T11:59:00Z">
          <w:r>
            <w:rPr>
              <w:b/>
            </w:rPr>
            <w:delText>错误！未指定顺序。</w:delText>
          </w:r>
        </w:del>
      </w:ins>
      <w:ins w:id="1446" w:author="像个男人一样" w:date="2018-03-21T01:40:00Z">
        <w:del w:id="1447" w:author="像个男人一样" w:date="2018-03-22T11:59:00Z">
          <w:r>
            <w:rPr>
              <w:b/>
            </w:rPr>
            <w:delText>错误！未指定顺序。错误！未指定顺序。</w:delText>
          </w:r>
        </w:del>
      </w:ins>
      <w:ins w:id="1448" w:author="像个男人一样" w:date="2018-03-21T01:39:00Z">
        <w:del w:id="1449" w:author="像个男人一样" w:date="2018-03-22T11:59:00Z">
          <w:r>
            <w:rPr>
              <w:b/>
            </w:rPr>
            <w:delText>错误！未指定顺序。</w:delText>
          </w:r>
        </w:del>
      </w:ins>
      <w:ins w:id="1450" w:author="像个男人一样" w:date="2018-03-21T01:38:00Z">
        <w:del w:id="1451" w:author="像个男人一样" w:date="2018-03-22T11:59:00Z">
          <w:r>
            <w:rPr>
              <w:b/>
            </w:rPr>
            <w:delText>错误！未指定顺序。</w:delText>
          </w:r>
        </w:del>
      </w:ins>
      <w:ins w:id="1452" w:author="像个男人一样" w:date="2018-03-21T01:37:00Z">
        <w:del w:id="1453" w:author="像个男人一样" w:date="2018-03-22T11:59:00Z">
          <w:r>
            <w:rPr>
              <w:b/>
            </w:rPr>
            <w:delText>错误！未指定顺序。</w:delText>
          </w:r>
        </w:del>
      </w:ins>
      <w:ins w:id="1454" w:author="像个男人一样" w:date="2018-03-21T01:36:00Z">
        <w:del w:id="1455" w:author="像个男人一样" w:date="2018-03-22T11:59:00Z">
          <w:r>
            <w:rPr>
              <w:b/>
            </w:rPr>
            <w:delText>错误！未指定顺序。</w:delText>
          </w:r>
        </w:del>
      </w:ins>
      <w:ins w:id="1456" w:author="像个男人一样" w:date="2018-03-21T01:35:00Z">
        <w:del w:id="1457" w:author="像个男人一样" w:date="2018-03-22T11:59:00Z">
          <w:r>
            <w:rPr>
              <w:b/>
            </w:rPr>
            <w:delText>错误！未指定顺序。</w:delText>
          </w:r>
        </w:del>
      </w:ins>
      <w:ins w:id="1458" w:author="像个男人一样" w:date="2018-03-21T01:34:00Z">
        <w:del w:id="1459" w:author="像个男人一样" w:date="2018-03-22T11:59:00Z">
          <w:r>
            <w:rPr>
              <w:b/>
            </w:rPr>
            <w:delText>错误！未指定顺序。</w:delText>
          </w:r>
        </w:del>
      </w:ins>
      <w:ins w:id="1460" w:author="像个男人一样" w:date="2018-03-21T01:27:00Z">
        <w:del w:id="1461" w:author="像个男人一样" w:date="2018-03-22T11:59:00Z">
          <w:r>
            <w:rPr>
              <w:b/>
            </w:rPr>
            <w:delText>错误！未指定顺序。</w:delText>
          </w:r>
        </w:del>
      </w:ins>
      <w:ins w:id="1462" w:author="像个男人一样" w:date="2018-03-21T01:18:00Z">
        <w:del w:id="1463" w:author="像个男人一样" w:date="2018-03-22T11:59:00Z">
          <w:r>
            <w:rPr>
              <w:b/>
            </w:rPr>
            <w:delText>错误！未指定顺序。</w:delText>
          </w:r>
        </w:del>
      </w:ins>
      <w:ins w:id="1464" w:author="像个男人一样" w:date="2018-03-21T01:09:00Z">
        <w:del w:id="1465" w:author="像个男人一样" w:date="2018-03-22T11:59:00Z">
          <w:r>
            <w:rPr>
              <w:b/>
            </w:rPr>
            <w:delText>错误！未指定顺序。</w:delText>
          </w:r>
        </w:del>
      </w:ins>
      <w:ins w:id="1466" w:author="像个男人一样" w:date="2018-03-21T01:08:00Z">
        <w:del w:id="1467" w:author="像个男人一样" w:date="2018-03-22T11:59:00Z">
          <w:r>
            <w:rPr>
              <w:b/>
            </w:rPr>
            <w:delText>错误！未指定顺序。</w:delText>
          </w:r>
        </w:del>
      </w:ins>
      <w:del w:id="1468" w:author="像个男人一样" w:date="2018-03-22T11:59:00Z">
        <w:r>
          <w:delText>1</w:delText>
        </w:r>
        <w:r>
          <w:fldChar w:fldCharType="end"/>
        </w:r>
      </w:del>
      <w:del w:id="1469" w:author="像个男人一样" w:date="2018-03-21T01:18:00Z">
        <w:r>
          <w:delText xml:space="preserve"> Working principle of a capacitive accelerometer(Andrea Nisticò)</w:delText>
        </w:r>
        <w:bookmarkEnd w:id="1384"/>
      </w:del>
    </w:p>
    <w:p w:rsidR="0087014B" w:rsidRDefault="00D5184D">
      <w:pPr>
        <w:pStyle w:val="Caption"/>
        <w:jc w:val="center"/>
        <w:rPr>
          <w:ins w:id="1470" w:author="像个男人一样" w:date="2018-03-21T01:18:00Z"/>
        </w:rPr>
        <w:pPrChange w:id="1471" w:author="jie sun" w:date="2018-04-16T21:32:00Z">
          <w:pPr/>
        </w:pPrChange>
      </w:pPr>
      <w:del w:id="1472" w:author="像个男人一样" w:date="2018-03-22T11:59:00Z">
        <w:r>
          <w:rPr>
            <w:noProof/>
          </w:rPr>
          <w:drawing>
            <wp:inline distT="0" distB="0" distL="0" distR="0">
              <wp:extent cx="3467100" cy="1995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del>
      <w:ins w:id="1473" w:author="像个男人一样" w:date="2018-03-22T11:59:00Z">
        <w:r>
          <w:rPr>
            <w:noProof/>
          </w:rPr>
          <w:drawing>
            <wp:inline distT="0" distB="0" distL="0" distR="0">
              <wp:extent cx="3467100" cy="1995170"/>
              <wp:effectExtent l="0" t="0" r="0" b="508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10"/>
                      <a:stretch>
                        <a:fillRect/>
                      </a:stretch>
                    </pic:blipFill>
                    <pic:spPr>
                      <a:xfrm>
                        <a:off x="0" y="0"/>
                        <a:ext cx="3496016" cy="2012242"/>
                      </a:xfrm>
                      <a:prstGeom prst="rect">
                        <a:avLst/>
                      </a:prstGeom>
                    </pic:spPr>
                  </pic:pic>
                </a:graphicData>
              </a:graphic>
            </wp:inline>
          </w:drawing>
        </w:r>
      </w:ins>
    </w:p>
    <w:p w:rsidR="0087014B" w:rsidRDefault="00D5184D">
      <w:pPr>
        <w:pStyle w:val="Caption"/>
        <w:jc w:val="center"/>
        <w:rPr>
          <w:del w:id="1474" w:author="像个男人一样" w:date="2018-03-22T12:02:00Z"/>
        </w:rPr>
        <w:pPrChange w:id="1475" w:author="jie sun" w:date="2018-04-16T21:32:00Z">
          <w:pPr/>
        </w:pPrChange>
      </w:pPr>
      <w:bookmarkStart w:id="1476" w:name="_Toc511906320"/>
      <w:ins w:id="1477" w:author="像个男人一样" w:date="2018-03-21T01:35:00Z">
        <w:r>
          <w:t xml:space="preserve">Figure </w:t>
        </w:r>
      </w:ins>
      <w:ins w:id="1478"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1479"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1480" w:author="JIE  SUN" w:date="2018-06-21T13:36:00Z">
        <w:r w:rsidR="00A64E7B">
          <w:rPr>
            <w:noProof/>
          </w:rPr>
          <w:t>1</w:t>
        </w:r>
        <w:r w:rsidR="00A64E7B">
          <w:rPr>
            <w:iCs w:val="0"/>
          </w:rPr>
          <w:fldChar w:fldCharType="end"/>
        </w:r>
      </w:ins>
      <w:ins w:id="1481" w:author="jie sun" w:date="2018-04-19T13:00:00Z">
        <w:del w:id="1482" w:author="JIE  SUN" w:date="2018-06-21T13:34:00Z">
          <w:r w:rsidR="00083FE7" w:rsidDel="00A64E7B">
            <w:rPr>
              <w:iCs w:val="0"/>
            </w:rPr>
            <w:fldChar w:fldCharType="begin"/>
          </w:r>
          <w:r w:rsidR="00083FE7" w:rsidDel="00A64E7B">
            <w:delInstrText xml:space="preserve"> STYLEREF 1 \s </w:delInstrText>
          </w:r>
        </w:del>
      </w:ins>
      <w:del w:id="1483" w:author="JIE  SUN" w:date="2018-06-21T13:34:00Z">
        <w:r w:rsidR="00083FE7" w:rsidDel="00A64E7B">
          <w:rPr>
            <w:iCs w:val="0"/>
          </w:rPr>
          <w:fldChar w:fldCharType="separate"/>
        </w:r>
        <w:r w:rsidR="00083FE7" w:rsidDel="00A64E7B">
          <w:rPr>
            <w:noProof/>
          </w:rPr>
          <w:delText>2</w:delText>
        </w:r>
      </w:del>
      <w:ins w:id="1484" w:author="jie sun" w:date="2018-04-19T13:00:00Z">
        <w:del w:id="1485"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1486" w:author="JIE  SUN" w:date="2018-06-21T13:34:00Z">
        <w:r w:rsidR="00083FE7" w:rsidDel="00A64E7B">
          <w:rPr>
            <w:iCs w:val="0"/>
          </w:rPr>
          <w:fldChar w:fldCharType="separate"/>
        </w:r>
      </w:del>
      <w:ins w:id="1487" w:author="jie sun" w:date="2018-04-19T13:00:00Z">
        <w:del w:id="1488" w:author="JIE  SUN" w:date="2018-06-21T13:34:00Z">
          <w:r w:rsidR="00083FE7" w:rsidDel="00A64E7B">
            <w:rPr>
              <w:noProof/>
            </w:rPr>
            <w:delText>1</w:delText>
          </w:r>
          <w:r w:rsidR="00083FE7" w:rsidDel="00A64E7B">
            <w:rPr>
              <w:iCs w:val="0"/>
            </w:rPr>
            <w:fldChar w:fldCharType="end"/>
          </w:r>
        </w:del>
      </w:ins>
      <w:ins w:id="1489" w:author="像个男人一样" w:date="2018-03-21T01:35:00Z">
        <w:del w:id="1490"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1491" w:author="像个男人一样" w:date="2018-03-22T11:51:00Z">
        <w:del w:id="1492" w:author="jie sun" w:date="2018-04-10T21:45:00Z">
          <w:r w:rsidDel="00454521">
            <w:delText>1</w:delText>
          </w:r>
        </w:del>
      </w:ins>
      <w:ins w:id="1493" w:author="像个男人一样" w:date="2018-03-21T01:35:00Z">
        <w:del w:id="1494" w:author="jie sun" w:date="2018-04-10T21:45:00Z">
          <w:r w:rsidDel="00454521">
            <w:fldChar w:fldCharType="end"/>
          </w:r>
        </w:del>
        <w:bookmarkStart w:id="1495" w:name="_Toc10475"/>
        <w:bookmarkStart w:id="1496" w:name="_Toc6148"/>
        <w:bookmarkStart w:id="1497" w:name="_Toc12906"/>
        <w:bookmarkStart w:id="1498" w:name="_Toc19892"/>
        <w:bookmarkStart w:id="1499" w:name="_Toc15089"/>
        <w:bookmarkStart w:id="1500" w:name="_Toc21004"/>
        <w:bookmarkStart w:id="1501" w:name="_Toc11334"/>
        <w:bookmarkStart w:id="1502" w:name="_Toc6172"/>
        <w:bookmarkStart w:id="1503" w:name="_Toc1852"/>
        <w:bookmarkStart w:id="1504" w:name="_Toc5921"/>
        <w:bookmarkStart w:id="1505" w:name="_Toc27397"/>
        <w:bookmarkStart w:id="1506" w:name="_Toc18937"/>
        <w:bookmarkStart w:id="1507" w:name="_Toc3005"/>
        <w:bookmarkStart w:id="1508" w:name="_Toc5828"/>
        <w:bookmarkStart w:id="1509" w:name="_Toc4929"/>
        <w:bookmarkStart w:id="1510" w:name="_Toc2448"/>
        <w:bookmarkStart w:id="1511" w:name="_Toc27128"/>
        <w:bookmarkStart w:id="1512" w:name="_Toc11540"/>
        <w:bookmarkStart w:id="1513" w:name="_Toc1308"/>
        <w:bookmarkStart w:id="1514" w:name="_Toc5603"/>
        <w:bookmarkStart w:id="1515" w:name="_Toc29467"/>
        <w:bookmarkStart w:id="1516" w:name="_Toc16468"/>
        <w:bookmarkStart w:id="1517" w:name="_Toc27146"/>
        <w:bookmarkStart w:id="1518" w:name="_Toc13310"/>
        <w:bookmarkStart w:id="1519" w:name="_Toc691"/>
        <w:bookmarkStart w:id="1520" w:name="_Toc6496"/>
        <w:bookmarkStart w:id="1521" w:name="_Toc27117"/>
        <w:r>
          <w:rPr>
            <w:rFonts w:hint="eastAsia"/>
          </w:rPr>
          <w:t xml:space="preserve">:Working </w:t>
        </w:r>
      </w:ins>
      <w:ins w:id="1522" w:author="jie sun" w:date="2018-04-16T22:25:00Z">
        <w:r w:rsidR="002B4584">
          <w:t>P</w:t>
        </w:r>
      </w:ins>
      <w:ins w:id="1523" w:author="像个男人一样" w:date="2018-03-21T01:35:00Z">
        <w:del w:id="1524" w:author="jie sun" w:date="2018-04-16T22:25:00Z">
          <w:r w:rsidDel="002B4584">
            <w:rPr>
              <w:rFonts w:hint="eastAsia"/>
            </w:rPr>
            <w:delText>p</w:delText>
          </w:r>
        </w:del>
        <w:r>
          <w:rPr>
            <w:rFonts w:hint="eastAsia"/>
          </w:rPr>
          <w:t xml:space="preserve">rinciple </w:t>
        </w:r>
      </w:ins>
      <w:ins w:id="1525" w:author="jie sun" w:date="2018-04-16T22:25:00Z">
        <w:r w:rsidR="002B4584">
          <w:t>O</w:t>
        </w:r>
      </w:ins>
      <w:ins w:id="1526" w:author="像个男人一样" w:date="2018-03-21T01:35:00Z">
        <w:del w:id="1527" w:author="jie sun" w:date="2018-04-16T22:25:00Z">
          <w:r w:rsidDel="002B4584">
            <w:rPr>
              <w:rFonts w:hint="eastAsia"/>
            </w:rPr>
            <w:delText>o</w:delText>
          </w:r>
        </w:del>
        <w:r>
          <w:rPr>
            <w:rFonts w:hint="eastAsia"/>
          </w:rPr>
          <w:t xml:space="preserve">f </w:t>
        </w:r>
      </w:ins>
      <w:ins w:id="1528" w:author="jie sun" w:date="2018-04-16T22:25:00Z">
        <w:r w:rsidR="002B4584">
          <w:t>A</w:t>
        </w:r>
      </w:ins>
      <w:ins w:id="1529" w:author="像个男人一样" w:date="2018-03-21T01:35:00Z">
        <w:del w:id="1530" w:author="jie sun" w:date="2018-04-16T22:25:00Z">
          <w:r w:rsidDel="002B4584">
            <w:rPr>
              <w:rFonts w:hint="eastAsia"/>
            </w:rPr>
            <w:delText>a</w:delText>
          </w:r>
        </w:del>
      </w:ins>
      <w:ins w:id="1531" w:author="像个男人一样" w:date="2018-03-22T12:00:00Z">
        <w:r>
          <w:rPr>
            <w:rFonts w:hint="eastAsia"/>
            <w:lang w:val="en-US"/>
          </w:rPr>
          <w:t xml:space="preserve"> </w:t>
        </w:r>
      </w:ins>
      <w:ins w:id="1532" w:author="jie sun" w:date="2018-04-16T22:25:00Z">
        <w:r w:rsidR="002B4584">
          <w:rPr>
            <w:lang w:val="en-US"/>
          </w:rPr>
          <w:t>C</w:t>
        </w:r>
      </w:ins>
      <w:ins w:id="1533" w:author="像个男人一样" w:date="2018-03-22T12:00:00Z">
        <w:del w:id="1534" w:author="jie sun" w:date="2018-04-16T22:25:00Z">
          <w:r w:rsidDel="002B4584">
            <w:rPr>
              <w:rFonts w:hint="eastAsia"/>
              <w:lang w:val="en-US"/>
            </w:rPr>
            <w:delText>c</w:delText>
          </w:r>
        </w:del>
        <w:r>
          <w:rPr>
            <w:rFonts w:hint="eastAsia"/>
            <w:lang w:val="en-US"/>
          </w:rPr>
          <w:t xml:space="preserve">apacitive </w:t>
        </w:r>
      </w:ins>
      <w:ins w:id="1535" w:author="jie sun" w:date="2018-04-16T22:25:00Z">
        <w:r w:rsidR="002B4584">
          <w:t>A</w:t>
        </w:r>
      </w:ins>
      <w:ins w:id="1536" w:author="像个男人一样" w:date="2018-03-21T01:35:00Z">
        <w:del w:id="1537" w:author="jie sun" w:date="2018-04-16T22:25:00Z">
          <w:r w:rsidDel="002B4584">
            <w:rPr>
              <w:rFonts w:hint="eastAsia"/>
            </w:rPr>
            <w:delText>a</w:delText>
          </w:r>
        </w:del>
        <w:r>
          <w:rPr>
            <w:rFonts w:hint="eastAsia"/>
          </w:rPr>
          <w:t>ccelerometer</w:t>
        </w:r>
      </w:ins>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ins w:id="1538" w:author="jie sun" w:date="2018-04-08T15:39:00Z">
        <w:r w:rsidR="00DA0F8B">
          <w:t xml:space="preserve">. </w:t>
        </w:r>
      </w:ins>
      <w:customXmlInsRangeStart w:id="1539" w:author="jie sun" w:date="2018-04-08T15:39:00Z"/>
      <w:sdt>
        <w:sdtPr>
          <w:rPr>
            <w:iCs w:val="0"/>
          </w:rPr>
          <w:id w:val="-344016397"/>
          <w:citation/>
        </w:sdtPr>
        <w:sdtContent>
          <w:customXmlInsRangeEnd w:id="1539"/>
          <w:ins w:id="1540" w:author="jie sun" w:date="2018-04-08T15:39:00Z">
            <w:r w:rsidR="00DA0F8B">
              <w:rPr>
                <w:iCs w:val="0"/>
              </w:rPr>
              <w:fldChar w:fldCharType="begin"/>
            </w:r>
            <w:r w:rsidR="00DA0F8B">
              <w:instrText xml:space="preserve"> </w:instrText>
            </w:r>
            <w:r w:rsidR="00DA0F8B">
              <w:rPr>
                <w:rFonts w:hint="eastAsia"/>
              </w:rPr>
              <w:instrText>CITATION And \l 2052</w:instrText>
            </w:r>
            <w:r w:rsidR="00DA0F8B">
              <w:instrText xml:space="preserve"> </w:instrText>
            </w:r>
          </w:ins>
          <w:r w:rsidR="00DA0F8B">
            <w:rPr>
              <w:iCs w:val="0"/>
            </w:rPr>
            <w:fldChar w:fldCharType="separate"/>
          </w:r>
          <w:r w:rsidR="006116D1">
            <w:rPr>
              <w:noProof/>
            </w:rPr>
            <w:t>(Nisticò, 2013)</w:t>
          </w:r>
          <w:ins w:id="1541" w:author="jie sun" w:date="2018-04-08T15:39:00Z">
            <w:r w:rsidR="00DA0F8B">
              <w:rPr>
                <w:iCs w:val="0"/>
              </w:rPr>
              <w:fldChar w:fldCharType="end"/>
            </w:r>
          </w:ins>
          <w:customXmlInsRangeStart w:id="1542" w:author="jie sun" w:date="2018-04-08T15:39:00Z"/>
        </w:sdtContent>
      </w:sdt>
      <w:customXmlInsRangeEnd w:id="1542"/>
      <w:bookmarkEnd w:id="1476"/>
    </w:p>
    <w:p w:rsidR="0087014B" w:rsidRDefault="00D5184D">
      <w:pPr>
        <w:pStyle w:val="Caption"/>
        <w:jc w:val="center"/>
        <w:pPrChange w:id="1543" w:author="jie sun" w:date="2018-04-16T21:32:00Z">
          <w:pPr>
            <w:pStyle w:val="Subtitle"/>
          </w:pPr>
        </w:pPrChange>
      </w:pPr>
      <w:bookmarkStart w:id="1544" w:name="_Toc505290348"/>
      <w:del w:id="1545" w:author="像个男人一样" w:date="2018-03-22T12:02:00Z">
        <w:r>
          <w:delText xml:space="preserve">Figure 2. </w:delText>
        </w:r>
        <w:r>
          <w:fldChar w:fldCharType="begin"/>
        </w:r>
        <w:r>
          <w:delInstrText xml:space="preserve"> SEQ Figure_2. \* ARABIC </w:delInstrText>
        </w:r>
        <w:r>
          <w:fldChar w:fldCharType="separate"/>
        </w:r>
      </w:del>
      <w:ins w:id="1546" w:author="像个男人一样" w:date="2018-03-22T11:51:00Z">
        <w:del w:id="1547" w:author="像个男人一样" w:date="2018-03-22T12:02:00Z">
          <w:r>
            <w:rPr>
              <w:b/>
            </w:rPr>
            <w:delText>错误！未指定顺序。</w:delText>
          </w:r>
        </w:del>
      </w:ins>
      <w:ins w:id="1548" w:author="像个男人一样" w:date="2018-03-21T23:39:00Z">
        <w:del w:id="1549" w:author="像个男人一样" w:date="2018-03-22T12:02:00Z">
          <w:r>
            <w:rPr>
              <w:b/>
            </w:rPr>
            <w:delText>错误！未指定顺序。</w:delText>
          </w:r>
        </w:del>
      </w:ins>
      <w:ins w:id="1550" w:author="像个男人一样" w:date="2018-03-21T23:10:00Z">
        <w:del w:id="1551" w:author="像个男人一样" w:date="2018-03-22T12:02:00Z">
          <w:r>
            <w:rPr>
              <w:b/>
            </w:rPr>
            <w:delText>错误！未指定顺序。</w:delText>
          </w:r>
        </w:del>
      </w:ins>
      <w:ins w:id="1552" w:author="像个男人一样" w:date="2018-03-21T23:08:00Z">
        <w:del w:id="1553" w:author="像个男人一样" w:date="2018-03-22T12:02:00Z">
          <w:r>
            <w:rPr>
              <w:b/>
            </w:rPr>
            <w:delText>错误！未指定顺序。</w:delText>
          </w:r>
        </w:del>
      </w:ins>
      <w:ins w:id="1554" w:author="像个男人一样" w:date="2018-03-21T02:33:00Z">
        <w:del w:id="1555" w:author="像个男人一样" w:date="2018-03-22T12:02:00Z">
          <w:r>
            <w:rPr>
              <w:b/>
            </w:rPr>
            <w:delText>错误！未指定顺序。错误！未指定顺序。</w:delText>
          </w:r>
        </w:del>
      </w:ins>
      <w:ins w:id="1556" w:author="像个男人一样" w:date="2018-03-21T02:31:00Z">
        <w:del w:id="1557" w:author="像个男人一样" w:date="2018-03-22T12:02:00Z">
          <w:r>
            <w:rPr>
              <w:b/>
            </w:rPr>
            <w:delText>错误！未指定顺序。</w:delText>
          </w:r>
        </w:del>
      </w:ins>
      <w:ins w:id="1558" w:author="像个男人一样" w:date="2018-03-21T02:30:00Z">
        <w:del w:id="1559" w:author="像个男人一样" w:date="2018-03-22T12:02:00Z">
          <w:r>
            <w:rPr>
              <w:b/>
            </w:rPr>
            <w:delText>错误！未指定顺序。</w:delText>
          </w:r>
        </w:del>
      </w:ins>
      <w:ins w:id="1560" w:author="像个男人一样" w:date="2018-03-21T02:29:00Z">
        <w:del w:id="1561" w:author="像个男人一样" w:date="2018-03-22T12:02:00Z">
          <w:r>
            <w:rPr>
              <w:b/>
            </w:rPr>
            <w:delText>错误！未指定顺序。错误！未指定顺序。</w:delText>
          </w:r>
        </w:del>
      </w:ins>
      <w:ins w:id="1562" w:author="像个男人一样" w:date="2018-03-21T02:26:00Z">
        <w:del w:id="1563" w:author="像个男人一样" w:date="2018-03-22T12:02:00Z">
          <w:r>
            <w:rPr>
              <w:b/>
            </w:rPr>
            <w:delText>错误！未指定顺序。</w:delText>
          </w:r>
        </w:del>
      </w:ins>
      <w:ins w:id="1564" w:author="像个男人一样" w:date="2018-03-21T02:25:00Z">
        <w:del w:id="1565" w:author="像个男人一样" w:date="2018-03-22T12:02:00Z">
          <w:r>
            <w:rPr>
              <w:b/>
            </w:rPr>
            <w:delText>错误！未指定顺序。</w:delText>
          </w:r>
        </w:del>
      </w:ins>
      <w:ins w:id="1566" w:author="像个男人一样" w:date="2018-03-21T02:24:00Z">
        <w:del w:id="1567" w:author="像个男人一样" w:date="2018-03-22T12:02:00Z">
          <w:r>
            <w:rPr>
              <w:b/>
            </w:rPr>
            <w:delText>错误！未指定顺序。</w:delText>
          </w:r>
        </w:del>
      </w:ins>
      <w:ins w:id="1568" w:author="像个男人一样" w:date="2018-03-21T02:23:00Z">
        <w:del w:id="1569" w:author="像个男人一样" w:date="2018-03-22T12:02:00Z">
          <w:r>
            <w:rPr>
              <w:b/>
            </w:rPr>
            <w:delText>错误！未指定顺序。</w:delText>
          </w:r>
        </w:del>
      </w:ins>
      <w:ins w:id="1570" w:author="像个男人一样" w:date="2018-03-21T02:22:00Z">
        <w:del w:id="1571" w:author="像个男人一样" w:date="2018-03-22T12:02:00Z">
          <w:r>
            <w:rPr>
              <w:b/>
            </w:rPr>
            <w:delText>错误！未指定顺序。</w:delText>
          </w:r>
        </w:del>
      </w:ins>
      <w:ins w:id="1572" w:author="像个男人一样" w:date="2018-03-21T02:17:00Z">
        <w:del w:id="1573" w:author="像个男人一样" w:date="2018-03-22T12:02:00Z">
          <w:r>
            <w:rPr>
              <w:b/>
            </w:rPr>
            <w:delText>错误！未指定顺序。错误！未指定顺序。错误！未指定顺序。</w:delText>
          </w:r>
        </w:del>
      </w:ins>
      <w:ins w:id="1574" w:author="像个男人一样" w:date="2018-03-21T02:15:00Z">
        <w:del w:id="1575" w:author="像个男人一样" w:date="2018-03-22T12:02:00Z">
          <w:r>
            <w:rPr>
              <w:b/>
            </w:rPr>
            <w:delText>错误！未指定顺序。</w:delText>
          </w:r>
        </w:del>
      </w:ins>
      <w:ins w:id="1576" w:author="像个男人一样" w:date="2018-03-21T02:14:00Z">
        <w:del w:id="1577" w:author="像个男人一样" w:date="2018-03-22T12:02:00Z">
          <w:r>
            <w:rPr>
              <w:b/>
            </w:rPr>
            <w:delText>错误！未指定顺序。</w:delText>
          </w:r>
        </w:del>
      </w:ins>
      <w:ins w:id="1578" w:author="像个男人一样" w:date="2018-03-21T02:13:00Z">
        <w:del w:id="1579" w:author="像个男人一样" w:date="2018-03-22T12:02:00Z">
          <w:r>
            <w:rPr>
              <w:b/>
            </w:rPr>
            <w:delText>错误！未指定顺序。</w:delText>
          </w:r>
        </w:del>
      </w:ins>
      <w:ins w:id="1580" w:author="像个男人一样" w:date="2018-03-21T02:12:00Z">
        <w:del w:id="1581" w:author="像个男人一样" w:date="2018-03-22T12:02:00Z">
          <w:r>
            <w:rPr>
              <w:b/>
            </w:rPr>
            <w:delText>错误！未指定顺序。</w:delText>
          </w:r>
        </w:del>
      </w:ins>
      <w:ins w:id="1582" w:author="像个男人一样" w:date="2018-03-21T02:02:00Z">
        <w:del w:id="1583" w:author="像个男人一样" w:date="2018-03-22T12:02:00Z">
          <w:r>
            <w:rPr>
              <w:b/>
            </w:rPr>
            <w:delText>错误！未指定顺序。错误！未指定顺序。</w:delText>
          </w:r>
        </w:del>
      </w:ins>
      <w:ins w:id="1584" w:author="像个男人一样" w:date="2018-03-21T02:01:00Z">
        <w:del w:id="1585" w:author="像个男人一样" w:date="2018-03-22T12:02:00Z">
          <w:r>
            <w:rPr>
              <w:b/>
            </w:rPr>
            <w:delText>错误！未指定顺序。</w:delText>
          </w:r>
        </w:del>
      </w:ins>
      <w:ins w:id="1586" w:author="像个男人一样" w:date="2018-03-21T02:00:00Z">
        <w:del w:id="1587" w:author="像个男人一样" w:date="2018-03-22T12:02:00Z">
          <w:r>
            <w:rPr>
              <w:b/>
            </w:rPr>
            <w:delText>错误！未指定顺序。</w:delText>
          </w:r>
        </w:del>
      </w:ins>
      <w:ins w:id="1588" w:author="像个男人一样" w:date="2018-03-21T01:59:00Z">
        <w:del w:id="1589" w:author="像个男人一样" w:date="2018-03-22T12:02:00Z">
          <w:r>
            <w:rPr>
              <w:b/>
            </w:rPr>
            <w:delText>错误！未指定顺序。</w:delText>
          </w:r>
        </w:del>
      </w:ins>
      <w:ins w:id="1590" w:author="像个男人一样" w:date="2018-03-21T01:58:00Z">
        <w:del w:id="1591" w:author="像个男人一样" w:date="2018-03-22T12:02:00Z">
          <w:r>
            <w:rPr>
              <w:b/>
            </w:rPr>
            <w:delText>错误！未指定顺序。错误！未指定顺序。</w:delText>
          </w:r>
        </w:del>
      </w:ins>
      <w:ins w:id="1592" w:author="像个男人一样" w:date="2018-03-21T01:57:00Z">
        <w:del w:id="1593" w:author="像个男人一样" w:date="2018-03-22T12:02:00Z">
          <w:r>
            <w:rPr>
              <w:b/>
            </w:rPr>
            <w:delText>错误！未指定顺序。</w:delText>
          </w:r>
        </w:del>
      </w:ins>
      <w:ins w:id="1594" w:author="像个男人一样" w:date="2018-03-21T01:48:00Z">
        <w:del w:id="1595" w:author="像个男人一样" w:date="2018-03-22T12:02:00Z">
          <w:r>
            <w:rPr>
              <w:b/>
            </w:rPr>
            <w:delText>错误！未指定顺序。错误！未指定顺序。</w:delText>
          </w:r>
        </w:del>
      </w:ins>
      <w:ins w:id="1596" w:author="像个男人一样" w:date="2018-03-21T01:47:00Z">
        <w:del w:id="1597" w:author="像个男人一样" w:date="2018-03-22T12:02:00Z">
          <w:r>
            <w:rPr>
              <w:b/>
            </w:rPr>
            <w:delText>错误！未指定顺序。</w:delText>
          </w:r>
        </w:del>
      </w:ins>
      <w:ins w:id="1598" w:author="像个男人一样" w:date="2018-03-21T01:46:00Z">
        <w:del w:id="1599" w:author="像个男人一样" w:date="2018-03-22T12:02:00Z">
          <w:r>
            <w:rPr>
              <w:b/>
            </w:rPr>
            <w:delText>错误！未指定顺序。</w:delText>
          </w:r>
        </w:del>
      </w:ins>
      <w:ins w:id="1600" w:author="像个男人一样" w:date="2018-03-21T01:45:00Z">
        <w:del w:id="1601" w:author="像个男人一样" w:date="2018-03-22T12:02:00Z">
          <w:r>
            <w:rPr>
              <w:b/>
            </w:rPr>
            <w:delText>错误！未指定顺序。错误！未指定顺序。</w:delText>
          </w:r>
        </w:del>
      </w:ins>
      <w:ins w:id="1602" w:author="像个男人一样" w:date="2018-03-21T01:43:00Z">
        <w:del w:id="1603" w:author="像个男人一样" w:date="2018-03-22T12:02:00Z">
          <w:r>
            <w:rPr>
              <w:b/>
            </w:rPr>
            <w:delText>错误！未指定顺序。</w:delText>
          </w:r>
        </w:del>
      </w:ins>
      <w:ins w:id="1604" w:author="像个男人一样" w:date="2018-03-21T01:42:00Z">
        <w:del w:id="1605" w:author="像个男人一样" w:date="2018-03-22T12:02:00Z">
          <w:r>
            <w:rPr>
              <w:b/>
            </w:rPr>
            <w:delText>错误！未指定顺序。</w:delText>
          </w:r>
        </w:del>
      </w:ins>
      <w:ins w:id="1606" w:author="像个男人一样" w:date="2018-03-21T01:40:00Z">
        <w:del w:id="1607" w:author="像个男人一样" w:date="2018-03-22T12:02:00Z">
          <w:r>
            <w:rPr>
              <w:b/>
            </w:rPr>
            <w:delText>错误！未指定顺序。错误！未指定顺序。</w:delText>
          </w:r>
        </w:del>
      </w:ins>
      <w:ins w:id="1608" w:author="像个男人一样" w:date="2018-03-21T01:39:00Z">
        <w:del w:id="1609" w:author="像个男人一样" w:date="2018-03-22T12:02:00Z">
          <w:r>
            <w:rPr>
              <w:b/>
            </w:rPr>
            <w:delText>错误！未指定顺序。</w:delText>
          </w:r>
        </w:del>
      </w:ins>
      <w:ins w:id="1610" w:author="像个男人一样" w:date="2018-03-21T01:38:00Z">
        <w:del w:id="1611" w:author="像个男人一样" w:date="2018-03-22T12:02:00Z">
          <w:r>
            <w:rPr>
              <w:b/>
            </w:rPr>
            <w:delText>错误！未指定顺序。</w:delText>
          </w:r>
        </w:del>
      </w:ins>
      <w:ins w:id="1612" w:author="像个男人一样" w:date="2018-03-21T01:37:00Z">
        <w:del w:id="1613" w:author="像个男人一样" w:date="2018-03-22T12:02:00Z">
          <w:r>
            <w:rPr>
              <w:b/>
            </w:rPr>
            <w:delText>错误！未指定顺序。</w:delText>
          </w:r>
        </w:del>
      </w:ins>
      <w:ins w:id="1614" w:author="像个男人一样" w:date="2018-03-21T01:36:00Z">
        <w:del w:id="1615" w:author="像个男人一样" w:date="2018-03-22T12:02:00Z">
          <w:r>
            <w:rPr>
              <w:b/>
            </w:rPr>
            <w:delText>错误！未指定顺序。</w:delText>
          </w:r>
        </w:del>
      </w:ins>
      <w:ins w:id="1616" w:author="像个男人一样" w:date="2018-03-21T01:35:00Z">
        <w:del w:id="1617" w:author="像个男人一样" w:date="2018-03-22T12:02:00Z">
          <w:r>
            <w:rPr>
              <w:b/>
            </w:rPr>
            <w:delText>错误！未指定顺序。</w:delText>
          </w:r>
        </w:del>
      </w:ins>
      <w:ins w:id="1618" w:author="像个男人一样" w:date="2018-03-21T01:34:00Z">
        <w:del w:id="1619" w:author="像个男人一样" w:date="2018-03-22T12:02:00Z">
          <w:r>
            <w:rPr>
              <w:b/>
            </w:rPr>
            <w:delText>错误！未指定顺序。</w:delText>
          </w:r>
        </w:del>
      </w:ins>
      <w:ins w:id="1620" w:author="像个男人一样" w:date="2018-03-21T01:27:00Z">
        <w:del w:id="1621" w:author="像个男人一样" w:date="2018-03-22T12:02:00Z">
          <w:r>
            <w:rPr>
              <w:b/>
            </w:rPr>
            <w:delText>错误！未指定顺序。</w:delText>
          </w:r>
        </w:del>
      </w:ins>
      <w:del w:id="1622" w:author="像个男人一样" w:date="2018-03-22T12:02:00Z">
        <w:r>
          <w:delText>2</w:delText>
        </w:r>
        <w:r>
          <w:fldChar w:fldCharType="end"/>
        </w:r>
      </w:del>
      <w:del w:id="1623" w:author="像个男人一样" w:date="2018-03-21T01:27:00Z">
        <w:r>
          <w:delText xml:space="preserve"> Accelerometer Theory &amp; Design</w:delText>
        </w:r>
      </w:del>
      <w:bookmarkEnd w:id="1544"/>
    </w:p>
    <w:p w:rsidR="0087014B" w:rsidRDefault="00D5184D">
      <w:pPr>
        <w:pStyle w:val="Default"/>
        <w:jc w:val="center"/>
        <w:rPr>
          <w:ins w:id="1624" w:author="像个男人一样" w:date="2018-03-21T01:27:00Z"/>
        </w:rPr>
        <w:pPrChange w:id="1625" w:author="jie sun" w:date="2018-04-16T21:33:00Z">
          <w:pPr>
            <w:pStyle w:val="Default"/>
          </w:pPr>
        </w:pPrChange>
      </w:pPr>
      <w:del w:id="1626" w:author="像个男人一样" w:date="2018-03-21T01:27:00Z">
        <w:r>
          <w:rPr>
            <w:noProof/>
          </w:rPr>
          <w:drawing>
            <wp:inline distT="0" distB="0" distL="0" distR="0">
              <wp:extent cx="5148580" cy="2819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d="1627" w:author="像个男人一样" w:date="2018-03-21T01:27:00Z">
        <w:del w:id="1628" w:author="jie sun" w:date="2018-04-08T15:42:00Z">
          <w:r w:rsidDel="00AC0F62">
            <w:rPr>
              <w:noProof/>
            </w:rPr>
            <w:drawing>
              <wp:inline distT="0" distB="0" distL="0" distR="0">
                <wp:extent cx="5148580" cy="2819400"/>
                <wp:effectExtent l="0" t="0" r="1397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11"/>
                        <a:stretch>
                          <a:fillRect/>
                        </a:stretch>
                      </pic:blipFill>
                      <pic:spPr>
                        <a:xfrm>
                          <a:off x="0" y="0"/>
                          <a:ext cx="5164793" cy="2828079"/>
                        </a:xfrm>
                        <a:prstGeom prst="rect">
                          <a:avLst/>
                        </a:prstGeom>
                      </pic:spPr>
                    </pic:pic>
                  </a:graphicData>
                </a:graphic>
              </wp:inline>
            </w:drawing>
          </w:r>
        </w:del>
      </w:ins>
      <w:ins w:id="1629" w:author="jie sun" w:date="2018-04-08T15:42:00Z">
        <w:r w:rsidR="00AC0F62" w:rsidRPr="00AC0F62">
          <w:rPr>
            <w:noProof/>
          </w:rPr>
          <w:drawing>
            <wp:inline distT="0" distB="0" distL="0" distR="0">
              <wp:extent cx="4140200" cy="338155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44839" cy="3385344"/>
                      </a:xfrm>
                      <a:prstGeom prst="rect">
                        <a:avLst/>
                      </a:prstGeom>
                      <a:noFill/>
                      <a:ln>
                        <a:noFill/>
                      </a:ln>
                    </pic:spPr>
                  </pic:pic>
                </a:graphicData>
              </a:graphic>
            </wp:inline>
          </w:drawing>
        </w:r>
      </w:ins>
    </w:p>
    <w:p w:rsidR="0087014B" w:rsidRPr="0087014B" w:rsidRDefault="00D5184D">
      <w:pPr>
        <w:pStyle w:val="Default"/>
        <w:jc w:val="center"/>
        <w:rPr>
          <w:rFonts w:ascii="Microsoft JhengHei" w:hAnsi="Microsoft JhengHei" w:cstheme="minorBidi"/>
          <w:iCs/>
          <w:color w:val="44546A" w:themeColor="text2"/>
          <w:sz w:val="21"/>
          <w:szCs w:val="18"/>
          <w:rPrChange w:id="1630" w:author="像个男人一样" w:date="2018-03-21T22:59:00Z">
            <w:rPr/>
          </w:rPrChange>
        </w:rPr>
        <w:pPrChange w:id="1631" w:author="jie sun" w:date="2018-04-16T21:33:00Z">
          <w:pPr>
            <w:pStyle w:val="Default"/>
          </w:pPr>
        </w:pPrChange>
      </w:pPr>
      <w:bookmarkStart w:id="1632" w:name="_Toc511906321"/>
      <w:ins w:id="1633" w:author="像个男人一样" w:date="2018-03-21T01:27:00Z">
        <w:r>
          <w:rPr>
            <w:rFonts w:ascii="Microsoft JhengHei" w:hAnsi="Microsoft JhengHei" w:cstheme="minorBidi"/>
            <w:iCs/>
            <w:color w:val="44546A" w:themeColor="text2"/>
            <w:sz w:val="21"/>
            <w:szCs w:val="18"/>
            <w:rPrChange w:id="1634" w:author="像个男人一样" w:date="2018-03-21T22:59:00Z">
              <w:rPr/>
            </w:rPrChange>
          </w:rPr>
          <w:t xml:space="preserve">Figure </w:t>
        </w:r>
      </w:ins>
      <w:ins w:id="1635" w:author="JIE  SUN" w:date="2018-06-21T13:36:00Z">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STYLEREF 1 \s </w:instrText>
        </w:r>
      </w:ins>
      <w:r w:rsidR="00A64E7B">
        <w:rPr>
          <w:rFonts w:ascii="Microsoft JhengHei" w:hAnsi="Microsoft JhengHei" w:cstheme="minorBidi"/>
          <w:iCs/>
          <w:color w:val="44546A" w:themeColor="text2"/>
          <w:sz w:val="21"/>
          <w:szCs w:val="18"/>
        </w:rPr>
        <w:fldChar w:fldCharType="separate"/>
      </w:r>
      <w:r w:rsidR="00A64E7B">
        <w:rPr>
          <w:rFonts w:ascii="Microsoft JhengHei" w:hAnsi="Microsoft JhengHei" w:cstheme="minorBidi"/>
          <w:iCs/>
          <w:noProof/>
          <w:color w:val="44546A" w:themeColor="text2"/>
          <w:sz w:val="21"/>
          <w:szCs w:val="18"/>
        </w:rPr>
        <w:t>2</w:t>
      </w:r>
      <w:ins w:id="1636" w:author="JIE  SUN" w:date="2018-06-21T13:36:00Z">
        <w:r w:rsidR="00A64E7B">
          <w:rPr>
            <w:rFonts w:ascii="Microsoft JhengHei" w:hAnsi="Microsoft JhengHei" w:cstheme="minorBidi"/>
            <w:iCs/>
            <w:color w:val="44546A" w:themeColor="text2"/>
            <w:sz w:val="21"/>
            <w:szCs w:val="18"/>
          </w:rPr>
          <w:fldChar w:fldCharType="end"/>
        </w:r>
        <w:r w:rsidR="00A64E7B">
          <w:rPr>
            <w:rFonts w:ascii="Microsoft JhengHei" w:hAnsi="Microsoft JhengHei" w:cstheme="minorBidi"/>
            <w:iCs/>
            <w:color w:val="44546A" w:themeColor="text2"/>
            <w:sz w:val="21"/>
            <w:szCs w:val="18"/>
          </w:rPr>
          <w:noBreakHyphen/>
        </w:r>
        <w:r w:rsidR="00A64E7B">
          <w:rPr>
            <w:rFonts w:ascii="Microsoft JhengHei" w:hAnsi="Microsoft JhengHei" w:cstheme="minorBidi"/>
            <w:iCs/>
            <w:color w:val="44546A" w:themeColor="text2"/>
            <w:sz w:val="21"/>
            <w:szCs w:val="18"/>
          </w:rPr>
          <w:fldChar w:fldCharType="begin"/>
        </w:r>
        <w:r w:rsidR="00A64E7B">
          <w:rPr>
            <w:rFonts w:ascii="Microsoft JhengHei" w:hAnsi="Microsoft JhengHei" w:cstheme="minorBidi"/>
            <w:iCs/>
            <w:color w:val="44546A" w:themeColor="text2"/>
            <w:sz w:val="21"/>
            <w:szCs w:val="18"/>
          </w:rPr>
          <w:instrText xml:space="preserve"> SEQ Figure \* ARABIC \s 1 </w:instrText>
        </w:r>
      </w:ins>
      <w:r w:rsidR="00A64E7B">
        <w:rPr>
          <w:rFonts w:ascii="Microsoft JhengHei" w:hAnsi="Microsoft JhengHei" w:cstheme="minorBidi"/>
          <w:iCs/>
          <w:color w:val="44546A" w:themeColor="text2"/>
          <w:sz w:val="21"/>
          <w:szCs w:val="18"/>
        </w:rPr>
        <w:fldChar w:fldCharType="separate"/>
      </w:r>
      <w:ins w:id="1637" w:author="JIE  SUN" w:date="2018-06-21T13:36:00Z">
        <w:r w:rsidR="00A64E7B">
          <w:rPr>
            <w:rFonts w:ascii="Microsoft JhengHei" w:hAnsi="Microsoft JhengHei" w:cstheme="minorBidi"/>
            <w:iCs/>
            <w:noProof/>
            <w:color w:val="44546A" w:themeColor="text2"/>
            <w:sz w:val="21"/>
            <w:szCs w:val="18"/>
          </w:rPr>
          <w:t>2</w:t>
        </w:r>
        <w:r w:rsidR="00A64E7B">
          <w:rPr>
            <w:rFonts w:ascii="Microsoft JhengHei" w:hAnsi="Microsoft JhengHei" w:cstheme="minorBidi"/>
            <w:iCs/>
            <w:color w:val="44546A" w:themeColor="text2"/>
            <w:sz w:val="21"/>
            <w:szCs w:val="18"/>
          </w:rPr>
          <w:fldChar w:fldCharType="end"/>
        </w:r>
      </w:ins>
      <w:ins w:id="1638" w:author="jie sun" w:date="2018-04-19T13:00:00Z">
        <w:del w:id="1639" w:author="JIE  SUN" w:date="2018-06-21T13:34:00Z">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STYLEREF 1 \s </w:delInstrText>
          </w:r>
        </w:del>
      </w:ins>
      <w:del w:id="1640" w:author="JIE  SUN" w:date="2018-06-21T13:34:00Z">
        <w:r w:rsidR="00083FE7" w:rsidDel="00A64E7B">
          <w:rPr>
            <w:rFonts w:ascii="Microsoft JhengHei" w:hAnsi="Microsoft JhengHei" w:cstheme="minorBidi"/>
            <w:iCs/>
            <w:color w:val="44546A" w:themeColor="text2"/>
            <w:sz w:val="21"/>
            <w:szCs w:val="18"/>
          </w:rPr>
          <w:fldChar w:fldCharType="separate"/>
        </w:r>
        <w:r w:rsidR="00083FE7" w:rsidDel="00A64E7B">
          <w:rPr>
            <w:rFonts w:ascii="Microsoft JhengHei" w:hAnsi="Microsoft JhengHei" w:cstheme="minorBidi"/>
            <w:iCs/>
            <w:noProof/>
            <w:color w:val="44546A" w:themeColor="text2"/>
            <w:sz w:val="21"/>
            <w:szCs w:val="18"/>
          </w:rPr>
          <w:delText>2</w:delText>
        </w:r>
      </w:del>
      <w:ins w:id="1641" w:author="jie sun" w:date="2018-04-19T13:00:00Z">
        <w:del w:id="1642" w:author="JIE  SUN" w:date="2018-06-21T13:34:00Z">
          <w:r w:rsidR="00083FE7" w:rsidDel="00A64E7B">
            <w:rPr>
              <w:rFonts w:ascii="Microsoft JhengHei" w:hAnsi="Microsoft JhengHei" w:cstheme="minorBidi"/>
              <w:iCs/>
              <w:color w:val="44546A" w:themeColor="text2"/>
              <w:sz w:val="21"/>
              <w:szCs w:val="18"/>
            </w:rPr>
            <w:fldChar w:fldCharType="end"/>
          </w:r>
          <w:r w:rsidR="00083FE7" w:rsidDel="00A64E7B">
            <w:rPr>
              <w:rFonts w:ascii="Microsoft JhengHei" w:hAnsi="Microsoft JhengHei" w:cstheme="minorBidi"/>
              <w:iCs/>
              <w:color w:val="44546A" w:themeColor="text2"/>
              <w:sz w:val="21"/>
              <w:szCs w:val="18"/>
            </w:rPr>
            <w:delText>.</w:delText>
          </w:r>
          <w:r w:rsidR="00083FE7" w:rsidDel="00A64E7B">
            <w:rPr>
              <w:rFonts w:ascii="Microsoft JhengHei" w:hAnsi="Microsoft JhengHei" w:cstheme="minorBidi"/>
              <w:iCs/>
              <w:color w:val="44546A" w:themeColor="text2"/>
              <w:sz w:val="21"/>
              <w:szCs w:val="18"/>
            </w:rPr>
            <w:fldChar w:fldCharType="begin"/>
          </w:r>
          <w:r w:rsidR="00083FE7" w:rsidDel="00A64E7B">
            <w:rPr>
              <w:rFonts w:ascii="Microsoft JhengHei" w:hAnsi="Microsoft JhengHei" w:cstheme="minorBidi"/>
              <w:iCs/>
              <w:color w:val="44546A" w:themeColor="text2"/>
              <w:sz w:val="21"/>
              <w:szCs w:val="18"/>
            </w:rPr>
            <w:delInstrText xml:space="preserve"> SEQ Figure \* ARABIC \s 1 </w:delInstrText>
          </w:r>
        </w:del>
      </w:ins>
      <w:del w:id="1643" w:author="JIE  SUN" w:date="2018-06-21T13:34:00Z">
        <w:r w:rsidR="00083FE7" w:rsidDel="00A64E7B">
          <w:rPr>
            <w:rFonts w:ascii="Microsoft JhengHei" w:hAnsi="Microsoft JhengHei" w:cstheme="minorBidi"/>
            <w:iCs/>
            <w:color w:val="44546A" w:themeColor="text2"/>
            <w:sz w:val="21"/>
            <w:szCs w:val="18"/>
          </w:rPr>
          <w:fldChar w:fldCharType="separate"/>
        </w:r>
      </w:del>
      <w:ins w:id="1644" w:author="jie sun" w:date="2018-04-19T13:00:00Z">
        <w:del w:id="1645" w:author="JIE  SUN" w:date="2018-06-21T13:34:00Z">
          <w:r w:rsidR="00083FE7" w:rsidDel="00A64E7B">
            <w:rPr>
              <w:rFonts w:ascii="Microsoft JhengHei" w:hAnsi="Microsoft JhengHei" w:cstheme="minorBidi"/>
              <w:iCs/>
              <w:noProof/>
              <w:color w:val="44546A" w:themeColor="text2"/>
              <w:sz w:val="21"/>
              <w:szCs w:val="18"/>
            </w:rPr>
            <w:delText>2</w:delText>
          </w:r>
          <w:r w:rsidR="00083FE7" w:rsidDel="00A64E7B">
            <w:rPr>
              <w:rFonts w:ascii="Microsoft JhengHei" w:hAnsi="Microsoft JhengHei" w:cstheme="minorBidi"/>
              <w:iCs/>
              <w:color w:val="44546A" w:themeColor="text2"/>
              <w:sz w:val="21"/>
              <w:szCs w:val="18"/>
            </w:rPr>
            <w:fldChar w:fldCharType="end"/>
          </w:r>
        </w:del>
      </w:ins>
      <w:ins w:id="1646" w:author="像个男人一样" w:date="2018-03-21T01:27:00Z">
        <w:del w:id="1647" w:author="jie sun" w:date="2018-04-10T21:45:00Z">
          <w:r w:rsidDel="00454521">
            <w:rPr>
              <w:rFonts w:ascii="Microsoft JhengHei" w:hAnsi="Microsoft JhengHei" w:cstheme="minorBidi"/>
              <w:iCs/>
              <w:color w:val="44546A" w:themeColor="text2"/>
              <w:sz w:val="21"/>
              <w:szCs w:val="18"/>
              <w:rPrChange w:id="1648"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49" w:author="像个男人一样" w:date="2018-03-21T22:59:00Z">
                <w:rPr/>
              </w:rPrChange>
            </w:rPr>
            <w:delInstrText xml:space="preserve"> STYLEREF 1 \s </w:delInstrText>
          </w:r>
          <w:r w:rsidDel="00454521">
            <w:rPr>
              <w:rFonts w:ascii="Microsoft JhengHei" w:hAnsi="Microsoft JhengHei" w:cstheme="minorBidi"/>
              <w:iCs/>
              <w:color w:val="44546A" w:themeColor="text2"/>
              <w:sz w:val="21"/>
              <w:szCs w:val="18"/>
              <w:rPrChange w:id="1650" w:author="像个男人一样" w:date="2018-03-21T22:59:00Z">
                <w:rPr/>
              </w:rPrChange>
            </w:rPr>
            <w:fldChar w:fldCharType="separate"/>
          </w:r>
          <w:r w:rsidDel="00454521">
            <w:rPr>
              <w:rFonts w:ascii="Microsoft JhengHei" w:hAnsi="Microsoft JhengHei" w:cstheme="minorBidi"/>
              <w:iCs/>
              <w:color w:val="44546A" w:themeColor="text2"/>
              <w:sz w:val="21"/>
              <w:szCs w:val="18"/>
              <w:rPrChange w:id="1651" w:author="像个男人一样" w:date="2018-03-21T22:59:00Z">
                <w:rPr/>
              </w:rPrChange>
            </w:rPr>
            <w:delText>2</w:delText>
          </w:r>
          <w:r w:rsidDel="00454521">
            <w:rPr>
              <w:rFonts w:ascii="Microsoft JhengHei" w:hAnsi="Microsoft JhengHei" w:cstheme="minorBidi"/>
              <w:iCs/>
              <w:color w:val="44546A" w:themeColor="text2"/>
              <w:sz w:val="21"/>
              <w:szCs w:val="18"/>
              <w:rPrChange w:id="1652" w:author="像个男人一样" w:date="2018-03-21T22:59:00Z">
                <w:rPr/>
              </w:rPrChange>
            </w:rPr>
            <w:fldChar w:fldCharType="end"/>
          </w:r>
          <w:r w:rsidDel="00454521">
            <w:rPr>
              <w:rFonts w:ascii="Microsoft JhengHei" w:hAnsi="Microsoft JhengHei" w:cstheme="minorBidi"/>
              <w:iCs/>
              <w:color w:val="44546A" w:themeColor="text2"/>
              <w:sz w:val="21"/>
              <w:szCs w:val="18"/>
              <w:rPrChange w:id="1653" w:author="像个男人一样" w:date="2018-03-21T22:59:00Z">
                <w:rPr/>
              </w:rPrChange>
            </w:rPr>
            <w:delText>.</w:delText>
          </w:r>
          <w:r w:rsidDel="00454521">
            <w:rPr>
              <w:rFonts w:ascii="Microsoft JhengHei" w:hAnsi="Microsoft JhengHei" w:cstheme="minorBidi"/>
              <w:iCs/>
              <w:color w:val="44546A" w:themeColor="text2"/>
              <w:sz w:val="21"/>
              <w:szCs w:val="18"/>
              <w:rPrChange w:id="1654" w:author="像个男人一样" w:date="2018-03-21T22:59:00Z">
                <w:rPr/>
              </w:rPrChange>
            </w:rPr>
            <w:fldChar w:fldCharType="begin"/>
          </w:r>
          <w:r w:rsidDel="00454521">
            <w:rPr>
              <w:rFonts w:ascii="Microsoft JhengHei" w:hAnsi="Microsoft JhengHei" w:cstheme="minorBidi"/>
              <w:iCs/>
              <w:color w:val="44546A" w:themeColor="text2"/>
              <w:sz w:val="21"/>
              <w:szCs w:val="18"/>
              <w:rPrChange w:id="1655" w:author="像个男人一样" w:date="2018-03-21T22:59:00Z">
                <w:rPr/>
              </w:rPrChange>
            </w:rPr>
            <w:delInstrText xml:space="preserve"> SEQ Figure \* ARABIC \s 1 </w:delInstrText>
          </w:r>
          <w:r w:rsidDel="00454521">
            <w:rPr>
              <w:rFonts w:ascii="Microsoft JhengHei" w:hAnsi="Microsoft JhengHei" w:cstheme="minorBidi"/>
              <w:iCs/>
              <w:color w:val="44546A" w:themeColor="text2"/>
              <w:sz w:val="21"/>
              <w:szCs w:val="18"/>
              <w:rPrChange w:id="1656" w:author="像个男人一样" w:date="2018-03-21T22:59:00Z">
                <w:rPr/>
              </w:rPrChange>
            </w:rPr>
            <w:fldChar w:fldCharType="separate"/>
          </w:r>
        </w:del>
      </w:ins>
      <w:ins w:id="1657" w:author="像个男人一样" w:date="2018-03-22T11:51:00Z">
        <w:del w:id="1658" w:author="jie sun" w:date="2018-04-10T21:45:00Z">
          <w:r w:rsidDel="00454521">
            <w:rPr>
              <w:rFonts w:ascii="Microsoft JhengHei" w:hAnsi="Microsoft JhengHei" w:cstheme="minorBidi" w:hint="eastAsia"/>
              <w:iCs/>
              <w:color w:val="44546A" w:themeColor="text2"/>
              <w:sz w:val="21"/>
              <w:szCs w:val="18"/>
            </w:rPr>
            <w:delText>2</w:delText>
          </w:r>
        </w:del>
      </w:ins>
      <w:ins w:id="1659" w:author="像个男人一样" w:date="2018-03-21T01:27:00Z">
        <w:del w:id="1660" w:author="jie sun" w:date="2018-04-10T21:45:00Z">
          <w:r w:rsidDel="00454521">
            <w:rPr>
              <w:rFonts w:ascii="Microsoft JhengHei" w:hAnsi="Microsoft JhengHei" w:cstheme="minorBidi"/>
              <w:iCs/>
              <w:color w:val="44546A" w:themeColor="text2"/>
              <w:sz w:val="21"/>
              <w:szCs w:val="18"/>
              <w:rPrChange w:id="1661" w:author="像个男人一样" w:date="2018-03-21T22:59:00Z">
                <w:rPr/>
              </w:rPrChange>
            </w:rPr>
            <w:fldChar w:fldCharType="end"/>
          </w:r>
        </w:del>
      </w:ins>
      <w:bookmarkStart w:id="1662" w:name="_Toc24974"/>
      <w:bookmarkStart w:id="1663" w:name="_Toc7054"/>
      <w:bookmarkStart w:id="1664" w:name="_Toc13571"/>
      <w:bookmarkStart w:id="1665" w:name="_Toc11554"/>
      <w:bookmarkStart w:id="1666" w:name="_Toc30245"/>
      <w:bookmarkStart w:id="1667" w:name="_Toc9992"/>
      <w:bookmarkStart w:id="1668" w:name="_Toc963"/>
      <w:bookmarkStart w:id="1669" w:name="_Toc19019"/>
      <w:bookmarkStart w:id="1670" w:name="_Toc11582"/>
      <w:bookmarkStart w:id="1671" w:name="_Toc28645"/>
      <w:bookmarkStart w:id="1672" w:name="_Toc19280"/>
      <w:bookmarkStart w:id="1673" w:name="_Toc10078"/>
      <w:bookmarkStart w:id="1674" w:name="_Toc5761"/>
      <w:bookmarkStart w:id="1675" w:name="_Toc22427"/>
      <w:bookmarkStart w:id="1676" w:name="_Toc3864"/>
      <w:bookmarkStart w:id="1677" w:name="_Toc24448"/>
      <w:bookmarkStart w:id="1678" w:name="_Toc306"/>
      <w:bookmarkStart w:id="1679" w:name="_Toc17765"/>
      <w:bookmarkStart w:id="1680" w:name="_Toc28567"/>
      <w:bookmarkStart w:id="1681" w:name="_Toc25190"/>
      <w:bookmarkStart w:id="1682" w:name="_Toc17323"/>
      <w:bookmarkStart w:id="1683" w:name="_Toc8338"/>
      <w:bookmarkStart w:id="1684" w:name="_Toc18503"/>
      <w:bookmarkStart w:id="1685" w:name="_Toc20164"/>
      <w:bookmarkStart w:id="1686" w:name="_Toc15380"/>
      <w:bookmarkStart w:id="1687" w:name="_Toc13482"/>
      <w:bookmarkStart w:id="1688" w:name="_Toc26373"/>
      <w:ins w:id="1689" w:author="像个男人一样" w:date="2018-03-21T01:33:00Z">
        <w:r>
          <w:rPr>
            <w:rFonts w:ascii="Microsoft JhengHei" w:hAnsi="Microsoft JhengHei" w:cstheme="minorBidi"/>
            <w:iCs/>
            <w:color w:val="44546A" w:themeColor="text2"/>
            <w:sz w:val="21"/>
            <w:szCs w:val="18"/>
            <w:rPrChange w:id="1690" w:author="像个男人一样" w:date="2018-03-21T22:59:00Z">
              <w:rPr>
                <w:rFonts w:ascii="Microsoft JhengHei" w:hAnsi="Microsoft JhengHei" w:cstheme="minorBidi"/>
                <w:i/>
                <w:iCs/>
                <w:color w:val="44546A" w:themeColor="text2"/>
                <w:sz w:val="18"/>
                <w:szCs w:val="18"/>
                <w:lang w:val="en-US"/>
              </w:rPr>
            </w:rPrChange>
          </w:rPr>
          <w:t xml:space="preserve">: </w:t>
        </w:r>
      </w:ins>
      <w:ins w:id="1691" w:author="像个男人一样" w:date="2018-03-21T01:27:00Z">
        <w:r>
          <w:rPr>
            <w:rFonts w:ascii="Microsoft JhengHei" w:hAnsi="Microsoft JhengHei" w:cstheme="minorBidi"/>
            <w:iCs/>
            <w:color w:val="44546A" w:themeColor="text2"/>
            <w:sz w:val="21"/>
            <w:szCs w:val="18"/>
            <w:rPrChange w:id="1692" w:author="像个男人一样" w:date="2018-03-21T22:59:00Z">
              <w:rPr/>
            </w:rPrChange>
          </w:rPr>
          <w:t>Accelerometer Theory &amp; Design</w:t>
        </w:r>
      </w:ins>
      <w:bookmarkEnd w:id="1662"/>
      <w:bookmarkEnd w:id="1663"/>
      <w:bookmarkEnd w:id="1664"/>
      <w:bookmarkEnd w:id="1665"/>
      <w:bookmarkEnd w:id="1666"/>
      <w:bookmarkEnd w:id="1667"/>
      <w:bookmarkEnd w:id="1668"/>
      <w:bookmarkEnd w:id="1669"/>
      <w:bookmarkEnd w:id="1670"/>
      <w:bookmarkEnd w:id="1671"/>
      <w:bookmarkEnd w:id="1672"/>
      <w:ins w:id="1693" w:author="像个男人一样" w:date="2018-03-21T22:59:00Z">
        <w:r>
          <w:rPr>
            <w:rFonts w:ascii="Microsoft JhengHei" w:hAnsi="Microsoft JhengHei" w:cstheme="minorBidi" w:hint="eastAsia"/>
            <w:iCs/>
            <w:color w:val="44546A" w:themeColor="text2"/>
            <w:sz w:val="21"/>
            <w:szCs w:val="18"/>
            <w:lang w:val="en-US"/>
          </w:rPr>
          <w:t xml:space="preserve"> </w:t>
        </w:r>
      </w:ins>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customXmlInsRangeStart w:id="1694" w:author="jie sun" w:date="2018-04-08T15:39:00Z"/>
      <w:sdt>
        <w:sdtPr>
          <w:rPr>
            <w:rFonts w:ascii="Microsoft JhengHei" w:hAnsi="Microsoft JhengHei" w:cstheme="minorBidi" w:hint="eastAsia"/>
            <w:iCs/>
            <w:color w:val="44546A" w:themeColor="text2"/>
            <w:sz w:val="21"/>
            <w:szCs w:val="18"/>
            <w:lang w:val="en-US"/>
          </w:rPr>
          <w:id w:val="535618033"/>
          <w:citation/>
        </w:sdtPr>
        <w:sdtContent>
          <w:customXmlInsRangeEnd w:id="1694"/>
          <w:ins w:id="1695" w:author="jie sun" w:date="2018-04-08T15:39:00Z">
            <w:r w:rsidR="00DA0F8B">
              <w:rPr>
                <w:rFonts w:ascii="Microsoft JhengHei" w:hAnsi="Microsoft JhengHei" w:cstheme="minorBidi"/>
                <w:iCs/>
                <w:color w:val="44546A" w:themeColor="text2"/>
                <w:sz w:val="21"/>
                <w:szCs w:val="18"/>
                <w:lang w:val="en-US"/>
              </w:rPr>
              <w:fldChar w:fldCharType="begin"/>
            </w:r>
            <w:r w:rsidR="00DA0F8B">
              <w:rPr>
                <w:rFonts w:ascii="Microsoft JhengHei" w:hAnsi="Microsoft JhengHei" w:cstheme="minorBidi"/>
                <w:iCs/>
                <w:color w:val="44546A" w:themeColor="text2"/>
                <w:sz w:val="21"/>
                <w:szCs w:val="18"/>
                <w:lang w:val="en-US"/>
              </w:rPr>
              <w:instrText xml:space="preserve"> </w:instrText>
            </w:r>
            <w:r w:rsidR="00DA0F8B">
              <w:rPr>
                <w:rFonts w:ascii="Microsoft JhengHei" w:hAnsi="Microsoft JhengHei" w:cstheme="minorBidi" w:hint="eastAsia"/>
                <w:iCs/>
                <w:color w:val="44546A" w:themeColor="text2"/>
                <w:sz w:val="21"/>
                <w:szCs w:val="18"/>
                <w:lang w:val="en-US"/>
              </w:rPr>
              <w:instrText>CITATION And \l 2052</w:instrText>
            </w:r>
            <w:r w:rsidR="00DA0F8B">
              <w:rPr>
                <w:rFonts w:ascii="Microsoft JhengHei" w:hAnsi="Microsoft JhengHei" w:cstheme="minorBidi"/>
                <w:iCs/>
                <w:color w:val="44546A" w:themeColor="text2"/>
                <w:sz w:val="21"/>
                <w:szCs w:val="18"/>
                <w:lang w:val="en-US"/>
              </w:rPr>
              <w:instrText xml:space="preserve"> </w:instrText>
            </w:r>
          </w:ins>
          <w:r w:rsidR="00DA0F8B">
            <w:rPr>
              <w:rFonts w:ascii="Microsoft JhengHei" w:hAnsi="Microsoft JhengHei" w:cstheme="minorBidi"/>
              <w:iCs/>
              <w:color w:val="44546A" w:themeColor="text2"/>
              <w:sz w:val="21"/>
              <w:szCs w:val="18"/>
              <w:lang w:val="en-US"/>
            </w:rPr>
            <w:fldChar w:fldCharType="separate"/>
          </w:r>
          <w:r w:rsidR="006116D1" w:rsidRPr="006116D1">
            <w:rPr>
              <w:rFonts w:ascii="Microsoft JhengHei" w:hAnsi="Microsoft JhengHei" w:cstheme="minorBidi"/>
              <w:noProof/>
              <w:color w:val="44546A" w:themeColor="text2"/>
              <w:sz w:val="21"/>
              <w:szCs w:val="18"/>
              <w:lang w:val="en-US"/>
            </w:rPr>
            <w:t>(Nisticò, 2013)</w:t>
          </w:r>
          <w:ins w:id="1696" w:author="jie sun" w:date="2018-04-08T15:39:00Z">
            <w:r w:rsidR="00DA0F8B">
              <w:rPr>
                <w:rFonts w:ascii="Microsoft JhengHei" w:hAnsi="Microsoft JhengHei" w:cstheme="minorBidi"/>
                <w:iCs/>
                <w:color w:val="44546A" w:themeColor="text2"/>
                <w:sz w:val="21"/>
                <w:szCs w:val="18"/>
                <w:lang w:val="en-US"/>
              </w:rPr>
              <w:fldChar w:fldCharType="end"/>
            </w:r>
          </w:ins>
          <w:customXmlInsRangeStart w:id="1697" w:author="jie sun" w:date="2018-04-08T15:39:00Z"/>
        </w:sdtContent>
      </w:sdt>
      <w:customXmlInsRangeEnd w:id="1697"/>
      <w:bookmarkEnd w:id="1632"/>
    </w:p>
    <w:p w:rsidR="0087014B" w:rsidRDefault="00D5184D">
      <w:pPr>
        <w:pStyle w:val="Subtitle"/>
        <w:rPr>
          <w:del w:id="1698" w:author="像个男人一样" w:date="2018-03-21T01:27:00Z"/>
        </w:rPr>
      </w:pPr>
      <w:del w:id="1699" w:author="像个男人一样" w:date="2018-03-21T01:27:00Z">
        <w:r>
          <w:delText xml:space="preserve">(Picture 2.1.2.2  </w:delText>
        </w:r>
        <w:bookmarkStart w:id="1700" w:name="OLE_LINK14"/>
        <w:r>
          <w:delText>Accelerometer Theory &amp; Design</w:delText>
        </w:r>
        <w:bookmarkEnd w:id="1700"/>
        <w:r>
          <w:delText>)</w:delText>
        </w:r>
      </w:del>
    </w:p>
    <w:p w:rsidR="00084FC2" w:rsidRDefault="00D5184D">
      <w:pPr>
        <w:rPr>
          <w:ins w:id="1701" w:author="jie sun" w:date="2018-04-08T16:24:00Z"/>
        </w:rPr>
      </w:pPr>
      <w:r>
        <w:rPr>
          <w:rFonts w:hint="eastAsia"/>
        </w:rPr>
        <w:t>As</w:t>
      </w:r>
      <w:r>
        <w:t xml:space="preserve"> </w:t>
      </w:r>
      <w:del w:id="1702" w:author="jie sun" w:date="2018-04-08T17:56:00Z">
        <w:r w:rsidDel="009438D9">
          <w:rPr>
            <w:rFonts w:hint="eastAsia"/>
          </w:rPr>
          <w:delText>the picture</w:delText>
        </w:r>
      </w:del>
      <w:ins w:id="1703" w:author="jie sun" w:date="2018-04-08T17:56:00Z">
        <w:r w:rsidR="009438D9">
          <w:rPr>
            <w:rFonts w:hint="eastAsia"/>
          </w:rPr>
          <w:t>Figure</w:t>
        </w:r>
        <w:r w:rsidR="009438D9">
          <w:t xml:space="preserve"> </w:t>
        </w:r>
      </w:ins>
      <w:r>
        <w:t>2.2</w:t>
      </w:r>
      <w:del w:id="1704" w:author="像个男人一样" w:date="2018-03-21T01:28:00Z">
        <w:r>
          <w:delText>.2</w:delText>
        </w:r>
      </w:del>
      <w:r>
        <w:t xml:space="preserve"> above shows</w:t>
      </w:r>
      <w:ins w:id="1705" w:author="jie sun" w:date="2018-04-08T17:57:00Z">
        <w:r w:rsidR="005D0092">
          <w:t xml:space="preserve"> the</w:t>
        </w:r>
      </w:ins>
      <w:r>
        <w:t xml:space="preserve"> </w:t>
      </w:r>
      <w:ins w:id="1706" w:author="jie sun" w:date="2018-04-08T17:57:00Z">
        <w:r w:rsidR="005D0092">
          <w:t xml:space="preserve">inner structure </w:t>
        </w:r>
      </w:ins>
      <w:del w:id="1707" w:author="jie sun" w:date="2018-04-08T17:57:00Z">
        <w:r w:rsidDel="005D0092">
          <w:delText xml:space="preserve">the schematic </w:delText>
        </w:r>
      </w:del>
      <w:r>
        <w:t>of a</w:t>
      </w:r>
      <w:ins w:id="1708" w:author="jie sun" w:date="2018-04-08T16:08:00Z">
        <w:r w:rsidR="00C75EBF">
          <w:t xml:space="preserve"> kind of</w:t>
        </w:r>
      </w:ins>
      <w:del w:id="1709" w:author="jie sun" w:date="2018-04-08T16:08:00Z">
        <w:r w:rsidDel="00C75EBF">
          <w:delText>n</w:delText>
        </w:r>
      </w:del>
      <w:r>
        <w:t xml:space="preserve"> accelerometer</w:t>
      </w:r>
      <w:ins w:id="1710" w:author="jie sun" w:date="2018-04-08T16:08:00Z">
        <w:r w:rsidR="00C75EBF">
          <w:t>s</w:t>
        </w:r>
      </w:ins>
      <w:r>
        <w:t xml:space="preserve">, which be comprised of </w:t>
      </w:r>
      <w:ins w:id="1711" w:author="jie sun" w:date="2018-04-08T15:44:00Z">
        <w:r w:rsidR="00F11374">
          <w:t>Seismic</w:t>
        </w:r>
      </w:ins>
      <w:del w:id="1712" w:author="jie sun" w:date="2018-04-08T15:44:00Z">
        <w:r w:rsidDel="00F11374">
          <w:delText>a</w:delText>
        </w:r>
      </w:del>
      <w:r>
        <w:t xml:space="preserve"> mass</w:t>
      </w:r>
      <w:del w:id="1713" w:author="jie sun" w:date="2018-04-08T15:44:00Z">
        <w:r w:rsidDel="00F11374">
          <w:delText xml:space="preserve"> (m)</w:delText>
        </w:r>
      </w:del>
      <w:r>
        <w:t xml:space="preserve">, </w:t>
      </w:r>
      <w:ins w:id="1714" w:author="jie sun" w:date="2018-04-08T15:46:00Z">
        <w:r w:rsidR="001840BB">
          <w:t xml:space="preserve">a Damping element, </w:t>
        </w:r>
      </w:ins>
      <w:r>
        <w:t>a spring</w:t>
      </w:r>
      <w:ins w:id="1715" w:author="jie sun" w:date="2018-04-08T15:45:00Z">
        <w:r w:rsidR="00E73FE0">
          <w:t xml:space="preserve"> (Elastic element)</w:t>
        </w:r>
      </w:ins>
      <w:del w:id="1716" w:author="jie sun" w:date="2018-04-08T15:45:00Z">
        <w:r w:rsidDel="00E73FE0">
          <w:delText xml:space="preserve"> (k)</w:delText>
        </w:r>
      </w:del>
      <w:ins w:id="1717" w:author="jie sun" w:date="2018-04-08T16:03:00Z">
        <w:r w:rsidR="00E46597">
          <w:t xml:space="preserve">, External reference and </w:t>
        </w:r>
      </w:ins>
      <w:del w:id="1718" w:author="jie sun" w:date="2018-04-08T16:03:00Z">
        <w:r w:rsidDel="00E46597">
          <w:delText xml:space="preserve"> and </w:delText>
        </w:r>
      </w:del>
      <w:del w:id="1719" w:author="jie sun" w:date="2018-04-08T15:45:00Z">
        <w:r w:rsidDel="00E73FE0">
          <w:delText>a dash</w:delText>
        </w:r>
      </w:del>
      <w:ins w:id="1720" w:author="像个男人一样" w:date="2018-03-21T01:29:00Z">
        <w:del w:id="1721" w:author="jie sun" w:date="2018-04-08T15:45:00Z">
          <w:r w:rsidDel="00E73FE0">
            <w:rPr>
              <w:rFonts w:hint="eastAsia"/>
              <w:lang w:val="en-US"/>
            </w:rPr>
            <w:delText xml:space="preserve"> </w:delText>
          </w:r>
        </w:del>
      </w:ins>
      <w:del w:id="1722" w:author="jie sun" w:date="2018-04-08T15:45:00Z">
        <w:r w:rsidDel="00E73FE0">
          <w:delText>pot</w:delText>
        </w:r>
      </w:del>
      <w:ins w:id="1723" w:author="jie sun" w:date="2018-04-08T15:45:00Z">
        <w:r w:rsidR="00E73FE0">
          <w:t>Internal reference frame</w:t>
        </w:r>
      </w:ins>
      <w:r>
        <w:t xml:space="preserve">.  </w:t>
      </w:r>
      <w:r>
        <w:rPr>
          <w:rFonts w:hint="eastAsia"/>
        </w:rPr>
        <w:t>When</w:t>
      </w:r>
      <w:r>
        <w:t xml:space="preserve"> the</w:t>
      </w:r>
      <w:ins w:id="1724" w:author="jie sun" w:date="2018-04-08T16:04:00Z">
        <w:r w:rsidR="00E46597">
          <w:t xml:space="preserve"> vehicle is </w:t>
        </w:r>
      </w:ins>
      <w:del w:id="1725" w:author="jie sun" w:date="2018-04-08T16:04:00Z">
        <w:r w:rsidDel="00E46597">
          <w:delText xml:space="preserve"> object </w:delText>
        </w:r>
      </w:del>
      <w:r>
        <w:t>mov</w:t>
      </w:r>
      <w:del w:id="1726" w:author="jie sun" w:date="2018-04-08T16:06:00Z">
        <w:r w:rsidDel="00C75EBF">
          <w:delText>e</w:delText>
        </w:r>
      </w:del>
      <w:ins w:id="1727" w:author="jie sun" w:date="2018-04-08T16:04:00Z">
        <w:r w:rsidR="00E46597">
          <w:t>ed</w:t>
        </w:r>
      </w:ins>
      <w:del w:id="1728" w:author="jie sun" w:date="2018-04-08T16:04:00Z">
        <w:r w:rsidDel="00E46597">
          <w:delText>s</w:delText>
        </w:r>
      </w:del>
      <w:r>
        <w:t xml:space="preserve"> </w:t>
      </w:r>
      <w:ins w:id="1729" w:author="jie sun" w:date="2018-04-08T18:02:00Z">
        <w:r w:rsidR="005D0092">
          <w:t xml:space="preserve">with </w:t>
        </w:r>
      </w:ins>
      <w:del w:id="1730" w:author="jie sun" w:date="2018-04-08T18:02:00Z">
        <w:r w:rsidDel="005D0092">
          <w:delText xml:space="preserve">and has </w:delText>
        </w:r>
      </w:del>
      <w:r>
        <w:t>an acceleration</w:t>
      </w:r>
      <w:del w:id="1731" w:author="jie sun" w:date="2018-04-08T15:39:00Z">
        <w:r w:rsidDel="00AC0F62">
          <w:delText>s</w:delText>
        </w:r>
      </w:del>
      <w:r>
        <w:t>, the mass</w:t>
      </w:r>
      <w:ins w:id="1732" w:author="jie sun" w:date="2018-04-08T18:02:00Z">
        <w:r w:rsidR="005D0092">
          <w:t xml:space="preserve"> will</w:t>
        </w:r>
      </w:ins>
      <w:r>
        <w:t xml:space="preserve"> move</w:t>
      </w:r>
      <w:del w:id="1733" w:author="jie sun" w:date="2018-04-08T18:02:00Z">
        <w:r w:rsidDel="005D0092">
          <w:delText>s</w:delText>
        </w:r>
      </w:del>
      <w:r>
        <w:t xml:space="preserve"> to another position, the spring</w:t>
      </w:r>
      <w:del w:id="1734" w:author="jie sun" w:date="2018-04-08T16:09:00Z">
        <w:r w:rsidDel="00C75EBF">
          <w:delText xml:space="preserve"> (k)</w:delText>
        </w:r>
      </w:del>
      <w:r>
        <w:t xml:space="preserve"> will stretches and </w:t>
      </w:r>
      <w:ins w:id="1735" w:author="jie sun" w:date="2018-04-08T16:11:00Z">
        <w:r w:rsidR="00C75EBF">
          <w:t>x and y, Internal reference and External reference, will change</w:t>
        </w:r>
      </w:ins>
      <w:ins w:id="1736" w:author="jie sun" w:date="2018-04-08T16:29:00Z">
        <w:r w:rsidR="00306C7B">
          <w:t xml:space="preserve">, so </w:t>
        </w:r>
      </w:ins>
      <w:ins w:id="1737" w:author="jie sun" w:date="2018-04-08T16:21:00Z">
        <w:r w:rsidR="00084FC2">
          <w:t>there</w:t>
        </w:r>
      </w:ins>
      <w:ins w:id="1738" w:author="jie sun" w:date="2018-04-08T16:22:00Z">
        <w:r w:rsidR="00084FC2">
          <w:t xml:space="preserve"> is </w:t>
        </w:r>
      </w:ins>
      <w:ins w:id="1739" w:author="jie sun" w:date="2018-04-08T16:25:00Z">
        <w:r w:rsidR="0005799F">
          <w:t xml:space="preserve">a </w:t>
        </w:r>
      </w:ins>
      <w:ins w:id="1740" w:author="jie sun" w:date="2018-04-08T16:22:00Z">
        <w:r w:rsidR="00084FC2">
          <w:t xml:space="preserve">relationship happened between the </w:t>
        </w:r>
      </w:ins>
      <w:ins w:id="1741" w:author="jie sun" w:date="2018-04-08T16:23:00Z">
        <w:r w:rsidR="00084FC2">
          <w:t>vehicle</w:t>
        </w:r>
      </w:ins>
      <w:ins w:id="1742" w:author="jie sun" w:date="2018-04-08T16:24:00Z">
        <w:r w:rsidR="00084FC2">
          <w:rPr>
            <w:rFonts w:hint="eastAsia"/>
          </w:rPr>
          <w:t xml:space="preserve"> </w:t>
        </w:r>
        <w:r w:rsidR="00084FC2">
          <w:t>acceleration and the references of x and y.</w:t>
        </w:r>
      </w:ins>
    </w:p>
    <w:p w:rsidR="0087014B" w:rsidDel="00C75EBF" w:rsidRDefault="00084FC2">
      <w:pPr>
        <w:rPr>
          <w:del w:id="1743" w:author="像个男人一样" w:date="2018-03-21T01:28:00Z"/>
        </w:rPr>
      </w:pPr>
      <w:ins w:id="1744" w:author="jie sun" w:date="2018-04-08T16:22:00Z">
        <w:r>
          <w:t xml:space="preserve"> </w:t>
        </w:r>
      </w:ins>
      <w:del w:id="1745" w:author="jie sun" w:date="2018-04-08T16:10:00Z">
        <w:r w:rsidR="00D5184D" w:rsidDel="00C75EBF">
          <w:delText>the dash</w:delText>
        </w:r>
      </w:del>
      <w:ins w:id="1746" w:author="像个男人一样" w:date="2018-03-21T01:29:00Z">
        <w:del w:id="1747" w:author="jie sun" w:date="2018-04-08T16:10:00Z">
          <w:r w:rsidR="00D5184D" w:rsidDel="00C75EBF">
            <w:rPr>
              <w:rFonts w:hint="eastAsia"/>
              <w:lang w:val="en-US"/>
            </w:rPr>
            <w:delText xml:space="preserve"> </w:delText>
          </w:r>
        </w:del>
      </w:ins>
      <w:del w:id="1748" w:author="jie sun" w:date="2018-04-08T16:10:00Z">
        <w:r w:rsidR="00D5184D" w:rsidDel="00C75EBF">
          <w:delText>pot will produce a</w:delText>
        </w:r>
      </w:del>
      <w:del w:id="1749" w:author="jie sun" w:date="2018-04-08T15:46:00Z">
        <w:r w:rsidR="00D5184D" w:rsidDel="001840BB">
          <w:delText>n</w:delText>
        </w:r>
      </w:del>
      <w:del w:id="1750" w:author="jie sun" w:date="2018-04-08T16:10:00Z">
        <w:r w:rsidR="00D5184D" w:rsidDel="00C75EBF">
          <w:delText xml:space="preserve"> relative damping coefficient</w:delText>
        </w:r>
        <w:r w:rsidR="00D5184D" w:rsidDel="00C75EBF">
          <w:rPr>
            <w:rFonts w:hint="eastAsia"/>
          </w:rPr>
          <w:delText>(</w:delText>
        </w:r>
        <w:r w:rsidR="00D5184D" w:rsidDel="00C75EBF">
          <w:delText xml:space="preserve">c) and the value (c) can be transfer to a digital signal or number which can be used directly. </w:delText>
        </w:r>
      </w:del>
    </w:p>
    <w:p w:rsidR="00C75EBF" w:rsidRDefault="00C75EBF">
      <w:pPr>
        <w:rPr>
          <w:ins w:id="1751" w:author="jie sun" w:date="2018-04-08T16:10:00Z"/>
        </w:rPr>
      </w:pPr>
    </w:p>
    <w:p w:rsidR="0087014B" w:rsidDel="00C75EBF" w:rsidRDefault="005D0092">
      <w:pPr>
        <w:rPr>
          <w:del w:id="1752" w:author="jie sun" w:date="2018-04-08T16:10:00Z"/>
        </w:rPr>
      </w:pPr>
      <w:ins w:id="1753" w:author="jie sun" w:date="2018-04-08T18:03:00Z">
        <w:r>
          <w:t>I</w:t>
        </w:r>
      </w:ins>
    </w:p>
    <w:p w:rsidR="0087014B" w:rsidDel="00171ADE" w:rsidRDefault="00D5184D">
      <w:pPr>
        <w:rPr>
          <w:del w:id="1754" w:author="像个男人一样" w:date="2018-03-21T01:28:00Z"/>
        </w:rPr>
      </w:pPr>
      <w:del w:id="1755" w:author="jie sun" w:date="2018-04-08T16:10:00Z">
        <w:r w:rsidDel="00C75EBF">
          <w:delText>T</w:delText>
        </w:r>
      </w:del>
      <w:del w:id="1756" w:author="jie sun" w:date="2018-04-08T18:03:00Z">
        <w:r w:rsidDel="005D0092">
          <w:delText xml:space="preserve">he </w:delText>
        </w:r>
      </w:del>
      <w:del w:id="1757" w:author="jie sun" w:date="2018-04-08T16:24:00Z">
        <w:r w:rsidDel="00084FC2">
          <w:delText>exact</w:delText>
        </w:r>
      </w:del>
      <w:del w:id="1758" w:author="jie sun" w:date="2018-04-08T18:03:00Z">
        <w:r w:rsidDel="005D0092">
          <w:delText xml:space="preserve"> inner structure of an accelerometer is </w:delText>
        </w:r>
      </w:del>
      <w:del w:id="1759" w:author="jie sun" w:date="2018-04-08T16:24:00Z">
        <w:r w:rsidDel="00084FC2">
          <w:delText>just like this, absolutely not</w:delText>
        </w:r>
      </w:del>
      <w:del w:id="1760" w:author="jie sun" w:date="2018-04-08T18:03:00Z">
        <w:r w:rsidDel="005D0092">
          <w:delText>, i</w:delText>
        </w:r>
      </w:del>
      <w:r>
        <w:t>n our daily life, the most popular type of accelerometer</w:t>
      </w:r>
      <w:del w:id="1761" w:author="像个男人一样" w:date="2018-03-21T01:30:00Z">
        <w:r>
          <w:delText>s</w:delText>
        </w:r>
      </w:del>
      <w:r>
        <w:t xml:space="preserve"> is the Three-Axis Acceleration Sensor </w:t>
      </w:r>
      <w:del w:id="1762" w:author="jie sun" w:date="2018-04-08T18:06:00Z">
        <w:r w:rsidDel="00E012ED">
          <w:delText xml:space="preserve">such as </w:delText>
        </w:r>
        <w:r w:rsidDel="00E012ED">
          <w:rPr>
            <w:rFonts w:hint="eastAsia"/>
          </w:rPr>
          <w:delText>i</w:delText>
        </w:r>
        <w:r w:rsidDel="00E012ED">
          <w:delText>Phone</w:delText>
        </w:r>
      </w:del>
      <w:del w:id="1763" w:author="jie sun" w:date="2018-04-08T18:05:00Z">
        <w:r w:rsidDel="006709A5">
          <w:delText xml:space="preserve"> installing i</w:delText>
        </w:r>
      </w:del>
      <w:ins w:id="1764" w:author="jie sun" w:date="2018-04-08T18:06:00Z">
        <w:r w:rsidR="00E012ED">
          <w:t>in the market.</w:t>
        </w:r>
      </w:ins>
      <w:ins w:id="1765" w:author="jie sun" w:date="2018-04-08T18:05:00Z">
        <w:r w:rsidR="006709A5">
          <w:t xml:space="preserve"> </w:t>
        </w:r>
      </w:ins>
      <w:del w:id="1766" w:author="jie sun" w:date="2018-04-08T18:05:00Z">
        <w:r w:rsidDel="006709A5">
          <w:delText xml:space="preserve">t.  </w:delText>
        </w:r>
      </w:del>
      <w:r>
        <w:t>Just as its name implies, the three-axis accelerometer does not only test one direction’s acceleration, but three directions’ accelerations</w:t>
      </w:r>
      <w:r>
        <w:rPr>
          <w:rFonts w:hint="eastAsia"/>
        </w:rPr>
        <w:t>:</w:t>
      </w:r>
      <w:r>
        <w:t xml:space="preserve"> </w:t>
      </w:r>
      <w:r>
        <w:rPr>
          <w:rFonts w:hint="eastAsia"/>
        </w:rPr>
        <w:t>X,</w:t>
      </w:r>
      <w:r>
        <w:t xml:space="preserve"> Y and Z. </w:t>
      </w:r>
    </w:p>
    <w:p w:rsidR="0087014B" w:rsidDel="007370FE" w:rsidRDefault="0087014B">
      <w:pPr>
        <w:rPr>
          <w:del w:id="1767" w:author="像个男人一样" w:date="2018-03-21T01:28:00Z"/>
        </w:rPr>
      </w:pPr>
    </w:p>
    <w:p w:rsidR="007370FE" w:rsidRDefault="007370FE">
      <w:pPr>
        <w:rPr>
          <w:ins w:id="1768" w:author="jie sun" w:date="2018-05-22T11:48:00Z"/>
          <w:rFonts w:ascii="Calibri" w:hAnsi="Calibri" w:cs="Calibri"/>
        </w:rPr>
      </w:pPr>
    </w:p>
    <w:p w:rsidR="0087014B" w:rsidRDefault="0087014B">
      <w:pPr>
        <w:rPr>
          <w:sz w:val="22"/>
        </w:rPr>
      </w:pPr>
    </w:p>
    <w:p w:rsidR="0087014B" w:rsidRDefault="00D5184D">
      <w:pPr>
        <w:pStyle w:val="Heading3"/>
      </w:pPr>
      <w:bookmarkStart w:id="1769" w:name="_Toc3023"/>
      <w:bookmarkStart w:id="1770" w:name="_Toc13091"/>
      <w:bookmarkStart w:id="1771" w:name="_Toc5006"/>
      <w:bookmarkStart w:id="1772" w:name="_Toc1099"/>
      <w:bookmarkStart w:id="1773" w:name="_Toc29817"/>
      <w:bookmarkStart w:id="1774" w:name="_Toc1258"/>
      <w:bookmarkStart w:id="1775" w:name="_Toc31469"/>
      <w:bookmarkStart w:id="1776" w:name="_Toc8202"/>
      <w:bookmarkStart w:id="1777" w:name="_Toc30516"/>
      <w:bookmarkStart w:id="1778" w:name="_Toc511906212"/>
      <w:r>
        <w:t xml:space="preserve">How </w:t>
      </w:r>
      <w:ins w:id="1779" w:author="jie sun" w:date="2018-04-16T21:08:00Z">
        <w:r w:rsidR="002B45ED">
          <w:t>A</w:t>
        </w:r>
      </w:ins>
      <w:del w:id="1780" w:author="jie sun" w:date="2018-04-16T21:08:00Z">
        <w:r w:rsidDel="002B45ED">
          <w:delText>a</w:delText>
        </w:r>
      </w:del>
      <w:r>
        <w:t xml:space="preserve">n </w:t>
      </w:r>
      <w:ins w:id="1781" w:author="jie sun" w:date="2018-04-16T21:08:00Z">
        <w:r w:rsidR="002B45ED">
          <w:t>A</w:t>
        </w:r>
      </w:ins>
      <w:del w:id="1782" w:author="jie sun" w:date="2018-04-16T21:08:00Z">
        <w:r w:rsidDel="002B45ED">
          <w:delText>a</w:delText>
        </w:r>
      </w:del>
      <w:r>
        <w:t xml:space="preserve">ccelerometer </w:t>
      </w:r>
      <w:ins w:id="1783" w:author="jie sun" w:date="2018-04-16T21:08:00Z">
        <w:r w:rsidR="002B45ED">
          <w:t>W</w:t>
        </w:r>
      </w:ins>
      <w:del w:id="1784" w:author="jie sun" w:date="2018-04-16T21:08:00Z">
        <w:r w:rsidDel="002B45ED">
          <w:delText>w</w:delText>
        </w:r>
      </w:del>
      <w:r>
        <w:t xml:space="preserve">orks </w:t>
      </w:r>
      <w:ins w:id="1785" w:author="jie sun" w:date="2018-04-16T21:08:00Z">
        <w:r w:rsidR="002B45ED">
          <w:t>I</w:t>
        </w:r>
      </w:ins>
      <w:del w:id="1786" w:author="jie sun" w:date="2018-04-16T21:08:00Z">
        <w:r w:rsidDel="002B45ED">
          <w:delText>i</w:delText>
        </w:r>
      </w:del>
      <w:r>
        <w:t xml:space="preserve">n </w:t>
      </w:r>
      <w:ins w:id="1787" w:author="jie sun" w:date="2018-04-16T21:08:00Z">
        <w:r w:rsidR="002B45ED">
          <w:t>M</w:t>
        </w:r>
      </w:ins>
      <w:del w:id="1788" w:author="jie sun" w:date="2018-04-16T21:08:00Z">
        <w:r w:rsidDel="002B45ED">
          <w:delText>m</w:delText>
        </w:r>
      </w:del>
      <w:r>
        <w:t xml:space="preserve">obile </w:t>
      </w:r>
      <w:ins w:id="1789" w:author="jie sun" w:date="2018-04-16T21:08:00Z">
        <w:r w:rsidR="002B45ED">
          <w:t>P</w:t>
        </w:r>
      </w:ins>
      <w:del w:id="1790" w:author="jie sun" w:date="2018-04-16T21:08:00Z">
        <w:r w:rsidDel="002B45ED">
          <w:delText>p</w:delText>
        </w:r>
      </w:del>
      <w:r>
        <w:t>hone.</w:t>
      </w:r>
      <w:bookmarkEnd w:id="1769"/>
      <w:bookmarkEnd w:id="1770"/>
      <w:bookmarkEnd w:id="1771"/>
      <w:bookmarkEnd w:id="1772"/>
      <w:bookmarkEnd w:id="1773"/>
      <w:bookmarkEnd w:id="1774"/>
      <w:bookmarkEnd w:id="1775"/>
      <w:bookmarkEnd w:id="1776"/>
      <w:bookmarkEnd w:id="1777"/>
      <w:bookmarkEnd w:id="1778"/>
      <w:r>
        <w:t xml:space="preserve"> </w:t>
      </w:r>
    </w:p>
    <w:p w:rsidR="0087014B" w:rsidDel="00A668A3" w:rsidRDefault="00D5184D">
      <w:pPr>
        <w:rPr>
          <w:del w:id="1791" w:author="jie sun" w:date="2018-04-08T16:57:00Z"/>
        </w:rPr>
      </w:pPr>
      <w:r>
        <w:t xml:space="preserve">Here, we just use the three-axis accelerometer of an iPhone as an example to describe how an accelerometer works in an iPhone. </w:t>
      </w:r>
    </w:p>
    <w:p w:rsidR="0087014B" w:rsidRDefault="00D5184D">
      <w:pPr>
        <w:rPr>
          <w:ins w:id="1792" w:author="jie sun" w:date="2018-04-08T16:57:00Z"/>
        </w:rPr>
      </w:pPr>
      <w:r>
        <w:t xml:space="preserve">As we mentioned before, a three -axis accelerometer is used to test three different directions’ acceleration. There are two </w:t>
      </w:r>
      <w:del w:id="1793" w:author="jie sun" w:date="2018-04-08T16:55:00Z">
        <w:r w:rsidDel="00803B81">
          <w:delText xml:space="preserve">pictures </w:delText>
        </w:r>
      </w:del>
      <w:ins w:id="1794" w:author="jie sun" w:date="2018-04-08T16:55:00Z">
        <w:r w:rsidR="00803B81">
          <w:t>figures</w:t>
        </w:r>
      </w:ins>
      <w:customXmlInsRangeStart w:id="1795" w:author="jie sun" w:date="2018-04-08T17:04:00Z"/>
      <w:sdt>
        <w:sdtPr>
          <w:id w:val="675156440"/>
          <w:citation/>
        </w:sdtPr>
        <w:sdtContent>
          <w:customXmlInsRangeEnd w:id="1795"/>
          <w:ins w:id="1796" w:author="jie sun" w:date="2018-04-08T17:04:00Z">
            <w:r w:rsidR="00F41DEB">
              <w:fldChar w:fldCharType="begin"/>
            </w:r>
            <w:r w:rsidR="00F41DEB">
              <w:instrText xml:space="preserve"> </w:instrText>
            </w:r>
            <w:r w:rsidR="00F41DEB">
              <w:rPr>
                <w:rFonts w:hint="eastAsia"/>
              </w:rPr>
              <w:instrText>CITATION Yin14 \l 2052</w:instrText>
            </w:r>
            <w:r w:rsidR="00F41DEB">
              <w:instrText xml:space="preserve"> </w:instrText>
            </w:r>
          </w:ins>
          <w:r w:rsidR="00F41DEB">
            <w:fldChar w:fldCharType="separate"/>
          </w:r>
          <w:r w:rsidR="006116D1">
            <w:rPr>
              <w:rFonts w:hint="eastAsia"/>
              <w:noProof/>
            </w:rPr>
            <w:t xml:space="preserve"> </w:t>
          </w:r>
          <w:r w:rsidR="006116D1">
            <w:rPr>
              <w:noProof/>
            </w:rPr>
            <w:t>(YingWen, 2014)</w:t>
          </w:r>
          <w:ins w:id="1797" w:author="jie sun" w:date="2018-04-08T17:04:00Z">
            <w:r w:rsidR="00F41DEB">
              <w:fldChar w:fldCharType="end"/>
            </w:r>
          </w:ins>
          <w:customXmlInsRangeStart w:id="1798" w:author="jie sun" w:date="2018-04-08T17:04:00Z"/>
        </w:sdtContent>
      </w:sdt>
      <w:customXmlInsRangeEnd w:id="1798"/>
      <w:del w:id="1799" w:author="jie sun" w:date="2018-04-08T17:04:00Z">
        <w:r w:rsidDel="00F41DEB">
          <w:delText>below</w:delText>
        </w:r>
      </w:del>
      <w:r>
        <w:t>, which show three</w:t>
      </w:r>
      <w:ins w:id="1800" w:author="jie sun" w:date="2018-04-08T16:29:00Z">
        <w:r w:rsidR="00DF27A1">
          <w:t>-</w:t>
        </w:r>
      </w:ins>
      <w:del w:id="1801" w:author="jie sun" w:date="2018-04-08T16:29:00Z">
        <w:r w:rsidDel="00DF27A1">
          <w:delText xml:space="preserve"> </w:delText>
        </w:r>
      </w:del>
      <w:r>
        <w:t>dimensional axis and the acceleration of every axis can be tested by the accelerometer installed in the phone.</w:t>
      </w:r>
    </w:p>
    <w:p w:rsidR="00F67079" w:rsidRPr="00FB0B14" w:rsidRDefault="00F67079">
      <w:pPr>
        <w:rPr>
          <w:ins w:id="1802" w:author="jie sun" w:date="2018-04-08T16:57:00Z"/>
        </w:rPr>
      </w:pPr>
    </w:p>
    <w:p w:rsidR="00A72A55" w:rsidRPr="000642A2" w:rsidRDefault="00A72A55" w:rsidP="00A72A55">
      <w:pPr>
        <w:rPr>
          <w:ins w:id="1803" w:author="jie sun" w:date="2018-04-08T16:57:00Z"/>
        </w:rPr>
      </w:pPr>
      <w:ins w:id="1804" w:author="jie sun" w:date="2018-04-08T16:57:00Z">
        <w:r>
          <w:t xml:space="preserve">When an object is in static condition, it has </w:t>
        </w:r>
        <w:r w:rsidRPr="000642A2">
          <w:t>only the gravitational acceleration</w:t>
        </w:r>
        <w:r>
          <w:t xml:space="preserve"> in perpendicular direction with the ground.  The two figures below</w:t>
        </w:r>
      </w:ins>
      <w:ins w:id="1805" w:author="jie sun" w:date="2018-04-08T18:08:00Z">
        <w:r w:rsidR="00FB0B14">
          <w:t xml:space="preserve"> </w:t>
        </w:r>
      </w:ins>
      <w:ins w:id="1806" w:author="jie sun" w:date="2018-04-08T16:57:00Z">
        <w:r>
          <w:t>show</w:t>
        </w:r>
      </w:ins>
      <w:ins w:id="1807" w:author="jie sun" w:date="2018-04-08T18:08:00Z">
        <w:r w:rsidR="00FB0B14">
          <w:t xml:space="preserve"> </w:t>
        </w:r>
      </w:ins>
      <w:ins w:id="1808" w:author="jie sun" w:date="2018-04-08T16:57:00Z">
        <w:r>
          <w:t>the acceleration</w:t>
        </w:r>
      </w:ins>
      <w:ins w:id="1809" w:author="jie sun" w:date="2018-04-08T18:09:00Z">
        <w:r w:rsidR="00FB0B14">
          <w:t xml:space="preserve">s </w:t>
        </w:r>
      </w:ins>
      <w:ins w:id="1810" w:author="jie sun" w:date="2018-04-08T16:57:00Z">
        <w:r>
          <w:t xml:space="preserve">of a phone in </w:t>
        </w:r>
      </w:ins>
      <w:ins w:id="1811" w:author="jie sun" w:date="2018-04-08T18:09:00Z">
        <w:r w:rsidR="00FB0B14">
          <w:t>static condition</w:t>
        </w:r>
      </w:ins>
      <w:ins w:id="1812" w:author="jie sun" w:date="2018-04-08T16:57:00Z">
        <w:r>
          <w:t xml:space="preserve">, and it just prove that no matter the accelerometer put in which direction, in </w:t>
        </w:r>
        <w:bookmarkStart w:id="1813" w:name="OLE_LINK27"/>
        <w:r>
          <w:t>static condition</w:t>
        </w:r>
        <w:bookmarkEnd w:id="1813"/>
        <w:r>
          <w:t xml:space="preserve"> that it only be affected by gravity. </w:t>
        </w:r>
      </w:ins>
    </w:p>
    <w:p w:rsidR="00A72A55" w:rsidRDefault="00A72A55">
      <w:pPr>
        <w:jc w:val="center"/>
        <w:rPr>
          <w:ins w:id="1814" w:author="jie sun" w:date="2018-04-08T16:57:00Z"/>
        </w:rPr>
        <w:pPrChange w:id="1815" w:author="jie sun" w:date="2018-04-16T21:33:00Z">
          <w:pPr/>
        </w:pPrChange>
      </w:pPr>
      <w:ins w:id="1816" w:author="jie sun" w:date="2018-04-08T16:57:00Z">
        <w:r>
          <w:rPr>
            <w:noProof/>
          </w:rPr>
          <w:drawing>
            <wp:inline distT="0" distB="0" distL="0" distR="0" wp14:anchorId="166050CA" wp14:editId="08081274">
              <wp:extent cx="2470785" cy="2464435"/>
              <wp:effectExtent l="0" t="0" r="5715" b="0"/>
              <wp:docPr id="55" name="Picture 55"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Pr>
            <w:noProof/>
          </w:rPr>
          <w:drawing>
            <wp:inline distT="0" distB="0" distL="0" distR="0" wp14:anchorId="38B8A10A" wp14:editId="1E06DF9E">
              <wp:extent cx="2791460" cy="2420620"/>
              <wp:effectExtent l="0" t="0" r="8890" b="0"/>
              <wp:docPr id="56" name="Picture 56"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ins>
    </w:p>
    <w:p w:rsidR="00A72A55" w:rsidRDefault="00A72A55">
      <w:pPr>
        <w:jc w:val="center"/>
        <w:rPr>
          <w:ins w:id="1817" w:author="jie sun" w:date="2018-04-08T16:57:00Z"/>
          <w:iCs/>
          <w:color w:val="44546A" w:themeColor="text2"/>
          <w:sz w:val="21"/>
          <w:szCs w:val="18"/>
        </w:rPr>
        <w:pPrChange w:id="1818" w:author="jie sun" w:date="2018-04-16T21:33:00Z">
          <w:pPr/>
        </w:pPrChange>
      </w:pPr>
      <w:bookmarkStart w:id="1819" w:name="_Toc511906322"/>
      <w:ins w:id="1820" w:author="jie sun" w:date="2018-04-08T16:57:00Z">
        <w:r w:rsidRPr="000642A2">
          <w:rPr>
            <w:iCs/>
            <w:color w:val="44546A" w:themeColor="text2"/>
            <w:sz w:val="21"/>
            <w:szCs w:val="18"/>
          </w:rPr>
          <w:t xml:space="preserve">Figure </w:t>
        </w:r>
      </w:ins>
      <w:ins w:id="1821" w:author="JIE  SUN" w:date="2018-06-21T13:36:00Z">
        <w:r w:rsidR="00A64E7B">
          <w:rPr>
            <w:iCs/>
            <w:color w:val="44546A" w:themeColor="text2"/>
            <w:sz w:val="21"/>
            <w:szCs w:val="18"/>
          </w:rPr>
          <w:fldChar w:fldCharType="begin"/>
        </w:r>
        <w:r w:rsidR="00A64E7B">
          <w:rPr>
            <w:iCs/>
            <w:color w:val="44546A" w:themeColor="text2"/>
            <w:sz w:val="21"/>
            <w:szCs w:val="18"/>
          </w:rPr>
          <w:instrText xml:space="preserve"> STYLEREF 1 \s </w:instrText>
        </w:r>
      </w:ins>
      <w:r w:rsidR="00A64E7B">
        <w:rPr>
          <w:iCs/>
          <w:color w:val="44546A" w:themeColor="text2"/>
          <w:sz w:val="21"/>
          <w:szCs w:val="18"/>
        </w:rPr>
        <w:fldChar w:fldCharType="separate"/>
      </w:r>
      <w:r w:rsidR="00A64E7B">
        <w:rPr>
          <w:iCs/>
          <w:noProof/>
          <w:color w:val="44546A" w:themeColor="text2"/>
          <w:sz w:val="21"/>
          <w:szCs w:val="18"/>
        </w:rPr>
        <w:t>2</w:t>
      </w:r>
      <w:ins w:id="1822" w:author="JIE  SUN" w:date="2018-06-21T13:36:00Z">
        <w:r w:rsidR="00A64E7B">
          <w:rPr>
            <w:iCs/>
            <w:color w:val="44546A" w:themeColor="text2"/>
            <w:sz w:val="21"/>
            <w:szCs w:val="18"/>
          </w:rPr>
          <w:fldChar w:fldCharType="end"/>
        </w:r>
        <w:r w:rsidR="00A64E7B">
          <w:rPr>
            <w:iCs/>
            <w:color w:val="44546A" w:themeColor="text2"/>
            <w:sz w:val="21"/>
            <w:szCs w:val="18"/>
          </w:rPr>
          <w:noBreakHyphen/>
        </w:r>
        <w:r w:rsidR="00A64E7B">
          <w:rPr>
            <w:iCs/>
            <w:color w:val="44546A" w:themeColor="text2"/>
            <w:sz w:val="21"/>
            <w:szCs w:val="18"/>
          </w:rPr>
          <w:fldChar w:fldCharType="begin"/>
        </w:r>
        <w:r w:rsidR="00A64E7B">
          <w:rPr>
            <w:iCs/>
            <w:color w:val="44546A" w:themeColor="text2"/>
            <w:sz w:val="21"/>
            <w:szCs w:val="18"/>
          </w:rPr>
          <w:instrText xml:space="preserve"> SEQ Figure \* ARABIC \s 1 </w:instrText>
        </w:r>
      </w:ins>
      <w:r w:rsidR="00A64E7B">
        <w:rPr>
          <w:iCs/>
          <w:color w:val="44546A" w:themeColor="text2"/>
          <w:sz w:val="21"/>
          <w:szCs w:val="18"/>
        </w:rPr>
        <w:fldChar w:fldCharType="separate"/>
      </w:r>
      <w:ins w:id="1823" w:author="JIE  SUN" w:date="2018-06-21T13:36:00Z">
        <w:r w:rsidR="00A64E7B">
          <w:rPr>
            <w:iCs/>
            <w:noProof/>
            <w:color w:val="44546A" w:themeColor="text2"/>
            <w:sz w:val="21"/>
            <w:szCs w:val="18"/>
          </w:rPr>
          <w:t>3</w:t>
        </w:r>
        <w:r w:rsidR="00A64E7B">
          <w:rPr>
            <w:iCs/>
            <w:color w:val="44546A" w:themeColor="text2"/>
            <w:sz w:val="21"/>
            <w:szCs w:val="18"/>
          </w:rPr>
          <w:fldChar w:fldCharType="end"/>
        </w:r>
      </w:ins>
      <w:ins w:id="1824" w:author="jie sun" w:date="2018-04-19T13:00:00Z">
        <w:del w:id="1825" w:author="JIE  SUN" w:date="2018-06-21T13:34:00Z">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STYLEREF 1 \s </w:delInstrText>
          </w:r>
        </w:del>
      </w:ins>
      <w:del w:id="1826" w:author="JIE  SUN" w:date="2018-06-21T13:34:00Z">
        <w:r w:rsidR="00083FE7" w:rsidDel="00A64E7B">
          <w:rPr>
            <w:iCs/>
            <w:color w:val="44546A" w:themeColor="text2"/>
            <w:sz w:val="21"/>
            <w:szCs w:val="18"/>
          </w:rPr>
          <w:fldChar w:fldCharType="separate"/>
        </w:r>
        <w:r w:rsidR="00083FE7" w:rsidDel="00A64E7B">
          <w:rPr>
            <w:iCs/>
            <w:noProof/>
            <w:color w:val="44546A" w:themeColor="text2"/>
            <w:sz w:val="21"/>
            <w:szCs w:val="18"/>
          </w:rPr>
          <w:delText>2</w:delText>
        </w:r>
      </w:del>
      <w:ins w:id="1827" w:author="jie sun" w:date="2018-04-19T13:00:00Z">
        <w:del w:id="1828" w:author="JIE  SUN" w:date="2018-06-21T13:34:00Z">
          <w:r w:rsidR="00083FE7" w:rsidDel="00A64E7B">
            <w:rPr>
              <w:iCs/>
              <w:color w:val="44546A" w:themeColor="text2"/>
              <w:sz w:val="21"/>
              <w:szCs w:val="18"/>
            </w:rPr>
            <w:fldChar w:fldCharType="end"/>
          </w:r>
          <w:r w:rsidR="00083FE7" w:rsidDel="00A64E7B">
            <w:rPr>
              <w:iCs/>
              <w:color w:val="44546A" w:themeColor="text2"/>
              <w:sz w:val="21"/>
              <w:szCs w:val="18"/>
            </w:rPr>
            <w:delText>.</w:delText>
          </w:r>
          <w:r w:rsidR="00083FE7" w:rsidDel="00A64E7B">
            <w:rPr>
              <w:iCs/>
              <w:color w:val="44546A" w:themeColor="text2"/>
              <w:sz w:val="21"/>
              <w:szCs w:val="18"/>
            </w:rPr>
            <w:fldChar w:fldCharType="begin"/>
          </w:r>
          <w:r w:rsidR="00083FE7" w:rsidDel="00A64E7B">
            <w:rPr>
              <w:iCs/>
              <w:color w:val="44546A" w:themeColor="text2"/>
              <w:sz w:val="21"/>
              <w:szCs w:val="18"/>
            </w:rPr>
            <w:delInstrText xml:space="preserve"> SEQ Figure \* ARABIC \s 1 </w:delInstrText>
          </w:r>
        </w:del>
      </w:ins>
      <w:del w:id="1829" w:author="JIE  SUN" w:date="2018-06-21T13:34:00Z">
        <w:r w:rsidR="00083FE7" w:rsidDel="00A64E7B">
          <w:rPr>
            <w:iCs/>
            <w:color w:val="44546A" w:themeColor="text2"/>
            <w:sz w:val="21"/>
            <w:szCs w:val="18"/>
          </w:rPr>
          <w:fldChar w:fldCharType="separate"/>
        </w:r>
      </w:del>
      <w:ins w:id="1830" w:author="jie sun" w:date="2018-04-19T13:00:00Z">
        <w:del w:id="1831" w:author="JIE  SUN" w:date="2018-06-21T13:34:00Z">
          <w:r w:rsidR="00083FE7" w:rsidDel="00A64E7B">
            <w:rPr>
              <w:iCs/>
              <w:noProof/>
              <w:color w:val="44546A" w:themeColor="text2"/>
              <w:sz w:val="21"/>
              <w:szCs w:val="18"/>
            </w:rPr>
            <w:delText>3</w:delText>
          </w:r>
          <w:r w:rsidR="00083FE7" w:rsidDel="00A64E7B">
            <w:rPr>
              <w:iCs/>
              <w:color w:val="44546A" w:themeColor="text2"/>
              <w:sz w:val="21"/>
              <w:szCs w:val="18"/>
            </w:rPr>
            <w:fldChar w:fldCharType="end"/>
          </w:r>
        </w:del>
      </w:ins>
      <w:ins w:id="1832" w:author="jie sun" w:date="2018-04-08T16:57:00Z">
        <w:r w:rsidRPr="000642A2">
          <w:rPr>
            <w:rFonts w:hint="eastAsia"/>
            <w:iCs/>
            <w:color w:val="44546A" w:themeColor="text2"/>
            <w:sz w:val="21"/>
            <w:szCs w:val="18"/>
          </w:rPr>
          <w:t>:</w:t>
        </w:r>
        <w:bookmarkStart w:id="1833" w:name="OLE_LINK28"/>
        <w:r w:rsidRPr="000642A2">
          <w:rPr>
            <w:rFonts w:hint="eastAsia"/>
            <w:iCs/>
            <w:color w:val="44546A" w:themeColor="text2"/>
            <w:sz w:val="21"/>
            <w:szCs w:val="18"/>
          </w:rPr>
          <w:t xml:space="preserve"> Three-Axis Accelerometer</w:t>
        </w:r>
      </w:ins>
      <w:ins w:id="1834" w:author="jie sun" w:date="2018-04-08T17:02:00Z">
        <w:r w:rsidR="000A497F">
          <w:rPr>
            <w:iCs/>
            <w:color w:val="44546A" w:themeColor="text2"/>
            <w:sz w:val="21"/>
            <w:szCs w:val="18"/>
          </w:rPr>
          <w:t xml:space="preserve"> </w:t>
        </w:r>
      </w:ins>
      <w:ins w:id="1835" w:author="jie sun" w:date="2018-04-16T22:25:00Z">
        <w:r w:rsidR="000E4E5A">
          <w:rPr>
            <w:iCs/>
            <w:color w:val="44546A" w:themeColor="text2"/>
            <w:sz w:val="21"/>
            <w:szCs w:val="18"/>
          </w:rPr>
          <w:t>I</w:t>
        </w:r>
      </w:ins>
      <w:ins w:id="1836" w:author="jie sun" w:date="2018-04-08T17:02:00Z">
        <w:r w:rsidR="000A497F">
          <w:rPr>
            <w:iCs/>
            <w:color w:val="44546A" w:themeColor="text2"/>
            <w:sz w:val="21"/>
            <w:szCs w:val="18"/>
          </w:rPr>
          <w:t xml:space="preserve">n </w:t>
        </w:r>
      </w:ins>
      <w:ins w:id="1837" w:author="jie sun" w:date="2018-04-16T22:25:00Z">
        <w:r w:rsidR="000E4E5A">
          <w:rPr>
            <w:iCs/>
            <w:color w:val="44546A" w:themeColor="text2"/>
            <w:sz w:val="21"/>
            <w:szCs w:val="18"/>
          </w:rPr>
          <w:t>A</w:t>
        </w:r>
      </w:ins>
      <w:ins w:id="1838" w:author="jie sun" w:date="2018-04-08T17:02:00Z">
        <w:r w:rsidR="000A497F">
          <w:rPr>
            <w:iCs/>
            <w:color w:val="44546A" w:themeColor="text2"/>
            <w:sz w:val="21"/>
            <w:szCs w:val="18"/>
          </w:rPr>
          <w:t xml:space="preserve"> </w:t>
        </w:r>
      </w:ins>
      <w:ins w:id="1839" w:author="jie sun" w:date="2018-04-16T22:25:00Z">
        <w:r w:rsidR="000E4E5A">
          <w:rPr>
            <w:iCs/>
            <w:color w:val="44546A" w:themeColor="text2"/>
            <w:sz w:val="21"/>
            <w:szCs w:val="18"/>
          </w:rPr>
          <w:t>P</w:t>
        </w:r>
      </w:ins>
      <w:ins w:id="1840" w:author="jie sun" w:date="2018-04-08T17:02:00Z">
        <w:r w:rsidR="000A497F">
          <w:rPr>
            <w:iCs/>
            <w:color w:val="44546A" w:themeColor="text2"/>
            <w:sz w:val="21"/>
            <w:szCs w:val="18"/>
          </w:rPr>
          <w:t>hone</w:t>
        </w:r>
      </w:ins>
      <w:ins w:id="1841" w:author="jie sun" w:date="2018-04-08T17:03:00Z">
        <w:r w:rsidR="00F41DEB">
          <w:rPr>
            <w:iCs/>
            <w:color w:val="44546A" w:themeColor="text2"/>
            <w:sz w:val="21"/>
            <w:szCs w:val="18"/>
          </w:rPr>
          <w:t xml:space="preserve"> </w:t>
        </w:r>
      </w:ins>
      <w:customXmlInsRangeStart w:id="1842" w:author="jie sun" w:date="2018-04-08T17:03:00Z"/>
      <w:sdt>
        <w:sdtPr>
          <w:rPr>
            <w:iCs/>
            <w:color w:val="44546A" w:themeColor="text2"/>
            <w:sz w:val="21"/>
            <w:szCs w:val="18"/>
          </w:rPr>
          <w:id w:val="-1610819101"/>
          <w:citation/>
        </w:sdtPr>
        <w:sdtContent>
          <w:customXmlInsRangeEnd w:id="1842"/>
          <w:ins w:id="1843" w:author="jie sun" w:date="2018-04-08T17:03:00Z">
            <w:r w:rsidR="00F41DEB">
              <w:rPr>
                <w:iCs/>
                <w:color w:val="44546A" w:themeColor="text2"/>
                <w:sz w:val="21"/>
                <w:szCs w:val="18"/>
              </w:rPr>
              <w:fldChar w:fldCharType="begin"/>
            </w:r>
          </w:ins>
          <w:ins w:id="1844" w:author="jie sun" w:date="2018-04-08T17:04:00Z">
            <w:r w:rsidR="00F41DEB">
              <w:rPr>
                <w:iCs/>
                <w:color w:val="44546A" w:themeColor="text2"/>
                <w:sz w:val="21"/>
                <w:szCs w:val="18"/>
              </w:rPr>
              <w:instrText xml:space="preserve">CITATION Yin14 \l 2052 </w:instrText>
            </w:r>
          </w:ins>
          <w:r w:rsidR="00F41DEB">
            <w:rPr>
              <w:iCs/>
              <w:color w:val="44546A" w:themeColor="text2"/>
              <w:sz w:val="21"/>
              <w:szCs w:val="18"/>
            </w:rPr>
            <w:fldChar w:fldCharType="separate"/>
          </w:r>
          <w:r w:rsidR="006116D1" w:rsidRPr="006116D1">
            <w:rPr>
              <w:noProof/>
              <w:color w:val="44546A" w:themeColor="text2"/>
              <w:sz w:val="21"/>
              <w:szCs w:val="18"/>
            </w:rPr>
            <w:t>(YingWen, 2014)</w:t>
          </w:r>
          <w:ins w:id="1845" w:author="jie sun" w:date="2018-04-08T17:03:00Z">
            <w:r w:rsidR="00F41DEB">
              <w:rPr>
                <w:iCs/>
                <w:color w:val="44546A" w:themeColor="text2"/>
                <w:sz w:val="21"/>
                <w:szCs w:val="18"/>
              </w:rPr>
              <w:fldChar w:fldCharType="end"/>
            </w:r>
          </w:ins>
          <w:customXmlInsRangeStart w:id="1846" w:author="jie sun" w:date="2018-04-08T17:03:00Z"/>
        </w:sdtContent>
      </w:sdt>
      <w:customXmlInsRangeEnd w:id="1846"/>
      <w:bookmarkEnd w:id="1819"/>
    </w:p>
    <w:bookmarkEnd w:id="1833"/>
    <w:p w:rsidR="00F67079" w:rsidRPr="00A72A55" w:rsidRDefault="00F67079">
      <w:pPr>
        <w:rPr>
          <w:iCs/>
          <w:color w:val="44546A" w:themeColor="text2"/>
          <w:sz w:val="21"/>
          <w:szCs w:val="18"/>
          <w:rPrChange w:id="1847" w:author="jie sun" w:date="2018-04-08T16:57:00Z">
            <w:rPr/>
          </w:rPrChange>
        </w:rPr>
      </w:pPr>
    </w:p>
    <w:p w:rsidR="0087014B" w:rsidDel="008E1261" w:rsidRDefault="00D5184D">
      <w:pPr>
        <w:rPr>
          <w:del w:id="1848" w:author="jie sun" w:date="2018-04-08T16:35:00Z"/>
        </w:rPr>
      </w:pPr>
      <w:r>
        <w:t>And maybe some beginners will ask how to get the three axes data from an iPhone. Exactly, there are</w:t>
      </w:r>
      <w:ins w:id="1849" w:author="jie sun" w:date="2018-04-08T17:07:00Z">
        <w:r w:rsidR="008D25AB">
          <w:t xml:space="preserve"> some A</w:t>
        </w:r>
      </w:ins>
      <w:ins w:id="1850" w:author="jie sun" w:date="2018-04-08T17:08:00Z">
        <w:r w:rsidR="008D25AB">
          <w:t>PP</w:t>
        </w:r>
        <w:r w:rsidR="00094865">
          <w:t>s</w:t>
        </w:r>
      </w:ins>
      <w:del w:id="1851" w:author="jie sun" w:date="2018-04-08T17:07:00Z">
        <w:r w:rsidDel="008D25AB">
          <w:delText xml:space="preserve"> lots of app</w:delText>
        </w:r>
      </w:del>
      <w:r>
        <w:t xml:space="preserve"> creating the function to catch the efficient data directly from the phone</w:t>
      </w:r>
      <w:del w:id="1852" w:author="jie sun" w:date="2018-04-08T16:31:00Z">
        <w:r w:rsidDel="0017772C">
          <w:delText xml:space="preserve">. Introducing one free iPhone </w:delText>
        </w:r>
        <w:r w:rsidDel="0017772C">
          <w:rPr>
            <w:rFonts w:hint="eastAsia"/>
          </w:rPr>
          <w:delText>APP</w:delText>
        </w:r>
        <w:r w:rsidDel="0017772C">
          <w:delText xml:space="preserve"> named </w:delText>
        </w:r>
      </w:del>
      <w:del w:id="1853" w:author="jie sun" w:date="2018-04-08T16:30:00Z">
        <w:r w:rsidDel="004B637B">
          <w:delText>“</w:delText>
        </w:r>
      </w:del>
      <w:del w:id="1854" w:author="jie sun" w:date="2018-04-08T16:31:00Z">
        <w:r w:rsidDel="0017772C">
          <w:delText>Physics Toolbox Sensor Suite</w:delText>
        </w:r>
      </w:del>
      <w:del w:id="1855" w:author="jie sun" w:date="2018-04-08T16:30:00Z">
        <w:r w:rsidDel="004B637B">
          <w:delText>”</w:delText>
        </w:r>
      </w:del>
      <w:r>
        <w:t>, which can get not only the data of accelerometer from the iPhone to email to your email box, but also Gyroscope</w:t>
      </w:r>
      <w:ins w:id="1856" w:author="jie sun" w:date="2018-04-08T16:31:00Z">
        <w:r w:rsidR="0017772C">
          <w:t xml:space="preserve"> data</w:t>
        </w:r>
      </w:ins>
      <w:r>
        <w:t xml:space="preserve"> which will be discuss in next chapter and Magnetometer sensor. </w:t>
      </w:r>
      <w:del w:id="1857" w:author="jie sun" w:date="2018-04-08T16:32:00Z">
        <w:r w:rsidDel="008E1261">
          <w:delText>The data of accelerometer and gyroscope from an iPhone in this thesis is almost caught by this APP.</w:delText>
        </w:r>
      </w:del>
    </w:p>
    <w:p w:rsidR="0087014B" w:rsidDel="008E1261" w:rsidRDefault="0087014B">
      <w:pPr>
        <w:rPr>
          <w:del w:id="1858" w:author="jie sun" w:date="2018-04-08T16:35:00Z"/>
        </w:rPr>
      </w:pPr>
    </w:p>
    <w:p w:rsidR="0087014B" w:rsidDel="008E1261" w:rsidRDefault="0087014B">
      <w:pPr>
        <w:rPr>
          <w:del w:id="1859" w:author="jie sun" w:date="2018-04-08T16:35:00Z"/>
        </w:rPr>
      </w:pPr>
    </w:p>
    <w:p w:rsidR="0087014B" w:rsidDel="008E1261" w:rsidRDefault="00D5184D">
      <w:pPr>
        <w:rPr>
          <w:del w:id="1860" w:author="jie sun" w:date="2018-04-08T16:35:00Z"/>
        </w:rPr>
        <w:pPrChange w:id="1861" w:author="jie sun" w:date="2018-04-08T16:35:00Z">
          <w:pPr>
            <w:pStyle w:val="Subtitle"/>
          </w:pPr>
        </w:pPrChange>
      </w:pPr>
      <w:del w:id="1862" w:author="jie sun" w:date="2018-04-08T16:35:00Z">
        <w:r w:rsidDel="008E1261">
          <w:delText xml:space="preserve">Figure 2. </w:delText>
        </w:r>
        <w:r w:rsidDel="008E1261">
          <w:rPr>
            <w:iCs/>
          </w:rPr>
          <w:fldChar w:fldCharType="begin"/>
        </w:r>
        <w:r w:rsidDel="008E1261">
          <w:delInstrText xml:space="preserve"> SEQ Figure_2. \* ARABIC </w:delInstrText>
        </w:r>
        <w:r w:rsidDel="008E1261">
          <w:rPr>
            <w:iCs/>
          </w:rPr>
          <w:fldChar w:fldCharType="separate"/>
        </w:r>
      </w:del>
      <w:ins w:id="1863" w:author="像个男人一样" w:date="2018-03-22T11:51:00Z">
        <w:del w:id="1864" w:author="jie sun" w:date="2018-04-08T16:35:00Z">
          <w:r w:rsidDel="008E1261">
            <w:rPr>
              <w:b/>
            </w:rPr>
            <w:delText>错误！未指定顺序。</w:delText>
          </w:r>
        </w:del>
      </w:ins>
      <w:ins w:id="1865" w:author="像个男人一样" w:date="2018-03-21T23:39:00Z">
        <w:del w:id="1866" w:author="jie sun" w:date="2018-04-08T16:35:00Z">
          <w:r w:rsidDel="008E1261">
            <w:rPr>
              <w:b/>
            </w:rPr>
            <w:delText>错误！未指定顺序。</w:delText>
          </w:r>
        </w:del>
      </w:ins>
      <w:ins w:id="1867" w:author="像个男人一样" w:date="2018-03-21T23:10:00Z">
        <w:del w:id="1868" w:author="jie sun" w:date="2018-04-08T16:35:00Z">
          <w:r w:rsidDel="008E1261">
            <w:rPr>
              <w:b/>
            </w:rPr>
            <w:delText>错误！未指定顺序。</w:delText>
          </w:r>
        </w:del>
      </w:ins>
      <w:ins w:id="1869" w:author="像个男人一样" w:date="2018-03-21T23:08:00Z">
        <w:del w:id="1870" w:author="jie sun" w:date="2018-04-08T16:35:00Z">
          <w:r w:rsidDel="008E1261">
            <w:rPr>
              <w:b/>
            </w:rPr>
            <w:delText>错误！未指定顺序。</w:delText>
          </w:r>
        </w:del>
      </w:ins>
      <w:ins w:id="1871" w:author="像个男人一样" w:date="2018-03-21T02:33:00Z">
        <w:del w:id="1872" w:author="jie sun" w:date="2018-04-08T16:35:00Z">
          <w:r w:rsidDel="008E1261">
            <w:rPr>
              <w:b/>
            </w:rPr>
            <w:delText>错误！未指定顺序。错误！未指定顺序。</w:delText>
          </w:r>
        </w:del>
      </w:ins>
      <w:ins w:id="1873" w:author="像个男人一样" w:date="2018-03-21T02:31:00Z">
        <w:del w:id="1874" w:author="jie sun" w:date="2018-04-08T16:35:00Z">
          <w:r w:rsidDel="008E1261">
            <w:rPr>
              <w:b/>
            </w:rPr>
            <w:delText>错误！未指定顺序。</w:delText>
          </w:r>
        </w:del>
      </w:ins>
      <w:ins w:id="1875" w:author="像个男人一样" w:date="2018-03-21T02:30:00Z">
        <w:del w:id="1876" w:author="jie sun" w:date="2018-04-08T16:35:00Z">
          <w:r w:rsidDel="008E1261">
            <w:rPr>
              <w:b/>
            </w:rPr>
            <w:delText>错误！未指定顺序。</w:delText>
          </w:r>
        </w:del>
      </w:ins>
      <w:ins w:id="1877" w:author="像个男人一样" w:date="2018-03-21T02:29:00Z">
        <w:del w:id="1878" w:author="jie sun" w:date="2018-04-08T16:35:00Z">
          <w:r w:rsidDel="008E1261">
            <w:rPr>
              <w:b/>
            </w:rPr>
            <w:delText>错误！未指定顺序。错误！未指定顺序。</w:delText>
          </w:r>
        </w:del>
      </w:ins>
      <w:ins w:id="1879" w:author="像个男人一样" w:date="2018-03-21T02:26:00Z">
        <w:del w:id="1880" w:author="jie sun" w:date="2018-04-08T16:35:00Z">
          <w:r w:rsidDel="008E1261">
            <w:rPr>
              <w:b/>
            </w:rPr>
            <w:delText>错误！未指定顺序。</w:delText>
          </w:r>
        </w:del>
      </w:ins>
      <w:ins w:id="1881" w:author="像个男人一样" w:date="2018-03-21T02:25:00Z">
        <w:del w:id="1882" w:author="jie sun" w:date="2018-04-08T16:35:00Z">
          <w:r w:rsidDel="008E1261">
            <w:rPr>
              <w:b/>
            </w:rPr>
            <w:delText>错误！未指定顺序。</w:delText>
          </w:r>
        </w:del>
      </w:ins>
      <w:ins w:id="1883" w:author="像个男人一样" w:date="2018-03-21T02:24:00Z">
        <w:del w:id="1884" w:author="jie sun" w:date="2018-04-08T16:35:00Z">
          <w:r w:rsidDel="008E1261">
            <w:rPr>
              <w:b/>
            </w:rPr>
            <w:delText>错误！未指定顺序。</w:delText>
          </w:r>
        </w:del>
      </w:ins>
      <w:ins w:id="1885" w:author="像个男人一样" w:date="2018-03-21T02:23:00Z">
        <w:del w:id="1886" w:author="jie sun" w:date="2018-04-08T16:35:00Z">
          <w:r w:rsidDel="008E1261">
            <w:rPr>
              <w:b/>
            </w:rPr>
            <w:delText>错误！未指定顺序。</w:delText>
          </w:r>
        </w:del>
      </w:ins>
      <w:ins w:id="1887" w:author="像个男人一样" w:date="2018-03-21T02:22:00Z">
        <w:del w:id="1888" w:author="jie sun" w:date="2018-04-08T16:35:00Z">
          <w:r w:rsidDel="008E1261">
            <w:rPr>
              <w:b/>
            </w:rPr>
            <w:delText>错误！未指定顺序。</w:delText>
          </w:r>
        </w:del>
      </w:ins>
      <w:ins w:id="1889" w:author="像个男人一样" w:date="2018-03-21T02:17:00Z">
        <w:del w:id="1890" w:author="jie sun" w:date="2018-04-08T16:35:00Z">
          <w:r w:rsidDel="008E1261">
            <w:rPr>
              <w:b/>
            </w:rPr>
            <w:delText>错误！未指定顺序。错误！未指定顺序。错误！未指定顺序。</w:delText>
          </w:r>
        </w:del>
      </w:ins>
      <w:ins w:id="1891" w:author="像个男人一样" w:date="2018-03-21T02:15:00Z">
        <w:del w:id="1892" w:author="jie sun" w:date="2018-04-08T16:35:00Z">
          <w:r w:rsidDel="008E1261">
            <w:rPr>
              <w:b/>
            </w:rPr>
            <w:delText>错误！未指定顺序。</w:delText>
          </w:r>
        </w:del>
      </w:ins>
      <w:ins w:id="1893" w:author="像个男人一样" w:date="2018-03-21T02:14:00Z">
        <w:del w:id="1894" w:author="jie sun" w:date="2018-04-08T16:35:00Z">
          <w:r w:rsidDel="008E1261">
            <w:rPr>
              <w:b/>
            </w:rPr>
            <w:delText>错误！未指定顺序。</w:delText>
          </w:r>
        </w:del>
      </w:ins>
      <w:ins w:id="1895" w:author="像个男人一样" w:date="2018-03-21T02:13:00Z">
        <w:del w:id="1896" w:author="jie sun" w:date="2018-04-08T16:35:00Z">
          <w:r w:rsidDel="008E1261">
            <w:rPr>
              <w:b/>
            </w:rPr>
            <w:delText>错误！未指定顺序。</w:delText>
          </w:r>
        </w:del>
      </w:ins>
      <w:ins w:id="1897" w:author="像个男人一样" w:date="2018-03-21T02:12:00Z">
        <w:del w:id="1898" w:author="jie sun" w:date="2018-04-08T16:35:00Z">
          <w:r w:rsidDel="008E1261">
            <w:rPr>
              <w:b/>
            </w:rPr>
            <w:delText>错误！未指定顺序。</w:delText>
          </w:r>
        </w:del>
      </w:ins>
      <w:ins w:id="1899" w:author="像个男人一样" w:date="2018-03-21T02:02:00Z">
        <w:del w:id="1900" w:author="jie sun" w:date="2018-04-08T16:35:00Z">
          <w:r w:rsidDel="008E1261">
            <w:rPr>
              <w:b/>
            </w:rPr>
            <w:delText>错误！未指定顺序。错误！未指定顺序。</w:delText>
          </w:r>
        </w:del>
      </w:ins>
      <w:ins w:id="1901" w:author="像个男人一样" w:date="2018-03-21T02:01:00Z">
        <w:del w:id="1902" w:author="jie sun" w:date="2018-04-08T16:35:00Z">
          <w:r w:rsidDel="008E1261">
            <w:rPr>
              <w:b/>
            </w:rPr>
            <w:delText>错误！未指定顺序。</w:delText>
          </w:r>
        </w:del>
      </w:ins>
      <w:ins w:id="1903" w:author="像个男人一样" w:date="2018-03-21T02:00:00Z">
        <w:del w:id="1904" w:author="jie sun" w:date="2018-04-08T16:35:00Z">
          <w:r w:rsidDel="008E1261">
            <w:rPr>
              <w:b/>
            </w:rPr>
            <w:delText>错误！未指定顺序。</w:delText>
          </w:r>
        </w:del>
      </w:ins>
      <w:ins w:id="1905" w:author="像个男人一样" w:date="2018-03-21T01:59:00Z">
        <w:del w:id="1906" w:author="jie sun" w:date="2018-04-08T16:35:00Z">
          <w:r w:rsidDel="008E1261">
            <w:rPr>
              <w:b/>
            </w:rPr>
            <w:delText>错误！未指定顺序。</w:delText>
          </w:r>
        </w:del>
      </w:ins>
      <w:ins w:id="1907" w:author="像个男人一样" w:date="2018-03-21T01:58:00Z">
        <w:del w:id="1908" w:author="jie sun" w:date="2018-04-08T16:35:00Z">
          <w:r w:rsidDel="008E1261">
            <w:rPr>
              <w:b/>
            </w:rPr>
            <w:delText>错误！未指定顺序。错误！未指定顺序。</w:delText>
          </w:r>
        </w:del>
      </w:ins>
      <w:ins w:id="1909" w:author="像个男人一样" w:date="2018-03-21T01:57:00Z">
        <w:del w:id="1910" w:author="jie sun" w:date="2018-04-08T16:35:00Z">
          <w:r w:rsidDel="008E1261">
            <w:rPr>
              <w:b/>
            </w:rPr>
            <w:delText>错误！未指定顺序。</w:delText>
          </w:r>
        </w:del>
      </w:ins>
      <w:ins w:id="1911" w:author="像个男人一样" w:date="2018-03-21T01:48:00Z">
        <w:del w:id="1912" w:author="jie sun" w:date="2018-04-08T16:35:00Z">
          <w:r w:rsidDel="008E1261">
            <w:rPr>
              <w:b/>
            </w:rPr>
            <w:delText>错误！未指定顺序。错误！未指定顺序。</w:delText>
          </w:r>
        </w:del>
      </w:ins>
      <w:ins w:id="1913" w:author="像个男人一样" w:date="2018-03-21T01:47:00Z">
        <w:del w:id="1914" w:author="jie sun" w:date="2018-04-08T16:35:00Z">
          <w:r w:rsidDel="008E1261">
            <w:rPr>
              <w:b/>
            </w:rPr>
            <w:delText>错误！未指定顺序。</w:delText>
          </w:r>
        </w:del>
      </w:ins>
      <w:ins w:id="1915" w:author="像个男人一样" w:date="2018-03-21T01:46:00Z">
        <w:del w:id="1916" w:author="jie sun" w:date="2018-04-08T16:35:00Z">
          <w:r w:rsidDel="008E1261">
            <w:rPr>
              <w:b/>
            </w:rPr>
            <w:delText>错误！未指定顺序。</w:delText>
          </w:r>
        </w:del>
      </w:ins>
      <w:ins w:id="1917" w:author="像个男人一样" w:date="2018-03-21T01:45:00Z">
        <w:del w:id="1918" w:author="jie sun" w:date="2018-04-08T16:35:00Z">
          <w:r w:rsidDel="008E1261">
            <w:rPr>
              <w:b/>
            </w:rPr>
            <w:delText>错误！未指定顺序。错误！未指定顺序。</w:delText>
          </w:r>
        </w:del>
      </w:ins>
      <w:ins w:id="1919" w:author="像个男人一样" w:date="2018-03-21T01:43:00Z">
        <w:del w:id="1920" w:author="jie sun" w:date="2018-04-08T16:35:00Z">
          <w:r w:rsidDel="008E1261">
            <w:rPr>
              <w:b/>
            </w:rPr>
            <w:delText>错误！未指定顺序。</w:delText>
          </w:r>
        </w:del>
      </w:ins>
      <w:ins w:id="1921" w:author="像个男人一样" w:date="2018-03-21T01:42:00Z">
        <w:del w:id="1922" w:author="jie sun" w:date="2018-04-08T16:35:00Z">
          <w:r w:rsidDel="008E1261">
            <w:rPr>
              <w:b/>
            </w:rPr>
            <w:delText>错误！未指定顺序。</w:delText>
          </w:r>
        </w:del>
      </w:ins>
      <w:ins w:id="1923" w:author="像个男人一样" w:date="2018-03-21T01:40:00Z">
        <w:del w:id="1924" w:author="jie sun" w:date="2018-04-08T16:35:00Z">
          <w:r w:rsidDel="008E1261">
            <w:rPr>
              <w:b/>
            </w:rPr>
            <w:delText>错误！未指定顺序。错误！未指定顺序。</w:delText>
          </w:r>
        </w:del>
      </w:ins>
      <w:ins w:id="1925" w:author="像个男人一样" w:date="2018-03-21T01:39:00Z">
        <w:del w:id="1926" w:author="jie sun" w:date="2018-04-08T16:35:00Z">
          <w:r w:rsidDel="008E1261">
            <w:rPr>
              <w:b/>
            </w:rPr>
            <w:delText>错误！未指定顺序。</w:delText>
          </w:r>
        </w:del>
      </w:ins>
      <w:ins w:id="1927" w:author="像个男人一样" w:date="2018-03-21T01:38:00Z">
        <w:del w:id="1928" w:author="jie sun" w:date="2018-04-08T16:35:00Z">
          <w:r w:rsidDel="008E1261">
            <w:rPr>
              <w:b/>
            </w:rPr>
            <w:delText>错误！未指定顺序。</w:delText>
          </w:r>
        </w:del>
      </w:ins>
      <w:ins w:id="1929" w:author="像个男人一样" w:date="2018-03-21T01:37:00Z">
        <w:del w:id="1930" w:author="jie sun" w:date="2018-04-08T16:35:00Z">
          <w:r w:rsidDel="008E1261">
            <w:rPr>
              <w:b/>
            </w:rPr>
            <w:delText>错误！未指定顺序。</w:delText>
          </w:r>
        </w:del>
      </w:ins>
      <w:ins w:id="1931" w:author="像个男人一样" w:date="2018-03-21T01:36:00Z">
        <w:del w:id="1932" w:author="jie sun" w:date="2018-04-08T16:35:00Z">
          <w:r w:rsidDel="008E1261">
            <w:rPr>
              <w:b/>
            </w:rPr>
            <w:delText>错误！未指定顺序。</w:delText>
          </w:r>
        </w:del>
      </w:ins>
      <w:ins w:id="1933" w:author="像个男人一样" w:date="2018-03-21T01:35:00Z">
        <w:del w:id="1934" w:author="jie sun" w:date="2018-04-08T16:35:00Z">
          <w:r w:rsidDel="008E1261">
            <w:rPr>
              <w:b/>
            </w:rPr>
            <w:delText>错误！未指定顺序。</w:delText>
          </w:r>
        </w:del>
      </w:ins>
      <w:ins w:id="1935" w:author="像个男人一样" w:date="2018-03-21T01:34:00Z">
        <w:del w:id="1936" w:author="jie sun" w:date="2018-04-08T16:35:00Z">
          <w:r w:rsidDel="008E1261">
            <w:rPr>
              <w:b/>
            </w:rPr>
            <w:delText>错误！未指定顺序。</w:delText>
          </w:r>
        </w:del>
      </w:ins>
      <w:del w:id="1937" w:author="jie sun" w:date="2018-04-08T16:35:00Z">
        <w:r w:rsidDel="008E1261">
          <w:delText>3</w:delText>
        </w:r>
        <w:r w:rsidDel="008E1261">
          <w:rPr>
            <w:iCs/>
          </w:rPr>
          <w:fldChar w:fldCharType="end"/>
        </w:r>
        <w:r w:rsidDel="008E1261">
          <w:delText xml:space="preserve"> Using a Three-Axis Accelerometer and GPS Module in a Smart Phone to Measure Walking Steps and Distance(Ying-Wen Bai, Chia-Hao Yu and Siao-Cian Wu)</w:delText>
        </w:r>
      </w:del>
    </w:p>
    <w:p w:rsidR="0087014B" w:rsidRDefault="00D5184D">
      <w:pPr>
        <w:rPr>
          <w:ins w:id="1938" w:author="像个男人一样" w:date="2018-03-21T01:34:00Z"/>
        </w:rPr>
      </w:pPr>
      <w:del w:id="1939" w:author="jie sun" w:date="2018-04-08T16:35:00Z">
        <w:r w:rsidDel="008E1261">
          <w:rPr>
            <w:noProof/>
          </w:rPr>
          <w:drawing>
            <wp:inline distT="0" distB="0" distL="0" distR="0">
              <wp:extent cx="2470785" cy="2464435"/>
              <wp:effectExtent l="0" t="0" r="5715" b="0"/>
              <wp:docPr id="2" name="Picture 2" descr="C:\Users\jsun\AppData\Local\Temp\1515521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jsun\AppData\Local\Temp\1515521697(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490749" cy="2484248"/>
                      </a:xfrm>
                      <a:prstGeom prst="rect">
                        <a:avLst/>
                      </a:prstGeom>
                      <a:noFill/>
                      <a:ln>
                        <a:noFill/>
                      </a:ln>
                    </pic:spPr>
                  </pic:pic>
                </a:graphicData>
              </a:graphic>
            </wp:inline>
          </w:drawing>
        </w:r>
        <w:r w:rsidRPr="00606542" w:rsidDel="008E1261">
          <w:rPr>
            <w:rFonts w:ascii="Times New Roman" w:eastAsia="Times New Roman" w:hAnsi="Times New Roman" w:cs="Times New Roman"/>
            <w:snapToGrid w:val="0"/>
            <w:color w:val="000000"/>
            <w:w w:val="0"/>
            <w:sz w:val="0"/>
            <w:szCs w:val="0"/>
            <w:u w:color="000000"/>
            <w:shd w:val="clear" w:color="000000" w:fill="000000"/>
            <w:lang w:val="en-US" w:bidi="zh-CN"/>
            <w:rPrChange w:id="1940" w:author="jie sun" w:date="2018-04-08T14:40:00Z">
              <w:rPr>
                <w:rFonts w:ascii="Times New Roman" w:eastAsia="Times New Roman" w:hAnsi="Times New Roman" w:cs="Times New Roman"/>
                <w:snapToGrid w:val="0"/>
                <w:color w:val="000000"/>
                <w:w w:val="0"/>
                <w:sz w:val="0"/>
                <w:szCs w:val="0"/>
                <w:u w:color="000000"/>
                <w:shd w:val="clear" w:color="000000" w:fill="000000"/>
                <w:lang w:val="zh-CN" w:bidi="zh-CN"/>
              </w:rPr>
            </w:rPrChange>
          </w:rPr>
          <w:delText xml:space="preserve"> </w:delText>
        </w:r>
        <w:r w:rsidDel="008E1261">
          <w:delText xml:space="preserve">     </w:delText>
        </w:r>
        <w:r w:rsidDel="008E1261">
          <w:rPr>
            <w:noProof/>
          </w:rPr>
          <w:drawing>
            <wp:inline distT="0" distB="0" distL="0" distR="0">
              <wp:extent cx="2791460" cy="2420620"/>
              <wp:effectExtent l="0" t="0" r="8890" b="0"/>
              <wp:docPr id="3" name="Picture 3" descr="C:\Users\jsun\AppData\Local\Temp\15155217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jsun\AppData\Local\Temp\151552171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13635" cy="2439948"/>
                      </a:xfrm>
                      <a:prstGeom prst="rect">
                        <a:avLst/>
                      </a:prstGeom>
                      <a:noFill/>
                      <a:ln>
                        <a:noFill/>
                      </a:ln>
                    </pic:spPr>
                  </pic:pic>
                </a:graphicData>
              </a:graphic>
            </wp:inline>
          </w:drawing>
        </w:r>
      </w:del>
    </w:p>
    <w:p w:rsidR="0087014B" w:rsidDel="008E1261" w:rsidRDefault="008E1261">
      <w:pPr>
        <w:pStyle w:val="Caption"/>
        <w:rPr>
          <w:moveFrom w:id="1941" w:author="jie sun" w:date="2018-04-08T16:36:00Z"/>
        </w:rPr>
        <w:pPrChange w:id="1942" w:author="像个男人一样" w:date="2018-03-21T01:34:00Z">
          <w:pPr/>
        </w:pPrChange>
      </w:pPr>
      <w:ins w:id="1943" w:author="jie sun" w:date="2018-04-08T16:36:00Z">
        <w:r w:rsidDel="008E1261">
          <w:t xml:space="preserve"> </w:t>
        </w:r>
      </w:ins>
      <w:moveFromRangeStart w:id="1944" w:author="jie sun" w:date="2018-04-08T16:36:00Z" w:name="move510968692"/>
      <w:moveFrom w:id="1945" w:author="jie sun" w:date="2018-04-08T16:36:00Z">
        <w:ins w:id="1946" w:author="像个男人一样" w:date="2018-03-21T01:34:00Z">
          <w:r w:rsidR="00D5184D" w:rsidDel="008E1261">
            <w:t xml:space="preserve">Figure </w:t>
          </w:r>
          <w:r w:rsidR="00D5184D" w:rsidDel="008E1261">
            <w:rPr>
              <w:iCs w:val="0"/>
            </w:rPr>
            <w:fldChar w:fldCharType="begin"/>
          </w:r>
          <w:r w:rsidR="00D5184D" w:rsidDel="008E1261">
            <w:instrText xml:space="preserve"> STYLEREF 1 \s </w:instrText>
          </w:r>
          <w:r w:rsidR="00D5184D" w:rsidDel="008E1261">
            <w:rPr>
              <w:iCs w:val="0"/>
            </w:rPr>
            <w:fldChar w:fldCharType="separate"/>
          </w:r>
          <w:r w:rsidR="00D5184D" w:rsidDel="008E1261">
            <w:t>2</w:t>
          </w:r>
          <w:r w:rsidR="00D5184D" w:rsidDel="008E1261">
            <w:rPr>
              <w:iCs w:val="0"/>
            </w:rPr>
            <w:fldChar w:fldCharType="end"/>
          </w:r>
          <w:r w:rsidR="00D5184D" w:rsidDel="008E1261">
            <w:rPr>
              <w:rFonts w:hint="eastAsia"/>
            </w:rPr>
            <w:t>.</w:t>
          </w:r>
          <w:r w:rsidR="00D5184D" w:rsidDel="008E1261">
            <w:rPr>
              <w:iCs w:val="0"/>
            </w:rPr>
            <w:fldChar w:fldCharType="begin"/>
          </w:r>
          <w:r w:rsidR="00D5184D" w:rsidDel="008E1261">
            <w:instrText xml:space="preserve"> SEQ Figure \* ARABIC \s 1 </w:instrText>
          </w:r>
          <w:r w:rsidR="00D5184D" w:rsidDel="008E1261">
            <w:rPr>
              <w:iCs w:val="0"/>
            </w:rPr>
            <w:fldChar w:fldCharType="separate"/>
          </w:r>
        </w:ins>
        <w:ins w:id="1947" w:author="像个男人一样" w:date="2018-03-22T11:51:00Z">
          <w:r w:rsidR="00D5184D" w:rsidDel="008E1261">
            <w:t>3</w:t>
          </w:r>
        </w:ins>
        <w:ins w:id="1948" w:author="像个男人一样" w:date="2018-03-21T01:34:00Z">
          <w:r w:rsidR="00D5184D" w:rsidDel="008E1261">
            <w:rPr>
              <w:iCs w:val="0"/>
            </w:rPr>
            <w:fldChar w:fldCharType="end"/>
          </w:r>
          <w:bookmarkStart w:id="1949" w:name="_Toc3583"/>
          <w:bookmarkStart w:id="1950" w:name="_Toc5349"/>
          <w:bookmarkStart w:id="1951" w:name="_Toc2527"/>
          <w:bookmarkStart w:id="1952" w:name="_Toc29426"/>
          <w:bookmarkStart w:id="1953" w:name="_Toc17627"/>
          <w:bookmarkStart w:id="1954" w:name="_Toc17465"/>
          <w:bookmarkStart w:id="1955" w:name="_Toc7732"/>
          <w:bookmarkStart w:id="1956" w:name="_Toc1450"/>
          <w:bookmarkStart w:id="1957" w:name="_Toc30310"/>
          <w:bookmarkStart w:id="1958" w:name="_Toc20841"/>
          <w:bookmarkStart w:id="1959" w:name="_Toc16481"/>
          <w:bookmarkStart w:id="1960" w:name="_Toc13307"/>
          <w:bookmarkStart w:id="1961" w:name="_Toc989"/>
          <w:bookmarkStart w:id="1962" w:name="_Toc796"/>
          <w:bookmarkStart w:id="1963" w:name="_Toc17666"/>
          <w:bookmarkStart w:id="1964" w:name="_Toc2592"/>
          <w:bookmarkStart w:id="1965" w:name="_Toc20988"/>
          <w:bookmarkStart w:id="1966" w:name="_Toc25964"/>
          <w:bookmarkStart w:id="1967" w:name="_Toc22109"/>
          <w:bookmarkStart w:id="1968" w:name="_Toc25818"/>
          <w:bookmarkStart w:id="1969" w:name="_Toc17915"/>
          <w:bookmarkStart w:id="1970" w:name="_Toc21653"/>
          <w:bookmarkStart w:id="1971" w:name="_Toc19511"/>
          <w:bookmarkStart w:id="1972" w:name="_Toc1942"/>
          <w:bookmarkStart w:id="1973" w:name="_Toc9038"/>
          <w:bookmarkStart w:id="1974" w:name="_Toc1228"/>
          <w:bookmarkStart w:id="1975" w:name="_Toc28027"/>
          <w:r w:rsidR="00D5184D" w:rsidDel="008E1261">
            <w:rPr>
              <w:rFonts w:hint="eastAsia"/>
            </w:rPr>
            <w:t>:Using a Three-Axis Accelerometer and GPS Module in a Smart Phone to Measure Walking Steps and Distance</w:t>
          </w:r>
        </w:ins>
        <w:bookmarkStart w:id="1976" w:name="_Toc511230175"/>
        <w:bookmarkStart w:id="1977" w:name="_Toc511295625"/>
        <w:bookmarkStart w:id="1978" w:name="_Toc511677508"/>
        <w:bookmarkStart w:id="1979" w:name="_Toc511677677"/>
        <w:bookmarkStart w:id="1980" w:name="_Toc511677729"/>
        <w:bookmarkStart w:id="1981" w:name="_Toc511906213"/>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moveFrom>
    </w:p>
    <w:moveFromRangeEnd w:id="1944"/>
    <w:p w:rsidR="0087014B" w:rsidRDefault="00D5184D">
      <w:pPr>
        <w:pStyle w:val="Subtitle"/>
        <w:rPr>
          <w:del w:id="1982" w:author="像个男人一样" w:date="2018-03-21T01:33:00Z"/>
        </w:rPr>
      </w:pPr>
      <w:del w:id="1983" w:author="像个男人一样" w:date="2018-03-21T01:33:00Z">
        <w:r>
          <w:delText>(Picture 2.1.3.1 and 2  Using a Three-Axis Accelerometer and GPS Module in a Smart Phone to Measure Walking Steps and Distance(Ying-Wen Bai, Chia-Hao Yu and Siao-Cian Wu))</w:delText>
        </w:r>
        <w:bookmarkStart w:id="1984" w:name="_Toc511230176"/>
        <w:bookmarkStart w:id="1985" w:name="_Toc511295626"/>
        <w:bookmarkStart w:id="1986" w:name="_Toc511677509"/>
        <w:bookmarkStart w:id="1987" w:name="_Toc511677678"/>
        <w:bookmarkStart w:id="1988" w:name="_Toc511677730"/>
        <w:bookmarkStart w:id="1989" w:name="_Toc511906214"/>
        <w:bookmarkEnd w:id="1984"/>
        <w:bookmarkEnd w:id="1985"/>
        <w:bookmarkEnd w:id="1986"/>
        <w:bookmarkEnd w:id="1987"/>
        <w:bookmarkEnd w:id="1988"/>
        <w:bookmarkEnd w:id="1989"/>
      </w:del>
    </w:p>
    <w:p w:rsidR="0087014B" w:rsidRDefault="00D5184D">
      <w:pPr>
        <w:pStyle w:val="Heading2"/>
      </w:pPr>
      <w:bookmarkStart w:id="1990" w:name="_Toc25506"/>
      <w:bookmarkStart w:id="1991" w:name="_Toc22790"/>
      <w:bookmarkStart w:id="1992" w:name="_Toc23097"/>
      <w:bookmarkStart w:id="1993" w:name="_Toc12305"/>
      <w:bookmarkStart w:id="1994" w:name="_Toc10128"/>
      <w:bookmarkStart w:id="1995" w:name="_Toc31844"/>
      <w:bookmarkStart w:id="1996" w:name="_Toc5746"/>
      <w:bookmarkStart w:id="1997" w:name="_Toc27681"/>
      <w:bookmarkStart w:id="1998" w:name="_Toc20510"/>
      <w:bookmarkStart w:id="1999" w:name="_Toc511906215"/>
      <w:r>
        <w:t xml:space="preserve">The </w:t>
      </w:r>
      <w:ins w:id="2000" w:author="jie sun" w:date="2018-04-16T21:12:00Z">
        <w:r w:rsidR="00202879">
          <w:rPr>
            <w:rFonts w:hint="eastAsia"/>
          </w:rPr>
          <w:t>P</w:t>
        </w:r>
      </w:ins>
      <w:del w:id="2001" w:author="jie sun" w:date="2018-04-16T21:12:00Z">
        <w:r w:rsidDel="00202879">
          <w:delText>p</w:delText>
        </w:r>
      </w:del>
      <w:r>
        <w:t xml:space="preserve">rinciple </w:t>
      </w:r>
      <w:ins w:id="2002" w:author="jie sun" w:date="2018-04-16T21:12:00Z">
        <w:r w:rsidR="005512CD">
          <w:rPr>
            <w:rFonts w:hint="eastAsia"/>
          </w:rPr>
          <w:t>O</w:t>
        </w:r>
      </w:ins>
      <w:del w:id="2003" w:author="jie sun" w:date="2018-04-16T21:12:00Z">
        <w:r w:rsidDel="005512CD">
          <w:delText>o</w:delText>
        </w:r>
      </w:del>
      <w:r>
        <w:t xml:space="preserve">f </w:t>
      </w:r>
      <w:ins w:id="2004" w:author="jie sun" w:date="2018-04-16T21:12:00Z">
        <w:r w:rsidR="00DD5E1B">
          <w:rPr>
            <w:rFonts w:hint="eastAsia"/>
          </w:rPr>
          <w:t>T</w:t>
        </w:r>
      </w:ins>
      <w:del w:id="2005" w:author="jie sun" w:date="2018-04-16T21:12:00Z">
        <w:r w:rsidDel="00DD5E1B">
          <w:delText>t</w:delText>
        </w:r>
      </w:del>
      <w:r>
        <w:t xml:space="preserve">esting </w:t>
      </w:r>
      <w:ins w:id="2006" w:author="jie sun" w:date="2018-04-16T21:16:00Z">
        <w:r w:rsidR="00FF0552">
          <w:t>S</w:t>
        </w:r>
      </w:ins>
      <w:del w:id="2007" w:author="jie sun" w:date="2018-04-16T21:16:00Z">
        <w:r w:rsidDel="00FF0552">
          <w:delText>s</w:delText>
        </w:r>
      </w:del>
      <w:r>
        <w:t>teps</w:t>
      </w:r>
      <w:bookmarkEnd w:id="1990"/>
      <w:bookmarkEnd w:id="1991"/>
      <w:bookmarkEnd w:id="1992"/>
      <w:bookmarkEnd w:id="1993"/>
      <w:bookmarkEnd w:id="1994"/>
      <w:bookmarkEnd w:id="1995"/>
      <w:bookmarkEnd w:id="1996"/>
      <w:bookmarkEnd w:id="1997"/>
      <w:bookmarkEnd w:id="1998"/>
      <w:bookmarkEnd w:id="1999"/>
      <w:r>
        <w:t xml:space="preserve"> </w:t>
      </w:r>
    </w:p>
    <w:p w:rsidR="008E1261" w:rsidRPr="008E1261" w:rsidRDefault="00D5184D">
      <w:pPr>
        <w:pStyle w:val="Heading3"/>
      </w:pPr>
      <w:bookmarkStart w:id="2008" w:name="_Toc30965"/>
      <w:bookmarkStart w:id="2009" w:name="_Toc27127"/>
      <w:bookmarkStart w:id="2010" w:name="_Toc15193"/>
      <w:bookmarkStart w:id="2011" w:name="_Toc13773"/>
      <w:bookmarkStart w:id="2012" w:name="_Toc9093"/>
      <w:bookmarkStart w:id="2013" w:name="_Toc31503"/>
      <w:bookmarkStart w:id="2014" w:name="_Toc22047"/>
      <w:bookmarkStart w:id="2015" w:name="_Toc9767"/>
      <w:bookmarkStart w:id="2016" w:name="_Toc27046"/>
      <w:bookmarkStart w:id="2017" w:name="_Toc511906216"/>
      <w:r>
        <w:t xml:space="preserve">How </w:t>
      </w:r>
      <w:ins w:id="2018" w:author="jie sun" w:date="2018-04-16T21:16:00Z">
        <w:r w:rsidR="005E63B6">
          <w:t>A</w:t>
        </w:r>
      </w:ins>
      <w:del w:id="2019" w:author="jie sun" w:date="2018-04-16T21:16:00Z">
        <w:r w:rsidDel="005E63B6">
          <w:delText>a</w:delText>
        </w:r>
      </w:del>
      <w:r>
        <w:t xml:space="preserve">n </w:t>
      </w:r>
      <w:ins w:id="2020" w:author="jie sun" w:date="2018-04-16T21:16:00Z">
        <w:r w:rsidR="005E63B6">
          <w:t>A</w:t>
        </w:r>
      </w:ins>
      <w:del w:id="2021" w:author="jie sun" w:date="2018-04-16T21:16:00Z">
        <w:r w:rsidDel="005E63B6">
          <w:delText>a</w:delText>
        </w:r>
      </w:del>
      <w:r>
        <w:t xml:space="preserve">ccelerometer </w:t>
      </w:r>
      <w:ins w:id="2022" w:author="jie sun" w:date="2018-04-16T21:16:00Z">
        <w:r w:rsidR="005E63B6">
          <w:t>W</w:t>
        </w:r>
      </w:ins>
      <w:del w:id="2023" w:author="jie sun" w:date="2018-04-16T21:16:00Z">
        <w:r w:rsidDel="005E63B6">
          <w:delText>w</w:delText>
        </w:r>
      </w:del>
      <w:r>
        <w:t xml:space="preserve">orks </w:t>
      </w:r>
      <w:ins w:id="2024" w:author="jie sun" w:date="2018-04-16T21:17:00Z">
        <w:r w:rsidR="00980F03">
          <w:t>O</w:t>
        </w:r>
      </w:ins>
      <w:del w:id="2025" w:author="jie sun" w:date="2018-04-16T21:16:00Z">
        <w:r w:rsidDel="005E63B6">
          <w:delText>i</w:delText>
        </w:r>
      </w:del>
      <w:r>
        <w:t xml:space="preserve">n </w:t>
      </w:r>
      <w:ins w:id="2026" w:author="jie sun" w:date="2018-04-16T21:16:00Z">
        <w:r w:rsidR="00980F03">
          <w:t>H</w:t>
        </w:r>
      </w:ins>
      <w:del w:id="2027" w:author="jie sun" w:date="2018-04-16T21:16:00Z">
        <w:r w:rsidDel="00980F03">
          <w:delText>h</w:delText>
        </w:r>
      </w:del>
      <w:r>
        <w:t xml:space="preserve">uman </w:t>
      </w:r>
      <w:ins w:id="2028" w:author="jie sun" w:date="2018-04-16T21:17:00Z">
        <w:r w:rsidR="00980F03">
          <w:t>B</w:t>
        </w:r>
      </w:ins>
      <w:del w:id="2029" w:author="jie sun" w:date="2018-04-16T21:16:00Z">
        <w:r w:rsidDel="00980F03">
          <w:delText>b</w:delText>
        </w:r>
      </w:del>
      <w:r>
        <w:t>ody</w:t>
      </w:r>
      <w:bookmarkEnd w:id="2008"/>
      <w:bookmarkEnd w:id="2009"/>
      <w:bookmarkEnd w:id="2010"/>
      <w:bookmarkEnd w:id="2011"/>
      <w:bookmarkEnd w:id="2012"/>
      <w:bookmarkEnd w:id="2013"/>
      <w:bookmarkEnd w:id="2014"/>
      <w:bookmarkEnd w:id="2015"/>
      <w:bookmarkEnd w:id="2016"/>
      <w:bookmarkEnd w:id="2017"/>
    </w:p>
    <w:p w:rsidR="0087014B" w:rsidRDefault="005D55E2">
      <w:pPr>
        <w:rPr>
          <w:del w:id="2030" w:author="像个男人一样" w:date="2018-03-22T11:58:00Z"/>
          <w:lang w:val="en-US"/>
        </w:rPr>
      </w:pPr>
      <w:ins w:id="2031" w:author="jie sun" w:date="2018-04-08T17:10:00Z">
        <w:r>
          <w:rPr>
            <w:lang w:val="en-US"/>
          </w:rPr>
          <w:t xml:space="preserve">The figure below </w:t>
        </w:r>
      </w:ins>
      <w:ins w:id="2032" w:author="jie sun" w:date="2018-04-08T16:49:00Z">
        <w:r w:rsidR="00A556A3">
          <w:rPr>
            <w:lang w:val="en-US"/>
          </w:rPr>
          <w:t xml:space="preserve">shows a pedestrian </w:t>
        </w:r>
      </w:ins>
      <w:ins w:id="2033" w:author="jie sun" w:date="2018-04-08T16:50:00Z">
        <w:r w:rsidR="00A556A3">
          <w:rPr>
            <w:lang w:val="en-US"/>
          </w:rPr>
          <w:t xml:space="preserve">with an accelerometer. </w:t>
        </w:r>
      </w:ins>
      <w:r w:rsidR="00D5184D">
        <w:rPr>
          <w:lang w:val="en-US"/>
        </w:rPr>
        <w:t xml:space="preserve">When a pedestrian is walking on the road, the accelerometer will divide the motion acceleration by three directions, </w:t>
      </w:r>
      <w:del w:id="2034" w:author="jie sun" w:date="2018-04-08T16:49:00Z">
        <w:r w:rsidR="00D5184D" w:rsidDel="00A556A3">
          <w:rPr>
            <w:lang w:val="en-US"/>
          </w:rPr>
          <w:delText>as we can see in the picture</w:delText>
        </w:r>
      </w:del>
      <w:ins w:id="2035" w:author="像个男人一样" w:date="2018-03-22T12:09:00Z">
        <w:del w:id="2036" w:author="jie sun" w:date="2018-04-08T16:49:00Z">
          <w:r w:rsidR="00D5184D" w:rsidDel="00A556A3">
            <w:rPr>
              <w:rFonts w:hint="eastAsia"/>
              <w:lang w:val="en-US"/>
            </w:rPr>
            <w:delText>Figure</w:delText>
          </w:r>
        </w:del>
      </w:ins>
      <w:del w:id="2037" w:author="jie sun" w:date="2018-04-08T16:49:00Z">
        <w:r w:rsidR="00D5184D" w:rsidDel="00A556A3">
          <w:rPr>
            <w:lang w:val="en-US"/>
          </w:rPr>
          <w:delText xml:space="preserve"> 2.2.1.1 </w:delText>
        </w:r>
      </w:del>
      <w:ins w:id="2038" w:author="像个男人一样" w:date="2018-03-22T11:44:00Z">
        <w:del w:id="2039" w:author="jie sun" w:date="2018-04-08T16:49:00Z">
          <w:r w:rsidR="00D5184D" w:rsidDel="00A556A3">
            <w:rPr>
              <w:rFonts w:hint="eastAsia"/>
              <w:lang w:val="en-US"/>
            </w:rPr>
            <w:delText>4</w:delText>
          </w:r>
        </w:del>
      </w:ins>
      <w:ins w:id="2040" w:author="像个男人一样" w:date="2018-03-22T12:08:00Z">
        <w:del w:id="2041" w:author="jie sun" w:date="2018-04-08T16:49:00Z">
          <w:r w:rsidR="00D5184D" w:rsidDel="00A556A3">
            <w:rPr>
              <w:rStyle w:val="EndnoteReference"/>
              <w:rFonts w:hint="eastAsia"/>
              <w:lang w:val="en-US"/>
            </w:rPr>
            <w:delText>[</w:delText>
          </w:r>
          <w:r w:rsidR="00D5184D" w:rsidDel="00A556A3">
            <w:rPr>
              <w:rStyle w:val="EndnoteReference"/>
              <w:rFonts w:hint="eastAsia"/>
              <w:lang w:val="en-US"/>
            </w:rPr>
            <w:endnoteReference w:id="2"/>
          </w:r>
          <w:r w:rsidR="00D5184D" w:rsidDel="00A556A3">
            <w:rPr>
              <w:rStyle w:val="EndnoteReference"/>
              <w:rFonts w:hint="eastAsia"/>
              <w:lang w:val="en-US"/>
            </w:rPr>
            <w:delText>]</w:delText>
          </w:r>
        </w:del>
      </w:ins>
      <w:del w:id="2052" w:author="jie sun" w:date="2018-04-08T16:49:00Z">
        <w:r w:rsidR="00D5184D" w:rsidDel="00A556A3">
          <w:rPr>
            <w:lang w:val="en-US"/>
          </w:rPr>
          <w:delText xml:space="preserve">below: </w:delText>
        </w:r>
      </w:del>
      <w:r w:rsidR="00D5184D">
        <w:rPr>
          <w:lang w:val="en-US"/>
        </w:rPr>
        <w:t>Vertical Direction, Forward Direction and Side Direction, which can be also called: X, Y and Z Axis.</w:t>
      </w:r>
      <w:ins w:id="2053" w:author="jie sun" w:date="2018-04-08T16:38:00Z">
        <w:r w:rsidR="008E1261">
          <w:rPr>
            <w:lang w:val="en-US"/>
          </w:rPr>
          <w:t xml:space="preserve"> </w:t>
        </w:r>
      </w:ins>
    </w:p>
    <w:p w:rsidR="0087014B" w:rsidRDefault="00D5184D">
      <w:pPr>
        <w:pPrChange w:id="2054" w:author="像个男人一样" w:date="2018-03-21T01:37:00Z">
          <w:pPr>
            <w:pStyle w:val="Subtitle"/>
          </w:pPr>
        </w:pPrChange>
      </w:pPr>
      <w:del w:id="2055" w:author="像个男人一样" w:date="2018-03-22T11:58:00Z">
        <w:r>
          <w:delText xml:space="preserve">Figure 2. </w:delText>
        </w:r>
        <w:r>
          <w:fldChar w:fldCharType="begin"/>
        </w:r>
        <w:r>
          <w:delInstrText xml:space="preserve"> SEQ Figure_2. \* ARABIC </w:delInstrText>
        </w:r>
        <w:r>
          <w:fldChar w:fldCharType="separate"/>
        </w:r>
      </w:del>
      <w:ins w:id="2056" w:author="像个男人一样" w:date="2018-03-22T11:51:00Z">
        <w:del w:id="2057" w:author="像个男人一样" w:date="2018-03-22T11:58:00Z">
          <w:r>
            <w:rPr>
              <w:b/>
            </w:rPr>
            <w:delText>错误！未指定顺序。</w:delText>
          </w:r>
        </w:del>
      </w:ins>
      <w:ins w:id="2058" w:author="像个男人一样" w:date="2018-03-21T23:39:00Z">
        <w:del w:id="2059" w:author="像个男人一样" w:date="2018-03-22T11:58:00Z">
          <w:r>
            <w:rPr>
              <w:b/>
            </w:rPr>
            <w:delText>错误！未指定顺序。</w:delText>
          </w:r>
        </w:del>
      </w:ins>
      <w:ins w:id="2060" w:author="像个男人一样" w:date="2018-03-21T23:10:00Z">
        <w:del w:id="2061" w:author="像个男人一样" w:date="2018-03-22T11:58:00Z">
          <w:r>
            <w:rPr>
              <w:b/>
            </w:rPr>
            <w:delText>错误！未指定顺序。</w:delText>
          </w:r>
        </w:del>
      </w:ins>
      <w:ins w:id="2062" w:author="像个男人一样" w:date="2018-03-21T23:08:00Z">
        <w:del w:id="2063" w:author="像个男人一样" w:date="2018-03-22T11:58:00Z">
          <w:r>
            <w:rPr>
              <w:b/>
            </w:rPr>
            <w:delText>错误！未指定顺序。</w:delText>
          </w:r>
        </w:del>
      </w:ins>
      <w:ins w:id="2064" w:author="像个男人一样" w:date="2018-03-21T02:33:00Z">
        <w:del w:id="2065" w:author="像个男人一样" w:date="2018-03-22T11:58:00Z">
          <w:r>
            <w:rPr>
              <w:b/>
            </w:rPr>
            <w:delText>错误！未指定顺序。错误！未指定顺序。</w:delText>
          </w:r>
        </w:del>
      </w:ins>
      <w:ins w:id="2066" w:author="像个男人一样" w:date="2018-03-21T02:31:00Z">
        <w:del w:id="2067" w:author="像个男人一样" w:date="2018-03-22T11:58:00Z">
          <w:r>
            <w:rPr>
              <w:b/>
            </w:rPr>
            <w:delText>错误！未指定顺序。</w:delText>
          </w:r>
        </w:del>
      </w:ins>
      <w:ins w:id="2068" w:author="像个男人一样" w:date="2018-03-21T02:30:00Z">
        <w:del w:id="2069" w:author="像个男人一样" w:date="2018-03-22T11:58:00Z">
          <w:r>
            <w:rPr>
              <w:b/>
            </w:rPr>
            <w:delText>错误！未指定顺序。</w:delText>
          </w:r>
        </w:del>
      </w:ins>
      <w:ins w:id="2070" w:author="像个男人一样" w:date="2018-03-21T02:29:00Z">
        <w:del w:id="2071" w:author="像个男人一样" w:date="2018-03-22T11:58:00Z">
          <w:r>
            <w:rPr>
              <w:b/>
            </w:rPr>
            <w:delText>错误！未指定顺序。错误！未指定顺序。</w:delText>
          </w:r>
        </w:del>
      </w:ins>
      <w:ins w:id="2072" w:author="像个男人一样" w:date="2018-03-21T02:26:00Z">
        <w:del w:id="2073" w:author="像个男人一样" w:date="2018-03-22T11:58:00Z">
          <w:r>
            <w:rPr>
              <w:b/>
            </w:rPr>
            <w:delText>错误！未指定顺序。</w:delText>
          </w:r>
        </w:del>
      </w:ins>
      <w:ins w:id="2074" w:author="像个男人一样" w:date="2018-03-21T02:25:00Z">
        <w:del w:id="2075" w:author="像个男人一样" w:date="2018-03-22T11:58:00Z">
          <w:r>
            <w:rPr>
              <w:b/>
            </w:rPr>
            <w:delText>错误！未指定顺序。</w:delText>
          </w:r>
        </w:del>
      </w:ins>
      <w:ins w:id="2076" w:author="像个男人一样" w:date="2018-03-21T02:24:00Z">
        <w:del w:id="2077" w:author="像个男人一样" w:date="2018-03-22T11:58:00Z">
          <w:r>
            <w:rPr>
              <w:b/>
            </w:rPr>
            <w:delText>错误！未指定顺序。</w:delText>
          </w:r>
        </w:del>
      </w:ins>
      <w:ins w:id="2078" w:author="像个男人一样" w:date="2018-03-21T02:23:00Z">
        <w:del w:id="2079" w:author="像个男人一样" w:date="2018-03-22T11:58:00Z">
          <w:r>
            <w:rPr>
              <w:b/>
            </w:rPr>
            <w:delText>错误！未指定顺序。</w:delText>
          </w:r>
        </w:del>
      </w:ins>
      <w:ins w:id="2080" w:author="像个男人一样" w:date="2018-03-21T02:22:00Z">
        <w:del w:id="2081" w:author="像个男人一样" w:date="2018-03-22T11:58:00Z">
          <w:r>
            <w:rPr>
              <w:b/>
            </w:rPr>
            <w:delText>错误！未指定顺序。</w:delText>
          </w:r>
        </w:del>
      </w:ins>
      <w:ins w:id="2082" w:author="像个男人一样" w:date="2018-03-21T02:17:00Z">
        <w:del w:id="2083" w:author="像个男人一样" w:date="2018-03-22T11:58:00Z">
          <w:r>
            <w:rPr>
              <w:b/>
            </w:rPr>
            <w:delText>错误！未指定顺序。错误！未指定顺序。错误！未指定顺序。</w:delText>
          </w:r>
        </w:del>
      </w:ins>
      <w:ins w:id="2084" w:author="像个男人一样" w:date="2018-03-21T02:15:00Z">
        <w:del w:id="2085" w:author="像个男人一样" w:date="2018-03-22T11:58:00Z">
          <w:r>
            <w:rPr>
              <w:b/>
            </w:rPr>
            <w:delText>错误！未指定顺序。</w:delText>
          </w:r>
        </w:del>
      </w:ins>
      <w:ins w:id="2086" w:author="像个男人一样" w:date="2018-03-21T02:14:00Z">
        <w:del w:id="2087" w:author="像个男人一样" w:date="2018-03-22T11:58:00Z">
          <w:r>
            <w:rPr>
              <w:b/>
            </w:rPr>
            <w:delText>错误！未指定顺序。</w:delText>
          </w:r>
        </w:del>
      </w:ins>
      <w:ins w:id="2088" w:author="像个男人一样" w:date="2018-03-21T02:13:00Z">
        <w:del w:id="2089" w:author="像个男人一样" w:date="2018-03-22T11:58:00Z">
          <w:r>
            <w:rPr>
              <w:b/>
            </w:rPr>
            <w:delText>错误！未指定顺序。</w:delText>
          </w:r>
        </w:del>
      </w:ins>
      <w:ins w:id="2090" w:author="像个男人一样" w:date="2018-03-21T02:12:00Z">
        <w:del w:id="2091" w:author="像个男人一样" w:date="2018-03-22T11:58:00Z">
          <w:r>
            <w:rPr>
              <w:b/>
            </w:rPr>
            <w:delText>错误！未指定顺序。</w:delText>
          </w:r>
        </w:del>
      </w:ins>
      <w:ins w:id="2092" w:author="像个男人一样" w:date="2018-03-21T02:02:00Z">
        <w:del w:id="2093" w:author="像个男人一样" w:date="2018-03-22T11:58:00Z">
          <w:r>
            <w:rPr>
              <w:b/>
            </w:rPr>
            <w:delText>错误！未指定顺序。错误！未指定顺序。</w:delText>
          </w:r>
        </w:del>
      </w:ins>
      <w:ins w:id="2094" w:author="像个男人一样" w:date="2018-03-21T02:01:00Z">
        <w:del w:id="2095" w:author="像个男人一样" w:date="2018-03-22T11:58:00Z">
          <w:r>
            <w:rPr>
              <w:b/>
            </w:rPr>
            <w:delText>错误！未指定顺序。</w:delText>
          </w:r>
        </w:del>
      </w:ins>
      <w:ins w:id="2096" w:author="像个男人一样" w:date="2018-03-21T02:00:00Z">
        <w:del w:id="2097" w:author="像个男人一样" w:date="2018-03-22T11:58:00Z">
          <w:r>
            <w:rPr>
              <w:b/>
            </w:rPr>
            <w:delText>错误！未指定顺序。</w:delText>
          </w:r>
        </w:del>
      </w:ins>
      <w:ins w:id="2098" w:author="像个男人一样" w:date="2018-03-21T01:59:00Z">
        <w:del w:id="2099" w:author="像个男人一样" w:date="2018-03-22T11:58:00Z">
          <w:r>
            <w:rPr>
              <w:b/>
            </w:rPr>
            <w:delText>错误！未指定顺序。</w:delText>
          </w:r>
        </w:del>
      </w:ins>
      <w:ins w:id="2100" w:author="像个男人一样" w:date="2018-03-21T01:58:00Z">
        <w:del w:id="2101" w:author="像个男人一样" w:date="2018-03-22T11:58:00Z">
          <w:r>
            <w:rPr>
              <w:b/>
            </w:rPr>
            <w:delText>错误！未指定顺序。错误！未指定顺序。</w:delText>
          </w:r>
        </w:del>
      </w:ins>
      <w:ins w:id="2102" w:author="像个男人一样" w:date="2018-03-21T01:57:00Z">
        <w:del w:id="2103" w:author="像个男人一样" w:date="2018-03-22T11:58:00Z">
          <w:r>
            <w:rPr>
              <w:b/>
            </w:rPr>
            <w:delText>错误！未指定顺序。</w:delText>
          </w:r>
        </w:del>
      </w:ins>
      <w:ins w:id="2104" w:author="像个男人一样" w:date="2018-03-21T01:48:00Z">
        <w:del w:id="2105" w:author="像个男人一样" w:date="2018-03-22T11:58:00Z">
          <w:r>
            <w:rPr>
              <w:b/>
            </w:rPr>
            <w:delText>错误！未指定顺序。错误！未指定顺序。</w:delText>
          </w:r>
        </w:del>
      </w:ins>
      <w:ins w:id="2106" w:author="像个男人一样" w:date="2018-03-21T01:47:00Z">
        <w:del w:id="2107" w:author="像个男人一样" w:date="2018-03-22T11:58:00Z">
          <w:r>
            <w:rPr>
              <w:b/>
            </w:rPr>
            <w:delText>错误！未指定顺序。</w:delText>
          </w:r>
        </w:del>
      </w:ins>
      <w:ins w:id="2108" w:author="像个男人一样" w:date="2018-03-21T01:46:00Z">
        <w:del w:id="2109" w:author="像个男人一样" w:date="2018-03-22T11:58:00Z">
          <w:r>
            <w:rPr>
              <w:b/>
            </w:rPr>
            <w:delText>错误！未指定顺序。</w:delText>
          </w:r>
        </w:del>
      </w:ins>
      <w:ins w:id="2110" w:author="像个男人一样" w:date="2018-03-21T01:45:00Z">
        <w:del w:id="2111" w:author="像个男人一样" w:date="2018-03-22T11:58:00Z">
          <w:r>
            <w:rPr>
              <w:b/>
            </w:rPr>
            <w:delText>错误！未指定顺序。错误！未指定顺序。</w:delText>
          </w:r>
        </w:del>
      </w:ins>
      <w:ins w:id="2112" w:author="像个男人一样" w:date="2018-03-21T01:43:00Z">
        <w:del w:id="2113" w:author="像个男人一样" w:date="2018-03-22T11:58:00Z">
          <w:r>
            <w:rPr>
              <w:b/>
            </w:rPr>
            <w:delText>错误！未指定顺序。</w:delText>
          </w:r>
        </w:del>
      </w:ins>
      <w:ins w:id="2114" w:author="像个男人一样" w:date="2018-03-21T01:42:00Z">
        <w:del w:id="2115" w:author="像个男人一样" w:date="2018-03-22T11:58:00Z">
          <w:r>
            <w:rPr>
              <w:b/>
            </w:rPr>
            <w:delText>错误！未指定顺序。</w:delText>
          </w:r>
        </w:del>
      </w:ins>
      <w:ins w:id="2116" w:author="像个男人一样" w:date="2018-03-21T01:40:00Z">
        <w:del w:id="2117" w:author="像个男人一样" w:date="2018-03-22T11:58:00Z">
          <w:r>
            <w:rPr>
              <w:b/>
            </w:rPr>
            <w:delText>错误！未指定顺序。错误！未指定顺序。</w:delText>
          </w:r>
        </w:del>
      </w:ins>
      <w:ins w:id="2118" w:author="像个男人一样" w:date="2018-03-21T01:39:00Z">
        <w:del w:id="2119" w:author="像个男人一样" w:date="2018-03-22T11:58:00Z">
          <w:r>
            <w:rPr>
              <w:b/>
            </w:rPr>
            <w:delText>错误！未指定顺序。</w:delText>
          </w:r>
        </w:del>
      </w:ins>
      <w:ins w:id="2120" w:author="像个男人一样" w:date="2018-03-21T01:38:00Z">
        <w:del w:id="2121" w:author="像个男人一样" w:date="2018-03-22T11:58:00Z">
          <w:r>
            <w:rPr>
              <w:b/>
            </w:rPr>
            <w:delText>错误！未指定顺序。</w:delText>
          </w:r>
        </w:del>
      </w:ins>
      <w:ins w:id="2122" w:author="像个男人一样" w:date="2018-03-21T01:37:00Z">
        <w:del w:id="2123" w:author="像个男人一样" w:date="2018-03-22T11:58:00Z">
          <w:r>
            <w:rPr>
              <w:b/>
            </w:rPr>
            <w:delText>错误！未指定顺序。</w:delText>
          </w:r>
        </w:del>
      </w:ins>
      <w:del w:id="2124" w:author="像个男人一样" w:date="2018-03-22T11:58:00Z">
        <w:r>
          <w:delText>4</w:delText>
        </w:r>
        <w:r>
          <w:fldChar w:fldCharType="end"/>
        </w:r>
      </w:del>
      <w:del w:id="2125" w:author="像个男人一样" w:date="2018-03-21T01:37:00Z">
        <w:r>
          <w:delText xml:space="preserve"> </w:delText>
        </w:r>
      </w:del>
      <w:del w:id="2126" w:author="像个男人一样" w:date="2018-03-21T01:36:00Z">
        <w:r>
          <w:delText>Full-Featured Pedometer Design Realized with 3-Axis Digital Accelerometer</w:delText>
        </w:r>
      </w:del>
    </w:p>
    <w:p w:rsidR="0087014B" w:rsidRDefault="00D5184D">
      <w:pPr>
        <w:jc w:val="center"/>
        <w:rPr>
          <w:ins w:id="2127" w:author="像个男人一样" w:date="2018-03-21T01:36:00Z"/>
        </w:rPr>
        <w:pPrChange w:id="2128" w:author="jie sun" w:date="2018-04-16T21:33:00Z">
          <w:pPr/>
        </w:pPrChange>
      </w:pPr>
      <w:del w:id="2129" w:author="像个男人一样" w:date="2018-03-21T01:36:00Z">
        <w:r>
          <w:rPr>
            <w:noProof/>
          </w:rPr>
          <w:drawing>
            <wp:inline distT="0" distB="0" distL="0" distR="0">
              <wp:extent cx="2667000" cy="2819400"/>
              <wp:effectExtent l="0" t="0" r="0" b="0"/>
              <wp:docPr id="5"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del>
      <w:ins w:id="2130" w:author="像个男人一样" w:date="2018-03-21T01:36:00Z">
        <w:r>
          <w:rPr>
            <w:noProof/>
          </w:rPr>
          <w:drawing>
            <wp:inline distT="0" distB="0" distL="0" distR="0">
              <wp:extent cx="2667000" cy="2819400"/>
              <wp:effectExtent l="0" t="0" r="0" b="0"/>
              <wp:docPr id="47" name="Picture 5" descr="C:\Users\jsun\AppData\Local\Temp\15155242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 descr="C:\Users\jsun\AppData\Local\Temp\1515524226(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671709" cy="2824378"/>
                      </a:xfrm>
                      <a:prstGeom prst="rect">
                        <a:avLst/>
                      </a:prstGeom>
                      <a:noFill/>
                      <a:ln>
                        <a:noFill/>
                      </a:ln>
                    </pic:spPr>
                  </pic:pic>
                </a:graphicData>
              </a:graphic>
            </wp:inline>
          </w:drawing>
        </w:r>
      </w:ins>
    </w:p>
    <w:p w:rsidR="008E1261" w:rsidDel="008E1261" w:rsidRDefault="00D5184D">
      <w:pPr>
        <w:pStyle w:val="Caption"/>
        <w:jc w:val="center"/>
        <w:rPr>
          <w:del w:id="2131" w:author="jie sun" w:date="2018-04-08T16:36:00Z"/>
          <w:moveTo w:id="2132" w:author="jie sun" w:date="2018-04-08T16:36:00Z"/>
        </w:rPr>
        <w:pPrChange w:id="2133" w:author="jie sun" w:date="2018-04-16T21:33:00Z">
          <w:pPr>
            <w:pStyle w:val="Caption"/>
          </w:pPr>
        </w:pPrChange>
      </w:pPr>
      <w:bookmarkStart w:id="2134" w:name="_Toc511906323"/>
      <w:ins w:id="2135" w:author="像个男人一样" w:date="2018-03-21T01:36:00Z">
        <w:r>
          <w:t xml:space="preserve">Figure </w:t>
        </w:r>
      </w:ins>
      <w:ins w:id="2136"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2</w:t>
      </w:r>
      <w:ins w:id="2137"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2138" w:author="JIE  SUN" w:date="2018-06-21T13:36:00Z">
        <w:r w:rsidR="00A64E7B">
          <w:rPr>
            <w:noProof/>
          </w:rPr>
          <w:t>4</w:t>
        </w:r>
        <w:r w:rsidR="00A64E7B">
          <w:rPr>
            <w:iCs w:val="0"/>
          </w:rPr>
          <w:fldChar w:fldCharType="end"/>
        </w:r>
      </w:ins>
      <w:ins w:id="2139" w:author="jie sun" w:date="2018-04-19T13:00:00Z">
        <w:del w:id="2140" w:author="JIE  SUN" w:date="2018-06-21T13:34:00Z">
          <w:r w:rsidR="00083FE7" w:rsidDel="00A64E7B">
            <w:rPr>
              <w:iCs w:val="0"/>
            </w:rPr>
            <w:fldChar w:fldCharType="begin"/>
          </w:r>
          <w:r w:rsidR="00083FE7" w:rsidDel="00A64E7B">
            <w:delInstrText xml:space="preserve"> STYLEREF 1 \s </w:delInstrText>
          </w:r>
        </w:del>
      </w:ins>
      <w:del w:id="2141" w:author="JIE  SUN" w:date="2018-06-21T13:34:00Z">
        <w:r w:rsidR="00083FE7" w:rsidDel="00A64E7B">
          <w:rPr>
            <w:iCs w:val="0"/>
          </w:rPr>
          <w:fldChar w:fldCharType="separate"/>
        </w:r>
        <w:r w:rsidR="00083FE7" w:rsidDel="00A64E7B">
          <w:rPr>
            <w:noProof/>
          </w:rPr>
          <w:delText>2</w:delText>
        </w:r>
      </w:del>
      <w:ins w:id="2142" w:author="jie sun" w:date="2018-04-19T13:00:00Z">
        <w:del w:id="2143"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2144" w:author="JIE  SUN" w:date="2018-06-21T13:34:00Z">
        <w:r w:rsidR="00083FE7" w:rsidDel="00A64E7B">
          <w:rPr>
            <w:iCs w:val="0"/>
          </w:rPr>
          <w:fldChar w:fldCharType="separate"/>
        </w:r>
      </w:del>
      <w:ins w:id="2145" w:author="jie sun" w:date="2018-04-19T13:00:00Z">
        <w:del w:id="2146" w:author="JIE  SUN" w:date="2018-06-21T13:34:00Z">
          <w:r w:rsidR="00083FE7" w:rsidDel="00A64E7B">
            <w:rPr>
              <w:noProof/>
            </w:rPr>
            <w:delText>4</w:delText>
          </w:r>
          <w:r w:rsidR="00083FE7" w:rsidDel="00A64E7B">
            <w:rPr>
              <w:iCs w:val="0"/>
            </w:rPr>
            <w:fldChar w:fldCharType="end"/>
          </w:r>
        </w:del>
      </w:ins>
      <w:ins w:id="2147" w:author="像个男人一样" w:date="2018-03-21T01:36:00Z">
        <w:del w:id="2148"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2149" w:author="像个男人一样" w:date="2018-03-22T11:51:00Z">
        <w:del w:id="2150" w:author="jie sun" w:date="2018-04-10T21:45:00Z">
          <w:r w:rsidDel="00454521">
            <w:delText>4</w:delText>
          </w:r>
        </w:del>
      </w:ins>
      <w:ins w:id="2151" w:author="像个男人一样" w:date="2018-03-21T01:36:00Z">
        <w:del w:id="2152" w:author="jie sun" w:date="2018-04-10T21:45:00Z">
          <w:r w:rsidDel="00454521">
            <w:rPr>
              <w:iCs w:val="0"/>
            </w:rPr>
            <w:fldChar w:fldCharType="end"/>
          </w:r>
        </w:del>
        <w:bookmarkStart w:id="2153" w:name="_Toc1202"/>
        <w:bookmarkStart w:id="2154" w:name="_Toc2734"/>
        <w:bookmarkStart w:id="2155" w:name="_Toc10552"/>
        <w:bookmarkStart w:id="2156" w:name="_Toc17225"/>
        <w:bookmarkStart w:id="2157" w:name="_Toc18446"/>
        <w:bookmarkStart w:id="2158" w:name="_Toc4936"/>
        <w:bookmarkStart w:id="2159" w:name="_Toc18682"/>
        <w:bookmarkStart w:id="2160" w:name="_Toc24664"/>
        <w:bookmarkStart w:id="2161" w:name="_Toc16771"/>
        <w:bookmarkStart w:id="2162" w:name="_Toc25883"/>
        <w:bookmarkStart w:id="2163" w:name="_Toc24151"/>
        <w:bookmarkStart w:id="2164" w:name="_Toc29017"/>
        <w:bookmarkStart w:id="2165" w:name="_Toc26972"/>
        <w:bookmarkStart w:id="2166" w:name="_Toc8557"/>
        <w:bookmarkStart w:id="2167" w:name="_Toc19311"/>
        <w:bookmarkStart w:id="2168" w:name="_Toc30235"/>
        <w:bookmarkStart w:id="2169" w:name="_Toc2403"/>
        <w:bookmarkStart w:id="2170" w:name="_Toc2541"/>
        <w:bookmarkStart w:id="2171" w:name="_Toc28924"/>
        <w:bookmarkStart w:id="2172" w:name="_Toc14547"/>
        <w:bookmarkStart w:id="2173" w:name="_Toc15960"/>
        <w:bookmarkStart w:id="2174" w:name="_Toc1003"/>
        <w:bookmarkStart w:id="2175" w:name="_Toc15502"/>
        <w:bookmarkStart w:id="2176" w:name="_Toc3626"/>
        <w:bookmarkStart w:id="2177" w:name="_Toc20220"/>
        <w:r>
          <w:rPr>
            <w:rFonts w:hint="eastAsia"/>
          </w:rPr>
          <w:t>:</w:t>
        </w:r>
        <w:bookmarkStart w:id="2178" w:name="OLE_LINK29"/>
        <w:del w:id="2179" w:author="jie sun" w:date="2018-04-08T17:17:00Z">
          <w:r w:rsidDel="00682C61">
            <w:rPr>
              <w:rFonts w:hint="eastAsia"/>
            </w:rPr>
            <w:delText>Full-Featured Pedometer Design Realized with</w:delText>
          </w:r>
        </w:del>
        <w:r>
          <w:rPr>
            <w:rFonts w:hint="eastAsia"/>
          </w:rPr>
          <w:t xml:space="preserve"> 3-Axis Digital Accelerometer</w:t>
        </w:r>
      </w:ins>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customXmlInsRangeStart w:id="2180" w:author="jie sun" w:date="2018-04-08T17:17:00Z"/>
      <w:sdt>
        <w:sdtPr>
          <w:rPr>
            <w:rFonts w:hint="eastAsia"/>
            <w:iCs w:val="0"/>
          </w:rPr>
          <w:id w:val="2022048482"/>
          <w:citation/>
        </w:sdtPr>
        <w:sdtContent>
          <w:customXmlInsRangeEnd w:id="2180"/>
          <w:ins w:id="2181" w:author="jie sun" w:date="2018-04-08T17:17:00Z">
            <w:r w:rsidR="00682C61">
              <w:rPr>
                <w:iCs w:val="0"/>
              </w:rPr>
              <w:fldChar w:fldCharType="begin"/>
            </w:r>
            <w:r w:rsidR="00682C61">
              <w:instrText xml:space="preserve"> </w:instrText>
            </w:r>
            <w:r w:rsidR="00682C61">
              <w:rPr>
                <w:rFonts w:hint="eastAsia"/>
              </w:rPr>
              <w:instrText>CITATION Zha08 \l 2052</w:instrText>
            </w:r>
            <w:r w:rsidR="00682C61">
              <w:instrText xml:space="preserve"> </w:instrText>
            </w:r>
          </w:ins>
          <w:r w:rsidR="00682C61">
            <w:rPr>
              <w:iCs w:val="0"/>
            </w:rPr>
            <w:fldChar w:fldCharType="separate"/>
          </w:r>
          <w:r w:rsidR="006116D1">
            <w:rPr>
              <w:rFonts w:hint="eastAsia"/>
              <w:noProof/>
            </w:rPr>
            <w:t xml:space="preserve"> </w:t>
          </w:r>
          <w:r w:rsidR="006116D1">
            <w:rPr>
              <w:noProof/>
            </w:rPr>
            <w:t>(Zhao, 2008)</w:t>
          </w:r>
          <w:ins w:id="2182" w:author="jie sun" w:date="2018-04-08T17:17:00Z">
            <w:r w:rsidR="00682C61">
              <w:rPr>
                <w:iCs w:val="0"/>
              </w:rPr>
              <w:fldChar w:fldCharType="end"/>
            </w:r>
          </w:ins>
          <w:customXmlInsRangeStart w:id="2183" w:author="jie sun" w:date="2018-04-08T17:17:00Z"/>
        </w:sdtContent>
      </w:sdt>
      <w:customXmlInsRangeEnd w:id="2183"/>
      <w:bookmarkEnd w:id="2134"/>
      <w:moveToRangeStart w:id="2184" w:author="jie sun" w:date="2018-04-08T16:36:00Z" w:name="move510968692"/>
      <w:moveTo w:id="2185" w:author="jie sun" w:date="2018-04-08T16:36:00Z">
        <w:del w:id="2186" w:author="jie sun" w:date="2018-04-08T16:39:00Z">
          <w:r w:rsidR="008E1261" w:rsidDel="008E1261">
            <w:delText xml:space="preserve">Figure </w:delText>
          </w:r>
          <w:r w:rsidR="008E1261" w:rsidDel="008E1261">
            <w:rPr>
              <w:iCs w:val="0"/>
            </w:rPr>
            <w:fldChar w:fldCharType="begin"/>
          </w:r>
          <w:r w:rsidR="008E1261" w:rsidDel="008E1261">
            <w:delInstrText xml:space="preserve"> STYLEREF 1 \s </w:delInstrText>
          </w:r>
          <w:r w:rsidR="008E1261" w:rsidDel="008E1261">
            <w:rPr>
              <w:iCs w:val="0"/>
            </w:rPr>
            <w:fldChar w:fldCharType="separate"/>
          </w:r>
          <w:r w:rsidR="008E1261" w:rsidDel="008E1261">
            <w:delText>2</w:delText>
          </w:r>
          <w:r w:rsidR="008E1261" w:rsidDel="008E1261">
            <w:rPr>
              <w:iCs w:val="0"/>
            </w:rPr>
            <w:fldChar w:fldCharType="end"/>
          </w:r>
          <w:r w:rsidR="008E1261" w:rsidDel="008E1261">
            <w:rPr>
              <w:rFonts w:hint="eastAsia"/>
            </w:rPr>
            <w:delText>.</w:delText>
          </w:r>
          <w:r w:rsidR="008E1261" w:rsidDel="008E1261">
            <w:rPr>
              <w:iCs w:val="0"/>
            </w:rPr>
            <w:fldChar w:fldCharType="begin"/>
          </w:r>
          <w:r w:rsidR="008E1261" w:rsidDel="008E1261">
            <w:delInstrText xml:space="preserve"> SEQ Figure \* ARABIC \s 1 </w:delInstrText>
          </w:r>
          <w:r w:rsidR="008E1261" w:rsidDel="008E1261">
            <w:rPr>
              <w:iCs w:val="0"/>
            </w:rPr>
            <w:fldChar w:fldCharType="separate"/>
          </w:r>
          <w:r w:rsidR="008E1261" w:rsidDel="008E1261">
            <w:delText>3</w:delText>
          </w:r>
          <w:r w:rsidR="008E1261" w:rsidDel="008E1261">
            <w:rPr>
              <w:iCs w:val="0"/>
            </w:rPr>
            <w:fldChar w:fldCharType="end"/>
          </w:r>
          <w:r w:rsidR="008E1261" w:rsidDel="008E1261">
            <w:rPr>
              <w:rFonts w:hint="eastAsia"/>
            </w:rPr>
            <w:delText>:Using a Three-Axis Accelerometer and GPS Module in a Smart Phone to Measure Walking Steps and Distance</w:delText>
          </w:r>
        </w:del>
      </w:moveTo>
    </w:p>
    <w:moveToRangeEnd w:id="2184"/>
    <w:p w:rsidR="008E1261" w:rsidRPr="003149DC" w:rsidRDefault="008E1261">
      <w:pPr>
        <w:pStyle w:val="Caption"/>
        <w:jc w:val="center"/>
        <w:pPrChange w:id="2187" w:author="jie sun" w:date="2018-04-16T21:33:00Z">
          <w:pPr/>
        </w:pPrChange>
      </w:pPr>
    </w:p>
    <w:p w:rsidR="0087014B" w:rsidRDefault="00D5184D">
      <w:pPr>
        <w:pStyle w:val="Heading3"/>
      </w:pPr>
      <w:bookmarkStart w:id="2188" w:name="_Toc1674"/>
      <w:bookmarkStart w:id="2189" w:name="_Toc25656"/>
      <w:bookmarkStart w:id="2190" w:name="_Toc1555"/>
      <w:bookmarkStart w:id="2191" w:name="_Toc22777"/>
      <w:bookmarkStart w:id="2192" w:name="_Toc9290"/>
      <w:bookmarkStart w:id="2193" w:name="_Toc14576"/>
      <w:bookmarkStart w:id="2194" w:name="_Toc21151"/>
      <w:bookmarkStart w:id="2195" w:name="_Toc22631"/>
      <w:bookmarkStart w:id="2196" w:name="_Toc18698"/>
      <w:bookmarkStart w:id="2197" w:name="_Toc511906217"/>
      <w:bookmarkEnd w:id="2178"/>
      <w:r>
        <w:t xml:space="preserve">The </w:t>
      </w:r>
      <w:ins w:id="2198" w:author="jie sun" w:date="2018-04-16T21:17:00Z">
        <w:r w:rsidR="006A5EA7">
          <w:t>F</w:t>
        </w:r>
      </w:ins>
      <w:del w:id="2199" w:author="jie sun" w:date="2018-04-16T21:17:00Z">
        <w:r w:rsidDel="006A5EA7">
          <w:delText>f</w:delText>
        </w:r>
      </w:del>
      <w:r>
        <w:t xml:space="preserve">eatures </w:t>
      </w:r>
      <w:ins w:id="2200" w:author="jie sun" w:date="2018-04-16T21:17:00Z">
        <w:r w:rsidR="006A5EA7">
          <w:t>O</w:t>
        </w:r>
      </w:ins>
      <w:del w:id="2201" w:author="jie sun" w:date="2018-04-16T21:17:00Z">
        <w:r w:rsidDel="006A5EA7">
          <w:delText>o</w:delText>
        </w:r>
      </w:del>
      <w:r>
        <w:t xml:space="preserve">f </w:t>
      </w:r>
      <w:ins w:id="2202" w:author="jie sun" w:date="2018-04-16T21:17:00Z">
        <w:r w:rsidR="006A5EA7">
          <w:t>O</w:t>
        </w:r>
      </w:ins>
      <w:del w:id="2203" w:author="jie sun" w:date="2018-04-16T21:17:00Z">
        <w:r w:rsidDel="006A5EA7">
          <w:delText>o</w:delText>
        </w:r>
      </w:del>
      <w:r>
        <w:t xml:space="preserve">ne </w:t>
      </w:r>
      <w:ins w:id="2204" w:author="jie sun" w:date="2018-04-16T21:17:00Z">
        <w:r w:rsidR="006A5EA7">
          <w:t>S</w:t>
        </w:r>
      </w:ins>
      <w:del w:id="2205" w:author="jie sun" w:date="2018-04-16T21:17:00Z">
        <w:r w:rsidDel="006A5EA7">
          <w:delText>s</w:delText>
        </w:r>
      </w:del>
      <w:r>
        <w:t>teps</w:t>
      </w:r>
      <w:bookmarkEnd w:id="2188"/>
      <w:bookmarkEnd w:id="2189"/>
      <w:bookmarkEnd w:id="2190"/>
      <w:bookmarkEnd w:id="2191"/>
      <w:bookmarkEnd w:id="2192"/>
      <w:bookmarkEnd w:id="2193"/>
      <w:bookmarkEnd w:id="2194"/>
      <w:bookmarkEnd w:id="2195"/>
      <w:bookmarkEnd w:id="2196"/>
      <w:bookmarkEnd w:id="2197"/>
    </w:p>
    <w:p w:rsidR="0087014B" w:rsidRDefault="00D5184D">
      <w:pPr>
        <w:rPr>
          <w:del w:id="2206" w:author="像个男人一样" w:date="2018-03-22T11:58:00Z"/>
        </w:rPr>
      </w:pPr>
      <w:r>
        <w:t xml:space="preserve">There is a swing phase showed in </w:t>
      </w:r>
      <w:ins w:id="2207" w:author="jie sun" w:date="2018-04-08T16:50:00Z">
        <w:r w:rsidR="00120EDD">
          <w:rPr>
            <w:lang w:val="en-US"/>
          </w:rPr>
          <w:t xml:space="preserve">the Figure </w:t>
        </w:r>
      </w:ins>
      <w:ins w:id="2208" w:author="像个男人一样" w:date="2018-03-22T12:09:00Z">
        <w:del w:id="2209" w:author="jie sun" w:date="2018-04-08T16:50:00Z">
          <w:r w:rsidDel="00120EDD">
            <w:rPr>
              <w:rFonts w:hint="eastAsia"/>
              <w:lang w:val="en-US"/>
            </w:rPr>
            <w:delText xml:space="preserve">Figure 2.5 </w:delText>
          </w:r>
        </w:del>
        <w:r>
          <w:rPr>
            <w:rFonts w:hint="eastAsia"/>
            <w:lang w:val="en-US"/>
          </w:rPr>
          <w:t xml:space="preserve">below </w:t>
        </w:r>
      </w:ins>
      <w:del w:id="2210" w:author="像个男人一样" w:date="2018-03-22T12:09:00Z">
        <w:r>
          <w:delText>picture 2.2.2.1</w:delText>
        </w:r>
      </w:del>
      <w:r>
        <w:t xml:space="preserve">,which is a step period during people movement. </w:t>
      </w:r>
      <w:r>
        <w:rPr>
          <w:rFonts w:hint="eastAsia"/>
        </w:rPr>
        <w:t>Ab</w:t>
      </w:r>
      <w:r>
        <w:t>solutely, there is a change process of speed of the leg movement during one step period, so we can catch the acceleration</w:t>
      </w:r>
      <w:ins w:id="2211" w:author="jie sun" w:date="2018-04-08T18:11:00Z">
        <w:r w:rsidR="006A2BB0">
          <w:t xml:space="preserve"> in </w:t>
        </w:r>
      </w:ins>
      <w:ins w:id="2212" w:author="jie sun" w:date="2018-04-08T18:12:00Z">
        <w:r w:rsidR="006A2BB0">
          <w:t>three directions</w:t>
        </w:r>
      </w:ins>
      <w:r>
        <w:t xml:space="preserve"> using the accelerometer.</w:t>
      </w:r>
    </w:p>
    <w:p w:rsidR="0087014B" w:rsidRDefault="00D5184D">
      <w:pPr>
        <w:pPrChange w:id="2213" w:author="像个男人一样" w:date="2018-03-21T01:38:00Z">
          <w:pPr>
            <w:pStyle w:val="Subtitle"/>
          </w:pPr>
        </w:pPrChange>
      </w:pPr>
      <w:del w:id="2214" w:author="像个男人一样" w:date="2018-03-22T11:58:00Z">
        <w:r>
          <w:delText xml:space="preserve">Figure 2. </w:delText>
        </w:r>
        <w:r>
          <w:fldChar w:fldCharType="begin"/>
        </w:r>
        <w:r>
          <w:delInstrText xml:space="preserve"> SEQ Figure_2. \* ARABIC </w:delInstrText>
        </w:r>
        <w:r>
          <w:fldChar w:fldCharType="separate"/>
        </w:r>
      </w:del>
      <w:ins w:id="2215" w:author="像个男人一样" w:date="2018-03-22T11:51:00Z">
        <w:del w:id="2216" w:author="像个男人一样" w:date="2018-03-22T11:58:00Z">
          <w:r>
            <w:rPr>
              <w:b/>
            </w:rPr>
            <w:delText>错误！未指定顺序。</w:delText>
          </w:r>
        </w:del>
      </w:ins>
      <w:ins w:id="2217" w:author="像个男人一样" w:date="2018-03-21T23:39:00Z">
        <w:del w:id="2218" w:author="像个男人一样" w:date="2018-03-22T11:58:00Z">
          <w:r>
            <w:rPr>
              <w:b/>
            </w:rPr>
            <w:delText>错误！未指定顺序。</w:delText>
          </w:r>
        </w:del>
      </w:ins>
      <w:ins w:id="2219" w:author="像个男人一样" w:date="2018-03-21T23:10:00Z">
        <w:del w:id="2220" w:author="像个男人一样" w:date="2018-03-22T11:58:00Z">
          <w:r>
            <w:rPr>
              <w:b/>
            </w:rPr>
            <w:delText>错误！未指定顺序。</w:delText>
          </w:r>
        </w:del>
      </w:ins>
      <w:ins w:id="2221" w:author="像个男人一样" w:date="2018-03-21T23:08:00Z">
        <w:del w:id="2222" w:author="像个男人一样" w:date="2018-03-22T11:58:00Z">
          <w:r>
            <w:rPr>
              <w:b/>
            </w:rPr>
            <w:delText>错误！未指定顺序。</w:delText>
          </w:r>
        </w:del>
      </w:ins>
      <w:ins w:id="2223" w:author="像个男人一样" w:date="2018-03-21T02:33:00Z">
        <w:del w:id="2224" w:author="像个男人一样" w:date="2018-03-22T11:58:00Z">
          <w:r>
            <w:rPr>
              <w:b/>
            </w:rPr>
            <w:delText>错误！未指定顺序。错误！未指定顺序。</w:delText>
          </w:r>
        </w:del>
      </w:ins>
      <w:ins w:id="2225" w:author="像个男人一样" w:date="2018-03-21T02:31:00Z">
        <w:del w:id="2226" w:author="像个男人一样" w:date="2018-03-22T11:58:00Z">
          <w:r>
            <w:rPr>
              <w:b/>
            </w:rPr>
            <w:delText>错误！未指定顺序。</w:delText>
          </w:r>
        </w:del>
      </w:ins>
      <w:ins w:id="2227" w:author="像个男人一样" w:date="2018-03-21T02:30:00Z">
        <w:del w:id="2228" w:author="像个男人一样" w:date="2018-03-22T11:58:00Z">
          <w:r>
            <w:rPr>
              <w:b/>
            </w:rPr>
            <w:delText>错误！未指定顺序。</w:delText>
          </w:r>
        </w:del>
      </w:ins>
      <w:ins w:id="2229" w:author="像个男人一样" w:date="2018-03-21T02:29:00Z">
        <w:del w:id="2230" w:author="像个男人一样" w:date="2018-03-22T11:58:00Z">
          <w:r>
            <w:rPr>
              <w:b/>
            </w:rPr>
            <w:delText>错误！未指定顺序。错误！未指定顺序。</w:delText>
          </w:r>
        </w:del>
      </w:ins>
      <w:ins w:id="2231" w:author="像个男人一样" w:date="2018-03-21T02:26:00Z">
        <w:del w:id="2232" w:author="像个男人一样" w:date="2018-03-22T11:58:00Z">
          <w:r>
            <w:rPr>
              <w:b/>
            </w:rPr>
            <w:delText>错误！未指定顺序。</w:delText>
          </w:r>
        </w:del>
      </w:ins>
      <w:ins w:id="2233" w:author="像个男人一样" w:date="2018-03-21T02:25:00Z">
        <w:del w:id="2234" w:author="像个男人一样" w:date="2018-03-22T11:58:00Z">
          <w:r>
            <w:rPr>
              <w:b/>
            </w:rPr>
            <w:delText>错误！未指定顺序。</w:delText>
          </w:r>
        </w:del>
      </w:ins>
      <w:ins w:id="2235" w:author="像个男人一样" w:date="2018-03-21T02:24:00Z">
        <w:del w:id="2236" w:author="像个男人一样" w:date="2018-03-22T11:58:00Z">
          <w:r>
            <w:rPr>
              <w:b/>
            </w:rPr>
            <w:delText>错误！未指定顺序。</w:delText>
          </w:r>
        </w:del>
      </w:ins>
      <w:ins w:id="2237" w:author="像个男人一样" w:date="2018-03-21T02:23:00Z">
        <w:del w:id="2238" w:author="像个男人一样" w:date="2018-03-22T11:58:00Z">
          <w:r>
            <w:rPr>
              <w:b/>
            </w:rPr>
            <w:delText>错误！未指定顺序。</w:delText>
          </w:r>
        </w:del>
      </w:ins>
      <w:ins w:id="2239" w:author="像个男人一样" w:date="2018-03-21T02:22:00Z">
        <w:del w:id="2240" w:author="像个男人一样" w:date="2018-03-22T11:58:00Z">
          <w:r>
            <w:rPr>
              <w:b/>
            </w:rPr>
            <w:delText>错误！未指定顺序。</w:delText>
          </w:r>
        </w:del>
      </w:ins>
      <w:ins w:id="2241" w:author="像个男人一样" w:date="2018-03-21T02:17:00Z">
        <w:del w:id="2242" w:author="像个男人一样" w:date="2018-03-22T11:58:00Z">
          <w:r>
            <w:rPr>
              <w:b/>
            </w:rPr>
            <w:delText>错误！未指定顺序。错误！未指定顺序。错误！未指定顺序。</w:delText>
          </w:r>
        </w:del>
      </w:ins>
      <w:ins w:id="2243" w:author="像个男人一样" w:date="2018-03-21T02:15:00Z">
        <w:del w:id="2244" w:author="像个男人一样" w:date="2018-03-22T11:58:00Z">
          <w:r>
            <w:rPr>
              <w:b/>
            </w:rPr>
            <w:delText>错误！未指定顺序。</w:delText>
          </w:r>
        </w:del>
      </w:ins>
      <w:ins w:id="2245" w:author="像个男人一样" w:date="2018-03-21T02:14:00Z">
        <w:del w:id="2246" w:author="像个男人一样" w:date="2018-03-22T11:58:00Z">
          <w:r>
            <w:rPr>
              <w:b/>
            </w:rPr>
            <w:delText>错误！未指定顺序。</w:delText>
          </w:r>
        </w:del>
      </w:ins>
      <w:ins w:id="2247" w:author="像个男人一样" w:date="2018-03-21T02:13:00Z">
        <w:del w:id="2248" w:author="像个男人一样" w:date="2018-03-22T11:58:00Z">
          <w:r>
            <w:rPr>
              <w:b/>
            </w:rPr>
            <w:delText>错误！未指定顺序。</w:delText>
          </w:r>
        </w:del>
      </w:ins>
      <w:ins w:id="2249" w:author="像个男人一样" w:date="2018-03-21T02:12:00Z">
        <w:del w:id="2250" w:author="像个男人一样" w:date="2018-03-22T11:58:00Z">
          <w:r>
            <w:rPr>
              <w:b/>
            </w:rPr>
            <w:delText>错误！未指定顺序。</w:delText>
          </w:r>
        </w:del>
      </w:ins>
      <w:ins w:id="2251" w:author="像个男人一样" w:date="2018-03-21T02:02:00Z">
        <w:del w:id="2252" w:author="像个男人一样" w:date="2018-03-22T11:58:00Z">
          <w:r>
            <w:rPr>
              <w:b/>
            </w:rPr>
            <w:delText>错误！未指定顺序。错误！未指定顺序。</w:delText>
          </w:r>
        </w:del>
      </w:ins>
      <w:ins w:id="2253" w:author="像个男人一样" w:date="2018-03-21T02:01:00Z">
        <w:del w:id="2254" w:author="像个男人一样" w:date="2018-03-22T11:58:00Z">
          <w:r>
            <w:rPr>
              <w:b/>
            </w:rPr>
            <w:delText>错误！未指定顺序。</w:delText>
          </w:r>
        </w:del>
      </w:ins>
      <w:ins w:id="2255" w:author="像个男人一样" w:date="2018-03-21T02:00:00Z">
        <w:del w:id="2256" w:author="像个男人一样" w:date="2018-03-22T11:58:00Z">
          <w:r>
            <w:rPr>
              <w:b/>
            </w:rPr>
            <w:delText>错误！未指定顺序。</w:delText>
          </w:r>
        </w:del>
      </w:ins>
      <w:ins w:id="2257" w:author="像个男人一样" w:date="2018-03-21T01:59:00Z">
        <w:del w:id="2258" w:author="像个男人一样" w:date="2018-03-22T11:58:00Z">
          <w:r>
            <w:rPr>
              <w:b/>
            </w:rPr>
            <w:delText>错误！未指定顺序。</w:delText>
          </w:r>
        </w:del>
      </w:ins>
      <w:ins w:id="2259" w:author="像个男人一样" w:date="2018-03-21T01:58:00Z">
        <w:del w:id="2260" w:author="像个男人一样" w:date="2018-03-22T11:58:00Z">
          <w:r>
            <w:rPr>
              <w:b/>
            </w:rPr>
            <w:delText>错误！未指定顺序。错误！未指定顺序。</w:delText>
          </w:r>
        </w:del>
      </w:ins>
      <w:ins w:id="2261" w:author="像个男人一样" w:date="2018-03-21T01:57:00Z">
        <w:del w:id="2262" w:author="像个男人一样" w:date="2018-03-22T11:58:00Z">
          <w:r>
            <w:rPr>
              <w:b/>
            </w:rPr>
            <w:delText>错误！未指定顺序。</w:delText>
          </w:r>
        </w:del>
      </w:ins>
      <w:ins w:id="2263" w:author="像个男人一样" w:date="2018-03-21T01:48:00Z">
        <w:del w:id="2264" w:author="像个男人一样" w:date="2018-03-22T11:58:00Z">
          <w:r>
            <w:rPr>
              <w:b/>
            </w:rPr>
            <w:delText>错误！未指定顺序。错误！未指定顺序。</w:delText>
          </w:r>
        </w:del>
      </w:ins>
      <w:ins w:id="2265" w:author="像个男人一样" w:date="2018-03-21T01:47:00Z">
        <w:del w:id="2266" w:author="像个男人一样" w:date="2018-03-22T11:58:00Z">
          <w:r>
            <w:rPr>
              <w:b/>
            </w:rPr>
            <w:delText>错误！未指定顺序。</w:delText>
          </w:r>
        </w:del>
      </w:ins>
      <w:ins w:id="2267" w:author="像个男人一样" w:date="2018-03-21T01:46:00Z">
        <w:del w:id="2268" w:author="像个男人一样" w:date="2018-03-22T11:58:00Z">
          <w:r>
            <w:rPr>
              <w:b/>
            </w:rPr>
            <w:delText>错误！未指定顺序。</w:delText>
          </w:r>
        </w:del>
      </w:ins>
      <w:ins w:id="2269" w:author="像个男人一样" w:date="2018-03-21T01:45:00Z">
        <w:del w:id="2270" w:author="像个男人一样" w:date="2018-03-22T11:58:00Z">
          <w:r>
            <w:rPr>
              <w:b/>
            </w:rPr>
            <w:delText>错误！未指定顺序。错误！未指定顺序。</w:delText>
          </w:r>
        </w:del>
      </w:ins>
      <w:ins w:id="2271" w:author="像个男人一样" w:date="2018-03-21T01:43:00Z">
        <w:del w:id="2272" w:author="像个男人一样" w:date="2018-03-22T11:58:00Z">
          <w:r>
            <w:rPr>
              <w:b/>
            </w:rPr>
            <w:delText>错误！未指定顺序。</w:delText>
          </w:r>
        </w:del>
      </w:ins>
      <w:ins w:id="2273" w:author="像个男人一样" w:date="2018-03-21T01:42:00Z">
        <w:del w:id="2274" w:author="像个男人一样" w:date="2018-03-22T11:58:00Z">
          <w:r>
            <w:rPr>
              <w:b/>
            </w:rPr>
            <w:delText>错误！未指定顺序。</w:delText>
          </w:r>
        </w:del>
      </w:ins>
      <w:ins w:id="2275" w:author="像个男人一样" w:date="2018-03-21T01:40:00Z">
        <w:del w:id="2276" w:author="像个男人一样" w:date="2018-03-22T11:58:00Z">
          <w:r>
            <w:rPr>
              <w:b/>
            </w:rPr>
            <w:delText>错误！未指定顺序。错误！未指定顺序。</w:delText>
          </w:r>
        </w:del>
      </w:ins>
      <w:ins w:id="2277" w:author="像个男人一样" w:date="2018-03-21T01:39:00Z">
        <w:del w:id="2278" w:author="像个男人一样" w:date="2018-03-22T11:58:00Z">
          <w:r>
            <w:rPr>
              <w:b/>
            </w:rPr>
            <w:delText>错误！未指定顺序。</w:delText>
          </w:r>
        </w:del>
      </w:ins>
      <w:ins w:id="2279" w:author="像个男人一样" w:date="2018-03-21T01:38:00Z">
        <w:del w:id="2280" w:author="像个男人一样" w:date="2018-03-22T11:58:00Z">
          <w:r>
            <w:rPr>
              <w:b/>
            </w:rPr>
            <w:delText>错误！未指定顺序。</w:delText>
          </w:r>
        </w:del>
      </w:ins>
      <w:del w:id="2281" w:author="像个男人一样" w:date="2018-03-22T11:58:00Z">
        <w:r>
          <w:delText>5</w:delText>
        </w:r>
        <w:r>
          <w:fldChar w:fldCharType="end"/>
        </w:r>
      </w:del>
      <w:del w:id="2282" w:author="像个男人一样" w:date="2018-03-21T01:38:00Z">
        <w:r>
          <w:delText xml:space="preserve"> </w:delText>
        </w:r>
      </w:del>
      <w:del w:id="2283" w:author="像个男人一样" w:date="2018-03-21T01:37:00Z">
        <w:r>
          <w:delText>A Step, Stride and Heading Determination for the Pedestrian Navigation System</w:delText>
        </w:r>
      </w:del>
    </w:p>
    <w:p w:rsidR="0087014B" w:rsidRDefault="00D5184D">
      <w:pPr>
        <w:jc w:val="center"/>
        <w:rPr>
          <w:ins w:id="2284" w:author="像个男人一样" w:date="2018-03-21T01:37:00Z"/>
        </w:rPr>
        <w:pPrChange w:id="2285" w:author="jie sun" w:date="2018-04-16T21:33:00Z">
          <w:pPr/>
        </w:pPrChange>
      </w:pPr>
      <w:del w:id="2286" w:author="像个男人一样" w:date="2018-03-21T01:37:00Z">
        <w:r>
          <w:rPr>
            <w:noProof/>
          </w:rPr>
          <w:drawing>
            <wp:inline distT="0" distB="0" distL="0" distR="0">
              <wp:extent cx="5731510" cy="3362325"/>
              <wp:effectExtent l="0" t="0" r="2540" b="9525"/>
              <wp:docPr id="6"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del>
      <w:ins w:id="2287" w:author="像个男人一样" w:date="2018-03-21T01:37:00Z">
        <w:r>
          <w:rPr>
            <w:noProof/>
          </w:rPr>
          <w:drawing>
            <wp:inline distT="0" distB="0" distL="0" distR="0">
              <wp:extent cx="5731510" cy="3362325"/>
              <wp:effectExtent l="0" t="0" r="2540" b="9525"/>
              <wp:docPr id="48" name="Picture 6" descr="C:\Users\jsun\AppData\Local\Temp\15155247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6" descr="C:\Users\jsun\AppData\Local\Temp\151552472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31510" cy="3362703"/>
                      </a:xfrm>
                      <a:prstGeom prst="rect">
                        <a:avLst/>
                      </a:prstGeom>
                      <a:noFill/>
                      <a:ln>
                        <a:noFill/>
                      </a:ln>
                    </pic:spPr>
                  </pic:pic>
                </a:graphicData>
              </a:graphic>
            </wp:inline>
          </w:drawing>
        </w:r>
      </w:ins>
    </w:p>
    <w:p w:rsidR="0087014B" w:rsidRDefault="00D5184D">
      <w:pPr>
        <w:pStyle w:val="Heading5"/>
        <w:numPr>
          <w:ilvl w:val="255"/>
          <w:numId w:val="0"/>
        </w:numPr>
        <w:jc w:val="center"/>
        <w:pPrChange w:id="2288" w:author="jie sun" w:date="2018-04-16T21:33:00Z">
          <w:pPr/>
        </w:pPrChange>
      </w:pPr>
      <w:bookmarkStart w:id="2289" w:name="_Toc511906324"/>
      <w:ins w:id="2290" w:author="像个男人一样" w:date="2018-03-21T01:37:00Z">
        <w:r>
          <w:t xml:space="preserve">Figure </w:t>
        </w:r>
      </w:ins>
      <w:ins w:id="2291" w:author="JIE  SUN" w:date="2018-06-21T13:36:00Z">
        <w:r w:rsidR="00A64E7B">
          <w:fldChar w:fldCharType="begin"/>
        </w:r>
        <w:r w:rsidR="00A64E7B">
          <w:instrText xml:space="preserve"> STYLEREF 1 \s </w:instrText>
        </w:r>
      </w:ins>
      <w:r w:rsidR="00A64E7B">
        <w:fldChar w:fldCharType="separate"/>
      </w:r>
      <w:r w:rsidR="00A64E7B">
        <w:rPr>
          <w:noProof/>
        </w:rPr>
        <w:t>2</w:t>
      </w:r>
      <w:ins w:id="229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293" w:author="JIE  SUN" w:date="2018-06-21T13:36:00Z">
        <w:r w:rsidR="00A64E7B">
          <w:rPr>
            <w:noProof/>
          </w:rPr>
          <w:t>5</w:t>
        </w:r>
        <w:r w:rsidR="00A64E7B">
          <w:fldChar w:fldCharType="end"/>
        </w:r>
      </w:ins>
      <w:ins w:id="2294" w:author="jie sun" w:date="2018-04-19T13:00:00Z">
        <w:del w:id="2295" w:author="JIE  SUN" w:date="2018-06-21T13:34:00Z">
          <w:r w:rsidR="00083FE7" w:rsidDel="00A64E7B">
            <w:fldChar w:fldCharType="begin"/>
          </w:r>
          <w:r w:rsidR="00083FE7" w:rsidDel="00A64E7B">
            <w:delInstrText xml:space="preserve"> STYLEREF 1 \s </w:delInstrText>
          </w:r>
        </w:del>
      </w:ins>
      <w:del w:id="2296" w:author="JIE  SUN" w:date="2018-06-21T13:34:00Z">
        <w:r w:rsidR="00083FE7" w:rsidDel="00A64E7B">
          <w:fldChar w:fldCharType="separate"/>
        </w:r>
        <w:r w:rsidR="00083FE7" w:rsidDel="00A64E7B">
          <w:rPr>
            <w:noProof/>
          </w:rPr>
          <w:delText>2</w:delText>
        </w:r>
      </w:del>
      <w:ins w:id="2297" w:author="jie sun" w:date="2018-04-19T13:00:00Z">
        <w:del w:id="229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299" w:author="JIE  SUN" w:date="2018-06-21T13:34:00Z">
        <w:r w:rsidR="00083FE7" w:rsidDel="00A64E7B">
          <w:fldChar w:fldCharType="separate"/>
        </w:r>
      </w:del>
      <w:ins w:id="2300" w:author="jie sun" w:date="2018-04-19T13:00:00Z">
        <w:del w:id="2301" w:author="JIE  SUN" w:date="2018-06-21T13:34:00Z">
          <w:r w:rsidR="00083FE7" w:rsidDel="00A64E7B">
            <w:rPr>
              <w:noProof/>
            </w:rPr>
            <w:delText>5</w:delText>
          </w:r>
          <w:r w:rsidR="00083FE7" w:rsidDel="00A64E7B">
            <w:fldChar w:fldCharType="end"/>
          </w:r>
        </w:del>
      </w:ins>
      <w:ins w:id="2302" w:author="像个男人一样" w:date="2018-03-21T01:37:00Z">
        <w:del w:id="230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304" w:author="像个男人一样" w:date="2018-03-22T11:51:00Z">
        <w:del w:id="2305" w:author="jie sun" w:date="2018-04-10T21:45:00Z">
          <w:r w:rsidDel="00454521">
            <w:delText>5</w:delText>
          </w:r>
        </w:del>
      </w:ins>
      <w:ins w:id="2306" w:author="像个男人一样" w:date="2018-03-21T01:37:00Z">
        <w:del w:id="2307" w:author="jie sun" w:date="2018-04-10T21:45:00Z">
          <w:r w:rsidDel="00454521">
            <w:fldChar w:fldCharType="end"/>
          </w:r>
        </w:del>
        <w:bookmarkStart w:id="2308" w:name="_Toc18127"/>
        <w:bookmarkStart w:id="2309" w:name="_Toc26578"/>
        <w:bookmarkStart w:id="2310" w:name="_Toc8412"/>
        <w:bookmarkStart w:id="2311" w:name="_Toc12599"/>
        <w:bookmarkStart w:id="2312" w:name="_Toc21837"/>
        <w:bookmarkStart w:id="2313" w:name="_Toc8559"/>
        <w:bookmarkStart w:id="2314" w:name="_Toc27490"/>
        <w:bookmarkStart w:id="2315" w:name="_Toc25197"/>
        <w:bookmarkStart w:id="2316" w:name="_Toc9765"/>
        <w:bookmarkStart w:id="2317" w:name="_Toc13735"/>
        <w:bookmarkStart w:id="2318" w:name="_Toc26171"/>
        <w:bookmarkStart w:id="2319" w:name="_Toc707"/>
        <w:bookmarkStart w:id="2320" w:name="_Toc2189"/>
        <w:bookmarkStart w:id="2321" w:name="_Toc30708"/>
        <w:bookmarkStart w:id="2322" w:name="_Toc17006"/>
        <w:bookmarkStart w:id="2323" w:name="_Toc2991"/>
        <w:bookmarkStart w:id="2324" w:name="_Toc1939"/>
        <w:bookmarkStart w:id="2325" w:name="_Toc3934"/>
        <w:bookmarkStart w:id="2326" w:name="_Toc26875"/>
        <w:bookmarkStart w:id="2327" w:name="_Toc19886"/>
        <w:bookmarkStart w:id="2328" w:name="_Toc2765"/>
        <w:bookmarkStart w:id="2329" w:name="_Toc16096"/>
        <w:bookmarkStart w:id="2330" w:name="_Toc15710"/>
        <w:bookmarkStart w:id="2331" w:name="_Toc20115"/>
        <w:bookmarkStart w:id="2332" w:name="_Toc10748"/>
        <w:r>
          <w:rPr>
            <w:rFonts w:hint="eastAsia"/>
          </w:rPr>
          <w:t xml:space="preserve">:A Step, Stride and Heading Determination </w:t>
        </w:r>
      </w:ins>
      <w:ins w:id="2333" w:author="jie sun" w:date="2018-04-16T22:25:00Z">
        <w:r w:rsidR="00857059">
          <w:rPr>
            <w:rFonts w:hint="eastAsia"/>
          </w:rPr>
          <w:t>F</w:t>
        </w:r>
      </w:ins>
      <w:ins w:id="2334" w:author="像个男人一样" w:date="2018-03-21T01:37:00Z">
        <w:del w:id="2335" w:author="jie sun" w:date="2018-04-16T22:25:00Z">
          <w:r w:rsidDel="00857059">
            <w:rPr>
              <w:rFonts w:hint="eastAsia"/>
            </w:rPr>
            <w:delText>f</w:delText>
          </w:r>
        </w:del>
        <w:r>
          <w:rPr>
            <w:rFonts w:hint="eastAsia"/>
          </w:rPr>
          <w:t xml:space="preserve">or </w:t>
        </w:r>
      </w:ins>
      <w:ins w:id="2336" w:author="jie sun" w:date="2018-04-16T22:25:00Z">
        <w:r w:rsidR="00857059">
          <w:rPr>
            <w:rFonts w:hint="eastAsia"/>
          </w:rPr>
          <w:t>T</w:t>
        </w:r>
      </w:ins>
      <w:ins w:id="2337" w:author="像个男人一样" w:date="2018-03-21T01:37:00Z">
        <w:del w:id="2338" w:author="jie sun" w:date="2018-04-16T22:25:00Z">
          <w:r w:rsidDel="00857059">
            <w:rPr>
              <w:rFonts w:hint="eastAsia"/>
            </w:rPr>
            <w:delText>t</w:delText>
          </w:r>
        </w:del>
        <w:r>
          <w:rPr>
            <w:rFonts w:hint="eastAsia"/>
          </w:rPr>
          <w:t>he Pedestrian Navigation System</w:t>
        </w:r>
      </w:ins>
      <w:bookmarkEnd w:id="2289"/>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p>
    <w:p w:rsidR="0087014B" w:rsidRDefault="0087014B"/>
    <w:p w:rsidR="0087014B" w:rsidRDefault="00D5184D">
      <w:pPr>
        <w:rPr>
          <w:del w:id="2339" w:author="像个男人一样" w:date="2018-03-22T11:58:00Z"/>
        </w:rPr>
      </w:pPr>
      <w:del w:id="2340" w:author="像个男人一样" w:date="2018-03-21T01:38:00Z">
        <w:r>
          <w:rPr>
            <w:lang w:val="en-US"/>
          </w:rPr>
          <w:delText xml:space="preserve">Picture </w:delText>
        </w:r>
      </w:del>
      <w:ins w:id="2341" w:author="像个男人一样" w:date="2018-03-21T01:38:00Z">
        <w:r>
          <w:rPr>
            <w:rFonts w:hint="eastAsia"/>
            <w:lang w:val="en-US"/>
          </w:rPr>
          <w:t xml:space="preserve">Figure </w:t>
        </w:r>
      </w:ins>
      <w:r>
        <w:t>2.</w:t>
      </w:r>
      <w:del w:id="2342" w:author="像个男人一样" w:date="2018-03-21T01:38:00Z">
        <w:r>
          <w:rPr>
            <w:lang w:val="en-US"/>
          </w:rPr>
          <w:delText>2.2.2</w:delText>
        </w:r>
      </w:del>
      <w:ins w:id="2343" w:author="jie sun" w:date="2018-04-08T18:15:00Z">
        <w:r w:rsidR="00DD7B04">
          <w:rPr>
            <w:lang w:val="en-US"/>
          </w:rPr>
          <w:t>6</w:t>
        </w:r>
      </w:ins>
      <w:del w:id="2344" w:author="像个男人一样" w:date="2018-03-21T01:38:00Z">
        <w:r>
          <w:rPr>
            <w:lang w:val="en-US"/>
          </w:rPr>
          <w:delText xml:space="preserve"> </w:delText>
        </w:r>
      </w:del>
      <w:ins w:id="2345" w:author="像个男人一样" w:date="2018-03-21T01:38:00Z">
        <w:del w:id="2346" w:author="jie sun" w:date="2018-04-08T18:15:00Z">
          <w:r w:rsidDel="00DD7B04">
            <w:rPr>
              <w:rFonts w:hint="eastAsia"/>
              <w:lang w:val="en-US"/>
            </w:rPr>
            <w:delText>5</w:delText>
          </w:r>
        </w:del>
      </w:ins>
      <w:ins w:id="2347" w:author="jie sun" w:date="2018-04-08T17:22:00Z">
        <w:r w:rsidR="003138CC">
          <w:rPr>
            <w:lang w:val="en-US"/>
          </w:rPr>
          <w:t xml:space="preserve"> </w:t>
        </w:r>
      </w:ins>
      <w:del w:id="2348" w:author="jie sun" w:date="2018-04-08T18:12:00Z">
        <w:r w:rsidDel="006827B3">
          <w:delText>below</w:delText>
        </w:r>
      </w:del>
      <w:ins w:id="2349" w:author="jie sun" w:date="2018-04-08T18:15:00Z">
        <w:r w:rsidR="00DD7B04">
          <w:t>below</w:t>
        </w:r>
      </w:ins>
      <w:del w:id="2350" w:author="jie sun" w:date="2018-04-08T18:12:00Z">
        <w:r w:rsidDel="006827B3">
          <w:delText xml:space="preserve"> </w:delText>
        </w:r>
      </w:del>
      <w:ins w:id="2351" w:author="jie sun" w:date="2018-04-08T18:12:00Z">
        <w:r w:rsidR="006827B3">
          <w:t xml:space="preserve"> </w:t>
        </w:r>
      </w:ins>
      <w:r>
        <w:t xml:space="preserve">shows the typical three axes, x, y and z (matching vertical, forward and side acceleration) data of the accelerometer in my iPhone during walking, and what conclusion can be </w:t>
      </w:r>
      <w:del w:id="2352" w:author="jie sun" w:date="2018-04-08T18:12:00Z">
        <w:r w:rsidDel="00DD7B04">
          <w:delText xml:space="preserve">judged </w:delText>
        </w:r>
      </w:del>
      <w:ins w:id="2353" w:author="jie sun" w:date="2018-04-08T18:12:00Z">
        <w:r w:rsidR="00DD7B04">
          <w:t xml:space="preserve">got </w:t>
        </w:r>
      </w:ins>
      <w:r>
        <w:t>from this picture</w:t>
      </w:r>
      <w:del w:id="2354" w:author="jie sun" w:date="2018-04-08T17:23:00Z">
        <w:r w:rsidDel="003138CC">
          <w:delText>. S</w:delText>
        </w:r>
      </w:del>
      <w:ins w:id="2355" w:author="jie sun" w:date="2018-04-08T17:23:00Z">
        <w:r w:rsidR="003138CC">
          <w:t>, s</w:t>
        </w:r>
      </w:ins>
      <w:r>
        <w:t xml:space="preserve">o no matter how the pedometer wears the phone, there is at least one axis data have sharply periodic changes (this picture shows the Y axis changing sharply). </w:t>
      </w:r>
    </w:p>
    <w:p w:rsidR="0087014B" w:rsidRDefault="00D5184D">
      <w:pPr>
        <w:pPrChange w:id="2356" w:author="像个男人一样" w:date="2018-03-21T01:38:00Z">
          <w:pPr>
            <w:pStyle w:val="Subtitle"/>
          </w:pPr>
        </w:pPrChange>
      </w:pPr>
      <w:del w:id="2357" w:author="像个男人一样" w:date="2018-03-22T11:58:00Z">
        <w:r>
          <w:delText xml:space="preserve">Figure 2. </w:delText>
        </w:r>
        <w:r>
          <w:fldChar w:fldCharType="begin"/>
        </w:r>
        <w:r>
          <w:delInstrText xml:space="preserve"> SEQ Figure_2. \* ARABIC </w:delInstrText>
        </w:r>
        <w:r>
          <w:fldChar w:fldCharType="separate"/>
        </w:r>
      </w:del>
      <w:ins w:id="2358" w:author="像个男人一样" w:date="2018-03-22T11:51:00Z">
        <w:del w:id="2359" w:author="像个男人一样" w:date="2018-03-22T11:58:00Z">
          <w:r>
            <w:rPr>
              <w:b/>
            </w:rPr>
            <w:delText>错误！未指定顺序。</w:delText>
          </w:r>
        </w:del>
      </w:ins>
      <w:ins w:id="2360" w:author="像个男人一样" w:date="2018-03-21T23:39:00Z">
        <w:del w:id="2361" w:author="像个男人一样" w:date="2018-03-22T11:58:00Z">
          <w:r>
            <w:rPr>
              <w:b/>
            </w:rPr>
            <w:delText>错误！未指定顺序。</w:delText>
          </w:r>
        </w:del>
      </w:ins>
      <w:ins w:id="2362" w:author="像个男人一样" w:date="2018-03-21T23:10:00Z">
        <w:del w:id="2363" w:author="像个男人一样" w:date="2018-03-22T11:58:00Z">
          <w:r>
            <w:rPr>
              <w:b/>
            </w:rPr>
            <w:delText>错误！未指定顺序。</w:delText>
          </w:r>
        </w:del>
      </w:ins>
      <w:ins w:id="2364" w:author="像个男人一样" w:date="2018-03-21T23:08:00Z">
        <w:del w:id="2365" w:author="像个男人一样" w:date="2018-03-22T11:58:00Z">
          <w:r>
            <w:rPr>
              <w:b/>
            </w:rPr>
            <w:delText>错误！未指定顺序。</w:delText>
          </w:r>
        </w:del>
      </w:ins>
      <w:ins w:id="2366" w:author="像个男人一样" w:date="2018-03-21T02:33:00Z">
        <w:del w:id="2367" w:author="像个男人一样" w:date="2018-03-22T11:58:00Z">
          <w:r>
            <w:rPr>
              <w:b/>
            </w:rPr>
            <w:delText>错误！未指定顺序。错误！未指定顺序。</w:delText>
          </w:r>
        </w:del>
      </w:ins>
      <w:ins w:id="2368" w:author="像个男人一样" w:date="2018-03-21T02:31:00Z">
        <w:del w:id="2369" w:author="像个男人一样" w:date="2018-03-22T11:58:00Z">
          <w:r>
            <w:rPr>
              <w:b/>
            </w:rPr>
            <w:delText>错误！未指定顺序。</w:delText>
          </w:r>
        </w:del>
      </w:ins>
      <w:ins w:id="2370" w:author="像个男人一样" w:date="2018-03-21T02:30:00Z">
        <w:del w:id="2371" w:author="像个男人一样" w:date="2018-03-22T11:58:00Z">
          <w:r>
            <w:rPr>
              <w:b/>
            </w:rPr>
            <w:delText>错误！未指定顺序。</w:delText>
          </w:r>
        </w:del>
      </w:ins>
      <w:ins w:id="2372" w:author="像个男人一样" w:date="2018-03-21T02:29:00Z">
        <w:del w:id="2373" w:author="像个男人一样" w:date="2018-03-22T11:58:00Z">
          <w:r>
            <w:rPr>
              <w:b/>
            </w:rPr>
            <w:delText>错误！未指定顺序。错误！未指定顺序。</w:delText>
          </w:r>
        </w:del>
      </w:ins>
      <w:ins w:id="2374" w:author="像个男人一样" w:date="2018-03-21T02:26:00Z">
        <w:del w:id="2375" w:author="像个男人一样" w:date="2018-03-22T11:58:00Z">
          <w:r>
            <w:rPr>
              <w:b/>
            </w:rPr>
            <w:delText>错误！未指定顺序。</w:delText>
          </w:r>
        </w:del>
      </w:ins>
      <w:ins w:id="2376" w:author="像个男人一样" w:date="2018-03-21T02:25:00Z">
        <w:del w:id="2377" w:author="像个男人一样" w:date="2018-03-22T11:58:00Z">
          <w:r>
            <w:rPr>
              <w:b/>
            </w:rPr>
            <w:delText>错误！未指定顺序。</w:delText>
          </w:r>
        </w:del>
      </w:ins>
      <w:ins w:id="2378" w:author="像个男人一样" w:date="2018-03-21T02:24:00Z">
        <w:del w:id="2379" w:author="像个男人一样" w:date="2018-03-22T11:58:00Z">
          <w:r>
            <w:rPr>
              <w:b/>
            </w:rPr>
            <w:delText>错误！未指定顺序。</w:delText>
          </w:r>
        </w:del>
      </w:ins>
      <w:ins w:id="2380" w:author="像个男人一样" w:date="2018-03-21T02:23:00Z">
        <w:del w:id="2381" w:author="像个男人一样" w:date="2018-03-22T11:58:00Z">
          <w:r>
            <w:rPr>
              <w:b/>
            </w:rPr>
            <w:delText>错误！未指定顺序。</w:delText>
          </w:r>
        </w:del>
      </w:ins>
      <w:ins w:id="2382" w:author="像个男人一样" w:date="2018-03-21T02:22:00Z">
        <w:del w:id="2383" w:author="像个男人一样" w:date="2018-03-22T11:58:00Z">
          <w:r>
            <w:rPr>
              <w:b/>
            </w:rPr>
            <w:delText>错误！未指定顺序。</w:delText>
          </w:r>
        </w:del>
      </w:ins>
      <w:ins w:id="2384" w:author="像个男人一样" w:date="2018-03-21T02:17:00Z">
        <w:del w:id="2385" w:author="像个男人一样" w:date="2018-03-22T11:58:00Z">
          <w:r>
            <w:rPr>
              <w:b/>
            </w:rPr>
            <w:delText>错误！未指定顺序。错误！未指定顺序。错误！未指定顺序。</w:delText>
          </w:r>
        </w:del>
      </w:ins>
      <w:ins w:id="2386" w:author="像个男人一样" w:date="2018-03-21T02:15:00Z">
        <w:del w:id="2387" w:author="像个男人一样" w:date="2018-03-22T11:58:00Z">
          <w:r>
            <w:rPr>
              <w:b/>
            </w:rPr>
            <w:delText>错误！未指定顺序。</w:delText>
          </w:r>
        </w:del>
      </w:ins>
      <w:ins w:id="2388" w:author="像个男人一样" w:date="2018-03-21T02:14:00Z">
        <w:del w:id="2389" w:author="像个男人一样" w:date="2018-03-22T11:58:00Z">
          <w:r>
            <w:rPr>
              <w:b/>
            </w:rPr>
            <w:delText>错误！未指定顺序。</w:delText>
          </w:r>
        </w:del>
      </w:ins>
      <w:ins w:id="2390" w:author="像个男人一样" w:date="2018-03-21T02:13:00Z">
        <w:del w:id="2391" w:author="像个男人一样" w:date="2018-03-22T11:58:00Z">
          <w:r>
            <w:rPr>
              <w:b/>
            </w:rPr>
            <w:delText>错误！未指定顺序。</w:delText>
          </w:r>
        </w:del>
      </w:ins>
      <w:ins w:id="2392" w:author="像个男人一样" w:date="2018-03-21T02:12:00Z">
        <w:del w:id="2393" w:author="像个男人一样" w:date="2018-03-22T11:58:00Z">
          <w:r>
            <w:rPr>
              <w:b/>
            </w:rPr>
            <w:delText>错误！未指定顺序。</w:delText>
          </w:r>
        </w:del>
      </w:ins>
      <w:ins w:id="2394" w:author="像个男人一样" w:date="2018-03-21T02:02:00Z">
        <w:del w:id="2395" w:author="像个男人一样" w:date="2018-03-22T11:58:00Z">
          <w:r>
            <w:rPr>
              <w:b/>
            </w:rPr>
            <w:delText>错误！未指定顺序。错误！未指定顺序。</w:delText>
          </w:r>
        </w:del>
      </w:ins>
      <w:ins w:id="2396" w:author="像个男人一样" w:date="2018-03-21T02:01:00Z">
        <w:del w:id="2397" w:author="像个男人一样" w:date="2018-03-22T11:58:00Z">
          <w:r>
            <w:rPr>
              <w:b/>
            </w:rPr>
            <w:delText>错误！未指定顺序。</w:delText>
          </w:r>
        </w:del>
      </w:ins>
      <w:ins w:id="2398" w:author="像个男人一样" w:date="2018-03-21T02:00:00Z">
        <w:del w:id="2399" w:author="像个男人一样" w:date="2018-03-22T11:58:00Z">
          <w:r>
            <w:rPr>
              <w:b/>
            </w:rPr>
            <w:delText>错误！未指定顺序。</w:delText>
          </w:r>
        </w:del>
      </w:ins>
      <w:ins w:id="2400" w:author="像个男人一样" w:date="2018-03-21T01:59:00Z">
        <w:del w:id="2401" w:author="像个男人一样" w:date="2018-03-22T11:58:00Z">
          <w:r>
            <w:rPr>
              <w:b/>
            </w:rPr>
            <w:delText>错误！未指定顺序。</w:delText>
          </w:r>
        </w:del>
      </w:ins>
      <w:ins w:id="2402" w:author="像个男人一样" w:date="2018-03-21T01:58:00Z">
        <w:del w:id="2403" w:author="像个男人一样" w:date="2018-03-22T11:58:00Z">
          <w:r>
            <w:rPr>
              <w:b/>
            </w:rPr>
            <w:delText>错误！未指定顺序。错误！未指定顺序。</w:delText>
          </w:r>
        </w:del>
      </w:ins>
      <w:ins w:id="2404" w:author="像个男人一样" w:date="2018-03-21T01:57:00Z">
        <w:del w:id="2405" w:author="像个男人一样" w:date="2018-03-22T11:58:00Z">
          <w:r>
            <w:rPr>
              <w:b/>
            </w:rPr>
            <w:delText>错误！未指定顺序。</w:delText>
          </w:r>
        </w:del>
      </w:ins>
      <w:ins w:id="2406" w:author="像个男人一样" w:date="2018-03-21T01:48:00Z">
        <w:del w:id="2407" w:author="像个男人一样" w:date="2018-03-22T11:58:00Z">
          <w:r>
            <w:rPr>
              <w:b/>
            </w:rPr>
            <w:delText>错误！未指定顺序。错误！未指定顺序。</w:delText>
          </w:r>
        </w:del>
      </w:ins>
      <w:ins w:id="2408" w:author="像个男人一样" w:date="2018-03-21T01:47:00Z">
        <w:del w:id="2409" w:author="像个男人一样" w:date="2018-03-22T11:58:00Z">
          <w:r>
            <w:rPr>
              <w:b/>
            </w:rPr>
            <w:delText>错误！未指定顺序。</w:delText>
          </w:r>
        </w:del>
      </w:ins>
      <w:ins w:id="2410" w:author="像个男人一样" w:date="2018-03-21T01:46:00Z">
        <w:del w:id="2411" w:author="像个男人一样" w:date="2018-03-22T11:58:00Z">
          <w:r>
            <w:rPr>
              <w:b/>
            </w:rPr>
            <w:delText>错误！未指定顺序。</w:delText>
          </w:r>
        </w:del>
      </w:ins>
      <w:ins w:id="2412" w:author="像个男人一样" w:date="2018-03-21T01:45:00Z">
        <w:del w:id="2413" w:author="像个男人一样" w:date="2018-03-22T11:58:00Z">
          <w:r>
            <w:rPr>
              <w:b/>
            </w:rPr>
            <w:delText>错误！未指定顺序。错误！未指定顺序。</w:delText>
          </w:r>
        </w:del>
      </w:ins>
      <w:ins w:id="2414" w:author="像个男人一样" w:date="2018-03-21T01:43:00Z">
        <w:del w:id="2415" w:author="像个男人一样" w:date="2018-03-22T11:58:00Z">
          <w:r>
            <w:rPr>
              <w:b/>
            </w:rPr>
            <w:delText>错误！未指定顺序。</w:delText>
          </w:r>
        </w:del>
      </w:ins>
      <w:ins w:id="2416" w:author="像个男人一样" w:date="2018-03-21T01:42:00Z">
        <w:del w:id="2417" w:author="像个男人一样" w:date="2018-03-22T11:58:00Z">
          <w:r>
            <w:rPr>
              <w:b/>
            </w:rPr>
            <w:delText>错误！未指定顺序。</w:delText>
          </w:r>
        </w:del>
      </w:ins>
      <w:ins w:id="2418" w:author="像个男人一样" w:date="2018-03-21T01:40:00Z">
        <w:del w:id="2419" w:author="像个男人一样" w:date="2018-03-22T11:58:00Z">
          <w:r>
            <w:rPr>
              <w:b/>
            </w:rPr>
            <w:delText>错误！未指定顺序。错误！未指定顺序。</w:delText>
          </w:r>
        </w:del>
      </w:ins>
      <w:ins w:id="2420" w:author="像个男人一样" w:date="2018-03-21T01:39:00Z">
        <w:del w:id="2421" w:author="像个男人一样" w:date="2018-03-22T11:58:00Z">
          <w:r>
            <w:rPr>
              <w:b/>
            </w:rPr>
            <w:delText>错误！未指定顺序。</w:delText>
          </w:r>
        </w:del>
      </w:ins>
      <w:del w:id="2422" w:author="像个男人一样" w:date="2018-03-22T11:58:00Z">
        <w:r>
          <w:delText>6</w:delText>
        </w:r>
        <w:r>
          <w:fldChar w:fldCharType="end"/>
        </w:r>
      </w:del>
      <w:del w:id="2423" w:author="像个男人一样" w:date="2018-03-21T01:38:00Z">
        <w:r>
          <w:delText xml:space="preserve"> The three axes data of the accelerometer from iPhone</w:delText>
        </w:r>
      </w:del>
    </w:p>
    <w:p w:rsidR="0087014B" w:rsidRDefault="00D5184D">
      <w:pPr>
        <w:jc w:val="center"/>
        <w:rPr>
          <w:ins w:id="2424" w:author="像个男人一样" w:date="2018-03-21T01:38:00Z"/>
        </w:rPr>
        <w:pPrChange w:id="2425" w:author="jie sun" w:date="2018-04-16T21:33:00Z">
          <w:pPr/>
        </w:pPrChange>
      </w:pPr>
      <w:r>
        <w:rPr>
          <w:noProof/>
        </w:rPr>
        <w:drawing>
          <wp:inline distT="0" distB="0" distL="0" distR="0">
            <wp:extent cx="5349875" cy="2743200"/>
            <wp:effectExtent l="0" t="0" r="3175"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87014B" w:rsidRDefault="00D5184D">
      <w:pPr>
        <w:pStyle w:val="Caption"/>
        <w:jc w:val="center"/>
        <w:pPrChange w:id="2426" w:author="jie sun" w:date="2018-04-16T21:33:00Z">
          <w:pPr/>
        </w:pPrChange>
      </w:pPr>
      <w:bookmarkStart w:id="2427" w:name="_Toc511906325"/>
      <w:ins w:id="2428" w:author="像个男人一样" w:date="2018-03-21T01:38:00Z">
        <w:r>
          <w:t xml:space="preserve">Figure </w:t>
        </w:r>
      </w:ins>
      <w:ins w:id="2429" w:author="JIE  SUN" w:date="2018-06-21T13:36:00Z">
        <w:r w:rsidR="00A64E7B">
          <w:fldChar w:fldCharType="begin"/>
        </w:r>
        <w:r w:rsidR="00A64E7B">
          <w:instrText xml:space="preserve"> STYLEREF 1 \s </w:instrText>
        </w:r>
      </w:ins>
      <w:r w:rsidR="00A64E7B">
        <w:fldChar w:fldCharType="separate"/>
      </w:r>
      <w:r w:rsidR="00A64E7B">
        <w:rPr>
          <w:noProof/>
        </w:rPr>
        <w:t>2</w:t>
      </w:r>
      <w:ins w:id="243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431" w:author="JIE  SUN" w:date="2018-06-21T13:36:00Z">
        <w:r w:rsidR="00A64E7B">
          <w:rPr>
            <w:noProof/>
          </w:rPr>
          <w:t>6</w:t>
        </w:r>
        <w:r w:rsidR="00A64E7B">
          <w:fldChar w:fldCharType="end"/>
        </w:r>
      </w:ins>
      <w:ins w:id="2432" w:author="jie sun" w:date="2018-04-19T13:00:00Z">
        <w:del w:id="2433" w:author="JIE  SUN" w:date="2018-06-21T13:34:00Z">
          <w:r w:rsidR="00083FE7" w:rsidDel="00A64E7B">
            <w:fldChar w:fldCharType="begin"/>
          </w:r>
          <w:r w:rsidR="00083FE7" w:rsidDel="00A64E7B">
            <w:delInstrText xml:space="preserve"> STYLEREF 1 \s </w:delInstrText>
          </w:r>
        </w:del>
      </w:ins>
      <w:del w:id="2434" w:author="JIE  SUN" w:date="2018-06-21T13:34:00Z">
        <w:r w:rsidR="00083FE7" w:rsidDel="00A64E7B">
          <w:fldChar w:fldCharType="separate"/>
        </w:r>
        <w:r w:rsidR="00083FE7" w:rsidDel="00A64E7B">
          <w:rPr>
            <w:noProof/>
          </w:rPr>
          <w:delText>2</w:delText>
        </w:r>
      </w:del>
      <w:ins w:id="2435" w:author="jie sun" w:date="2018-04-19T13:00:00Z">
        <w:del w:id="243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437" w:author="JIE  SUN" w:date="2018-06-21T13:34:00Z">
        <w:r w:rsidR="00083FE7" w:rsidDel="00A64E7B">
          <w:fldChar w:fldCharType="separate"/>
        </w:r>
      </w:del>
      <w:ins w:id="2438" w:author="jie sun" w:date="2018-04-19T13:00:00Z">
        <w:del w:id="2439" w:author="JIE  SUN" w:date="2018-06-21T13:34:00Z">
          <w:r w:rsidR="00083FE7" w:rsidDel="00A64E7B">
            <w:rPr>
              <w:noProof/>
            </w:rPr>
            <w:delText>6</w:delText>
          </w:r>
          <w:r w:rsidR="00083FE7" w:rsidDel="00A64E7B">
            <w:fldChar w:fldCharType="end"/>
          </w:r>
        </w:del>
      </w:ins>
      <w:ins w:id="2440" w:author="像个男人一样" w:date="2018-03-21T01:38:00Z">
        <w:del w:id="244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442" w:author="像个男人一样" w:date="2018-03-22T11:51:00Z">
        <w:del w:id="2443" w:author="jie sun" w:date="2018-04-10T21:45:00Z">
          <w:r w:rsidDel="00454521">
            <w:delText>6</w:delText>
          </w:r>
        </w:del>
      </w:ins>
      <w:ins w:id="2444" w:author="像个男人一样" w:date="2018-03-21T01:38:00Z">
        <w:del w:id="2445" w:author="jie sun" w:date="2018-04-10T21:45:00Z">
          <w:r w:rsidDel="00454521">
            <w:fldChar w:fldCharType="end"/>
          </w:r>
        </w:del>
        <w:bookmarkStart w:id="2446" w:name="_Toc9582"/>
        <w:bookmarkStart w:id="2447" w:name="_Toc29940"/>
        <w:bookmarkStart w:id="2448" w:name="_Toc1696"/>
        <w:bookmarkStart w:id="2449" w:name="_Toc19466"/>
        <w:bookmarkStart w:id="2450" w:name="_Toc387"/>
        <w:bookmarkStart w:id="2451" w:name="_Toc28628"/>
        <w:bookmarkStart w:id="2452" w:name="_Toc15491"/>
        <w:bookmarkStart w:id="2453" w:name="_Toc1656"/>
        <w:bookmarkStart w:id="2454" w:name="_Toc2452"/>
        <w:bookmarkStart w:id="2455" w:name="_Toc17438"/>
        <w:bookmarkStart w:id="2456" w:name="_Toc1373"/>
        <w:bookmarkStart w:id="2457" w:name="_Toc30426"/>
        <w:bookmarkStart w:id="2458" w:name="_Toc12246"/>
        <w:bookmarkStart w:id="2459" w:name="_Toc7459"/>
        <w:bookmarkStart w:id="2460" w:name="_Toc10065"/>
        <w:bookmarkStart w:id="2461" w:name="_Toc3980"/>
        <w:bookmarkStart w:id="2462" w:name="_Toc343"/>
        <w:bookmarkStart w:id="2463" w:name="_Toc13466"/>
        <w:bookmarkStart w:id="2464" w:name="_Toc15005"/>
        <w:bookmarkStart w:id="2465" w:name="_Toc10603"/>
        <w:bookmarkStart w:id="2466" w:name="_Toc11415"/>
        <w:bookmarkStart w:id="2467" w:name="_Toc3963"/>
        <w:bookmarkStart w:id="2468" w:name="_Toc12811"/>
        <w:bookmarkStart w:id="2469" w:name="_Toc6237"/>
        <w:bookmarkStart w:id="2470" w:name="_Toc23021"/>
        <w:r>
          <w:rPr>
            <w:rFonts w:hint="eastAsia"/>
          </w:rPr>
          <w:t xml:space="preserve">:The </w:t>
        </w:r>
      </w:ins>
      <w:ins w:id="2471" w:author="jie sun" w:date="2018-04-16T22:26:00Z">
        <w:r w:rsidR="00AD0BC6">
          <w:rPr>
            <w:rFonts w:hint="eastAsia"/>
          </w:rPr>
          <w:t>T</w:t>
        </w:r>
      </w:ins>
      <w:ins w:id="2472" w:author="像个男人一样" w:date="2018-03-21T01:38:00Z">
        <w:del w:id="2473" w:author="jie sun" w:date="2018-04-16T22:26:00Z">
          <w:r w:rsidDel="00AD0BC6">
            <w:rPr>
              <w:rFonts w:hint="eastAsia"/>
            </w:rPr>
            <w:delText>t</w:delText>
          </w:r>
        </w:del>
        <w:r>
          <w:rPr>
            <w:rFonts w:hint="eastAsia"/>
          </w:rPr>
          <w:t>hree</w:t>
        </w:r>
      </w:ins>
      <w:ins w:id="2474" w:author="jie sun" w:date="2018-04-16T22:26:00Z">
        <w:r w:rsidR="00AD0BC6">
          <w:t xml:space="preserve"> </w:t>
        </w:r>
        <w:r w:rsidR="00AD0BC6">
          <w:rPr>
            <w:rFonts w:hint="eastAsia"/>
          </w:rPr>
          <w:t>A</w:t>
        </w:r>
      </w:ins>
      <w:ins w:id="2475" w:author="像个男人一样" w:date="2018-03-21T01:38:00Z">
        <w:del w:id="2476" w:author="jie sun" w:date="2018-04-16T22:26:00Z">
          <w:r w:rsidDel="00AD0BC6">
            <w:rPr>
              <w:rFonts w:hint="eastAsia"/>
            </w:rPr>
            <w:delText xml:space="preserve"> a</w:delText>
          </w:r>
        </w:del>
        <w:r>
          <w:rPr>
            <w:rFonts w:hint="eastAsia"/>
          </w:rPr>
          <w:t xml:space="preserve">xes </w:t>
        </w:r>
      </w:ins>
      <w:ins w:id="2477" w:author="jie sun" w:date="2018-04-16T22:26:00Z">
        <w:r w:rsidR="00AD0BC6">
          <w:rPr>
            <w:rFonts w:hint="eastAsia"/>
          </w:rPr>
          <w:t>D</w:t>
        </w:r>
      </w:ins>
      <w:ins w:id="2478" w:author="像个男人一样" w:date="2018-03-21T01:38:00Z">
        <w:del w:id="2479" w:author="jie sun" w:date="2018-04-16T22:26:00Z">
          <w:r w:rsidDel="00AD0BC6">
            <w:rPr>
              <w:rFonts w:hint="eastAsia"/>
            </w:rPr>
            <w:delText>d</w:delText>
          </w:r>
        </w:del>
        <w:r>
          <w:rPr>
            <w:rFonts w:hint="eastAsia"/>
          </w:rPr>
          <w:t xml:space="preserve">ata </w:t>
        </w:r>
      </w:ins>
      <w:ins w:id="2480" w:author="jie sun" w:date="2018-04-16T22:26:00Z">
        <w:r w:rsidR="00AD0BC6">
          <w:rPr>
            <w:rFonts w:hint="eastAsia"/>
          </w:rPr>
          <w:t>O</w:t>
        </w:r>
      </w:ins>
      <w:ins w:id="2481" w:author="像个男人一样" w:date="2018-03-21T01:38:00Z">
        <w:del w:id="2482" w:author="jie sun" w:date="2018-04-16T22:26:00Z">
          <w:r w:rsidDel="00AD0BC6">
            <w:rPr>
              <w:rFonts w:hint="eastAsia"/>
            </w:rPr>
            <w:delText>o</w:delText>
          </w:r>
        </w:del>
        <w:r>
          <w:rPr>
            <w:rFonts w:hint="eastAsia"/>
          </w:rPr>
          <w:t xml:space="preserve">f </w:t>
        </w:r>
      </w:ins>
      <w:ins w:id="2483" w:author="jie sun" w:date="2018-04-16T22:26:00Z">
        <w:r w:rsidR="00AD0BC6">
          <w:rPr>
            <w:rFonts w:hint="eastAsia"/>
          </w:rPr>
          <w:t>T</w:t>
        </w:r>
      </w:ins>
      <w:ins w:id="2484" w:author="像个男人一样" w:date="2018-03-21T01:38:00Z">
        <w:del w:id="2485" w:author="jie sun" w:date="2018-04-16T22:26:00Z">
          <w:r w:rsidDel="00AD0BC6">
            <w:rPr>
              <w:rFonts w:hint="eastAsia"/>
            </w:rPr>
            <w:delText>t</w:delText>
          </w:r>
        </w:del>
        <w:r>
          <w:rPr>
            <w:rFonts w:hint="eastAsia"/>
          </w:rPr>
          <w:t xml:space="preserve">he </w:t>
        </w:r>
      </w:ins>
      <w:ins w:id="2486" w:author="jie sun" w:date="2018-04-16T22:26:00Z">
        <w:r w:rsidR="00AD0BC6">
          <w:rPr>
            <w:rFonts w:hint="eastAsia"/>
          </w:rPr>
          <w:t>A</w:t>
        </w:r>
      </w:ins>
      <w:ins w:id="2487" w:author="像个男人一样" w:date="2018-03-21T01:38:00Z">
        <w:del w:id="2488" w:author="jie sun" w:date="2018-04-16T22:26:00Z">
          <w:r w:rsidDel="00AD0BC6">
            <w:rPr>
              <w:rFonts w:hint="eastAsia"/>
            </w:rPr>
            <w:delText>a</w:delText>
          </w:r>
        </w:del>
        <w:r>
          <w:rPr>
            <w:rFonts w:hint="eastAsia"/>
          </w:rPr>
          <w:t xml:space="preserve">ccelerometer </w:t>
        </w:r>
      </w:ins>
      <w:ins w:id="2489" w:author="jie sun" w:date="2018-04-16T22:26:00Z">
        <w:r w:rsidR="00AD0BC6">
          <w:rPr>
            <w:rFonts w:hint="eastAsia"/>
          </w:rPr>
          <w:t>F</w:t>
        </w:r>
      </w:ins>
      <w:ins w:id="2490" w:author="像个男人一样" w:date="2018-03-21T01:38:00Z">
        <w:del w:id="2491" w:author="jie sun" w:date="2018-04-16T22:26:00Z">
          <w:r w:rsidDel="00AD0BC6">
            <w:rPr>
              <w:rFonts w:hint="eastAsia"/>
            </w:rPr>
            <w:delText>f</w:delText>
          </w:r>
        </w:del>
        <w:r>
          <w:rPr>
            <w:rFonts w:hint="eastAsia"/>
          </w:rPr>
          <w:t>rom iPhone</w:t>
        </w:r>
      </w:ins>
      <w:bookmarkEnd w:id="2427"/>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rsidR="0087014B" w:rsidDel="00172B7C" w:rsidRDefault="00172B7C">
      <w:pPr>
        <w:rPr>
          <w:del w:id="2492" w:author="jie sun" w:date="2018-04-08T18:21:00Z"/>
        </w:rPr>
      </w:pPr>
      <w:ins w:id="2493" w:author="jie sun" w:date="2018-04-08T18:19:00Z">
        <w:r>
          <w:t>Even</w:t>
        </w:r>
        <w:r w:rsidR="004256CC">
          <w:t xml:space="preserve"> the direction of the phone in the pocket is unpredictable, the </w:t>
        </w:r>
      </w:ins>
      <w:ins w:id="2494" w:author="jie sun" w:date="2018-04-08T18:20:00Z">
        <w:r>
          <w:t>general tend</w:t>
        </w:r>
      </w:ins>
      <w:ins w:id="2495" w:author="jie sun" w:date="2018-06-09T16:48:00Z">
        <w:r w:rsidR="007768FC">
          <w:t>s</w:t>
        </w:r>
      </w:ins>
      <w:ins w:id="2496" w:author="jie sun" w:date="2018-04-08T18:20:00Z">
        <w:r>
          <w:t xml:space="preserve"> can be got.</w:t>
        </w:r>
        <w:r>
          <w:rPr>
            <w:rFonts w:hint="eastAsia"/>
          </w:rPr>
          <w:t xml:space="preserve"> </w:t>
        </w:r>
      </w:ins>
      <w:r w:rsidR="00D5184D">
        <w:t xml:space="preserve">Normally, </w:t>
      </w:r>
      <w:del w:id="2497" w:author="jie sun" w:date="2018-04-08T18:21:00Z">
        <w:r w:rsidR="00D5184D" w:rsidDel="00FC1DF2">
          <w:delText>we can calculate a peak value and a bottom value during one step.</w:delText>
        </w:r>
      </w:del>
    </w:p>
    <w:p w:rsidR="0087014B" w:rsidRDefault="00D5184D">
      <w:pPr>
        <w:rPr>
          <w:del w:id="2498" w:author="像个男人一样" w:date="2018-03-22T11:58:00Z"/>
        </w:rPr>
      </w:pPr>
      <w:del w:id="2499" w:author="jie sun" w:date="2018-04-08T18:21:00Z">
        <w:r w:rsidDel="00FC1DF2">
          <w:delText xml:space="preserve">And </w:delText>
        </w:r>
      </w:del>
      <w:r>
        <w:t xml:space="preserve">we can use the sum formula </w:t>
      </w:r>
      <w:r>
        <w:rPr>
          <w:rPrChange w:id="2500" w:author="像个男人一样" w:date="2018-03-22T11:58:00Z">
            <w:rPr>
              <w:bCs/>
              <w:sz w:val="28"/>
              <w:szCs w:val="28"/>
            </w:rPr>
          </w:rPrChange>
        </w:rPr>
        <w:t xml:space="preserve">to get </w:t>
      </w:r>
      <w:r>
        <w:t>a diagram below picture. As a valid step must have only one peak value and one bottom value.</w:t>
      </w:r>
    </w:p>
    <w:p w:rsidR="0087014B" w:rsidRDefault="00D5184D">
      <w:pPr>
        <w:pPrChange w:id="2501" w:author="jie sun" w:date="2018-04-08T18:21:00Z">
          <w:pPr>
            <w:pStyle w:val="Subtitle"/>
          </w:pPr>
        </w:pPrChange>
      </w:pPr>
      <w:del w:id="2502" w:author="像个男人一样" w:date="2018-03-22T11:58:00Z">
        <w:r>
          <w:delText xml:space="preserve">Figure 2. </w:delText>
        </w:r>
        <w:r>
          <w:fldChar w:fldCharType="begin"/>
        </w:r>
        <w:r>
          <w:delInstrText xml:space="preserve"> SEQ Figure_2. \* ARABIC </w:delInstrText>
        </w:r>
        <w:r>
          <w:fldChar w:fldCharType="separate"/>
        </w:r>
      </w:del>
      <w:ins w:id="2503" w:author="像个男人一样" w:date="2018-03-22T11:51:00Z">
        <w:del w:id="2504" w:author="像个男人一样" w:date="2018-03-22T11:58:00Z">
          <w:r>
            <w:rPr>
              <w:b/>
            </w:rPr>
            <w:delText>错误！未指定顺序。</w:delText>
          </w:r>
        </w:del>
      </w:ins>
      <w:ins w:id="2505" w:author="像个男人一样" w:date="2018-03-21T23:39:00Z">
        <w:del w:id="2506" w:author="像个男人一样" w:date="2018-03-22T11:58:00Z">
          <w:r>
            <w:rPr>
              <w:b/>
            </w:rPr>
            <w:delText>错误！未指定顺序。</w:delText>
          </w:r>
        </w:del>
      </w:ins>
      <w:ins w:id="2507" w:author="像个男人一样" w:date="2018-03-21T23:10:00Z">
        <w:del w:id="2508" w:author="像个男人一样" w:date="2018-03-22T11:58:00Z">
          <w:r>
            <w:rPr>
              <w:b/>
            </w:rPr>
            <w:delText>错误！未指定顺序。</w:delText>
          </w:r>
        </w:del>
      </w:ins>
      <w:ins w:id="2509" w:author="像个男人一样" w:date="2018-03-21T23:08:00Z">
        <w:del w:id="2510" w:author="像个男人一样" w:date="2018-03-22T11:58:00Z">
          <w:r>
            <w:rPr>
              <w:b/>
            </w:rPr>
            <w:delText>错误！未指定顺序。</w:delText>
          </w:r>
        </w:del>
      </w:ins>
      <w:ins w:id="2511" w:author="像个男人一样" w:date="2018-03-21T02:33:00Z">
        <w:del w:id="2512" w:author="像个男人一样" w:date="2018-03-22T11:58:00Z">
          <w:r>
            <w:rPr>
              <w:b/>
            </w:rPr>
            <w:delText>错误！未指定顺序。错误！未指定顺序。</w:delText>
          </w:r>
        </w:del>
      </w:ins>
      <w:ins w:id="2513" w:author="像个男人一样" w:date="2018-03-21T02:31:00Z">
        <w:del w:id="2514" w:author="像个男人一样" w:date="2018-03-22T11:58:00Z">
          <w:r>
            <w:rPr>
              <w:b/>
            </w:rPr>
            <w:delText>错误！未指定顺序。</w:delText>
          </w:r>
        </w:del>
      </w:ins>
      <w:ins w:id="2515" w:author="像个男人一样" w:date="2018-03-21T02:30:00Z">
        <w:del w:id="2516" w:author="像个男人一样" w:date="2018-03-22T11:58:00Z">
          <w:r>
            <w:rPr>
              <w:b/>
            </w:rPr>
            <w:delText>错误！未指定顺序。</w:delText>
          </w:r>
        </w:del>
      </w:ins>
      <w:ins w:id="2517" w:author="像个男人一样" w:date="2018-03-21T02:29:00Z">
        <w:del w:id="2518" w:author="像个男人一样" w:date="2018-03-22T11:58:00Z">
          <w:r>
            <w:rPr>
              <w:b/>
            </w:rPr>
            <w:delText>错误！未指定顺序。错误！未指定顺序。</w:delText>
          </w:r>
        </w:del>
      </w:ins>
      <w:ins w:id="2519" w:author="像个男人一样" w:date="2018-03-21T02:26:00Z">
        <w:del w:id="2520" w:author="像个男人一样" w:date="2018-03-22T11:58:00Z">
          <w:r>
            <w:rPr>
              <w:b/>
            </w:rPr>
            <w:delText>错误！未指定顺序。</w:delText>
          </w:r>
        </w:del>
      </w:ins>
      <w:ins w:id="2521" w:author="像个男人一样" w:date="2018-03-21T02:25:00Z">
        <w:del w:id="2522" w:author="像个男人一样" w:date="2018-03-22T11:58:00Z">
          <w:r>
            <w:rPr>
              <w:b/>
            </w:rPr>
            <w:delText>错误！未指定顺序。</w:delText>
          </w:r>
        </w:del>
      </w:ins>
      <w:ins w:id="2523" w:author="像个男人一样" w:date="2018-03-21T02:24:00Z">
        <w:del w:id="2524" w:author="像个男人一样" w:date="2018-03-22T11:58:00Z">
          <w:r>
            <w:rPr>
              <w:b/>
            </w:rPr>
            <w:delText>错误！未指定顺序。</w:delText>
          </w:r>
        </w:del>
      </w:ins>
      <w:ins w:id="2525" w:author="像个男人一样" w:date="2018-03-21T02:23:00Z">
        <w:del w:id="2526" w:author="像个男人一样" w:date="2018-03-22T11:58:00Z">
          <w:r>
            <w:rPr>
              <w:b/>
            </w:rPr>
            <w:delText>错误！未指定顺序。</w:delText>
          </w:r>
        </w:del>
      </w:ins>
      <w:ins w:id="2527" w:author="像个男人一样" w:date="2018-03-21T02:22:00Z">
        <w:del w:id="2528" w:author="像个男人一样" w:date="2018-03-22T11:58:00Z">
          <w:r>
            <w:rPr>
              <w:b/>
            </w:rPr>
            <w:delText>错误！未指定顺序。</w:delText>
          </w:r>
        </w:del>
      </w:ins>
      <w:ins w:id="2529" w:author="像个男人一样" w:date="2018-03-21T02:17:00Z">
        <w:del w:id="2530" w:author="像个男人一样" w:date="2018-03-22T11:58:00Z">
          <w:r>
            <w:rPr>
              <w:b/>
            </w:rPr>
            <w:delText>错误！未指定顺序。错误！未指定顺序。错误！未指定顺序。</w:delText>
          </w:r>
        </w:del>
      </w:ins>
      <w:ins w:id="2531" w:author="像个男人一样" w:date="2018-03-21T02:15:00Z">
        <w:del w:id="2532" w:author="像个男人一样" w:date="2018-03-22T11:58:00Z">
          <w:r>
            <w:rPr>
              <w:b/>
            </w:rPr>
            <w:delText>错误！未指定顺序。</w:delText>
          </w:r>
        </w:del>
      </w:ins>
      <w:ins w:id="2533" w:author="像个男人一样" w:date="2018-03-21T02:14:00Z">
        <w:del w:id="2534" w:author="像个男人一样" w:date="2018-03-22T11:58:00Z">
          <w:r>
            <w:rPr>
              <w:b/>
            </w:rPr>
            <w:delText>错误！未指定顺序。</w:delText>
          </w:r>
        </w:del>
      </w:ins>
      <w:ins w:id="2535" w:author="像个男人一样" w:date="2018-03-21T02:13:00Z">
        <w:del w:id="2536" w:author="像个男人一样" w:date="2018-03-22T11:58:00Z">
          <w:r>
            <w:rPr>
              <w:b/>
            </w:rPr>
            <w:delText>错误！未指定顺序。</w:delText>
          </w:r>
        </w:del>
      </w:ins>
      <w:ins w:id="2537" w:author="像个男人一样" w:date="2018-03-21T02:12:00Z">
        <w:del w:id="2538" w:author="像个男人一样" w:date="2018-03-22T11:58:00Z">
          <w:r>
            <w:rPr>
              <w:b/>
            </w:rPr>
            <w:delText>错误！未指定顺序。</w:delText>
          </w:r>
        </w:del>
      </w:ins>
      <w:ins w:id="2539" w:author="像个男人一样" w:date="2018-03-21T02:02:00Z">
        <w:del w:id="2540" w:author="像个男人一样" w:date="2018-03-22T11:58:00Z">
          <w:r>
            <w:rPr>
              <w:b/>
            </w:rPr>
            <w:delText>错误！未指定顺序。错误！未指定顺序。</w:delText>
          </w:r>
        </w:del>
      </w:ins>
      <w:ins w:id="2541" w:author="像个男人一样" w:date="2018-03-21T02:01:00Z">
        <w:del w:id="2542" w:author="像个男人一样" w:date="2018-03-22T11:58:00Z">
          <w:r>
            <w:rPr>
              <w:b/>
            </w:rPr>
            <w:delText>错误！未指定顺序。</w:delText>
          </w:r>
        </w:del>
      </w:ins>
      <w:ins w:id="2543" w:author="像个男人一样" w:date="2018-03-21T02:00:00Z">
        <w:del w:id="2544" w:author="像个男人一样" w:date="2018-03-22T11:58:00Z">
          <w:r>
            <w:rPr>
              <w:b/>
            </w:rPr>
            <w:delText>错误！未指定顺序。</w:delText>
          </w:r>
        </w:del>
      </w:ins>
      <w:ins w:id="2545" w:author="像个男人一样" w:date="2018-03-21T01:59:00Z">
        <w:del w:id="2546" w:author="像个男人一样" w:date="2018-03-22T11:58:00Z">
          <w:r>
            <w:rPr>
              <w:b/>
            </w:rPr>
            <w:delText>错误！未指定顺序。</w:delText>
          </w:r>
        </w:del>
      </w:ins>
      <w:ins w:id="2547" w:author="像个男人一样" w:date="2018-03-21T01:58:00Z">
        <w:del w:id="2548" w:author="像个男人一样" w:date="2018-03-22T11:58:00Z">
          <w:r>
            <w:rPr>
              <w:b/>
            </w:rPr>
            <w:delText>错误！未指定顺序。错误！未指定顺序。</w:delText>
          </w:r>
        </w:del>
      </w:ins>
      <w:ins w:id="2549" w:author="像个男人一样" w:date="2018-03-21T01:57:00Z">
        <w:del w:id="2550" w:author="像个男人一样" w:date="2018-03-22T11:58:00Z">
          <w:r>
            <w:rPr>
              <w:b/>
            </w:rPr>
            <w:delText>错误！未指定顺序。</w:delText>
          </w:r>
        </w:del>
      </w:ins>
      <w:ins w:id="2551" w:author="像个男人一样" w:date="2018-03-21T01:48:00Z">
        <w:del w:id="2552" w:author="像个男人一样" w:date="2018-03-22T11:58:00Z">
          <w:r>
            <w:rPr>
              <w:b/>
            </w:rPr>
            <w:delText>错误！未指定顺序。错误！未指定顺序。</w:delText>
          </w:r>
        </w:del>
      </w:ins>
      <w:ins w:id="2553" w:author="像个男人一样" w:date="2018-03-21T01:47:00Z">
        <w:del w:id="2554" w:author="像个男人一样" w:date="2018-03-22T11:58:00Z">
          <w:r>
            <w:rPr>
              <w:b/>
            </w:rPr>
            <w:delText>错误！未指定顺序。</w:delText>
          </w:r>
        </w:del>
      </w:ins>
      <w:ins w:id="2555" w:author="像个男人一样" w:date="2018-03-21T01:46:00Z">
        <w:del w:id="2556" w:author="像个男人一样" w:date="2018-03-22T11:58:00Z">
          <w:r>
            <w:rPr>
              <w:b/>
            </w:rPr>
            <w:delText>错误！未指定顺序。</w:delText>
          </w:r>
        </w:del>
      </w:ins>
      <w:ins w:id="2557" w:author="像个男人一样" w:date="2018-03-21T01:45:00Z">
        <w:del w:id="2558" w:author="像个男人一样" w:date="2018-03-22T11:58:00Z">
          <w:r>
            <w:rPr>
              <w:b/>
            </w:rPr>
            <w:delText>错误！未指定顺序。错误！未指定顺序。</w:delText>
          </w:r>
        </w:del>
      </w:ins>
      <w:ins w:id="2559" w:author="像个男人一样" w:date="2018-03-21T01:43:00Z">
        <w:del w:id="2560" w:author="像个男人一样" w:date="2018-03-22T11:58:00Z">
          <w:r>
            <w:rPr>
              <w:b/>
            </w:rPr>
            <w:delText>错误！未指定顺序。</w:delText>
          </w:r>
        </w:del>
      </w:ins>
      <w:ins w:id="2561" w:author="像个男人一样" w:date="2018-03-21T01:42:00Z">
        <w:del w:id="2562" w:author="像个男人一样" w:date="2018-03-22T11:58:00Z">
          <w:r>
            <w:rPr>
              <w:b/>
            </w:rPr>
            <w:delText>错误！未指定顺序。</w:delText>
          </w:r>
        </w:del>
      </w:ins>
      <w:ins w:id="2563" w:author="像个男人一样" w:date="2018-03-21T01:40:00Z">
        <w:del w:id="2564" w:author="像个男人一样" w:date="2018-03-22T11:58:00Z">
          <w:r>
            <w:rPr>
              <w:b/>
            </w:rPr>
            <w:delText>错误！未指定顺序。错误！未指定顺序。</w:delText>
          </w:r>
        </w:del>
      </w:ins>
      <w:del w:id="2565" w:author="像个男人一样" w:date="2018-03-22T11:58:00Z">
        <w:r>
          <w:delText>7</w:delText>
        </w:r>
        <w:r>
          <w:fldChar w:fldCharType="end"/>
        </w:r>
      </w:del>
      <w:del w:id="2566" w:author="像个男人一样" w:date="2018-03-21T01:39:00Z">
        <w:r>
          <w:delText xml:space="preserve"> The total accelerometer data after calculation</w:delText>
        </w:r>
      </w:del>
    </w:p>
    <w:p w:rsidR="0087014B" w:rsidRDefault="00D5184D">
      <w:pPr>
        <w:jc w:val="center"/>
        <w:rPr>
          <w:ins w:id="2567" w:author="像个男人一样" w:date="2018-03-21T01:39:00Z"/>
        </w:rPr>
        <w:pPrChange w:id="2568" w:author="jie sun" w:date="2018-04-16T21:33:00Z">
          <w:pPr/>
        </w:pPrChange>
      </w:pPr>
      <w:r>
        <w:rPr>
          <w:noProof/>
        </w:rPr>
        <w:drawing>
          <wp:inline distT="0" distB="0" distL="0" distR="0">
            <wp:extent cx="55245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87014B" w:rsidRPr="00806241" w:rsidRDefault="00D5184D">
      <w:pPr>
        <w:pStyle w:val="Caption"/>
        <w:jc w:val="center"/>
        <w:pPrChange w:id="2569" w:author="jie sun" w:date="2018-04-16T21:33:00Z">
          <w:pPr/>
        </w:pPrChange>
      </w:pPr>
      <w:bookmarkStart w:id="2570" w:name="_Toc511906326"/>
      <w:ins w:id="2571" w:author="像个男人一样" w:date="2018-03-21T01:39:00Z">
        <w:r w:rsidRPr="00606542">
          <w:t xml:space="preserve">Figure </w:t>
        </w:r>
      </w:ins>
      <w:ins w:id="2572" w:author="JIE  SUN" w:date="2018-06-21T13:36:00Z">
        <w:r w:rsidR="00A64E7B">
          <w:fldChar w:fldCharType="begin"/>
        </w:r>
        <w:r w:rsidR="00A64E7B">
          <w:instrText xml:space="preserve"> STYLEREF 1 \s </w:instrText>
        </w:r>
      </w:ins>
      <w:r w:rsidR="00A64E7B">
        <w:fldChar w:fldCharType="separate"/>
      </w:r>
      <w:r w:rsidR="00A64E7B">
        <w:rPr>
          <w:noProof/>
        </w:rPr>
        <w:t>2</w:t>
      </w:r>
      <w:ins w:id="257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574" w:author="JIE  SUN" w:date="2018-06-21T13:36:00Z">
        <w:r w:rsidR="00A64E7B">
          <w:rPr>
            <w:noProof/>
          </w:rPr>
          <w:t>7</w:t>
        </w:r>
        <w:r w:rsidR="00A64E7B">
          <w:fldChar w:fldCharType="end"/>
        </w:r>
      </w:ins>
      <w:ins w:id="2575" w:author="jie sun" w:date="2018-04-19T13:00:00Z">
        <w:del w:id="2576" w:author="JIE  SUN" w:date="2018-06-21T13:34:00Z">
          <w:r w:rsidR="00083FE7" w:rsidDel="00A64E7B">
            <w:fldChar w:fldCharType="begin"/>
          </w:r>
          <w:r w:rsidR="00083FE7" w:rsidDel="00A64E7B">
            <w:delInstrText xml:space="preserve"> STYLEREF 1 \s </w:delInstrText>
          </w:r>
        </w:del>
      </w:ins>
      <w:del w:id="2577" w:author="JIE  SUN" w:date="2018-06-21T13:34:00Z">
        <w:r w:rsidR="00083FE7" w:rsidDel="00A64E7B">
          <w:fldChar w:fldCharType="separate"/>
        </w:r>
        <w:r w:rsidR="00083FE7" w:rsidDel="00A64E7B">
          <w:rPr>
            <w:noProof/>
          </w:rPr>
          <w:delText>2</w:delText>
        </w:r>
      </w:del>
      <w:ins w:id="2578" w:author="jie sun" w:date="2018-04-19T13:00:00Z">
        <w:del w:id="257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580" w:author="JIE  SUN" w:date="2018-06-21T13:34:00Z">
        <w:r w:rsidR="00083FE7" w:rsidDel="00A64E7B">
          <w:fldChar w:fldCharType="separate"/>
        </w:r>
      </w:del>
      <w:ins w:id="2581" w:author="jie sun" w:date="2018-04-19T13:00:00Z">
        <w:del w:id="2582" w:author="JIE  SUN" w:date="2018-06-21T13:34:00Z">
          <w:r w:rsidR="00083FE7" w:rsidDel="00A64E7B">
            <w:rPr>
              <w:noProof/>
            </w:rPr>
            <w:delText>7</w:delText>
          </w:r>
          <w:r w:rsidR="00083FE7" w:rsidDel="00A64E7B">
            <w:fldChar w:fldCharType="end"/>
          </w:r>
        </w:del>
      </w:ins>
      <w:ins w:id="2583" w:author="像个男人一样" w:date="2018-03-21T01:39:00Z">
        <w:del w:id="2584" w:author="jie sun" w:date="2018-04-10T21:45:00Z">
          <w:r w:rsidDel="00454521">
            <w:fldChar w:fldCharType="begin"/>
          </w:r>
          <w:r w:rsidDel="00454521">
            <w:rPr>
              <w:rPrChange w:id="2585" w:author="像个男人一样" w:date="2018-03-21T01:39:00Z">
                <w:rPr/>
              </w:rPrChange>
            </w:rPr>
            <w:delInstrText xml:space="preserve"> STYLEREF 1 \s </w:delInstrText>
          </w:r>
          <w:r w:rsidDel="00454521">
            <w:rPr>
              <w:rPrChange w:id="2586" w:author="像个男人一样" w:date="2018-03-21T01:39:00Z">
                <w:rPr/>
              </w:rPrChange>
            </w:rPr>
            <w:fldChar w:fldCharType="separate"/>
          </w:r>
          <w:r w:rsidDel="00454521">
            <w:rPr>
              <w:rPrChange w:id="2587" w:author="像个男人一样" w:date="2018-03-21T01:39:00Z">
                <w:rPr/>
              </w:rPrChange>
            </w:rPr>
            <w:delText>2</w:delText>
          </w:r>
          <w:r w:rsidDel="00454521">
            <w:rPr>
              <w:rPrChange w:id="2588" w:author="像个男人一样" w:date="2018-03-21T01:39:00Z">
                <w:rPr/>
              </w:rPrChange>
            </w:rPr>
            <w:fldChar w:fldCharType="end"/>
          </w:r>
          <w:r w:rsidDel="00454521">
            <w:rPr>
              <w:rPrChange w:id="2589" w:author="像个男人一样" w:date="2018-03-21T01:39:00Z">
                <w:rPr/>
              </w:rPrChange>
            </w:rPr>
            <w:delText>.</w:delText>
          </w:r>
          <w:r w:rsidDel="00454521">
            <w:rPr>
              <w:rPrChange w:id="2590" w:author="像个男人一样" w:date="2018-03-21T01:39:00Z">
                <w:rPr/>
              </w:rPrChange>
            </w:rPr>
            <w:fldChar w:fldCharType="begin"/>
          </w:r>
          <w:r w:rsidDel="00454521">
            <w:rPr>
              <w:rPrChange w:id="2591" w:author="像个男人一样" w:date="2018-03-21T01:39:00Z">
                <w:rPr/>
              </w:rPrChange>
            </w:rPr>
            <w:delInstrText xml:space="preserve"> SEQ Figure \* ARABIC \s 1 </w:delInstrText>
          </w:r>
          <w:r w:rsidDel="00454521">
            <w:rPr>
              <w:rPrChange w:id="2592" w:author="像个男人一样" w:date="2018-03-21T01:39:00Z">
                <w:rPr/>
              </w:rPrChange>
            </w:rPr>
            <w:fldChar w:fldCharType="separate"/>
          </w:r>
        </w:del>
      </w:ins>
      <w:ins w:id="2593" w:author="像个男人一样" w:date="2018-03-22T11:51:00Z">
        <w:del w:id="2594" w:author="jie sun" w:date="2018-04-10T21:45:00Z">
          <w:r w:rsidDel="00454521">
            <w:rPr>
              <w:rFonts w:hint="eastAsia"/>
            </w:rPr>
            <w:delText>7</w:delText>
          </w:r>
        </w:del>
      </w:ins>
      <w:ins w:id="2595" w:author="像个男人一样" w:date="2018-03-21T01:39:00Z">
        <w:del w:id="2596" w:author="jie sun" w:date="2018-04-10T21:45:00Z">
          <w:r w:rsidDel="00454521">
            <w:rPr>
              <w:rPrChange w:id="2597" w:author="像个男人一样" w:date="2018-03-21T01:39:00Z">
                <w:rPr/>
              </w:rPrChange>
            </w:rPr>
            <w:fldChar w:fldCharType="end"/>
          </w:r>
        </w:del>
        <w:bookmarkStart w:id="2598" w:name="_Toc29481"/>
        <w:bookmarkStart w:id="2599" w:name="_Toc19452"/>
        <w:bookmarkStart w:id="2600" w:name="_Toc1592"/>
        <w:bookmarkStart w:id="2601" w:name="_Toc10661"/>
        <w:bookmarkStart w:id="2602" w:name="_Toc21462"/>
        <w:bookmarkStart w:id="2603" w:name="_Toc29518"/>
        <w:bookmarkStart w:id="2604" w:name="_Toc5794"/>
        <w:bookmarkStart w:id="2605" w:name="_Toc8346"/>
        <w:bookmarkStart w:id="2606" w:name="_Toc28156"/>
        <w:bookmarkStart w:id="2607" w:name="_Toc10212"/>
        <w:bookmarkStart w:id="2608" w:name="_Toc32211"/>
        <w:bookmarkStart w:id="2609" w:name="_Toc13538"/>
        <w:bookmarkStart w:id="2610" w:name="_Toc1991"/>
        <w:bookmarkStart w:id="2611" w:name="_Toc16992"/>
        <w:bookmarkStart w:id="2612" w:name="_Toc7798"/>
        <w:bookmarkStart w:id="2613" w:name="_Toc6022"/>
        <w:bookmarkStart w:id="2614" w:name="_Toc14482"/>
        <w:bookmarkStart w:id="2615" w:name="_Toc20726"/>
        <w:bookmarkStart w:id="2616" w:name="_Toc2000"/>
        <w:bookmarkStart w:id="2617" w:name="_Toc5819"/>
        <w:bookmarkStart w:id="2618" w:name="_Toc15439"/>
        <w:bookmarkStart w:id="2619" w:name="_Toc25116"/>
        <w:bookmarkStart w:id="2620" w:name="_Toc2240"/>
        <w:bookmarkStart w:id="2621" w:name="_Toc13189"/>
        <w:bookmarkStart w:id="2622" w:name="_Toc17023"/>
        <w:r>
          <w:rPr>
            <w:rPrChange w:id="2623" w:author="像个男人一样" w:date="2018-03-21T01:39:00Z">
              <w:rPr/>
            </w:rPrChange>
          </w:rPr>
          <w:t xml:space="preserve">:The </w:t>
        </w:r>
      </w:ins>
      <w:ins w:id="2624" w:author="jie sun" w:date="2018-04-16T22:26:00Z">
        <w:r w:rsidR="002910AD">
          <w:rPr>
            <w:rFonts w:hint="eastAsia"/>
          </w:rPr>
          <w:t>T</w:t>
        </w:r>
      </w:ins>
      <w:ins w:id="2625" w:author="像个男人一样" w:date="2018-03-21T01:39:00Z">
        <w:del w:id="2626" w:author="jie sun" w:date="2018-04-16T22:26:00Z">
          <w:r w:rsidRPr="00495DE5" w:rsidDel="002910AD">
            <w:delText>t</w:delText>
          </w:r>
        </w:del>
        <w:r w:rsidRPr="00134162">
          <w:t xml:space="preserve">otal </w:t>
        </w:r>
      </w:ins>
      <w:ins w:id="2627" w:author="jie sun" w:date="2018-04-16T22:26:00Z">
        <w:r w:rsidR="002910AD">
          <w:t>A</w:t>
        </w:r>
      </w:ins>
      <w:ins w:id="2628" w:author="像个男人一样" w:date="2018-03-21T01:39:00Z">
        <w:del w:id="2629" w:author="jie sun" w:date="2018-04-16T22:26:00Z">
          <w:r w:rsidRPr="00495DE5" w:rsidDel="002910AD">
            <w:delText>a</w:delText>
          </w:r>
        </w:del>
        <w:r w:rsidRPr="00134162">
          <w:t xml:space="preserve">ccelerometer </w:t>
        </w:r>
      </w:ins>
      <w:ins w:id="2630" w:author="jie sun" w:date="2018-04-16T22:26:00Z">
        <w:r w:rsidR="002910AD">
          <w:t>D</w:t>
        </w:r>
      </w:ins>
      <w:ins w:id="2631" w:author="像个男人一样" w:date="2018-03-21T01:39:00Z">
        <w:del w:id="2632" w:author="jie sun" w:date="2018-04-16T22:26:00Z">
          <w:r w:rsidRPr="00495DE5" w:rsidDel="002910AD">
            <w:delText>d</w:delText>
          </w:r>
        </w:del>
        <w:r w:rsidRPr="00134162">
          <w:t xml:space="preserve">ata </w:t>
        </w:r>
      </w:ins>
      <w:ins w:id="2633" w:author="jie sun" w:date="2018-04-16T22:26:00Z">
        <w:r w:rsidR="002910AD">
          <w:t>A</w:t>
        </w:r>
      </w:ins>
      <w:ins w:id="2634" w:author="像个男人一样" w:date="2018-03-21T01:39:00Z">
        <w:del w:id="2635" w:author="jie sun" w:date="2018-04-16T22:26:00Z">
          <w:r w:rsidRPr="00495DE5" w:rsidDel="002910AD">
            <w:delText>a</w:delText>
          </w:r>
        </w:del>
        <w:r w:rsidRPr="00134162">
          <w:t xml:space="preserve">fter </w:t>
        </w:r>
      </w:ins>
      <w:ins w:id="2636" w:author="jie sun" w:date="2018-04-16T22:26:00Z">
        <w:r w:rsidR="002910AD">
          <w:t>C</w:t>
        </w:r>
      </w:ins>
      <w:ins w:id="2637" w:author="像个男人一样" w:date="2018-03-21T01:39:00Z">
        <w:del w:id="2638" w:author="jie sun" w:date="2018-04-16T22:26:00Z">
          <w:r w:rsidRPr="00495DE5" w:rsidDel="002910AD">
            <w:delText>c</w:delText>
          </w:r>
        </w:del>
        <w:r w:rsidRPr="00134162">
          <w:t>alculation</w:t>
        </w:r>
      </w:ins>
      <w:bookmarkEnd w:id="2570"/>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p>
    <w:p w:rsidR="0087014B" w:rsidRDefault="00D5184D">
      <w:pPr>
        <w:pStyle w:val="Subtitle"/>
        <w:rPr>
          <w:del w:id="2639" w:author="像个男人一样" w:date="2018-03-21T01:39:00Z"/>
        </w:rPr>
      </w:pPr>
      <w:del w:id="2640" w:author="像个男人一样" w:date="2018-03-21T01:39:00Z">
        <w:r>
          <w:delText>Picture 2.2.2.3</w:delText>
        </w:r>
        <w:bookmarkStart w:id="2641" w:name="_Toc511230180"/>
        <w:bookmarkStart w:id="2642" w:name="_Toc511295630"/>
        <w:bookmarkStart w:id="2643" w:name="_Toc511677513"/>
        <w:bookmarkStart w:id="2644" w:name="_Toc511677682"/>
        <w:bookmarkStart w:id="2645" w:name="_Toc511677734"/>
        <w:bookmarkStart w:id="2646" w:name="_Toc511906218"/>
        <w:bookmarkEnd w:id="2641"/>
        <w:bookmarkEnd w:id="2642"/>
        <w:bookmarkEnd w:id="2643"/>
        <w:bookmarkEnd w:id="2644"/>
        <w:bookmarkEnd w:id="2645"/>
        <w:bookmarkEnd w:id="2646"/>
      </w:del>
    </w:p>
    <w:p w:rsidR="0087014B" w:rsidRDefault="00D5184D">
      <w:pPr>
        <w:pStyle w:val="Heading2"/>
      </w:pPr>
      <w:bookmarkStart w:id="2647" w:name="_Toc29813"/>
      <w:bookmarkStart w:id="2648" w:name="_Toc16250"/>
      <w:bookmarkStart w:id="2649" w:name="_Toc31781"/>
      <w:bookmarkStart w:id="2650" w:name="_Toc3853"/>
      <w:bookmarkStart w:id="2651" w:name="_Toc16309"/>
      <w:bookmarkStart w:id="2652" w:name="_Toc1838"/>
      <w:bookmarkStart w:id="2653" w:name="_Toc22456"/>
      <w:bookmarkStart w:id="2654" w:name="_Toc19662"/>
      <w:bookmarkStart w:id="2655" w:name="_Toc29507"/>
      <w:bookmarkStart w:id="2656" w:name="_Toc511906219"/>
      <w:r>
        <w:t xml:space="preserve">Key </w:t>
      </w:r>
      <w:ins w:id="2657" w:author="jie sun" w:date="2018-04-16T21:17:00Z">
        <w:r w:rsidR="00F51DEF">
          <w:t>A</w:t>
        </w:r>
      </w:ins>
      <w:del w:id="2658" w:author="jie sun" w:date="2018-04-16T21:17:00Z">
        <w:r w:rsidDel="00F51DEF">
          <w:delText>a</w:delText>
        </w:r>
      </w:del>
      <w:r>
        <w:t xml:space="preserve">lgorithms </w:t>
      </w:r>
      <w:ins w:id="2659" w:author="jie sun" w:date="2018-04-16T21:17:00Z">
        <w:r w:rsidR="00F51DEF">
          <w:rPr>
            <w:rFonts w:hint="eastAsia"/>
          </w:rPr>
          <w:t>O</w:t>
        </w:r>
      </w:ins>
      <w:del w:id="2660" w:author="jie sun" w:date="2018-04-16T21:17:00Z">
        <w:r w:rsidDel="00F51DEF">
          <w:delText>o</w:delText>
        </w:r>
      </w:del>
      <w:r>
        <w:t xml:space="preserve">f </w:t>
      </w:r>
      <w:ins w:id="2661" w:author="jie sun" w:date="2018-04-16T21:17:00Z">
        <w:r w:rsidR="00F51DEF">
          <w:t>R</w:t>
        </w:r>
      </w:ins>
      <w:del w:id="2662" w:author="jie sun" w:date="2018-04-16T21:17:00Z">
        <w:r w:rsidDel="00F51DEF">
          <w:delText>r</w:delText>
        </w:r>
      </w:del>
      <w:r>
        <w:t xml:space="preserve">ecording </w:t>
      </w:r>
      <w:ins w:id="2663" w:author="jie sun" w:date="2018-04-16T21:17:00Z">
        <w:r w:rsidR="00F51DEF">
          <w:rPr>
            <w:rFonts w:hint="eastAsia"/>
          </w:rPr>
          <w:t>S</w:t>
        </w:r>
      </w:ins>
      <w:del w:id="2664" w:author="jie sun" w:date="2018-04-16T21:17:00Z">
        <w:r w:rsidDel="00F51DEF">
          <w:delText>s</w:delText>
        </w:r>
      </w:del>
      <w:r>
        <w:t>teps</w:t>
      </w:r>
      <w:bookmarkEnd w:id="2647"/>
      <w:bookmarkEnd w:id="2648"/>
      <w:bookmarkEnd w:id="2649"/>
      <w:bookmarkEnd w:id="2650"/>
      <w:bookmarkEnd w:id="2651"/>
      <w:bookmarkEnd w:id="2652"/>
      <w:bookmarkEnd w:id="2653"/>
      <w:bookmarkEnd w:id="2654"/>
      <w:bookmarkEnd w:id="2655"/>
      <w:bookmarkEnd w:id="2656"/>
    </w:p>
    <w:p w:rsidR="0087014B" w:rsidRDefault="00D5184D">
      <w:pPr>
        <w:pStyle w:val="Heading3"/>
        <w:rPr>
          <w:lang w:val="en-US"/>
        </w:rPr>
      </w:pPr>
      <w:bookmarkStart w:id="2665" w:name="_Toc22200"/>
      <w:bookmarkStart w:id="2666" w:name="_Toc28199"/>
      <w:bookmarkStart w:id="2667" w:name="_Toc9920"/>
      <w:bookmarkStart w:id="2668" w:name="_Toc28871"/>
      <w:bookmarkStart w:id="2669" w:name="_Toc25463"/>
      <w:bookmarkStart w:id="2670" w:name="_Toc6443"/>
      <w:bookmarkStart w:id="2671" w:name="_Toc28083"/>
      <w:bookmarkStart w:id="2672" w:name="_Toc1242"/>
      <w:bookmarkStart w:id="2673" w:name="_Toc10075"/>
      <w:bookmarkStart w:id="2674" w:name="_Toc511906220"/>
      <w:r>
        <w:rPr>
          <w:rFonts w:hint="eastAsia"/>
          <w:lang w:val="en-US"/>
        </w:rPr>
        <w:t>Peak Detection Algorithm</w:t>
      </w:r>
      <w:bookmarkEnd w:id="2665"/>
      <w:bookmarkEnd w:id="2666"/>
      <w:bookmarkEnd w:id="2667"/>
      <w:bookmarkEnd w:id="2668"/>
      <w:bookmarkEnd w:id="2669"/>
      <w:bookmarkEnd w:id="2670"/>
      <w:bookmarkEnd w:id="2671"/>
      <w:bookmarkEnd w:id="2672"/>
      <w:bookmarkEnd w:id="2673"/>
      <w:bookmarkEnd w:id="2674"/>
    </w:p>
    <w:p w:rsidR="0087014B" w:rsidRDefault="00D5184D">
      <w:pPr>
        <w:rPr>
          <w:lang w:val="en-US"/>
        </w:rPr>
      </w:pPr>
      <w:r>
        <w:t>Four Basic Condition</w:t>
      </w:r>
      <w:r>
        <w:rPr>
          <w:lang w:val="en-US"/>
        </w:rPr>
        <w:t>s can be used: (the frequency of the</w:t>
      </w:r>
      <w:r>
        <w:rPr>
          <w:rFonts w:hint="eastAsia"/>
          <w:lang w:val="en-US"/>
        </w:rPr>
        <w:t xml:space="preserve"> </w:t>
      </w:r>
      <w:r>
        <w:rPr>
          <w:lang w:val="en-US"/>
        </w:rPr>
        <w:t>data caught in this chapter is in 50Hz)</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r>
              <w:rPr>
                <w:lang w:val="en-US"/>
              </w:rPr>
              <w:t>1.Current point is going down.</w:t>
            </w:r>
            <w:ins w:id="2675" w:author="jie sun" w:date="2018-04-08T18:24:00Z">
              <w:r w:rsidR="00980452">
                <w:rPr>
                  <w:lang w:val="en-US"/>
                </w:rPr>
                <w:t xml:space="preserve"> </w:t>
              </w:r>
            </w:ins>
            <w:r>
              <w:rPr>
                <w:lang w:val="en-US"/>
              </w:rPr>
              <w:t>(The Red Point in the following diagram)</w:t>
            </w:r>
          </w:p>
          <w:p w:rsidR="0087014B" w:rsidRDefault="00D5184D">
            <w:r>
              <w:t>2. The previous point is going up.</w:t>
            </w:r>
            <w:ins w:id="2676" w:author="jie sun" w:date="2018-04-08T18:24:00Z">
              <w:r w:rsidR="00980452">
                <w:t xml:space="preserve"> </w:t>
              </w:r>
            </w:ins>
            <w:r>
              <w:t>(The Black Point)</w:t>
            </w:r>
          </w:p>
        </w:tc>
      </w:tr>
      <w:tr w:rsidR="0087014B">
        <w:tc>
          <w:tcPr>
            <w:tcW w:w="9016" w:type="dxa"/>
          </w:tcPr>
          <w:p w:rsidR="0087014B" w:rsidRDefault="00D5184D">
            <w:r>
              <w:t>3. At least going up twice before coming to positive peak.</w:t>
            </w:r>
            <w:ins w:id="2677" w:author="jie sun" w:date="2018-04-08T18:24:00Z">
              <w:r w:rsidR="00980452">
                <w:t xml:space="preserve"> </w:t>
              </w:r>
            </w:ins>
            <w:r>
              <w:t>(The pink lines).</w:t>
            </w:r>
          </w:p>
        </w:tc>
      </w:tr>
      <w:tr w:rsidR="0087014B">
        <w:tc>
          <w:tcPr>
            <w:tcW w:w="9016" w:type="dxa"/>
          </w:tcPr>
          <w:p w:rsidR="0087014B" w:rsidRDefault="00D5184D">
            <w:r>
              <w:t>4. The value of the positive peak should be bigger than 1.5g</w:t>
            </w:r>
          </w:p>
        </w:tc>
      </w:tr>
    </w:tbl>
    <w:p w:rsidR="0087014B" w:rsidRDefault="00D5184D">
      <w:pPr>
        <w:rPr>
          <w:del w:id="2678" w:author="像个男人一样" w:date="2018-03-22T11:58:00Z"/>
        </w:rPr>
      </w:pPr>
      <w:r>
        <w:t>And we can go on to understand this algorithm by referring to the following diagram.</w:t>
      </w:r>
    </w:p>
    <w:p w:rsidR="0087014B" w:rsidRDefault="00D5184D">
      <w:pPr>
        <w:pPrChange w:id="2679" w:author="像个男人一样" w:date="2018-03-21T01:40:00Z">
          <w:pPr>
            <w:pStyle w:val="Subtitle"/>
          </w:pPr>
        </w:pPrChange>
      </w:pPr>
      <w:del w:id="2680" w:author="像个男人一样" w:date="2018-03-22T11:58:00Z">
        <w:r>
          <w:delText xml:space="preserve">Figure 2. </w:delText>
        </w:r>
        <w:r>
          <w:fldChar w:fldCharType="begin"/>
        </w:r>
        <w:r>
          <w:delInstrText xml:space="preserve"> SEQ Figure_2. \* ARABIC </w:delInstrText>
        </w:r>
        <w:r>
          <w:fldChar w:fldCharType="separate"/>
        </w:r>
      </w:del>
      <w:ins w:id="2681" w:author="像个男人一样" w:date="2018-03-22T11:51:00Z">
        <w:del w:id="2682" w:author="像个男人一样" w:date="2018-03-22T11:58:00Z">
          <w:r>
            <w:rPr>
              <w:b/>
            </w:rPr>
            <w:delText>错误！未指定顺序。</w:delText>
          </w:r>
        </w:del>
      </w:ins>
      <w:ins w:id="2683" w:author="像个男人一样" w:date="2018-03-21T23:39:00Z">
        <w:del w:id="2684" w:author="像个男人一样" w:date="2018-03-22T11:58:00Z">
          <w:r>
            <w:rPr>
              <w:b/>
            </w:rPr>
            <w:delText>错误！未指定顺序。</w:delText>
          </w:r>
        </w:del>
      </w:ins>
      <w:ins w:id="2685" w:author="像个男人一样" w:date="2018-03-21T23:10:00Z">
        <w:del w:id="2686" w:author="像个男人一样" w:date="2018-03-22T11:58:00Z">
          <w:r>
            <w:rPr>
              <w:b/>
            </w:rPr>
            <w:delText>错误！未指定顺序。</w:delText>
          </w:r>
        </w:del>
      </w:ins>
      <w:ins w:id="2687" w:author="像个男人一样" w:date="2018-03-21T23:08:00Z">
        <w:del w:id="2688" w:author="像个男人一样" w:date="2018-03-22T11:58:00Z">
          <w:r>
            <w:rPr>
              <w:b/>
            </w:rPr>
            <w:delText>错误！未指定顺序。</w:delText>
          </w:r>
        </w:del>
      </w:ins>
      <w:ins w:id="2689" w:author="像个男人一样" w:date="2018-03-21T02:33:00Z">
        <w:del w:id="2690" w:author="像个男人一样" w:date="2018-03-22T11:58:00Z">
          <w:r>
            <w:rPr>
              <w:b/>
            </w:rPr>
            <w:delText>错误！未指定顺序。错误！未指定顺序。</w:delText>
          </w:r>
        </w:del>
      </w:ins>
      <w:ins w:id="2691" w:author="像个男人一样" w:date="2018-03-21T02:31:00Z">
        <w:del w:id="2692" w:author="像个男人一样" w:date="2018-03-22T11:58:00Z">
          <w:r>
            <w:rPr>
              <w:b/>
            </w:rPr>
            <w:delText>错误！未指定顺序。</w:delText>
          </w:r>
        </w:del>
      </w:ins>
      <w:ins w:id="2693" w:author="像个男人一样" w:date="2018-03-21T02:30:00Z">
        <w:del w:id="2694" w:author="像个男人一样" w:date="2018-03-22T11:58:00Z">
          <w:r>
            <w:rPr>
              <w:b/>
            </w:rPr>
            <w:delText>错误！未指定顺序。</w:delText>
          </w:r>
        </w:del>
      </w:ins>
      <w:ins w:id="2695" w:author="像个男人一样" w:date="2018-03-21T02:29:00Z">
        <w:del w:id="2696" w:author="像个男人一样" w:date="2018-03-22T11:58:00Z">
          <w:r>
            <w:rPr>
              <w:b/>
            </w:rPr>
            <w:delText>错误！未指定顺序。错误！未指定顺序。</w:delText>
          </w:r>
        </w:del>
      </w:ins>
      <w:ins w:id="2697" w:author="像个男人一样" w:date="2018-03-21T02:26:00Z">
        <w:del w:id="2698" w:author="像个男人一样" w:date="2018-03-22T11:58:00Z">
          <w:r>
            <w:rPr>
              <w:b/>
            </w:rPr>
            <w:delText>错误！未指定顺序。</w:delText>
          </w:r>
        </w:del>
      </w:ins>
      <w:ins w:id="2699" w:author="像个男人一样" w:date="2018-03-21T02:25:00Z">
        <w:del w:id="2700" w:author="像个男人一样" w:date="2018-03-22T11:58:00Z">
          <w:r>
            <w:rPr>
              <w:b/>
            </w:rPr>
            <w:delText>错误！未指定顺序。</w:delText>
          </w:r>
        </w:del>
      </w:ins>
      <w:ins w:id="2701" w:author="像个男人一样" w:date="2018-03-21T02:24:00Z">
        <w:del w:id="2702" w:author="像个男人一样" w:date="2018-03-22T11:58:00Z">
          <w:r>
            <w:rPr>
              <w:b/>
            </w:rPr>
            <w:delText>错误！未指定顺序。</w:delText>
          </w:r>
        </w:del>
      </w:ins>
      <w:ins w:id="2703" w:author="像个男人一样" w:date="2018-03-21T02:23:00Z">
        <w:del w:id="2704" w:author="像个男人一样" w:date="2018-03-22T11:58:00Z">
          <w:r>
            <w:rPr>
              <w:b/>
            </w:rPr>
            <w:delText>错误！未指定顺序。</w:delText>
          </w:r>
        </w:del>
      </w:ins>
      <w:ins w:id="2705" w:author="像个男人一样" w:date="2018-03-21T02:22:00Z">
        <w:del w:id="2706" w:author="像个男人一样" w:date="2018-03-22T11:58:00Z">
          <w:r>
            <w:rPr>
              <w:b/>
            </w:rPr>
            <w:delText>错误！未指定顺序。</w:delText>
          </w:r>
        </w:del>
      </w:ins>
      <w:ins w:id="2707" w:author="像个男人一样" w:date="2018-03-21T02:17:00Z">
        <w:del w:id="2708" w:author="像个男人一样" w:date="2018-03-22T11:58:00Z">
          <w:r>
            <w:rPr>
              <w:b/>
            </w:rPr>
            <w:delText>错误！未指定顺序。错误！未指定顺序。错误！未指定顺序。</w:delText>
          </w:r>
        </w:del>
      </w:ins>
      <w:ins w:id="2709" w:author="像个男人一样" w:date="2018-03-21T02:15:00Z">
        <w:del w:id="2710" w:author="像个男人一样" w:date="2018-03-22T11:58:00Z">
          <w:r>
            <w:rPr>
              <w:b/>
            </w:rPr>
            <w:delText>错误！未指定顺序。</w:delText>
          </w:r>
        </w:del>
      </w:ins>
      <w:ins w:id="2711" w:author="像个男人一样" w:date="2018-03-21T02:14:00Z">
        <w:del w:id="2712" w:author="像个男人一样" w:date="2018-03-22T11:58:00Z">
          <w:r>
            <w:rPr>
              <w:b/>
            </w:rPr>
            <w:delText>错误！未指定顺序。</w:delText>
          </w:r>
        </w:del>
      </w:ins>
      <w:ins w:id="2713" w:author="像个男人一样" w:date="2018-03-21T02:13:00Z">
        <w:del w:id="2714" w:author="像个男人一样" w:date="2018-03-22T11:58:00Z">
          <w:r>
            <w:rPr>
              <w:b/>
            </w:rPr>
            <w:delText>错误！未指定顺序。</w:delText>
          </w:r>
        </w:del>
      </w:ins>
      <w:ins w:id="2715" w:author="像个男人一样" w:date="2018-03-21T02:12:00Z">
        <w:del w:id="2716" w:author="像个男人一样" w:date="2018-03-22T11:58:00Z">
          <w:r>
            <w:rPr>
              <w:b/>
            </w:rPr>
            <w:delText>错误！未指定顺序。</w:delText>
          </w:r>
        </w:del>
      </w:ins>
      <w:ins w:id="2717" w:author="像个男人一样" w:date="2018-03-21T02:02:00Z">
        <w:del w:id="2718" w:author="像个男人一样" w:date="2018-03-22T11:58:00Z">
          <w:r>
            <w:rPr>
              <w:b/>
            </w:rPr>
            <w:delText>错误！未指定顺序。错误！未指定顺序。</w:delText>
          </w:r>
        </w:del>
      </w:ins>
      <w:ins w:id="2719" w:author="像个男人一样" w:date="2018-03-21T02:01:00Z">
        <w:del w:id="2720" w:author="像个男人一样" w:date="2018-03-22T11:58:00Z">
          <w:r>
            <w:rPr>
              <w:b/>
            </w:rPr>
            <w:delText>错误！未指定顺序。</w:delText>
          </w:r>
        </w:del>
      </w:ins>
      <w:ins w:id="2721" w:author="像个男人一样" w:date="2018-03-21T02:00:00Z">
        <w:del w:id="2722" w:author="像个男人一样" w:date="2018-03-22T11:58:00Z">
          <w:r>
            <w:rPr>
              <w:b/>
            </w:rPr>
            <w:delText>错误！未指定顺序。</w:delText>
          </w:r>
        </w:del>
      </w:ins>
      <w:ins w:id="2723" w:author="像个男人一样" w:date="2018-03-21T01:59:00Z">
        <w:del w:id="2724" w:author="像个男人一样" w:date="2018-03-22T11:58:00Z">
          <w:r>
            <w:rPr>
              <w:b/>
            </w:rPr>
            <w:delText>错误！未指定顺序。</w:delText>
          </w:r>
        </w:del>
      </w:ins>
      <w:ins w:id="2725" w:author="像个男人一样" w:date="2018-03-21T01:58:00Z">
        <w:del w:id="2726" w:author="像个男人一样" w:date="2018-03-22T11:58:00Z">
          <w:r>
            <w:rPr>
              <w:b/>
            </w:rPr>
            <w:delText>错误！未指定顺序。错误！未指定顺序。</w:delText>
          </w:r>
        </w:del>
      </w:ins>
      <w:ins w:id="2727" w:author="像个男人一样" w:date="2018-03-21T01:57:00Z">
        <w:del w:id="2728" w:author="像个男人一样" w:date="2018-03-22T11:58:00Z">
          <w:r>
            <w:rPr>
              <w:b/>
            </w:rPr>
            <w:delText>错误！未指定顺序。</w:delText>
          </w:r>
        </w:del>
      </w:ins>
      <w:ins w:id="2729" w:author="像个男人一样" w:date="2018-03-21T01:48:00Z">
        <w:del w:id="2730" w:author="像个男人一样" w:date="2018-03-22T11:58:00Z">
          <w:r>
            <w:rPr>
              <w:b/>
            </w:rPr>
            <w:delText>错误！未指定顺序。错误！未指定顺序。</w:delText>
          </w:r>
        </w:del>
      </w:ins>
      <w:ins w:id="2731" w:author="像个男人一样" w:date="2018-03-21T01:47:00Z">
        <w:del w:id="2732" w:author="像个男人一样" w:date="2018-03-22T11:58:00Z">
          <w:r>
            <w:rPr>
              <w:b/>
            </w:rPr>
            <w:delText>错误！未指定顺序。</w:delText>
          </w:r>
        </w:del>
      </w:ins>
      <w:ins w:id="2733" w:author="像个男人一样" w:date="2018-03-21T01:46:00Z">
        <w:del w:id="2734" w:author="像个男人一样" w:date="2018-03-22T11:58:00Z">
          <w:r>
            <w:rPr>
              <w:b/>
            </w:rPr>
            <w:delText>错误！未指定顺序。</w:delText>
          </w:r>
        </w:del>
      </w:ins>
      <w:ins w:id="2735" w:author="像个男人一样" w:date="2018-03-21T01:45:00Z">
        <w:del w:id="2736" w:author="像个男人一样" w:date="2018-03-22T11:58:00Z">
          <w:r>
            <w:rPr>
              <w:b/>
            </w:rPr>
            <w:delText>错误！未指定顺序。错误！未指定顺序。</w:delText>
          </w:r>
        </w:del>
      </w:ins>
      <w:ins w:id="2737" w:author="像个男人一样" w:date="2018-03-21T01:43:00Z">
        <w:del w:id="2738" w:author="像个男人一样" w:date="2018-03-22T11:58:00Z">
          <w:r>
            <w:rPr>
              <w:b/>
            </w:rPr>
            <w:delText>错误！未指定顺序。</w:delText>
          </w:r>
        </w:del>
      </w:ins>
      <w:ins w:id="2739" w:author="像个男人一样" w:date="2018-03-21T01:42:00Z">
        <w:del w:id="2740" w:author="像个男人一样" w:date="2018-03-22T11:58:00Z">
          <w:r>
            <w:rPr>
              <w:b/>
            </w:rPr>
            <w:delText>错误！未指定顺序。</w:delText>
          </w:r>
        </w:del>
      </w:ins>
      <w:ins w:id="2741" w:author="像个男人一样" w:date="2018-03-21T01:40:00Z">
        <w:del w:id="2742" w:author="像个男人一样" w:date="2018-03-22T11:58:00Z">
          <w:r>
            <w:rPr>
              <w:b/>
            </w:rPr>
            <w:delText>错误！未指定顺序。</w:delText>
          </w:r>
        </w:del>
      </w:ins>
      <w:del w:id="2743" w:author="像个男人一样" w:date="2018-03-22T11:58:00Z">
        <w:r>
          <w:delText>8</w:delText>
        </w:r>
        <w:r>
          <w:fldChar w:fldCharType="end"/>
        </w:r>
      </w:del>
      <w:del w:id="2744" w:author="像个男人一样" w:date="2018-03-21T01:40:00Z">
        <w:r>
          <w:delText xml:space="preserve"> </w:delText>
        </w:r>
      </w:del>
      <w:del w:id="2745" w:author="像个男人一样" w:date="2018-03-21T01:39:00Z">
        <w:r>
          <w:delText xml:space="preserve">The peak data of  the Accelerometer </w:delText>
        </w:r>
      </w:del>
    </w:p>
    <w:p w:rsidR="0087014B" w:rsidRDefault="00D5184D">
      <w:pPr>
        <w:jc w:val="center"/>
        <w:rPr>
          <w:ins w:id="2746" w:author="像个男人一样" w:date="2018-03-21T01:39:00Z"/>
        </w:rPr>
        <w:pPrChange w:id="2747" w:author="jie sun" w:date="2018-04-16T21:33:00Z">
          <w:pPr/>
        </w:pPrChange>
      </w:pPr>
      <w:r>
        <w:rPr>
          <w:noProof/>
        </w:rPr>
        <w:drawing>
          <wp:inline distT="0" distB="0" distL="0" distR="0">
            <wp:extent cx="4754245" cy="3558540"/>
            <wp:effectExtent l="0" t="0" r="8255" b="381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87014B" w:rsidRDefault="00D5184D">
      <w:pPr>
        <w:pStyle w:val="Caption"/>
        <w:jc w:val="center"/>
        <w:pPrChange w:id="2748" w:author="jie sun" w:date="2018-04-16T21:33:00Z">
          <w:pPr/>
        </w:pPrChange>
      </w:pPr>
      <w:bookmarkStart w:id="2749" w:name="_Toc511906327"/>
      <w:ins w:id="2750" w:author="像个男人一样" w:date="2018-03-21T01:40:00Z">
        <w:r>
          <w:t xml:space="preserve">Figure </w:t>
        </w:r>
      </w:ins>
      <w:ins w:id="2751" w:author="JIE  SUN" w:date="2018-06-21T13:36:00Z">
        <w:r w:rsidR="00A64E7B">
          <w:fldChar w:fldCharType="begin"/>
        </w:r>
        <w:r w:rsidR="00A64E7B">
          <w:instrText xml:space="preserve"> STYLEREF 1 \s </w:instrText>
        </w:r>
      </w:ins>
      <w:r w:rsidR="00A64E7B">
        <w:fldChar w:fldCharType="separate"/>
      </w:r>
      <w:r w:rsidR="00A64E7B">
        <w:rPr>
          <w:noProof/>
        </w:rPr>
        <w:t>2</w:t>
      </w:r>
      <w:ins w:id="275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753" w:author="JIE  SUN" w:date="2018-06-21T13:36:00Z">
        <w:r w:rsidR="00A64E7B">
          <w:rPr>
            <w:noProof/>
          </w:rPr>
          <w:t>8</w:t>
        </w:r>
        <w:r w:rsidR="00A64E7B">
          <w:fldChar w:fldCharType="end"/>
        </w:r>
      </w:ins>
      <w:ins w:id="2754" w:author="jie sun" w:date="2018-04-19T13:00:00Z">
        <w:del w:id="2755" w:author="JIE  SUN" w:date="2018-06-21T13:34:00Z">
          <w:r w:rsidR="00083FE7" w:rsidDel="00A64E7B">
            <w:fldChar w:fldCharType="begin"/>
          </w:r>
          <w:r w:rsidR="00083FE7" w:rsidDel="00A64E7B">
            <w:delInstrText xml:space="preserve"> STYLEREF 1 \s </w:delInstrText>
          </w:r>
        </w:del>
      </w:ins>
      <w:del w:id="2756" w:author="JIE  SUN" w:date="2018-06-21T13:34:00Z">
        <w:r w:rsidR="00083FE7" w:rsidDel="00A64E7B">
          <w:fldChar w:fldCharType="separate"/>
        </w:r>
        <w:r w:rsidR="00083FE7" w:rsidDel="00A64E7B">
          <w:rPr>
            <w:noProof/>
          </w:rPr>
          <w:delText>2</w:delText>
        </w:r>
      </w:del>
      <w:ins w:id="2757" w:author="jie sun" w:date="2018-04-19T13:00:00Z">
        <w:del w:id="275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759" w:author="JIE  SUN" w:date="2018-06-21T13:34:00Z">
        <w:r w:rsidR="00083FE7" w:rsidDel="00A64E7B">
          <w:fldChar w:fldCharType="separate"/>
        </w:r>
      </w:del>
      <w:ins w:id="2760" w:author="jie sun" w:date="2018-04-19T13:00:00Z">
        <w:del w:id="2761" w:author="JIE  SUN" w:date="2018-06-21T13:34:00Z">
          <w:r w:rsidR="00083FE7" w:rsidDel="00A64E7B">
            <w:rPr>
              <w:noProof/>
            </w:rPr>
            <w:delText>8</w:delText>
          </w:r>
          <w:r w:rsidR="00083FE7" w:rsidDel="00A64E7B">
            <w:fldChar w:fldCharType="end"/>
          </w:r>
        </w:del>
      </w:ins>
      <w:ins w:id="2762" w:author="像个男人一样" w:date="2018-03-21T01:40:00Z">
        <w:del w:id="2763"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2764" w:author="像个男人一样" w:date="2018-03-22T11:51:00Z">
        <w:del w:id="2765" w:author="jie sun" w:date="2018-04-10T21:45:00Z">
          <w:r w:rsidDel="00454521">
            <w:delText>8</w:delText>
          </w:r>
        </w:del>
      </w:ins>
      <w:ins w:id="2766" w:author="像个男人一样" w:date="2018-03-21T01:40:00Z">
        <w:del w:id="2767" w:author="jie sun" w:date="2018-04-10T21:45:00Z">
          <w:r w:rsidDel="00454521">
            <w:fldChar w:fldCharType="end"/>
          </w:r>
        </w:del>
        <w:bookmarkStart w:id="2768" w:name="_Toc29145"/>
        <w:bookmarkStart w:id="2769" w:name="_Toc2528"/>
        <w:bookmarkStart w:id="2770" w:name="_Toc2835"/>
        <w:bookmarkStart w:id="2771" w:name="_Toc25101"/>
        <w:bookmarkStart w:id="2772" w:name="_Toc16909"/>
        <w:bookmarkStart w:id="2773" w:name="_Toc2200"/>
        <w:bookmarkStart w:id="2774" w:name="_Toc17088"/>
        <w:bookmarkStart w:id="2775" w:name="_Toc4890"/>
        <w:bookmarkStart w:id="2776" w:name="_Toc11094"/>
        <w:bookmarkStart w:id="2777" w:name="_Toc19752"/>
        <w:bookmarkStart w:id="2778" w:name="_Toc22277"/>
        <w:bookmarkStart w:id="2779" w:name="_Toc7209"/>
        <w:bookmarkStart w:id="2780" w:name="_Toc2792"/>
        <w:bookmarkStart w:id="2781" w:name="_Toc4832"/>
        <w:bookmarkStart w:id="2782" w:name="_Toc20218"/>
        <w:bookmarkStart w:id="2783" w:name="_Toc22115"/>
        <w:bookmarkStart w:id="2784" w:name="_Toc14172"/>
        <w:bookmarkStart w:id="2785" w:name="_Toc435"/>
        <w:bookmarkStart w:id="2786" w:name="_Toc12522"/>
        <w:bookmarkStart w:id="2787" w:name="_Toc27786"/>
        <w:bookmarkStart w:id="2788" w:name="_Toc27317"/>
        <w:bookmarkStart w:id="2789" w:name="_Toc2481"/>
        <w:bookmarkStart w:id="2790" w:name="_Toc16876"/>
        <w:bookmarkStart w:id="2791" w:name="_Toc32553"/>
        <w:bookmarkStart w:id="2792" w:name="_Toc4186"/>
        <w:r>
          <w:rPr>
            <w:rFonts w:hint="eastAsia"/>
          </w:rPr>
          <w:t xml:space="preserve">:The </w:t>
        </w:r>
      </w:ins>
      <w:ins w:id="2793" w:author="jie sun" w:date="2018-04-16T22:26:00Z">
        <w:r w:rsidR="00EC735C">
          <w:t>P</w:t>
        </w:r>
      </w:ins>
      <w:ins w:id="2794" w:author="像个男人一样" w:date="2018-03-21T01:40:00Z">
        <w:del w:id="2795" w:author="jie sun" w:date="2018-04-16T22:26:00Z">
          <w:r w:rsidDel="00EC735C">
            <w:rPr>
              <w:rFonts w:hint="eastAsia"/>
            </w:rPr>
            <w:delText>p</w:delText>
          </w:r>
        </w:del>
        <w:r>
          <w:rPr>
            <w:rFonts w:hint="eastAsia"/>
          </w:rPr>
          <w:t xml:space="preserve">eak </w:t>
        </w:r>
      </w:ins>
      <w:ins w:id="2796" w:author="jie sun" w:date="2018-04-16T22:26:00Z">
        <w:r w:rsidR="00EC735C">
          <w:t>D</w:t>
        </w:r>
      </w:ins>
      <w:ins w:id="2797" w:author="像个男人一样" w:date="2018-03-21T01:40:00Z">
        <w:del w:id="2798" w:author="jie sun" w:date="2018-04-16T22:26:00Z">
          <w:r w:rsidDel="00EC735C">
            <w:rPr>
              <w:rFonts w:hint="eastAsia"/>
            </w:rPr>
            <w:delText>d</w:delText>
          </w:r>
        </w:del>
        <w:r>
          <w:rPr>
            <w:rFonts w:hint="eastAsia"/>
          </w:rPr>
          <w:t xml:space="preserve">ata </w:t>
        </w:r>
      </w:ins>
      <w:ins w:id="2799" w:author="jie sun" w:date="2018-04-16T22:26:00Z">
        <w:r w:rsidR="00EC735C">
          <w:t>O</w:t>
        </w:r>
      </w:ins>
      <w:ins w:id="2800" w:author="像个男人一样" w:date="2018-03-21T01:40:00Z">
        <w:del w:id="2801" w:author="jie sun" w:date="2018-04-16T22:26:00Z">
          <w:r w:rsidDel="00EC735C">
            <w:rPr>
              <w:rFonts w:hint="eastAsia"/>
            </w:rPr>
            <w:delText>o</w:delText>
          </w:r>
        </w:del>
        <w:r>
          <w:rPr>
            <w:rFonts w:hint="eastAsia"/>
          </w:rPr>
          <w:t xml:space="preserve">f  </w:t>
        </w:r>
      </w:ins>
      <w:ins w:id="2802" w:author="jie sun" w:date="2018-04-16T22:26:00Z">
        <w:r w:rsidR="00EC735C">
          <w:t>T</w:t>
        </w:r>
      </w:ins>
      <w:ins w:id="2803" w:author="像个男人一样" w:date="2018-03-21T01:40:00Z">
        <w:del w:id="2804" w:author="jie sun" w:date="2018-04-16T22:26:00Z">
          <w:r w:rsidDel="00EC735C">
            <w:rPr>
              <w:rFonts w:hint="eastAsia"/>
            </w:rPr>
            <w:delText>t</w:delText>
          </w:r>
        </w:del>
        <w:r>
          <w:rPr>
            <w:rFonts w:hint="eastAsia"/>
          </w:rPr>
          <w:t>he Accelerometer</w:t>
        </w:r>
      </w:ins>
      <w:bookmarkEnd w:id="2749"/>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p>
    <w:p w:rsidR="0087014B" w:rsidRDefault="00D5184D">
      <w:pPr>
        <w:pStyle w:val="Heading3"/>
        <w:rPr>
          <w:lang w:val="en-US"/>
        </w:rPr>
      </w:pPr>
      <w:bookmarkStart w:id="2805" w:name="_Toc24657"/>
      <w:bookmarkStart w:id="2806" w:name="_Toc6479"/>
      <w:bookmarkStart w:id="2807" w:name="_Toc13413"/>
      <w:bookmarkStart w:id="2808" w:name="_Toc28675"/>
      <w:bookmarkStart w:id="2809" w:name="_Toc25906"/>
      <w:bookmarkStart w:id="2810" w:name="_Toc15449"/>
      <w:bookmarkStart w:id="2811" w:name="_Toc20709"/>
      <w:bookmarkStart w:id="2812" w:name="_Toc2699"/>
      <w:bookmarkStart w:id="2813" w:name="_Toc1697"/>
      <w:bookmarkStart w:id="2814" w:name="_Toc511906221"/>
      <w:r>
        <w:rPr>
          <w:rFonts w:hint="eastAsia"/>
          <w:lang w:val="en-US"/>
        </w:rPr>
        <w:t>Transform Domain Algorithm</w:t>
      </w:r>
      <w:bookmarkEnd w:id="2805"/>
      <w:bookmarkEnd w:id="2806"/>
      <w:bookmarkEnd w:id="2807"/>
      <w:bookmarkEnd w:id="2808"/>
      <w:bookmarkEnd w:id="2809"/>
      <w:bookmarkEnd w:id="2810"/>
      <w:bookmarkEnd w:id="2811"/>
      <w:bookmarkEnd w:id="2812"/>
      <w:bookmarkEnd w:id="2813"/>
      <w:bookmarkEnd w:id="2814"/>
    </w:p>
    <w:p w:rsidR="0087014B" w:rsidRDefault="00D5184D">
      <w:pPr>
        <w:rPr>
          <w:lang w:val="en-US"/>
        </w:rPr>
      </w:pPr>
      <w:r>
        <w:rPr>
          <w:lang w:val="en-US"/>
        </w:rPr>
        <w:t>One condition can be used to exclude invalid data.</w:t>
      </w:r>
    </w:p>
    <w:p w:rsidR="0087014B" w:rsidDel="00E90B93" w:rsidRDefault="00D5184D">
      <w:pPr>
        <w:numPr>
          <w:ilvl w:val="0"/>
          <w:numId w:val="2"/>
        </w:numPr>
        <w:rPr>
          <w:del w:id="2815" w:author="jie sun" w:date="2018-04-08T19:16:00Z"/>
          <w:lang w:val="en-US"/>
        </w:rPr>
      </w:pPr>
      <w:r>
        <w:rPr>
          <w:lang w:val="en-US"/>
        </w:rPr>
        <w:t>The duration of</w:t>
      </w:r>
      <w:del w:id="2816" w:author="jie sun" w:date="2018-04-08T18:24:00Z">
        <w:r w:rsidDel="003D7089">
          <w:rPr>
            <w:lang w:val="en-US"/>
          </w:rPr>
          <w:delText xml:space="preserve"> </w:delText>
        </w:r>
      </w:del>
      <w:r>
        <w:rPr>
          <w:lang w:val="en-US"/>
        </w:rPr>
        <w:t xml:space="preserve"> two effective adjacent peaks must be longer than 0.2S and shorter than 2s. (Based on common sense)</w:t>
      </w:r>
    </w:p>
    <w:p w:rsidR="0087014B" w:rsidRPr="00437182" w:rsidRDefault="00D5184D">
      <w:pPr>
        <w:numPr>
          <w:ilvl w:val="0"/>
          <w:numId w:val="2"/>
        </w:numPr>
        <w:rPr>
          <w:lang w:val="en-US"/>
        </w:rPr>
        <w:pPrChange w:id="2817" w:author="像个男人一样" w:date="2018-03-21T01:40:00Z">
          <w:pPr>
            <w:pStyle w:val="Subtitle"/>
          </w:pPr>
        </w:pPrChange>
      </w:pPr>
      <w:del w:id="2818" w:author="像个男人一样" w:date="2018-03-22T11:58:00Z">
        <w:r>
          <w:delText xml:space="preserve">Figure 2. </w:delText>
        </w:r>
        <w:r>
          <w:fldChar w:fldCharType="begin"/>
        </w:r>
        <w:r>
          <w:delInstrText xml:space="preserve"> SEQ Figure_2. \* ARABIC </w:delInstrText>
        </w:r>
        <w:r>
          <w:fldChar w:fldCharType="separate"/>
        </w:r>
      </w:del>
      <w:ins w:id="2819" w:author="像个男人一样" w:date="2018-03-22T11:51:00Z">
        <w:del w:id="2820" w:author="像个男人一样" w:date="2018-03-22T11:58:00Z">
          <w:r w:rsidRPr="00E90B93">
            <w:rPr>
              <w:rFonts w:hint="eastAsia"/>
              <w:b/>
              <w:rPrChange w:id="2821" w:author="jie sun" w:date="2018-04-08T19:16:00Z">
                <w:rPr>
                  <w:rFonts w:hint="eastAsia"/>
                </w:rPr>
              </w:rPrChange>
            </w:rPr>
            <w:delText>错误！未指定顺序。</w:delText>
          </w:r>
        </w:del>
      </w:ins>
      <w:ins w:id="2822" w:author="像个男人一样" w:date="2018-03-21T23:39:00Z">
        <w:del w:id="2823" w:author="像个男人一样" w:date="2018-03-22T11:58:00Z">
          <w:r w:rsidRPr="00E90B93">
            <w:rPr>
              <w:rFonts w:hint="eastAsia"/>
              <w:b/>
              <w:rPrChange w:id="2824" w:author="jie sun" w:date="2018-04-08T19:16:00Z">
                <w:rPr>
                  <w:rFonts w:hint="eastAsia"/>
                </w:rPr>
              </w:rPrChange>
            </w:rPr>
            <w:delText>错误！未指定顺序。</w:delText>
          </w:r>
        </w:del>
      </w:ins>
      <w:ins w:id="2825" w:author="像个男人一样" w:date="2018-03-21T23:10:00Z">
        <w:del w:id="2826" w:author="像个男人一样" w:date="2018-03-22T11:58:00Z">
          <w:r w:rsidRPr="00E90B93">
            <w:rPr>
              <w:rFonts w:hint="eastAsia"/>
              <w:b/>
              <w:rPrChange w:id="2827" w:author="jie sun" w:date="2018-04-08T19:16:00Z">
                <w:rPr>
                  <w:rFonts w:hint="eastAsia"/>
                </w:rPr>
              </w:rPrChange>
            </w:rPr>
            <w:delText>错误！未指定顺序。</w:delText>
          </w:r>
        </w:del>
      </w:ins>
      <w:ins w:id="2828" w:author="像个男人一样" w:date="2018-03-21T23:08:00Z">
        <w:del w:id="2829" w:author="像个男人一样" w:date="2018-03-22T11:58:00Z">
          <w:r w:rsidRPr="00E90B93">
            <w:rPr>
              <w:rFonts w:hint="eastAsia"/>
              <w:b/>
              <w:rPrChange w:id="2830" w:author="jie sun" w:date="2018-04-08T19:16:00Z">
                <w:rPr>
                  <w:rFonts w:hint="eastAsia"/>
                </w:rPr>
              </w:rPrChange>
            </w:rPr>
            <w:delText>错误！未指定顺序。</w:delText>
          </w:r>
        </w:del>
      </w:ins>
      <w:ins w:id="2831" w:author="像个男人一样" w:date="2018-03-21T02:33:00Z">
        <w:del w:id="2832" w:author="像个男人一样" w:date="2018-03-22T11:58:00Z">
          <w:r w:rsidRPr="00E90B93">
            <w:rPr>
              <w:rFonts w:hint="eastAsia"/>
              <w:b/>
              <w:rPrChange w:id="2833" w:author="jie sun" w:date="2018-04-08T19:16:00Z">
                <w:rPr>
                  <w:rFonts w:hint="eastAsia"/>
                </w:rPr>
              </w:rPrChange>
            </w:rPr>
            <w:delText>错误！未指定顺序。错误！未指定顺序。</w:delText>
          </w:r>
        </w:del>
      </w:ins>
      <w:ins w:id="2834" w:author="像个男人一样" w:date="2018-03-21T02:31:00Z">
        <w:del w:id="2835" w:author="像个男人一样" w:date="2018-03-22T11:58:00Z">
          <w:r w:rsidRPr="00E90B93">
            <w:rPr>
              <w:rFonts w:hint="eastAsia"/>
              <w:b/>
              <w:rPrChange w:id="2836" w:author="jie sun" w:date="2018-04-08T19:16:00Z">
                <w:rPr>
                  <w:rFonts w:hint="eastAsia"/>
                </w:rPr>
              </w:rPrChange>
            </w:rPr>
            <w:delText>错误！未指定顺序。</w:delText>
          </w:r>
        </w:del>
      </w:ins>
      <w:ins w:id="2837" w:author="像个男人一样" w:date="2018-03-21T02:30:00Z">
        <w:del w:id="2838" w:author="像个男人一样" w:date="2018-03-22T11:58:00Z">
          <w:r w:rsidRPr="00E90B93">
            <w:rPr>
              <w:rFonts w:hint="eastAsia"/>
              <w:b/>
              <w:rPrChange w:id="2839" w:author="jie sun" w:date="2018-04-08T19:16:00Z">
                <w:rPr>
                  <w:rFonts w:hint="eastAsia"/>
                </w:rPr>
              </w:rPrChange>
            </w:rPr>
            <w:delText>错误！未指定顺序。</w:delText>
          </w:r>
        </w:del>
      </w:ins>
      <w:ins w:id="2840" w:author="像个男人一样" w:date="2018-03-21T02:29:00Z">
        <w:del w:id="2841" w:author="像个男人一样" w:date="2018-03-22T11:58:00Z">
          <w:r w:rsidRPr="00E90B93">
            <w:rPr>
              <w:rFonts w:hint="eastAsia"/>
              <w:b/>
              <w:rPrChange w:id="2842" w:author="jie sun" w:date="2018-04-08T19:16:00Z">
                <w:rPr>
                  <w:rFonts w:hint="eastAsia"/>
                </w:rPr>
              </w:rPrChange>
            </w:rPr>
            <w:delText>错误！未指定顺序。错误！未指定顺序。</w:delText>
          </w:r>
        </w:del>
      </w:ins>
      <w:ins w:id="2843" w:author="像个男人一样" w:date="2018-03-21T02:26:00Z">
        <w:del w:id="2844" w:author="像个男人一样" w:date="2018-03-22T11:58:00Z">
          <w:r w:rsidRPr="00E90B93">
            <w:rPr>
              <w:rFonts w:hint="eastAsia"/>
              <w:b/>
              <w:rPrChange w:id="2845" w:author="jie sun" w:date="2018-04-08T19:16:00Z">
                <w:rPr>
                  <w:rFonts w:hint="eastAsia"/>
                </w:rPr>
              </w:rPrChange>
            </w:rPr>
            <w:delText>错误！未指定顺序。</w:delText>
          </w:r>
        </w:del>
      </w:ins>
      <w:ins w:id="2846" w:author="像个男人一样" w:date="2018-03-21T02:25:00Z">
        <w:del w:id="2847" w:author="像个男人一样" w:date="2018-03-22T11:58:00Z">
          <w:r w:rsidRPr="00E90B93">
            <w:rPr>
              <w:rFonts w:hint="eastAsia"/>
              <w:b/>
              <w:rPrChange w:id="2848" w:author="jie sun" w:date="2018-04-08T19:16:00Z">
                <w:rPr>
                  <w:rFonts w:hint="eastAsia"/>
                </w:rPr>
              </w:rPrChange>
            </w:rPr>
            <w:delText>错误！未指定顺序。</w:delText>
          </w:r>
        </w:del>
      </w:ins>
      <w:ins w:id="2849" w:author="像个男人一样" w:date="2018-03-21T02:24:00Z">
        <w:del w:id="2850" w:author="像个男人一样" w:date="2018-03-22T11:58:00Z">
          <w:r w:rsidRPr="00E90B93">
            <w:rPr>
              <w:rFonts w:hint="eastAsia"/>
              <w:b/>
              <w:rPrChange w:id="2851" w:author="jie sun" w:date="2018-04-08T19:16:00Z">
                <w:rPr>
                  <w:rFonts w:hint="eastAsia"/>
                </w:rPr>
              </w:rPrChange>
            </w:rPr>
            <w:delText>错误！未指定顺序。</w:delText>
          </w:r>
        </w:del>
      </w:ins>
      <w:ins w:id="2852" w:author="像个男人一样" w:date="2018-03-21T02:23:00Z">
        <w:del w:id="2853" w:author="像个男人一样" w:date="2018-03-22T11:58:00Z">
          <w:r w:rsidRPr="00E90B93">
            <w:rPr>
              <w:rFonts w:hint="eastAsia"/>
              <w:b/>
              <w:rPrChange w:id="2854" w:author="jie sun" w:date="2018-04-08T19:16:00Z">
                <w:rPr>
                  <w:rFonts w:hint="eastAsia"/>
                </w:rPr>
              </w:rPrChange>
            </w:rPr>
            <w:delText>错误！未指定顺序。</w:delText>
          </w:r>
        </w:del>
      </w:ins>
      <w:ins w:id="2855" w:author="像个男人一样" w:date="2018-03-21T02:22:00Z">
        <w:del w:id="2856" w:author="像个男人一样" w:date="2018-03-22T11:58:00Z">
          <w:r w:rsidRPr="00E90B93">
            <w:rPr>
              <w:rFonts w:hint="eastAsia"/>
              <w:b/>
              <w:rPrChange w:id="2857" w:author="jie sun" w:date="2018-04-08T19:16:00Z">
                <w:rPr>
                  <w:rFonts w:hint="eastAsia"/>
                </w:rPr>
              </w:rPrChange>
            </w:rPr>
            <w:delText>错误！未指定顺序。</w:delText>
          </w:r>
        </w:del>
      </w:ins>
      <w:ins w:id="2858" w:author="像个男人一样" w:date="2018-03-21T02:17:00Z">
        <w:del w:id="2859" w:author="像个男人一样" w:date="2018-03-22T11:58:00Z">
          <w:r w:rsidRPr="00E90B93">
            <w:rPr>
              <w:rFonts w:hint="eastAsia"/>
              <w:b/>
              <w:rPrChange w:id="2860" w:author="jie sun" w:date="2018-04-08T19:16:00Z">
                <w:rPr>
                  <w:rFonts w:hint="eastAsia"/>
                </w:rPr>
              </w:rPrChange>
            </w:rPr>
            <w:delText>错误！未指定顺序。错误！未指定顺序。错误！未指定顺序。</w:delText>
          </w:r>
        </w:del>
      </w:ins>
      <w:ins w:id="2861" w:author="像个男人一样" w:date="2018-03-21T02:15:00Z">
        <w:del w:id="2862" w:author="像个男人一样" w:date="2018-03-22T11:58:00Z">
          <w:r w:rsidRPr="00E90B93">
            <w:rPr>
              <w:rFonts w:hint="eastAsia"/>
              <w:b/>
              <w:rPrChange w:id="2863" w:author="jie sun" w:date="2018-04-08T19:16:00Z">
                <w:rPr>
                  <w:rFonts w:hint="eastAsia"/>
                </w:rPr>
              </w:rPrChange>
            </w:rPr>
            <w:delText>错误！未指定顺序。</w:delText>
          </w:r>
        </w:del>
      </w:ins>
      <w:ins w:id="2864" w:author="像个男人一样" w:date="2018-03-21T02:14:00Z">
        <w:del w:id="2865" w:author="像个男人一样" w:date="2018-03-22T11:58:00Z">
          <w:r w:rsidRPr="00E90B93">
            <w:rPr>
              <w:rFonts w:hint="eastAsia"/>
              <w:b/>
              <w:rPrChange w:id="2866" w:author="jie sun" w:date="2018-04-08T19:16:00Z">
                <w:rPr>
                  <w:rFonts w:hint="eastAsia"/>
                </w:rPr>
              </w:rPrChange>
            </w:rPr>
            <w:delText>错误！未指定顺序。</w:delText>
          </w:r>
        </w:del>
      </w:ins>
      <w:ins w:id="2867" w:author="像个男人一样" w:date="2018-03-21T02:13:00Z">
        <w:del w:id="2868" w:author="像个男人一样" w:date="2018-03-22T11:58:00Z">
          <w:r w:rsidRPr="00E90B93">
            <w:rPr>
              <w:rFonts w:hint="eastAsia"/>
              <w:b/>
              <w:rPrChange w:id="2869" w:author="jie sun" w:date="2018-04-08T19:16:00Z">
                <w:rPr>
                  <w:rFonts w:hint="eastAsia"/>
                </w:rPr>
              </w:rPrChange>
            </w:rPr>
            <w:delText>错误！未指定顺序。</w:delText>
          </w:r>
        </w:del>
      </w:ins>
      <w:ins w:id="2870" w:author="像个男人一样" w:date="2018-03-21T02:12:00Z">
        <w:del w:id="2871" w:author="像个男人一样" w:date="2018-03-22T11:58:00Z">
          <w:r w:rsidRPr="00E90B93">
            <w:rPr>
              <w:rFonts w:hint="eastAsia"/>
              <w:b/>
              <w:rPrChange w:id="2872" w:author="jie sun" w:date="2018-04-08T19:16:00Z">
                <w:rPr>
                  <w:rFonts w:hint="eastAsia"/>
                </w:rPr>
              </w:rPrChange>
            </w:rPr>
            <w:delText>错误！未指定顺序。</w:delText>
          </w:r>
        </w:del>
      </w:ins>
      <w:ins w:id="2873" w:author="像个男人一样" w:date="2018-03-21T02:02:00Z">
        <w:del w:id="2874" w:author="像个男人一样" w:date="2018-03-22T11:58:00Z">
          <w:r w:rsidRPr="00E90B93">
            <w:rPr>
              <w:rFonts w:hint="eastAsia"/>
              <w:b/>
              <w:rPrChange w:id="2875" w:author="jie sun" w:date="2018-04-08T19:16:00Z">
                <w:rPr>
                  <w:rFonts w:hint="eastAsia"/>
                </w:rPr>
              </w:rPrChange>
            </w:rPr>
            <w:delText>错误！未指定顺序。错误！未指定顺序。</w:delText>
          </w:r>
        </w:del>
      </w:ins>
      <w:ins w:id="2876" w:author="像个男人一样" w:date="2018-03-21T02:01:00Z">
        <w:del w:id="2877" w:author="像个男人一样" w:date="2018-03-22T11:58:00Z">
          <w:r w:rsidRPr="00E90B93">
            <w:rPr>
              <w:rFonts w:hint="eastAsia"/>
              <w:b/>
              <w:rPrChange w:id="2878" w:author="jie sun" w:date="2018-04-08T19:16:00Z">
                <w:rPr>
                  <w:rFonts w:hint="eastAsia"/>
                </w:rPr>
              </w:rPrChange>
            </w:rPr>
            <w:delText>错误！未指定顺序。</w:delText>
          </w:r>
        </w:del>
      </w:ins>
      <w:ins w:id="2879" w:author="像个男人一样" w:date="2018-03-21T02:00:00Z">
        <w:del w:id="2880" w:author="像个男人一样" w:date="2018-03-22T11:58:00Z">
          <w:r w:rsidRPr="00E90B93">
            <w:rPr>
              <w:rFonts w:hint="eastAsia"/>
              <w:b/>
              <w:rPrChange w:id="2881" w:author="jie sun" w:date="2018-04-08T19:16:00Z">
                <w:rPr>
                  <w:rFonts w:hint="eastAsia"/>
                </w:rPr>
              </w:rPrChange>
            </w:rPr>
            <w:delText>错误！未指定顺序。</w:delText>
          </w:r>
        </w:del>
      </w:ins>
      <w:ins w:id="2882" w:author="像个男人一样" w:date="2018-03-21T01:59:00Z">
        <w:del w:id="2883" w:author="像个男人一样" w:date="2018-03-22T11:58:00Z">
          <w:r w:rsidRPr="00E90B93">
            <w:rPr>
              <w:rFonts w:hint="eastAsia"/>
              <w:b/>
              <w:rPrChange w:id="2884" w:author="jie sun" w:date="2018-04-08T19:16:00Z">
                <w:rPr>
                  <w:rFonts w:hint="eastAsia"/>
                </w:rPr>
              </w:rPrChange>
            </w:rPr>
            <w:delText>错误！未指定顺序。</w:delText>
          </w:r>
        </w:del>
      </w:ins>
      <w:ins w:id="2885" w:author="像个男人一样" w:date="2018-03-21T01:58:00Z">
        <w:del w:id="2886" w:author="像个男人一样" w:date="2018-03-22T11:58:00Z">
          <w:r w:rsidRPr="00E90B93">
            <w:rPr>
              <w:rFonts w:hint="eastAsia"/>
              <w:b/>
              <w:rPrChange w:id="2887" w:author="jie sun" w:date="2018-04-08T19:16:00Z">
                <w:rPr>
                  <w:rFonts w:hint="eastAsia"/>
                </w:rPr>
              </w:rPrChange>
            </w:rPr>
            <w:delText>错误！未指定顺序。错误！未指定顺序。</w:delText>
          </w:r>
        </w:del>
      </w:ins>
      <w:ins w:id="2888" w:author="像个男人一样" w:date="2018-03-21T01:57:00Z">
        <w:del w:id="2889" w:author="像个男人一样" w:date="2018-03-22T11:58:00Z">
          <w:r w:rsidRPr="00E90B93">
            <w:rPr>
              <w:rFonts w:hint="eastAsia"/>
              <w:b/>
              <w:rPrChange w:id="2890" w:author="jie sun" w:date="2018-04-08T19:16:00Z">
                <w:rPr>
                  <w:rFonts w:hint="eastAsia"/>
                </w:rPr>
              </w:rPrChange>
            </w:rPr>
            <w:delText>错误！未指定顺序。</w:delText>
          </w:r>
        </w:del>
      </w:ins>
      <w:ins w:id="2891" w:author="像个男人一样" w:date="2018-03-21T01:48:00Z">
        <w:del w:id="2892" w:author="像个男人一样" w:date="2018-03-22T11:58:00Z">
          <w:r w:rsidRPr="00E90B93">
            <w:rPr>
              <w:rFonts w:hint="eastAsia"/>
              <w:b/>
              <w:rPrChange w:id="2893" w:author="jie sun" w:date="2018-04-08T19:16:00Z">
                <w:rPr>
                  <w:rFonts w:hint="eastAsia"/>
                </w:rPr>
              </w:rPrChange>
            </w:rPr>
            <w:delText>错误！未指定顺序。错误！未指定顺序。</w:delText>
          </w:r>
        </w:del>
      </w:ins>
      <w:ins w:id="2894" w:author="像个男人一样" w:date="2018-03-21T01:47:00Z">
        <w:del w:id="2895" w:author="像个男人一样" w:date="2018-03-22T11:58:00Z">
          <w:r w:rsidRPr="00E90B93">
            <w:rPr>
              <w:rFonts w:hint="eastAsia"/>
              <w:b/>
              <w:rPrChange w:id="2896" w:author="jie sun" w:date="2018-04-08T19:16:00Z">
                <w:rPr>
                  <w:rFonts w:hint="eastAsia"/>
                </w:rPr>
              </w:rPrChange>
            </w:rPr>
            <w:delText>错误！未指定顺序。</w:delText>
          </w:r>
        </w:del>
      </w:ins>
      <w:ins w:id="2897" w:author="像个男人一样" w:date="2018-03-21T01:46:00Z">
        <w:del w:id="2898" w:author="像个男人一样" w:date="2018-03-22T11:58:00Z">
          <w:r w:rsidRPr="00E90B93">
            <w:rPr>
              <w:rFonts w:hint="eastAsia"/>
              <w:b/>
              <w:rPrChange w:id="2899" w:author="jie sun" w:date="2018-04-08T19:16:00Z">
                <w:rPr>
                  <w:rFonts w:hint="eastAsia"/>
                </w:rPr>
              </w:rPrChange>
            </w:rPr>
            <w:delText>错误！未指定顺序。</w:delText>
          </w:r>
        </w:del>
      </w:ins>
      <w:ins w:id="2900" w:author="像个男人一样" w:date="2018-03-21T01:45:00Z">
        <w:del w:id="2901" w:author="像个男人一样" w:date="2018-03-22T11:58:00Z">
          <w:r w:rsidRPr="00E90B93">
            <w:rPr>
              <w:rFonts w:hint="eastAsia"/>
              <w:b/>
              <w:rPrChange w:id="2902" w:author="jie sun" w:date="2018-04-08T19:16:00Z">
                <w:rPr>
                  <w:rFonts w:hint="eastAsia"/>
                </w:rPr>
              </w:rPrChange>
            </w:rPr>
            <w:delText>错误！未指定顺序。错误！未指定顺序。</w:delText>
          </w:r>
        </w:del>
      </w:ins>
      <w:ins w:id="2903" w:author="像个男人一样" w:date="2018-03-21T01:43:00Z">
        <w:del w:id="2904" w:author="像个男人一样" w:date="2018-03-22T11:58:00Z">
          <w:r w:rsidRPr="00E90B93">
            <w:rPr>
              <w:rFonts w:hint="eastAsia"/>
              <w:b/>
              <w:rPrChange w:id="2905" w:author="jie sun" w:date="2018-04-08T19:16:00Z">
                <w:rPr>
                  <w:rFonts w:hint="eastAsia"/>
                </w:rPr>
              </w:rPrChange>
            </w:rPr>
            <w:delText>错误！未指定顺序。</w:delText>
          </w:r>
        </w:del>
      </w:ins>
      <w:ins w:id="2906" w:author="像个男人一样" w:date="2018-03-21T01:42:00Z">
        <w:del w:id="2907" w:author="像个男人一样" w:date="2018-03-22T11:58:00Z">
          <w:r w:rsidRPr="00E90B93">
            <w:rPr>
              <w:rFonts w:hint="eastAsia"/>
              <w:b/>
              <w:rPrChange w:id="2908" w:author="jie sun" w:date="2018-04-08T19:16:00Z">
                <w:rPr>
                  <w:rFonts w:hint="eastAsia"/>
                </w:rPr>
              </w:rPrChange>
            </w:rPr>
            <w:delText>错误！未指定顺序。</w:delText>
          </w:r>
        </w:del>
      </w:ins>
      <w:del w:id="2909" w:author="像个男人一样" w:date="2018-03-22T11:58:00Z">
        <w:r>
          <w:delText>9</w:delText>
        </w:r>
        <w:r>
          <w:fldChar w:fldCharType="end"/>
        </w:r>
      </w:del>
      <w:del w:id="2910" w:author="像个男人一样" w:date="2018-03-21T01:41:00Z">
        <w:r>
          <w:delText xml:space="preserve"> The intervals among the peaks </w:delText>
        </w:r>
      </w:del>
    </w:p>
    <w:p w:rsidR="0087014B" w:rsidRDefault="00D5184D">
      <w:pPr>
        <w:jc w:val="center"/>
        <w:rPr>
          <w:ins w:id="2911" w:author="像个男人一样" w:date="2018-03-21T01:41:00Z"/>
        </w:rPr>
        <w:pPrChange w:id="2912" w:author="jie sun" w:date="2018-04-16T21:34:00Z">
          <w:pPr/>
        </w:pPrChange>
      </w:pPr>
      <w:r>
        <w:rPr>
          <w:noProof/>
        </w:rPr>
        <w:drawing>
          <wp:inline distT="0" distB="0" distL="0" distR="0">
            <wp:extent cx="4942205" cy="3190875"/>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87014B" w:rsidRDefault="00D5184D">
      <w:pPr>
        <w:pStyle w:val="Caption"/>
        <w:jc w:val="center"/>
        <w:pPrChange w:id="2913" w:author="jie sun" w:date="2018-04-16T21:34:00Z">
          <w:pPr/>
        </w:pPrChange>
      </w:pPr>
      <w:bookmarkStart w:id="2914" w:name="_Toc511906328"/>
      <w:ins w:id="2915" w:author="像个男人一样" w:date="2018-03-21T01:41:00Z">
        <w:r>
          <w:t xml:space="preserve">Figure </w:t>
        </w:r>
      </w:ins>
      <w:ins w:id="2916" w:author="JIE  SUN" w:date="2018-06-21T13:36:00Z">
        <w:r w:rsidR="00A64E7B">
          <w:fldChar w:fldCharType="begin"/>
        </w:r>
        <w:r w:rsidR="00A64E7B">
          <w:instrText xml:space="preserve"> STYLEREF 1 \s </w:instrText>
        </w:r>
      </w:ins>
      <w:r w:rsidR="00A64E7B">
        <w:fldChar w:fldCharType="separate"/>
      </w:r>
      <w:r w:rsidR="00A64E7B">
        <w:rPr>
          <w:noProof/>
        </w:rPr>
        <w:t>2</w:t>
      </w:r>
      <w:ins w:id="291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2918" w:author="JIE  SUN" w:date="2018-06-21T13:36:00Z">
        <w:r w:rsidR="00A64E7B">
          <w:rPr>
            <w:noProof/>
          </w:rPr>
          <w:t>9</w:t>
        </w:r>
        <w:r w:rsidR="00A64E7B">
          <w:fldChar w:fldCharType="end"/>
        </w:r>
      </w:ins>
      <w:ins w:id="2919" w:author="jie sun" w:date="2018-04-19T13:00:00Z">
        <w:del w:id="2920" w:author="JIE  SUN" w:date="2018-06-21T13:34:00Z">
          <w:r w:rsidR="00083FE7" w:rsidDel="00A64E7B">
            <w:fldChar w:fldCharType="begin"/>
          </w:r>
          <w:r w:rsidR="00083FE7" w:rsidDel="00A64E7B">
            <w:delInstrText xml:space="preserve"> STYLEREF 1 \s </w:delInstrText>
          </w:r>
        </w:del>
      </w:ins>
      <w:del w:id="2921" w:author="JIE  SUN" w:date="2018-06-21T13:34:00Z">
        <w:r w:rsidR="00083FE7" w:rsidDel="00A64E7B">
          <w:fldChar w:fldCharType="separate"/>
        </w:r>
        <w:r w:rsidR="00083FE7" w:rsidDel="00A64E7B">
          <w:rPr>
            <w:noProof/>
          </w:rPr>
          <w:delText>2</w:delText>
        </w:r>
      </w:del>
      <w:ins w:id="2922" w:author="jie sun" w:date="2018-04-19T13:00:00Z">
        <w:del w:id="292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2924" w:author="JIE  SUN" w:date="2018-06-21T13:34:00Z">
        <w:r w:rsidR="00083FE7" w:rsidDel="00A64E7B">
          <w:fldChar w:fldCharType="separate"/>
        </w:r>
      </w:del>
      <w:ins w:id="2925" w:author="jie sun" w:date="2018-04-19T13:00:00Z">
        <w:del w:id="2926" w:author="JIE  SUN" w:date="2018-06-21T13:34:00Z">
          <w:r w:rsidR="00083FE7" w:rsidDel="00A64E7B">
            <w:rPr>
              <w:noProof/>
            </w:rPr>
            <w:delText>9</w:delText>
          </w:r>
          <w:r w:rsidR="00083FE7" w:rsidDel="00A64E7B">
            <w:fldChar w:fldCharType="end"/>
          </w:r>
        </w:del>
      </w:ins>
      <w:ins w:id="2927" w:author="像个男人一样" w:date="2018-03-21T01:41:00Z">
        <w:del w:id="2928"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RPr="00606542" w:rsidDel="00454521">
            <w:delText>.</w:delText>
          </w:r>
          <w:r w:rsidDel="00454521">
            <w:fldChar w:fldCharType="begin"/>
          </w:r>
          <w:r w:rsidDel="00454521">
            <w:delInstrText xml:space="preserve"> SEQ Figure \* ARABIC \s 1 </w:delInstrText>
          </w:r>
          <w:r w:rsidDel="00454521">
            <w:fldChar w:fldCharType="separate"/>
          </w:r>
        </w:del>
      </w:ins>
      <w:ins w:id="2929" w:author="像个男人一样" w:date="2018-03-22T11:51:00Z">
        <w:del w:id="2930" w:author="jie sun" w:date="2018-04-10T21:45:00Z">
          <w:r w:rsidDel="00454521">
            <w:delText>9</w:delText>
          </w:r>
        </w:del>
      </w:ins>
      <w:ins w:id="2931" w:author="像个男人一样" w:date="2018-03-21T01:41:00Z">
        <w:del w:id="2932" w:author="jie sun" w:date="2018-04-10T21:45:00Z">
          <w:r w:rsidDel="00454521">
            <w:fldChar w:fldCharType="end"/>
          </w:r>
        </w:del>
        <w:bookmarkStart w:id="2933" w:name="_Toc28630"/>
        <w:bookmarkStart w:id="2934" w:name="_Toc20181"/>
        <w:bookmarkStart w:id="2935" w:name="_Toc1368"/>
        <w:bookmarkStart w:id="2936" w:name="_Toc1985"/>
        <w:bookmarkStart w:id="2937" w:name="_Toc473"/>
        <w:bookmarkStart w:id="2938" w:name="_Toc30065"/>
        <w:bookmarkStart w:id="2939" w:name="_Toc6461"/>
        <w:bookmarkStart w:id="2940" w:name="_Toc27155"/>
        <w:bookmarkStart w:id="2941" w:name="_Toc28664"/>
        <w:bookmarkStart w:id="2942" w:name="_Toc23526"/>
        <w:bookmarkStart w:id="2943" w:name="_Toc23073"/>
        <w:bookmarkStart w:id="2944" w:name="_Toc31468"/>
        <w:bookmarkStart w:id="2945" w:name="_Toc18099"/>
        <w:bookmarkStart w:id="2946" w:name="_Toc12438"/>
        <w:bookmarkStart w:id="2947" w:name="_Toc6829"/>
        <w:bookmarkStart w:id="2948" w:name="_Toc20173"/>
        <w:bookmarkStart w:id="2949" w:name="_Toc32110"/>
        <w:bookmarkStart w:id="2950" w:name="_Toc29089"/>
        <w:bookmarkStart w:id="2951" w:name="_Toc26482"/>
        <w:bookmarkStart w:id="2952" w:name="_Toc21016"/>
        <w:bookmarkStart w:id="2953" w:name="_Toc12772"/>
        <w:bookmarkStart w:id="2954" w:name="_Toc21350"/>
        <w:bookmarkStart w:id="2955" w:name="_Toc29483"/>
        <w:bookmarkStart w:id="2956" w:name="_Toc5366"/>
        <w:bookmarkStart w:id="2957" w:name="_Toc5328"/>
        <w:r w:rsidRPr="00606542">
          <w:t xml:space="preserve">:The </w:t>
        </w:r>
      </w:ins>
      <w:ins w:id="2958" w:author="jie sun" w:date="2018-04-16T22:26:00Z">
        <w:r w:rsidR="00727BC8">
          <w:t>I</w:t>
        </w:r>
      </w:ins>
      <w:ins w:id="2959" w:author="像个男人一样" w:date="2018-03-21T01:41:00Z">
        <w:del w:id="2960" w:author="jie sun" w:date="2018-04-16T22:26:00Z">
          <w:r w:rsidRPr="00606542" w:rsidDel="00727BC8">
            <w:delText>i</w:delText>
          </w:r>
        </w:del>
        <w:r w:rsidRPr="00606542">
          <w:t xml:space="preserve">ntervals </w:t>
        </w:r>
      </w:ins>
      <w:ins w:id="2961" w:author="jie sun" w:date="2018-04-16T22:26:00Z">
        <w:r w:rsidR="00727BC8">
          <w:t>A</w:t>
        </w:r>
      </w:ins>
      <w:ins w:id="2962" w:author="像个男人一样" w:date="2018-03-21T01:41:00Z">
        <w:del w:id="2963" w:author="jie sun" w:date="2018-04-16T22:26:00Z">
          <w:r w:rsidRPr="00606542" w:rsidDel="00727BC8">
            <w:delText>a</w:delText>
          </w:r>
        </w:del>
        <w:r w:rsidRPr="00606542">
          <w:t xml:space="preserve">mong </w:t>
        </w:r>
      </w:ins>
      <w:ins w:id="2964" w:author="jie sun" w:date="2018-04-16T22:27:00Z">
        <w:r w:rsidR="00727BC8">
          <w:t>T</w:t>
        </w:r>
      </w:ins>
      <w:ins w:id="2965" w:author="像个男人一样" w:date="2018-03-21T01:41:00Z">
        <w:del w:id="2966" w:author="jie sun" w:date="2018-04-16T22:27:00Z">
          <w:r w:rsidRPr="00606542" w:rsidDel="00727BC8">
            <w:delText>t</w:delText>
          </w:r>
        </w:del>
        <w:r w:rsidRPr="00606542">
          <w:t xml:space="preserve">he </w:t>
        </w:r>
      </w:ins>
      <w:ins w:id="2967" w:author="jie sun" w:date="2018-04-16T22:27:00Z">
        <w:r w:rsidR="00727BC8">
          <w:t>P</w:t>
        </w:r>
      </w:ins>
      <w:ins w:id="2968" w:author="像个男人一样" w:date="2018-03-21T01:41:00Z">
        <w:del w:id="2969" w:author="jie sun" w:date="2018-04-16T22:27:00Z">
          <w:r w:rsidRPr="00606542" w:rsidDel="00727BC8">
            <w:delText>p</w:delText>
          </w:r>
        </w:del>
        <w:r w:rsidRPr="00606542">
          <w:t>eaks</w:t>
        </w:r>
      </w:ins>
      <w:bookmarkEnd w:id="2914"/>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p>
    <w:p w:rsidR="0087014B" w:rsidRDefault="00D5184D">
      <w:pPr>
        <w:rPr>
          <w:ins w:id="2970" w:author="jie sun" w:date="2018-04-08T18:25:00Z"/>
        </w:rPr>
      </w:pPr>
      <w:del w:id="2971" w:author="jie sun" w:date="2018-04-16T21:34:00Z">
        <w:r w:rsidDel="007057AF">
          <w:rPr>
            <w:rFonts w:hint="eastAsia"/>
          </w:rPr>
          <w:delText>So</w:delText>
        </w:r>
        <w:r w:rsidDel="00D61186">
          <w:delText xml:space="preserve"> </w:delText>
        </w:r>
      </w:del>
      <w:ins w:id="2972" w:author="jie sun" w:date="2018-04-16T21:34:00Z">
        <w:r w:rsidR="00D61186">
          <w:rPr>
            <w:rFonts w:hint="eastAsia"/>
          </w:rPr>
          <w:t>W</w:t>
        </w:r>
      </w:ins>
      <w:del w:id="2973" w:author="jie sun" w:date="2018-04-16T21:34:00Z">
        <w:r w:rsidDel="00D61186">
          <w:delText>w</w:delText>
        </w:r>
      </w:del>
      <w:r>
        <w:t>e can see the two red peak values are invalid using this algorithm.</w:t>
      </w:r>
    </w:p>
    <w:p w:rsidR="00743184" w:rsidRDefault="00743184"/>
    <w:p w:rsidR="0087014B" w:rsidRDefault="00D5184D">
      <w:pPr>
        <w:pStyle w:val="Heading3"/>
        <w:rPr>
          <w:lang w:val="en-US"/>
        </w:rPr>
      </w:pPr>
      <w:bookmarkStart w:id="2974" w:name="_Toc3264"/>
      <w:bookmarkStart w:id="2975" w:name="_Toc22958"/>
      <w:bookmarkStart w:id="2976" w:name="_Toc18539"/>
      <w:bookmarkStart w:id="2977" w:name="_Toc23908"/>
      <w:bookmarkStart w:id="2978" w:name="_Toc236"/>
      <w:bookmarkStart w:id="2979" w:name="_Toc30131"/>
      <w:bookmarkStart w:id="2980" w:name="_Toc11068"/>
      <w:bookmarkStart w:id="2981" w:name="_Toc25229"/>
      <w:bookmarkStart w:id="2982" w:name="_Toc440"/>
      <w:bookmarkStart w:id="2983" w:name="_Toc511906222"/>
      <w:r>
        <w:rPr>
          <w:lang w:val="en-US"/>
        </w:rPr>
        <w:t xml:space="preserve">Threshold </w:t>
      </w:r>
      <w:r>
        <w:rPr>
          <w:rFonts w:hint="eastAsia"/>
          <w:lang w:val="en-US"/>
        </w:rPr>
        <w:t>Filtering Algorithm</w:t>
      </w:r>
      <w:bookmarkEnd w:id="2974"/>
      <w:bookmarkEnd w:id="2975"/>
      <w:bookmarkEnd w:id="2976"/>
      <w:bookmarkEnd w:id="2977"/>
      <w:bookmarkEnd w:id="2978"/>
      <w:bookmarkEnd w:id="2979"/>
      <w:bookmarkEnd w:id="2980"/>
      <w:bookmarkEnd w:id="2981"/>
      <w:bookmarkEnd w:id="2982"/>
      <w:bookmarkEnd w:id="2983"/>
    </w:p>
    <w:p w:rsidR="0087014B" w:rsidRDefault="00D5184D">
      <w:pPr>
        <w:rPr>
          <w:lang w:val="en-US"/>
        </w:rPr>
      </w:pPr>
      <w:r>
        <w:t>Two Basic Conditions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1.</w:t>
            </w:r>
            <w:r>
              <w:rPr>
                <w:lang w:val="en-US"/>
              </w:rPr>
              <w:t xml:space="preserve"> The current peak value minus the last valley value must be bigger than the threshold. </w:t>
            </w:r>
          </w:p>
        </w:tc>
      </w:tr>
      <w:tr w:rsidR="0087014B" w:rsidRPr="008F4478">
        <w:tc>
          <w:tcPr>
            <w:tcW w:w="9016" w:type="dxa"/>
          </w:tcPr>
          <w:p w:rsidR="0087014B" w:rsidRPr="008F4478" w:rsidRDefault="00D5184D">
            <w:pPr>
              <w:spacing w:after="0"/>
              <w:rPr>
                <w:lang w:val="en-US"/>
                <w:rPrChange w:id="2984" w:author="jie sun" w:date="2018-04-15T19:24:00Z">
                  <w:rPr/>
                </w:rPrChange>
              </w:rPr>
            </w:pPr>
            <w:r w:rsidRPr="008F4478">
              <w:rPr>
                <w:lang w:val="en-US"/>
                <w:rPrChange w:id="2985" w:author="jie sun" w:date="2018-04-15T19:24:00Z">
                  <w:rPr/>
                </w:rPrChange>
              </w:rPr>
              <w:t>2.</w:t>
            </w:r>
            <w:r>
              <w:rPr>
                <w:lang w:val="en-US"/>
              </w:rPr>
              <w:t xml:space="preserve"> The Threshold is Dynamic and related with different walking patterns. </w:t>
            </w:r>
            <w:del w:id="2986" w:author="jie sun" w:date="2018-04-15T19:28:00Z">
              <w:r w:rsidRPr="008F4478" w:rsidDel="00122733">
                <w:rPr>
                  <w:lang w:val="en-US"/>
                  <w:rPrChange w:id="2987" w:author="jie sun" w:date="2018-04-15T19:24:00Z">
                    <w:rPr/>
                  </w:rPrChange>
                </w:rPr>
                <w:delText>(</w:delText>
              </w:r>
            </w:del>
            <w:r w:rsidRPr="008F4478">
              <w:rPr>
                <w:lang w:val="en-US"/>
                <w:rPrChange w:id="2988" w:author="jie sun" w:date="2018-04-15T19:24:00Z">
                  <w:rPr/>
                </w:rPrChange>
              </w:rPr>
              <w:t>There is one red peak datum being filtered.</w:t>
            </w:r>
            <w:del w:id="2989" w:author="jie sun" w:date="2018-04-15T19:28:00Z">
              <w:r w:rsidRPr="008F4478" w:rsidDel="00122733">
                <w:rPr>
                  <w:lang w:val="en-US"/>
                  <w:rPrChange w:id="2990" w:author="jie sun" w:date="2018-04-15T19:24:00Z">
                    <w:rPr/>
                  </w:rPrChange>
                </w:rPr>
                <w:delText>)</w:delText>
              </w:r>
            </w:del>
          </w:p>
        </w:tc>
      </w:tr>
    </w:tbl>
    <w:p w:rsidR="0087014B" w:rsidRPr="00DA038E" w:rsidRDefault="00D5184D">
      <w:pPr>
        <w:pStyle w:val="Caption"/>
        <w:rPr>
          <w:del w:id="2991" w:author="像个男人一样" w:date="2018-03-22T11:58:00Z"/>
        </w:rPr>
        <w:pPrChange w:id="2992" w:author="像个男人一样" w:date="2018-03-21T01:42:00Z">
          <w:pPr/>
        </w:pPrChange>
      </w:pPr>
      <w:r w:rsidRPr="00DA038E">
        <w:t xml:space="preserve">The following </w:t>
      </w:r>
      <w:del w:id="2993" w:author="jie sun" w:date="2018-04-08T18:25:00Z">
        <w:r w:rsidRPr="00DA038E" w:rsidDel="006C170B">
          <w:delText xml:space="preserve">diagram </w:delText>
        </w:r>
      </w:del>
      <w:ins w:id="2994" w:author="jie sun" w:date="2018-04-08T18:25:00Z">
        <w:r w:rsidR="006C170B" w:rsidRPr="00DA038E">
          <w:t xml:space="preserve">figure </w:t>
        </w:r>
      </w:ins>
      <w:r w:rsidRPr="00DA038E">
        <w:t>can be an example for this algorithm.</w:t>
      </w:r>
    </w:p>
    <w:p w:rsidR="0087014B" w:rsidRDefault="00D5184D">
      <w:pPr>
        <w:pStyle w:val="Caption"/>
        <w:pPrChange w:id="2995" w:author="像个男人一样" w:date="2018-03-21T01:42:00Z">
          <w:pPr>
            <w:pStyle w:val="Subtitle"/>
          </w:pPr>
        </w:pPrChange>
      </w:pPr>
      <w:del w:id="2996" w:author="像个男人一样" w:date="2018-03-22T11:58:00Z">
        <w:r>
          <w:delText xml:space="preserve">Figure 2. </w:delText>
        </w:r>
        <w:r>
          <w:fldChar w:fldCharType="begin"/>
        </w:r>
        <w:r>
          <w:delInstrText xml:space="preserve"> SEQ Figure_2. \* ARABIC </w:delInstrText>
        </w:r>
        <w:r>
          <w:fldChar w:fldCharType="separate"/>
        </w:r>
      </w:del>
      <w:ins w:id="2997" w:author="像个男人一样" w:date="2018-03-22T11:51:00Z">
        <w:del w:id="2998" w:author="像个男人一样" w:date="2018-03-22T11:58:00Z">
          <w:r>
            <w:rPr>
              <w:b/>
            </w:rPr>
            <w:delText>错误！未指定顺序。</w:delText>
          </w:r>
        </w:del>
      </w:ins>
      <w:ins w:id="2999" w:author="像个男人一样" w:date="2018-03-21T23:39:00Z">
        <w:del w:id="3000" w:author="像个男人一样" w:date="2018-03-22T11:58:00Z">
          <w:r>
            <w:rPr>
              <w:b/>
            </w:rPr>
            <w:delText>错误！未指定顺序。</w:delText>
          </w:r>
        </w:del>
      </w:ins>
      <w:ins w:id="3001" w:author="像个男人一样" w:date="2018-03-21T23:10:00Z">
        <w:del w:id="3002" w:author="像个男人一样" w:date="2018-03-22T11:58:00Z">
          <w:r>
            <w:rPr>
              <w:b/>
            </w:rPr>
            <w:delText>错误！未指定顺序。</w:delText>
          </w:r>
        </w:del>
      </w:ins>
      <w:ins w:id="3003" w:author="像个男人一样" w:date="2018-03-21T23:08:00Z">
        <w:del w:id="3004" w:author="像个男人一样" w:date="2018-03-22T11:58:00Z">
          <w:r>
            <w:rPr>
              <w:b/>
            </w:rPr>
            <w:delText>错误！未指定顺序。</w:delText>
          </w:r>
        </w:del>
      </w:ins>
      <w:ins w:id="3005" w:author="像个男人一样" w:date="2018-03-21T02:33:00Z">
        <w:del w:id="3006" w:author="像个男人一样" w:date="2018-03-22T11:58:00Z">
          <w:r>
            <w:rPr>
              <w:b/>
            </w:rPr>
            <w:delText>错误！未指定顺序。错误！未指定顺序。</w:delText>
          </w:r>
        </w:del>
      </w:ins>
      <w:ins w:id="3007" w:author="像个男人一样" w:date="2018-03-21T02:31:00Z">
        <w:del w:id="3008" w:author="像个男人一样" w:date="2018-03-22T11:58:00Z">
          <w:r>
            <w:rPr>
              <w:b/>
            </w:rPr>
            <w:delText>错误！未指定顺序。</w:delText>
          </w:r>
        </w:del>
      </w:ins>
      <w:ins w:id="3009" w:author="像个男人一样" w:date="2018-03-21T02:30:00Z">
        <w:del w:id="3010" w:author="像个男人一样" w:date="2018-03-22T11:58:00Z">
          <w:r>
            <w:rPr>
              <w:b/>
            </w:rPr>
            <w:delText>错误！未指定顺序。</w:delText>
          </w:r>
        </w:del>
      </w:ins>
      <w:ins w:id="3011" w:author="像个男人一样" w:date="2018-03-21T02:29:00Z">
        <w:del w:id="3012" w:author="像个男人一样" w:date="2018-03-22T11:58:00Z">
          <w:r>
            <w:rPr>
              <w:b/>
            </w:rPr>
            <w:delText>错误！未指定顺序。错误！未指定顺序。</w:delText>
          </w:r>
        </w:del>
      </w:ins>
      <w:ins w:id="3013" w:author="像个男人一样" w:date="2018-03-21T02:26:00Z">
        <w:del w:id="3014" w:author="像个男人一样" w:date="2018-03-22T11:58:00Z">
          <w:r>
            <w:rPr>
              <w:b/>
            </w:rPr>
            <w:delText>错误！未指定顺序。</w:delText>
          </w:r>
        </w:del>
      </w:ins>
      <w:ins w:id="3015" w:author="像个男人一样" w:date="2018-03-21T02:25:00Z">
        <w:del w:id="3016" w:author="像个男人一样" w:date="2018-03-22T11:58:00Z">
          <w:r>
            <w:rPr>
              <w:b/>
            </w:rPr>
            <w:delText>错误！未指定顺序。</w:delText>
          </w:r>
        </w:del>
      </w:ins>
      <w:ins w:id="3017" w:author="像个男人一样" w:date="2018-03-21T02:24:00Z">
        <w:del w:id="3018" w:author="像个男人一样" w:date="2018-03-22T11:58:00Z">
          <w:r>
            <w:rPr>
              <w:b/>
            </w:rPr>
            <w:delText>错误！未指定顺序。</w:delText>
          </w:r>
        </w:del>
      </w:ins>
      <w:ins w:id="3019" w:author="像个男人一样" w:date="2018-03-21T02:23:00Z">
        <w:del w:id="3020" w:author="像个男人一样" w:date="2018-03-22T11:58:00Z">
          <w:r>
            <w:rPr>
              <w:b/>
            </w:rPr>
            <w:delText>错误！未指定顺序。</w:delText>
          </w:r>
        </w:del>
      </w:ins>
      <w:ins w:id="3021" w:author="像个男人一样" w:date="2018-03-21T02:22:00Z">
        <w:del w:id="3022" w:author="像个男人一样" w:date="2018-03-22T11:58:00Z">
          <w:r>
            <w:rPr>
              <w:b/>
            </w:rPr>
            <w:delText>错误！未指定顺序。</w:delText>
          </w:r>
        </w:del>
      </w:ins>
      <w:ins w:id="3023" w:author="像个男人一样" w:date="2018-03-21T02:17:00Z">
        <w:del w:id="3024" w:author="像个男人一样" w:date="2018-03-22T11:58:00Z">
          <w:r>
            <w:rPr>
              <w:b/>
            </w:rPr>
            <w:delText>错误！未指定顺序。错误！未指定顺序。错误！未指定顺序。</w:delText>
          </w:r>
        </w:del>
      </w:ins>
      <w:ins w:id="3025" w:author="像个男人一样" w:date="2018-03-21T02:15:00Z">
        <w:del w:id="3026" w:author="像个男人一样" w:date="2018-03-22T11:58:00Z">
          <w:r>
            <w:rPr>
              <w:b/>
            </w:rPr>
            <w:delText>错误！未指定顺序。</w:delText>
          </w:r>
        </w:del>
      </w:ins>
      <w:ins w:id="3027" w:author="像个男人一样" w:date="2018-03-21T02:14:00Z">
        <w:del w:id="3028" w:author="像个男人一样" w:date="2018-03-22T11:58:00Z">
          <w:r>
            <w:rPr>
              <w:b/>
            </w:rPr>
            <w:delText>错误！未指定顺序。</w:delText>
          </w:r>
        </w:del>
      </w:ins>
      <w:ins w:id="3029" w:author="像个男人一样" w:date="2018-03-21T02:13:00Z">
        <w:del w:id="3030" w:author="像个男人一样" w:date="2018-03-22T11:58:00Z">
          <w:r>
            <w:rPr>
              <w:b/>
            </w:rPr>
            <w:delText>错误！未指定顺序。</w:delText>
          </w:r>
        </w:del>
      </w:ins>
      <w:ins w:id="3031" w:author="像个男人一样" w:date="2018-03-21T02:12:00Z">
        <w:del w:id="3032" w:author="像个男人一样" w:date="2018-03-22T11:58:00Z">
          <w:r>
            <w:rPr>
              <w:b/>
            </w:rPr>
            <w:delText>错误！未指定顺序。</w:delText>
          </w:r>
        </w:del>
      </w:ins>
      <w:ins w:id="3033" w:author="像个男人一样" w:date="2018-03-21T02:02:00Z">
        <w:del w:id="3034" w:author="像个男人一样" w:date="2018-03-22T11:58:00Z">
          <w:r>
            <w:rPr>
              <w:b/>
            </w:rPr>
            <w:delText>错误！未指定顺序。错误！未指定顺序。</w:delText>
          </w:r>
        </w:del>
      </w:ins>
      <w:ins w:id="3035" w:author="像个男人一样" w:date="2018-03-21T02:01:00Z">
        <w:del w:id="3036" w:author="像个男人一样" w:date="2018-03-22T11:58:00Z">
          <w:r>
            <w:rPr>
              <w:b/>
            </w:rPr>
            <w:delText>错误！未指定顺序。</w:delText>
          </w:r>
        </w:del>
      </w:ins>
      <w:ins w:id="3037" w:author="像个男人一样" w:date="2018-03-21T02:00:00Z">
        <w:del w:id="3038" w:author="像个男人一样" w:date="2018-03-22T11:58:00Z">
          <w:r>
            <w:rPr>
              <w:b/>
            </w:rPr>
            <w:delText>错误！未指定顺序。</w:delText>
          </w:r>
        </w:del>
      </w:ins>
      <w:ins w:id="3039" w:author="像个男人一样" w:date="2018-03-21T01:59:00Z">
        <w:del w:id="3040" w:author="像个男人一样" w:date="2018-03-22T11:58:00Z">
          <w:r>
            <w:rPr>
              <w:b/>
            </w:rPr>
            <w:delText>错误！未指定顺序。</w:delText>
          </w:r>
        </w:del>
      </w:ins>
      <w:ins w:id="3041" w:author="像个男人一样" w:date="2018-03-21T01:58:00Z">
        <w:del w:id="3042" w:author="像个男人一样" w:date="2018-03-22T11:58:00Z">
          <w:r>
            <w:rPr>
              <w:b/>
            </w:rPr>
            <w:delText>错误！未指定顺序。错误！未指定顺序。</w:delText>
          </w:r>
        </w:del>
      </w:ins>
      <w:ins w:id="3043" w:author="像个男人一样" w:date="2018-03-21T01:57:00Z">
        <w:del w:id="3044" w:author="像个男人一样" w:date="2018-03-22T11:58:00Z">
          <w:r>
            <w:rPr>
              <w:b/>
            </w:rPr>
            <w:delText>错误！未指定顺序。</w:delText>
          </w:r>
        </w:del>
      </w:ins>
      <w:ins w:id="3045" w:author="像个男人一样" w:date="2018-03-21T01:48:00Z">
        <w:del w:id="3046" w:author="像个男人一样" w:date="2018-03-22T11:58:00Z">
          <w:r>
            <w:rPr>
              <w:b/>
            </w:rPr>
            <w:delText>错误！未指定顺序。错误！未指定顺序。</w:delText>
          </w:r>
        </w:del>
      </w:ins>
      <w:ins w:id="3047" w:author="像个男人一样" w:date="2018-03-21T01:47:00Z">
        <w:del w:id="3048" w:author="像个男人一样" w:date="2018-03-22T11:58:00Z">
          <w:r>
            <w:rPr>
              <w:b/>
            </w:rPr>
            <w:delText>错误！未指定顺序。</w:delText>
          </w:r>
        </w:del>
      </w:ins>
      <w:ins w:id="3049" w:author="像个男人一样" w:date="2018-03-21T01:46:00Z">
        <w:del w:id="3050" w:author="像个男人一样" w:date="2018-03-22T11:58:00Z">
          <w:r>
            <w:rPr>
              <w:b/>
            </w:rPr>
            <w:delText>错误！未指定顺序。</w:delText>
          </w:r>
        </w:del>
      </w:ins>
      <w:ins w:id="3051" w:author="像个男人一样" w:date="2018-03-21T01:45:00Z">
        <w:del w:id="3052" w:author="像个男人一样" w:date="2018-03-22T11:58:00Z">
          <w:r>
            <w:rPr>
              <w:b/>
            </w:rPr>
            <w:delText>错误！未指定顺序。错误！未指定顺序。</w:delText>
          </w:r>
        </w:del>
      </w:ins>
      <w:ins w:id="3053" w:author="像个男人一样" w:date="2018-03-21T01:43:00Z">
        <w:del w:id="3054" w:author="像个男人一样" w:date="2018-03-22T11:58:00Z">
          <w:r>
            <w:rPr>
              <w:b/>
            </w:rPr>
            <w:delText>错误！未指定顺序。</w:delText>
          </w:r>
        </w:del>
      </w:ins>
      <w:del w:id="3055" w:author="像个男人一样" w:date="2018-03-22T11:58:00Z">
        <w:r>
          <w:delText>10</w:delText>
        </w:r>
        <w:r>
          <w:fldChar w:fldCharType="end"/>
        </w:r>
      </w:del>
      <w:del w:id="3056" w:author="像个男人一样" w:date="2018-03-21T01:42:00Z">
        <w:r>
          <w:delText xml:space="preserve"> </w:delText>
        </w:r>
      </w:del>
      <w:del w:id="3057" w:author="像个男人一样" w:date="2018-03-21T01:41:00Z">
        <w:r>
          <w:delText>The threshold figure</w:delText>
        </w:r>
      </w:del>
    </w:p>
    <w:p w:rsidR="0087014B" w:rsidRDefault="00D5184D">
      <w:pPr>
        <w:jc w:val="center"/>
        <w:rPr>
          <w:ins w:id="3058" w:author="像个男人一样" w:date="2018-03-21T01:42:00Z"/>
        </w:rPr>
        <w:pPrChange w:id="3059" w:author="jie sun" w:date="2018-04-16T21:34:00Z">
          <w:pPr/>
        </w:pPrChange>
      </w:pPr>
      <w:del w:id="3060" w:author="像个男人一样" w:date="2018-03-21T01:41:00Z">
        <w:r>
          <w:rPr>
            <w:noProof/>
          </w:rPr>
          <w:drawing>
            <wp:inline distT="0" distB="0" distL="0" distR="0">
              <wp:extent cx="4658995" cy="2879090"/>
              <wp:effectExtent l="0" t="0" r="8255" b="1651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del>
      <w:ins w:id="3061" w:author="像个男人一样" w:date="2018-03-21T01:41:00Z">
        <w:r>
          <w:rPr>
            <w:noProof/>
          </w:rPr>
          <w:drawing>
            <wp:inline distT="0" distB="0" distL="0" distR="0">
              <wp:extent cx="4658995" cy="2879090"/>
              <wp:effectExtent l="4445" t="4445" r="22860" b="12065"/>
              <wp:docPr id="49"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ins>
    </w:p>
    <w:p w:rsidR="0087014B" w:rsidRDefault="00D5184D">
      <w:pPr>
        <w:pStyle w:val="Caption"/>
        <w:jc w:val="center"/>
        <w:rPr>
          <w:lang w:val="en-US"/>
        </w:rPr>
        <w:pPrChange w:id="3062" w:author="jie sun" w:date="2018-04-16T21:34:00Z">
          <w:pPr/>
        </w:pPrChange>
      </w:pPr>
      <w:bookmarkStart w:id="3063" w:name="_Toc511906329"/>
      <w:ins w:id="3064" w:author="像个男人一样" w:date="2018-03-21T01:42:00Z">
        <w:r>
          <w:t xml:space="preserve">Figure </w:t>
        </w:r>
      </w:ins>
      <w:ins w:id="3065" w:author="JIE  SUN" w:date="2018-06-21T13:36:00Z">
        <w:r w:rsidR="00A64E7B">
          <w:fldChar w:fldCharType="begin"/>
        </w:r>
        <w:r w:rsidR="00A64E7B">
          <w:instrText xml:space="preserve"> STYLEREF 1 \s </w:instrText>
        </w:r>
      </w:ins>
      <w:r w:rsidR="00A64E7B">
        <w:fldChar w:fldCharType="separate"/>
      </w:r>
      <w:r w:rsidR="00A64E7B">
        <w:rPr>
          <w:noProof/>
        </w:rPr>
        <w:t>2</w:t>
      </w:r>
      <w:ins w:id="306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067" w:author="JIE  SUN" w:date="2018-06-21T13:36:00Z">
        <w:r w:rsidR="00A64E7B">
          <w:rPr>
            <w:noProof/>
          </w:rPr>
          <w:t>10</w:t>
        </w:r>
        <w:r w:rsidR="00A64E7B">
          <w:fldChar w:fldCharType="end"/>
        </w:r>
      </w:ins>
      <w:ins w:id="3068" w:author="jie sun" w:date="2018-04-19T13:00:00Z">
        <w:del w:id="3069" w:author="JIE  SUN" w:date="2018-06-21T13:34:00Z">
          <w:r w:rsidR="00083FE7" w:rsidDel="00A64E7B">
            <w:fldChar w:fldCharType="begin"/>
          </w:r>
          <w:r w:rsidR="00083FE7" w:rsidDel="00A64E7B">
            <w:delInstrText xml:space="preserve"> STYLEREF 1 \s </w:delInstrText>
          </w:r>
        </w:del>
      </w:ins>
      <w:del w:id="3070" w:author="JIE  SUN" w:date="2018-06-21T13:34:00Z">
        <w:r w:rsidR="00083FE7" w:rsidDel="00A64E7B">
          <w:fldChar w:fldCharType="separate"/>
        </w:r>
        <w:r w:rsidR="00083FE7" w:rsidDel="00A64E7B">
          <w:rPr>
            <w:noProof/>
          </w:rPr>
          <w:delText>2</w:delText>
        </w:r>
      </w:del>
      <w:ins w:id="3071" w:author="jie sun" w:date="2018-04-19T13:00:00Z">
        <w:del w:id="307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073" w:author="JIE  SUN" w:date="2018-06-21T13:34:00Z">
        <w:r w:rsidR="00083FE7" w:rsidDel="00A64E7B">
          <w:fldChar w:fldCharType="separate"/>
        </w:r>
      </w:del>
      <w:ins w:id="3074" w:author="jie sun" w:date="2018-04-19T13:00:00Z">
        <w:del w:id="3075" w:author="JIE  SUN" w:date="2018-06-21T13:34:00Z">
          <w:r w:rsidR="00083FE7" w:rsidDel="00A64E7B">
            <w:rPr>
              <w:noProof/>
            </w:rPr>
            <w:delText>10</w:delText>
          </w:r>
          <w:r w:rsidR="00083FE7" w:rsidDel="00A64E7B">
            <w:fldChar w:fldCharType="end"/>
          </w:r>
        </w:del>
      </w:ins>
      <w:ins w:id="3076" w:author="像个男人一样" w:date="2018-03-21T01:42:00Z">
        <w:del w:id="3077"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078" w:author="像个男人一样" w:date="2018-03-22T11:51:00Z">
        <w:del w:id="3079" w:author="jie sun" w:date="2018-04-10T21:45:00Z">
          <w:r w:rsidDel="00454521">
            <w:delText>10</w:delText>
          </w:r>
        </w:del>
      </w:ins>
      <w:ins w:id="3080" w:author="像个男人一样" w:date="2018-03-21T01:42:00Z">
        <w:del w:id="3081" w:author="jie sun" w:date="2018-04-10T21:45:00Z">
          <w:r w:rsidDel="00454521">
            <w:fldChar w:fldCharType="end"/>
          </w:r>
        </w:del>
        <w:bookmarkStart w:id="3082" w:name="_Toc5409"/>
        <w:bookmarkStart w:id="3083" w:name="_Toc1166"/>
        <w:bookmarkStart w:id="3084" w:name="_Toc6554"/>
        <w:bookmarkStart w:id="3085" w:name="_Toc13454"/>
        <w:bookmarkStart w:id="3086" w:name="_Toc21765"/>
        <w:bookmarkStart w:id="3087" w:name="_Toc23823"/>
        <w:bookmarkStart w:id="3088" w:name="_Toc29933"/>
        <w:bookmarkStart w:id="3089" w:name="_Toc730"/>
        <w:bookmarkStart w:id="3090" w:name="_Toc12423"/>
        <w:bookmarkStart w:id="3091" w:name="_Toc29736"/>
        <w:bookmarkStart w:id="3092" w:name="_Toc7802"/>
        <w:bookmarkStart w:id="3093" w:name="_Toc14551"/>
        <w:bookmarkStart w:id="3094" w:name="_Toc12117"/>
        <w:bookmarkStart w:id="3095" w:name="_Toc25358"/>
        <w:bookmarkStart w:id="3096" w:name="_Toc30572"/>
        <w:bookmarkStart w:id="3097" w:name="_Toc8461"/>
        <w:bookmarkStart w:id="3098" w:name="_Toc22751"/>
        <w:bookmarkStart w:id="3099" w:name="_Toc5984"/>
        <w:bookmarkStart w:id="3100" w:name="_Toc11656"/>
        <w:bookmarkStart w:id="3101" w:name="_Toc15753"/>
        <w:bookmarkStart w:id="3102" w:name="_Toc7503"/>
        <w:bookmarkStart w:id="3103" w:name="_Toc227"/>
        <w:bookmarkStart w:id="3104" w:name="_Toc2081"/>
        <w:bookmarkStart w:id="3105" w:name="_Toc22325"/>
        <w:bookmarkStart w:id="3106" w:name="_Toc5034"/>
        <w:r>
          <w:rPr>
            <w:rFonts w:hint="eastAsia"/>
          </w:rPr>
          <w:t xml:space="preserve">:The </w:t>
        </w:r>
      </w:ins>
      <w:ins w:id="3107" w:author="jie sun" w:date="2018-04-16T22:27:00Z">
        <w:r w:rsidR="00BB4424">
          <w:t>T</w:t>
        </w:r>
      </w:ins>
      <w:ins w:id="3108" w:author="像个男人一样" w:date="2018-03-21T01:42:00Z">
        <w:del w:id="3109" w:author="jie sun" w:date="2018-04-16T22:27:00Z">
          <w:r w:rsidDel="00BB4424">
            <w:rPr>
              <w:rFonts w:hint="eastAsia"/>
            </w:rPr>
            <w:delText>t</w:delText>
          </w:r>
        </w:del>
        <w:r>
          <w:rPr>
            <w:rFonts w:hint="eastAsia"/>
          </w:rPr>
          <w:t xml:space="preserve">hreshold </w:t>
        </w:r>
      </w:ins>
      <w:ins w:id="3110" w:author="jie sun" w:date="2018-04-16T22:27:00Z">
        <w:r w:rsidR="00BB4424">
          <w:t>F</w:t>
        </w:r>
      </w:ins>
      <w:ins w:id="3111" w:author="像个男人一样" w:date="2018-03-21T01:42:00Z">
        <w:del w:id="3112" w:author="jie sun" w:date="2018-04-16T22:27:00Z">
          <w:r w:rsidDel="00BB4424">
            <w:rPr>
              <w:rFonts w:hint="eastAsia"/>
            </w:rPr>
            <w:delText>f</w:delText>
          </w:r>
        </w:del>
        <w:r>
          <w:rPr>
            <w:rFonts w:hint="eastAsia"/>
          </w:rPr>
          <w:t>igure</w:t>
        </w:r>
      </w:ins>
      <w:bookmarkEnd w:id="3063"/>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p>
    <w:p w:rsidR="0087014B" w:rsidRDefault="00D5184D">
      <w:pPr>
        <w:pStyle w:val="Heading3"/>
        <w:rPr>
          <w:lang w:val="en-US"/>
        </w:rPr>
      </w:pPr>
      <w:bookmarkStart w:id="3113" w:name="_Toc14406"/>
      <w:bookmarkStart w:id="3114" w:name="_Toc11047"/>
      <w:bookmarkStart w:id="3115" w:name="_Toc5176"/>
      <w:bookmarkStart w:id="3116" w:name="_Toc28426"/>
      <w:bookmarkStart w:id="3117" w:name="_Toc32033"/>
      <w:bookmarkStart w:id="3118" w:name="_Toc24111"/>
      <w:bookmarkStart w:id="3119" w:name="_Toc11901"/>
      <w:bookmarkStart w:id="3120" w:name="_Toc23423"/>
      <w:bookmarkStart w:id="3121" w:name="_Toc15273"/>
      <w:bookmarkStart w:id="3122" w:name="_Toc511906223"/>
      <w:r>
        <w:rPr>
          <w:rFonts w:hint="eastAsia"/>
          <w:lang w:val="en-US"/>
        </w:rPr>
        <w:t>Pattern Recognition Algorithm</w:t>
      </w:r>
      <w:bookmarkEnd w:id="3113"/>
      <w:bookmarkEnd w:id="3114"/>
      <w:bookmarkEnd w:id="3115"/>
      <w:bookmarkEnd w:id="3116"/>
      <w:bookmarkEnd w:id="3117"/>
      <w:bookmarkEnd w:id="3118"/>
      <w:bookmarkEnd w:id="3119"/>
      <w:bookmarkEnd w:id="3120"/>
      <w:bookmarkEnd w:id="3121"/>
      <w:bookmarkEnd w:id="3122"/>
    </w:p>
    <w:p w:rsidR="0087014B" w:rsidRDefault="00D5184D">
      <w:pPr>
        <w:rPr>
          <w:lang w:val="en-US"/>
        </w:rPr>
      </w:pPr>
      <w:r>
        <w:rPr>
          <w:lang w:val="en-US"/>
        </w:rPr>
        <w:t xml:space="preserve">One regulation </w:t>
      </w:r>
      <w:r>
        <w:rPr>
          <w:rFonts w:hint="eastAsia"/>
          <w:lang w:val="en-US"/>
        </w:rPr>
        <w:t>is</w:t>
      </w:r>
      <w:r>
        <w:rPr>
          <w:lang w:val="en-US"/>
        </w:rPr>
        <w:t>:</w:t>
      </w:r>
    </w:p>
    <w:tbl>
      <w:tblPr>
        <w:tblStyle w:val="TableGrid"/>
        <w:tblW w:w="9016" w:type="dxa"/>
        <w:tblLayout w:type="fixed"/>
        <w:tblLook w:val="04A0" w:firstRow="1" w:lastRow="0" w:firstColumn="1" w:lastColumn="0" w:noHBand="0" w:noVBand="1"/>
      </w:tblPr>
      <w:tblGrid>
        <w:gridCol w:w="9016"/>
      </w:tblGrid>
      <w:tr w:rsidR="0087014B">
        <w:tc>
          <w:tcPr>
            <w:tcW w:w="9016" w:type="dxa"/>
          </w:tcPr>
          <w:p w:rsidR="0087014B" w:rsidRDefault="00D5184D">
            <w:pPr>
              <w:spacing w:after="0"/>
            </w:pPr>
            <w:r>
              <w:t>For examples:</w:t>
            </w:r>
            <w:r>
              <w:rPr>
                <w:rFonts w:hint="eastAsia"/>
              </w:rPr>
              <w:t>(the</w:t>
            </w:r>
            <w:r>
              <w:t xml:space="preserve"> walking patterns</w:t>
            </w:r>
            <w:r>
              <w:rPr>
                <w:rFonts w:hint="eastAsia"/>
              </w:rPr>
              <w:t>)</w:t>
            </w:r>
          </w:p>
          <w:p w:rsidR="0087014B" w:rsidRDefault="00D5184D">
            <w:pPr>
              <w:numPr>
                <w:ilvl w:val="0"/>
                <w:numId w:val="3"/>
              </w:numPr>
              <w:spacing w:after="0"/>
            </w:pPr>
            <w:r>
              <w:rPr>
                <w:lang w:val="en-US"/>
              </w:rPr>
              <w:t>Walking, phone in pocket.</w:t>
            </w:r>
          </w:p>
          <w:p w:rsidR="0087014B" w:rsidRDefault="00D5184D">
            <w:pPr>
              <w:numPr>
                <w:ilvl w:val="0"/>
                <w:numId w:val="3"/>
              </w:numPr>
              <w:spacing w:after="0"/>
            </w:pPr>
            <w:r>
              <w:rPr>
                <w:lang w:val="en-US"/>
              </w:rPr>
              <w:t>Walking, phone in hands.</w:t>
            </w:r>
          </w:p>
          <w:p w:rsidR="0087014B" w:rsidRDefault="00D5184D">
            <w:pPr>
              <w:numPr>
                <w:ilvl w:val="0"/>
                <w:numId w:val="3"/>
              </w:numPr>
              <w:spacing w:after="0"/>
            </w:pPr>
            <w:r>
              <w:rPr>
                <w:lang w:val="en-US"/>
              </w:rPr>
              <w:t>Walking, phone beside ear.</w:t>
            </w:r>
          </w:p>
          <w:p w:rsidR="0087014B" w:rsidRDefault="00D5184D">
            <w:pPr>
              <w:numPr>
                <w:ilvl w:val="0"/>
                <w:numId w:val="3"/>
              </w:numPr>
              <w:spacing w:after="0"/>
            </w:pPr>
            <w:r>
              <w:rPr>
                <w:lang w:val="en-US"/>
              </w:rPr>
              <w:t>Running, phone in pocket.</w:t>
            </w:r>
          </w:p>
          <w:p w:rsidR="0087014B" w:rsidRDefault="00D5184D">
            <w:pPr>
              <w:pStyle w:val="Caption"/>
              <w:spacing w:after="0"/>
              <w:pPrChange w:id="3123" w:author="像个男人一样" w:date="2018-03-21T01:43:00Z">
                <w:pPr>
                  <w:spacing w:after="0"/>
                </w:pPr>
              </w:pPrChange>
            </w:pPr>
            <w:del w:id="3124" w:author="像个男人一样" w:date="2018-03-22T11:57:00Z">
              <w:r w:rsidRPr="009276F8">
                <w:rPr>
                  <w:iCs w:val="0"/>
                  <w:color w:val="auto"/>
                  <w:sz w:val="24"/>
                  <w:szCs w:val="22"/>
                  <w:lang w:val="en-US"/>
                  <w:rPrChange w:id="3125" w:author="jie sun" w:date="2018-04-08T15:17:00Z">
                    <w:rPr/>
                  </w:rPrChange>
                </w:rPr>
                <w:delText>1.</w:delText>
              </w:r>
            </w:del>
            <w:del w:id="3126" w:author="像个男人一样" w:date="2018-03-22T11:58:00Z">
              <w:r w:rsidRPr="009276F8">
                <w:rPr>
                  <w:iCs w:val="0"/>
                  <w:color w:val="auto"/>
                  <w:sz w:val="24"/>
                  <w:szCs w:val="22"/>
                  <w:lang w:val="en-US"/>
                  <w:rPrChange w:id="3127" w:author="jie sun" w:date="2018-04-08T15:17:00Z">
                    <w:rPr/>
                  </w:rPrChange>
                </w:rPr>
                <w:delText xml:space="preserve"> </w:delText>
              </w:r>
            </w:del>
            <w:r w:rsidRPr="009276F8">
              <w:rPr>
                <w:iCs w:val="0"/>
                <w:color w:val="auto"/>
                <w:sz w:val="24"/>
                <w:szCs w:val="22"/>
                <w:lang w:val="en-US"/>
                <w:rPrChange w:id="3128" w:author="jie sun" w:date="2018-04-08T15:17:00Z">
                  <w:rPr/>
                </w:rPrChange>
              </w:rPr>
              <w:t>In different patterns, you can see the distinction of the wave variation of accel</w:t>
            </w:r>
            <w:ins w:id="3129" w:author="像个男人一样" w:date="2018-03-22T11:57:00Z">
              <w:r w:rsidRPr="009276F8">
                <w:rPr>
                  <w:iCs w:val="0"/>
                  <w:color w:val="auto"/>
                  <w:sz w:val="24"/>
                  <w:szCs w:val="22"/>
                  <w:lang w:val="en-US"/>
                </w:rPr>
                <w:t>e</w:t>
              </w:r>
            </w:ins>
            <w:ins w:id="3130" w:author="像个男人一样" w:date="2018-03-22T11:58:00Z">
              <w:r w:rsidRPr="009276F8">
                <w:rPr>
                  <w:iCs w:val="0"/>
                  <w:color w:val="auto"/>
                  <w:sz w:val="24"/>
                  <w:szCs w:val="22"/>
                  <w:lang w:val="en-US"/>
                </w:rPr>
                <w:t xml:space="preserve">rometer </w:t>
              </w:r>
            </w:ins>
            <w:del w:id="3131" w:author="jie sun" w:date="2018-04-08T15:17:00Z">
              <w:r w:rsidRPr="009276F8" w:rsidDel="009276F8">
                <w:rPr>
                  <w:iCs w:val="0"/>
                  <w:color w:val="auto"/>
                  <w:sz w:val="24"/>
                  <w:szCs w:val="22"/>
                  <w:lang w:val="en-US"/>
                  <w:rPrChange w:id="3132" w:author="jie sun" w:date="2018-04-08T15:17:00Z">
                    <w:rPr/>
                  </w:rPrChange>
                </w:rPr>
                <w:delText xml:space="preserve"> </w:delText>
              </w:r>
            </w:del>
            <w:r w:rsidRPr="009276F8">
              <w:rPr>
                <w:iCs w:val="0"/>
                <w:color w:val="auto"/>
                <w:sz w:val="24"/>
                <w:szCs w:val="22"/>
                <w:lang w:val="en-US"/>
                <w:rPrChange w:id="3133" w:author="jie sun" w:date="2018-04-08T15:17:00Z">
                  <w:rPr/>
                </w:rPrChange>
              </w:rPr>
              <w:t xml:space="preserve">value from the picture on the </w:t>
            </w:r>
            <w:r w:rsidRPr="009276F8">
              <w:rPr>
                <w:iCs w:val="0"/>
                <w:color w:val="auto"/>
                <w:sz w:val="24"/>
                <w:szCs w:val="22"/>
                <w:lang w:val="en-US"/>
              </w:rPr>
              <w:t>right</w:t>
            </w:r>
            <w:r w:rsidRPr="009276F8">
              <w:rPr>
                <w:iCs w:val="0"/>
                <w:color w:val="auto"/>
                <w:sz w:val="24"/>
                <w:szCs w:val="22"/>
                <w:lang w:val="en-US"/>
                <w:rPrChange w:id="3134" w:author="jie sun" w:date="2018-04-08T15:17:00Z">
                  <w:rPr/>
                </w:rPrChange>
              </w:rPr>
              <w:t>. The following diagram shows the difference between the pattern of walking with the phone in the pocket and the pattern of running with the phone in the pocket.</w:t>
            </w:r>
          </w:p>
        </w:tc>
      </w:tr>
    </w:tbl>
    <w:p w:rsidR="0087014B" w:rsidRDefault="0087014B">
      <w:pPr>
        <w:rPr>
          <w:del w:id="3135" w:author="像个男人一样" w:date="2018-03-22T11:57:00Z"/>
          <w:lang w:val="en-US"/>
        </w:rPr>
      </w:pPr>
    </w:p>
    <w:p w:rsidR="0087014B" w:rsidRDefault="00D5184D">
      <w:pPr>
        <w:pStyle w:val="Subtitle"/>
        <w:rPr>
          <w:del w:id="3136" w:author="像个男人一样" w:date="2018-03-21T01:43:00Z"/>
          <w:lang w:val="en-US"/>
        </w:rPr>
      </w:pPr>
      <w:del w:id="3137" w:author="像个男人一样" w:date="2018-03-22T11:57:00Z">
        <w:r>
          <w:delText xml:space="preserve">Figure 2. </w:delText>
        </w:r>
        <w:r>
          <w:fldChar w:fldCharType="begin"/>
        </w:r>
        <w:r>
          <w:delInstrText xml:space="preserve"> SEQ Figure_2. \* ARABIC </w:delInstrText>
        </w:r>
        <w:r>
          <w:fldChar w:fldCharType="separate"/>
        </w:r>
      </w:del>
      <w:ins w:id="3138" w:author="像个男人一样" w:date="2018-03-22T11:51:00Z">
        <w:del w:id="3139" w:author="像个男人一样" w:date="2018-03-22T11:57:00Z">
          <w:r>
            <w:rPr>
              <w:b/>
            </w:rPr>
            <w:delText>错误！未指定顺序。</w:delText>
          </w:r>
        </w:del>
      </w:ins>
      <w:ins w:id="3140" w:author="像个男人一样" w:date="2018-03-21T23:39:00Z">
        <w:del w:id="3141" w:author="像个男人一样" w:date="2018-03-22T11:57:00Z">
          <w:r>
            <w:rPr>
              <w:b/>
            </w:rPr>
            <w:delText>错误！未指定顺序。</w:delText>
          </w:r>
        </w:del>
      </w:ins>
      <w:ins w:id="3142" w:author="像个男人一样" w:date="2018-03-21T23:10:00Z">
        <w:del w:id="3143" w:author="像个男人一样" w:date="2018-03-22T11:57:00Z">
          <w:r>
            <w:rPr>
              <w:b/>
            </w:rPr>
            <w:delText>错误！未指定顺序。</w:delText>
          </w:r>
        </w:del>
      </w:ins>
      <w:ins w:id="3144" w:author="像个男人一样" w:date="2018-03-21T23:08:00Z">
        <w:del w:id="3145" w:author="像个男人一样" w:date="2018-03-22T11:57:00Z">
          <w:r>
            <w:rPr>
              <w:b/>
            </w:rPr>
            <w:delText>错误！未指定顺序。</w:delText>
          </w:r>
        </w:del>
      </w:ins>
      <w:ins w:id="3146" w:author="像个男人一样" w:date="2018-03-21T02:33:00Z">
        <w:del w:id="3147" w:author="像个男人一样" w:date="2018-03-22T11:57:00Z">
          <w:r>
            <w:rPr>
              <w:b/>
            </w:rPr>
            <w:delText>错误！未指定顺序。错误！未指定顺序。</w:delText>
          </w:r>
        </w:del>
      </w:ins>
      <w:ins w:id="3148" w:author="像个男人一样" w:date="2018-03-21T02:31:00Z">
        <w:del w:id="3149" w:author="像个男人一样" w:date="2018-03-22T11:57:00Z">
          <w:r>
            <w:rPr>
              <w:b/>
            </w:rPr>
            <w:delText>错误！未指定顺序。</w:delText>
          </w:r>
        </w:del>
      </w:ins>
      <w:ins w:id="3150" w:author="像个男人一样" w:date="2018-03-21T02:30:00Z">
        <w:del w:id="3151" w:author="像个男人一样" w:date="2018-03-22T11:57:00Z">
          <w:r>
            <w:rPr>
              <w:b/>
            </w:rPr>
            <w:delText>错误！未指定顺序。</w:delText>
          </w:r>
        </w:del>
      </w:ins>
      <w:ins w:id="3152" w:author="像个男人一样" w:date="2018-03-21T02:29:00Z">
        <w:del w:id="3153" w:author="像个男人一样" w:date="2018-03-22T11:57:00Z">
          <w:r>
            <w:rPr>
              <w:b/>
            </w:rPr>
            <w:delText>错误！未指定顺序。错误！未指定顺序。</w:delText>
          </w:r>
        </w:del>
      </w:ins>
      <w:ins w:id="3154" w:author="像个男人一样" w:date="2018-03-21T02:26:00Z">
        <w:del w:id="3155" w:author="像个男人一样" w:date="2018-03-22T11:57:00Z">
          <w:r>
            <w:rPr>
              <w:b/>
            </w:rPr>
            <w:delText>错误！未指定顺序。</w:delText>
          </w:r>
        </w:del>
      </w:ins>
      <w:ins w:id="3156" w:author="像个男人一样" w:date="2018-03-21T02:25:00Z">
        <w:del w:id="3157" w:author="像个男人一样" w:date="2018-03-22T11:57:00Z">
          <w:r>
            <w:rPr>
              <w:b/>
            </w:rPr>
            <w:delText>错误！未指定顺序。</w:delText>
          </w:r>
        </w:del>
      </w:ins>
      <w:ins w:id="3158" w:author="像个男人一样" w:date="2018-03-21T02:24:00Z">
        <w:del w:id="3159" w:author="像个男人一样" w:date="2018-03-22T11:57:00Z">
          <w:r>
            <w:rPr>
              <w:b/>
            </w:rPr>
            <w:delText>错误！未指定顺序。</w:delText>
          </w:r>
        </w:del>
      </w:ins>
      <w:ins w:id="3160" w:author="像个男人一样" w:date="2018-03-21T02:23:00Z">
        <w:del w:id="3161" w:author="像个男人一样" w:date="2018-03-22T11:57:00Z">
          <w:r>
            <w:rPr>
              <w:b/>
            </w:rPr>
            <w:delText>错误！未指定顺序。</w:delText>
          </w:r>
        </w:del>
      </w:ins>
      <w:ins w:id="3162" w:author="像个男人一样" w:date="2018-03-21T02:22:00Z">
        <w:del w:id="3163" w:author="像个男人一样" w:date="2018-03-22T11:57:00Z">
          <w:r>
            <w:rPr>
              <w:b/>
            </w:rPr>
            <w:delText>错误！未指定顺序。</w:delText>
          </w:r>
        </w:del>
      </w:ins>
      <w:ins w:id="3164" w:author="像个男人一样" w:date="2018-03-21T02:17:00Z">
        <w:del w:id="3165" w:author="像个男人一样" w:date="2018-03-22T11:57:00Z">
          <w:r>
            <w:rPr>
              <w:b/>
            </w:rPr>
            <w:delText>错误！未指定顺序。错误！未指定顺序。错误！未指定顺序。</w:delText>
          </w:r>
        </w:del>
      </w:ins>
      <w:ins w:id="3166" w:author="像个男人一样" w:date="2018-03-21T02:15:00Z">
        <w:del w:id="3167" w:author="像个男人一样" w:date="2018-03-22T11:57:00Z">
          <w:r>
            <w:rPr>
              <w:b/>
            </w:rPr>
            <w:delText>错误！未指定顺序。</w:delText>
          </w:r>
        </w:del>
      </w:ins>
      <w:ins w:id="3168" w:author="像个男人一样" w:date="2018-03-21T02:14:00Z">
        <w:del w:id="3169" w:author="像个男人一样" w:date="2018-03-22T11:57:00Z">
          <w:r>
            <w:rPr>
              <w:b/>
            </w:rPr>
            <w:delText>错误！未指定顺序。</w:delText>
          </w:r>
        </w:del>
      </w:ins>
      <w:ins w:id="3170" w:author="像个男人一样" w:date="2018-03-21T02:13:00Z">
        <w:del w:id="3171" w:author="像个男人一样" w:date="2018-03-22T11:57:00Z">
          <w:r>
            <w:rPr>
              <w:b/>
            </w:rPr>
            <w:delText>错误！未指定顺序。</w:delText>
          </w:r>
        </w:del>
      </w:ins>
      <w:ins w:id="3172" w:author="像个男人一样" w:date="2018-03-21T02:12:00Z">
        <w:del w:id="3173" w:author="像个男人一样" w:date="2018-03-22T11:57:00Z">
          <w:r>
            <w:rPr>
              <w:b/>
            </w:rPr>
            <w:delText>错误！未指定顺序。</w:delText>
          </w:r>
        </w:del>
      </w:ins>
      <w:ins w:id="3174" w:author="像个男人一样" w:date="2018-03-21T02:02:00Z">
        <w:del w:id="3175" w:author="像个男人一样" w:date="2018-03-22T11:57:00Z">
          <w:r>
            <w:rPr>
              <w:b/>
            </w:rPr>
            <w:delText>错误！未指定顺序。错误！未指定顺序。</w:delText>
          </w:r>
        </w:del>
      </w:ins>
      <w:ins w:id="3176" w:author="像个男人一样" w:date="2018-03-21T02:01:00Z">
        <w:del w:id="3177" w:author="像个男人一样" w:date="2018-03-22T11:57:00Z">
          <w:r>
            <w:rPr>
              <w:b/>
            </w:rPr>
            <w:delText>错误！未指定顺序。</w:delText>
          </w:r>
        </w:del>
      </w:ins>
      <w:ins w:id="3178" w:author="像个男人一样" w:date="2018-03-21T02:00:00Z">
        <w:del w:id="3179" w:author="像个男人一样" w:date="2018-03-22T11:57:00Z">
          <w:r>
            <w:rPr>
              <w:b/>
            </w:rPr>
            <w:delText>错误！未指定顺序。</w:delText>
          </w:r>
        </w:del>
      </w:ins>
      <w:ins w:id="3180" w:author="像个男人一样" w:date="2018-03-21T01:59:00Z">
        <w:del w:id="3181" w:author="像个男人一样" w:date="2018-03-22T11:57:00Z">
          <w:r>
            <w:rPr>
              <w:b/>
            </w:rPr>
            <w:delText>错误！未指定顺序。</w:delText>
          </w:r>
        </w:del>
      </w:ins>
      <w:ins w:id="3182" w:author="像个男人一样" w:date="2018-03-21T01:58:00Z">
        <w:del w:id="3183" w:author="像个男人一样" w:date="2018-03-22T11:57:00Z">
          <w:r>
            <w:rPr>
              <w:b/>
            </w:rPr>
            <w:delText>错误！未指定顺序。错误！未指定顺序。</w:delText>
          </w:r>
        </w:del>
      </w:ins>
      <w:ins w:id="3184" w:author="像个男人一样" w:date="2018-03-21T01:57:00Z">
        <w:del w:id="3185" w:author="像个男人一样" w:date="2018-03-22T11:57:00Z">
          <w:r>
            <w:rPr>
              <w:b/>
            </w:rPr>
            <w:delText>错误！未指定顺序。</w:delText>
          </w:r>
        </w:del>
      </w:ins>
      <w:ins w:id="3186" w:author="像个男人一样" w:date="2018-03-21T01:48:00Z">
        <w:del w:id="3187" w:author="像个男人一样" w:date="2018-03-22T11:57:00Z">
          <w:r>
            <w:rPr>
              <w:b/>
            </w:rPr>
            <w:delText>错误！未指定顺序。错误！未指定顺序。</w:delText>
          </w:r>
        </w:del>
      </w:ins>
      <w:ins w:id="3188" w:author="像个男人一样" w:date="2018-03-21T01:47:00Z">
        <w:del w:id="3189" w:author="像个男人一样" w:date="2018-03-22T11:57:00Z">
          <w:r>
            <w:rPr>
              <w:b/>
            </w:rPr>
            <w:delText>错误！未指定顺序。</w:delText>
          </w:r>
        </w:del>
      </w:ins>
      <w:ins w:id="3190" w:author="像个男人一样" w:date="2018-03-21T01:46:00Z">
        <w:del w:id="3191" w:author="像个男人一样" w:date="2018-03-22T11:57:00Z">
          <w:r>
            <w:rPr>
              <w:b/>
            </w:rPr>
            <w:delText>错误！未指定顺序。</w:delText>
          </w:r>
        </w:del>
      </w:ins>
      <w:ins w:id="3192" w:author="像个男人一样" w:date="2018-03-21T01:45:00Z">
        <w:del w:id="3193" w:author="像个男人一样" w:date="2018-03-22T11:57:00Z">
          <w:r>
            <w:rPr>
              <w:b/>
            </w:rPr>
            <w:delText>错误！未指定顺序。错误！未指定顺序。</w:delText>
          </w:r>
        </w:del>
      </w:ins>
      <w:del w:id="3194" w:author="像个男人一样" w:date="2018-03-22T11:57:00Z">
        <w:r>
          <w:delText>11</w:delText>
        </w:r>
        <w:r>
          <w:fldChar w:fldCharType="end"/>
        </w:r>
      </w:del>
      <w:del w:id="3195" w:author="像个男人一样" w:date="2018-03-21T01:43:00Z">
        <w:r>
          <w:delText xml:space="preserve"> </w:delText>
        </w:r>
      </w:del>
      <w:del w:id="3196" w:author="像个男人一样" w:date="2018-03-21T01:42:00Z">
        <w:r>
          <w:delText xml:space="preserve">The different Pattern data </w:delText>
        </w:r>
      </w:del>
    </w:p>
    <w:p w:rsidR="0087014B" w:rsidRDefault="00D5184D">
      <w:pPr>
        <w:pStyle w:val="Subtitle"/>
        <w:jc w:val="center"/>
        <w:rPr>
          <w:ins w:id="3197" w:author="像个男人一样" w:date="2018-03-21T01:42:00Z"/>
        </w:rPr>
        <w:pPrChange w:id="3198" w:author="jie sun" w:date="2018-04-16T21:34:00Z">
          <w:pPr/>
        </w:pPrChange>
      </w:pPr>
      <w:r>
        <w:rPr>
          <w:noProof/>
        </w:rPr>
        <w:drawing>
          <wp:inline distT="0" distB="0" distL="0" distR="0">
            <wp:extent cx="4995545" cy="3219450"/>
            <wp:effectExtent l="0" t="0" r="1460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7014B" w:rsidRDefault="00D5184D">
      <w:pPr>
        <w:pStyle w:val="Caption"/>
        <w:jc w:val="center"/>
        <w:rPr>
          <w:lang w:val="en-US"/>
        </w:rPr>
        <w:pPrChange w:id="3199" w:author="jie sun" w:date="2018-04-16T21:34:00Z">
          <w:pPr/>
        </w:pPrChange>
      </w:pPr>
      <w:bookmarkStart w:id="3200" w:name="_Toc511906330"/>
      <w:ins w:id="3201" w:author="像个男人一样" w:date="2018-03-21T01:43:00Z">
        <w:r>
          <w:t xml:space="preserve">Figure </w:t>
        </w:r>
      </w:ins>
      <w:ins w:id="3202" w:author="JIE  SUN" w:date="2018-06-21T13:36:00Z">
        <w:r w:rsidR="00A64E7B">
          <w:fldChar w:fldCharType="begin"/>
        </w:r>
        <w:r w:rsidR="00A64E7B">
          <w:instrText xml:space="preserve"> STYLEREF 1 \s </w:instrText>
        </w:r>
      </w:ins>
      <w:r w:rsidR="00A64E7B">
        <w:fldChar w:fldCharType="separate"/>
      </w:r>
      <w:r w:rsidR="00A64E7B">
        <w:rPr>
          <w:noProof/>
        </w:rPr>
        <w:t>2</w:t>
      </w:r>
      <w:ins w:id="3203"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204" w:author="JIE  SUN" w:date="2018-06-21T13:36:00Z">
        <w:r w:rsidR="00A64E7B">
          <w:rPr>
            <w:noProof/>
          </w:rPr>
          <w:t>11</w:t>
        </w:r>
        <w:r w:rsidR="00A64E7B">
          <w:fldChar w:fldCharType="end"/>
        </w:r>
      </w:ins>
      <w:ins w:id="3205" w:author="jie sun" w:date="2018-04-19T13:00:00Z">
        <w:del w:id="3206" w:author="JIE  SUN" w:date="2018-06-21T13:34:00Z">
          <w:r w:rsidR="00083FE7" w:rsidDel="00A64E7B">
            <w:fldChar w:fldCharType="begin"/>
          </w:r>
          <w:r w:rsidR="00083FE7" w:rsidDel="00A64E7B">
            <w:delInstrText xml:space="preserve"> STYLEREF 1 \s </w:delInstrText>
          </w:r>
        </w:del>
      </w:ins>
      <w:del w:id="3207" w:author="JIE  SUN" w:date="2018-06-21T13:34:00Z">
        <w:r w:rsidR="00083FE7" w:rsidDel="00A64E7B">
          <w:fldChar w:fldCharType="separate"/>
        </w:r>
        <w:r w:rsidR="00083FE7" w:rsidDel="00A64E7B">
          <w:rPr>
            <w:noProof/>
          </w:rPr>
          <w:delText>2</w:delText>
        </w:r>
      </w:del>
      <w:ins w:id="3208" w:author="jie sun" w:date="2018-04-19T13:00:00Z">
        <w:del w:id="3209"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210" w:author="JIE  SUN" w:date="2018-06-21T13:34:00Z">
        <w:r w:rsidR="00083FE7" w:rsidDel="00A64E7B">
          <w:fldChar w:fldCharType="separate"/>
        </w:r>
      </w:del>
      <w:ins w:id="3211" w:author="jie sun" w:date="2018-04-19T13:00:00Z">
        <w:del w:id="3212" w:author="JIE  SUN" w:date="2018-06-21T13:34:00Z">
          <w:r w:rsidR="00083FE7" w:rsidDel="00A64E7B">
            <w:rPr>
              <w:noProof/>
            </w:rPr>
            <w:delText>11</w:delText>
          </w:r>
          <w:r w:rsidR="00083FE7" w:rsidDel="00A64E7B">
            <w:fldChar w:fldCharType="end"/>
          </w:r>
        </w:del>
      </w:ins>
      <w:ins w:id="3213" w:author="像个男人一样" w:date="2018-03-21T01:43:00Z">
        <w:del w:id="3214"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215" w:author="像个男人一样" w:date="2018-03-22T11:51:00Z">
        <w:del w:id="3216" w:author="jie sun" w:date="2018-04-10T21:45:00Z">
          <w:r w:rsidDel="00454521">
            <w:delText>11</w:delText>
          </w:r>
        </w:del>
      </w:ins>
      <w:ins w:id="3217" w:author="像个男人一样" w:date="2018-03-21T01:43:00Z">
        <w:del w:id="3218" w:author="jie sun" w:date="2018-04-10T21:45:00Z">
          <w:r w:rsidDel="00454521">
            <w:fldChar w:fldCharType="end"/>
          </w:r>
        </w:del>
        <w:bookmarkStart w:id="3219" w:name="_Toc24867"/>
        <w:bookmarkStart w:id="3220" w:name="_Toc3603"/>
        <w:bookmarkStart w:id="3221" w:name="_Toc2334"/>
        <w:bookmarkStart w:id="3222" w:name="_Toc15096"/>
        <w:bookmarkStart w:id="3223" w:name="_Toc16716"/>
        <w:bookmarkStart w:id="3224" w:name="_Toc28126"/>
        <w:bookmarkStart w:id="3225" w:name="_Toc5849"/>
        <w:bookmarkStart w:id="3226" w:name="_Toc25770"/>
        <w:bookmarkStart w:id="3227" w:name="_Toc28705"/>
        <w:bookmarkStart w:id="3228" w:name="_Toc4822"/>
        <w:bookmarkStart w:id="3229" w:name="_Toc10644"/>
        <w:bookmarkStart w:id="3230" w:name="_Toc13567"/>
        <w:bookmarkStart w:id="3231" w:name="_Toc32615"/>
        <w:bookmarkStart w:id="3232" w:name="_Toc8298"/>
        <w:bookmarkStart w:id="3233" w:name="_Toc30948"/>
        <w:bookmarkStart w:id="3234" w:name="_Toc28309"/>
        <w:bookmarkStart w:id="3235" w:name="_Toc16860"/>
        <w:bookmarkStart w:id="3236" w:name="_Toc6168"/>
        <w:bookmarkStart w:id="3237" w:name="_Toc16944"/>
        <w:bookmarkStart w:id="3238" w:name="_Toc18388"/>
        <w:bookmarkStart w:id="3239" w:name="_Toc3052"/>
        <w:bookmarkStart w:id="3240" w:name="_Toc14041"/>
        <w:bookmarkStart w:id="3241" w:name="_Toc20676"/>
        <w:bookmarkStart w:id="3242" w:name="_Toc19676"/>
        <w:bookmarkStart w:id="3243" w:name="_Toc24715"/>
        <w:r>
          <w:rPr>
            <w:rFonts w:hint="eastAsia"/>
          </w:rPr>
          <w:t xml:space="preserve">:The </w:t>
        </w:r>
      </w:ins>
      <w:ins w:id="3244" w:author="jie sun" w:date="2018-04-16T22:27:00Z">
        <w:r w:rsidR="001D281C">
          <w:t>D</w:t>
        </w:r>
      </w:ins>
      <w:ins w:id="3245" w:author="像个男人一样" w:date="2018-03-21T01:43:00Z">
        <w:del w:id="3246" w:author="jie sun" w:date="2018-04-16T22:27:00Z">
          <w:r w:rsidDel="001D281C">
            <w:rPr>
              <w:rFonts w:hint="eastAsia"/>
            </w:rPr>
            <w:delText>d</w:delText>
          </w:r>
        </w:del>
        <w:r>
          <w:rPr>
            <w:rFonts w:hint="eastAsia"/>
          </w:rPr>
          <w:t xml:space="preserve">ifferent Pattern </w:t>
        </w:r>
      </w:ins>
      <w:ins w:id="3247" w:author="jie sun" w:date="2018-04-16T22:27:00Z">
        <w:r w:rsidR="001D281C">
          <w:t>D</w:t>
        </w:r>
      </w:ins>
      <w:ins w:id="3248" w:author="像个男人一样" w:date="2018-03-21T01:43:00Z">
        <w:del w:id="3249" w:author="jie sun" w:date="2018-04-16T22:27:00Z">
          <w:r w:rsidDel="001D281C">
            <w:rPr>
              <w:rFonts w:hint="eastAsia"/>
            </w:rPr>
            <w:delText>d</w:delText>
          </w:r>
        </w:del>
        <w:r>
          <w:rPr>
            <w:rFonts w:hint="eastAsia"/>
          </w:rPr>
          <w:t>ata</w:t>
        </w:r>
      </w:ins>
      <w:bookmarkEnd w:id="3200"/>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p>
    <w:p w:rsidR="0087014B" w:rsidRDefault="00D5184D">
      <w:pPr>
        <w:pStyle w:val="Heading2"/>
        <w:rPr>
          <w:lang w:val="en-US"/>
        </w:rPr>
      </w:pPr>
      <w:bookmarkStart w:id="3250" w:name="_Toc27060"/>
      <w:bookmarkStart w:id="3251" w:name="_Toc9407"/>
      <w:bookmarkStart w:id="3252" w:name="_Toc32328"/>
      <w:bookmarkStart w:id="3253" w:name="_Toc13077"/>
      <w:bookmarkStart w:id="3254" w:name="_Toc11478"/>
      <w:bookmarkStart w:id="3255" w:name="_Toc11816"/>
      <w:bookmarkStart w:id="3256" w:name="_Toc28969"/>
      <w:bookmarkStart w:id="3257" w:name="_Toc32457"/>
      <w:bookmarkStart w:id="3258" w:name="_Toc19703"/>
      <w:del w:id="3259" w:author="jie sun" w:date="2018-04-16T21:18:00Z">
        <w:r w:rsidDel="00CE2B4F">
          <w:rPr>
            <w:rFonts w:hint="eastAsia"/>
            <w:lang w:val="en-US"/>
          </w:rPr>
          <w:delText xml:space="preserve">My </w:delText>
        </w:r>
      </w:del>
      <w:bookmarkStart w:id="3260" w:name="_Toc511906224"/>
      <w:ins w:id="3261" w:author="jie sun" w:date="2018-04-16T21:18:00Z">
        <w:r w:rsidR="00CE2B4F">
          <w:rPr>
            <w:rFonts w:hint="eastAsia"/>
            <w:lang w:val="en-US"/>
          </w:rPr>
          <w:t>The</w:t>
        </w:r>
        <w:r w:rsidR="00CE2B4F">
          <w:rPr>
            <w:lang w:val="en-US"/>
          </w:rPr>
          <w:t xml:space="preserve"> </w:t>
        </w:r>
      </w:ins>
      <w:ins w:id="3262" w:author="jie sun" w:date="2018-04-16T21:17:00Z">
        <w:r w:rsidR="003C5DE6">
          <w:rPr>
            <w:rFonts w:hint="eastAsia"/>
            <w:lang w:val="en-US"/>
          </w:rPr>
          <w:t>P</w:t>
        </w:r>
      </w:ins>
      <w:del w:id="3263" w:author="jie sun" w:date="2018-04-16T21:17:00Z">
        <w:r w:rsidDel="003C5DE6">
          <w:rPr>
            <w:lang w:val="en-US"/>
          </w:rPr>
          <w:delText>p</w:delText>
        </w:r>
      </w:del>
      <w:r>
        <w:rPr>
          <w:lang w:val="en-US"/>
        </w:rPr>
        <w:t xml:space="preserve">edometer </w:t>
      </w:r>
      <w:ins w:id="3264" w:author="jie sun" w:date="2018-04-16T21:17:00Z">
        <w:r w:rsidR="003C5DE6">
          <w:rPr>
            <w:rFonts w:hint="eastAsia"/>
            <w:lang w:val="en-US"/>
          </w:rPr>
          <w:t>P</w:t>
        </w:r>
      </w:ins>
      <w:ins w:id="3265" w:author="jie sun" w:date="2018-04-15T19:31:00Z">
        <w:r w:rsidR="00506E82">
          <w:rPr>
            <w:lang w:val="en-US"/>
          </w:rPr>
          <w:t>rogram</w:t>
        </w:r>
      </w:ins>
      <w:bookmarkEnd w:id="3260"/>
      <w:del w:id="3266" w:author="jie sun" w:date="2018-04-15T19:31:00Z">
        <w:r w:rsidDel="00506E82">
          <w:rPr>
            <w:lang w:val="en-US"/>
          </w:rPr>
          <w:delText>program</w:delText>
        </w:r>
      </w:del>
      <w:bookmarkEnd w:id="3250"/>
      <w:bookmarkEnd w:id="3251"/>
      <w:bookmarkEnd w:id="3252"/>
      <w:bookmarkEnd w:id="3253"/>
      <w:bookmarkEnd w:id="3254"/>
      <w:bookmarkEnd w:id="3255"/>
      <w:bookmarkEnd w:id="3256"/>
      <w:bookmarkEnd w:id="3257"/>
      <w:bookmarkEnd w:id="3258"/>
    </w:p>
    <w:p w:rsidR="0087014B" w:rsidRDefault="00D5184D">
      <w:pPr>
        <w:pStyle w:val="Heading3"/>
        <w:rPr>
          <w:lang w:val="en-US"/>
        </w:rPr>
      </w:pPr>
      <w:bookmarkStart w:id="3267" w:name="_Toc31093"/>
      <w:bookmarkStart w:id="3268" w:name="_Toc7971"/>
      <w:bookmarkStart w:id="3269" w:name="_Toc27947"/>
      <w:bookmarkStart w:id="3270" w:name="_Toc22341"/>
      <w:bookmarkStart w:id="3271" w:name="_Toc28904"/>
      <w:bookmarkStart w:id="3272" w:name="_Toc17001"/>
      <w:bookmarkStart w:id="3273" w:name="_Toc14458"/>
      <w:bookmarkStart w:id="3274" w:name="_Toc12214"/>
      <w:bookmarkStart w:id="3275" w:name="_Toc23909"/>
      <w:bookmarkStart w:id="3276" w:name="_Toc511906225"/>
      <w:r>
        <w:rPr>
          <w:lang w:val="en-US"/>
        </w:rPr>
        <w:t xml:space="preserve">The </w:t>
      </w:r>
      <w:ins w:id="3277" w:author="jie sun" w:date="2018-04-16T21:18:00Z">
        <w:r w:rsidR="0071591E">
          <w:rPr>
            <w:rFonts w:hint="eastAsia"/>
            <w:lang w:val="en-US"/>
          </w:rPr>
          <w:t>P</w:t>
        </w:r>
      </w:ins>
      <w:del w:id="3278" w:author="jie sun" w:date="2018-04-16T21:18:00Z">
        <w:r w:rsidDel="0071591E">
          <w:rPr>
            <w:lang w:val="en-US"/>
          </w:rPr>
          <w:delText>p</w:delText>
        </w:r>
      </w:del>
      <w:r>
        <w:rPr>
          <w:lang w:val="en-US"/>
        </w:rPr>
        <w:t xml:space="preserve">rogram </w:t>
      </w:r>
      <w:ins w:id="3279" w:author="jie sun" w:date="2018-04-16T21:18:00Z">
        <w:r w:rsidR="0071591E">
          <w:rPr>
            <w:rFonts w:hint="eastAsia"/>
            <w:lang w:val="en-US"/>
          </w:rPr>
          <w:t>O</w:t>
        </w:r>
      </w:ins>
      <w:del w:id="3280" w:author="jie sun" w:date="2018-04-16T21:18:00Z">
        <w:r w:rsidDel="0071591E">
          <w:rPr>
            <w:lang w:val="en-US"/>
          </w:rPr>
          <w:delText>o</w:delText>
        </w:r>
      </w:del>
      <w:r>
        <w:rPr>
          <w:lang w:val="en-US"/>
        </w:rPr>
        <w:t>peration</w:t>
      </w:r>
      <w:bookmarkEnd w:id="3267"/>
      <w:bookmarkEnd w:id="3268"/>
      <w:bookmarkEnd w:id="3269"/>
      <w:bookmarkEnd w:id="3270"/>
      <w:bookmarkEnd w:id="3271"/>
      <w:bookmarkEnd w:id="3272"/>
      <w:bookmarkEnd w:id="3273"/>
      <w:bookmarkEnd w:id="3274"/>
      <w:bookmarkEnd w:id="3275"/>
      <w:bookmarkEnd w:id="3276"/>
    </w:p>
    <w:p w:rsidR="0087014B" w:rsidRDefault="00D5184D">
      <w:pPr>
        <w:rPr>
          <w:lang w:val="en-US"/>
        </w:rPr>
      </w:pPr>
      <w:r>
        <w:rPr>
          <w:lang w:val="en-US"/>
        </w:rPr>
        <w:t xml:space="preserve">To run this program showed in follow </w:t>
      </w:r>
      <w:del w:id="3281" w:author="jie sun" w:date="2018-04-08T15:16:00Z">
        <w:r w:rsidDel="00EE45CE">
          <w:rPr>
            <w:lang w:val="en-US"/>
          </w:rPr>
          <w:delText xml:space="preserve"> </w:delText>
        </w:r>
      </w:del>
      <w:r>
        <w:rPr>
          <w:lang w:val="en-US"/>
        </w:rPr>
        <w:t>picture, you can get the exact steps and the accuracy of steps calculation. How to use this program to calculate the steps, there are two procedures below should be done</w:t>
      </w:r>
      <w:del w:id="3282" w:author="jie sun" w:date="2018-04-08T15:16:00Z">
        <w:r w:rsidDel="00EE45CE">
          <w:rPr>
            <w:lang w:val="en-US"/>
          </w:rPr>
          <w:delText xml:space="preserve"> </w:delText>
        </w:r>
      </w:del>
      <w:r>
        <w:rPr>
          <w:lang w:val="en-US"/>
        </w:rPr>
        <w:t>:</w:t>
      </w:r>
    </w:p>
    <w:p w:rsidR="0087014B" w:rsidRDefault="00D5184D">
      <w:pPr>
        <w:numPr>
          <w:ilvl w:val="0"/>
          <w:numId w:val="4"/>
        </w:numPr>
      </w:pPr>
      <w:r>
        <w:rPr>
          <w:lang w:val="en-US"/>
        </w:rPr>
        <w:t xml:space="preserve">Fill out </w:t>
      </w:r>
      <w:del w:id="3283" w:author="jie sun" w:date="2018-04-08T15:16:00Z">
        <w:r w:rsidDel="00EE45CE">
          <w:rPr>
            <w:lang w:val="en-US"/>
          </w:rPr>
          <w:delText xml:space="preserve"> </w:delText>
        </w:r>
      </w:del>
      <w:r>
        <w:rPr>
          <w:lang w:val="en-US"/>
        </w:rPr>
        <w:t>the path of excel file of Accelerometer data and the test frequency before click Running.</w:t>
      </w:r>
    </w:p>
    <w:p w:rsidR="0087014B" w:rsidRDefault="00D5184D">
      <w:pPr>
        <w:numPr>
          <w:ilvl w:val="0"/>
          <w:numId w:val="4"/>
        </w:numPr>
        <w:rPr>
          <w:del w:id="3284" w:author="像个男人一样" w:date="2018-03-22T11:57:00Z"/>
        </w:rPr>
      </w:pPr>
      <w:r>
        <w:rPr>
          <w:lang w:val="en-US"/>
        </w:rPr>
        <w:t>Fill in the exact count steps in the Exact Steps</w:t>
      </w:r>
      <w:ins w:id="3285" w:author="jie sun" w:date="2018-04-08T15:16:00Z">
        <w:r w:rsidR="00EE45CE">
          <w:rPr>
            <w:lang w:val="en-US"/>
          </w:rPr>
          <w:t xml:space="preserve"> </w:t>
        </w:r>
      </w:ins>
      <w:del w:id="3286" w:author="jie sun" w:date="2018-04-08T15:16:00Z">
        <w:r w:rsidDel="00EE45CE">
          <w:rPr>
            <w:lang w:val="en-US"/>
          </w:rPr>
          <w:delText xml:space="preserve">, </w:delText>
        </w:r>
      </w:del>
      <w:del w:id="3287" w:author="jie sun" w:date="2018-04-08T15:17:00Z">
        <w:r w:rsidDel="00EE45CE">
          <w:rPr>
            <w:lang w:val="en-US"/>
          </w:rPr>
          <w:delText>a</w:delText>
        </w:r>
        <w:r w:rsidDel="00EE45CE">
          <w:delText>nd</w:delText>
        </w:r>
      </w:del>
      <w:ins w:id="3288" w:author="jie sun" w:date="2018-04-08T15:17:00Z">
        <w:r w:rsidR="00EE45CE">
          <w:rPr>
            <w:lang w:val="en-US"/>
          </w:rPr>
          <w:t>and</w:t>
        </w:r>
      </w:ins>
      <w:r>
        <w:t xml:space="preserve"> </w:t>
      </w:r>
      <w:r>
        <w:rPr>
          <w:lang w:val="en-US"/>
        </w:rPr>
        <w:t>click Calculating</w:t>
      </w:r>
      <w:ins w:id="3289" w:author="像个男人一样" w:date="2018-03-22T11:57:00Z">
        <w:r>
          <w:rPr>
            <w:rFonts w:hint="eastAsia"/>
            <w:lang w:val="en-US"/>
          </w:rPr>
          <w:t>.</w:t>
        </w:r>
      </w:ins>
      <w:del w:id="3290" w:author="像个男人一样" w:date="2018-03-22T11:57:00Z">
        <w:r>
          <w:rPr>
            <w:lang w:val="en-US"/>
          </w:rPr>
          <w:delText>.</w:delText>
        </w:r>
      </w:del>
    </w:p>
    <w:p w:rsidR="0087014B" w:rsidRDefault="0087014B">
      <w:pPr>
        <w:numPr>
          <w:ilvl w:val="0"/>
          <w:numId w:val="4"/>
        </w:numPr>
        <w:rPr>
          <w:del w:id="3291" w:author="像个男人一样" w:date="2018-03-22T11:57:00Z"/>
        </w:rPr>
        <w:pPrChange w:id="3292" w:author="像个男人一样" w:date="2018-03-21T01:44:00Z">
          <w:pPr/>
        </w:pPrChange>
      </w:pPr>
    </w:p>
    <w:p w:rsidR="0087014B" w:rsidRDefault="00D5184D">
      <w:pPr>
        <w:numPr>
          <w:ilvl w:val="0"/>
          <w:numId w:val="4"/>
        </w:numPr>
        <w:pPrChange w:id="3293" w:author="像个男人一样" w:date="2018-03-21T01:44:00Z">
          <w:pPr>
            <w:pStyle w:val="Subtitle"/>
          </w:pPr>
        </w:pPrChange>
      </w:pPr>
      <w:del w:id="3294" w:author="像个男人一样" w:date="2018-03-22T11:57:00Z">
        <w:r>
          <w:delText xml:space="preserve">Figure 2. </w:delText>
        </w:r>
        <w:r>
          <w:fldChar w:fldCharType="begin"/>
        </w:r>
        <w:r>
          <w:delInstrText xml:space="preserve"> SEQ Figure_2. \* ARABIC </w:delInstrText>
        </w:r>
        <w:r>
          <w:fldChar w:fldCharType="separate"/>
        </w:r>
      </w:del>
      <w:ins w:id="3295" w:author="像个男人一样" w:date="2018-03-22T11:51:00Z">
        <w:del w:id="3296" w:author="像个男人一样" w:date="2018-03-22T11:57:00Z">
          <w:r>
            <w:rPr>
              <w:b/>
            </w:rPr>
            <w:delText>错误！未指定顺序。</w:delText>
          </w:r>
        </w:del>
      </w:ins>
      <w:ins w:id="3297" w:author="像个男人一样" w:date="2018-03-21T23:39:00Z">
        <w:del w:id="3298" w:author="像个男人一样" w:date="2018-03-22T11:57:00Z">
          <w:r>
            <w:rPr>
              <w:b/>
            </w:rPr>
            <w:delText>错误！未指定顺序。</w:delText>
          </w:r>
        </w:del>
      </w:ins>
      <w:ins w:id="3299" w:author="像个男人一样" w:date="2018-03-21T23:10:00Z">
        <w:del w:id="3300" w:author="像个男人一样" w:date="2018-03-22T11:57:00Z">
          <w:r>
            <w:rPr>
              <w:b/>
            </w:rPr>
            <w:delText>错误！未指定顺序。</w:delText>
          </w:r>
        </w:del>
      </w:ins>
      <w:ins w:id="3301" w:author="像个男人一样" w:date="2018-03-21T23:08:00Z">
        <w:del w:id="3302" w:author="像个男人一样" w:date="2018-03-22T11:57:00Z">
          <w:r>
            <w:rPr>
              <w:b/>
            </w:rPr>
            <w:delText>错误！未指定顺序。</w:delText>
          </w:r>
        </w:del>
      </w:ins>
      <w:ins w:id="3303" w:author="像个男人一样" w:date="2018-03-21T02:33:00Z">
        <w:del w:id="3304" w:author="像个男人一样" w:date="2018-03-22T11:57:00Z">
          <w:r>
            <w:rPr>
              <w:b/>
            </w:rPr>
            <w:delText>错误！未指定顺序。错误！未指定顺序。</w:delText>
          </w:r>
        </w:del>
      </w:ins>
      <w:ins w:id="3305" w:author="像个男人一样" w:date="2018-03-21T02:31:00Z">
        <w:del w:id="3306" w:author="像个男人一样" w:date="2018-03-22T11:57:00Z">
          <w:r>
            <w:rPr>
              <w:b/>
            </w:rPr>
            <w:delText>错误！未指定顺序。</w:delText>
          </w:r>
        </w:del>
      </w:ins>
      <w:ins w:id="3307" w:author="像个男人一样" w:date="2018-03-21T02:30:00Z">
        <w:del w:id="3308" w:author="像个男人一样" w:date="2018-03-22T11:57:00Z">
          <w:r>
            <w:rPr>
              <w:b/>
            </w:rPr>
            <w:delText>错误！未指定顺序。</w:delText>
          </w:r>
        </w:del>
      </w:ins>
      <w:ins w:id="3309" w:author="像个男人一样" w:date="2018-03-21T02:29:00Z">
        <w:del w:id="3310" w:author="像个男人一样" w:date="2018-03-22T11:57:00Z">
          <w:r>
            <w:rPr>
              <w:b/>
            </w:rPr>
            <w:delText>错误！未指定顺序。错误！未指定顺序。</w:delText>
          </w:r>
        </w:del>
      </w:ins>
      <w:ins w:id="3311" w:author="像个男人一样" w:date="2018-03-21T02:26:00Z">
        <w:del w:id="3312" w:author="像个男人一样" w:date="2018-03-22T11:57:00Z">
          <w:r>
            <w:rPr>
              <w:b/>
            </w:rPr>
            <w:delText>错误！未指定顺序。</w:delText>
          </w:r>
        </w:del>
      </w:ins>
      <w:ins w:id="3313" w:author="像个男人一样" w:date="2018-03-21T02:25:00Z">
        <w:del w:id="3314" w:author="像个男人一样" w:date="2018-03-22T11:57:00Z">
          <w:r>
            <w:rPr>
              <w:b/>
            </w:rPr>
            <w:delText>错误！未指定顺序。</w:delText>
          </w:r>
        </w:del>
      </w:ins>
      <w:ins w:id="3315" w:author="像个男人一样" w:date="2018-03-21T02:24:00Z">
        <w:del w:id="3316" w:author="像个男人一样" w:date="2018-03-22T11:57:00Z">
          <w:r>
            <w:rPr>
              <w:b/>
            </w:rPr>
            <w:delText>错误！未指定顺序。</w:delText>
          </w:r>
        </w:del>
      </w:ins>
      <w:ins w:id="3317" w:author="像个男人一样" w:date="2018-03-21T02:23:00Z">
        <w:del w:id="3318" w:author="像个男人一样" w:date="2018-03-22T11:57:00Z">
          <w:r>
            <w:rPr>
              <w:b/>
            </w:rPr>
            <w:delText>错误！未指定顺序。</w:delText>
          </w:r>
        </w:del>
      </w:ins>
      <w:ins w:id="3319" w:author="像个男人一样" w:date="2018-03-21T02:22:00Z">
        <w:del w:id="3320" w:author="像个男人一样" w:date="2018-03-22T11:57:00Z">
          <w:r>
            <w:rPr>
              <w:b/>
            </w:rPr>
            <w:delText>错误！未指定顺序。</w:delText>
          </w:r>
        </w:del>
      </w:ins>
      <w:ins w:id="3321" w:author="像个男人一样" w:date="2018-03-21T02:17:00Z">
        <w:del w:id="3322" w:author="像个男人一样" w:date="2018-03-22T11:57:00Z">
          <w:r>
            <w:rPr>
              <w:b/>
            </w:rPr>
            <w:delText>错误！未指定顺序。错误！未指定顺序。错误！未指定顺序。</w:delText>
          </w:r>
        </w:del>
      </w:ins>
      <w:ins w:id="3323" w:author="像个男人一样" w:date="2018-03-21T02:15:00Z">
        <w:del w:id="3324" w:author="像个男人一样" w:date="2018-03-22T11:57:00Z">
          <w:r>
            <w:rPr>
              <w:b/>
            </w:rPr>
            <w:delText>错误！未指定顺序。</w:delText>
          </w:r>
        </w:del>
      </w:ins>
      <w:ins w:id="3325" w:author="像个男人一样" w:date="2018-03-21T02:14:00Z">
        <w:del w:id="3326" w:author="像个男人一样" w:date="2018-03-22T11:57:00Z">
          <w:r>
            <w:rPr>
              <w:b/>
            </w:rPr>
            <w:delText>错误！未指定顺序。</w:delText>
          </w:r>
        </w:del>
      </w:ins>
      <w:ins w:id="3327" w:author="像个男人一样" w:date="2018-03-21T02:13:00Z">
        <w:del w:id="3328" w:author="像个男人一样" w:date="2018-03-22T11:57:00Z">
          <w:r>
            <w:rPr>
              <w:b/>
            </w:rPr>
            <w:delText>错误！未指定顺序。</w:delText>
          </w:r>
        </w:del>
      </w:ins>
      <w:ins w:id="3329" w:author="像个男人一样" w:date="2018-03-21T02:12:00Z">
        <w:del w:id="3330" w:author="像个男人一样" w:date="2018-03-22T11:57:00Z">
          <w:r>
            <w:rPr>
              <w:b/>
            </w:rPr>
            <w:delText>错误！未指定顺序。</w:delText>
          </w:r>
        </w:del>
      </w:ins>
      <w:ins w:id="3331" w:author="像个男人一样" w:date="2018-03-21T02:02:00Z">
        <w:del w:id="3332" w:author="像个男人一样" w:date="2018-03-22T11:57:00Z">
          <w:r>
            <w:rPr>
              <w:b/>
            </w:rPr>
            <w:delText>错误！未指定顺序。错误！未指定顺序。</w:delText>
          </w:r>
        </w:del>
      </w:ins>
      <w:ins w:id="3333" w:author="像个男人一样" w:date="2018-03-21T02:01:00Z">
        <w:del w:id="3334" w:author="像个男人一样" w:date="2018-03-22T11:57:00Z">
          <w:r>
            <w:rPr>
              <w:b/>
            </w:rPr>
            <w:delText>错误！未指定顺序。</w:delText>
          </w:r>
        </w:del>
      </w:ins>
      <w:ins w:id="3335" w:author="像个男人一样" w:date="2018-03-21T02:00:00Z">
        <w:del w:id="3336" w:author="像个男人一样" w:date="2018-03-22T11:57:00Z">
          <w:r>
            <w:rPr>
              <w:b/>
            </w:rPr>
            <w:delText>错误！未指定顺序。</w:delText>
          </w:r>
        </w:del>
      </w:ins>
      <w:ins w:id="3337" w:author="像个男人一样" w:date="2018-03-21T01:59:00Z">
        <w:del w:id="3338" w:author="像个男人一样" w:date="2018-03-22T11:57:00Z">
          <w:r>
            <w:rPr>
              <w:b/>
            </w:rPr>
            <w:delText>错误！未指定顺序。</w:delText>
          </w:r>
        </w:del>
      </w:ins>
      <w:ins w:id="3339" w:author="像个男人一样" w:date="2018-03-21T01:58:00Z">
        <w:del w:id="3340" w:author="像个男人一样" w:date="2018-03-22T11:57:00Z">
          <w:r>
            <w:rPr>
              <w:b/>
            </w:rPr>
            <w:delText>错误！未指定顺序。错误！未指定顺序。</w:delText>
          </w:r>
        </w:del>
      </w:ins>
      <w:ins w:id="3341" w:author="像个男人一样" w:date="2018-03-21T01:57:00Z">
        <w:del w:id="3342" w:author="像个男人一样" w:date="2018-03-22T11:57:00Z">
          <w:r>
            <w:rPr>
              <w:b/>
            </w:rPr>
            <w:delText>错误！未指定顺序。</w:delText>
          </w:r>
        </w:del>
      </w:ins>
      <w:ins w:id="3343" w:author="像个男人一样" w:date="2018-03-21T01:48:00Z">
        <w:del w:id="3344" w:author="像个男人一样" w:date="2018-03-22T11:57:00Z">
          <w:r>
            <w:rPr>
              <w:b/>
            </w:rPr>
            <w:delText>错误！未指定顺序。错误！未指定顺序。</w:delText>
          </w:r>
        </w:del>
      </w:ins>
      <w:ins w:id="3345" w:author="像个男人一样" w:date="2018-03-21T01:47:00Z">
        <w:del w:id="3346" w:author="像个男人一样" w:date="2018-03-22T11:57:00Z">
          <w:r>
            <w:rPr>
              <w:b/>
            </w:rPr>
            <w:delText>错误！未指定顺序。</w:delText>
          </w:r>
        </w:del>
      </w:ins>
      <w:ins w:id="3347" w:author="像个男人一样" w:date="2018-03-21T01:46:00Z">
        <w:del w:id="3348" w:author="像个男人一样" w:date="2018-03-22T11:57:00Z">
          <w:r>
            <w:rPr>
              <w:b/>
            </w:rPr>
            <w:delText>错误！未指定顺序。</w:delText>
          </w:r>
        </w:del>
      </w:ins>
      <w:ins w:id="3349" w:author="像个男人一样" w:date="2018-03-21T01:45:00Z">
        <w:del w:id="3350" w:author="像个男人一样" w:date="2018-03-22T11:57:00Z">
          <w:r>
            <w:rPr>
              <w:b/>
            </w:rPr>
            <w:delText>错误！未指定顺序。错误！未指定顺序。</w:delText>
          </w:r>
        </w:del>
      </w:ins>
      <w:del w:id="3351" w:author="像个男人一样" w:date="2018-03-22T11:57:00Z">
        <w:r>
          <w:delText>12</w:delText>
        </w:r>
        <w:r>
          <w:fldChar w:fldCharType="end"/>
        </w:r>
      </w:del>
      <w:del w:id="3352" w:author="像个男人一样" w:date="2018-03-21T01:44:00Z">
        <w:r>
          <w:delText xml:space="preserve"> </w:delText>
        </w:r>
      </w:del>
      <w:del w:id="3353" w:author="像个男人一样" w:date="2018-03-21T01:43:00Z">
        <w:r>
          <w:delText>The program of calculating the steps</w:delText>
        </w:r>
      </w:del>
    </w:p>
    <w:p w:rsidR="0087014B" w:rsidRDefault="00D5184D">
      <w:pPr>
        <w:jc w:val="center"/>
        <w:rPr>
          <w:ins w:id="3354" w:author="像个男人一样" w:date="2018-03-21T01:44:00Z"/>
        </w:rPr>
        <w:pPrChange w:id="3355" w:author="jie sun" w:date="2018-04-16T21:34:00Z">
          <w:pPr/>
        </w:pPrChange>
      </w:pPr>
      <w:r>
        <w:rPr>
          <w:noProof/>
        </w:rPr>
        <w:drawing>
          <wp:inline distT="0" distB="0" distL="0" distR="0">
            <wp:extent cx="4968815" cy="2613779"/>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95210" cy="2627664"/>
                    </a:xfrm>
                    <a:prstGeom prst="rect">
                      <a:avLst/>
                    </a:prstGeom>
                  </pic:spPr>
                </pic:pic>
              </a:graphicData>
            </a:graphic>
          </wp:inline>
        </w:drawing>
      </w:r>
    </w:p>
    <w:p w:rsidR="0087014B" w:rsidRDefault="00D5184D">
      <w:pPr>
        <w:pStyle w:val="Caption"/>
        <w:jc w:val="center"/>
        <w:rPr>
          <w:ins w:id="3356" w:author="jie sun" w:date="2018-04-18T00:25:00Z"/>
        </w:rPr>
      </w:pPr>
      <w:bookmarkStart w:id="3357" w:name="_Toc511906331"/>
      <w:ins w:id="3358" w:author="像个男人一样" w:date="2018-03-21T01:44:00Z">
        <w:r>
          <w:t xml:space="preserve">Figure </w:t>
        </w:r>
      </w:ins>
      <w:ins w:id="3359" w:author="JIE  SUN" w:date="2018-06-21T13:36:00Z">
        <w:r w:rsidR="00A64E7B">
          <w:fldChar w:fldCharType="begin"/>
        </w:r>
        <w:r w:rsidR="00A64E7B">
          <w:instrText xml:space="preserve"> STYLEREF 1 \s </w:instrText>
        </w:r>
      </w:ins>
      <w:r w:rsidR="00A64E7B">
        <w:fldChar w:fldCharType="separate"/>
      </w:r>
      <w:r w:rsidR="00A64E7B">
        <w:rPr>
          <w:noProof/>
        </w:rPr>
        <w:t>2</w:t>
      </w:r>
      <w:ins w:id="336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361" w:author="JIE  SUN" w:date="2018-06-21T13:36:00Z">
        <w:r w:rsidR="00A64E7B">
          <w:rPr>
            <w:noProof/>
          </w:rPr>
          <w:t>12</w:t>
        </w:r>
        <w:r w:rsidR="00A64E7B">
          <w:fldChar w:fldCharType="end"/>
        </w:r>
      </w:ins>
      <w:ins w:id="3362" w:author="jie sun" w:date="2018-04-19T13:00:00Z">
        <w:del w:id="3363" w:author="JIE  SUN" w:date="2018-06-21T13:34:00Z">
          <w:r w:rsidR="00083FE7" w:rsidDel="00A64E7B">
            <w:fldChar w:fldCharType="begin"/>
          </w:r>
          <w:r w:rsidR="00083FE7" w:rsidDel="00A64E7B">
            <w:delInstrText xml:space="preserve"> STYLEREF 1 \s </w:delInstrText>
          </w:r>
        </w:del>
      </w:ins>
      <w:del w:id="3364" w:author="JIE  SUN" w:date="2018-06-21T13:34:00Z">
        <w:r w:rsidR="00083FE7" w:rsidDel="00A64E7B">
          <w:fldChar w:fldCharType="separate"/>
        </w:r>
        <w:r w:rsidR="00083FE7" w:rsidDel="00A64E7B">
          <w:rPr>
            <w:noProof/>
          </w:rPr>
          <w:delText>2</w:delText>
        </w:r>
      </w:del>
      <w:ins w:id="3365" w:author="jie sun" w:date="2018-04-19T13:00:00Z">
        <w:del w:id="336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367" w:author="JIE  SUN" w:date="2018-06-21T13:34:00Z">
        <w:r w:rsidR="00083FE7" w:rsidDel="00A64E7B">
          <w:fldChar w:fldCharType="separate"/>
        </w:r>
      </w:del>
      <w:ins w:id="3368" w:author="jie sun" w:date="2018-04-19T13:00:00Z">
        <w:del w:id="3369" w:author="JIE  SUN" w:date="2018-06-21T13:34:00Z">
          <w:r w:rsidR="00083FE7" w:rsidDel="00A64E7B">
            <w:rPr>
              <w:noProof/>
            </w:rPr>
            <w:delText>12</w:delText>
          </w:r>
          <w:r w:rsidR="00083FE7" w:rsidDel="00A64E7B">
            <w:fldChar w:fldCharType="end"/>
          </w:r>
        </w:del>
      </w:ins>
      <w:ins w:id="3370" w:author="像个男人一样" w:date="2018-03-21T01:44:00Z">
        <w:del w:id="3371" w:author="jie sun" w:date="2018-04-10T21:45:00Z">
          <w:r w:rsidDel="00454521">
            <w:fldChar w:fldCharType="begin"/>
          </w:r>
          <w:r w:rsidDel="00454521">
            <w:delInstrText xml:space="preserve"> STYLEREF 1 \s </w:delInstrText>
          </w:r>
          <w:r w:rsidDel="00454521">
            <w:fldChar w:fldCharType="separate"/>
          </w:r>
          <w:r w:rsidDel="00454521">
            <w:delText>2</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3372" w:author="像个男人一样" w:date="2018-03-22T11:51:00Z">
        <w:del w:id="3373" w:author="jie sun" w:date="2018-04-10T21:45:00Z">
          <w:r w:rsidDel="00454521">
            <w:delText>12</w:delText>
          </w:r>
        </w:del>
      </w:ins>
      <w:ins w:id="3374" w:author="像个男人一样" w:date="2018-03-21T01:44:00Z">
        <w:del w:id="3375" w:author="jie sun" w:date="2018-04-10T21:45:00Z">
          <w:r w:rsidDel="00454521">
            <w:fldChar w:fldCharType="end"/>
          </w:r>
        </w:del>
        <w:bookmarkStart w:id="3376" w:name="_Toc3925"/>
        <w:bookmarkStart w:id="3377" w:name="_Toc21674"/>
        <w:bookmarkStart w:id="3378" w:name="_Toc27267"/>
        <w:bookmarkStart w:id="3379" w:name="_Toc24804"/>
        <w:bookmarkStart w:id="3380" w:name="_Toc19265"/>
        <w:bookmarkStart w:id="3381" w:name="_Toc6766"/>
        <w:bookmarkStart w:id="3382" w:name="_Toc31458"/>
        <w:bookmarkStart w:id="3383" w:name="_Toc13309"/>
        <w:bookmarkStart w:id="3384" w:name="_Toc7119"/>
        <w:bookmarkStart w:id="3385" w:name="_Toc16526"/>
        <w:bookmarkStart w:id="3386" w:name="_Toc1057"/>
        <w:bookmarkStart w:id="3387" w:name="_Toc24307"/>
        <w:bookmarkStart w:id="3388" w:name="_Toc2233"/>
        <w:bookmarkStart w:id="3389" w:name="_Toc23335"/>
        <w:bookmarkStart w:id="3390" w:name="_Toc4134"/>
        <w:bookmarkStart w:id="3391" w:name="_Toc2105"/>
        <w:bookmarkStart w:id="3392" w:name="_Toc624"/>
        <w:bookmarkStart w:id="3393" w:name="_Toc31611"/>
        <w:bookmarkStart w:id="3394" w:name="_Toc9890"/>
        <w:bookmarkStart w:id="3395" w:name="_Toc3"/>
        <w:bookmarkStart w:id="3396" w:name="_Toc14186"/>
        <w:bookmarkStart w:id="3397" w:name="_Toc30015"/>
        <w:bookmarkStart w:id="3398" w:name="_Toc19416"/>
        <w:bookmarkStart w:id="3399" w:name="_Toc16263"/>
        <w:bookmarkStart w:id="3400" w:name="_Toc28772"/>
        <w:r>
          <w:rPr>
            <w:rFonts w:hint="eastAsia"/>
          </w:rPr>
          <w:t xml:space="preserve">:The </w:t>
        </w:r>
      </w:ins>
      <w:ins w:id="3401" w:author="jie sun" w:date="2018-04-16T22:27:00Z">
        <w:r w:rsidR="00924B19">
          <w:t>P</w:t>
        </w:r>
      </w:ins>
      <w:ins w:id="3402" w:author="像个男人一样" w:date="2018-03-21T01:44:00Z">
        <w:del w:id="3403" w:author="jie sun" w:date="2018-04-16T22:27:00Z">
          <w:r w:rsidDel="00924B19">
            <w:rPr>
              <w:rFonts w:hint="eastAsia"/>
            </w:rPr>
            <w:delText>p</w:delText>
          </w:r>
        </w:del>
        <w:r>
          <w:rPr>
            <w:rFonts w:hint="eastAsia"/>
          </w:rPr>
          <w:t xml:space="preserve">rogram </w:t>
        </w:r>
      </w:ins>
      <w:ins w:id="3404" w:author="jie sun" w:date="2018-04-16T22:27:00Z">
        <w:r w:rsidR="00924B19">
          <w:t>O</w:t>
        </w:r>
      </w:ins>
      <w:ins w:id="3405" w:author="像个男人一样" w:date="2018-03-21T01:44:00Z">
        <w:del w:id="3406" w:author="jie sun" w:date="2018-04-16T22:27:00Z">
          <w:r w:rsidDel="00924B19">
            <w:rPr>
              <w:rFonts w:hint="eastAsia"/>
            </w:rPr>
            <w:delText>o</w:delText>
          </w:r>
        </w:del>
        <w:r>
          <w:rPr>
            <w:rFonts w:hint="eastAsia"/>
          </w:rPr>
          <w:t xml:space="preserve">f </w:t>
        </w:r>
      </w:ins>
      <w:ins w:id="3407" w:author="jie sun" w:date="2018-04-16T22:27:00Z">
        <w:r w:rsidR="00924B19">
          <w:t>C</w:t>
        </w:r>
      </w:ins>
      <w:ins w:id="3408" w:author="像个男人一样" w:date="2018-03-21T01:44:00Z">
        <w:del w:id="3409" w:author="jie sun" w:date="2018-04-16T22:27:00Z">
          <w:r w:rsidDel="00924B19">
            <w:rPr>
              <w:rFonts w:hint="eastAsia"/>
            </w:rPr>
            <w:delText>c</w:delText>
          </w:r>
        </w:del>
        <w:r>
          <w:rPr>
            <w:rFonts w:hint="eastAsia"/>
          </w:rPr>
          <w:t xml:space="preserve">alculating </w:t>
        </w:r>
      </w:ins>
      <w:ins w:id="3410" w:author="jie sun" w:date="2018-04-16T22:27:00Z">
        <w:r w:rsidR="00924B19">
          <w:t>T</w:t>
        </w:r>
      </w:ins>
      <w:ins w:id="3411" w:author="像个男人一样" w:date="2018-03-21T01:44:00Z">
        <w:del w:id="3412" w:author="jie sun" w:date="2018-04-16T22:27:00Z">
          <w:r w:rsidDel="00924B19">
            <w:rPr>
              <w:rFonts w:hint="eastAsia"/>
            </w:rPr>
            <w:delText>t</w:delText>
          </w:r>
        </w:del>
        <w:r>
          <w:rPr>
            <w:rFonts w:hint="eastAsia"/>
          </w:rPr>
          <w:t xml:space="preserve">he </w:t>
        </w:r>
      </w:ins>
      <w:ins w:id="3413" w:author="jie sun" w:date="2018-04-16T22:27:00Z">
        <w:r w:rsidR="00924B19">
          <w:rPr>
            <w:rFonts w:hint="eastAsia"/>
          </w:rPr>
          <w:t>S</w:t>
        </w:r>
      </w:ins>
      <w:ins w:id="3414" w:author="像个男人一样" w:date="2018-03-21T01:44:00Z">
        <w:del w:id="3415" w:author="jie sun" w:date="2018-04-16T22:27:00Z">
          <w:r w:rsidDel="00924B19">
            <w:rPr>
              <w:rFonts w:hint="eastAsia"/>
            </w:rPr>
            <w:delText>s</w:delText>
          </w:r>
        </w:del>
        <w:r>
          <w:rPr>
            <w:rFonts w:hint="eastAsia"/>
          </w:rPr>
          <w:t>teps</w:t>
        </w:r>
      </w:ins>
      <w:bookmarkEnd w:id="3357"/>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p>
    <w:p w:rsidR="0026271D" w:rsidRPr="0026271D" w:rsidRDefault="0026271D">
      <w:pPr>
        <w:rPr>
          <w:rPrChange w:id="3416" w:author="jie sun" w:date="2018-04-18T00:25:00Z">
            <w:rPr>
              <w:lang w:val="en-US"/>
            </w:rPr>
          </w:rPrChange>
        </w:rPr>
      </w:pPr>
    </w:p>
    <w:p w:rsidR="0087014B" w:rsidRDefault="00D5184D">
      <w:pPr>
        <w:pStyle w:val="Heading3"/>
      </w:pPr>
      <w:bookmarkStart w:id="3417" w:name="_Toc27776"/>
      <w:bookmarkStart w:id="3418" w:name="_Toc3378"/>
      <w:bookmarkStart w:id="3419" w:name="_Toc19861"/>
      <w:bookmarkStart w:id="3420" w:name="_Toc9129"/>
      <w:bookmarkStart w:id="3421" w:name="_Toc20356"/>
      <w:bookmarkStart w:id="3422" w:name="_Toc28951"/>
      <w:bookmarkStart w:id="3423" w:name="_Toc32112"/>
      <w:bookmarkStart w:id="3424" w:name="_Toc16134"/>
      <w:bookmarkStart w:id="3425" w:name="_Toc10472"/>
      <w:bookmarkStart w:id="3426" w:name="_Toc511906226"/>
      <w:r>
        <w:t xml:space="preserve">The </w:t>
      </w:r>
      <w:ins w:id="3427" w:author="jie sun" w:date="2018-04-16T21:18:00Z">
        <w:r w:rsidR="00562CE6">
          <w:rPr>
            <w:rFonts w:hint="eastAsia"/>
          </w:rPr>
          <w:t>A</w:t>
        </w:r>
      </w:ins>
      <w:del w:id="3428" w:author="jie sun" w:date="2018-04-16T21:18:00Z">
        <w:r w:rsidDel="00562CE6">
          <w:delText>a</w:delText>
        </w:r>
      </w:del>
      <w:r>
        <w:rPr>
          <w:rFonts w:hint="eastAsia"/>
        </w:rPr>
        <w:t xml:space="preserve">ccuracy </w:t>
      </w:r>
      <w:ins w:id="3429" w:author="jie sun" w:date="2018-04-16T21:18:00Z">
        <w:r w:rsidR="00562CE6">
          <w:rPr>
            <w:rFonts w:hint="eastAsia"/>
          </w:rPr>
          <w:t>O</w:t>
        </w:r>
      </w:ins>
      <w:del w:id="3430" w:author="jie sun" w:date="2018-04-16T21:18:00Z">
        <w:r w:rsidDel="00562CE6">
          <w:delText>o</w:delText>
        </w:r>
      </w:del>
      <w:r>
        <w:t xml:space="preserve">f </w:t>
      </w:r>
      <w:ins w:id="3431" w:author="jie sun" w:date="2018-04-16T21:18:00Z">
        <w:r w:rsidR="00562CE6">
          <w:rPr>
            <w:rFonts w:hint="eastAsia"/>
          </w:rPr>
          <w:t>R</w:t>
        </w:r>
      </w:ins>
      <w:del w:id="3432" w:author="jie sun" w:date="2018-04-16T21:18:00Z">
        <w:r w:rsidDel="00562CE6">
          <w:delText>r</w:delText>
        </w:r>
      </w:del>
      <w:r>
        <w:rPr>
          <w:rFonts w:hint="eastAsia"/>
        </w:rPr>
        <w:t>esults</w:t>
      </w:r>
      <w:bookmarkEnd w:id="3417"/>
      <w:bookmarkEnd w:id="3418"/>
      <w:bookmarkEnd w:id="3419"/>
      <w:bookmarkEnd w:id="3420"/>
      <w:bookmarkEnd w:id="3421"/>
      <w:bookmarkEnd w:id="3422"/>
      <w:bookmarkEnd w:id="3423"/>
      <w:bookmarkEnd w:id="3424"/>
      <w:bookmarkEnd w:id="3425"/>
      <w:bookmarkEnd w:id="3426"/>
      <w:r>
        <w:rPr>
          <w:rFonts w:hint="eastAsia"/>
        </w:rPr>
        <w:t xml:space="preserve"> </w:t>
      </w:r>
    </w:p>
    <w:p w:rsidR="0026271D" w:rsidRPr="007E13D1" w:rsidRDefault="00D5184D">
      <w:pPr>
        <w:spacing w:before="240" w:after="0"/>
        <w:rPr>
          <w:ins w:id="3433" w:author="jie sun" w:date="2018-04-18T00:25:00Z"/>
        </w:rPr>
        <w:pPrChange w:id="3434" w:author="jie sun" w:date="2018-04-18T00:26:00Z">
          <w:pPr>
            <w:spacing w:after="0" w:line="360" w:lineRule="auto"/>
          </w:pPr>
        </w:pPrChange>
      </w:pPr>
      <w:r w:rsidRPr="007E13D1">
        <w:t>We can get the accuracy of this program and this algorithm showed in following form. Of course, there is not the most accurate program or algorithm, and the purpose is to show the method for calculating step</w:t>
      </w:r>
      <w:ins w:id="3435" w:author="jie sun" w:date="2018-04-18T00:26:00Z">
        <w:r w:rsidR="007E13D1" w:rsidRPr="007E13D1">
          <w:rPr>
            <w:rPrChange w:id="3436" w:author="jie sun" w:date="2018-04-18T00:26:00Z">
              <w:rPr>
                <w:lang w:val="en-US"/>
              </w:rPr>
            </w:rPrChange>
          </w:rPr>
          <w:t>s.</w:t>
        </w:r>
      </w:ins>
      <w:del w:id="3437" w:author="jie sun" w:date="2018-04-18T00:26:00Z">
        <w:r w:rsidRPr="007E13D1" w:rsidDel="007E13D1">
          <w:delText>s</w:delText>
        </w:r>
      </w:del>
    </w:p>
    <w:p w:rsidR="007E13D1" w:rsidRDefault="007E13D1">
      <w:pPr>
        <w:spacing w:after="0" w:line="360" w:lineRule="auto"/>
        <w:rPr>
          <w:ins w:id="3438" w:author="jie sun" w:date="2018-04-18T00:27:00Z"/>
        </w:rPr>
      </w:pPr>
    </w:p>
    <w:p w:rsidR="007E13D1" w:rsidRDefault="007E13D1">
      <w:pPr>
        <w:spacing w:after="0" w:line="360" w:lineRule="auto"/>
        <w:rPr>
          <w:ins w:id="3439" w:author="jie sun" w:date="2018-04-18T00:27:00Z"/>
        </w:rPr>
      </w:pPr>
    </w:p>
    <w:p w:rsidR="007E13D1" w:rsidRDefault="007E13D1">
      <w:pPr>
        <w:spacing w:after="0" w:line="360" w:lineRule="auto"/>
        <w:rPr>
          <w:ins w:id="3440" w:author="jie sun" w:date="2018-04-18T00:27:00Z"/>
        </w:rPr>
      </w:pPr>
    </w:p>
    <w:p w:rsidR="007E13D1" w:rsidRDefault="007E13D1">
      <w:pPr>
        <w:spacing w:after="0" w:line="360" w:lineRule="auto"/>
        <w:rPr>
          <w:ins w:id="3441" w:author="jie sun" w:date="2018-04-18T00:27:00Z"/>
        </w:rPr>
      </w:pPr>
    </w:p>
    <w:p w:rsidR="007E13D1" w:rsidRDefault="007E13D1">
      <w:pPr>
        <w:spacing w:after="0" w:line="360" w:lineRule="auto"/>
        <w:rPr>
          <w:ins w:id="3442" w:author="jie sun" w:date="2018-04-18T00:27:00Z"/>
        </w:rPr>
      </w:pPr>
    </w:p>
    <w:p w:rsidR="007E13D1" w:rsidRDefault="007E13D1">
      <w:pPr>
        <w:spacing w:after="0" w:line="360" w:lineRule="auto"/>
        <w:rPr>
          <w:ins w:id="3443" w:author="jie sun" w:date="2018-04-18T00:27:00Z"/>
        </w:rPr>
      </w:pPr>
    </w:p>
    <w:p w:rsidR="007E13D1" w:rsidRDefault="007E13D1">
      <w:pPr>
        <w:spacing w:after="0" w:line="360" w:lineRule="auto"/>
        <w:rPr>
          <w:ins w:id="3444" w:author="jie sun" w:date="2018-04-18T00:27:00Z"/>
        </w:rPr>
      </w:pPr>
    </w:p>
    <w:p w:rsidR="007E13D1" w:rsidRDefault="007E13D1">
      <w:pPr>
        <w:spacing w:after="0" w:line="360" w:lineRule="auto"/>
        <w:rPr>
          <w:ins w:id="3445" w:author="jie sun" w:date="2018-04-18T00:27:00Z"/>
        </w:rPr>
      </w:pPr>
    </w:p>
    <w:p w:rsidR="007E13D1" w:rsidRDefault="007E13D1">
      <w:pPr>
        <w:spacing w:after="0" w:line="360" w:lineRule="auto"/>
        <w:rPr>
          <w:ins w:id="3446" w:author="jie sun" w:date="2018-04-18T00:25:00Z"/>
        </w:rPr>
      </w:pPr>
    </w:p>
    <w:tbl>
      <w:tblPr>
        <w:tblpPr w:leftFromText="180" w:rightFromText="180" w:vertAnchor="text" w:horzAnchor="margin" w:tblpXSpec="center" w:tblpY="40"/>
        <w:tblW w:w="8201" w:type="dxa"/>
        <w:tblLayout w:type="fixed"/>
        <w:tblLook w:val="04A0" w:firstRow="1" w:lastRow="0" w:firstColumn="1" w:lastColumn="0" w:noHBand="0" w:noVBand="1"/>
      </w:tblPr>
      <w:tblGrid>
        <w:gridCol w:w="827"/>
        <w:gridCol w:w="1106"/>
        <w:gridCol w:w="675"/>
        <w:gridCol w:w="710"/>
        <w:gridCol w:w="477"/>
        <w:gridCol w:w="898"/>
        <w:gridCol w:w="899"/>
        <w:gridCol w:w="828"/>
        <w:gridCol w:w="882"/>
        <w:gridCol w:w="899"/>
      </w:tblGrid>
      <w:tr w:rsidR="003E79FB" w:rsidTr="003E79FB">
        <w:trPr>
          <w:trHeight w:val="954"/>
          <w:ins w:id="3447" w:author="jie sun" w:date="2018-04-18T00:26:00Z"/>
        </w:trPr>
        <w:tc>
          <w:tcPr>
            <w:tcW w:w="8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7E13D1" w:rsidRDefault="007E13D1" w:rsidP="007E13D1">
            <w:pPr>
              <w:spacing w:after="0" w:line="360" w:lineRule="auto"/>
              <w:rPr>
                <w:ins w:id="3448" w:author="jie sun" w:date="2018-04-18T00:26:00Z"/>
                <w:rFonts w:ascii="Arial" w:eastAsia="Times New Roman" w:hAnsi="Arial" w:cs="Arial"/>
                <w:b/>
                <w:bCs/>
                <w:color w:val="FFFFFF"/>
                <w:sz w:val="20"/>
                <w:szCs w:val="14"/>
              </w:rPr>
            </w:pPr>
          </w:p>
          <w:p w:rsidR="007E13D1" w:rsidRDefault="007E13D1" w:rsidP="007E13D1">
            <w:pPr>
              <w:spacing w:after="0"/>
              <w:jc w:val="center"/>
              <w:rPr>
                <w:ins w:id="3449" w:author="jie sun" w:date="2018-04-18T00:26:00Z"/>
                <w:rFonts w:ascii="Arial" w:eastAsia="Times New Roman" w:hAnsi="Arial" w:cs="Arial"/>
                <w:b/>
                <w:bCs/>
                <w:color w:val="FFFFFF"/>
                <w:sz w:val="20"/>
                <w:szCs w:val="14"/>
              </w:rPr>
            </w:pPr>
            <w:ins w:id="3450" w:author="jie sun" w:date="2018-04-18T00:26:00Z">
              <w:r>
                <w:rPr>
                  <w:rFonts w:ascii="Arial" w:eastAsia="Times New Roman" w:hAnsi="Arial" w:cs="Arial"/>
                  <w:b/>
                  <w:bCs/>
                  <w:color w:val="FFFFFF"/>
                  <w:sz w:val="20"/>
                  <w:szCs w:val="14"/>
                </w:rPr>
                <w:t>Action pattern</w:t>
              </w:r>
            </w:ins>
          </w:p>
        </w:tc>
        <w:tc>
          <w:tcPr>
            <w:tcW w:w="1106"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1" w:author="jie sun" w:date="2018-04-18T00:26:00Z"/>
                <w:rFonts w:ascii="Arial" w:eastAsia="Times New Roman" w:hAnsi="Arial" w:cs="Arial"/>
                <w:b/>
                <w:bCs/>
                <w:color w:val="FFFFFF"/>
                <w:sz w:val="20"/>
                <w:szCs w:val="14"/>
              </w:rPr>
            </w:pPr>
            <w:ins w:id="3452" w:author="jie sun" w:date="2018-04-18T00:26:00Z">
              <w:r>
                <w:rPr>
                  <w:rFonts w:ascii="Arial" w:eastAsia="Times New Roman" w:hAnsi="Arial" w:cs="Arial"/>
                  <w:b/>
                  <w:bCs/>
                  <w:color w:val="FFFFFF"/>
                  <w:sz w:val="20"/>
                  <w:szCs w:val="14"/>
                </w:rPr>
                <w:t>Placement of Iphone</w:t>
              </w:r>
            </w:ins>
          </w:p>
        </w:tc>
        <w:tc>
          <w:tcPr>
            <w:tcW w:w="675"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3" w:author="jie sun" w:date="2018-04-18T00:26:00Z"/>
                <w:rFonts w:ascii="Arial" w:eastAsia="Times New Roman" w:hAnsi="Arial" w:cs="Arial"/>
                <w:b/>
                <w:bCs/>
                <w:color w:val="FFFFFF"/>
                <w:sz w:val="20"/>
                <w:szCs w:val="14"/>
              </w:rPr>
            </w:pPr>
            <w:ins w:id="3454" w:author="jie sun" w:date="2018-04-18T00:26:00Z">
              <w:r>
                <w:rPr>
                  <w:rFonts w:ascii="Arial" w:eastAsia="Times New Roman" w:hAnsi="Arial" w:cs="Arial"/>
                  <w:b/>
                  <w:bCs/>
                  <w:color w:val="FFFFFF"/>
                  <w:sz w:val="20"/>
                  <w:szCs w:val="14"/>
                </w:rPr>
                <w:t>Height</w:t>
              </w:r>
            </w:ins>
          </w:p>
        </w:tc>
        <w:tc>
          <w:tcPr>
            <w:tcW w:w="710"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5" w:author="jie sun" w:date="2018-04-18T00:26:00Z"/>
                <w:rFonts w:ascii="Arial" w:eastAsia="Times New Roman" w:hAnsi="Arial" w:cs="Arial"/>
                <w:b/>
                <w:bCs/>
                <w:color w:val="FFFFFF"/>
                <w:sz w:val="20"/>
                <w:szCs w:val="14"/>
              </w:rPr>
            </w:pPr>
            <w:ins w:id="3456" w:author="jie sun" w:date="2018-04-18T00:26:00Z">
              <w:r>
                <w:rPr>
                  <w:rFonts w:ascii="Arial" w:eastAsia="Times New Roman" w:hAnsi="Arial" w:cs="Arial"/>
                  <w:b/>
                  <w:bCs/>
                  <w:color w:val="FFFFFF"/>
                  <w:sz w:val="20"/>
                  <w:szCs w:val="14"/>
                </w:rPr>
                <w:t>Weight</w:t>
              </w:r>
            </w:ins>
          </w:p>
        </w:tc>
        <w:tc>
          <w:tcPr>
            <w:tcW w:w="477"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7" w:author="jie sun" w:date="2018-04-18T00:26:00Z"/>
                <w:rFonts w:ascii="Arial" w:eastAsia="Times New Roman" w:hAnsi="Arial" w:cs="Arial"/>
                <w:b/>
                <w:bCs/>
                <w:color w:val="FFFFFF"/>
                <w:sz w:val="20"/>
                <w:szCs w:val="14"/>
              </w:rPr>
            </w:pPr>
            <w:ins w:id="3458" w:author="jie sun" w:date="2018-04-18T00:26:00Z">
              <w:r>
                <w:rPr>
                  <w:rFonts w:ascii="Arial" w:eastAsia="Times New Roman" w:hAnsi="Arial" w:cs="Arial"/>
                  <w:b/>
                  <w:bCs/>
                  <w:color w:val="FFFFFF"/>
                  <w:sz w:val="20"/>
                  <w:szCs w:val="14"/>
                </w:rPr>
                <w:t>Age</w:t>
              </w:r>
            </w:ins>
          </w:p>
        </w:tc>
        <w:tc>
          <w:tcPr>
            <w:tcW w:w="89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59" w:author="jie sun" w:date="2018-04-18T00:26:00Z"/>
                <w:rFonts w:ascii="Arial" w:eastAsia="Times New Roman" w:hAnsi="Arial" w:cs="Arial"/>
                <w:b/>
                <w:bCs/>
                <w:color w:val="FFFFFF"/>
                <w:sz w:val="20"/>
                <w:szCs w:val="14"/>
              </w:rPr>
            </w:pPr>
            <w:ins w:id="3460" w:author="jie sun" w:date="2018-04-18T00:26:00Z">
              <w:r>
                <w:rPr>
                  <w:rFonts w:ascii="Arial" w:eastAsia="Times New Roman" w:hAnsi="Arial" w:cs="Arial"/>
                  <w:b/>
                  <w:bCs/>
                  <w:color w:val="FFFFFF"/>
                  <w:sz w:val="20"/>
                  <w:szCs w:val="14"/>
                </w:rPr>
                <w:t>ground condition</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1" w:author="jie sun" w:date="2018-04-18T00:26:00Z"/>
                <w:rFonts w:ascii="Arial" w:eastAsia="Times New Roman" w:hAnsi="Arial" w:cs="Arial"/>
                <w:b/>
                <w:bCs/>
                <w:color w:val="FFFFFF"/>
                <w:sz w:val="20"/>
                <w:szCs w:val="14"/>
              </w:rPr>
            </w:pPr>
            <w:ins w:id="3462" w:author="jie sun" w:date="2018-04-18T00:26:00Z">
              <w:r>
                <w:rPr>
                  <w:rFonts w:ascii="Arial" w:eastAsia="Times New Roman" w:hAnsi="Arial" w:cs="Arial"/>
                  <w:b/>
                  <w:bCs/>
                  <w:color w:val="FFFFFF"/>
                  <w:sz w:val="20"/>
                  <w:szCs w:val="14"/>
                </w:rPr>
                <w:t>Frequncy</w:t>
              </w:r>
            </w:ins>
          </w:p>
        </w:tc>
        <w:tc>
          <w:tcPr>
            <w:tcW w:w="828"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3" w:author="jie sun" w:date="2018-04-18T00:26:00Z"/>
                <w:rFonts w:ascii="Arial" w:eastAsia="Times New Roman" w:hAnsi="Arial" w:cs="Arial"/>
                <w:b/>
                <w:bCs/>
                <w:color w:val="FFFFFF"/>
                <w:sz w:val="20"/>
                <w:szCs w:val="14"/>
              </w:rPr>
            </w:pPr>
            <w:ins w:id="3464" w:author="jie sun" w:date="2018-04-18T00:26:00Z">
              <w:r>
                <w:rPr>
                  <w:rFonts w:ascii="Arial" w:eastAsia="Times New Roman" w:hAnsi="Arial" w:cs="Arial"/>
                  <w:b/>
                  <w:bCs/>
                  <w:color w:val="FFFFFF"/>
                  <w:sz w:val="20"/>
                  <w:szCs w:val="14"/>
                </w:rPr>
                <w:t>Number of step (exactly)</w:t>
              </w:r>
            </w:ins>
          </w:p>
        </w:tc>
        <w:tc>
          <w:tcPr>
            <w:tcW w:w="882"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5" w:author="jie sun" w:date="2018-04-18T00:26:00Z"/>
                <w:rFonts w:ascii="Arial" w:eastAsia="Times New Roman" w:hAnsi="Arial" w:cs="Arial"/>
                <w:b/>
                <w:bCs/>
                <w:color w:val="FFFFFF"/>
                <w:sz w:val="20"/>
                <w:szCs w:val="14"/>
              </w:rPr>
            </w:pPr>
            <w:ins w:id="3466" w:author="jie sun" w:date="2018-04-18T00:26:00Z">
              <w:r>
                <w:rPr>
                  <w:rFonts w:ascii="Arial" w:eastAsia="Times New Roman" w:hAnsi="Arial" w:cs="Arial"/>
                  <w:b/>
                  <w:bCs/>
                  <w:color w:val="FFFFFF"/>
                  <w:sz w:val="20"/>
                  <w:szCs w:val="14"/>
                </w:rPr>
                <w:t>number of steps (by program)</w:t>
              </w:r>
            </w:ins>
          </w:p>
        </w:tc>
        <w:tc>
          <w:tcPr>
            <w:tcW w:w="899" w:type="dxa"/>
            <w:tcBorders>
              <w:top w:val="single" w:sz="8" w:space="0" w:color="FFFFFF"/>
              <w:left w:val="nil"/>
              <w:bottom w:val="single" w:sz="12" w:space="0" w:color="FFFFFF"/>
              <w:right w:val="single" w:sz="8" w:space="0" w:color="FFFFFF"/>
            </w:tcBorders>
            <w:shd w:val="clear" w:color="000000" w:fill="00B0F0"/>
            <w:vAlign w:val="center"/>
          </w:tcPr>
          <w:p w:rsidR="007E13D1" w:rsidRDefault="007E13D1" w:rsidP="007E13D1">
            <w:pPr>
              <w:spacing w:after="0"/>
              <w:jc w:val="center"/>
              <w:rPr>
                <w:ins w:id="3467" w:author="jie sun" w:date="2018-04-18T00:26:00Z"/>
                <w:rFonts w:ascii="Arial" w:eastAsia="Times New Roman" w:hAnsi="Arial" w:cs="Arial"/>
                <w:b/>
                <w:bCs/>
                <w:color w:val="FFFFFF"/>
                <w:sz w:val="20"/>
                <w:szCs w:val="14"/>
              </w:rPr>
            </w:pPr>
            <w:ins w:id="3468" w:author="jie sun" w:date="2018-04-18T00:26:00Z">
              <w:r>
                <w:rPr>
                  <w:rFonts w:ascii="Arial" w:eastAsia="Times New Roman" w:hAnsi="Arial" w:cs="Arial"/>
                  <w:b/>
                  <w:bCs/>
                  <w:color w:val="FFFFFF"/>
                  <w:sz w:val="20"/>
                  <w:szCs w:val="14"/>
                </w:rPr>
                <w:t>Accuracy</w:t>
              </w:r>
            </w:ins>
          </w:p>
        </w:tc>
      </w:tr>
      <w:tr w:rsidR="003E79FB" w:rsidTr="003E79FB">
        <w:trPr>
          <w:trHeight w:val="849"/>
          <w:ins w:id="3469"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470" w:author="jie sun" w:date="2018-04-18T00:26:00Z"/>
                <w:rFonts w:ascii="Arial" w:eastAsia="Times New Roman" w:hAnsi="Arial" w:cs="Arial"/>
                <w:b/>
                <w:bCs/>
                <w:color w:val="FFFFFF"/>
                <w:sz w:val="20"/>
                <w:szCs w:val="14"/>
              </w:rPr>
            </w:pPr>
            <w:ins w:id="3471"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2" w:author="jie sun" w:date="2018-04-18T00:26:00Z"/>
                <w:rFonts w:ascii="Arial" w:eastAsia="Times New Roman" w:hAnsi="Arial" w:cs="Arial"/>
                <w:color w:val="000000"/>
                <w:sz w:val="20"/>
                <w:szCs w:val="14"/>
              </w:rPr>
            </w:pPr>
            <w:ins w:id="3473"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4" w:author="jie sun" w:date="2018-04-18T00:26:00Z"/>
                <w:rFonts w:ascii="Arial" w:eastAsia="Times New Roman" w:hAnsi="Arial" w:cs="Arial"/>
                <w:color w:val="000000"/>
                <w:sz w:val="20"/>
                <w:szCs w:val="14"/>
              </w:rPr>
            </w:pPr>
            <w:ins w:id="3475"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6" w:author="jie sun" w:date="2018-04-18T00:26:00Z"/>
                <w:rFonts w:ascii="Arial" w:eastAsia="Times New Roman" w:hAnsi="Arial" w:cs="Arial"/>
                <w:color w:val="000000"/>
                <w:sz w:val="20"/>
                <w:szCs w:val="14"/>
              </w:rPr>
            </w:pPr>
            <w:ins w:id="3477"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78" w:author="jie sun" w:date="2018-04-18T00:26:00Z"/>
                <w:rFonts w:ascii="Arial" w:eastAsia="Times New Roman" w:hAnsi="Arial" w:cs="Arial"/>
                <w:color w:val="000000"/>
                <w:sz w:val="20"/>
                <w:szCs w:val="14"/>
              </w:rPr>
            </w:pPr>
            <w:ins w:id="3479"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rPr>
                <w:ins w:id="3480" w:author="jie sun" w:date="2018-04-18T00:26:00Z"/>
                <w:rFonts w:ascii="Arial" w:eastAsia="Times New Roman" w:hAnsi="Arial" w:cs="Arial"/>
                <w:color w:val="000000"/>
                <w:sz w:val="20"/>
                <w:szCs w:val="14"/>
              </w:rPr>
            </w:pPr>
            <w:ins w:id="3481"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2" w:author="jie sun" w:date="2018-04-18T00:26:00Z"/>
                <w:rFonts w:ascii="Arial" w:eastAsia="Times New Roman" w:hAnsi="Arial" w:cs="Arial"/>
                <w:color w:val="000000"/>
                <w:sz w:val="20"/>
                <w:szCs w:val="14"/>
              </w:rPr>
            </w:pPr>
            <w:ins w:id="3483" w:author="jie sun" w:date="2018-04-18T00:26:00Z">
              <w:r>
                <w:rPr>
                  <w:rFonts w:ascii="Arial" w:eastAsia="Times New Roman" w:hAnsi="Arial" w:cs="Arial"/>
                  <w:color w:val="000000"/>
                  <w:sz w:val="20"/>
                  <w:szCs w:val="14"/>
                </w:rPr>
                <w:t xml:space="preserve">25Hz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4" w:author="jie sun" w:date="2018-04-18T00:26:00Z"/>
                <w:rFonts w:ascii="Arial" w:eastAsia="Times New Roman" w:hAnsi="Arial" w:cs="Arial"/>
                <w:color w:val="000000"/>
                <w:sz w:val="20"/>
                <w:szCs w:val="14"/>
              </w:rPr>
            </w:pPr>
            <w:ins w:id="3485" w:author="jie sun" w:date="2018-04-18T00:26:00Z">
              <w:r>
                <w:rPr>
                  <w:rFonts w:ascii="Arial" w:eastAsia="Times New Roman" w:hAnsi="Arial" w:cs="Arial"/>
                  <w:color w:val="000000"/>
                  <w:sz w:val="20"/>
                  <w:szCs w:val="14"/>
                </w:rPr>
                <w:t>150</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6" w:author="jie sun" w:date="2018-04-18T00:26:00Z"/>
                <w:rFonts w:ascii="Arial" w:eastAsia="Times New Roman" w:hAnsi="Arial" w:cs="Arial"/>
                <w:color w:val="000000"/>
                <w:sz w:val="20"/>
                <w:szCs w:val="14"/>
              </w:rPr>
            </w:pPr>
            <w:ins w:id="3487"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488" w:author="jie sun" w:date="2018-04-18T00:26:00Z"/>
                <w:rFonts w:ascii="Arial" w:eastAsia="Times New Roman" w:hAnsi="Arial" w:cs="Arial"/>
                <w:color w:val="000000"/>
                <w:sz w:val="20"/>
                <w:szCs w:val="14"/>
              </w:rPr>
            </w:pPr>
            <w:ins w:id="3489" w:author="jie sun" w:date="2018-04-18T00:26:00Z">
              <w:r>
                <w:rPr>
                  <w:rFonts w:ascii="Arial" w:eastAsia="Times New Roman" w:hAnsi="Arial" w:cs="Arial"/>
                  <w:color w:val="000000"/>
                  <w:sz w:val="20"/>
                  <w:szCs w:val="14"/>
                </w:rPr>
                <w:t>0.6</w:t>
              </w:r>
            </w:ins>
          </w:p>
        </w:tc>
      </w:tr>
      <w:tr w:rsidR="003E79FB" w:rsidTr="003E79FB">
        <w:trPr>
          <w:trHeight w:val="996"/>
          <w:ins w:id="3490"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491" w:author="jie sun" w:date="2018-04-18T00:26:00Z"/>
                <w:rFonts w:ascii="Arial" w:eastAsia="Times New Roman" w:hAnsi="Arial" w:cs="Arial"/>
                <w:b/>
                <w:bCs/>
                <w:color w:val="FFFFFF"/>
                <w:sz w:val="20"/>
                <w:szCs w:val="14"/>
              </w:rPr>
            </w:pPr>
            <w:ins w:id="3492"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3" w:author="jie sun" w:date="2018-04-18T00:26:00Z"/>
                <w:rFonts w:ascii="Arial" w:eastAsia="Times New Roman" w:hAnsi="Arial" w:cs="Arial"/>
                <w:color w:val="000000"/>
                <w:sz w:val="20"/>
                <w:szCs w:val="14"/>
              </w:rPr>
            </w:pPr>
            <w:ins w:id="3494"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5" w:author="jie sun" w:date="2018-04-18T00:26:00Z"/>
                <w:rFonts w:ascii="Arial" w:eastAsia="Times New Roman" w:hAnsi="Arial" w:cs="Arial"/>
                <w:color w:val="000000"/>
                <w:sz w:val="20"/>
                <w:szCs w:val="14"/>
              </w:rPr>
            </w:pPr>
            <w:ins w:id="3496"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7" w:author="jie sun" w:date="2018-04-18T00:26:00Z"/>
                <w:rFonts w:ascii="Arial" w:eastAsia="Times New Roman" w:hAnsi="Arial" w:cs="Arial"/>
                <w:color w:val="000000"/>
                <w:sz w:val="20"/>
                <w:szCs w:val="14"/>
              </w:rPr>
            </w:pPr>
            <w:ins w:id="3498"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499" w:author="jie sun" w:date="2018-04-18T00:26:00Z"/>
                <w:rFonts w:ascii="Arial" w:eastAsia="Times New Roman" w:hAnsi="Arial" w:cs="Arial"/>
                <w:color w:val="000000"/>
                <w:sz w:val="20"/>
                <w:szCs w:val="14"/>
              </w:rPr>
            </w:pPr>
            <w:ins w:id="3500"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1" w:author="jie sun" w:date="2018-04-18T00:26:00Z"/>
                <w:rFonts w:ascii="Arial" w:eastAsia="Times New Roman" w:hAnsi="Arial" w:cs="Arial"/>
                <w:color w:val="000000"/>
                <w:sz w:val="20"/>
                <w:szCs w:val="14"/>
              </w:rPr>
            </w:pPr>
            <w:ins w:id="3502"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3" w:author="jie sun" w:date="2018-04-18T00:26:00Z"/>
                <w:rFonts w:ascii="Arial" w:eastAsia="Times New Roman" w:hAnsi="Arial" w:cs="Arial"/>
                <w:color w:val="000000"/>
                <w:sz w:val="20"/>
                <w:szCs w:val="14"/>
              </w:rPr>
            </w:pPr>
            <w:ins w:id="3504"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5" w:author="jie sun" w:date="2018-04-18T00:26:00Z"/>
                <w:rFonts w:ascii="Arial" w:eastAsia="Times New Roman" w:hAnsi="Arial" w:cs="Arial"/>
                <w:color w:val="000000"/>
                <w:sz w:val="20"/>
                <w:szCs w:val="14"/>
              </w:rPr>
            </w:pPr>
            <w:ins w:id="3506" w:author="jie sun" w:date="2018-04-18T00:26:00Z">
              <w:r>
                <w:rPr>
                  <w:rFonts w:ascii="Arial" w:eastAsia="Times New Roman" w:hAnsi="Arial" w:cs="Arial"/>
                  <w:color w:val="000000"/>
                  <w:sz w:val="20"/>
                  <w:szCs w:val="14"/>
                </w:rPr>
                <w:t>235</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7" w:author="jie sun" w:date="2018-04-18T00:26:00Z"/>
                <w:rFonts w:ascii="Arial" w:eastAsia="Times New Roman" w:hAnsi="Arial" w:cs="Arial"/>
                <w:color w:val="000000"/>
                <w:sz w:val="20"/>
                <w:szCs w:val="14"/>
              </w:rPr>
            </w:pPr>
            <w:ins w:id="3508"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09" w:author="jie sun" w:date="2018-04-18T00:26:00Z"/>
                <w:rFonts w:ascii="Arial" w:eastAsia="Times New Roman" w:hAnsi="Arial" w:cs="Arial"/>
                <w:color w:val="000000"/>
                <w:sz w:val="20"/>
                <w:szCs w:val="14"/>
              </w:rPr>
            </w:pPr>
            <w:ins w:id="3510" w:author="jie sun" w:date="2018-04-18T00:26:00Z">
              <w:r>
                <w:rPr>
                  <w:rFonts w:ascii="Arial" w:eastAsia="Times New Roman" w:hAnsi="Arial" w:cs="Arial"/>
                  <w:color w:val="000000"/>
                  <w:sz w:val="20"/>
                  <w:szCs w:val="14"/>
                </w:rPr>
                <w:t>0.94</w:t>
              </w:r>
            </w:ins>
          </w:p>
        </w:tc>
      </w:tr>
      <w:tr w:rsidR="003E79FB" w:rsidTr="003E79FB">
        <w:trPr>
          <w:trHeight w:val="698"/>
          <w:ins w:id="3511"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12" w:author="jie sun" w:date="2018-04-18T00:26:00Z"/>
                <w:rFonts w:ascii="Arial" w:eastAsia="Times New Roman" w:hAnsi="Arial" w:cs="Arial"/>
                <w:b/>
                <w:bCs/>
                <w:color w:val="FFFFFF"/>
                <w:sz w:val="20"/>
                <w:szCs w:val="14"/>
              </w:rPr>
            </w:pPr>
            <w:ins w:id="3513" w:author="jie sun" w:date="2018-04-18T00:26:00Z">
              <w:r>
                <w:rPr>
                  <w:rFonts w:ascii="Arial" w:eastAsia="Times New Roman" w:hAnsi="Arial" w:cs="Arial"/>
                  <w:b/>
                  <w:bCs/>
                  <w:color w:val="FFFFFF"/>
                  <w:sz w:val="20"/>
                  <w:szCs w:val="14"/>
                </w:rPr>
                <w:t xml:space="preserve">walking </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4" w:author="jie sun" w:date="2018-04-18T00:26:00Z"/>
                <w:rFonts w:ascii="Arial" w:eastAsia="Times New Roman" w:hAnsi="Arial" w:cs="Arial"/>
                <w:color w:val="000000"/>
                <w:sz w:val="20"/>
                <w:szCs w:val="14"/>
              </w:rPr>
            </w:pPr>
            <w:ins w:id="3515" w:author="jie sun" w:date="2018-04-18T00:26:00Z">
              <w:r>
                <w:rPr>
                  <w:rFonts w:ascii="Arial" w:eastAsia="Times New Roman" w:hAnsi="Arial" w:cs="Arial"/>
                  <w:color w:val="000000"/>
                  <w:sz w:val="20"/>
                  <w:szCs w:val="14"/>
                </w:rPr>
                <w:t>in hand(Natural Vertical)</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6" w:author="jie sun" w:date="2018-04-18T00:26:00Z"/>
                <w:rFonts w:ascii="Arial" w:eastAsia="Times New Roman" w:hAnsi="Arial" w:cs="Arial"/>
                <w:color w:val="000000"/>
                <w:sz w:val="20"/>
                <w:szCs w:val="14"/>
              </w:rPr>
            </w:pPr>
            <w:ins w:id="3517"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18" w:author="jie sun" w:date="2018-04-18T00:26:00Z"/>
                <w:rFonts w:ascii="Arial" w:eastAsia="Times New Roman" w:hAnsi="Arial" w:cs="Arial"/>
                <w:color w:val="000000"/>
                <w:sz w:val="20"/>
                <w:szCs w:val="14"/>
              </w:rPr>
            </w:pPr>
            <w:ins w:id="3519"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0" w:author="jie sun" w:date="2018-04-18T00:26:00Z"/>
                <w:rFonts w:ascii="Arial" w:eastAsia="Times New Roman" w:hAnsi="Arial" w:cs="Arial"/>
                <w:color w:val="000000"/>
                <w:sz w:val="20"/>
                <w:szCs w:val="14"/>
              </w:rPr>
            </w:pPr>
            <w:ins w:id="3521"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2" w:author="jie sun" w:date="2018-04-18T00:26:00Z"/>
                <w:rFonts w:ascii="Arial" w:eastAsia="Times New Roman" w:hAnsi="Arial" w:cs="Arial"/>
                <w:color w:val="000000"/>
                <w:sz w:val="20"/>
                <w:szCs w:val="14"/>
              </w:rPr>
            </w:pPr>
            <w:ins w:id="3523"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4" w:author="jie sun" w:date="2018-04-18T00:26:00Z"/>
                <w:rFonts w:ascii="Arial" w:eastAsia="Times New Roman" w:hAnsi="Arial" w:cs="Arial"/>
                <w:color w:val="000000"/>
                <w:sz w:val="20"/>
                <w:szCs w:val="14"/>
              </w:rPr>
            </w:pPr>
            <w:ins w:id="3525"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6" w:author="jie sun" w:date="2018-04-18T00:26:00Z"/>
                <w:rFonts w:ascii="Arial" w:eastAsia="Times New Roman" w:hAnsi="Arial" w:cs="Arial"/>
                <w:color w:val="000000"/>
                <w:sz w:val="20"/>
                <w:szCs w:val="14"/>
              </w:rPr>
            </w:pPr>
            <w:ins w:id="3527" w:author="jie sun" w:date="2018-04-18T00:26:00Z">
              <w:r>
                <w:rPr>
                  <w:rFonts w:ascii="Arial" w:eastAsia="Times New Roman" w:hAnsi="Arial" w:cs="Arial"/>
                  <w:color w:val="000000"/>
                  <w:sz w:val="20"/>
                  <w:szCs w:val="14"/>
                </w:rPr>
                <w:t>243</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28" w:author="jie sun" w:date="2018-04-18T00:26:00Z"/>
                <w:rFonts w:ascii="Arial" w:eastAsia="Times New Roman" w:hAnsi="Arial" w:cs="Arial"/>
                <w:color w:val="000000"/>
                <w:sz w:val="20"/>
                <w:szCs w:val="14"/>
              </w:rPr>
            </w:pPr>
            <w:ins w:id="3529" w:author="jie sun" w:date="2018-04-18T00:26:00Z">
              <w:r>
                <w:rPr>
                  <w:rFonts w:ascii="Arial" w:eastAsia="Times New Roman" w:hAnsi="Arial" w:cs="Arial"/>
                  <w:color w:val="000000"/>
                  <w:sz w:val="20"/>
                  <w:szCs w:val="14"/>
                </w:rPr>
                <w:t>258</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30" w:author="jie sun" w:date="2018-04-18T00:26:00Z"/>
                <w:rFonts w:ascii="Arial" w:eastAsia="Times New Roman" w:hAnsi="Arial" w:cs="Arial"/>
                <w:color w:val="000000"/>
                <w:sz w:val="20"/>
                <w:szCs w:val="14"/>
              </w:rPr>
            </w:pPr>
            <w:ins w:id="3531" w:author="jie sun" w:date="2018-04-18T00:26:00Z">
              <w:r>
                <w:rPr>
                  <w:rFonts w:ascii="Arial" w:eastAsia="Times New Roman" w:hAnsi="Arial" w:cs="Arial"/>
                  <w:color w:val="000000"/>
                  <w:sz w:val="20"/>
                  <w:szCs w:val="14"/>
                </w:rPr>
                <w:t>0.94</w:t>
              </w:r>
            </w:ins>
          </w:p>
        </w:tc>
      </w:tr>
      <w:tr w:rsidR="003E79FB" w:rsidTr="003E79FB">
        <w:trPr>
          <w:trHeight w:val="40"/>
          <w:ins w:id="3532"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33" w:author="jie sun" w:date="2018-04-18T00:26:00Z"/>
                <w:rFonts w:ascii="Arial" w:eastAsia="Times New Roman" w:hAnsi="Arial" w:cs="Arial"/>
                <w:b/>
                <w:bCs/>
                <w:color w:val="FFFFFF"/>
                <w:sz w:val="20"/>
                <w:szCs w:val="14"/>
              </w:rPr>
            </w:pPr>
            <w:ins w:id="3534" w:author="jie sun" w:date="2018-04-18T00:26:00Z">
              <w:r>
                <w:rPr>
                  <w:rFonts w:ascii="Arial" w:eastAsia="Times New Roman" w:hAnsi="Arial" w:cs="Arial"/>
                  <w:b/>
                  <w:bCs/>
                  <w:color w:val="FFFFFF"/>
                  <w:sz w:val="20"/>
                  <w:szCs w:val="14"/>
                </w:rPr>
                <w:t>Walking</w:t>
              </w:r>
            </w:ins>
          </w:p>
        </w:tc>
        <w:tc>
          <w:tcPr>
            <w:tcW w:w="1106"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35" w:author="jie sun" w:date="2018-04-18T00:26:00Z"/>
                <w:rFonts w:ascii="Arial" w:eastAsia="Times New Roman" w:hAnsi="Arial" w:cs="Arial"/>
                <w:color w:val="000000"/>
                <w:sz w:val="20"/>
                <w:szCs w:val="14"/>
              </w:rPr>
            </w:pPr>
            <w:ins w:id="3536" w:author="jie sun" w:date="2018-04-18T00:26:00Z">
              <w:r>
                <w:rPr>
                  <w:rFonts w:ascii="Arial" w:eastAsia="Times New Roman" w:hAnsi="Arial" w:cs="Arial"/>
                  <w:color w:val="000000"/>
                  <w:sz w:val="20"/>
                  <w:szCs w:val="14"/>
                </w:rPr>
                <w:t>Put the Phone Beside Ear (to answer the phone call)</w:t>
              </w:r>
            </w:ins>
          </w:p>
        </w:tc>
        <w:tc>
          <w:tcPr>
            <w:tcW w:w="675" w:type="dxa"/>
            <w:tcBorders>
              <w:top w:val="nil"/>
              <w:left w:val="nil"/>
              <w:bottom w:val="single" w:sz="8" w:space="0" w:color="FFFFFF"/>
              <w:right w:val="single" w:sz="8" w:space="0" w:color="FFFFFF"/>
            </w:tcBorders>
            <w:shd w:val="clear" w:color="000000" w:fill="E7F2FC"/>
            <w:vAlign w:val="center"/>
          </w:tcPr>
          <w:p w:rsidR="007E13D1" w:rsidRDefault="007E13D1" w:rsidP="007E13D1">
            <w:pPr>
              <w:pStyle w:val="Caption"/>
              <w:spacing w:after="0"/>
              <w:jc w:val="center"/>
              <w:rPr>
                <w:ins w:id="3537" w:author="jie sun" w:date="2018-04-18T00:26:00Z"/>
                <w:rFonts w:ascii="Arial" w:eastAsia="Times New Roman" w:hAnsi="Arial" w:cs="Arial"/>
                <w:color w:val="000000"/>
                <w:sz w:val="20"/>
                <w:szCs w:val="14"/>
              </w:rPr>
            </w:pPr>
            <w:ins w:id="3538"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39" w:author="jie sun" w:date="2018-04-18T00:26:00Z"/>
                <w:rFonts w:ascii="Arial" w:eastAsia="Times New Roman" w:hAnsi="Arial" w:cs="Arial"/>
                <w:color w:val="000000"/>
                <w:sz w:val="20"/>
                <w:szCs w:val="14"/>
              </w:rPr>
            </w:pPr>
            <w:ins w:id="3540"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1" w:author="jie sun" w:date="2018-04-18T00:26:00Z"/>
                <w:rFonts w:ascii="Arial" w:eastAsia="Times New Roman" w:hAnsi="Arial" w:cs="Arial"/>
                <w:color w:val="000000"/>
                <w:sz w:val="20"/>
                <w:szCs w:val="14"/>
              </w:rPr>
            </w:pPr>
            <w:ins w:id="3542"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3" w:author="jie sun" w:date="2018-04-18T00:26:00Z"/>
                <w:rFonts w:ascii="Arial" w:eastAsia="Times New Roman" w:hAnsi="Arial" w:cs="Arial"/>
                <w:color w:val="000000"/>
                <w:sz w:val="20"/>
                <w:szCs w:val="14"/>
              </w:rPr>
            </w:pPr>
            <w:ins w:id="3544"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5" w:author="jie sun" w:date="2018-04-18T00:26:00Z"/>
                <w:rFonts w:ascii="Arial" w:eastAsia="Times New Roman" w:hAnsi="Arial" w:cs="Arial"/>
                <w:color w:val="000000"/>
                <w:sz w:val="20"/>
                <w:szCs w:val="14"/>
              </w:rPr>
            </w:pPr>
            <w:ins w:id="3546"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7" w:author="jie sun" w:date="2018-04-18T00:26:00Z"/>
                <w:rFonts w:ascii="Arial" w:eastAsia="Times New Roman" w:hAnsi="Arial" w:cs="Arial"/>
                <w:color w:val="000000"/>
                <w:sz w:val="20"/>
                <w:szCs w:val="14"/>
              </w:rPr>
            </w:pPr>
            <w:ins w:id="3548" w:author="jie sun" w:date="2018-04-18T00:26:00Z">
              <w:r>
                <w:rPr>
                  <w:rFonts w:ascii="Arial" w:eastAsia="Times New Roman" w:hAnsi="Arial" w:cs="Arial"/>
                  <w:color w:val="000000"/>
                  <w:sz w:val="20"/>
                  <w:szCs w:val="14"/>
                </w:rPr>
                <w:t>192</w:t>
              </w:r>
            </w:ins>
          </w:p>
        </w:tc>
        <w:tc>
          <w:tcPr>
            <w:tcW w:w="882"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49" w:author="jie sun" w:date="2018-04-18T00:26:00Z"/>
                <w:rFonts w:ascii="Arial" w:eastAsia="Times New Roman" w:hAnsi="Arial" w:cs="Arial"/>
                <w:color w:val="000000"/>
                <w:sz w:val="20"/>
                <w:szCs w:val="14"/>
              </w:rPr>
            </w:pPr>
            <w:ins w:id="3550"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E7F2FC"/>
            <w:vAlign w:val="center"/>
          </w:tcPr>
          <w:p w:rsidR="007E13D1" w:rsidRDefault="007E13D1" w:rsidP="007E13D1">
            <w:pPr>
              <w:spacing w:after="0"/>
              <w:jc w:val="center"/>
              <w:rPr>
                <w:ins w:id="3551" w:author="jie sun" w:date="2018-04-18T00:26:00Z"/>
                <w:rFonts w:ascii="Arial" w:eastAsia="Times New Roman" w:hAnsi="Arial" w:cs="Arial"/>
                <w:color w:val="000000"/>
                <w:sz w:val="20"/>
                <w:szCs w:val="14"/>
              </w:rPr>
            </w:pPr>
            <w:ins w:id="3552" w:author="jie sun" w:date="2018-04-18T00:26:00Z">
              <w:r>
                <w:rPr>
                  <w:rFonts w:ascii="Arial" w:eastAsia="Times New Roman" w:hAnsi="Arial" w:cs="Arial"/>
                  <w:color w:val="000000"/>
                  <w:sz w:val="20"/>
                  <w:szCs w:val="14"/>
                </w:rPr>
                <w:t>0.77</w:t>
              </w:r>
            </w:ins>
          </w:p>
        </w:tc>
      </w:tr>
      <w:tr w:rsidR="003E79FB" w:rsidTr="003E79FB">
        <w:trPr>
          <w:trHeight w:val="744"/>
          <w:ins w:id="3553" w:author="jie sun" w:date="2018-04-18T00:26:00Z"/>
        </w:trPr>
        <w:tc>
          <w:tcPr>
            <w:tcW w:w="827" w:type="dxa"/>
            <w:tcBorders>
              <w:top w:val="nil"/>
              <w:left w:val="single" w:sz="8" w:space="0" w:color="FFFFFF"/>
              <w:bottom w:val="single" w:sz="8" w:space="0" w:color="FFFFFF"/>
              <w:right w:val="single" w:sz="8" w:space="0" w:color="FFFFFF"/>
            </w:tcBorders>
            <w:shd w:val="clear" w:color="000000" w:fill="00B0F0"/>
            <w:vAlign w:val="center"/>
          </w:tcPr>
          <w:p w:rsidR="007E13D1" w:rsidRDefault="007E13D1" w:rsidP="007E13D1">
            <w:pPr>
              <w:spacing w:after="0"/>
              <w:jc w:val="center"/>
              <w:rPr>
                <w:ins w:id="3554" w:author="jie sun" w:date="2018-04-18T00:26:00Z"/>
                <w:rFonts w:ascii="Arial" w:eastAsia="Times New Roman" w:hAnsi="Arial" w:cs="Arial"/>
                <w:b/>
                <w:bCs/>
                <w:color w:val="FFFFFF"/>
                <w:sz w:val="20"/>
                <w:szCs w:val="14"/>
              </w:rPr>
            </w:pPr>
            <w:ins w:id="3555" w:author="jie sun" w:date="2018-04-18T00:26:00Z">
              <w:r>
                <w:rPr>
                  <w:rFonts w:ascii="Arial" w:eastAsia="Times New Roman" w:hAnsi="Arial" w:cs="Arial"/>
                  <w:b/>
                  <w:bCs/>
                  <w:color w:val="FFFFFF"/>
                  <w:sz w:val="20"/>
                  <w:szCs w:val="14"/>
                </w:rPr>
                <w:t>Running</w:t>
              </w:r>
            </w:ins>
          </w:p>
        </w:tc>
        <w:tc>
          <w:tcPr>
            <w:tcW w:w="1106"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56" w:author="jie sun" w:date="2018-04-18T00:26:00Z"/>
                <w:rFonts w:ascii="Arial" w:eastAsia="Times New Roman" w:hAnsi="Arial" w:cs="Arial"/>
                <w:color w:val="000000"/>
                <w:sz w:val="20"/>
                <w:szCs w:val="14"/>
              </w:rPr>
            </w:pPr>
            <w:ins w:id="3557" w:author="jie sun" w:date="2018-04-18T00:26:00Z">
              <w:r>
                <w:rPr>
                  <w:rFonts w:ascii="Arial" w:eastAsia="Times New Roman" w:hAnsi="Arial" w:cs="Arial"/>
                  <w:color w:val="000000"/>
                  <w:sz w:val="20"/>
                  <w:szCs w:val="14"/>
                </w:rPr>
                <w:t>In pocket of Pants</w:t>
              </w:r>
            </w:ins>
          </w:p>
        </w:tc>
        <w:tc>
          <w:tcPr>
            <w:tcW w:w="675"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58" w:author="jie sun" w:date="2018-04-18T00:26:00Z"/>
                <w:rFonts w:ascii="Arial" w:eastAsia="Times New Roman" w:hAnsi="Arial" w:cs="Arial"/>
                <w:color w:val="000000"/>
                <w:sz w:val="20"/>
                <w:szCs w:val="14"/>
              </w:rPr>
            </w:pPr>
            <w:ins w:id="3559" w:author="jie sun" w:date="2018-04-18T00:26:00Z">
              <w:r>
                <w:rPr>
                  <w:rFonts w:ascii="Arial" w:eastAsia="Times New Roman" w:hAnsi="Arial" w:cs="Arial"/>
                  <w:color w:val="000000"/>
                  <w:sz w:val="20"/>
                  <w:szCs w:val="14"/>
                </w:rPr>
                <w:t>173cm</w:t>
              </w:r>
            </w:ins>
          </w:p>
        </w:tc>
        <w:tc>
          <w:tcPr>
            <w:tcW w:w="710"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0" w:author="jie sun" w:date="2018-04-18T00:26:00Z"/>
                <w:rFonts w:ascii="Arial" w:eastAsia="Times New Roman" w:hAnsi="Arial" w:cs="Arial"/>
                <w:color w:val="000000"/>
                <w:sz w:val="20"/>
                <w:szCs w:val="14"/>
              </w:rPr>
            </w:pPr>
            <w:ins w:id="3561" w:author="jie sun" w:date="2018-04-18T00:26:00Z">
              <w:r>
                <w:rPr>
                  <w:rFonts w:ascii="Arial" w:eastAsia="Times New Roman" w:hAnsi="Arial" w:cs="Arial"/>
                  <w:color w:val="000000"/>
                  <w:sz w:val="20"/>
                  <w:szCs w:val="14"/>
                </w:rPr>
                <w:t>60 Kilo</w:t>
              </w:r>
            </w:ins>
          </w:p>
        </w:tc>
        <w:tc>
          <w:tcPr>
            <w:tcW w:w="477"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2" w:author="jie sun" w:date="2018-04-18T00:26:00Z"/>
                <w:rFonts w:ascii="Arial" w:eastAsia="Times New Roman" w:hAnsi="Arial" w:cs="Arial"/>
                <w:color w:val="000000"/>
                <w:sz w:val="20"/>
                <w:szCs w:val="14"/>
              </w:rPr>
            </w:pPr>
            <w:ins w:id="3563" w:author="jie sun" w:date="2018-04-18T00:26:00Z">
              <w:r>
                <w:rPr>
                  <w:rFonts w:ascii="Arial" w:eastAsia="Times New Roman" w:hAnsi="Arial" w:cs="Arial"/>
                  <w:color w:val="000000"/>
                  <w:sz w:val="20"/>
                  <w:szCs w:val="14"/>
                </w:rPr>
                <w:t>28</w:t>
              </w:r>
            </w:ins>
          </w:p>
        </w:tc>
        <w:tc>
          <w:tcPr>
            <w:tcW w:w="89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4" w:author="jie sun" w:date="2018-04-18T00:26:00Z"/>
                <w:rFonts w:ascii="Arial" w:eastAsia="Times New Roman" w:hAnsi="Arial" w:cs="Arial"/>
                <w:color w:val="000000"/>
                <w:sz w:val="20"/>
                <w:szCs w:val="14"/>
              </w:rPr>
            </w:pPr>
            <w:ins w:id="3565" w:author="jie sun" w:date="2018-04-18T00:26:00Z">
              <w:r>
                <w:rPr>
                  <w:rFonts w:ascii="Arial" w:eastAsia="Times New Roman" w:hAnsi="Arial" w:cs="Arial"/>
                  <w:color w:val="000000"/>
                  <w:sz w:val="20"/>
                  <w:szCs w:val="14"/>
                </w:rPr>
                <w:t>Flat</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6" w:author="jie sun" w:date="2018-04-18T00:26:00Z"/>
                <w:rFonts w:ascii="Arial" w:eastAsia="Times New Roman" w:hAnsi="Arial" w:cs="Arial"/>
                <w:color w:val="000000"/>
                <w:sz w:val="20"/>
                <w:szCs w:val="14"/>
              </w:rPr>
            </w:pPr>
            <w:ins w:id="3567" w:author="jie sun" w:date="2018-04-18T00:26:00Z">
              <w:r>
                <w:rPr>
                  <w:rFonts w:ascii="Arial" w:eastAsia="Times New Roman" w:hAnsi="Arial" w:cs="Arial"/>
                  <w:color w:val="000000"/>
                  <w:sz w:val="20"/>
                  <w:szCs w:val="14"/>
                </w:rPr>
                <w:t xml:space="preserve">50Hz </w:t>
              </w:r>
            </w:ins>
          </w:p>
        </w:tc>
        <w:tc>
          <w:tcPr>
            <w:tcW w:w="828"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68" w:author="jie sun" w:date="2018-04-18T00:26:00Z"/>
                <w:rFonts w:ascii="Arial" w:eastAsia="Times New Roman" w:hAnsi="Arial" w:cs="Arial"/>
                <w:color w:val="000000"/>
                <w:sz w:val="20"/>
                <w:szCs w:val="14"/>
              </w:rPr>
            </w:pPr>
            <w:ins w:id="3569" w:author="jie sun" w:date="2018-04-18T00:26:00Z">
              <w:r>
                <w:rPr>
                  <w:rFonts w:ascii="Arial" w:eastAsia="Times New Roman" w:hAnsi="Arial" w:cs="Arial"/>
                  <w:color w:val="000000"/>
                  <w:sz w:val="20"/>
                  <w:szCs w:val="14"/>
                </w:rPr>
                <w:t>258</w:t>
              </w:r>
            </w:ins>
          </w:p>
        </w:tc>
        <w:tc>
          <w:tcPr>
            <w:tcW w:w="882"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0" w:author="jie sun" w:date="2018-04-18T00:26:00Z"/>
                <w:rFonts w:ascii="Arial" w:eastAsia="Times New Roman" w:hAnsi="Arial" w:cs="Arial"/>
                <w:color w:val="000000"/>
                <w:sz w:val="20"/>
                <w:szCs w:val="14"/>
              </w:rPr>
            </w:pPr>
            <w:ins w:id="3571" w:author="jie sun" w:date="2018-04-18T00:26:00Z">
              <w:r>
                <w:rPr>
                  <w:rFonts w:ascii="Arial" w:eastAsia="Times New Roman" w:hAnsi="Arial" w:cs="Arial"/>
                  <w:color w:val="000000"/>
                  <w:sz w:val="20"/>
                  <w:szCs w:val="14"/>
                </w:rPr>
                <w:t>250</w:t>
              </w:r>
            </w:ins>
          </w:p>
        </w:tc>
        <w:tc>
          <w:tcPr>
            <w:tcW w:w="899" w:type="dxa"/>
            <w:tcBorders>
              <w:top w:val="nil"/>
              <w:left w:val="nil"/>
              <w:bottom w:val="single" w:sz="8" w:space="0" w:color="FFFFFF"/>
              <w:right w:val="single" w:sz="8" w:space="0" w:color="FFFFFF"/>
            </w:tcBorders>
            <w:shd w:val="clear" w:color="000000" w:fill="CBE4F9"/>
            <w:vAlign w:val="center"/>
          </w:tcPr>
          <w:p w:rsidR="007E13D1" w:rsidRDefault="007E13D1" w:rsidP="007E13D1">
            <w:pPr>
              <w:spacing w:after="0"/>
              <w:jc w:val="center"/>
              <w:rPr>
                <w:ins w:id="3572" w:author="jie sun" w:date="2018-04-18T00:26:00Z"/>
                <w:rFonts w:ascii="Arial" w:eastAsia="Times New Roman" w:hAnsi="Arial" w:cs="Arial"/>
                <w:color w:val="000000"/>
                <w:sz w:val="20"/>
                <w:szCs w:val="14"/>
              </w:rPr>
            </w:pPr>
            <w:ins w:id="3573" w:author="jie sun" w:date="2018-04-18T00:26:00Z">
              <w:r>
                <w:rPr>
                  <w:rFonts w:ascii="Arial" w:eastAsia="Times New Roman" w:hAnsi="Arial" w:cs="Arial"/>
                  <w:color w:val="000000"/>
                  <w:sz w:val="20"/>
                  <w:szCs w:val="14"/>
                </w:rPr>
                <w:t>0.97</w:t>
              </w:r>
            </w:ins>
          </w:p>
        </w:tc>
      </w:tr>
    </w:tbl>
    <w:p w:rsidR="0087014B" w:rsidDel="0043018A" w:rsidRDefault="00D5184D">
      <w:pPr>
        <w:rPr>
          <w:del w:id="3574" w:author="像个男人一样" w:date="2018-03-22T11:57:00Z"/>
        </w:rPr>
      </w:pPr>
      <w:r>
        <w:t>.</w:t>
      </w:r>
    </w:p>
    <w:p w:rsidR="0087014B" w:rsidRDefault="00285914">
      <w:pPr>
        <w:pStyle w:val="Caption"/>
        <w:jc w:val="center"/>
        <w:pPrChange w:id="3575" w:author="jie sun" w:date="2018-04-16T21:37:00Z">
          <w:pPr>
            <w:pStyle w:val="Subtitle"/>
          </w:pPr>
        </w:pPrChange>
      </w:pPr>
      <w:bookmarkStart w:id="3576" w:name="_Toc511906332"/>
      <w:ins w:id="3577" w:author="jie sun" w:date="2018-04-16T21:37:00Z">
        <w:r>
          <w:t xml:space="preserve">Figure </w:t>
        </w:r>
      </w:ins>
      <w:ins w:id="3578" w:author="JIE  SUN" w:date="2018-06-21T13:36:00Z">
        <w:r w:rsidR="00A64E7B">
          <w:fldChar w:fldCharType="begin"/>
        </w:r>
        <w:r w:rsidR="00A64E7B">
          <w:instrText xml:space="preserve"> STYLEREF 1 \s </w:instrText>
        </w:r>
      </w:ins>
      <w:r w:rsidR="00A64E7B">
        <w:fldChar w:fldCharType="separate"/>
      </w:r>
      <w:r w:rsidR="00A64E7B">
        <w:rPr>
          <w:noProof/>
        </w:rPr>
        <w:t>2</w:t>
      </w:r>
      <w:ins w:id="357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3580" w:author="JIE  SUN" w:date="2018-06-21T13:36:00Z">
        <w:r w:rsidR="00A64E7B">
          <w:rPr>
            <w:noProof/>
          </w:rPr>
          <w:t>13</w:t>
        </w:r>
        <w:r w:rsidR="00A64E7B">
          <w:fldChar w:fldCharType="end"/>
        </w:r>
      </w:ins>
      <w:ins w:id="3581" w:author="jie sun" w:date="2018-04-19T13:00:00Z">
        <w:del w:id="3582" w:author="JIE  SUN" w:date="2018-06-21T13:34:00Z">
          <w:r w:rsidR="00083FE7" w:rsidDel="00A64E7B">
            <w:fldChar w:fldCharType="begin"/>
          </w:r>
          <w:r w:rsidR="00083FE7" w:rsidDel="00A64E7B">
            <w:delInstrText xml:space="preserve"> STYLEREF 1 \s </w:delInstrText>
          </w:r>
        </w:del>
      </w:ins>
      <w:del w:id="3583" w:author="JIE  SUN" w:date="2018-06-21T13:34:00Z">
        <w:r w:rsidR="00083FE7" w:rsidDel="00A64E7B">
          <w:fldChar w:fldCharType="separate"/>
        </w:r>
        <w:r w:rsidR="00083FE7" w:rsidDel="00A64E7B">
          <w:rPr>
            <w:noProof/>
          </w:rPr>
          <w:delText>2</w:delText>
        </w:r>
      </w:del>
      <w:ins w:id="3584" w:author="jie sun" w:date="2018-04-19T13:00:00Z">
        <w:del w:id="358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3586" w:author="JIE  SUN" w:date="2018-06-21T13:34:00Z">
        <w:r w:rsidR="00083FE7" w:rsidDel="00A64E7B">
          <w:fldChar w:fldCharType="separate"/>
        </w:r>
      </w:del>
      <w:ins w:id="3587" w:author="jie sun" w:date="2018-04-19T13:00:00Z">
        <w:del w:id="3588" w:author="JIE  SUN" w:date="2018-06-21T13:34:00Z">
          <w:r w:rsidR="00083FE7" w:rsidDel="00A64E7B">
            <w:rPr>
              <w:noProof/>
            </w:rPr>
            <w:delText>13</w:delText>
          </w:r>
          <w:r w:rsidR="00083FE7" w:rsidDel="00A64E7B">
            <w:fldChar w:fldCharType="end"/>
          </w:r>
        </w:del>
      </w:ins>
      <w:ins w:id="3589" w:author="jie sun" w:date="2018-04-16T21:37:00Z">
        <w:r>
          <w:rPr>
            <w:rFonts w:hint="eastAsia"/>
          </w:rPr>
          <w:t xml:space="preserve">:The </w:t>
        </w:r>
      </w:ins>
      <w:ins w:id="3590" w:author="jie sun" w:date="2018-04-16T22:27:00Z">
        <w:r w:rsidR="001403E8">
          <w:rPr>
            <w:rFonts w:hint="eastAsia"/>
          </w:rPr>
          <w:t>A</w:t>
        </w:r>
      </w:ins>
      <w:ins w:id="3591" w:author="jie sun" w:date="2018-04-16T21:37:00Z">
        <w:r>
          <w:rPr>
            <w:rFonts w:hint="eastAsia"/>
          </w:rPr>
          <w:t>ccura</w:t>
        </w:r>
        <w:r>
          <w:t xml:space="preserve">cies </w:t>
        </w:r>
      </w:ins>
      <w:ins w:id="3592" w:author="jie sun" w:date="2018-04-16T22:27:00Z">
        <w:r w:rsidR="001403E8">
          <w:rPr>
            <w:rFonts w:hint="eastAsia"/>
          </w:rPr>
          <w:t>O</w:t>
        </w:r>
      </w:ins>
      <w:ins w:id="3593" w:author="jie sun" w:date="2018-04-16T21:37:00Z">
        <w:r>
          <w:rPr>
            <w:rFonts w:hint="eastAsia"/>
          </w:rPr>
          <w:t xml:space="preserve">f </w:t>
        </w:r>
      </w:ins>
      <w:ins w:id="3594" w:author="jie sun" w:date="2018-04-16T22:27:00Z">
        <w:r w:rsidR="001403E8">
          <w:rPr>
            <w:rFonts w:hint="eastAsia"/>
          </w:rPr>
          <w:t>T</w:t>
        </w:r>
      </w:ins>
      <w:ins w:id="3595" w:author="jie sun" w:date="2018-04-16T21:37:00Z">
        <w:r>
          <w:rPr>
            <w:rFonts w:hint="eastAsia"/>
          </w:rPr>
          <w:t xml:space="preserve">he </w:t>
        </w:r>
      </w:ins>
      <w:ins w:id="3596" w:author="jie sun" w:date="2018-04-16T22:28:00Z">
        <w:r w:rsidR="001403E8">
          <w:rPr>
            <w:rFonts w:hint="eastAsia"/>
          </w:rPr>
          <w:t>S</w:t>
        </w:r>
      </w:ins>
      <w:ins w:id="3597" w:author="jie sun" w:date="2018-04-16T21:37:00Z">
        <w:r>
          <w:rPr>
            <w:rFonts w:hint="eastAsia"/>
          </w:rPr>
          <w:t xml:space="preserve">tep </w:t>
        </w:r>
      </w:ins>
      <w:ins w:id="3598" w:author="jie sun" w:date="2018-04-16T22:28:00Z">
        <w:r w:rsidR="008F143B">
          <w:t>A</w:t>
        </w:r>
      </w:ins>
      <w:ins w:id="3599" w:author="jie sun" w:date="2018-04-16T21:37:00Z">
        <w:r>
          <w:rPr>
            <w:rFonts w:hint="eastAsia"/>
          </w:rPr>
          <w:t>lgo</w:t>
        </w:r>
        <w:r>
          <w:t>r</w:t>
        </w:r>
        <w:r>
          <w:rPr>
            <w:rFonts w:hint="eastAsia"/>
          </w:rPr>
          <w:t>ithm</w:t>
        </w:r>
        <w:r>
          <w:t>s</w:t>
        </w:r>
      </w:ins>
      <w:bookmarkEnd w:id="3576"/>
      <w:del w:id="3600" w:author="像个男人一样" w:date="2018-03-22T11:57:00Z">
        <w:r w:rsidR="00D5184D">
          <w:delText xml:space="preserve">Table 2. </w:delText>
        </w:r>
        <w:r w:rsidR="00D5184D">
          <w:fldChar w:fldCharType="begin"/>
        </w:r>
        <w:r w:rsidR="00D5184D">
          <w:delInstrText xml:space="preserve"> SEQ Table_2. \* ARABIC </w:delInstrText>
        </w:r>
        <w:r w:rsidR="00D5184D">
          <w:fldChar w:fldCharType="separate"/>
        </w:r>
      </w:del>
      <w:ins w:id="3601" w:author="像个男人一样" w:date="2018-03-22T11:51:00Z">
        <w:del w:id="3602" w:author="像个男人一样" w:date="2018-03-22T11:57:00Z">
          <w:r w:rsidR="00D5184D">
            <w:rPr>
              <w:b/>
            </w:rPr>
            <w:delText>错误！未指定顺序。</w:delText>
          </w:r>
        </w:del>
      </w:ins>
      <w:ins w:id="3603" w:author="像个男人一样" w:date="2018-03-21T23:39:00Z">
        <w:del w:id="3604" w:author="像个男人一样" w:date="2018-03-22T11:57:00Z">
          <w:r w:rsidR="00D5184D">
            <w:rPr>
              <w:b/>
            </w:rPr>
            <w:delText>错误！未指定顺序。</w:delText>
          </w:r>
        </w:del>
      </w:ins>
      <w:ins w:id="3605" w:author="像个男人一样" w:date="2018-03-21T23:10:00Z">
        <w:del w:id="3606" w:author="像个男人一样" w:date="2018-03-22T11:57:00Z">
          <w:r w:rsidR="00D5184D">
            <w:rPr>
              <w:b/>
            </w:rPr>
            <w:delText>错误！未指定顺序。</w:delText>
          </w:r>
        </w:del>
      </w:ins>
      <w:ins w:id="3607" w:author="像个男人一样" w:date="2018-03-21T23:08:00Z">
        <w:del w:id="3608" w:author="像个男人一样" w:date="2018-03-22T11:57:00Z">
          <w:r w:rsidR="00D5184D">
            <w:rPr>
              <w:b/>
            </w:rPr>
            <w:delText>错误！未指定顺序。</w:delText>
          </w:r>
        </w:del>
      </w:ins>
      <w:ins w:id="3609" w:author="像个男人一样" w:date="2018-03-21T02:33:00Z">
        <w:del w:id="3610" w:author="像个男人一样" w:date="2018-03-22T11:57:00Z">
          <w:r w:rsidR="00D5184D">
            <w:rPr>
              <w:b/>
            </w:rPr>
            <w:delText>错误！未指定顺序。错误！未指定顺序。</w:delText>
          </w:r>
        </w:del>
      </w:ins>
      <w:ins w:id="3611" w:author="像个男人一样" w:date="2018-03-21T02:31:00Z">
        <w:del w:id="3612" w:author="像个男人一样" w:date="2018-03-22T11:57:00Z">
          <w:r w:rsidR="00D5184D">
            <w:rPr>
              <w:b/>
            </w:rPr>
            <w:delText>错误！未指定顺序。</w:delText>
          </w:r>
        </w:del>
      </w:ins>
      <w:ins w:id="3613" w:author="像个男人一样" w:date="2018-03-21T02:30:00Z">
        <w:del w:id="3614" w:author="像个男人一样" w:date="2018-03-22T11:57:00Z">
          <w:r w:rsidR="00D5184D">
            <w:rPr>
              <w:b/>
            </w:rPr>
            <w:delText>错误！未指定顺序。</w:delText>
          </w:r>
        </w:del>
      </w:ins>
      <w:ins w:id="3615" w:author="像个男人一样" w:date="2018-03-21T02:29:00Z">
        <w:del w:id="3616" w:author="像个男人一样" w:date="2018-03-22T11:57:00Z">
          <w:r w:rsidR="00D5184D">
            <w:rPr>
              <w:b/>
            </w:rPr>
            <w:delText>错误！未指定顺序。错误！未指定顺序。</w:delText>
          </w:r>
        </w:del>
      </w:ins>
      <w:ins w:id="3617" w:author="像个男人一样" w:date="2018-03-21T02:26:00Z">
        <w:del w:id="3618" w:author="像个男人一样" w:date="2018-03-22T11:57:00Z">
          <w:r w:rsidR="00D5184D">
            <w:rPr>
              <w:b/>
            </w:rPr>
            <w:delText>错误！未指定顺序。</w:delText>
          </w:r>
        </w:del>
      </w:ins>
      <w:ins w:id="3619" w:author="像个男人一样" w:date="2018-03-21T02:25:00Z">
        <w:del w:id="3620" w:author="像个男人一样" w:date="2018-03-22T11:57:00Z">
          <w:r w:rsidR="00D5184D">
            <w:rPr>
              <w:b/>
            </w:rPr>
            <w:delText>错误！未指定顺序。</w:delText>
          </w:r>
        </w:del>
      </w:ins>
      <w:ins w:id="3621" w:author="像个男人一样" w:date="2018-03-21T02:24:00Z">
        <w:del w:id="3622" w:author="像个男人一样" w:date="2018-03-22T11:57:00Z">
          <w:r w:rsidR="00D5184D">
            <w:rPr>
              <w:b/>
            </w:rPr>
            <w:delText>错误！未指定顺序。</w:delText>
          </w:r>
        </w:del>
      </w:ins>
      <w:ins w:id="3623" w:author="像个男人一样" w:date="2018-03-21T02:23:00Z">
        <w:del w:id="3624" w:author="像个男人一样" w:date="2018-03-22T11:57:00Z">
          <w:r w:rsidR="00D5184D">
            <w:rPr>
              <w:b/>
            </w:rPr>
            <w:delText>错误！未指定顺序。</w:delText>
          </w:r>
        </w:del>
      </w:ins>
      <w:ins w:id="3625" w:author="像个男人一样" w:date="2018-03-21T02:22:00Z">
        <w:del w:id="3626" w:author="像个男人一样" w:date="2018-03-22T11:57:00Z">
          <w:r w:rsidR="00D5184D">
            <w:rPr>
              <w:b/>
            </w:rPr>
            <w:delText>错误！未指定顺序。</w:delText>
          </w:r>
        </w:del>
      </w:ins>
      <w:ins w:id="3627" w:author="像个男人一样" w:date="2018-03-21T02:17:00Z">
        <w:del w:id="3628" w:author="像个男人一样" w:date="2018-03-22T11:57:00Z">
          <w:r w:rsidR="00D5184D">
            <w:rPr>
              <w:b/>
            </w:rPr>
            <w:delText>错误！未指定顺序。错误！未指定顺序。错误！未指定顺序。</w:delText>
          </w:r>
        </w:del>
      </w:ins>
      <w:ins w:id="3629" w:author="像个男人一样" w:date="2018-03-21T02:15:00Z">
        <w:del w:id="3630" w:author="像个男人一样" w:date="2018-03-22T11:57:00Z">
          <w:r w:rsidR="00D5184D">
            <w:rPr>
              <w:b/>
            </w:rPr>
            <w:delText>错误！未指定顺序。</w:delText>
          </w:r>
        </w:del>
      </w:ins>
      <w:ins w:id="3631" w:author="像个男人一样" w:date="2018-03-21T02:14:00Z">
        <w:del w:id="3632" w:author="像个男人一样" w:date="2018-03-22T11:57:00Z">
          <w:r w:rsidR="00D5184D">
            <w:rPr>
              <w:b/>
            </w:rPr>
            <w:delText>错误！未指定顺序。</w:delText>
          </w:r>
        </w:del>
      </w:ins>
      <w:ins w:id="3633" w:author="像个男人一样" w:date="2018-03-21T02:13:00Z">
        <w:del w:id="3634" w:author="像个男人一样" w:date="2018-03-22T11:57:00Z">
          <w:r w:rsidR="00D5184D">
            <w:rPr>
              <w:b/>
            </w:rPr>
            <w:delText>错误！未指定顺序。</w:delText>
          </w:r>
        </w:del>
      </w:ins>
      <w:ins w:id="3635" w:author="像个男人一样" w:date="2018-03-21T02:12:00Z">
        <w:del w:id="3636" w:author="像个男人一样" w:date="2018-03-22T11:57:00Z">
          <w:r w:rsidR="00D5184D">
            <w:rPr>
              <w:b/>
            </w:rPr>
            <w:delText>错误！未指定顺序。</w:delText>
          </w:r>
        </w:del>
      </w:ins>
      <w:ins w:id="3637" w:author="像个男人一样" w:date="2018-03-21T02:02:00Z">
        <w:del w:id="3638" w:author="像个男人一样" w:date="2018-03-22T11:57:00Z">
          <w:r w:rsidR="00D5184D">
            <w:rPr>
              <w:b/>
            </w:rPr>
            <w:delText>错误！未指定顺序。错误！未指定顺序。</w:delText>
          </w:r>
        </w:del>
      </w:ins>
      <w:ins w:id="3639" w:author="像个男人一样" w:date="2018-03-21T02:01:00Z">
        <w:del w:id="3640" w:author="像个男人一样" w:date="2018-03-22T11:57:00Z">
          <w:r w:rsidR="00D5184D">
            <w:rPr>
              <w:b/>
            </w:rPr>
            <w:delText>错误！未指定顺序。</w:delText>
          </w:r>
        </w:del>
      </w:ins>
      <w:ins w:id="3641" w:author="像个男人一样" w:date="2018-03-21T02:00:00Z">
        <w:del w:id="3642" w:author="像个男人一样" w:date="2018-03-22T11:57:00Z">
          <w:r w:rsidR="00D5184D">
            <w:rPr>
              <w:b/>
            </w:rPr>
            <w:delText>错误！未指定顺序。</w:delText>
          </w:r>
        </w:del>
      </w:ins>
      <w:ins w:id="3643" w:author="像个男人一样" w:date="2018-03-21T01:59:00Z">
        <w:del w:id="3644" w:author="像个男人一样" w:date="2018-03-22T11:57:00Z">
          <w:r w:rsidR="00D5184D">
            <w:rPr>
              <w:b/>
            </w:rPr>
            <w:delText>错误！未指定顺序。</w:delText>
          </w:r>
        </w:del>
      </w:ins>
      <w:ins w:id="3645" w:author="像个男人一样" w:date="2018-03-21T01:58:00Z">
        <w:del w:id="3646" w:author="像个男人一样" w:date="2018-03-22T11:57:00Z">
          <w:r w:rsidR="00D5184D">
            <w:rPr>
              <w:b/>
            </w:rPr>
            <w:delText>错误！未指定顺序。错误！未指定顺序。</w:delText>
          </w:r>
        </w:del>
      </w:ins>
      <w:ins w:id="3647" w:author="像个男人一样" w:date="2018-03-21T01:57:00Z">
        <w:del w:id="3648" w:author="像个男人一样" w:date="2018-03-22T11:57:00Z">
          <w:r w:rsidR="00D5184D">
            <w:rPr>
              <w:b/>
            </w:rPr>
            <w:delText>错误！未指定顺序。</w:delText>
          </w:r>
        </w:del>
      </w:ins>
      <w:ins w:id="3649" w:author="像个男人一样" w:date="2018-03-21T01:48:00Z">
        <w:del w:id="3650" w:author="像个男人一样" w:date="2018-03-22T11:57:00Z">
          <w:r w:rsidR="00D5184D">
            <w:rPr>
              <w:b/>
            </w:rPr>
            <w:delText>错误！未指定顺序。错误！未指定顺序。</w:delText>
          </w:r>
        </w:del>
      </w:ins>
      <w:ins w:id="3651" w:author="像个男人一样" w:date="2018-03-21T01:47:00Z">
        <w:del w:id="3652" w:author="像个男人一样" w:date="2018-03-22T11:57:00Z">
          <w:r w:rsidR="00D5184D">
            <w:rPr>
              <w:b/>
            </w:rPr>
            <w:delText>错误！未指定顺序。</w:delText>
          </w:r>
        </w:del>
      </w:ins>
      <w:ins w:id="3653" w:author="像个男人一样" w:date="2018-03-21T01:46:00Z">
        <w:del w:id="3654" w:author="像个男人一样" w:date="2018-03-22T11:57:00Z">
          <w:r w:rsidR="00D5184D">
            <w:rPr>
              <w:b/>
            </w:rPr>
            <w:delText>错误！未指定顺序。</w:delText>
          </w:r>
        </w:del>
      </w:ins>
      <w:ins w:id="3655" w:author="像个男人一样" w:date="2018-03-21T01:45:00Z">
        <w:del w:id="3656" w:author="像个男人一样" w:date="2018-03-22T11:57:00Z">
          <w:r w:rsidR="00D5184D">
            <w:rPr>
              <w:b/>
            </w:rPr>
            <w:delText>错误！未指定顺序。错误！未指定顺序。</w:delText>
          </w:r>
        </w:del>
      </w:ins>
      <w:del w:id="3657" w:author="像个男人一样" w:date="2018-03-22T11:57:00Z">
        <w:r w:rsidR="00D5184D">
          <w:delText>1</w:delText>
        </w:r>
        <w:r w:rsidR="00D5184D">
          <w:fldChar w:fldCharType="end"/>
        </w:r>
      </w:del>
      <w:del w:id="3658" w:author="像个男人一样" w:date="2018-03-21T01:44:00Z">
        <w:r w:rsidR="00D5184D">
          <w:delText xml:space="preserve"> The accurate data of the step algroithm</w:delText>
        </w:r>
      </w:del>
    </w:p>
    <w:tbl>
      <w:tblPr>
        <w:tblStyle w:val="TableGrid"/>
        <w:tblW w:w="10185" w:type="dxa"/>
        <w:tblInd w:w="-854" w:type="dxa"/>
        <w:tblLayout w:type="fixed"/>
        <w:tblLook w:val="04A0" w:firstRow="1" w:lastRow="0" w:firstColumn="1" w:lastColumn="0" w:noHBand="0" w:noVBand="1"/>
      </w:tblPr>
      <w:tblGrid>
        <w:gridCol w:w="10185"/>
      </w:tblGrid>
      <w:tr w:rsidR="0087014B" w:rsidDel="00D05427">
        <w:trPr>
          <w:del w:id="3659" w:author="jie sun" w:date="2018-04-16T21:37:00Z"/>
        </w:trPr>
        <w:tc>
          <w:tcPr>
            <w:tcW w:w="10185" w:type="dxa"/>
          </w:tcPr>
          <w:tbl>
            <w:tblPr>
              <w:tblW w:w="10188" w:type="dxa"/>
              <w:tblLayout w:type="fixed"/>
              <w:tblLook w:val="04A0" w:firstRow="1" w:lastRow="0" w:firstColumn="1" w:lastColumn="0" w:noHBand="0" w:noVBand="1"/>
            </w:tblPr>
            <w:tblGrid>
              <w:gridCol w:w="1027"/>
              <w:gridCol w:w="1373"/>
              <w:gridCol w:w="839"/>
              <w:gridCol w:w="883"/>
              <w:gridCol w:w="594"/>
              <w:gridCol w:w="1116"/>
              <w:gridCol w:w="1117"/>
              <w:gridCol w:w="1028"/>
              <w:gridCol w:w="1094"/>
              <w:gridCol w:w="1117"/>
            </w:tblGrid>
            <w:tr w:rsidR="0087014B" w:rsidDel="00D05427">
              <w:trPr>
                <w:trHeight w:val="1092"/>
                <w:del w:id="3660" w:author="jie sun" w:date="2018-04-16T21:37:00Z"/>
              </w:trPr>
              <w:tc>
                <w:tcPr>
                  <w:tcW w:w="1027" w:type="dxa"/>
                  <w:tcBorders>
                    <w:top w:val="single" w:sz="8" w:space="0" w:color="FFFFFF"/>
                    <w:left w:val="single" w:sz="8" w:space="0" w:color="FFFFFF"/>
                    <w:bottom w:val="single" w:sz="12" w:space="0" w:color="FFFFFF"/>
                    <w:right w:val="single" w:sz="8" w:space="0" w:color="FFFFFF"/>
                  </w:tcBorders>
                  <w:shd w:val="clear" w:color="000000" w:fill="00B0F0"/>
                  <w:vAlign w:val="center"/>
                </w:tcPr>
                <w:p w:rsidR="0087014B" w:rsidDel="00D05427" w:rsidRDefault="00D5184D">
                  <w:pPr>
                    <w:spacing w:after="0"/>
                    <w:jc w:val="center"/>
                    <w:rPr>
                      <w:del w:id="3661" w:author="jie sun" w:date="2018-04-16T21:37:00Z"/>
                      <w:rFonts w:ascii="Arial" w:eastAsia="Times New Roman" w:hAnsi="Arial" w:cs="Arial"/>
                      <w:b/>
                      <w:bCs/>
                      <w:color w:val="FFFFFF"/>
                      <w:sz w:val="20"/>
                      <w:szCs w:val="14"/>
                    </w:rPr>
                  </w:pPr>
                  <w:del w:id="3662" w:author="jie sun" w:date="2018-04-16T21:37:00Z">
                    <w:r w:rsidDel="00D05427">
                      <w:rPr>
                        <w:rFonts w:ascii="Arial" w:eastAsia="Times New Roman" w:hAnsi="Arial" w:cs="Arial"/>
                        <w:b/>
                        <w:bCs/>
                        <w:color w:val="FFFFFF"/>
                        <w:sz w:val="20"/>
                        <w:szCs w:val="14"/>
                      </w:rPr>
                      <w:delText>Action pattern</w:delText>
                    </w:r>
                    <w:bookmarkStart w:id="3663" w:name="_Toc511906227"/>
                    <w:bookmarkEnd w:id="3663"/>
                  </w:del>
                </w:p>
              </w:tc>
              <w:tc>
                <w:tcPr>
                  <w:tcW w:w="137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64" w:author="jie sun" w:date="2018-04-16T21:37:00Z"/>
                      <w:rFonts w:ascii="Arial" w:eastAsia="Times New Roman" w:hAnsi="Arial" w:cs="Arial"/>
                      <w:b/>
                      <w:bCs/>
                      <w:color w:val="FFFFFF"/>
                      <w:sz w:val="20"/>
                      <w:szCs w:val="14"/>
                    </w:rPr>
                  </w:pPr>
                  <w:del w:id="3665" w:author="jie sun" w:date="2018-04-16T21:37:00Z">
                    <w:r w:rsidDel="00D05427">
                      <w:rPr>
                        <w:rFonts w:ascii="Arial" w:eastAsia="Times New Roman" w:hAnsi="Arial" w:cs="Arial"/>
                        <w:b/>
                        <w:bCs/>
                        <w:color w:val="FFFFFF"/>
                        <w:sz w:val="20"/>
                        <w:szCs w:val="14"/>
                      </w:rPr>
                      <w:delText>Placement of Iphone</w:delText>
                    </w:r>
                    <w:bookmarkStart w:id="3666" w:name="_Toc511906228"/>
                    <w:bookmarkEnd w:id="3666"/>
                  </w:del>
                </w:p>
              </w:tc>
              <w:tc>
                <w:tcPr>
                  <w:tcW w:w="839"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67" w:author="jie sun" w:date="2018-04-16T21:37:00Z"/>
                      <w:rFonts w:ascii="Arial" w:eastAsia="Times New Roman" w:hAnsi="Arial" w:cs="Arial"/>
                      <w:b/>
                      <w:bCs/>
                      <w:color w:val="FFFFFF"/>
                      <w:sz w:val="20"/>
                      <w:szCs w:val="14"/>
                    </w:rPr>
                  </w:pPr>
                  <w:del w:id="3668" w:author="jie sun" w:date="2018-04-16T21:37:00Z">
                    <w:r w:rsidDel="00D05427">
                      <w:rPr>
                        <w:rFonts w:ascii="Arial" w:eastAsia="Times New Roman" w:hAnsi="Arial" w:cs="Arial"/>
                        <w:b/>
                        <w:bCs/>
                        <w:color w:val="FFFFFF"/>
                        <w:sz w:val="20"/>
                        <w:szCs w:val="14"/>
                      </w:rPr>
                      <w:delText>Height</w:delText>
                    </w:r>
                    <w:bookmarkStart w:id="3669" w:name="_Toc511906229"/>
                    <w:bookmarkEnd w:id="3669"/>
                  </w:del>
                </w:p>
              </w:tc>
              <w:tc>
                <w:tcPr>
                  <w:tcW w:w="883"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0" w:author="jie sun" w:date="2018-04-16T21:37:00Z"/>
                      <w:rFonts w:ascii="Arial" w:eastAsia="Times New Roman" w:hAnsi="Arial" w:cs="Arial"/>
                      <w:b/>
                      <w:bCs/>
                      <w:color w:val="FFFFFF"/>
                      <w:sz w:val="20"/>
                      <w:szCs w:val="14"/>
                    </w:rPr>
                  </w:pPr>
                  <w:del w:id="3671" w:author="jie sun" w:date="2018-04-16T21:37:00Z">
                    <w:r w:rsidDel="00D05427">
                      <w:rPr>
                        <w:rFonts w:ascii="Arial" w:eastAsia="Times New Roman" w:hAnsi="Arial" w:cs="Arial"/>
                        <w:b/>
                        <w:bCs/>
                        <w:color w:val="FFFFFF"/>
                        <w:sz w:val="20"/>
                        <w:szCs w:val="14"/>
                      </w:rPr>
                      <w:delText>Weight</w:delText>
                    </w:r>
                    <w:bookmarkStart w:id="3672" w:name="_Toc511906230"/>
                    <w:bookmarkEnd w:id="3672"/>
                  </w:del>
                </w:p>
              </w:tc>
              <w:tc>
                <w:tcPr>
                  <w:tcW w:w="5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3" w:author="jie sun" w:date="2018-04-16T21:37:00Z"/>
                      <w:rFonts w:ascii="Arial" w:eastAsia="Times New Roman" w:hAnsi="Arial" w:cs="Arial"/>
                      <w:b/>
                      <w:bCs/>
                      <w:color w:val="FFFFFF"/>
                      <w:sz w:val="20"/>
                      <w:szCs w:val="14"/>
                    </w:rPr>
                  </w:pPr>
                  <w:del w:id="3674" w:author="jie sun" w:date="2018-04-16T21:37:00Z">
                    <w:r w:rsidDel="00D05427">
                      <w:rPr>
                        <w:rFonts w:ascii="Arial" w:eastAsia="Times New Roman" w:hAnsi="Arial" w:cs="Arial"/>
                        <w:b/>
                        <w:bCs/>
                        <w:color w:val="FFFFFF"/>
                        <w:sz w:val="20"/>
                        <w:szCs w:val="14"/>
                      </w:rPr>
                      <w:delText>Age</w:delText>
                    </w:r>
                    <w:bookmarkStart w:id="3675" w:name="_Toc511906231"/>
                    <w:bookmarkEnd w:id="3675"/>
                  </w:del>
                </w:p>
              </w:tc>
              <w:tc>
                <w:tcPr>
                  <w:tcW w:w="1116"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6" w:author="jie sun" w:date="2018-04-16T21:37:00Z"/>
                      <w:rFonts w:ascii="Arial" w:eastAsia="Times New Roman" w:hAnsi="Arial" w:cs="Arial"/>
                      <w:b/>
                      <w:bCs/>
                      <w:color w:val="FFFFFF"/>
                      <w:sz w:val="20"/>
                      <w:szCs w:val="14"/>
                    </w:rPr>
                  </w:pPr>
                  <w:del w:id="3677" w:author="jie sun" w:date="2018-04-16T21:37:00Z">
                    <w:r w:rsidDel="00D05427">
                      <w:rPr>
                        <w:rFonts w:ascii="Arial" w:eastAsia="Times New Roman" w:hAnsi="Arial" w:cs="Arial"/>
                        <w:b/>
                        <w:bCs/>
                        <w:color w:val="FFFFFF"/>
                        <w:sz w:val="20"/>
                        <w:szCs w:val="14"/>
                      </w:rPr>
                      <w:delText>ground condition</w:delText>
                    </w:r>
                    <w:bookmarkStart w:id="3678" w:name="_Toc511906232"/>
                    <w:bookmarkEnd w:id="3678"/>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79" w:author="jie sun" w:date="2018-04-16T21:37:00Z"/>
                      <w:rFonts w:ascii="Arial" w:eastAsia="Times New Roman" w:hAnsi="Arial" w:cs="Arial"/>
                      <w:b/>
                      <w:bCs/>
                      <w:color w:val="FFFFFF"/>
                      <w:sz w:val="20"/>
                      <w:szCs w:val="14"/>
                    </w:rPr>
                  </w:pPr>
                  <w:del w:id="3680" w:author="jie sun" w:date="2018-04-16T21:37:00Z">
                    <w:r w:rsidDel="00D05427">
                      <w:rPr>
                        <w:rFonts w:ascii="Arial" w:eastAsia="Times New Roman" w:hAnsi="Arial" w:cs="Arial"/>
                        <w:b/>
                        <w:bCs/>
                        <w:color w:val="FFFFFF"/>
                        <w:sz w:val="20"/>
                        <w:szCs w:val="14"/>
                      </w:rPr>
                      <w:delText>Frequncy</w:delText>
                    </w:r>
                    <w:bookmarkStart w:id="3681" w:name="_Toc511906233"/>
                    <w:bookmarkEnd w:id="3681"/>
                  </w:del>
                </w:p>
              </w:tc>
              <w:tc>
                <w:tcPr>
                  <w:tcW w:w="1028"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2" w:author="jie sun" w:date="2018-04-16T21:37:00Z"/>
                      <w:rFonts w:ascii="Arial" w:eastAsia="Times New Roman" w:hAnsi="Arial" w:cs="Arial"/>
                      <w:b/>
                      <w:bCs/>
                      <w:color w:val="FFFFFF"/>
                      <w:sz w:val="20"/>
                      <w:szCs w:val="14"/>
                    </w:rPr>
                  </w:pPr>
                  <w:del w:id="3683" w:author="jie sun" w:date="2018-04-16T21:37:00Z">
                    <w:r w:rsidDel="00D05427">
                      <w:rPr>
                        <w:rFonts w:ascii="Arial" w:eastAsia="Times New Roman" w:hAnsi="Arial" w:cs="Arial"/>
                        <w:b/>
                        <w:bCs/>
                        <w:color w:val="FFFFFF"/>
                        <w:sz w:val="20"/>
                        <w:szCs w:val="14"/>
                      </w:rPr>
                      <w:delText>Number of step (exactly)</w:delText>
                    </w:r>
                    <w:bookmarkStart w:id="3684" w:name="_Toc511906234"/>
                    <w:bookmarkEnd w:id="3684"/>
                  </w:del>
                </w:p>
              </w:tc>
              <w:tc>
                <w:tcPr>
                  <w:tcW w:w="1094"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5" w:author="jie sun" w:date="2018-04-16T21:37:00Z"/>
                      <w:rFonts w:ascii="Arial" w:eastAsia="Times New Roman" w:hAnsi="Arial" w:cs="Arial"/>
                      <w:b/>
                      <w:bCs/>
                      <w:color w:val="FFFFFF"/>
                      <w:sz w:val="20"/>
                      <w:szCs w:val="14"/>
                    </w:rPr>
                  </w:pPr>
                  <w:del w:id="3686" w:author="jie sun" w:date="2018-04-16T21:37:00Z">
                    <w:r w:rsidDel="00D05427">
                      <w:rPr>
                        <w:rFonts w:ascii="Arial" w:eastAsia="Times New Roman" w:hAnsi="Arial" w:cs="Arial"/>
                        <w:b/>
                        <w:bCs/>
                        <w:color w:val="FFFFFF"/>
                        <w:sz w:val="20"/>
                        <w:szCs w:val="14"/>
                      </w:rPr>
                      <w:delText>number of steps(by program)</w:delText>
                    </w:r>
                    <w:bookmarkStart w:id="3687" w:name="_Toc511906235"/>
                    <w:bookmarkEnd w:id="3687"/>
                  </w:del>
                </w:p>
              </w:tc>
              <w:tc>
                <w:tcPr>
                  <w:tcW w:w="1117" w:type="dxa"/>
                  <w:tcBorders>
                    <w:top w:val="single" w:sz="8" w:space="0" w:color="FFFFFF"/>
                    <w:left w:val="nil"/>
                    <w:bottom w:val="single" w:sz="12" w:space="0" w:color="FFFFFF"/>
                    <w:right w:val="single" w:sz="8" w:space="0" w:color="FFFFFF"/>
                  </w:tcBorders>
                  <w:shd w:val="clear" w:color="000000" w:fill="00B0F0"/>
                  <w:vAlign w:val="center"/>
                </w:tcPr>
                <w:p w:rsidR="0087014B" w:rsidDel="00D05427" w:rsidRDefault="00D5184D">
                  <w:pPr>
                    <w:spacing w:after="0"/>
                    <w:jc w:val="center"/>
                    <w:rPr>
                      <w:del w:id="3688" w:author="jie sun" w:date="2018-04-16T21:37:00Z"/>
                      <w:rFonts w:ascii="Arial" w:eastAsia="Times New Roman" w:hAnsi="Arial" w:cs="Arial"/>
                      <w:b/>
                      <w:bCs/>
                      <w:color w:val="FFFFFF"/>
                      <w:sz w:val="20"/>
                      <w:szCs w:val="14"/>
                    </w:rPr>
                  </w:pPr>
                  <w:del w:id="3689" w:author="jie sun" w:date="2018-04-16T21:37:00Z">
                    <w:r w:rsidDel="00D05427">
                      <w:rPr>
                        <w:rFonts w:ascii="Arial" w:eastAsia="Times New Roman" w:hAnsi="Arial" w:cs="Arial"/>
                        <w:b/>
                        <w:bCs/>
                        <w:color w:val="FFFFFF"/>
                        <w:sz w:val="20"/>
                        <w:szCs w:val="14"/>
                      </w:rPr>
                      <w:delText>Accuracy</w:delText>
                    </w:r>
                    <w:bookmarkStart w:id="3690" w:name="_Toc511906236"/>
                    <w:bookmarkEnd w:id="3690"/>
                  </w:del>
                </w:p>
              </w:tc>
              <w:bookmarkStart w:id="3691" w:name="_Toc511906237"/>
              <w:bookmarkEnd w:id="3691"/>
            </w:tr>
            <w:tr w:rsidR="0087014B" w:rsidDel="00D05427">
              <w:trPr>
                <w:trHeight w:val="971"/>
                <w:del w:id="369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693" w:author="jie sun" w:date="2018-04-16T21:37:00Z"/>
                      <w:rFonts w:ascii="Arial" w:eastAsia="Times New Roman" w:hAnsi="Arial" w:cs="Arial"/>
                      <w:b/>
                      <w:bCs/>
                      <w:color w:val="FFFFFF"/>
                      <w:sz w:val="20"/>
                      <w:szCs w:val="14"/>
                    </w:rPr>
                  </w:pPr>
                  <w:del w:id="3694" w:author="jie sun" w:date="2018-04-16T21:37:00Z">
                    <w:r w:rsidDel="00D05427">
                      <w:rPr>
                        <w:rFonts w:ascii="Arial" w:eastAsia="Times New Roman" w:hAnsi="Arial" w:cs="Arial"/>
                        <w:b/>
                        <w:bCs/>
                        <w:color w:val="FFFFFF"/>
                        <w:sz w:val="20"/>
                        <w:szCs w:val="14"/>
                      </w:rPr>
                      <w:delText xml:space="preserve">Walking </w:delText>
                    </w:r>
                    <w:bookmarkStart w:id="3695" w:name="_Toc511906238"/>
                    <w:bookmarkEnd w:id="3695"/>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696" w:author="jie sun" w:date="2018-04-16T21:37:00Z"/>
                      <w:rFonts w:ascii="Arial" w:eastAsia="Times New Roman" w:hAnsi="Arial" w:cs="Arial"/>
                      <w:color w:val="000000"/>
                      <w:sz w:val="20"/>
                      <w:szCs w:val="14"/>
                    </w:rPr>
                  </w:pPr>
                  <w:del w:id="3697" w:author="jie sun" w:date="2018-04-16T21:37:00Z">
                    <w:r w:rsidDel="00D05427">
                      <w:rPr>
                        <w:rFonts w:ascii="Arial" w:eastAsia="Times New Roman" w:hAnsi="Arial" w:cs="Arial"/>
                        <w:color w:val="000000"/>
                        <w:sz w:val="20"/>
                        <w:szCs w:val="14"/>
                      </w:rPr>
                      <w:delText>in pocket of pants</w:delText>
                    </w:r>
                    <w:bookmarkStart w:id="3698" w:name="_Toc511906239"/>
                    <w:bookmarkEnd w:id="3698"/>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699" w:author="jie sun" w:date="2018-04-16T21:37:00Z"/>
                      <w:rFonts w:ascii="Arial" w:eastAsia="Times New Roman" w:hAnsi="Arial" w:cs="Arial"/>
                      <w:color w:val="000000"/>
                      <w:sz w:val="20"/>
                      <w:szCs w:val="14"/>
                    </w:rPr>
                  </w:pPr>
                  <w:del w:id="3700" w:author="jie sun" w:date="2018-04-16T21:37:00Z">
                    <w:r w:rsidDel="00D05427">
                      <w:rPr>
                        <w:rFonts w:ascii="Arial" w:eastAsia="Times New Roman" w:hAnsi="Arial" w:cs="Arial"/>
                        <w:color w:val="000000"/>
                        <w:sz w:val="20"/>
                        <w:szCs w:val="14"/>
                      </w:rPr>
                      <w:delText>173cm</w:delText>
                    </w:r>
                    <w:bookmarkStart w:id="3701" w:name="_Toc511906240"/>
                    <w:bookmarkEnd w:id="3701"/>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02" w:author="jie sun" w:date="2018-04-16T21:37:00Z"/>
                      <w:rFonts w:ascii="Arial" w:eastAsia="Times New Roman" w:hAnsi="Arial" w:cs="Arial"/>
                      <w:color w:val="000000"/>
                      <w:sz w:val="20"/>
                      <w:szCs w:val="14"/>
                    </w:rPr>
                  </w:pPr>
                  <w:del w:id="3703" w:author="jie sun" w:date="2018-04-16T21:37:00Z">
                    <w:r w:rsidDel="00D05427">
                      <w:rPr>
                        <w:rFonts w:ascii="Arial" w:eastAsia="Times New Roman" w:hAnsi="Arial" w:cs="Arial"/>
                        <w:color w:val="000000"/>
                        <w:sz w:val="20"/>
                        <w:szCs w:val="14"/>
                      </w:rPr>
                      <w:delText>60 Kilo</w:delText>
                    </w:r>
                    <w:bookmarkStart w:id="3704" w:name="_Toc511906241"/>
                    <w:bookmarkEnd w:id="3704"/>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05" w:author="jie sun" w:date="2018-04-16T21:37:00Z"/>
                      <w:rFonts w:ascii="Arial" w:eastAsia="Times New Roman" w:hAnsi="Arial" w:cs="Arial"/>
                      <w:color w:val="000000"/>
                      <w:sz w:val="20"/>
                      <w:szCs w:val="14"/>
                    </w:rPr>
                  </w:pPr>
                  <w:del w:id="3706" w:author="jie sun" w:date="2018-04-16T21:37:00Z">
                    <w:r w:rsidDel="00D05427">
                      <w:rPr>
                        <w:rFonts w:ascii="Arial" w:eastAsia="Times New Roman" w:hAnsi="Arial" w:cs="Arial"/>
                        <w:color w:val="000000"/>
                        <w:sz w:val="20"/>
                        <w:szCs w:val="14"/>
                      </w:rPr>
                      <w:delText>28</w:delText>
                    </w:r>
                    <w:bookmarkStart w:id="3707" w:name="_Toc511906242"/>
                    <w:bookmarkEnd w:id="3707"/>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rPr>
                      <w:del w:id="3708" w:author="jie sun" w:date="2018-04-16T21:37:00Z"/>
                      <w:rFonts w:ascii="Arial" w:eastAsia="Times New Roman" w:hAnsi="Arial" w:cs="Arial"/>
                      <w:color w:val="000000"/>
                      <w:sz w:val="20"/>
                      <w:szCs w:val="14"/>
                    </w:rPr>
                    <w:pPrChange w:id="3709" w:author="jie sun" w:date="2018-04-16T21:34:00Z">
                      <w:pPr>
                        <w:spacing w:after="0"/>
                        <w:jc w:val="center"/>
                      </w:pPr>
                    </w:pPrChange>
                  </w:pPr>
                  <w:del w:id="3710" w:author="jie sun" w:date="2018-04-16T21:37:00Z">
                    <w:r w:rsidDel="00D05427">
                      <w:rPr>
                        <w:rFonts w:ascii="Arial" w:eastAsia="Times New Roman" w:hAnsi="Arial" w:cs="Arial"/>
                        <w:color w:val="000000"/>
                        <w:sz w:val="20"/>
                        <w:szCs w:val="14"/>
                      </w:rPr>
                      <w:delText>Flat</w:delText>
                    </w:r>
                    <w:bookmarkStart w:id="3711" w:name="_Toc511906243"/>
                    <w:bookmarkEnd w:id="3711"/>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2" w:author="jie sun" w:date="2018-04-16T21:37:00Z"/>
                      <w:rFonts w:ascii="Arial" w:eastAsia="Times New Roman" w:hAnsi="Arial" w:cs="Arial"/>
                      <w:color w:val="000000"/>
                      <w:sz w:val="20"/>
                      <w:szCs w:val="14"/>
                    </w:rPr>
                  </w:pPr>
                  <w:del w:id="3713" w:author="jie sun" w:date="2018-04-16T21:37:00Z">
                    <w:r w:rsidDel="00D05427">
                      <w:rPr>
                        <w:rFonts w:ascii="Arial" w:eastAsia="Times New Roman" w:hAnsi="Arial" w:cs="Arial"/>
                        <w:color w:val="000000"/>
                        <w:sz w:val="20"/>
                        <w:szCs w:val="14"/>
                      </w:rPr>
                      <w:delText xml:space="preserve">25Hz </w:delText>
                    </w:r>
                    <w:bookmarkStart w:id="3714" w:name="_Toc511906244"/>
                    <w:bookmarkEnd w:id="3714"/>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5" w:author="jie sun" w:date="2018-04-16T21:37:00Z"/>
                      <w:rFonts w:ascii="Arial" w:eastAsia="Times New Roman" w:hAnsi="Arial" w:cs="Arial"/>
                      <w:color w:val="000000"/>
                      <w:sz w:val="20"/>
                      <w:szCs w:val="14"/>
                    </w:rPr>
                  </w:pPr>
                  <w:del w:id="3716" w:author="jie sun" w:date="2018-04-16T21:37:00Z">
                    <w:r w:rsidDel="00D05427">
                      <w:rPr>
                        <w:rFonts w:ascii="Arial" w:eastAsia="Times New Roman" w:hAnsi="Arial" w:cs="Arial"/>
                        <w:color w:val="000000"/>
                        <w:sz w:val="20"/>
                        <w:szCs w:val="14"/>
                      </w:rPr>
                      <w:delText>150</w:delText>
                    </w:r>
                    <w:bookmarkStart w:id="3717" w:name="_Toc511906245"/>
                    <w:bookmarkEnd w:id="3717"/>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18" w:author="jie sun" w:date="2018-04-16T21:37:00Z"/>
                      <w:rFonts w:ascii="Arial" w:eastAsia="Times New Roman" w:hAnsi="Arial" w:cs="Arial"/>
                      <w:color w:val="000000"/>
                      <w:sz w:val="20"/>
                      <w:szCs w:val="14"/>
                    </w:rPr>
                  </w:pPr>
                  <w:del w:id="3719" w:author="jie sun" w:date="2018-04-16T21:37:00Z">
                    <w:r w:rsidDel="00D05427">
                      <w:rPr>
                        <w:rFonts w:ascii="Arial" w:eastAsia="Times New Roman" w:hAnsi="Arial" w:cs="Arial"/>
                        <w:color w:val="000000"/>
                        <w:sz w:val="20"/>
                        <w:szCs w:val="14"/>
                      </w:rPr>
                      <w:delText>250</w:delText>
                    </w:r>
                    <w:bookmarkStart w:id="3720" w:name="_Toc511906246"/>
                    <w:bookmarkEnd w:id="372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21" w:author="jie sun" w:date="2018-04-16T21:37:00Z"/>
                      <w:rFonts w:ascii="Arial" w:eastAsia="Times New Roman" w:hAnsi="Arial" w:cs="Arial"/>
                      <w:color w:val="000000"/>
                      <w:sz w:val="20"/>
                      <w:szCs w:val="14"/>
                    </w:rPr>
                  </w:pPr>
                  <w:del w:id="3722" w:author="jie sun" w:date="2018-04-16T21:37:00Z">
                    <w:r w:rsidDel="00D05427">
                      <w:rPr>
                        <w:rFonts w:ascii="Arial" w:eastAsia="Times New Roman" w:hAnsi="Arial" w:cs="Arial"/>
                        <w:color w:val="000000"/>
                        <w:sz w:val="20"/>
                        <w:szCs w:val="14"/>
                      </w:rPr>
                      <w:delText>0.6</w:delText>
                    </w:r>
                    <w:bookmarkStart w:id="3723" w:name="_Toc511906247"/>
                    <w:bookmarkEnd w:id="3723"/>
                  </w:del>
                </w:p>
              </w:tc>
              <w:bookmarkStart w:id="3724" w:name="_Toc511906248"/>
              <w:bookmarkEnd w:id="3724"/>
            </w:tr>
            <w:tr w:rsidR="0087014B" w:rsidDel="00D05427">
              <w:trPr>
                <w:trHeight w:val="1140"/>
                <w:del w:id="3725"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26" w:author="jie sun" w:date="2018-04-16T21:37:00Z"/>
                      <w:rFonts w:ascii="Arial" w:eastAsia="Times New Roman" w:hAnsi="Arial" w:cs="Arial"/>
                      <w:b/>
                      <w:bCs/>
                      <w:color w:val="FFFFFF"/>
                      <w:sz w:val="20"/>
                      <w:szCs w:val="14"/>
                    </w:rPr>
                  </w:pPr>
                  <w:del w:id="3727" w:author="jie sun" w:date="2018-04-16T21:37:00Z">
                    <w:r w:rsidDel="00D05427">
                      <w:rPr>
                        <w:rFonts w:ascii="Arial" w:eastAsia="Times New Roman" w:hAnsi="Arial" w:cs="Arial"/>
                        <w:b/>
                        <w:bCs/>
                        <w:color w:val="FFFFFF"/>
                        <w:sz w:val="20"/>
                        <w:szCs w:val="14"/>
                      </w:rPr>
                      <w:delText>Walking</w:delText>
                    </w:r>
                    <w:bookmarkStart w:id="3728" w:name="_Toc511906249"/>
                    <w:bookmarkEnd w:id="3728"/>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29" w:author="jie sun" w:date="2018-04-16T21:37:00Z"/>
                      <w:rFonts w:ascii="Arial" w:eastAsia="Times New Roman" w:hAnsi="Arial" w:cs="Arial"/>
                      <w:color w:val="000000"/>
                      <w:sz w:val="20"/>
                      <w:szCs w:val="14"/>
                    </w:rPr>
                  </w:pPr>
                  <w:del w:id="3730" w:author="jie sun" w:date="2018-04-16T21:37:00Z">
                    <w:r w:rsidDel="00D05427">
                      <w:rPr>
                        <w:rFonts w:ascii="Arial" w:eastAsia="Times New Roman" w:hAnsi="Arial" w:cs="Arial"/>
                        <w:color w:val="000000"/>
                        <w:sz w:val="20"/>
                        <w:szCs w:val="14"/>
                      </w:rPr>
                      <w:delText>in pocket of pants</w:delText>
                    </w:r>
                    <w:bookmarkStart w:id="3731" w:name="_Toc511906250"/>
                    <w:bookmarkEnd w:id="3731"/>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2" w:author="jie sun" w:date="2018-04-16T21:37:00Z"/>
                      <w:rFonts w:ascii="Arial" w:eastAsia="Times New Roman" w:hAnsi="Arial" w:cs="Arial"/>
                      <w:color w:val="000000"/>
                      <w:sz w:val="20"/>
                      <w:szCs w:val="14"/>
                    </w:rPr>
                  </w:pPr>
                  <w:del w:id="3733" w:author="jie sun" w:date="2018-04-16T21:37:00Z">
                    <w:r w:rsidDel="00D05427">
                      <w:rPr>
                        <w:rFonts w:ascii="Arial" w:eastAsia="Times New Roman" w:hAnsi="Arial" w:cs="Arial"/>
                        <w:color w:val="000000"/>
                        <w:sz w:val="20"/>
                        <w:szCs w:val="14"/>
                      </w:rPr>
                      <w:delText>173cm</w:delText>
                    </w:r>
                    <w:bookmarkStart w:id="3734" w:name="_Toc511906251"/>
                    <w:bookmarkEnd w:id="3734"/>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5" w:author="jie sun" w:date="2018-04-16T21:37:00Z"/>
                      <w:rFonts w:ascii="Arial" w:eastAsia="Times New Roman" w:hAnsi="Arial" w:cs="Arial"/>
                      <w:color w:val="000000"/>
                      <w:sz w:val="20"/>
                      <w:szCs w:val="14"/>
                    </w:rPr>
                  </w:pPr>
                  <w:del w:id="3736" w:author="jie sun" w:date="2018-04-16T21:37:00Z">
                    <w:r w:rsidDel="00D05427">
                      <w:rPr>
                        <w:rFonts w:ascii="Arial" w:eastAsia="Times New Roman" w:hAnsi="Arial" w:cs="Arial"/>
                        <w:color w:val="000000"/>
                        <w:sz w:val="20"/>
                        <w:szCs w:val="14"/>
                      </w:rPr>
                      <w:delText>60 Kilo</w:delText>
                    </w:r>
                    <w:bookmarkStart w:id="3737" w:name="_Toc511906252"/>
                    <w:bookmarkEnd w:id="3737"/>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38" w:author="jie sun" w:date="2018-04-16T21:37:00Z"/>
                      <w:rFonts w:ascii="Arial" w:eastAsia="Times New Roman" w:hAnsi="Arial" w:cs="Arial"/>
                      <w:color w:val="000000"/>
                      <w:sz w:val="20"/>
                      <w:szCs w:val="14"/>
                    </w:rPr>
                  </w:pPr>
                  <w:del w:id="3739" w:author="jie sun" w:date="2018-04-16T21:37:00Z">
                    <w:r w:rsidDel="00D05427">
                      <w:rPr>
                        <w:rFonts w:ascii="Arial" w:eastAsia="Times New Roman" w:hAnsi="Arial" w:cs="Arial"/>
                        <w:color w:val="000000"/>
                        <w:sz w:val="20"/>
                        <w:szCs w:val="14"/>
                      </w:rPr>
                      <w:delText>28</w:delText>
                    </w:r>
                    <w:bookmarkStart w:id="3740" w:name="_Toc511906253"/>
                    <w:bookmarkEnd w:id="3740"/>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1" w:author="jie sun" w:date="2018-04-16T21:37:00Z"/>
                      <w:rFonts w:ascii="Arial" w:eastAsia="Times New Roman" w:hAnsi="Arial" w:cs="Arial"/>
                      <w:color w:val="000000"/>
                      <w:sz w:val="20"/>
                      <w:szCs w:val="14"/>
                    </w:rPr>
                  </w:pPr>
                  <w:del w:id="3742" w:author="jie sun" w:date="2018-04-16T21:37:00Z">
                    <w:r w:rsidDel="00D05427">
                      <w:rPr>
                        <w:rFonts w:ascii="Arial" w:eastAsia="Times New Roman" w:hAnsi="Arial" w:cs="Arial"/>
                        <w:color w:val="000000"/>
                        <w:sz w:val="20"/>
                        <w:szCs w:val="14"/>
                      </w:rPr>
                      <w:delText>Flat</w:delText>
                    </w:r>
                    <w:bookmarkStart w:id="3743" w:name="_Toc511906254"/>
                    <w:bookmarkEnd w:id="3743"/>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4" w:author="jie sun" w:date="2018-04-16T21:37:00Z"/>
                      <w:rFonts w:ascii="Arial" w:eastAsia="Times New Roman" w:hAnsi="Arial" w:cs="Arial"/>
                      <w:color w:val="000000"/>
                      <w:sz w:val="20"/>
                      <w:szCs w:val="14"/>
                    </w:rPr>
                  </w:pPr>
                  <w:del w:id="3745" w:author="jie sun" w:date="2018-04-16T21:37:00Z">
                    <w:r w:rsidDel="00D05427">
                      <w:rPr>
                        <w:rFonts w:ascii="Arial" w:eastAsia="Times New Roman" w:hAnsi="Arial" w:cs="Arial"/>
                        <w:color w:val="000000"/>
                        <w:sz w:val="20"/>
                        <w:szCs w:val="14"/>
                      </w:rPr>
                      <w:delText xml:space="preserve">50Hz </w:delText>
                    </w:r>
                    <w:bookmarkStart w:id="3746" w:name="_Toc511906255"/>
                    <w:bookmarkEnd w:id="3746"/>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47" w:author="jie sun" w:date="2018-04-16T21:37:00Z"/>
                      <w:rFonts w:ascii="Arial" w:eastAsia="Times New Roman" w:hAnsi="Arial" w:cs="Arial"/>
                      <w:color w:val="000000"/>
                      <w:sz w:val="20"/>
                      <w:szCs w:val="14"/>
                    </w:rPr>
                  </w:pPr>
                  <w:del w:id="3748" w:author="jie sun" w:date="2018-04-16T21:37:00Z">
                    <w:r w:rsidDel="00D05427">
                      <w:rPr>
                        <w:rFonts w:ascii="Arial" w:eastAsia="Times New Roman" w:hAnsi="Arial" w:cs="Arial"/>
                        <w:color w:val="000000"/>
                        <w:sz w:val="20"/>
                        <w:szCs w:val="14"/>
                      </w:rPr>
                      <w:delText>235</w:delText>
                    </w:r>
                    <w:bookmarkStart w:id="3749" w:name="_Toc511906256"/>
                    <w:bookmarkEnd w:id="3749"/>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0" w:author="jie sun" w:date="2018-04-16T21:37:00Z"/>
                      <w:rFonts w:ascii="Arial" w:eastAsia="Times New Roman" w:hAnsi="Arial" w:cs="Arial"/>
                      <w:color w:val="000000"/>
                      <w:sz w:val="20"/>
                      <w:szCs w:val="14"/>
                    </w:rPr>
                  </w:pPr>
                  <w:del w:id="3751" w:author="jie sun" w:date="2018-04-16T21:37:00Z">
                    <w:r w:rsidDel="00D05427">
                      <w:rPr>
                        <w:rFonts w:ascii="Arial" w:eastAsia="Times New Roman" w:hAnsi="Arial" w:cs="Arial"/>
                        <w:color w:val="000000"/>
                        <w:sz w:val="20"/>
                        <w:szCs w:val="14"/>
                      </w:rPr>
                      <w:delText>250</w:delText>
                    </w:r>
                    <w:bookmarkStart w:id="3752" w:name="_Toc511906257"/>
                    <w:bookmarkEnd w:id="3752"/>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53" w:author="jie sun" w:date="2018-04-16T21:37:00Z"/>
                      <w:rFonts w:ascii="Arial" w:eastAsia="Times New Roman" w:hAnsi="Arial" w:cs="Arial"/>
                      <w:color w:val="000000"/>
                      <w:sz w:val="20"/>
                      <w:szCs w:val="14"/>
                    </w:rPr>
                  </w:pPr>
                  <w:del w:id="3754" w:author="jie sun" w:date="2018-04-16T21:37:00Z">
                    <w:r w:rsidDel="00D05427">
                      <w:rPr>
                        <w:rFonts w:ascii="Arial" w:eastAsia="Times New Roman" w:hAnsi="Arial" w:cs="Arial"/>
                        <w:color w:val="000000"/>
                        <w:sz w:val="20"/>
                        <w:szCs w:val="14"/>
                      </w:rPr>
                      <w:delText>0.94</w:delText>
                    </w:r>
                    <w:bookmarkStart w:id="3755" w:name="_Toc511906258"/>
                    <w:bookmarkEnd w:id="3755"/>
                  </w:del>
                </w:p>
              </w:tc>
              <w:bookmarkStart w:id="3756" w:name="_Toc511906259"/>
              <w:bookmarkEnd w:id="3756"/>
            </w:tr>
            <w:tr w:rsidR="0087014B" w:rsidDel="00D05427">
              <w:trPr>
                <w:trHeight w:val="800"/>
                <w:del w:id="3757"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58" w:author="jie sun" w:date="2018-04-16T21:37:00Z"/>
                      <w:rFonts w:ascii="Arial" w:eastAsia="Times New Roman" w:hAnsi="Arial" w:cs="Arial"/>
                      <w:b/>
                      <w:bCs/>
                      <w:color w:val="FFFFFF"/>
                      <w:sz w:val="20"/>
                      <w:szCs w:val="14"/>
                    </w:rPr>
                  </w:pPr>
                  <w:del w:id="3759" w:author="jie sun" w:date="2018-04-16T21:37:00Z">
                    <w:r w:rsidDel="00D05427">
                      <w:rPr>
                        <w:rFonts w:ascii="Arial" w:eastAsia="Times New Roman" w:hAnsi="Arial" w:cs="Arial"/>
                        <w:b/>
                        <w:bCs/>
                        <w:color w:val="FFFFFF"/>
                        <w:sz w:val="20"/>
                        <w:szCs w:val="14"/>
                      </w:rPr>
                      <w:delText xml:space="preserve">walking </w:delText>
                    </w:r>
                    <w:bookmarkStart w:id="3760" w:name="_Toc511906260"/>
                    <w:bookmarkEnd w:id="3760"/>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1" w:author="jie sun" w:date="2018-04-16T21:37:00Z"/>
                      <w:rFonts w:ascii="Arial" w:eastAsia="Times New Roman" w:hAnsi="Arial" w:cs="Arial"/>
                      <w:color w:val="000000"/>
                      <w:sz w:val="20"/>
                      <w:szCs w:val="14"/>
                    </w:rPr>
                  </w:pPr>
                  <w:del w:id="3762" w:author="jie sun" w:date="2018-04-16T21:37:00Z">
                    <w:r w:rsidDel="00D05427">
                      <w:rPr>
                        <w:rFonts w:ascii="Arial" w:eastAsia="Times New Roman" w:hAnsi="Arial" w:cs="Arial"/>
                        <w:color w:val="000000"/>
                        <w:sz w:val="20"/>
                        <w:szCs w:val="14"/>
                      </w:rPr>
                      <w:delText>in hand(Natural Vertical)</w:delText>
                    </w:r>
                    <w:bookmarkStart w:id="3763" w:name="_Toc511906261"/>
                    <w:bookmarkEnd w:id="3763"/>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4" w:author="jie sun" w:date="2018-04-16T21:37:00Z"/>
                      <w:rFonts w:ascii="Arial" w:eastAsia="Times New Roman" w:hAnsi="Arial" w:cs="Arial"/>
                      <w:color w:val="000000"/>
                      <w:sz w:val="20"/>
                      <w:szCs w:val="14"/>
                    </w:rPr>
                  </w:pPr>
                  <w:del w:id="3765" w:author="jie sun" w:date="2018-04-16T21:37:00Z">
                    <w:r w:rsidDel="00D05427">
                      <w:rPr>
                        <w:rFonts w:ascii="Arial" w:eastAsia="Times New Roman" w:hAnsi="Arial" w:cs="Arial"/>
                        <w:color w:val="000000"/>
                        <w:sz w:val="20"/>
                        <w:szCs w:val="14"/>
                      </w:rPr>
                      <w:delText>173cm</w:delText>
                    </w:r>
                    <w:bookmarkStart w:id="3766" w:name="_Toc511906262"/>
                    <w:bookmarkEnd w:id="3766"/>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67" w:author="jie sun" w:date="2018-04-16T21:37:00Z"/>
                      <w:rFonts w:ascii="Arial" w:eastAsia="Times New Roman" w:hAnsi="Arial" w:cs="Arial"/>
                      <w:color w:val="000000"/>
                      <w:sz w:val="20"/>
                      <w:szCs w:val="14"/>
                    </w:rPr>
                  </w:pPr>
                  <w:del w:id="3768" w:author="jie sun" w:date="2018-04-16T21:37:00Z">
                    <w:r w:rsidDel="00D05427">
                      <w:rPr>
                        <w:rFonts w:ascii="Arial" w:eastAsia="Times New Roman" w:hAnsi="Arial" w:cs="Arial"/>
                        <w:color w:val="000000"/>
                        <w:sz w:val="20"/>
                        <w:szCs w:val="14"/>
                      </w:rPr>
                      <w:delText>60 Kilo</w:delText>
                    </w:r>
                    <w:bookmarkStart w:id="3769" w:name="_Toc511906263"/>
                    <w:bookmarkEnd w:id="3769"/>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0" w:author="jie sun" w:date="2018-04-16T21:37:00Z"/>
                      <w:rFonts w:ascii="Arial" w:eastAsia="Times New Roman" w:hAnsi="Arial" w:cs="Arial"/>
                      <w:color w:val="000000"/>
                      <w:sz w:val="20"/>
                      <w:szCs w:val="14"/>
                    </w:rPr>
                  </w:pPr>
                  <w:del w:id="3771" w:author="jie sun" w:date="2018-04-16T21:37:00Z">
                    <w:r w:rsidDel="00D05427">
                      <w:rPr>
                        <w:rFonts w:ascii="Arial" w:eastAsia="Times New Roman" w:hAnsi="Arial" w:cs="Arial"/>
                        <w:color w:val="000000"/>
                        <w:sz w:val="20"/>
                        <w:szCs w:val="14"/>
                      </w:rPr>
                      <w:delText>28</w:delText>
                    </w:r>
                    <w:bookmarkStart w:id="3772" w:name="_Toc511906264"/>
                    <w:bookmarkEnd w:id="3772"/>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3" w:author="jie sun" w:date="2018-04-16T21:37:00Z"/>
                      <w:rFonts w:ascii="Arial" w:eastAsia="Times New Roman" w:hAnsi="Arial" w:cs="Arial"/>
                      <w:color w:val="000000"/>
                      <w:sz w:val="20"/>
                      <w:szCs w:val="14"/>
                    </w:rPr>
                  </w:pPr>
                  <w:del w:id="3774" w:author="jie sun" w:date="2018-04-16T21:37:00Z">
                    <w:r w:rsidDel="00D05427">
                      <w:rPr>
                        <w:rFonts w:ascii="Arial" w:eastAsia="Times New Roman" w:hAnsi="Arial" w:cs="Arial"/>
                        <w:color w:val="000000"/>
                        <w:sz w:val="20"/>
                        <w:szCs w:val="14"/>
                      </w:rPr>
                      <w:delText>Flat</w:delText>
                    </w:r>
                    <w:bookmarkStart w:id="3775" w:name="_Toc511906265"/>
                    <w:bookmarkEnd w:id="3775"/>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6" w:author="jie sun" w:date="2018-04-16T21:37:00Z"/>
                      <w:rFonts w:ascii="Arial" w:eastAsia="Times New Roman" w:hAnsi="Arial" w:cs="Arial"/>
                      <w:color w:val="000000"/>
                      <w:sz w:val="20"/>
                      <w:szCs w:val="14"/>
                    </w:rPr>
                  </w:pPr>
                  <w:del w:id="3777" w:author="jie sun" w:date="2018-04-16T21:37:00Z">
                    <w:r w:rsidDel="00D05427">
                      <w:rPr>
                        <w:rFonts w:ascii="Arial" w:eastAsia="Times New Roman" w:hAnsi="Arial" w:cs="Arial"/>
                        <w:color w:val="000000"/>
                        <w:sz w:val="20"/>
                        <w:szCs w:val="14"/>
                      </w:rPr>
                      <w:delText xml:space="preserve">50Hz </w:delText>
                    </w:r>
                    <w:bookmarkStart w:id="3778" w:name="_Toc511906266"/>
                    <w:bookmarkEnd w:id="3778"/>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79" w:author="jie sun" w:date="2018-04-16T21:37:00Z"/>
                      <w:rFonts w:ascii="Arial" w:eastAsia="Times New Roman" w:hAnsi="Arial" w:cs="Arial"/>
                      <w:color w:val="000000"/>
                      <w:sz w:val="20"/>
                      <w:szCs w:val="14"/>
                    </w:rPr>
                  </w:pPr>
                  <w:del w:id="3780" w:author="jie sun" w:date="2018-04-16T21:37:00Z">
                    <w:r w:rsidDel="00D05427">
                      <w:rPr>
                        <w:rFonts w:ascii="Arial" w:eastAsia="Times New Roman" w:hAnsi="Arial" w:cs="Arial"/>
                        <w:color w:val="000000"/>
                        <w:sz w:val="20"/>
                        <w:szCs w:val="14"/>
                      </w:rPr>
                      <w:delText>243</w:delText>
                    </w:r>
                    <w:bookmarkStart w:id="3781" w:name="_Toc511906267"/>
                    <w:bookmarkEnd w:id="3781"/>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2" w:author="jie sun" w:date="2018-04-16T21:37:00Z"/>
                      <w:rFonts w:ascii="Arial" w:eastAsia="Times New Roman" w:hAnsi="Arial" w:cs="Arial"/>
                      <w:color w:val="000000"/>
                      <w:sz w:val="20"/>
                      <w:szCs w:val="14"/>
                    </w:rPr>
                  </w:pPr>
                  <w:del w:id="3783" w:author="jie sun" w:date="2018-04-16T21:37:00Z">
                    <w:r w:rsidDel="00D05427">
                      <w:rPr>
                        <w:rFonts w:ascii="Arial" w:eastAsia="Times New Roman" w:hAnsi="Arial" w:cs="Arial"/>
                        <w:color w:val="000000"/>
                        <w:sz w:val="20"/>
                        <w:szCs w:val="14"/>
                      </w:rPr>
                      <w:delText>258</w:delText>
                    </w:r>
                    <w:bookmarkStart w:id="3784" w:name="_Toc511906268"/>
                    <w:bookmarkEnd w:id="3784"/>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785" w:author="jie sun" w:date="2018-04-16T21:37:00Z"/>
                      <w:rFonts w:ascii="Arial" w:eastAsia="Times New Roman" w:hAnsi="Arial" w:cs="Arial"/>
                      <w:color w:val="000000"/>
                      <w:sz w:val="20"/>
                      <w:szCs w:val="14"/>
                    </w:rPr>
                  </w:pPr>
                  <w:del w:id="3786" w:author="jie sun" w:date="2018-04-16T21:37:00Z">
                    <w:r w:rsidDel="00D05427">
                      <w:rPr>
                        <w:rFonts w:ascii="Arial" w:eastAsia="Times New Roman" w:hAnsi="Arial" w:cs="Arial"/>
                        <w:color w:val="000000"/>
                        <w:sz w:val="20"/>
                        <w:szCs w:val="14"/>
                      </w:rPr>
                      <w:delText>0.94</w:delText>
                    </w:r>
                    <w:bookmarkStart w:id="3787" w:name="_Toc511906269"/>
                    <w:bookmarkEnd w:id="3787"/>
                  </w:del>
                </w:p>
              </w:tc>
              <w:bookmarkStart w:id="3788" w:name="_Toc511906270"/>
              <w:bookmarkEnd w:id="3788"/>
            </w:tr>
            <w:tr w:rsidR="0087014B" w:rsidDel="00D05427">
              <w:trPr>
                <w:trHeight w:val="48"/>
                <w:del w:id="3789"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790" w:author="jie sun" w:date="2018-04-16T21:37:00Z"/>
                      <w:rFonts w:ascii="Arial" w:eastAsia="Times New Roman" w:hAnsi="Arial" w:cs="Arial"/>
                      <w:b/>
                      <w:bCs/>
                      <w:color w:val="FFFFFF"/>
                      <w:sz w:val="20"/>
                      <w:szCs w:val="14"/>
                    </w:rPr>
                  </w:pPr>
                  <w:del w:id="3791" w:author="jie sun" w:date="2018-04-16T21:37:00Z">
                    <w:r w:rsidDel="00D05427">
                      <w:rPr>
                        <w:rFonts w:ascii="Arial" w:eastAsia="Times New Roman" w:hAnsi="Arial" w:cs="Arial"/>
                        <w:b/>
                        <w:bCs/>
                        <w:color w:val="FFFFFF"/>
                        <w:sz w:val="20"/>
                        <w:szCs w:val="14"/>
                      </w:rPr>
                      <w:delText>Walking</w:delText>
                    </w:r>
                    <w:bookmarkStart w:id="3792" w:name="_Toc511906271"/>
                    <w:bookmarkEnd w:id="3792"/>
                  </w:del>
                </w:p>
              </w:tc>
              <w:tc>
                <w:tcPr>
                  <w:tcW w:w="137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793" w:author="jie sun" w:date="2018-04-16T21:37:00Z"/>
                      <w:rFonts w:ascii="Arial" w:eastAsia="Times New Roman" w:hAnsi="Arial" w:cs="Arial"/>
                      <w:color w:val="000000"/>
                      <w:sz w:val="20"/>
                      <w:szCs w:val="14"/>
                    </w:rPr>
                  </w:pPr>
                  <w:del w:id="3794" w:author="jie sun" w:date="2018-04-16T21:37:00Z">
                    <w:r w:rsidDel="00D05427">
                      <w:rPr>
                        <w:rFonts w:ascii="Arial" w:eastAsia="Times New Roman" w:hAnsi="Arial" w:cs="Arial"/>
                        <w:color w:val="000000"/>
                        <w:sz w:val="20"/>
                        <w:szCs w:val="14"/>
                      </w:rPr>
                      <w:delText>Put the Phone Beside Ear (to answer the phone call)</w:delText>
                    </w:r>
                    <w:bookmarkStart w:id="3795" w:name="_Toc511906272"/>
                    <w:bookmarkEnd w:id="3795"/>
                  </w:del>
                </w:p>
              </w:tc>
              <w:tc>
                <w:tcPr>
                  <w:tcW w:w="839" w:type="dxa"/>
                  <w:tcBorders>
                    <w:top w:val="nil"/>
                    <w:left w:val="nil"/>
                    <w:bottom w:val="single" w:sz="8" w:space="0" w:color="FFFFFF"/>
                    <w:right w:val="single" w:sz="8" w:space="0" w:color="FFFFFF"/>
                  </w:tcBorders>
                  <w:shd w:val="clear" w:color="000000" w:fill="E7F2FC"/>
                  <w:vAlign w:val="center"/>
                </w:tcPr>
                <w:p w:rsidR="0087014B" w:rsidDel="00D05427" w:rsidRDefault="00D5184D">
                  <w:pPr>
                    <w:pStyle w:val="Caption"/>
                    <w:spacing w:after="0"/>
                    <w:jc w:val="center"/>
                    <w:rPr>
                      <w:del w:id="3796" w:author="jie sun" w:date="2018-04-16T21:37:00Z"/>
                      <w:rFonts w:ascii="Arial" w:eastAsia="Times New Roman" w:hAnsi="Arial" w:cs="Arial"/>
                      <w:color w:val="000000"/>
                      <w:sz w:val="20"/>
                      <w:szCs w:val="14"/>
                    </w:rPr>
                    <w:pPrChange w:id="3797" w:author="像个男人一样" w:date="2018-03-21T01:45:00Z">
                      <w:pPr>
                        <w:spacing w:after="0"/>
                        <w:jc w:val="center"/>
                      </w:pPr>
                    </w:pPrChange>
                  </w:pPr>
                  <w:del w:id="3798" w:author="jie sun" w:date="2018-04-16T21:37:00Z">
                    <w:r w:rsidDel="00D05427">
                      <w:rPr>
                        <w:rFonts w:ascii="Arial" w:eastAsia="Times New Roman" w:hAnsi="Arial" w:cs="Arial"/>
                        <w:color w:val="000000"/>
                        <w:sz w:val="20"/>
                        <w:szCs w:val="14"/>
                      </w:rPr>
                      <w:delText>173cm</w:delText>
                    </w:r>
                    <w:bookmarkStart w:id="3799" w:name="_Toc511906273"/>
                    <w:bookmarkEnd w:id="3799"/>
                  </w:del>
                </w:p>
              </w:tc>
              <w:tc>
                <w:tcPr>
                  <w:tcW w:w="883"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0" w:author="jie sun" w:date="2018-04-16T21:37:00Z"/>
                      <w:rFonts w:ascii="Arial" w:eastAsia="Times New Roman" w:hAnsi="Arial" w:cs="Arial"/>
                      <w:color w:val="000000"/>
                      <w:sz w:val="20"/>
                      <w:szCs w:val="14"/>
                    </w:rPr>
                  </w:pPr>
                  <w:del w:id="3801" w:author="jie sun" w:date="2018-04-16T21:37:00Z">
                    <w:r w:rsidDel="00D05427">
                      <w:rPr>
                        <w:rFonts w:ascii="Arial" w:eastAsia="Times New Roman" w:hAnsi="Arial" w:cs="Arial"/>
                        <w:color w:val="000000"/>
                        <w:sz w:val="20"/>
                        <w:szCs w:val="14"/>
                      </w:rPr>
                      <w:delText>60 Kilo</w:delText>
                    </w:r>
                    <w:bookmarkStart w:id="3802" w:name="_Toc511906274"/>
                    <w:bookmarkEnd w:id="3802"/>
                  </w:del>
                </w:p>
              </w:tc>
              <w:tc>
                <w:tcPr>
                  <w:tcW w:w="5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3" w:author="jie sun" w:date="2018-04-16T21:37:00Z"/>
                      <w:rFonts w:ascii="Arial" w:eastAsia="Times New Roman" w:hAnsi="Arial" w:cs="Arial"/>
                      <w:color w:val="000000"/>
                      <w:sz w:val="20"/>
                      <w:szCs w:val="14"/>
                    </w:rPr>
                  </w:pPr>
                  <w:del w:id="3804" w:author="jie sun" w:date="2018-04-16T21:37:00Z">
                    <w:r w:rsidDel="00D05427">
                      <w:rPr>
                        <w:rFonts w:ascii="Arial" w:eastAsia="Times New Roman" w:hAnsi="Arial" w:cs="Arial"/>
                        <w:color w:val="000000"/>
                        <w:sz w:val="20"/>
                        <w:szCs w:val="14"/>
                      </w:rPr>
                      <w:delText>28</w:delText>
                    </w:r>
                    <w:bookmarkStart w:id="3805" w:name="_Toc511906275"/>
                    <w:bookmarkEnd w:id="3805"/>
                  </w:del>
                </w:p>
              </w:tc>
              <w:tc>
                <w:tcPr>
                  <w:tcW w:w="1116"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6" w:author="jie sun" w:date="2018-04-16T21:37:00Z"/>
                      <w:rFonts w:ascii="Arial" w:eastAsia="Times New Roman" w:hAnsi="Arial" w:cs="Arial"/>
                      <w:color w:val="000000"/>
                      <w:sz w:val="20"/>
                      <w:szCs w:val="14"/>
                    </w:rPr>
                  </w:pPr>
                  <w:del w:id="3807" w:author="jie sun" w:date="2018-04-16T21:37:00Z">
                    <w:r w:rsidDel="00D05427">
                      <w:rPr>
                        <w:rFonts w:ascii="Arial" w:eastAsia="Times New Roman" w:hAnsi="Arial" w:cs="Arial"/>
                        <w:color w:val="000000"/>
                        <w:sz w:val="20"/>
                        <w:szCs w:val="14"/>
                      </w:rPr>
                      <w:delText>Flat</w:delText>
                    </w:r>
                    <w:bookmarkStart w:id="3808" w:name="_Toc511906276"/>
                    <w:bookmarkEnd w:id="3808"/>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09" w:author="jie sun" w:date="2018-04-16T21:37:00Z"/>
                      <w:rFonts w:ascii="Arial" w:eastAsia="Times New Roman" w:hAnsi="Arial" w:cs="Arial"/>
                      <w:color w:val="000000"/>
                      <w:sz w:val="20"/>
                      <w:szCs w:val="14"/>
                    </w:rPr>
                  </w:pPr>
                  <w:del w:id="3810" w:author="jie sun" w:date="2018-04-16T21:37:00Z">
                    <w:r w:rsidDel="00D05427">
                      <w:rPr>
                        <w:rFonts w:ascii="Arial" w:eastAsia="Times New Roman" w:hAnsi="Arial" w:cs="Arial"/>
                        <w:color w:val="000000"/>
                        <w:sz w:val="20"/>
                        <w:szCs w:val="14"/>
                      </w:rPr>
                      <w:delText xml:space="preserve">50Hz </w:delText>
                    </w:r>
                    <w:bookmarkStart w:id="3811" w:name="_Toc511906277"/>
                    <w:bookmarkEnd w:id="3811"/>
                  </w:del>
                </w:p>
              </w:tc>
              <w:tc>
                <w:tcPr>
                  <w:tcW w:w="1028"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2" w:author="jie sun" w:date="2018-04-16T21:37:00Z"/>
                      <w:rFonts w:ascii="Arial" w:eastAsia="Times New Roman" w:hAnsi="Arial" w:cs="Arial"/>
                      <w:color w:val="000000"/>
                      <w:sz w:val="20"/>
                      <w:szCs w:val="14"/>
                    </w:rPr>
                  </w:pPr>
                  <w:del w:id="3813" w:author="jie sun" w:date="2018-04-16T21:37:00Z">
                    <w:r w:rsidDel="00D05427">
                      <w:rPr>
                        <w:rFonts w:ascii="Arial" w:eastAsia="Times New Roman" w:hAnsi="Arial" w:cs="Arial"/>
                        <w:color w:val="000000"/>
                        <w:sz w:val="20"/>
                        <w:szCs w:val="14"/>
                      </w:rPr>
                      <w:delText>192</w:delText>
                    </w:r>
                    <w:bookmarkStart w:id="3814" w:name="_Toc511906278"/>
                    <w:bookmarkEnd w:id="3814"/>
                  </w:del>
                </w:p>
              </w:tc>
              <w:tc>
                <w:tcPr>
                  <w:tcW w:w="1094"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5" w:author="jie sun" w:date="2018-04-16T21:37:00Z"/>
                      <w:rFonts w:ascii="Arial" w:eastAsia="Times New Roman" w:hAnsi="Arial" w:cs="Arial"/>
                      <w:color w:val="000000"/>
                      <w:sz w:val="20"/>
                      <w:szCs w:val="14"/>
                    </w:rPr>
                  </w:pPr>
                  <w:del w:id="3816" w:author="jie sun" w:date="2018-04-16T21:37:00Z">
                    <w:r w:rsidDel="00D05427">
                      <w:rPr>
                        <w:rFonts w:ascii="Arial" w:eastAsia="Times New Roman" w:hAnsi="Arial" w:cs="Arial"/>
                        <w:color w:val="000000"/>
                        <w:sz w:val="20"/>
                        <w:szCs w:val="14"/>
                      </w:rPr>
                      <w:delText>250</w:delText>
                    </w:r>
                    <w:bookmarkStart w:id="3817" w:name="_Toc511906279"/>
                    <w:bookmarkEnd w:id="3817"/>
                  </w:del>
                </w:p>
              </w:tc>
              <w:tc>
                <w:tcPr>
                  <w:tcW w:w="1117" w:type="dxa"/>
                  <w:tcBorders>
                    <w:top w:val="nil"/>
                    <w:left w:val="nil"/>
                    <w:bottom w:val="single" w:sz="8" w:space="0" w:color="FFFFFF"/>
                    <w:right w:val="single" w:sz="8" w:space="0" w:color="FFFFFF"/>
                  </w:tcBorders>
                  <w:shd w:val="clear" w:color="000000" w:fill="E7F2FC"/>
                  <w:vAlign w:val="center"/>
                </w:tcPr>
                <w:p w:rsidR="0087014B" w:rsidDel="00D05427" w:rsidRDefault="00D5184D">
                  <w:pPr>
                    <w:spacing w:after="0"/>
                    <w:jc w:val="center"/>
                    <w:rPr>
                      <w:del w:id="3818" w:author="jie sun" w:date="2018-04-16T21:37:00Z"/>
                      <w:rFonts w:ascii="Arial" w:eastAsia="Times New Roman" w:hAnsi="Arial" w:cs="Arial"/>
                      <w:color w:val="000000"/>
                      <w:sz w:val="20"/>
                      <w:szCs w:val="14"/>
                    </w:rPr>
                  </w:pPr>
                  <w:del w:id="3819" w:author="jie sun" w:date="2018-04-16T21:37:00Z">
                    <w:r w:rsidDel="00D05427">
                      <w:rPr>
                        <w:rFonts w:ascii="Arial" w:eastAsia="Times New Roman" w:hAnsi="Arial" w:cs="Arial"/>
                        <w:color w:val="000000"/>
                        <w:sz w:val="20"/>
                        <w:szCs w:val="14"/>
                      </w:rPr>
                      <w:delText>0.77</w:delText>
                    </w:r>
                    <w:bookmarkStart w:id="3820" w:name="_Toc511906280"/>
                    <w:bookmarkEnd w:id="3820"/>
                  </w:del>
                </w:p>
              </w:tc>
              <w:bookmarkStart w:id="3821" w:name="_Toc511906281"/>
              <w:bookmarkEnd w:id="3821"/>
            </w:tr>
            <w:tr w:rsidR="0087014B" w:rsidDel="00D05427">
              <w:trPr>
                <w:trHeight w:val="852"/>
                <w:del w:id="3822" w:author="jie sun" w:date="2018-04-16T21:37:00Z"/>
              </w:trPr>
              <w:tc>
                <w:tcPr>
                  <w:tcW w:w="1027" w:type="dxa"/>
                  <w:tcBorders>
                    <w:top w:val="nil"/>
                    <w:left w:val="single" w:sz="8" w:space="0" w:color="FFFFFF"/>
                    <w:bottom w:val="single" w:sz="8" w:space="0" w:color="FFFFFF"/>
                    <w:right w:val="single" w:sz="8" w:space="0" w:color="FFFFFF"/>
                  </w:tcBorders>
                  <w:shd w:val="clear" w:color="000000" w:fill="00B0F0"/>
                  <w:vAlign w:val="center"/>
                </w:tcPr>
                <w:p w:rsidR="0087014B" w:rsidDel="00D05427" w:rsidRDefault="00D5184D">
                  <w:pPr>
                    <w:spacing w:after="0"/>
                    <w:jc w:val="center"/>
                    <w:rPr>
                      <w:del w:id="3823" w:author="jie sun" w:date="2018-04-16T21:37:00Z"/>
                      <w:rFonts w:ascii="Arial" w:eastAsia="Times New Roman" w:hAnsi="Arial" w:cs="Arial"/>
                      <w:b/>
                      <w:bCs/>
                      <w:color w:val="FFFFFF"/>
                      <w:sz w:val="20"/>
                      <w:szCs w:val="14"/>
                    </w:rPr>
                  </w:pPr>
                  <w:del w:id="3824" w:author="jie sun" w:date="2018-04-16T21:37:00Z">
                    <w:r w:rsidDel="00D05427">
                      <w:rPr>
                        <w:rFonts w:ascii="Arial" w:eastAsia="Times New Roman" w:hAnsi="Arial" w:cs="Arial"/>
                        <w:b/>
                        <w:bCs/>
                        <w:color w:val="FFFFFF"/>
                        <w:sz w:val="20"/>
                        <w:szCs w:val="14"/>
                      </w:rPr>
                      <w:delText>Running</w:delText>
                    </w:r>
                    <w:bookmarkStart w:id="3825" w:name="_Toc511906282"/>
                    <w:bookmarkEnd w:id="3825"/>
                  </w:del>
                </w:p>
              </w:tc>
              <w:tc>
                <w:tcPr>
                  <w:tcW w:w="137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26" w:author="jie sun" w:date="2018-04-16T21:37:00Z"/>
                      <w:rFonts w:ascii="Arial" w:eastAsia="Times New Roman" w:hAnsi="Arial" w:cs="Arial"/>
                      <w:color w:val="000000"/>
                      <w:sz w:val="20"/>
                      <w:szCs w:val="14"/>
                    </w:rPr>
                  </w:pPr>
                  <w:del w:id="3827" w:author="jie sun" w:date="2018-04-16T21:37:00Z">
                    <w:r w:rsidDel="00D05427">
                      <w:rPr>
                        <w:rFonts w:ascii="Arial" w:eastAsia="Times New Roman" w:hAnsi="Arial" w:cs="Arial"/>
                        <w:color w:val="000000"/>
                        <w:sz w:val="20"/>
                        <w:szCs w:val="14"/>
                      </w:rPr>
                      <w:delText>In pocket of Pants</w:delText>
                    </w:r>
                    <w:bookmarkStart w:id="3828" w:name="_Toc511906283"/>
                    <w:bookmarkEnd w:id="3828"/>
                  </w:del>
                </w:p>
              </w:tc>
              <w:tc>
                <w:tcPr>
                  <w:tcW w:w="839"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29" w:author="jie sun" w:date="2018-04-16T21:37:00Z"/>
                      <w:rFonts w:ascii="Arial" w:eastAsia="Times New Roman" w:hAnsi="Arial" w:cs="Arial"/>
                      <w:color w:val="000000"/>
                      <w:sz w:val="20"/>
                      <w:szCs w:val="14"/>
                    </w:rPr>
                  </w:pPr>
                  <w:del w:id="3830" w:author="jie sun" w:date="2018-04-16T21:37:00Z">
                    <w:r w:rsidDel="00D05427">
                      <w:rPr>
                        <w:rFonts w:ascii="Arial" w:eastAsia="Times New Roman" w:hAnsi="Arial" w:cs="Arial"/>
                        <w:color w:val="000000"/>
                        <w:sz w:val="20"/>
                        <w:szCs w:val="14"/>
                      </w:rPr>
                      <w:delText>173cm</w:delText>
                    </w:r>
                    <w:bookmarkStart w:id="3831" w:name="_Toc511906284"/>
                    <w:bookmarkEnd w:id="3831"/>
                  </w:del>
                </w:p>
              </w:tc>
              <w:tc>
                <w:tcPr>
                  <w:tcW w:w="883"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2" w:author="jie sun" w:date="2018-04-16T21:37:00Z"/>
                      <w:rFonts w:ascii="Arial" w:eastAsia="Times New Roman" w:hAnsi="Arial" w:cs="Arial"/>
                      <w:color w:val="000000"/>
                      <w:sz w:val="20"/>
                      <w:szCs w:val="14"/>
                    </w:rPr>
                  </w:pPr>
                  <w:del w:id="3833" w:author="jie sun" w:date="2018-04-16T21:37:00Z">
                    <w:r w:rsidDel="00D05427">
                      <w:rPr>
                        <w:rFonts w:ascii="Arial" w:eastAsia="Times New Roman" w:hAnsi="Arial" w:cs="Arial"/>
                        <w:color w:val="000000"/>
                        <w:sz w:val="20"/>
                        <w:szCs w:val="14"/>
                      </w:rPr>
                      <w:delText>60 Kilo</w:delText>
                    </w:r>
                    <w:bookmarkStart w:id="3834" w:name="_Toc511906285"/>
                    <w:bookmarkEnd w:id="3834"/>
                  </w:del>
                </w:p>
              </w:tc>
              <w:tc>
                <w:tcPr>
                  <w:tcW w:w="5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5" w:author="jie sun" w:date="2018-04-16T21:37:00Z"/>
                      <w:rFonts w:ascii="Arial" w:eastAsia="Times New Roman" w:hAnsi="Arial" w:cs="Arial"/>
                      <w:color w:val="000000"/>
                      <w:sz w:val="20"/>
                      <w:szCs w:val="14"/>
                    </w:rPr>
                  </w:pPr>
                  <w:del w:id="3836" w:author="jie sun" w:date="2018-04-16T21:37:00Z">
                    <w:r w:rsidDel="00D05427">
                      <w:rPr>
                        <w:rFonts w:ascii="Arial" w:eastAsia="Times New Roman" w:hAnsi="Arial" w:cs="Arial"/>
                        <w:color w:val="000000"/>
                        <w:sz w:val="20"/>
                        <w:szCs w:val="14"/>
                      </w:rPr>
                      <w:delText>28</w:delText>
                    </w:r>
                    <w:bookmarkStart w:id="3837" w:name="_Toc511906286"/>
                    <w:bookmarkEnd w:id="3837"/>
                  </w:del>
                </w:p>
              </w:tc>
              <w:tc>
                <w:tcPr>
                  <w:tcW w:w="1116"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38" w:author="jie sun" w:date="2018-04-16T21:37:00Z"/>
                      <w:rFonts w:ascii="Arial" w:eastAsia="Times New Roman" w:hAnsi="Arial" w:cs="Arial"/>
                      <w:color w:val="000000"/>
                      <w:sz w:val="20"/>
                      <w:szCs w:val="14"/>
                    </w:rPr>
                  </w:pPr>
                  <w:del w:id="3839" w:author="jie sun" w:date="2018-04-16T21:37:00Z">
                    <w:r w:rsidDel="00D05427">
                      <w:rPr>
                        <w:rFonts w:ascii="Arial" w:eastAsia="Times New Roman" w:hAnsi="Arial" w:cs="Arial"/>
                        <w:color w:val="000000"/>
                        <w:sz w:val="20"/>
                        <w:szCs w:val="14"/>
                      </w:rPr>
                      <w:delText>Flat</w:delText>
                    </w:r>
                    <w:bookmarkStart w:id="3840" w:name="_Toc511906287"/>
                    <w:bookmarkEnd w:id="3840"/>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1" w:author="jie sun" w:date="2018-04-16T21:37:00Z"/>
                      <w:rFonts w:ascii="Arial" w:eastAsia="Times New Roman" w:hAnsi="Arial" w:cs="Arial"/>
                      <w:color w:val="000000"/>
                      <w:sz w:val="20"/>
                      <w:szCs w:val="14"/>
                    </w:rPr>
                  </w:pPr>
                  <w:del w:id="3842" w:author="jie sun" w:date="2018-04-16T21:37:00Z">
                    <w:r w:rsidDel="00D05427">
                      <w:rPr>
                        <w:rFonts w:ascii="Arial" w:eastAsia="Times New Roman" w:hAnsi="Arial" w:cs="Arial"/>
                        <w:color w:val="000000"/>
                        <w:sz w:val="20"/>
                        <w:szCs w:val="14"/>
                      </w:rPr>
                      <w:delText xml:space="preserve">50Hz </w:delText>
                    </w:r>
                    <w:bookmarkStart w:id="3843" w:name="_Toc511906288"/>
                    <w:bookmarkEnd w:id="3843"/>
                  </w:del>
                </w:p>
              </w:tc>
              <w:tc>
                <w:tcPr>
                  <w:tcW w:w="1028"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4" w:author="jie sun" w:date="2018-04-16T21:37:00Z"/>
                      <w:rFonts w:ascii="Arial" w:eastAsia="Times New Roman" w:hAnsi="Arial" w:cs="Arial"/>
                      <w:color w:val="000000"/>
                      <w:sz w:val="20"/>
                      <w:szCs w:val="14"/>
                    </w:rPr>
                  </w:pPr>
                  <w:del w:id="3845" w:author="jie sun" w:date="2018-04-16T21:37:00Z">
                    <w:r w:rsidDel="00D05427">
                      <w:rPr>
                        <w:rFonts w:ascii="Arial" w:eastAsia="Times New Roman" w:hAnsi="Arial" w:cs="Arial"/>
                        <w:color w:val="000000"/>
                        <w:sz w:val="20"/>
                        <w:szCs w:val="14"/>
                      </w:rPr>
                      <w:delText>258</w:delText>
                    </w:r>
                    <w:bookmarkStart w:id="3846" w:name="_Toc511906289"/>
                    <w:bookmarkEnd w:id="3846"/>
                  </w:del>
                </w:p>
              </w:tc>
              <w:tc>
                <w:tcPr>
                  <w:tcW w:w="1094"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47" w:author="jie sun" w:date="2018-04-16T21:37:00Z"/>
                      <w:rFonts w:ascii="Arial" w:eastAsia="Times New Roman" w:hAnsi="Arial" w:cs="Arial"/>
                      <w:color w:val="000000"/>
                      <w:sz w:val="20"/>
                      <w:szCs w:val="14"/>
                    </w:rPr>
                  </w:pPr>
                  <w:del w:id="3848" w:author="jie sun" w:date="2018-04-16T21:37:00Z">
                    <w:r w:rsidDel="00D05427">
                      <w:rPr>
                        <w:rFonts w:ascii="Arial" w:eastAsia="Times New Roman" w:hAnsi="Arial" w:cs="Arial"/>
                        <w:color w:val="000000"/>
                        <w:sz w:val="20"/>
                        <w:szCs w:val="14"/>
                      </w:rPr>
                      <w:delText>250</w:delText>
                    </w:r>
                    <w:bookmarkStart w:id="3849" w:name="_Toc511906290"/>
                    <w:bookmarkEnd w:id="3849"/>
                  </w:del>
                </w:p>
              </w:tc>
              <w:tc>
                <w:tcPr>
                  <w:tcW w:w="1117" w:type="dxa"/>
                  <w:tcBorders>
                    <w:top w:val="nil"/>
                    <w:left w:val="nil"/>
                    <w:bottom w:val="single" w:sz="8" w:space="0" w:color="FFFFFF"/>
                    <w:right w:val="single" w:sz="8" w:space="0" w:color="FFFFFF"/>
                  </w:tcBorders>
                  <w:shd w:val="clear" w:color="000000" w:fill="CBE4F9"/>
                  <w:vAlign w:val="center"/>
                </w:tcPr>
                <w:p w:rsidR="0087014B" w:rsidDel="00D05427" w:rsidRDefault="00D5184D">
                  <w:pPr>
                    <w:spacing w:after="0"/>
                    <w:jc w:val="center"/>
                    <w:rPr>
                      <w:del w:id="3850" w:author="jie sun" w:date="2018-04-16T21:37:00Z"/>
                      <w:rFonts w:ascii="Arial" w:eastAsia="Times New Roman" w:hAnsi="Arial" w:cs="Arial"/>
                      <w:color w:val="000000"/>
                      <w:sz w:val="20"/>
                      <w:szCs w:val="14"/>
                    </w:rPr>
                  </w:pPr>
                  <w:del w:id="3851" w:author="jie sun" w:date="2018-04-16T21:37:00Z">
                    <w:r w:rsidDel="00D05427">
                      <w:rPr>
                        <w:rFonts w:ascii="Arial" w:eastAsia="Times New Roman" w:hAnsi="Arial" w:cs="Arial"/>
                        <w:color w:val="000000"/>
                        <w:sz w:val="20"/>
                        <w:szCs w:val="14"/>
                      </w:rPr>
                      <w:delText>0.97</w:delText>
                    </w:r>
                    <w:bookmarkStart w:id="3852" w:name="_Toc511906291"/>
                    <w:bookmarkEnd w:id="3852"/>
                  </w:del>
                </w:p>
              </w:tc>
              <w:bookmarkStart w:id="3853" w:name="_Toc511906292"/>
              <w:bookmarkEnd w:id="3853"/>
            </w:tr>
          </w:tbl>
          <w:p w:rsidR="0087014B" w:rsidDel="00D05427" w:rsidRDefault="0087014B">
            <w:pPr>
              <w:spacing w:after="0"/>
              <w:rPr>
                <w:del w:id="3854" w:author="jie sun" w:date="2018-04-16T21:37:00Z"/>
              </w:rPr>
            </w:pPr>
            <w:bookmarkStart w:id="3855" w:name="_Toc511906293"/>
            <w:bookmarkEnd w:id="3855"/>
          </w:p>
        </w:tc>
        <w:bookmarkStart w:id="3856" w:name="_Toc511906294"/>
        <w:bookmarkEnd w:id="3856"/>
      </w:tr>
    </w:tbl>
    <w:p w:rsidR="0087014B" w:rsidDel="00285914" w:rsidRDefault="00D5184D">
      <w:pPr>
        <w:pStyle w:val="Caption"/>
        <w:rPr>
          <w:del w:id="3857" w:author="jie sun" w:date="2018-04-16T21:37:00Z"/>
        </w:rPr>
        <w:pPrChange w:id="3858" w:author="像个男人一样" w:date="2018-03-21T01:45:00Z">
          <w:pPr/>
        </w:pPrChange>
      </w:pPr>
      <w:ins w:id="3859" w:author="像个男人一样" w:date="2018-03-21T01:45:00Z">
        <w:del w:id="3860" w:author="jie sun" w:date="2018-04-16T21:37:00Z">
          <w:r w:rsidDel="00285914">
            <w:delText xml:space="preserve">Figure </w:delText>
          </w:r>
        </w:del>
        <w:del w:id="3861" w:author="jie sun" w:date="2018-04-10T21:45:00Z">
          <w:r w:rsidDel="00454521">
            <w:rPr>
              <w:iCs w:val="0"/>
            </w:rPr>
            <w:fldChar w:fldCharType="begin"/>
          </w:r>
          <w:r w:rsidDel="00454521">
            <w:delInstrText xml:space="preserve"> STYLEREF 1 \s </w:delInstrText>
          </w:r>
          <w:r w:rsidDel="00454521">
            <w:rPr>
              <w:iCs w:val="0"/>
            </w:rPr>
            <w:fldChar w:fldCharType="separate"/>
          </w:r>
          <w:r w:rsidDel="00454521">
            <w:delText>2</w:delText>
          </w:r>
          <w:r w:rsidDel="00454521">
            <w:rPr>
              <w:iCs w:val="0"/>
            </w:rPr>
            <w:fldChar w:fldCharType="end"/>
          </w:r>
          <w:r w:rsidDel="00454521">
            <w:rPr>
              <w:rFonts w:hint="eastAsia"/>
            </w:rPr>
            <w:delText>.</w:delText>
          </w:r>
          <w:r w:rsidDel="00454521">
            <w:rPr>
              <w:iCs w:val="0"/>
            </w:rPr>
            <w:fldChar w:fldCharType="begin"/>
          </w:r>
          <w:r w:rsidDel="00454521">
            <w:delInstrText xml:space="preserve"> SEQ Figure \* ARABIC \s 1 </w:delInstrText>
          </w:r>
          <w:r w:rsidDel="00454521">
            <w:rPr>
              <w:iCs w:val="0"/>
            </w:rPr>
            <w:fldChar w:fldCharType="separate"/>
          </w:r>
        </w:del>
      </w:ins>
      <w:ins w:id="3862" w:author="像个男人一样" w:date="2018-03-22T11:51:00Z">
        <w:del w:id="3863" w:author="jie sun" w:date="2018-04-10T21:45:00Z">
          <w:r w:rsidDel="00454521">
            <w:delText>13</w:delText>
          </w:r>
        </w:del>
      </w:ins>
      <w:ins w:id="3864" w:author="像个男人一样" w:date="2018-03-21T01:45:00Z">
        <w:del w:id="3865" w:author="jie sun" w:date="2018-04-10T21:45:00Z">
          <w:r w:rsidDel="00454521">
            <w:rPr>
              <w:iCs w:val="0"/>
            </w:rPr>
            <w:fldChar w:fldCharType="end"/>
          </w:r>
        </w:del>
        <w:bookmarkStart w:id="3866" w:name="_Toc12737"/>
        <w:bookmarkStart w:id="3867" w:name="_Toc26798"/>
        <w:bookmarkStart w:id="3868" w:name="_Toc11990"/>
        <w:bookmarkStart w:id="3869" w:name="_Toc27493"/>
        <w:bookmarkStart w:id="3870" w:name="_Toc14739"/>
        <w:bookmarkStart w:id="3871" w:name="_Toc4444"/>
        <w:bookmarkStart w:id="3872" w:name="_Toc23789"/>
        <w:bookmarkStart w:id="3873" w:name="_Toc25292"/>
        <w:bookmarkStart w:id="3874" w:name="_Toc12028"/>
        <w:bookmarkStart w:id="3875" w:name="_Toc30571"/>
        <w:bookmarkStart w:id="3876" w:name="_Toc4698"/>
        <w:bookmarkStart w:id="3877" w:name="_Toc12795"/>
        <w:bookmarkStart w:id="3878" w:name="_Toc2493"/>
        <w:bookmarkStart w:id="3879" w:name="_Toc17291"/>
        <w:bookmarkStart w:id="3880" w:name="_Toc19860"/>
        <w:bookmarkStart w:id="3881" w:name="_Toc7391"/>
        <w:bookmarkStart w:id="3882" w:name="_Toc24774"/>
        <w:bookmarkStart w:id="3883" w:name="_Toc32674"/>
        <w:bookmarkStart w:id="3884" w:name="_Toc12211"/>
        <w:bookmarkStart w:id="3885" w:name="_Toc5945"/>
        <w:bookmarkStart w:id="3886" w:name="_Toc15073"/>
        <w:bookmarkStart w:id="3887" w:name="_Toc30976"/>
        <w:bookmarkStart w:id="3888" w:name="_Toc29649"/>
        <w:bookmarkStart w:id="3889" w:name="_Toc2511"/>
        <w:bookmarkStart w:id="3890" w:name="_Toc16930"/>
        <w:del w:id="3891" w:author="jie sun" w:date="2018-04-16T21:37:00Z">
          <w:r w:rsidDel="00285914">
            <w:rPr>
              <w:rFonts w:hint="eastAsia"/>
            </w:rPr>
            <w:delText>:The accura</w:delText>
          </w:r>
        </w:del>
        <w:del w:id="3892" w:author="jie sun" w:date="2018-04-15T19:32:00Z">
          <w:r w:rsidDel="009445D9">
            <w:rPr>
              <w:rFonts w:hint="eastAsia"/>
            </w:rPr>
            <w:delText xml:space="preserve">te data </w:delText>
          </w:r>
        </w:del>
        <w:del w:id="3893" w:author="jie sun" w:date="2018-04-16T21:37:00Z">
          <w:r w:rsidDel="00285914">
            <w:rPr>
              <w:rFonts w:hint="eastAsia"/>
            </w:rPr>
            <w:delText>of the step alg</w:delText>
          </w:r>
        </w:del>
        <w:del w:id="3894" w:author="jie sun" w:date="2018-04-15T19:32:00Z">
          <w:r w:rsidDel="000F5689">
            <w:rPr>
              <w:rFonts w:hint="eastAsia"/>
            </w:rPr>
            <w:delText>r</w:delText>
          </w:r>
        </w:del>
        <w:del w:id="3895" w:author="jie sun" w:date="2018-04-16T21:37:00Z">
          <w:r w:rsidDel="00285914">
            <w:rPr>
              <w:rFonts w:hint="eastAsia"/>
            </w:rPr>
            <w:delText>oithm</w:delText>
          </w:r>
        </w:del>
      </w:ins>
      <w:bookmarkStart w:id="3896" w:name="_Toc51190629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6"/>
    </w:p>
    <w:p w:rsidR="0087014B" w:rsidRDefault="00D5184D">
      <w:pPr>
        <w:pStyle w:val="Heading1"/>
      </w:pPr>
      <w:bookmarkStart w:id="3897" w:name="_Toc31151"/>
      <w:bookmarkStart w:id="3898" w:name="_Toc16562"/>
      <w:bookmarkStart w:id="3899" w:name="_Toc28581"/>
      <w:bookmarkStart w:id="3900" w:name="_Toc8642"/>
      <w:bookmarkStart w:id="3901" w:name="_Toc10149"/>
      <w:bookmarkStart w:id="3902" w:name="_Toc27157"/>
      <w:bookmarkStart w:id="3903" w:name="_Toc6683"/>
      <w:bookmarkStart w:id="3904" w:name="_Toc22142"/>
      <w:bookmarkStart w:id="3905" w:name="_Toc2853"/>
      <w:bookmarkStart w:id="3906" w:name="_Toc511906296"/>
      <w:r>
        <w:t xml:space="preserve">Gyroscope </w:t>
      </w:r>
      <w:ins w:id="3907" w:author="jie sun" w:date="2018-04-16T21:18:00Z">
        <w:r w:rsidR="008D006D">
          <w:rPr>
            <w:rFonts w:hint="eastAsia"/>
          </w:rPr>
          <w:t>W</w:t>
        </w:r>
      </w:ins>
      <w:del w:id="3908" w:author="jie sun" w:date="2018-04-16T21:18:00Z">
        <w:r w:rsidDel="008D006D">
          <w:delText>w</w:delText>
        </w:r>
      </w:del>
      <w:r>
        <w:t xml:space="preserve">ith </w:t>
      </w:r>
      <w:ins w:id="3909" w:author="jie sun" w:date="2018-04-16T21:18:00Z">
        <w:r w:rsidR="008D006D">
          <w:rPr>
            <w:rFonts w:hint="eastAsia"/>
          </w:rPr>
          <w:t>B</w:t>
        </w:r>
      </w:ins>
      <w:del w:id="3910" w:author="jie sun" w:date="2018-04-16T21:18:00Z">
        <w:r w:rsidDel="008D006D">
          <w:delText>b</w:delText>
        </w:r>
      </w:del>
      <w:r>
        <w:t xml:space="preserve">alance </w:t>
      </w:r>
      <w:ins w:id="3911" w:author="jie sun" w:date="2018-04-16T21:18:00Z">
        <w:r w:rsidR="008D006D">
          <w:t>R</w:t>
        </w:r>
      </w:ins>
      <w:del w:id="3912" w:author="jie sun" w:date="2018-04-16T21:18:00Z">
        <w:r w:rsidDel="008D006D">
          <w:delText>r</w:delText>
        </w:r>
      </w:del>
      <w:r>
        <w:t xml:space="preserve">acing </w:t>
      </w:r>
      <w:del w:id="3913" w:author="jie sun" w:date="2018-04-16T21:18:00Z">
        <w:r w:rsidDel="008D006D">
          <w:delText>game</w:delText>
        </w:r>
      </w:del>
      <w:bookmarkEnd w:id="3897"/>
      <w:bookmarkEnd w:id="3898"/>
      <w:bookmarkEnd w:id="3899"/>
      <w:bookmarkEnd w:id="3900"/>
      <w:bookmarkEnd w:id="3901"/>
      <w:bookmarkEnd w:id="3902"/>
      <w:bookmarkEnd w:id="3903"/>
      <w:bookmarkEnd w:id="3904"/>
      <w:bookmarkEnd w:id="3905"/>
      <w:ins w:id="3914" w:author="jie sun" w:date="2018-04-16T21:18:00Z">
        <w:r w:rsidR="008D006D">
          <w:t>Game</w:t>
        </w:r>
      </w:ins>
      <w:bookmarkEnd w:id="3906"/>
    </w:p>
    <w:p w:rsidR="0087014B" w:rsidRDefault="00D5184D">
      <w:pPr>
        <w:pStyle w:val="Heading2"/>
      </w:pPr>
      <w:bookmarkStart w:id="3915" w:name="_Toc31208"/>
      <w:bookmarkStart w:id="3916" w:name="_Toc6505"/>
      <w:bookmarkStart w:id="3917" w:name="_Toc6243"/>
      <w:bookmarkStart w:id="3918" w:name="_Toc1933"/>
      <w:bookmarkStart w:id="3919" w:name="_Toc2009"/>
      <w:bookmarkStart w:id="3920" w:name="_Toc4652"/>
      <w:bookmarkStart w:id="3921" w:name="_Toc28225"/>
      <w:bookmarkStart w:id="3922" w:name="_Toc163"/>
      <w:bookmarkStart w:id="3923" w:name="_Toc24796"/>
      <w:bookmarkStart w:id="3924" w:name="_Toc511906297"/>
      <w:r>
        <w:t xml:space="preserve">The </w:t>
      </w:r>
      <w:ins w:id="3925" w:author="jie sun" w:date="2018-04-16T21:19:00Z">
        <w:r w:rsidR="00FE12EC">
          <w:t>I</w:t>
        </w:r>
      </w:ins>
      <w:del w:id="3926" w:author="jie sun" w:date="2018-04-16T21:19:00Z">
        <w:r w:rsidDel="00FE12EC">
          <w:delText>i</w:delText>
        </w:r>
      </w:del>
      <w:r>
        <w:t xml:space="preserve">ntroduction </w:t>
      </w:r>
      <w:ins w:id="3927" w:author="jie sun" w:date="2018-04-16T21:19:00Z">
        <w:r w:rsidR="00FE12EC">
          <w:t>O</w:t>
        </w:r>
      </w:ins>
      <w:del w:id="3928" w:author="jie sun" w:date="2018-04-16T21:19:00Z">
        <w:r w:rsidDel="00FE12EC">
          <w:delText>o</w:delText>
        </w:r>
      </w:del>
      <w:r>
        <w:t>f Gyroscope</w:t>
      </w:r>
      <w:bookmarkEnd w:id="3915"/>
      <w:bookmarkEnd w:id="3916"/>
      <w:bookmarkEnd w:id="3917"/>
      <w:bookmarkEnd w:id="3918"/>
      <w:bookmarkEnd w:id="3919"/>
      <w:bookmarkEnd w:id="3920"/>
      <w:bookmarkEnd w:id="3921"/>
      <w:bookmarkEnd w:id="3922"/>
      <w:bookmarkEnd w:id="3923"/>
      <w:bookmarkEnd w:id="3924"/>
    </w:p>
    <w:p w:rsidR="0087014B" w:rsidRDefault="00D5184D">
      <w:pPr>
        <w:pStyle w:val="Heading3"/>
      </w:pPr>
      <w:bookmarkStart w:id="3929" w:name="_Toc12468"/>
      <w:bookmarkStart w:id="3930" w:name="_Toc26398"/>
      <w:bookmarkStart w:id="3931" w:name="_Toc20123"/>
      <w:bookmarkStart w:id="3932" w:name="_Toc17193"/>
      <w:bookmarkStart w:id="3933" w:name="_Toc22542"/>
      <w:bookmarkStart w:id="3934" w:name="_Toc27333"/>
      <w:bookmarkStart w:id="3935" w:name="_Toc11096"/>
      <w:bookmarkStart w:id="3936" w:name="_Toc18867"/>
      <w:bookmarkStart w:id="3937" w:name="_Toc16319"/>
      <w:bookmarkStart w:id="3938" w:name="_Toc511906298"/>
      <w:r>
        <w:t xml:space="preserve">What </w:t>
      </w:r>
      <w:ins w:id="3939" w:author="jie sun" w:date="2018-04-16T21:19:00Z">
        <w:r w:rsidR="00FE12EC">
          <w:t>I</w:t>
        </w:r>
      </w:ins>
      <w:del w:id="3940" w:author="jie sun" w:date="2018-04-16T21:19:00Z">
        <w:r w:rsidDel="00FE12EC">
          <w:delText>i</w:delText>
        </w:r>
      </w:del>
      <w:r>
        <w:t xml:space="preserve">s </w:t>
      </w:r>
      <w:ins w:id="3941" w:author="jie sun" w:date="2018-04-16T21:19:00Z">
        <w:r w:rsidR="00FE12EC">
          <w:t>A</w:t>
        </w:r>
      </w:ins>
      <w:del w:id="3942" w:author="jie sun" w:date="2018-04-16T21:19:00Z">
        <w:r w:rsidDel="00FE12EC">
          <w:delText>a</w:delText>
        </w:r>
      </w:del>
      <w:r>
        <w:t xml:space="preserve"> </w:t>
      </w:r>
      <w:ins w:id="3943" w:author="jie sun" w:date="2018-04-16T21:19:00Z">
        <w:r w:rsidR="00FE12EC">
          <w:t>G</w:t>
        </w:r>
      </w:ins>
      <w:del w:id="3944" w:author="jie sun" w:date="2018-04-16T21:19:00Z">
        <w:r w:rsidDel="00FE12EC">
          <w:delText>g</w:delText>
        </w:r>
      </w:del>
      <w:r>
        <w:t>yroscope</w:t>
      </w:r>
      <w:bookmarkEnd w:id="3929"/>
      <w:bookmarkEnd w:id="3930"/>
      <w:bookmarkEnd w:id="3931"/>
      <w:bookmarkEnd w:id="3932"/>
      <w:bookmarkEnd w:id="3933"/>
      <w:bookmarkEnd w:id="3934"/>
      <w:bookmarkEnd w:id="3935"/>
      <w:bookmarkEnd w:id="3936"/>
      <w:bookmarkEnd w:id="3937"/>
      <w:bookmarkEnd w:id="3938"/>
    </w:p>
    <w:p w:rsidR="0087014B" w:rsidRDefault="00D5184D">
      <w:r>
        <w:t>According to the </w:t>
      </w:r>
      <w:hyperlink r:id="rId25" w:tgtFrame="https://interestingengineering.com/_blank" w:history="1">
        <w:r>
          <w:t>English Oxford Dictionary</w:t>
        </w:r>
      </w:hyperlink>
      <w:ins w:id="3945" w:author="jie sun" w:date="2018-04-08T19:03:00Z">
        <w:r w:rsidR="00F462E4">
          <w:t xml:space="preserve"> </w:t>
        </w:r>
      </w:ins>
      <w:customXmlInsRangeStart w:id="3946" w:author="jie sun" w:date="2018-04-08T19:03:00Z"/>
      <w:sdt>
        <w:sdtPr>
          <w:id w:val="936173672"/>
          <w:citation/>
        </w:sdtPr>
        <w:sdtContent>
          <w:customXmlInsRangeEnd w:id="3946"/>
          <w:ins w:id="3947" w:author="jie sun" w:date="2018-04-08T19:03:00Z">
            <w:r w:rsidR="00F462E4">
              <w:fldChar w:fldCharType="begin"/>
            </w:r>
          </w:ins>
          <w:ins w:id="3948" w:author="jie sun" w:date="2018-04-08T19:12:00Z">
            <w:r w:rsidR="004569C7">
              <w:instrText xml:space="preserve">CITATION oxf \l 2052 </w:instrText>
            </w:r>
          </w:ins>
          <w:r w:rsidR="00F462E4">
            <w:fldChar w:fldCharType="separate"/>
          </w:r>
          <w:r w:rsidR="006116D1">
            <w:rPr>
              <w:noProof/>
            </w:rPr>
            <w:t>(Oxforddictionaries, Mid 19th century)</w:t>
          </w:r>
          <w:ins w:id="3949" w:author="jie sun" w:date="2018-04-08T19:03:00Z">
            <w:r w:rsidR="00F462E4">
              <w:fldChar w:fldCharType="end"/>
            </w:r>
          </w:ins>
          <w:customXmlInsRangeStart w:id="3950" w:author="jie sun" w:date="2018-04-08T19:03:00Z"/>
        </w:sdtContent>
      </w:sdt>
      <w:customXmlInsRangeEnd w:id="3950"/>
      <w:r>
        <w:t>, a Gyroscope is a "device consisting of a wheel or disc mounted so that it can spin rapidly about an axis which is itself free to alter in direction. The orientation of the axis is not affected by tilting of the mounting."</w:t>
      </w:r>
      <w:r>
        <w:rPr>
          <w:b/>
          <w:bCs/>
          <w:lang w:val="en-US"/>
          <w:rPrChange w:id="3951" w:author="像个男人一样" w:date="2018-03-21T23:21:00Z">
            <w:rPr>
              <w:lang w:val="en-US"/>
            </w:rPr>
          </w:rPrChange>
        </w:rPr>
        <w:t xml:space="preserve"> </w:t>
      </w:r>
      <w:ins w:id="3952" w:author="像个男人一样" w:date="2018-03-22T12:11:00Z">
        <w:del w:id="3953" w:author="jie sun" w:date="2018-04-08T19:01:00Z">
          <w:r w:rsidDel="005C2108">
            <w:rPr>
              <w:rStyle w:val="EndnoteReference"/>
              <w:b/>
              <w:bCs/>
              <w:lang w:val="en-US"/>
            </w:rPr>
            <w:delText>[</w:delText>
          </w:r>
          <w:r w:rsidDel="005C2108">
            <w:rPr>
              <w:rStyle w:val="EndnoteReference"/>
              <w:b/>
              <w:bCs/>
              <w:lang w:val="en-US"/>
            </w:rPr>
            <w:endnoteReference w:id="3"/>
          </w:r>
          <w:r w:rsidDel="005C2108">
            <w:rPr>
              <w:rStyle w:val="EndnoteReference"/>
              <w:b/>
              <w:bCs/>
              <w:lang w:val="en-US"/>
            </w:rPr>
            <w:delText>]</w:delText>
          </w:r>
        </w:del>
      </w:ins>
      <w:r>
        <w:rPr>
          <w:rFonts w:hint="eastAsia"/>
          <w:lang w:val="en-US"/>
        </w:rPr>
        <w:t xml:space="preserve"> </w:t>
      </w:r>
      <w:r>
        <w:t xml:space="preserve">Exactly, gyroscope is often used to detect the orientation that has similar function with compass.  </w:t>
      </w:r>
      <w:r>
        <w:rPr>
          <w:rFonts w:hint="eastAsia"/>
        </w:rPr>
        <w:t>Nowaday</w:t>
      </w:r>
      <w:r>
        <w:t>s the gyroscope becomes more and more popular and it has many applications such as used in inertial navigation systems and gyro</w:t>
      </w:r>
      <w:r>
        <w:rPr>
          <w:rFonts w:hint="eastAsia"/>
          <w:lang w:val="en-US"/>
        </w:rPr>
        <w:t xml:space="preserve"> </w:t>
      </w:r>
      <w:r>
        <w:t>compasses.</w:t>
      </w:r>
    </w:p>
    <w:p w:rsidR="0087014B" w:rsidRDefault="00D5184D">
      <w:r>
        <w:t xml:space="preserve">The most popular application is to be installed in the mobile phone. For example, it can work together with GPS in phones to help people navigate easier and more precise. </w:t>
      </w:r>
    </w:p>
    <w:p w:rsidR="0087014B" w:rsidRDefault="00D5184D">
      <w:pPr>
        <w:pStyle w:val="Heading3"/>
      </w:pPr>
      <w:bookmarkStart w:id="3964" w:name="_Toc9783"/>
      <w:bookmarkStart w:id="3965" w:name="_Toc15918"/>
      <w:bookmarkStart w:id="3966" w:name="_Toc14164"/>
      <w:bookmarkStart w:id="3967" w:name="_Toc14964"/>
      <w:bookmarkStart w:id="3968" w:name="_Toc21959"/>
      <w:bookmarkStart w:id="3969" w:name="_Toc21386"/>
      <w:bookmarkStart w:id="3970" w:name="_Toc28325"/>
      <w:bookmarkStart w:id="3971" w:name="_Toc16790"/>
      <w:bookmarkStart w:id="3972" w:name="_Toc17578"/>
      <w:bookmarkStart w:id="3973" w:name="_Toc511906299"/>
      <w:r>
        <w:t xml:space="preserve">Working </w:t>
      </w:r>
      <w:ins w:id="3974" w:author="jie sun" w:date="2018-04-16T21:19:00Z">
        <w:r w:rsidR="00FE12EC">
          <w:t>P</w:t>
        </w:r>
      </w:ins>
      <w:del w:id="3975" w:author="jie sun" w:date="2018-04-16T21:19:00Z">
        <w:r w:rsidDel="00FE12EC">
          <w:delText>p</w:delText>
        </w:r>
      </w:del>
      <w:r>
        <w:t xml:space="preserve">rinciple </w:t>
      </w:r>
      <w:ins w:id="3976" w:author="jie sun" w:date="2018-04-16T21:19:00Z">
        <w:r w:rsidR="00FE12EC">
          <w:t>O</w:t>
        </w:r>
      </w:ins>
      <w:del w:id="3977" w:author="jie sun" w:date="2018-04-16T21:19:00Z">
        <w:r w:rsidDel="00FE12EC">
          <w:delText>o</w:delText>
        </w:r>
      </w:del>
      <w:r>
        <w:t xml:space="preserve">f </w:t>
      </w:r>
      <w:ins w:id="3978" w:author="jie sun" w:date="2018-04-16T21:19:00Z">
        <w:r w:rsidR="00FE12EC">
          <w:t>A</w:t>
        </w:r>
      </w:ins>
      <w:del w:id="3979" w:author="jie sun" w:date="2018-04-16T21:19:00Z">
        <w:r w:rsidDel="00FE12EC">
          <w:delText>a</w:delText>
        </w:r>
      </w:del>
      <w:r>
        <w:t xml:space="preserve"> </w:t>
      </w:r>
      <w:ins w:id="3980" w:author="jie sun" w:date="2018-04-16T21:19:00Z">
        <w:r w:rsidR="00FE12EC">
          <w:t>G</w:t>
        </w:r>
      </w:ins>
      <w:del w:id="3981" w:author="jie sun" w:date="2018-04-16T21:19:00Z">
        <w:r w:rsidDel="00FE12EC">
          <w:delText>g</w:delText>
        </w:r>
      </w:del>
      <w:r>
        <w:t>yroscope</w:t>
      </w:r>
      <w:bookmarkEnd w:id="3964"/>
      <w:bookmarkEnd w:id="3965"/>
      <w:bookmarkEnd w:id="3966"/>
      <w:bookmarkEnd w:id="3967"/>
      <w:bookmarkEnd w:id="3968"/>
      <w:bookmarkEnd w:id="3969"/>
      <w:bookmarkEnd w:id="3970"/>
      <w:bookmarkEnd w:id="3971"/>
      <w:bookmarkEnd w:id="3972"/>
      <w:bookmarkEnd w:id="3973"/>
    </w:p>
    <w:p w:rsidR="0087014B" w:rsidDel="007C4453" w:rsidRDefault="00D5184D">
      <w:pPr>
        <w:pStyle w:val="Caption"/>
        <w:rPr>
          <w:del w:id="3982" w:author="像个男人一样" w:date="2018-03-22T11:57:00Z"/>
        </w:rPr>
      </w:pPr>
      <w:r w:rsidRPr="00086E71">
        <w:t>There are different kinds of gyroscopes, such as MEMS gyroscope</w:t>
      </w:r>
      <w:r w:rsidRPr="00086E71">
        <w:rPr>
          <w:rFonts w:hint="eastAsia"/>
        </w:rPr>
        <w:t>、</w:t>
      </w:r>
      <w:r w:rsidRPr="00086E71">
        <w:t>fibre optic gyroscope and the sensitive quantum gyroscope. Different types base on different principles of operation, and in this thesis, we just introduce the working principle of the most popular one used in iPhone.</w:t>
      </w:r>
      <w:r w:rsidRPr="00816B3B">
        <w:t xml:space="preserve"> </w:t>
      </w:r>
    </w:p>
    <w:p w:rsidR="007C4453" w:rsidRPr="007C4453" w:rsidRDefault="007C4453">
      <w:pPr>
        <w:rPr>
          <w:ins w:id="3983" w:author="jie sun" w:date="2018-04-16T22:28:00Z"/>
        </w:rPr>
      </w:pPr>
    </w:p>
    <w:p w:rsidR="0087014B" w:rsidRDefault="00D5184D">
      <w:pPr>
        <w:pStyle w:val="Caption"/>
        <w:pPrChange w:id="3984" w:author="像个男人一样" w:date="2018-03-21T01:45:00Z">
          <w:pPr>
            <w:pStyle w:val="Subtitle"/>
          </w:pPr>
        </w:pPrChange>
      </w:pPr>
      <w:bookmarkStart w:id="3985" w:name="_Toc505291906"/>
      <w:del w:id="3986" w:author="像个男人一样" w:date="2018-03-22T11:57:00Z">
        <w:r>
          <w:delText xml:space="preserve">Figure 3. </w:delText>
        </w:r>
        <w:r>
          <w:fldChar w:fldCharType="begin"/>
        </w:r>
        <w:r>
          <w:delInstrText xml:space="preserve"> SEQ Figure_3. \* ARABIC </w:delInstrText>
        </w:r>
        <w:r>
          <w:fldChar w:fldCharType="separate"/>
        </w:r>
      </w:del>
      <w:ins w:id="3987" w:author="像个男人一样" w:date="2018-03-22T11:51:00Z">
        <w:del w:id="3988" w:author="像个男人一样" w:date="2018-03-22T11:57:00Z">
          <w:r>
            <w:rPr>
              <w:b/>
            </w:rPr>
            <w:delText>错误！未指定顺序。</w:delText>
          </w:r>
        </w:del>
      </w:ins>
      <w:ins w:id="3989" w:author="像个男人一样" w:date="2018-03-21T23:39:00Z">
        <w:del w:id="3990" w:author="像个男人一样" w:date="2018-03-22T11:57:00Z">
          <w:r>
            <w:rPr>
              <w:b/>
            </w:rPr>
            <w:delText>错误！未指定顺序。</w:delText>
          </w:r>
        </w:del>
      </w:ins>
      <w:ins w:id="3991" w:author="像个男人一样" w:date="2018-03-21T23:10:00Z">
        <w:del w:id="3992" w:author="像个男人一样" w:date="2018-03-22T11:57:00Z">
          <w:r>
            <w:rPr>
              <w:b/>
            </w:rPr>
            <w:delText>错误！未指定顺序。</w:delText>
          </w:r>
        </w:del>
      </w:ins>
      <w:ins w:id="3993" w:author="像个男人一样" w:date="2018-03-21T23:08:00Z">
        <w:del w:id="3994" w:author="像个男人一样" w:date="2018-03-22T11:57:00Z">
          <w:r>
            <w:rPr>
              <w:b/>
            </w:rPr>
            <w:delText>错误！未指定顺序。</w:delText>
          </w:r>
        </w:del>
      </w:ins>
      <w:ins w:id="3995" w:author="像个男人一样" w:date="2018-03-21T02:33:00Z">
        <w:del w:id="3996" w:author="像个男人一样" w:date="2018-03-22T11:57:00Z">
          <w:r>
            <w:rPr>
              <w:b/>
            </w:rPr>
            <w:delText>错误！未指定顺序。错误！未指定顺序。</w:delText>
          </w:r>
        </w:del>
      </w:ins>
      <w:ins w:id="3997" w:author="像个男人一样" w:date="2018-03-21T02:31:00Z">
        <w:del w:id="3998" w:author="像个男人一样" w:date="2018-03-22T11:57:00Z">
          <w:r>
            <w:rPr>
              <w:b/>
            </w:rPr>
            <w:delText>错误！未指定顺序。</w:delText>
          </w:r>
        </w:del>
      </w:ins>
      <w:ins w:id="3999" w:author="像个男人一样" w:date="2018-03-21T02:30:00Z">
        <w:del w:id="4000" w:author="像个男人一样" w:date="2018-03-22T11:57:00Z">
          <w:r>
            <w:rPr>
              <w:b/>
            </w:rPr>
            <w:delText>错误！未指定顺序。</w:delText>
          </w:r>
        </w:del>
      </w:ins>
      <w:ins w:id="4001" w:author="像个男人一样" w:date="2018-03-21T02:29:00Z">
        <w:del w:id="4002" w:author="像个男人一样" w:date="2018-03-22T11:57:00Z">
          <w:r>
            <w:rPr>
              <w:b/>
            </w:rPr>
            <w:delText>错误！未指定顺序。错误！未指定顺序。</w:delText>
          </w:r>
        </w:del>
      </w:ins>
      <w:ins w:id="4003" w:author="像个男人一样" w:date="2018-03-21T02:26:00Z">
        <w:del w:id="4004" w:author="像个男人一样" w:date="2018-03-22T11:57:00Z">
          <w:r>
            <w:rPr>
              <w:b/>
            </w:rPr>
            <w:delText>错误！未指定顺序。</w:delText>
          </w:r>
        </w:del>
      </w:ins>
      <w:ins w:id="4005" w:author="像个男人一样" w:date="2018-03-21T02:25:00Z">
        <w:del w:id="4006" w:author="像个男人一样" w:date="2018-03-22T11:57:00Z">
          <w:r>
            <w:rPr>
              <w:b/>
            </w:rPr>
            <w:delText>错误！未指定顺序。</w:delText>
          </w:r>
        </w:del>
      </w:ins>
      <w:ins w:id="4007" w:author="像个男人一样" w:date="2018-03-21T02:24:00Z">
        <w:del w:id="4008" w:author="像个男人一样" w:date="2018-03-22T11:57:00Z">
          <w:r>
            <w:rPr>
              <w:b/>
            </w:rPr>
            <w:delText>错误！未指定顺序。</w:delText>
          </w:r>
        </w:del>
      </w:ins>
      <w:ins w:id="4009" w:author="像个男人一样" w:date="2018-03-21T02:23:00Z">
        <w:del w:id="4010" w:author="像个男人一样" w:date="2018-03-22T11:57:00Z">
          <w:r>
            <w:rPr>
              <w:b/>
            </w:rPr>
            <w:delText>错误！未指定顺序。</w:delText>
          </w:r>
        </w:del>
      </w:ins>
      <w:ins w:id="4011" w:author="像个男人一样" w:date="2018-03-21T02:22:00Z">
        <w:del w:id="4012" w:author="像个男人一样" w:date="2018-03-22T11:57:00Z">
          <w:r>
            <w:rPr>
              <w:b/>
            </w:rPr>
            <w:delText>错误！未指定顺序。</w:delText>
          </w:r>
        </w:del>
      </w:ins>
      <w:ins w:id="4013" w:author="像个男人一样" w:date="2018-03-21T02:17:00Z">
        <w:del w:id="4014" w:author="像个男人一样" w:date="2018-03-22T11:57:00Z">
          <w:r>
            <w:rPr>
              <w:b/>
            </w:rPr>
            <w:delText>错误！未指定顺序。错误！未指定顺序。错误！未指定顺序。</w:delText>
          </w:r>
        </w:del>
      </w:ins>
      <w:ins w:id="4015" w:author="像个男人一样" w:date="2018-03-21T02:15:00Z">
        <w:del w:id="4016" w:author="像个男人一样" w:date="2018-03-22T11:57:00Z">
          <w:r>
            <w:rPr>
              <w:b/>
            </w:rPr>
            <w:delText>错误！未指定顺序。</w:delText>
          </w:r>
        </w:del>
      </w:ins>
      <w:ins w:id="4017" w:author="像个男人一样" w:date="2018-03-21T02:14:00Z">
        <w:del w:id="4018" w:author="像个男人一样" w:date="2018-03-22T11:57:00Z">
          <w:r>
            <w:rPr>
              <w:b/>
            </w:rPr>
            <w:delText>错误！未指定顺序。</w:delText>
          </w:r>
        </w:del>
      </w:ins>
      <w:ins w:id="4019" w:author="像个男人一样" w:date="2018-03-21T02:13:00Z">
        <w:del w:id="4020" w:author="像个男人一样" w:date="2018-03-22T11:57:00Z">
          <w:r>
            <w:rPr>
              <w:b/>
            </w:rPr>
            <w:delText>错误！未指定顺序。</w:delText>
          </w:r>
        </w:del>
      </w:ins>
      <w:ins w:id="4021" w:author="像个男人一样" w:date="2018-03-21T02:12:00Z">
        <w:del w:id="4022" w:author="像个男人一样" w:date="2018-03-22T11:57:00Z">
          <w:r>
            <w:rPr>
              <w:b/>
            </w:rPr>
            <w:delText>错误！未指定顺序。</w:delText>
          </w:r>
        </w:del>
      </w:ins>
      <w:ins w:id="4023" w:author="像个男人一样" w:date="2018-03-21T02:02:00Z">
        <w:del w:id="4024" w:author="像个男人一样" w:date="2018-03-22T11:57:00Z">
          <w:r>
            <w:rPr>
              <w:b/>
            </w:rPr>
            <w:delText>错误！未指定顺序。错误！未指定顺序。</w:delText>
          </w:r>
        </w:del>
      </w:ins>
      <w:ins w:id="4025" w:author="像个男人一样" w:date="2018-03-21T02:01:00Z">
        <w:del w:id="4026" w:author="像个男人一样" w:date="2018-03-22T11:57:00Z">
          <w:r>
            <w:rPr>
              <w:b/>
            </w:rPr>
            <w:delText>错误！未指定顺序。</w:delText>
          </w:r>
        </w:del>
      </w:ins>
      <w:ins w:id="4027" w:author="像个男人一样" w:date="2018-03-21T02:00:00Z">
        <w:del w:id="4028" w:author="像个男人一样" w:date="2018-03-22T11:57:00Z">
          <w:r>
            <w:rPr>
              <w:b/>
            </w:rPr>
            <w:delText>错误！未指定顺序。</w:delText>
          </w:r>
        </w:del>
      </w:ins>
      <w:ins w:id="4029" w:author="像个男人一样" w:date="2018-03-21T01:59:00Z">
        <w:del w:id="4030" w:author="像个男人一样" w:date="2018-03-22T11:57:00Z">
          <w:r>
            <w:rPr>
              <w:b/>
            </w:rPr>
            <w:delText>错误！未指定顺序。</w:delText>
          </w:r>
        </w:del>
      </w:ins>
      <w:ins w:id="4031" w:author="像个男人一样" w:date="2018-03-21T01:58:00Z">
        <w:del w:id="4032" w:author="像个男人一样" w:date="2018-03-22T11:57:00Z">
          <w:r>
            <w:rPr>
              <w:b/>
            </w:rPr>
            <w:delText>错误！未指定顺序。错误！未指定顺序。</w:delText>
          </w:r>
        </w:del>
      </w:ins>
      <w:ins w:id="4033" w:author="像个男人一样" w:date="2018-03-21T01:57:00Z">
        <w:del w:id="4034" w:author="像个男人一样" w:date="2018-03-22T11:57:00Z">
          <w:r>
            <w:rPr>
              <w:b/>
            </w:rPr>
            <w:delText>错误！未指定顺序。</w:delText>
          </w:r>
        </w:del>
      </w:ins>
      <w:ins w:id="4035" w:author="像个男人一样" w:date="2018-03-21T01:48:00Z">
        <w:del w:id="4036" w:author="像个男人一样" w:date="2018-03-22T11:57:00Z">
          <w:r>
            <w:rPr>
              <w:b/>
            </w:rPr>
            <w:delText>错误！未指定顺序。错误！未指定顺序。</w:delText>
          </w:r>
        </w:del>
      </w:ins>
      <w:ins w:id="4037" w:author="像个男人一样" w:date="2018-03-21T01:47:00Z">
        <w:del w:id="4038" w:author="像个男人一样" w:date="2018-03-22T11:57:00Z">
          <w:r>
            <w:rPr>
              <w:b/>
            </w:rPr>
            <w:delText>错误！未指定顺序。</w:delText>
          </w:r>
        </w:del>
      </w:ins>
      <w:ins w:id="4039" w:author="像个男人一样" w:date="2018-03-21T01:46:00Z">
        <w:del w:id="4040" w:author="像个男人一样" w:date="2018-03-22T11:57:00Z">
          <w:r>
            <w:rPr>
              <w:b/>
            </w:rPr>
            <w:delText>错误！未指定顺序。</w:delText>
          </w:r>
        </w:del>
      </w:ins>
      <w:del w:id="4041" w:author="像个男人一样" w:date="2018-03-22T11:57:00Z">
        <w:r>
          <w:delText>1</w:delText>
        </w:r>
        <w:r>
          <w:fldChar w:fldCharType="end"/>
        </w:r>
      </w:del>
      <w:del w:id="4042" w:author="像个男人一样" w:date="2018-03-21T01:45:00Z">
        <w:r>
          <w:delText xml:space="preserve"> Wikipedia</w:delText>
        </w:r>
        <w:bookmarkEnd w:id="3985"/>
        <w:r>
          <w:delText xml:space="preserve"> </w:delText>
        </w:r>
      </w:del>
    </w:p>
    <w:p w:rsidR="0087014B" w:rsidRDefault="00D5184D">
      <w:pPr>
        <w:jc w:val="center"/>
        <w:rPr>
          <w:ins w:id="4043" w:author="像个男人一样" w:date="2018-03-21T01:45:00Z"/>
        </w:rPr>
        <w:pPrChange w:id="4044" w:author="jie sun" w:date="2018-04-16T21:37:00Z">
          <w:pPr/>
        </w:pPrChange>
      </w:pPr>
      <w:r>
        <w:rPr>
          <w:noProof/>
        </w:rPr>
        <w:drawing>
          <wp:inline distT="0" distB="0" distL="0" distR="0">
            <wp:extent cx="2381250" cy="1790700"/>
            <wp:effectExtent l="0" t="0" r="0" b="0"/>
            <wp:docPr id="8" name="Picture 8" descr="https://upload.wikimedia.org/wikipedia/commons/thumb/e/e2/3D_Gyroscope.png/250px-3D_Gyrosc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upload.wikimedia.org/wikipedia/commons/thumb/e/e2/3D_Gyroscope.png/250px-3D_Gyroscop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0" cy="1790700"/>
                    </a:xfrm>
                    <a:prstGeom prst="rect">
                      <a:avLst/>
                    </a:prstGeom>
                    <a:noFill/>
                    <a:ln>
                      <a:noFill/>
                    </a:ln>
                  </pic:spPr>
                </pic:pic>
              </a:graphicData>
            </a:graphic>
          </wp:inline>
        </w:drawing>
      </w:r>
    </w:p>
    <w:p w:rsidR="0087014B" w:rsidRDefault="00D5184D">
      <w:pPr>
        <w:pStyle w:val="Caption"/>
        <w:jc w:val="center"/>
        <w:rPr>
          <w:ins w:id="4045" w:author="像个男人一样" w:date="2018-03-21T01:45:00Z"/>
        </w:rPr>
        <w:pPrChange w:id="4046" w:author="jie sun" w:date="2018-04-16T21:37:00Z">
          <w:pPr/>
        </w:pPrChange>
      </w:pPr>
      <w:bookmarkStart w:id="4047" w:name="_Toc511906333"/>
      <w:ins w:id="4048" w:author="像个男人一样" w:date="2018-03-21T01:45:00Z">
        <w:r>
          <w:t xml:space="preserve">Figure </w:t>
        </w:r>
      </w:ins>
      <w:ins w:id="4049" w:author="JIE  SUN" w:date="2018-06-21T13:36:00Z">
        <w:r w:rsidR="00A64E7B">
          <w:fldChar w:fldCharType="begin"/>
        </w:r>
        <w:r w:rsidR="00A64E7B">
          <w:instrText xml:space="preserve"> STYLEREF 1 \s </w:instrText>
        </w:r>
      </w:ins>
      <w:r w:rsidR="00A64E7B">
        <w:fldChar w:fldCharType="separate"/>
      </w:r>
      <w:r w:rsidR="00A64E7B">
        <w:rPr>
          <w:noProof/>
        </w:rPr>
        <w:t>3</w:t>
      </w:r>
      <w:ins w:id="405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051" w:author="JIE  SUN" w:date="2018-06-21T13:36:00Z">
        <w:r w:rsidR="00A64E7B">
          <w:rPr>
            <w:noProof/>
          </w:rPr>
          <w:t>1</w:t>
        </w:r>
        <w:r w:rsidR="00A64E7B">
          <w:fldChar w:fldCharType="end"/>
        </w:r>
      </w:ins>
      <w:ins w:id="4052" w:author="jie sun" w:date="2018-04-19T13:00:00Z">
        <w:del w:id="4053" w:author="JIE  SUN" w:date="2018-06-21T13:34:00Z">
          <w:r w:rsidR="00083FE7" w:rsidDel="00A64E7B">
            <w:fldChar w:fldCharType="begin"/>
          </w:r>
          <w:r w:rsidR="00083FE7" w:rsidDel="00A64E7B">
            <w:delInstrText xml:space="preserve"> STYLEREF 1 \s </w:delInstrText>
          </w:r>
        </w:del>
      </w:ins>
      <w:del w:id="4054" w:author="JIE  SUN" w:date="2018-06-21T13:34:00Z">
        <w:r w:rsidR="00083FE7" w:rsidDel="00A64E7B">
          <w:fldChar w:fldCharType="separate"/>
        </w:r>
        <w:r w:rsidR="00083FE7" w:rsidDel="00A64E7B">
          <w:rPr>
            <w:noProof/>
          </w:rPr>
          <w:delText>3</w:delText>
        </w:r>
      </w:del>
      <w:ins w:id="4055" w:author="jie sun" w:date="2018-04-19T13:00:00Z">
        <w:del w:id="405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057" w:author="JIE  SUN" w:date="2018-06-21T13:34:00Z">
        <w:r w:rsidR="00083FE7" w:rsidDel="00A64E7B">
          <w:fldChar w:fldCharType="separate"/>
        </w:r>
      </w:del>
      <w:ins w:id="4058" w:author="jie sun" w:date="2018-04-19T13:00:00Z">
        <w:del w:id="4059" w:author="JIE  SUN" w:date="2018-06-21T13:34:00Z">
          <w:r w:rsidR="00083FE7" w:rsidDel="00A64E7B">
            <w:rPr>
              <w:noProof/>
            </w:rPr>
            <w:delText>1</w:delText>
          </w:r>
          <w:r w:rsidR="00083FE7" w:rsidDel="00A64E7B">
            <w:fldChar w:fldCharType="end"/>
          </w:r>
        </w:del>
      </w:ins>
      <w:ins w:id="4060" w:author="像个男人一样" w:date="2018-03-21T01:45:00Z">
        <w:del w:id="4061"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062" w:author="像个男人一样" w:date="2018-03-22T11:51:00Z">
        <w:del w:id="4063" w:author="jie sun" w:date="2018-04-10T21:45:00Z">
          <w:r w:rsidDel="00454521">
            <w:delText>1</w:delText>
          </w:r>
        </w:del>
      </w:ins>
      <w:ins w:id="4064" w:author="像个男人一样" w:date="2018-03-21T01:45:00Z">
        <w:del w:id="4065" w:author="jie sun" w:date="2018-04-10T21:45:00Z">
          <w:r w:rsidDel="00454521">
            <w:fldChar w:fldCharType="end"/>
          </w:r>
        </w:del>
        <w:bookmarkStart w:id="4066" w:name="_Toc12187"/>
        <w:bookmarkStart w:id="4067" w:name="_Toc29963"/>
        <w:bookmarkStart w:id="4068" w:name="_Toc6340"/>
        <w:bookmarkStart w:id="4069" w:name="_Toc29172"/>
        <w:bookmarkStart w:id="4070" w:name="_Toc18162"/>
        <w:bookmarkStart w:id="4071" w:name="_Toc826"/>
        <w:bookmarkStart w:id="4072" w:name="_Toc6323"/>
        <w:bookmarkStart w:id="4073" w:name="_Toc20606"/>
        <w:bookmarkStart w:id="4074" w:name="_Toc32008"/>
        <w:bookmarkStart w:id="4075" w:name="_Toc24821"/>
        <w:bookmarkStart w:id="4076" w:name="_Toc19850"/>
        <w:bookmarkStart w:id="4077" w:name="_Toc5692"/>
        <w:bookmarkStart w:id="4078" w:name="_Toc9632"/>
        <w:bookmarkStart w:id="4079" w:name="_Toc24399"/>
        <w:bookmarkStart w:id="4080" w:name="_Toc2185"/>
        <w:bookmarkStart w:id="4081" w:name="_Toc675"/>
        <w:bookmarkStart w:id="4082" w:name="_Toc31801"/>
        <w:bookmarkStart w:id="4083" w:name="_Toc29624"/>
        <w:bookmarkStart w:id="4084" w:name="_Toc16800"/>
        <w:bookmarkStart w:id="4085" w:name="_Toc8264"/>
        <w:bookmarkStart w:id="4086" w:name="_Toc30521"/>
        <w:bookmarkStart w:id="4087" w:name="_Toc358"/>
        <w:bookmarkStart w:id="4088" w:name="_Toc27877"/>
        <w:bookmarkStart w:id="4089" w:name="_Toc20897"/>
        <w:bookmarkStart w:id="4090" w:name="_Toc1639"/>
        <w:r>
          <w:rPr>
            <w:rFonts w:hint="eastAsia"/>
          </w:rPr>
          <w:t>:Wi</w:t>
        </w:r>
        <w:del w:id="4091" w:author="jie sun" w:date="2018-04-08T18:49:00Z">
          <w:r w:rsidDel="00E64FB4">
            <w:rPr>
              <w:rFonts w:hint="eastAsia"/>
            </w:rPr>
            <w:delText xml:space="preserve">kipedia </w:delText>
          </w:r>
        </w:del>
      </w:ins>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ins w:id="4092" w:author="jie sun" w:date="2018-04-08T18:49:00Z">
        <w:r w:rsidR="00E64FB4">
          <w:t>li Commons</w:t>
        </w:r>
      </w:ins>
      <w:ins w:id="4093" w:author="jie sun" w:date="2018-04-08T18:51:00Z">
        <w:r w:rsidR="0022000B">
          <w:t>.</w:t>
        </w:r>
      </w:ins>
      <w:customXmlInsRangeStart w:id="4094" w:author="jie sun" w:date="2018-04-08T18:51:00Z"/>
      <w:sdt>
        <w:sdtPr>
          <w:id w:val="-612363004"/>
          <w:citation/>
        </w:sdtPr>
        <w:sdtContent>
          <w:customXmlInsRangeEnd w:id="4094"/>
          <w:ins w:id="4095" w:author="jie sun" w:date="2018-04-08T18:51:00Z">
            <w:r w:rsidR="0022000B">
              <w:fldChar w:fldCharType="begin"/>
            </w:r>
          </w:ins>
          <w:ins w:id="4096" w:author="jie sun" w:date="2018-04-08T18:52:00Z">
            <w:r w:rsidR="007428CE">
              <w:instrText xml:space="preserve">CITATION Wil \l 2052 </w:instrText>
            </w:r>
          </w:ins>
          <w:r w:rsidR="0022000B">
            <w:fldChar w:fldCharType="separate"/>
          </w:r>
          <w:r w:rsidR="006116D1">
            <w:rPr>
              <w:noProof/>
            </w:rPr>
            <w:t xml:space="preserve"> (Wilimedia, 2006)</w:t>
          </w:r>
          <w:ins w:id="4097" w:author="jie sun" w:date="2018-04-08T18:51:00Z">
            <w:r w:rsidR="0022000B">
              <w:fldChar w:fldCharType="end"/>
            </w:r>
          </w:ins>
          <w:customXmlInsRangeStart w:id="4098" w:author="jie sun" w:date="2018-04-08T18:51:00Z"/>
        </w:sdtContent>
      </w:sdt>
      <w:customXmlInsRangeEnd w:id="4098"/>
      <w:bookmarkEnd w:id="4047"/>
    </w:p>
    <w:p w:rsidR="0087014B" w:rsidRDefault="0087014B"/>
    <w:p w:rsidR="0087014B" w:rsidDel="00D27CA4" w:rsidRDefault="00D5184D">
      <w:pPr>
        <w:rPr>
          <w:del w:id="4099" w:author="jie sun" w:date="2018-04-15T19:33:00Z"/>
        </w:rPr>
      </w:pPr>
      <w:r>
        <w:t xml:space="preserve">As you can see </w:t>
      </w:r>
      <w:ins w:id="4100" w:author="像个男人一样" w:date="2018-03-21T02:37:00Z">
        <w:r>
          <w:rPr>
            <w:rFonts w:hint="eastAsia"/>
            <w:lang w:val="en-US"/>
          </w:rPr>
          <w:t>the figure above</w:t>
        </w:r>
        <w:del w:id="4101" w:author="jie sun" w:date="2018-06-03T21:28:00Z">
          <w:r w:rsidDel="0031424B">
            <w:rPr>
              <w:rFonts w:hint="eastAsia"/>
              <w:lang w:val="en-US"/>
            </w:rPr>
            <w:delText xml:space="preserve"> </w:delText>
          </w:r>
        </w:del>
      </w:ins>
      <w:del w:id="4102" w:author="像个男人一样" w:date="2018-03-21T02:37:00Z">
        <w:r>
          <w:delText xml:space="preserve">from </w:delText>
        </w:r>
        <w:bookmarkStart w:id="4103" w:name="_Toc12109"/>
        <w:bookmarkStart w:id="4104" w:name="_Toc2624"/>
        <w:r>
          <w:delText>picture 3.1.2.1</w:delText>
        </w:r>
      </w:del>
      <w:del w:id="4105" w:author="jie sun" w:date="2018-06-03T21:27:00Z">
        <w:r w:rsidDel="00CD4D88">
          <w:delText xml:space="preserve"> above</w:delText>
        </w:r>
      </w:del>
      <w:r>
        <w:t>, there is a Rotor which can spin freely 360 degrees around a Spin axis in a Gyroscope frame and a Gimbal</w:t>
      </w:r>
      <w:r>
        <w:rPr>
          <w:rFonts w:hint="eastAsia"/>
          <w:lang w:val="en-US"/>
        </w:rPr>
        <w:t>.</w:t>
      </w:r>
      <w:r>
        <w:t xml:space="preserve">  This is a basic frame of the Gyroscope and the angular velocity in each direction can be detected by the free rotation of the rotor. </w:t>
      </w:r>
      <w:bookmarkEnd w:id="4103"/>
      <w:bookmarkEnd w:id="4104"/>
    </w:p>
    <w:p w:rsidR="0087014B" w:rsidRDefault="0087014B"/>
    <w:p w:rsidR="0087014B" w:rsidDel="00952027" w:rsidRDefault="00D5184D">
      <w:pPr>
        <w:pStyle w:val="Caption"/>
        <w:rPr>
          <w:del w:id="4106" w:author="像个男人一样" w:date="2018-03-22T11:56:00Z"/>
        </w:rPr>
      </w:pPr>
      <w:r w:rsidRPr="004B17BB">
        <w:t xml:space="preserve">There is another picture below, </w:t>
      </w:r>
      <w:bookmarkStart w:id="4107" w:name="_Toc7764"/>
      <w:bookmarkStart w:id="4108" w:name="_Toc14662"/>
      <w:ins w:id="4109" w:author="像个男人一样" w:date="2018-03-21T02:37:00Z">
        <w:r w:rsidRPr="00731687">
          <w:rPr>
            <w:iCs w:val="0"/>
            <w:color w:val="auto"/>
            <w:sz w:val="24"/>
            <w:szCs w:val="22"/>
            <w:rPrChange w:id="4110" w:author="jie sun" w:date="2018-04-16T22:43:00Z">
              <w:rPr>
                <w:iCs w:val="0"/>
                <w:lang w:val="en-US"/>
              </w:rPr>
            </w:rPrChange>
          </w:rPr>
          <w:t>figure</w:t>
        </w:r>
        <w:r w:rsidRPr="00731687">
          <w:rPr>
            <w:iCs w:val="0"/>
            <w:color w:val="auto"/>
            <w:sz w:val="24"/>
            <w:szCs w:val="22"/>
            <w:rPrChange w:id="4111" w:author="jie sun" w:date="2018-04-16T22:44:00Z">
              <w:rPr>
                <w:iCs w:val="0"/>
                <w:lang w:val="en-US"/>
              </w:rPr>
            </w:rPrChange>
          </w:rPr>
          <w:t xml:space="preserve"> 3.2</w:t>
        </w:r>
      </w:ins>
      <w:ins w:id="4112" w:author="jie sun" w:date="2018-04-16T22:43:00Z">
        <w:r w:rsidR="00731687">
          <w:rPr>
            <w:iCs w:val="0"/>
          </w:rPr>
          <w:t xml:space="preserve"> </w:t>
        </w:r>
      </w:ins>
      <w:customXmlInsRangeStart w:id="4113" w:author="jie sun" w:date="2018-04-08T19:29:00Z"/>
      <w:sdt>
        <w:sdtPr>
          <w:id w:val="1717156383"/>
          <w:citation/>
        </w:sdtPr>
        <w:sdtContent>
          <w:customXmlInsRangeEnd w:id="4113"/>
          <w:ins w:id="4114" w:author="jie sun" w:date="2018-04-08T19:29:00Z">
            <w:r w:rsidR="00DC498F" w:rsidRPr="00134162">
              <w:fldChar w:fldCharType="begin"/>
            </w:r>
            <w:r w:rsidR="00DC498F" w:rsidRPr="004B17BB">
              <w:rPr>
                <w:iCs w:val="0"/>
              </w:rPr>
              <w:instrText xml:space="preserve"> CITATION Pig \l 2052 </w:instrText>
            </w:r>
          </w:ins>
          <w:r w:rsidR="00DC498F" w:rsidRPr="00134162">
            <w:rPr>
              <w:rPrChange w:id="4115" w:author="jie sun" w:date="2018-04-16T22:21:00Z">
                <w:rPr/>
              </w:rPrChange>
            </w:rPr>
            <w:fldChar w:fldCharType="separate"/>
          </w:r>
          <w:r w:rsidR="006116D1">
            <w:rPr>
              <w:noProof/>
            </w:rPr>
            <w:t>(Pigeon's nest, n.d.)</w:t>
          </w:r>
          <w:ins w:id="4116" w:author="jie sun" w:date="2018-04-08T19:29:00Z">
            <w:r w:rsidR="00DC498F" w:rsidRPr="00134162">
              <w:fldChar w:fldCharType="end"/>
            </w:r>
          </w:ins>
          <w:customXmlInsRangeStart w:id="4117" w:author="jie sun" w:date="2018-04-08T19:29:00Z"/>
        </w:sdtContent>
      </w:sdt>
      <w:customXmlInsRangeEnd w:id="4117"/>
      <w:del w:id="4118" w:author="像个男人一样" w:date="2018-03-21T01:47:00Z">
        <w:r w:rsidRPr="004B17BB">
          <w:delText>Picture 3.1.2.2</w:delText>
        </w:r>
      </w:del>
      <w:r w:rsidRPr="004B17BB">
        <w:t>, there is a clear space match between the gyroscope frame and coordinate graphs. Based on angular momentum the Rotor resists to changes in orientation, thereby allowing to measure the changes of the angles.  The rotation or the angle changes in different directions or positions will affect a change of resistance of a gyroscope and in this way, we can calculate the angular velocity in those three-axes orientations, so this is a basic principle of how the gyroscope works</w:t>
      </w:r>
      <w:ins w:id="4119" w:author="像个男人一样" w:date="2018-03-22T11:56:00Z">
        <w:r w:rsidRPr="004B17BB">
          <w:rPr>
            <w:iCs w:val="0"/>
            <w:rPrChange w:id="4120" w:author="jie sun" w:date="2018-04-16T22:21:00Z">
              <w:rPr>
                <w:iCs w:val="0"/>
                <w:lang w:val="en-US"/>
              </w:rPr>
            </w:rPrChange>
          </w:rPr>
          <w:t>.</w:t>
        </w:r>
      </w:ins>
      <w:del w:id="4121" w:author="像个男人一样" w:date="2018-03-22T11:56:00Z">
        <w:r w:rsidRPr="004B17BB">
          <w:delText xml:space="preserve">. </w:delText>
        </w:r>
        <w:bookmarkEnd w:id="4107"/>
        <w:bookmarkEnd w:id="4108"/>
      </w:del>
    </w:p>
    <w:p w:rsidR="00952027" w:rsidRPr="00952027" w:rsidRDefault="00952027">
      <w:pPr>
        <w:rPr>
          <w:ins w:id="4122" w:author="jie sun" w:date="2018-04-16T22:28:00Z"/>
        </w:rPr>
      </w:pPr>
    </w:p>
    <w:p w:rsidR="0087014B" w:rsidRDefault="00D5184D">
      <w:pPr>
        <w:pStyle w:val="Caption"/>
        <w:pPrChange w:id="4123" w:author="像个男人一样" w:date="2018-03-21T01:46:00Z">
          <w:pPr>
            <w:pStyle w:val="Subtitle"/>
          </w:pPr>
        </w:pPrChange>
      </w:pPr>
      <w:bookmarkStart w:id="4124" w:name="_Toc505291907"/>
      <w:del w:id="4125" w:author="像个男人一样" w:date="2018-03-22T11:56:00Z">
        <w:r>
          <w:delText xml:space="preserve">Figure 3. </w:delText>
        </w:r>
        <w:r>
          <w:fldChar w:fldCharType="begin"/>
        </w:r>
        <w:r>
          <w:delInstrText xml:space="preserve"> SEQ Figure_3. \* ARABIC </w:delInstrText>
        </w:r>
        <w:r>
          <w:fldChar w:fldCharType="separate"/>
        </w:r>
      </w:del>
      <w:ins w:id="4126" w:author="像个男人一样" w:date="2018-03-22T11:51:00Z">
        <w:del w:id="4127" w:author="像个男人一样" w:date="2018-03-22T11:56:00Z">
          <w:r>
            <w:rPr>
              <w:b/>
            </w:rPr>
            <w:delText>错误！未指定顺序。</w:delText>
          </w:r>
        </w:del>
      </w:ins>
      <w:ins w:id="4128" w:author="像个男人一样" w:date="2018-03-21T23:39:00Z">
        <w:del w:id="4129" w:author="像个男人一样" w:date="2018-03-22T11:56:00Z">
          <w:r>
            <w:rPr>
              <w:b/>
            </w:rPr>
            <w:delText>错误！未指定顺序。</w:delText>
          </w:r>
        </w:del>
      </w:ins>
      <w:ins w:id="4130" w:author="像个男人一样" w:date="2018-03-21T23:10:00Z">
        <w:del w:id="4131" w:author="像个男人一样" w:date="2018-03-22T11:56:00Z">
          <w:r>
            <w:rPr>
              <w:b/>
            </w:rPr>
            <w:delText>错误！未指定顺序。</w:delText>
          </w:r>
        </w:del>
      </w:ins>
      <w:ins w:id="4132" w:author="像个男人一样" w:date="2018-03-21T23:08:00Z">
        <w:del w:id="4133" w:author="像个男人一样" w:date="2018-03-22T11:56:00Z">
          <w:r>
            <w:rPr>
              <w:b/>
            </w:rPr>
            <w:delText>错误！未指定顺序。</w:delText>
          </w:r>
        </w:del>
      </w:ins>
      <w:ins w:id="4134" w:author="像个男人一样" w:date="2018-03-21T02:33:00Z">
        <w:del w:id="4135" w:author="像个男人一样" w:date="2018-03-22T11:56:00Z">
          <w:r>
            <w:rPr>
              <w:b/>
            </w:rPr>
            <w:delText>错误！未指定顺序。错误！未指定顺序。</w:delText>
          </w:r>
        </w:del>
      </w:ins>
      <w:ins w:id="4136" w:author="像个男人一样" w:date="2018-03-21T02:31:00Z">
        <w:del w:id="4137" w:author="像个男人一样" w:date="2018-03-22T11:56:00Z">
          <w:r>
            <w:rPr>
              <w:b/>
            </w:rPr>
            <w:delText>错误！未指定顺序。</w:delText>
          </w:r>
        </w:del>
      </w:ins>
      <w:ins w:id="4138" w:author="像个男人一样" w:date="2018-03-21T02:30:00Z">
        <w:del w:id="4139" w:author="像个男人一样" w:date="2018-03-22T11:56:00Z">
          <w:r>
            <w:rPr>
              <w:b/>
            </w:rPr>
            <w:delText>错误！未指定顺序。</w:delText>
          </w:r>
        </w:del>
      </w:ins>
      <w:ins w:id="4140" w:author="像个男人一样" w:date="2018-03-21T02:29:00Z">
        <w:del w:id="4141" w:author="像个男人一样" w:date="2018-03-22T11:56:00Z">
          <w:r>
            <w:rPr>
              <w:b/>
            </w:rPr>
            <w:delText>错误！未指定顺序。错误！未指定顺序。</w:delText>
          </w:r>
        </w:del>
      </w:ins>
      <w:ins w:id="4142" w:author="像个男人一样" w:date="2018-03-21T02:26:00Z">
        <w:del w:id="4143" w:author="像个男人一样" w:date="2018-03-22T11:56:00Z">
          <w:r>
            <w:rPr>
              <w:b/>
            </w:rPr>
            <w:delText>错误！未指定顺序。</w:delText>
          </w:r>
        </w:del>
      </w:ins>
      <w:ins w:id="4144" w:author="像个男人一样" w:date="2018-03-21T02:25:00Z">
        <w:del w:id="4145" w:author="像个男人一样" w:date="2018-03-22T11:56:00Z">
          <w:r>
            <w:rPr>
              <w:b/>
            </w:rPr>
            <w:delText>错误！未指定顺序。</w:delText>
          </w:r>
        </w:del>
      </w:ins>
      <w:ins w:id="4146" w:author="像个男人一样" w:date="2018-03-21T02:24:00Z">
        <w:del w:id="4147" w:author="像个男人一样" w:date="2018-03-22T11:56:00Z">
          <w:r>
            <w:rPr>
              <w:b/>
            </w:rPr>
            <w:delText>错误！未指定顺序。</w:delText>
          </w:r>
        </w:del>
      </w:ins>
      <w:ins w:id="4148" w:author="像个男人一样" w:date="2018-03-21T02:23:00Z">
        <w:del w:id="4149" w:author="像个男人一样" w:date="2018-03-22T11:56:00Z">
          <w:r>
            <w:rPr>
              <w:b/>
            </w:rPr>
            <w:delText>错误！未指定顺序。</w:delText>
          </w:r>
        </w:del>
      </w:ins>
      <w:ins w:id="4150" w:author="像个男人一样" w:date="2018-03-21T02:22:00Z">
        <w:del w:id="4151" w:author="像个男人一样" w:date="2018-03-22T11:56:00Z">
          <w:r>
            <w:rPr>
              <w:b/>
            </w:rPr>
            <w:delText>错误！未指定顺序。</w:delText>
          </w:r>
        </w:del>
      </w:ins>
      <w:ins w:id="4152" w:author="像个男人一样" w:date="2018-03-21T02:17:00Z">
        <w:del w:id="4153" w:author="像个男人一样" w:date="2018-03-22T11:56:00Z">
          <w:r>
            <w:rPr>
              <w:b/>
            </w:rPr>
            <w:delText>错误！未指定顺序。错误！未指定顺序。错误！未指定顺序。</w:delText>
          </w:r>
        </w:del>
      </w:ins>
      <w:ins w:id="4154" w:author="像个男人一样" w:date="2018-03-21T02:15:00Z">
        <w:del w:id="4155" w:author="像个男人一样" w:date="2018-03-22T11:56:00Z">
          <w:r>
            <w:rPr>
              <w:b/>
            </w:rPr>
            <w:delText>错误！未指定顺序。</w:delText>
          </w:r>
        </w:del>
      </w:ins>
      <w:ins w:id="4156" w:author="像个男人一样" w:date="2018-03-21T02:14:00Z">
        <w:del w:id="4157" w:author="像个男人一样" w:date="2018-03-22T11:56:00Z">
          <w:r>
            <w:rPr>
              <w:b/>
            </w:rPr>
            <w:delText>错误！未指定顺序。</w:delText>
          </w:r>
        </w:del>
      </w:ins>
      <w:ins w:id="4158" w:author="像个男人一样" w:date="2018-03-21T02:13:00Z">
        <w:del w:id="4159" w:author="像个男人一样" w:date="2018-03-22T11:56:00Z">
          <w:r>
            <w:rPr>
              <w:b/>
            </w:rPr>
            <w:delText>错误！未指定顺序。</w:delText>
          </w:r>
        </w:del>
      </w:ins>
      <w:ins w:id="4160" w:author="像个男人一样" w:date="2018-03-21T02:12:00Z">
        <w:del w:id="4161" w:author="像个男人一样" w:date="2018-03-22T11:56:00Z">
          <w:r>
            <w:rPr>
              <w:b/>
            </w:rPr>
            <w:delText>错误！未指定顺序。</w:delText>
          </w:r>
        </w:del>
      </w:ins>
      <w:ins w:id="4162" w:author="像个男人一样" w:date="2018-03-21T02:02:00Z">
        <w:del w:id="4163" w:author="像个男人一样" w:date="2018-03-22T11:56:00Z">
          <w:r>
            <w:rPr>
              <w:b/>
            </w:rPr>
            <w:delText>错误！未指定顺序。错误！未指定顺序。</w:delText>
          </w:r>
        </w:del>
      </w:ins>
      <w:ins w:id="4164" w:author="像个男人一样" w:date="2018-03-21T02:01:00Z">
        <w:del w:id="4165" w:author="像个男人一样" w:date="2018-03-22T11:56:00Z">
          <w:r>
            <w:rPr>
              <w:b/>
            </w:rPr>
            <w:delText>错误！未指定顺序。</w:delText>
          </w:r>
        </w:del>
      </w:ins>
      <w:ins w:id="4166" w:author="像个男人一样" w:date="2018-03-21T02:00:00Z">
        <w:del w:id="4167" w:author="像个男人一样" w:date="2018-03-22T11:56:00Z">
          <w:r>
            <w:rPr>
              <w:b/>
            </w:rPr>
            <w:delText>错误！未指定顺序。</w:delText>
          </w:r>
        </w:del>
      </w:ins>
      <w:ins w:id="4168" w:author="像个男人一样" w:date="2018-03-21T01:59:00Z">
        <w:del w:id="4169" w:author="像个男人一样" w:date="2018-03-22T11:56:00Z">
          <w:r>
            <w:rPr>
              <w:b/>
            </w:rPr>
            <w:delText>错误！未指定顺序。</w:delText>
          </w:r>
        </w:del>
      </w:ins>
      <w:ins w:id="4170" w:author="像个男人一样" w:date="2018-03-21T01:58:00Z">
        <w:del w:id="4171" w:author="像个男人一样" w:date="2018-03-22T11:56:00Z">
          <w:r>
            <w:rPr>
              <w:b/>
            </w:rPr>
            <w:delText>错误！未指定顺序。错误！未指定顺序。</w:delText>
          </w:r>
        </w:del>
      </w:ins>
      <w:ins w:id="4172" w:author="像个男人一样" w:date="2018-03-21T01:57:00Z">
        <w:del w:id="4173" w:author="像个男人一样" w:date="2018-03-22T11:56:00Z">
          <w:r>
            <w:rPr>
              <w:b/>
            </w:rPr>
            <w:delText>错误！未指定顺序。</w:delText>
          </w:r>
        </w:del>
      </w:ins>
      <w:ins w:id="4174" w:author="像个男人一样" w:date="2018-03-21T01:48:00Z">
        <w:del w:id="4175" w:author="像个男人一样" w:date="2018-03-22T11:56:00Z">
          <w:r>
            <w:rPr>
              <w:b/>
            </w:rPr>
            <w:delText>错误！未指定顺序。错误！未指定顺序。</w:delText>
          </w:r>
        </w:del>
      </w:ins>
      <w:ins w:id="4176" w:author="像个男人一样" w:date="2018-03-21T01:47:00Z">
        <w:del w:id="4177" w:author="像个男人一样" w:date="2018-03-22T11:56:00Z">
          <w:r>
            <w:rPr>
              <w:b/>
            </w:rPr>
            <w:delText>错误！未指定顺序。</w:delText>
          </w:r>
        </w:del>
      </w:ins>
      <w:del w:id="4178" w:author="像个男人一样" w:date="2018-03-22T11:56:00Z">
        <w:r>
          <w:delText>2</w:delText>
        </w:r>
        <w:r>
          <w:fldChar w:fldCharType="end"/>
        </w:r>
      </w:del>
      <w:del w:id="4179" w:author="像个男人一样" w:date="2018-03-21T01:46:00Z">
        <w:r>
          <w:delText xml:space="preserve"> Gyroscope Principles</w:delText>
        </w:r>
      </w:del>
      <w:bookmarkEnd w:id="4124"/>
    </w:p>
    <w:p w:rsidR="0087014B" w:rsidRDefault="00D5184D">
      <w:pPr>
        <w:jc w:val="center"/>
        <w:rPr>
          <w:ins w:id="4180" w:author="像个男人一样" w:date="2018-03-21T01:46:00Z"/>
          <w:rFonts w:ascii="Microsoft Sans Serif" w:hAnsi="Microsoft Sans Serif"/>
          <w:spacing w:val="15"/>
          <w:sz w:val="20"/>
        </w:rPr>
        <w:pPrChange w:id="4181" w:author="jie sun" w:date="2018-04-16T21:37:00Z">
          <w:pPr/>
        </w:pPrChange>
      </w:pPr>
      <w:r>
        <w:rPr>
          <w:rFonts w:ascii="Microsoft Sans Serif" w:hAnsi="Microsoft Sans Serif"/>
          <w:noProof/>
          <w:spacing w:val="15"/>
          <w:sz w:val="20"/>
        </w:rPr>
        <w:drawing>
          <wp:inline distT="0" distB="0" distL="0" distR="0">
            <wp:extent cx="4704421" cy="3096883"/>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709271" cy="3100076"/>
                    </a:xfrm>
                    <a:prstGeom prst="rect">
                      <a:avLst/>
                    </a:prstGeom>
                    <a:noFill/>
                    <a:ln>
                      <a:noFill/>
                    </a:ln>
                  </pic:spPr>
                </pic:pic>
              </a:graphicData>
            </a:graphic>
          </wp:inline>
        </w:drawing>
      </w:r>
    </w:p>
    <w:p w:rsidR="0087014B" w:rsidRDefault="00D5184D">
      <w:pPr>
        <w:pStyle w:val="Caption"/>
        <w:jc w:val="center"/>
        <w:pPrChange w:id="4182" w:author="jie sun" w:date="2018-04-16T21:37:00Z">
          <w:pPr/>
        </w:pPrChange>
      </w:pPr>
      <w:bookmarkStart w:id="4183" w:name="_Toc511906334"/>
      <w:ins w:id="4184" w:author="像个男人一样" w:date="2018-03-21T01:46:00Z">
        <w:r>
          <w:t xml:space="preserve">Figure </w:t>
        </w:r>
      </w:ins>
      <w:ins w:id="4185" w:author="JIE  SUN" w:date="2018-06-21T13:36:00Z">
        <w:r w:rsidR="00A64E7B">
          <w:fldChar w:fldCharType="begin"/>
        </w:r>
        <w:r w:rsidR="00A64E7B">
          <w:instrText xml:space="preserve"> STYLEREF 1 \s </w:instrText>
        </w:r>
      </w:ins>
      <w:r w:rsidR="00A64E7B">
        <w:fldChar w:fldCharType="separate"/>
      </w:r>
      <w:r w:rsidR="00A64E7B">
        <w:rPr>
          <w:noProof/>
        </w:rPr>
        <w:t>3</w:t>
      </w:r>
      <w:ins w:id="418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187" w:author="JIE  SUN" w:date="2018-06-21T13:36:00Z">
        <w:r w:rsidR="00A64E7B">
          <w:rPr>
            <w:noProof/>
          </w:rPr>
          <w:t>2</w:t>
        </w:r>
        <w:r w:rsidR="00A64E7B">
          <w:fldChar w:fldCharType="end"/>
        </w:r>
      </w:ins>
      <w:ins w:id="4188" w:author="jie sun" w:date="2018-04-19T13:00:00Z">
        <w:del w:id="4189" w:author="JIE  SUN" w:date="2018-06-21T13:34:00Z">
          <w:r w:rsidR="00083FE7" w:rsidDel="00A64E7B">
            <w:fldChar w:fldCharType="begin"/>
          </w:r>
          <w:r w:rsidR="00083FE7" w:rsidDel="00A64E7B">
            <w:delInstrText xml:space="preserve"> STYLEREF 1 \s </w:delInstrText>
          </w:r>
        </w:del>
      </w:ins>
      <w:del w:id="4190" w:author="JIE  SUN" w:date="2018-06-21T13:34:00Z">
        <w:r w:rsidR="00083FE7" w:rsidDel="00A64E7B">
          <w:fldChar w:fldCharType="separate"/>
        </w:r>
        <w:r w:rsidR="00083FE7" w:rsidDel="00A64E7B">
          <w:rPr>
            <w:noProof/>
          </w:rPr>
          <w:delText>3</w:delText>
        </w:r>
      </w:del>
      <w:ins w:id="4191" w:author="jie sun" w:date="2018-04-19T13:00:00Z">
        <w:del w:id="419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193" w:author="JIE  SUN" w:date="2018-06-21T13:34:00Z">
        <w:r w:rsidR="00083FE7" w:rsidDel="00A64E7B">
          <w:fldChar w:fldCharType="separate"/>
        </w:r>
      </w:del>
      <w:ins w:id="4194" w:author="jie sun" w:date="2018-04-19T13:00:00Z">
        <w:del w:id="4195" w:author="JIE  SUN" w:date="2018-06-21T13:34:00Z">
          <w:r w:rsidR="00083FE7" w:rsidDel="00A64E7B">
            <w:rPr>
              <w:noProof/>
            </w:rPr>
            <w:delText>2</w:delText>
          </w:r>
          <w:r w:rsidR="00083FE7" w:rsidDel="00A64E7B">
            <w:fldChar w:fldCharType="end"/>
          </w:r>
        </w:del>
      </w:ins>
      <w:ins w:id="4196" w:author="像个男人一样" w:date="2018-03-21T01:46:00Z">
        <w:del w:id="4197"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198" w:author="像个男人一样" w:date="2018-03-22T11:51:00Z">
        <w:del w:id="4199" w:author="jie sun" w:date="2018-04-10T21:45:00Z">
          <w:r w:rsidDel="00454521">
            <w:delText>2</w:delText>
          </w:r>
        </w:del>
      </w:ins>
      <w:ins w:id="4200" w:author="像个男人一样" w:date="2018-03-21T01:46:00Z">
        <w:del w:id="4201" w:author="jie sun" w:date="2018-04-10T21:45:00Z">
          <w:r w:rsidDel="00454521">
            <w:fldChar w:fldCharType="end"/>
          </w:r>
        </w:del>
        <w:bookmarkStart w:id="4202" w:name="_Toc13768"/>
        <w:bookmarkStart w:id="4203" w:name="_Toc1447"/>
        <w:bookmarkStart w:id="4204" w:name="_Toc9110"/>
        <w:bookmarkStart w:id="4205" w:name="_Toc24012"/>
        <w:bookmarkStart w:id="4206" w:name="_Toc14331"/>
        <w:bookmarkStart w:id="4207" w:name="_Toc17677"/>
        <w:bookmarkStart w:id="4208" w:name="_Toc12994"/>
        <w:bookmarkStart w:id="4209" w:name="_Toc28435"/>
        <w:bookmarkStart w:id="4210" w:name="_Toc31128"/>
        <w:bookmarkStart w:id="4211" w:name="_Toc9827"/>
        <w:bookmarkStart w:id="4212" w:name="_Toc25273"/>
        <w:bookmarkStart w:id="4213" w:name="_Toc16579"/>
        <w:bookmarkStart w:id="4214" w:name="_Toc10938"/>
        <w:bookmarkStart w:id="4215" w:name="_Toc26310"/>
        <w:bookmarkStart w:id="4216" w:name="_Toc5802"/>
        <w:bookmarkStart w:id="4217" w:name="_Toc10473"/>
        <w:bookmarkStart w:id="4218" w:name="_Toc31649"/>
        <w:bookmarkStart w:id="4219" w:name="_Toc13075"/>
        <w:bookmarkStart w:id="4220" w:name="_Toc4702"/>
        <w:bookmarkStart w:id="4221" w:name="_Toc8528"/>
        <w:bookmarkStart w:id="4222" w:name="_Toc141"/>
        <w:bookmarkStart w:id="4223" w:name="_Toc12905"/>
        <w:bookmarkStart w:id="4224" w:name="_Toc7597"/>
        <w:bookmarkStart w:id="4225" w:name="_Toc17319"/>
        <w:bookmarkStart w:id="4226" w:name="_Toc12773"/>
        <w:r>
          <w:rPr>
            <w:rFonts w:hint="eastAsia"/>
          </w:rPr>
          <w:t>:</w:t>
        </w:r>
        <w:bookmarkStart w:id="4227" w:name="OLE_LINK31"/>
        <w:bookmarkStart w:id="4228" w:name="OLE_LINK32"/>
        <w:r>
          <w:rPr>
            <w:rFonts w:hint="eastAsia"/>
          </w:rPr>
          <w:t>Gyroscope Principles</w:t>
        </w:r>
      </w:ins>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ins w:id="4229" w:author="jie sun" w:date="2018-04-18T00:28:00Z">
        <w:r w:rsidR="00A7783C">
          <w:t xml:space="preserve"> </w:t>
        </w:r>
      </w:ins>
      <w:customXmlInsRangeStart w:id="4230" w:author="jie sun" w:date="2018-04-18T00:28:00Z"/>
      <w:sdt>
        <w:sdtPr>
          <w:id w:val="-520248411"/>
          <w:citation/>
        </w:sdtPr>
        <w:sdtContent>
          <w:customXmlInsRangeEnd w:id="4230"/>
          <w:ins w:id="4231" w:author="jie sun" w:date="2018-04-18T00:28:00Z">
            <w:r w:rsidR="00A7783C">
              <w:fldChar w:fldCharType="begin"/>
            </w:r>
            <w:r w:rsidR="00A7783C">
              <w:instrText xml:space="preserve"> </w:instrText>
            </w:r>
            <w:r w:rsidR="00A7783C">
              <w:rPr>
                <w:rFonts w:hint="eastAsia"/>
              </w:rPr>
              <w:instrText>CITATION Pig \l 2052</w:instrText>
            </w:r>
            <w:r w:rsidR="00A7783C">
              <w:instrText xml:space="preserve"> </w:instrText>
            </w:r>
          </w:ins>
          <w:r w:rsidR="00A7783C">
            <w:fldChar w:fldCharType="separate"/>
          </w:r>
          <w:r w:rsidR="006116D1">
            <w:rPr>
              <w:noProof/>
            </w:rPr>
            <w:t>(Pigeon's nest, n.d.)</w:t>
          </w:r>
          <w:ins w:id="4232" w:author="jie sun" w:date="2018-04-18T00:28:00Z">
            <w:r w:rsidR="00A7783C">
              <w:fldChar w:fldCharType="end"/>
            </w:r>
          </w:ins>
          <w:customXmlInsRangeStart w:id="4233" w:author="jie sun" w:date="2018-04-18T00:28:00Z"/>
        </w:sdtContent>
      </w:sdt>
      <w:customXmlInsRangeEnd w:id="4233"/>
      <w:bookmarkEnd w:id="4183"/>
    </w:p>
    <w:p w:rsidR="0087014B" w:rsidRDefault="00D5184D">
      <w:pPr>
        <w:pStyle w:val="Heading3"/>
      </w:pPr>
      <w:bookmarkStart w:id="4234" w:name="_Toc7473"/>
      <w:bookmarkStart w:id="4235" w:name="_Toc16709"/>
      <w:bookmarkStart w:id="4236" w:name="_Toc17402"/>
      <w:bookmarkStart w:id="4237" w:name="_Toc8608"/>
      <w:bookmarkStart w:id="4238" w:name="_Toc302"/>
      <w:bookmarkStart w:id="4239" w:name="_Toc31236"/>
      <w:bookmarkStart w:id="4240" w:name="_Toc31214"/>
      <w:bookmarkStart w:id="4241" w:name="_Toc14251"/>
      <w:bookmarkStart w:id="4242" w:name="_Toc16460"/>
      <w:bookmarkStart w:id="4243" w:name="_Toc511906300"/>
      <w:r>
        <w:t xml:space="preserve">The </w:t>
      </w:r>
      <w:ins w:id="4244" w:author="jie sun" w:date="2018-04-16T21:19:00Z">
        <w:r w:rsidR="00FE12EC">
          <w:t>R</w:t>
        </w:r>
      </w:ins>
      <w:del w:id="4245" w:author="jie sun" w:date="2018-04-16T21:19:00Z">
        <w:r w:rsidDel="00FE12EC">
          <w:delText>r</w:delText>
        </w:r>
      </w:del>
      <w:r>
        <w:t xml:space="preserve">elationship </w:t>
      </w:r>
      <w:ins w:id="4246" w:author="jie sun" w:date="2018-04-16T21:19:00Z">
        <w:r w:rsidR="00FE12EC">
          <w:t>B</w:t>
        </w:r>
      </w:ins>
      <w:del w:id="4247" w:author="jie sun" w:date="2018-04-16T21:19:00Z">
        <w:r w:rsidDel="00FE12EC">
          <w:delText>b</w:delText>
        </w:r>
      </w:del>
      <w:r>
        <w:t xml:space="preserve">etween </w:t>
      </w:r>
      <w:r>
        <w:rPr>
          <w:rFonts w:hint="eastAsia"/>
        </w:rPr>
        <w:t>G</w:t>
      </w:r>
      <w:r>
        <w:t xml:space="preserve">yroscope </w:t>
      </w:r>
      <w:ins w:id="4248" w:author="jie sun" w:date="2018-04-16T21:20:00Z">
        <w:r w:rsidR="00FE12EC">
          <w:t>A</w:t>
        </w:r>
      </w:ins>
      <w:del w:id="4249" w:author="jie sun" w:date="2018-04-16T21:20:00Z">
        <w:r w:rsidDel="00FE12EC">
          <w:delText>a</w:delText>
        </w:r>
      </w:del>
      <w:r>
        <w:t>nd Accelerometer</w:t>
      </w:r>
      <w:bookmarkEnd w:id="4234"/>
      <w:bookmarkEnd w:id="4235"/>
      <w:bookmarkEnd w:id="4236"/>
      <w:bookmarkEnd w:id="4237"/>
      <w:bookmarkEnd w:id="4238"/>
      <w:bookmarkEnd w:id="4239"/>
      <w:bookmarkEnd w:id="4240"/>
      <w:bookmarkEnd w:id="4241"/>
      <w:bookmarkEnd w:id="4242"/>
      <w:bookmarkEnd w:id="4243"/>
    </w:p>
    <w:p w:rsidR="0087014B" w:rsidRDefault="00D5184D">
      <w:r>
        <w:t xml:space="preserve">At first, it is clear that </w:t>
      </w:r>
      <w:del w:id="4250" w:author="jie sun" w:date="2018-04-08T18:28:00Z">
        <w:r w:rsidDel="00197319">
          <w:delText xml:space="preserve">those </w:delText>
        </w:r>
      </w:del>
      <w:r>
        <w:t>two devices have different functions</w:t>
      </w:r>
      <w:r w:rsidRPr="008F145E">
        <w:rPr>
          <w:b/>
          <w:rPrChange w:id="4251" w:author="jie sun" w:date="2018-04-19T15:25:00Z">
            <w:rPr/>
          </w:rPrChange>
        </w:rPr>
        <w:t>:</w:t>
      </w:r>
      <w:bookmarkStart w:id="4252" w:name="OLE_LINK25"/>
      <w:r w:rsidRPr="008F145E">
        <w:rPr>
          <w:b/>
          <w:rPrChange w:id="4253" w:author="jie sun" w:date="2018-04-19T15:25:00Z">
            <w:rPr/>
          </w:rPrChange>
        </w:rPr>
        <w:t xml:space="preserve"> </w:t>
      </w:r>
      <w:bookmarkStart w:id="4254" w:name="OLE_LINK7"/>
      <w:del w:id="4255" w:author="jie sun" w:date="2018-04-08T18:27:00Z">
        <w:r w:rsidRPr="008F145E" w:rsidDel="00197319">
          <w:rPr>
            <w:b/>
            <w:lang w:val="en-GB"/>
            <w:rPrChange w:id="4256" w:author="jie sun" w:date="2018-04-19T15:25:00Z">
              <w:rPr>
                <w:lang w:val="en-GB"/>
              </w:rPr>
            </w:rPrChange>
          </w:rPr>
          <w:delText>G</w:delText>
        </w:r>
        <w:r w:rsidRPr="008F145E" w:rsidDel="00197319">
          <w:rPr>
            <w:b/>
            <w:rPrChange w:id="4257" w:author="jie sun" w:date="2018-04-19T15:25:00Z">
              <w:rPr/>
            </w:rPrChange>
          </w:rPr>
          <w:delText xml:space="preserve">yroscope </w:delText>
        </w:r>
      </w:del>
      <w:ins w:id="4258" w:author="jie sun" w:date="2018-04-08T18:27:00Z">
        <w:r w:rsidR="00197319" w:rsidRPr="008F145E">
          <w:rPr>
            <w:b/>
            <w:rPrChange w:id="4259" w:author="jie sun" w:date="2018-04-19T15:25:00Z">
              <w:rPr/>
            </w:rPrChange>
          </w:rPr>
          <w:t xml:space="preserve">Gyroscope </w:t>
        </w:r>
      </w:ins>
      <w:r w:rsidRPr="008F145E">
        <w:rPr>
          <w:b/>
          <w:rPrChange w:id="4260" w:author="jie sun" w:date="2018-04-19T15:25:00Z">
            <w:rPr/>
          </w:rPrChange>
        </w:rPr>
        <w:t>sense</w:t>
      </w:r>
      <w:r w:rsidRPr="008F145E">
        <w:rPr>
          <w:b/>
          <w:lang w:val="en-GB"/>
          <w:rPrChange w:id="4261" w:author="jie sun" w:date="2018-04-19T15:25:00Z">
            <w:rPr>
              <w:lang w:val="en-GB"/>
            </w:rPr>
          </w:rPrChange>
        </w:rPr>
        <w:t>s</w:t>
      </w:r>
      <w:r w:rsidRPr="008F145E">
        <w:rPr>
          <w:b/>
          <w:rPrChange w:id="4262" w:author="jie sun" w:date="2018-04-19T15:25:00Z">
            <w:rPr/>
          </w:rPrChange>
        </w:rPr>
        <w:t xml:space="preserve"> the rotation, whereas </w:t>
      </w:r>
      <w:ins w:id="4263" w:author="jie sun" w:date="2018-04-08T18:27:00Z">
        <w:r w:rsidR="00197319" w:rsidRPr="008F145E">
          <w:rPr>
            <w:b/>
            <w:rPrChange w:id="4264" w:author="jie sun" w:date="2018-04-19T15:25:00Z">
              <w:rPr/>
            </w:rPrChange>
          </w:rPr>
          <w:t xml:space="preserve">another </w:t>
        </w:r>
      </w:ins>
      <w:del w:id="4265" w:author="jie sun" w:date="2018-04-08T18:27:00Z">
        <w:r w:rsidRPr="008F145E" w:rsidDel="00197319">
          <w:rPr>
            <w:b/>
            <w:rPrChange w:id="4266" w:author="jie sun" w:date="2018-04-19T15:25:00Z">
              <w:rPr/>
            </w:rPrChange>
          </w:rPr>
          <w:delText xml:space="preserve">the </w:delText>
        </w:r>
        <w:r w:rsidRPr="008F145E" w:rsidDel="00197319">
          <w:rPr>
            <w:b/>
            <w:lang w:val="en-GB"/>
            <w:rPrChange w:id="4267" w:author="jie sun" w:date="2018-04-19T15:25:00Z">
              <w:rPr>
                <w:lang w:val="en-GB"/>
              </w:rPr>
            </w:rPrChange>
          </w:rPr>
          <w:delText>ano</w:delText>
        </w:r>
        <w:r w:rsidRPr="008F145E" w:rsidDel="00197319">
          <w:rPr>
            <w:b/>
            <w:rPrChange w:id="4268" w:author="jie sun" w:date="2018-04-19T15:25:00Z">
              <w:rPr/>
            </w:rPrChange>
          </w:rPr>
          <w:delText>ther</w:delText>
        </w:r>
      </w:del>
      <w:ins w:id="4269" w:author="jie sun" w:date="2018-04-08T18:27:00Z">
        <w:r w:rsidR="00197319" w:rsidRPr="008F145E">
          <w:rPr>
            <w:b/>
            <w:rPrChange w:id="4270" w:author="jie sun" w:date="2018-04-19T15:25:00Z">
              <w:rPr/>
            </w:rPrChange>
          </w:rPr>
          <w:t>one</w:t>
        </w:r>
      </w:ins>
      <w:r w:rsidRPr="008F145E">
        <w:rPr>
          <w:b/>
          <w:rPrChange w:id="4271" w:author="jie sun" w:date="2018-04-19T15:25:00Z">
            <w:rPr/>
          </w:rPrChange>
        </w:rPr>
        <w:t xml:space="preserve"> is used to test the accelerometer</w:t>
      </w:r>
      <w:bookmarkEnd w:id="4252"/>
      <w:bookmarkEnd w:id="4254"/>
      <w:r w:rsidRPr="008F145E">
        <w:rPr>
          <w:b/>
          <w:lang w:val="en-GB"/>
          <w:rPrChange w:id="4272" w:author="jie sun" w:date="2018-04-19T15:25:00Z">
            <w:rPr>
              <w:lang w:val="en-GB"/>
            </w:rPr>
          </w:rPrChange>
        </w:rPr>
        <w:t>.</w:t>
      </w:r>
      <w:ins w:id="4273" w:author="jie sun" w:date="2018-06-03T21:28:00Z">
        <w:r w:rsidR="004A7215">
          <w:rPr>
            <w:b/>
            <w:lang w:val="en-GB"/>
          </w:rPr>
          <w:t xml:space="preserve"> </w:t>
        </w:r>
      </w:ins>
      <w:ins w:id="4274" w:author="jie sun" w:date="2018-04-19T15:25:00Z">
        <w:r w:rsidR="00FC5244">
          <w:rPr>
            <w:b/>
            <w:lang w:val="en-GB"/>
          </w:rPr>
          <w:t>(put some reference)</w:t>
        </w:r>
      </w:ins>
      <w:ins w:id="4275" w:author="jie sun" w:date="2018-04-16T22:45:00Z">
        <w:r w:rsidR="00321759">
          <w:rPr>
            <w:lang w:val="en-GB"/>
          </w:rPr>
          <w:t xml:space="preserve"> </w:t>
        </w:r>
      </w:ins>
      <w:del w:id="4276" w:author="jie sun" w:date="2018-04-16T22:45:00Z">
        <w:r w:rsidDel="00321759">
          <w:rPr>
            <w:lang w:val="en-GB"/>
          </w:rPr>
          <w:delText xml:space="preserve"> </w:delText>
        </w:r>
      </w:del>
      <w:ins w:id="4277" w:author="像个男人一样" w:date="2018-03-22T12:12:00Z">
        <w:del w:id="4278" w:author="jie sun" w:date="2018-04-16T22:45:00Z">
          <w:r w:rsidDel="00321759">
            <w:rPr>
              <w:rStyle w:val="EndnoteReference"/>
              <w:lang w:val="en-GB"/>
            </w:rPr>
            <w:delText>[</w:delText>
          </w:r>
          <w:r w:rsidDel="00321759">
            <w:rPr>
              <w:rStyle w:val="EndnoteReference"/>
              <w:lang w:val="en-GB"/>
            </w:rPr>
            <w:endnoteReference w:id="4"/>
          </w:r>
          <w:r w:rsidDel="00321759">
            <w:rPr>
              <w:rFonts w:hint="eastAsia"/>
              <w:lang w:val="en-US"/>
            </w:rPr>
            <w:delText xml:space="preserve"> </w:delText>
          </w:r>
          <w:r w:rsidDel="00321759">
            <w:rPr>
              <w:rStyle w:val="EndnoteReference"/>
              <w:lang w:val="en-GB"/>
            </w:rPr>
            <w:delText>]</w:delText>
          </w:r>
        </w:del>
      </w:ins>
      <w:ins w:id="4378" w:author="jie sun" w:date="2018-04-18T00:27:00Z">
        <w:r w:rsidR="00F821EE">
          <w:t>T</w:t>
        </w:r>
      </w:ins>
      <w:del w:id="4379" w:author="jie sun" w:date="2018-04-18T00:27:00Z">
        <w:r w:rsidDel="00F821EE">
          <w:rPr>
            <w:lang w:val="en-GB"/>
          </w:rPr>
          <w:delText>S</w:delText>
        </w:r>
        <w:r w:rsidDel="00F821EE">
          <w:delText>o t</w:delText>
        </w:r>
      </w:del>
      <w:r>
        <w:t xml:space="preserve">he restriction of functions in two devices decides that they </w:t>
      </w:r>
      <w:del w:id="4380" w:author="jie sun" w:date="2018-06-03T21:29:00Z">
        <w:r w:rsidDel="004A7215">
          <w:delText xml:space="preserve">often </w:delText>
        </w:r>
      </w:del>
      <w:r>
        <w:t>have</w:t>
      </w:r>
      <w:ins w:id="4381" w:author="jie sun" w:date="2018-04-19T15:25:00Z">
        <w:r w:rsidR="008F145E">
          <w:t xml:space="preserve"> </w:t>
        </w:r>
      </w:ins>
      <w:del w:id="4382" w:author="jie sun" w:date="2018-04-19T15:25:00Z">
        <w:r w:rsidDel="008F145E">
          <w:delText xml:space="preserve"> </w:delText>
        </w:r>
      </w:del>
      <w:r>
        <w:t>to work together</w:t>
      </w:r>
      <w:ins w:id="4383" w:author="jie sun" w:date="2018-06-03T21:29:00Z">
        <w:r w:rsidR="004A7215">
          <w:t xml:space="preserve"> often</w:t>
        </w:r>
      </w:ins>
      <w:r>
        <w:t xml:space="preserve">. </w:t>
      </w:r>
    </w:p>
    <w:p w:rsidR="0087014B" w:rsidRDefault="00D5184D">
      <w:r>
        <w:t>There is an example to clarify the different function</w:t>
      </w:r>
      <w:r>
        <w:rPr>
          <w:lang w:val="en-GB"/>
        </w:rPr>
        <w:t>s</w:t>
      </w:r>
      <w:r>
        <w:t xml:space="preserve"> </w:t>
      </w:r>
      <w:r>
        <w:rPr>
          <w:lang w:val="en-GB"/>
        </w:rPr>
        <w:t>of them</w:t>
      </w:r>
      <w:r>
        <w:t>.  When an aircraft fl</w:t>
      </w:r>
      <w:ins w:id="4384" w:author="jie sun" w:date="2018-04-08T18:27:00Z">
        <w:r w:rsidR="00197319">
          <w:t>ies</w:t>
        </w:r>
      </w:ins>
      <w:ins w:id="4385" w:author="像个男人一样" w:date="2018-03-21T21:43:00Z">
        <w:del w:id="4386" w:author="jie sun" w:date="2018-04-08T18:26:00Z">
          <w:r w:rsidDel="00197319">
            <w:rPr>
              <w:rFonts w:hint="eastAsia"/>
              <w:lang w:val="en-US"/>
            </w:rPr>
            <w:delText>ies</w:delText>
          </w:r>
        </w:del>
      </w:ins>
      <w:del w:id="4387" w:author="像个男人一样" w:date="2018-03-21T21:43:00Z">
        <w:r>
          <w:delText>y</w:delText>
        </w:r>
      </w:del>
      <w:r>
        <w:t xml:space="preserve"> in the sky, the accelerometer can used to test the change of movement</w:t>
      </w:r>
      <w:ins w:id="4388" w:author="jie sun" w:date="2018-04-16T22:46:00Z">
        <w:r w:rsidR="00B23F33">
          <w:t xml:space="preserve">. For example, </w:t>
        </w:r>
      </w:ins>
      <w:del w:id="4389" w:author="jie sun" w:date="2018-04-16T22:46:00Z">
        <w:r w:rsidDel="00B23F33">
          <w:delText xml:space="preserve">. So </w:delText>
        </w:r>
      </w:del>
      <w:r>
        <w:t>when an aircraft fl</w:t>
      </w:r>
      <w:ins w:id="4390" w:author="jie sun" w:date="2018-04-16T22:46:00Z">
        <w:r w:rsidR="00B23F33">
          <w:t>ies</w:t>
        </w:r>
      </w:ins>
      <w:del w:id="4391" w:author="jie sun" w:date="2018-04-16T22:46:00Z">
        <w:r w:rsidDel="00B23F33">
          <w:delText>y</w:delText>
        </w:r>
      </w:del>
      <w:r>
        <w:t xml:space="preserve"> too fast in suddenly, the accelerometer can remind the pilot of </w:t>
      </w:r>
      <w:r>
        <w:rPr>
          <w:lang w:val="en-GB"/>
        </w:rPr>
        <w:t xml:space="preserve">the </w:t>
      </w:r>
      <w:r>
        <w:t>unsafe</w:t>
      </w:r>
      <w:r>
        <w:rPr>
          <w:lang w:val="en-GB"/>
        </w:rPr>
        <w:t xml:space="preserve"> signal</w:t>
      </w:r>
      <w:r>
        <w:t xml:space="preserve"> </w:t>
      </w:r>
      <w:r>
        <w:rPr>
          <w:lang w:val="en-GB"/>
        </w:rPr>
        <w:t xml:space="preserve">for the </w:t>
      </w:r>
      <w:r>
        <w:t>sudden change of the speed</w:t>
      </w:r>
      <w:ins w:id="4392" w:author="像个男人一样" w:date="2018-03-21T21:45:00Z">
        <w:r>
          <w:rPr>
            <w:rFonts w:hint="eastAsia"/>
            <w:lang w:val="en-US"/>
          </w:rPr>
          <w:t xml:space="preserve"> during flying forward</w:t>
        </w:r>
      </w:ins>
      <w:r>
        <w:t>. However, when the aircraft has some faults with an unsafe shake around itself, here the accelerometer can</w:t>
      </w:r>
      <w:r>
        <w:rPr>
          <w:lang w:val="en-GB"/>
        </w:rPr>
        <w:t>not</w:t>
      </w:r>
      <w:r>
        <w:t xml:space="preserve"> sense it, but the gyroscope can detect the any rotation of the aircraft to notice the pilot of the insecurity.   </w:t>
      </w:r>
    </w:p>
    <w:p w:rsidR="0087014B" w:rsidRDefault="00D5184D">
      <w:r>
        <w:t>Through this example, we can further understand that they are totally different, but they can also make up for each other to achieve some functions.</w:t>
      </w:r>
    </w:p>
    <w:p w:rsidR="0087014B" w:rsidRDefault="00D5184D">
      <w:r>
        <w:t xml:space="preserve"> </w:t>
      </w:r>
    </w:p>
    <w:p w:rsidR="0087014B" w:rsidRDefault="00D5184D">
      <w:pPr>
        <w:pStyle w:val="Heading2"/>
      </w:pPr>
      <w:bookmarkStart w:id="4393" w:name="_Toc975"/>
      <w:bookmarkStart w:id="4394" w:name="_Toc23023"/>
      <w:bookmarkStart w:id="4395" w:name="_Toc31296"/>
      <w:bookmarkStart w:id="4396" w:name="_Toc12079"/>
      <w:bookmarkStart w:id="4397" w:name="_Toc27095"/>
      <w:bookmarkStart w:id="4398" w:name="_Toc32456"/>
      <w:bookmarkStart w:id="4399" w:name="_Toc9660"/>
      <w:bookmarkStart w:id="4400" w:name="_Toc25146"/>
      <w:bookmarkStart w:id="4401" w:name="_Toc8159"/>
      <w:bookmarkStart w:id="4402" w:name="_Toc511906301"/>
      <w:r>
        <w:t xml:space="preserve">The </w:t>
      </w:r>
      <w:ins w:id="4403" w:author="jie sun" w:date="2018-04-16T21:20:00Z">
        <w:r w:rsidR="00BD1A3F">
          <w:t>R</w:t>
        </w:r>
      </w:ins>
      <w:del w:id="4404" w:author="jie sun" w:date="2018-04-16T21:20:00Z">
        <w:r w:rsidDel="00BD1A3F">
          <w:delText>r</w:delText>
        </w:r>
      </w:del>
      <w:r>
        <w:t xml:space="preserve">acing </w:t>
      </w:r>
      <w:ins w:id="4405" w:author="jie sun" w:date="2018-04-16T21:20:00Z">
        <w:r w:rsidR="00BD1A3F">
          <w:t>G</w:t>
        </w:r>
      </w:ins>
      <w:del w:id="4406" w:author="jie sun" w:date="2018-04-16T21:20:00Z">
        <w:r w:rsidDel="00BD1A3F">
          <w:delText>g</w:delText>
        </w:r>
      </w:del>
      <w:r>
        <w:t xml:space="preserve">ame </w:t>
      </w:r>
      <w:ins w:id="4407" w:author="jie sun" w:date="2018-04-16T21:20:00Z">
        <w:r w:rsidR="00BD1A3F">
          <w:t>W</w:t>
        </w:r>
      </w:ins>
      <w:del w:id="4408" w:author="jie sun" w:date="2018-04-16T21:20:00Z">
        <w:r w:rsidDel="00BD1A3F">
          <w:delText>w</w:delText>
        </w:r>
      </w:del>
      <w:r>
        <w:t>ith Gyroscope</w:t>
      </w:r>
      <w:bookmarkEnd w:id="4393"/>
      <w:bookmarkEnd w:id="4394"/>
      <w:bookmarkEnd w:id="4395"/>
      <w:bookmarkEnd w:id="4396"/>
      <w:bookmarkEnd w:id="4397"/>
      <w:bookmarkEnd w:id="4398"/>
      <w:bookmarkEnd w:id="4399"/>
      <w:bookmarkEnd w:id="4400"/>
      <w:bookmarkEnd w:id="4401"/>
      <w:bookmarkEnd w:id="4402"/>
    </w:p>
    <w:p w:rsidR="0087014B" w:rsidRDefault="00D5184D">
      <w:pPr>
        <w:pStyle w:val="Heading3"/>
      </w:pPr>
      <w:bookmarkStart w:id="4409" w:name="_Toc16527"/>
      <w:bookmarkStart w:id="4410" w:name="_Toc2125"/>
      <w:bookmarkStart w:id="4411" w:name="_Toc6761"/>
      <w:bookmarkStart w:id="4412" w:name="_Toc23045"/>
      <w:bookmarkStart w:id="4413" w:name="_Toc22974"/>
      <w:bookmarkStart w:id="4414" w:name="_Toc28864"/>
      <w:bookmarkStart w:id="4415" w:name="_Toc24045"/>
      <w:bookmarkStart w:id="4416" w:name="_Toc32524"/>
      <w:bookmarkStart w:id="4417" w:name="_Toc29962"/>
      <w:bookmarkStart w:id="4418" w:name="_Toc511906302"/>
      <w:r>
        <w:t xml:space="preserve">How </w:t>
      </w:r>
      <w:ins w:id="4419" w:author="jie sun" w:date="2018-04-16T21:20:00Z">
        <w:r w:rsidR="00BD1A3F">
          <w:t>A</w:t>
        </w:r>
      </w:ins>
      <w:del w:id="4420" w:author="jie sun" w:date="2018-04-16T21:20:00Z">
        <w:r w:rsidDel="00BD1A3F">
          <w:delText>a</w:delText>
        </w:r>
      </w:del>
      <w:r>
        <w:t xml:space="preserve"> </w:t>
      </w:r>
      <w:ins w:id="4421" w:author="jie sun" w:date="2018-04-16T21:20:00Z">
        <w:r w:rsidR="00BD1A3F">
          <w:t>G</w:t>
        </w:r>
      </w:ins>
      <w:del w:id="4422" w:author="jie sun" w:date="2018-04-16T21:20:00Z">
        <w:r w:rsidDel="00BD1A3F">
          <w:delText>g</w:delText>
        </w:r>
      </w:del>
      <w:r>
        <w:t xml:space="preserve">yroscope </w:t>
      </w:r>
      <w:ins w:id="4423" w:author="jie sun" w:date="2018-04-16T21:20:00Z">
        <w:r w:rsidR="00BD1A3F">
          <w:t>W</w:t>
        </w:r>
      </w:ins>
      <w:del w:id="4424" w:author="jie sun" w:date="2018-04-16T21:20:00Z">
        <w:r w:rsidDel="00BD1A3F">
          <w:delText>w</w:delText>
        </w:r>
      </w:del>
      <w:r>
        <w:t xml:space="preserve">orks </w:t>
      </w:r>
      <w:ins w:id="4425" w:author="jie sun" w:date="2018-04-16T21:20:00Z">
        <w:r w:rsidR="00BD1A3F">
          <w:t>I</w:t>
        </w:r>
      </w:ins>
      <w:del w:id="4426" w:author="jie sun" w:date="2018-04-16T21:20:00Z">
        <w:r w:rsidDel="00BD1A3F">
          <w:delText>i</w:delText>
        </w:r>
      </w:del>
      <w:r>
        <w:t>n iPhone</w:t>
      </w:r>
      <w:bookmarkEnd w:id="4409"/>
      <w:bookmarkEnd w:id="4410"/>
      <w:bookmarkEnd w:id="4411"/>
      <w:bookmarkEnd w:id="4412"/>
      <w:bookmarkEnd w:id="4413"/>
      <w:bookmarkEnd w:id="4414"/>
      <w:bookmarkEnd w:id="4415"/>
      <w:bookmarkEnd w:id="4416"/>
      <w:bookmarkEnd w:id="4417"/>
      <w:bookmarkEnd w:id="4418"/>
    </w:p>
    <w:p w:rsidR="0087014B" w:rsidDel="007F0D83" w:rsidRDefault="00D5184D">
      <w:pPr>
        <w:pStyle w:val="Caption"/>
        <w:rPr>
          <w:del w:id="4427" w:author="像个男人一样" w:date="2018-03-22T11:56:00Z"/>
        </w:rPr>
      </w:pPr>
      <w:r w:rsidRPr="00315D27">
        <w:t>Depending on the base of working principle of gyroscope, we continually discuss how a gyroscope works in a</w:t>
      </w:r>
      <w:ins w:id="4428" w:author="jie sun" w:date="2018-04-18T14:59:00Z">
        <w:r w:rsidR="00B84C1A">
          <w:t>n airpl</w:t>
        </w:r>
      </w:ins>
      <w:ins w:id="4429" w:author="jie sun" w:date="2018-04-18T15:00:00Z">
        <w:r w:rsidR="00B84C1A">
          <w:t>ane</w:t>
        </w:r>
      </w:ins>
      <w:del w:id="4430" w:author="jie sun" w:date="2018-04-18T14:59:00Z">
        <w:r w:rsidRPr="00315D27" w:rsidDel="00B84C1A">
          <w:delText xml:space="preserve"> </w:delText>
        </w:r>
      </w:del>
      <w:del w:id="4431" w:author="jie sun" w:date="2018-04-18T14:41:00Z">
        <w:r w:rsidRPr="00315D27" w:rsidDel="00516CEF">
          <w:delText>smart phone</w:delText>
        </w:r>
      </w:del>
      <w:r w:rsidRPr="00315D27">
        <w:t xml:space="preserve">, here, </w:t>
      </w:r>
      <w:del w:id="4432" w:author="jie sun" w:date="2018-04-18T14:42:00Z">
        <w:r w:rsidRPr="00315D27" w:rsidDel="00516CEF">
          <w:delText>using iPhon</w:delText>
        </w:r>
      </w:del>
      <w:del w:id="4433" w:author="jie sun" w:date="2018-04-18T12:48:00Z">
        <w:r w:rsidRPr="00315D27" w:rsidDel="000721EA">
          <w:delText xml:space="preserve">e </w:delText>
        </w:r>
        <w:r w:rsidRPr="00315D27" w:rsidDel="000721EA">
          <w:rPr>
            <w:iCs w:val="0"/>
            <w:rPrChange w:id="4434" w:author="jie sun" w:date="2018-04-16T22:21:00Z">
              <w:rPr>
                <w:iCs w:val="0"/>
                <w:lang w:val="en-GB"/>
              </w:rPr>
            </w:rPrChange>
          </w:rPr>
          <w:delText>6</w:delText>
        </w:r>
      </w:del>
      <w:del w:id="4435" w:author="jie sun" w:date="2018-04-18T14:42:00Z">
        <w:r w:rsidRPr="00315D27" w:rsidDel="00516CEF">
          <w:rPr>
            <w:iCs w:val="0"/>
            <w:rPrChange w:id="4436" w:author="jie sun" w:date="2018-04-16T22:21:00Z">
              <w:rPr>
                <w:iCs w:val="0"/>
                <w:lang w:val="en-GB"/>
              </w:rPr>
            </w:rPrChange>
          </w:rPr>
          <w:delText xml:space="preserve"> </w:delText>
        </w:r>
        <w:r w:rsidRPr="00315D27" w:rsidDel="00516CEF">
          <w:delText>as an example</w:delText>
        </w:r>
      </w:del>
      <w:ins w:id="4437" w:author="jie sun" w:date="2018-04-18T14:42:00Z">
        <w:r w:rsidR="00516CEF">
          <w:t>a figure below</w:t>
        </w:r>
      </w:ins>
      <w:r w:rsidRPr="00315D27">
        <w:t xml:space="preserve"> to </w:t>
      </w:r>
      <w:del w:id="4438" w:author="jie sun" w:date="2018-04-18T14:50:00Z">
        <w:r w:rsidRPr="00315D27" w:rsidDel="003B3D83">
          <w:delText>describe</w:delText>
        </w:r>
      </w:del>
      <w:ins w:id="4439" w:author="jie sun" w:date="2018-04-18T14:50:00Z">
        <w:r w:rsidR="003B3D83">
          <w:t xml:space="preserve">show Gyroscope detecting </w:t>
        </w:r>
      </w:ins>
      <w:ins w:id="4440" w:author="jie sun" w:date="2018-04-18T14:52:00Z">
        <w:r w:rsidR="003B3D83">
          <w:t>angular velocity in three directions</w:t>
        </w:r>
      </w:ins>
      <w:ins w:id="4441" w:author="jie sun" w:date="2018-04-18T15:00:00Z">
        <w:r w:rsidR="00245CAE">
          <w:t>: Yaw, Roll and Pitch</w:t>
        </w:r>
      </w:ins>
      <w:ins w:id="4442" w:author="jie sun" w:date="2018-04-18T14:52:00Z">
        <w:r w:rsidR="003B3D83">
          <w:t xml:space="preserve"> </w:t>
        </w:r>
      </w:ins>
      <w:r w:rsidRPr="00315D27">
        <w:t>.</w:t>
      </w:r>
      <w:del w:id="4443" w:author="jie sun" w:date="2018-04-18T15:00:00Z">
        <w:r w:rsidRPr="00315D27" w:rsidDel="00B84C1A">
          <w:delText xml:space="preserve"> </w:delText>
        </w:r>
        <w:bookmarkStart w:id="4444" w:name="OLE_LINK36"/>
        <w:bookmarkStart w:id="4445" w:name="OLE_LINK37"/>
        <w:r w:rsidRPr="00315D27" w:rsidDel="00B84C1A">
          <w:delText xml:space="preserve">The </w:delText>
        </w:r>
        <w:bookmarkStart w:id="4446" w:name="OLE_LINK34"/>
        <w:bookmarkStart w:id="4447" w:name="OLE_LINK35"/>
        <w:r w:rsidRPr="00315D27" w:rsidDel="00B84C1A">
          <w:delText xml:space="preserve">three-axis </w:delText>
        </w:r>
      </w:del>
      <w:del w:id="4448" w:author="jie sun" w:date="2018-04-18T14:52:00Z">
        <w:r w:rsidRPr="00315D27" w:rsidDel="003B3D83">
          <w:delText xml:space="preserve">MEMS </w:delText>
        </w:r>
      </w:del>
      <w:del w:id="4449" w:author="jie sun" w:date="2018-04-18T15:00:00Z">
        <w:r w:rsidRPr="00315D27" w:rsidDel="00B84C1A">
          <w:delText xml:space="preserve">gyroscope </w:delText>
        </w:r>
      </w:del>
      <w:bookmarkEnd w:id="4444"/>
      <w:bookmarkEnd w:id="4445"/>
      <w:bookmarkEnd w:id="4446"/>
      <w:del w:id="4450" w:author="jie sun" w:date="2018-04-18T14:52:00Z">
        <w:r w:rsidRPr="00315D27" w:rsidDel="002000DA">
          <w:delText xml:space="preserve">showed in </w:delText>
        </w:r>
      </w:del>
      <w:del w:id="4451" w:author="jie sun" w:date="2018-04-18T12:59:00Z">
        <w:r w:rsidRPr="00315D27" w:rsidDel="00A37DDB">
          <w:delText xml:space="preserve">picture </w:delText>
        </w:r>
      </w:del>
      <w:del w:id="4452" w:author="jie sun" w:date="2018-04-18T14:52:00Z">
        <w:r w:rsidRPr="00315D27" w:rsidDel="002000DA">
          <w:delText xml:space="preserve">below </w:delText>
        </w:r>
      </w:del>
      <w:del w:id="4453" w:author="jie sun" w:date="2018-04-18T15:00:00Z">
        <w:r w:rsidRPr="00315D27" w:rsidDel="00B84C1A">
          <w:delText xml:space="preserve">is often chosen by </w:delText>
        </w:r>
      </w:del>
      <w:del w:id="4454" w:author="jie sun" w:date="2018-04-18T14:53:00Z">
        <w:r w:rsidRPr="00315D27" w:rsidDel="00451336">
          <w:delText>i</w:delText>
        </w:r>
      </w:del>
      <w:del w:id="4455" w:author="jie sun" w:date="2018-04-18T15:00:00Z">
        <w:r w:rsidRPr="00315D27" w:rsidDel="00B84C1A">
          <w:delText>Phone</w:delText>
        </w:r>
      </w:del>
      <w:del w:id="4456" w:author="jie sun" w:date="2018-04-18T12:48:00Z">
        <w:r w:rsidRPr="00552889" w:rsidDel="000721EA">
          <w:rPr>
            <w:iCs w:val="0"/>
            <w:color w:val="auto"/>
            <w:sz w:val="24"/>
            <w:szCs w:val="22"/>
            <w:rPrChange w:id="4457" w:author="jie sun" w:date="2018-04-16T22:41:00Z">
              <w:rPr>
                <w:iCs w:val="0"/>
                <w:lang w:val="en-GB"/>
              </w:rPr>
            </w:rPrChange>
          </w:rPr>
          <w:delText xml:space="preserve"> 6</w:delText>
        </w:r>
      </w:del>
      <w:bookmarkEnd w:id="4447"/>
      <w:del w:id="4458" w:author="jie sun" w:date="2018-04-18T15:00:00Z">
        <w:r w:rsidRPr="00315D27" w:rsidDel="00B84C1A">
          <w:delText>.</w:delText>
        </w:r>
        <w:r w:rsidRPr="00114CE9" w:rsidDel="00B84C1A">
          <w:delText xml:space="preserve"> </w:delText>
        </w:r>
      </w:del>
      <w:del w:id="4459" w:author="像个男人一样" w:date="2018-03-22T11:56:00Z">
        <w:r w:rsidRPr="00114CE9">
          <w:delText xml:space="preserve"> </w:delText>
        </w:r>
      </w:del>
    </w:p>
    <w:p w:rsidR="007F0D83" w:rsidRPr="00495DE5" w:rsidRDefault="007F0D83">
      <w:pPr>
        <w:rPr>
          <w:ins w:id="4460" w:author="jie sun" w:date="2018-04-16T22:28:00Z"/>
        </w:rPr>
        <w:pPrChange w:id="4461" w:author="jie sun" w:date="2018-04-16T22:28:00Z">
          <w:pPr>
            <w:pStyle w:val="Caption"/>
          </w:pPr>
        </w:pPrChange>
      </w:pPr>
    </w:p>
    <w:p w:rsidR="0087014B" w:rsidRDefault="00F00A9D">
      <w:pPr>
        <w:pStyle w:val="Caption"/>
        <w:jc w:val="center"/>
        <w:pPrChange w:id="4462" w:author="jie sun" w:date="2018-04-18T14:59:00Z">
          <w:pPr>
            <w:pStyle w:val="Subtitle"/>
          </w:pPr>
        </w:pPrChange>
      </w:pPr>
      <w:bookmarkStart w:id="4463" w:name="_Toc505291908"/>
      <w:ins w:id="4464" w:author="jie sun" w:date="2018-04-18T14:59:00Z">
        <w:r>
          <w:rPr>
            <w:noProof/>
          </w:rPr>
          <w:drawing>
            <wp:inline distT="0" distB="0" distL="0" distR="0" wp14:anchorId="07EF808E" wp14:editId="0A236AF5">
              <wp:extent cx="3642456" cy="2895600"/>
              <wp:effectExtent l="0" t="0" r="0" b="0"/>
              <wp:docPr id="60" name="Picture 60" descr="http://www.machinedesign.com/sites/machinedesign.com/files/uploads/2014/06/P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chinedesign.com/sites/machinedesign.com/files/uploads/2014/06/PRY.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0935" cy="2902341"/>
                      </a:xfrm>
                      <a:prstGeom prst="rect">
                        <a:avLst/>
                      </a:prstGeom>
                      <a:noFill/>
                      <a:ln>
                        <a:noFill/>
                      </a:ln>
                    </pic:spPr>
                  </pic:pic>
                </a:graphicData>
              </a:graphic>
            </wp:inline>
          </w:drawing>
        </w:r>
      </w:ins>
      <w:del w:id="4465"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466" w:author="像个男人一样" w:date="2018-03-22T11:51:00Z">
        <w:del w:id="4467" w:author="像个男人一样" w:date="2018-03-22T11:56:00Z">
          <w:r w:rsidR="00D5184D">
            <w:rPr>
              <w:b/>
            </w:rPr>
            <w:delText>错误！未指定顺序。</w:delText>
          </w:r>
        </w:del>
      </w:ins>
      <w:ins w:id="4468" w:author="像个男人一样" w:date="2018-03-21T23:39:00Z">
        <w:del w:id="4469" w:author="像个男人一样" w:date="2018-03-22T11:56:00Z">
          <w:r w:rsidR="00D5184D">
            <w:rPr>
              <w:b/>
            </w:rPr>
            <w:delText>错误！未指定顺序。</w:delText>
          </w:r>
        </w:del>
      </w:ins>
      <w:ins w:id="4470" w:author="像个男人一样" w:date="2018-03-21T23:10:00Z">
        <w:del w:id="4471" w:author="像个男人一样" w:date="2018-03-22T11:56:00Z">
          <w:r w:rsidR="00D5184D">
            <w:rPr>
              <w:b/>
            </w:rPr>
            <w:delText>错误！未指定顺序。</w:delText>
          </w:r>
        </w:del>
      </w:ins>
      <w:ins w:id="4472" w:author="像个男人一样" w:date="2018-03-21T23:08:00Z">
        <w:del w:id="4473" w:author="像个男人一样" w:date="2018-03-22T11:56:00Z">
          <w:r w:rsidR="00D5184D">
            <w:rPr>
              <w:b/>
            </w:rPr>
            <w:delText>错误！未指定顺序。</w:delText>
          </w:r>
        </w:del>
      </w:ins>
      <w:ins w:id="4474" w:author="像个男人一样" w:date="2018-03-21T02:33:00Z">
        <w:del w:id="4475" w:author="像个男人一样" w:date="2018-03-22T11:56:00Z">
          <w:r w:rsidR="00D5184D">
            <w:rPr>
              <w:b/>
            </w:rPr>
            <w:delText>错误！未指定顺序。错误！未指定顺序。</w:delText>
          </w:r>
        </w:del>
      </w:ins>
      <w:ins w:id="4476" w:author="像个男人一样" w:date="2018-03-21T02:31:00Z">
        <w:del w:id="4477" w:author="像个男人一样" w:date="2018-03-22T11:56:00Z">
          <w:r w:rsidR="00D5184D">
            <w:rPr>
              <w:b/>
            </w:rPr>
            <w:delText>错误！未指定顺序。</w:delText>
          </w:r>
        </w:del>
      </w:ins>
      <w:ins w:id="4478" w:author="像个男人一样" w:date="2018-03-21T02:30:00Z">
        <w:del w:id="4479" w:author="像个男人一样" w:date="2018-03-22T11:56:00Z">
          <w:r w:rsidR="00D5184D">
            <w:rPr>
              <w:b/>
            </w:rPr>
            <w:delText>错误！未指定顺序。</w:delText>
          </w:r>
        </w:del>
      </w:ins>
      <w:ins w:id="4480" w:author="像个男人一样" w:date="2018-03-21T02:29:00Z">
        <w:del w:id="4481" w:author="像个男人一样" w:date="2018-03-22T11:56:00Z">
          <w:r w:rsidR="00D5184D">
            <w:rPr>
              <w:b/>
            </w:rPr>
            <w:delText>错误！未指定顺序。错误！未指定顺序。</w:delText>
          </w:r>
        </w:del>
      </w:ins>
      <w:ins w:id="4482" w:author="像个男人一样" w:date="2018-03-21T02:26:00Z">
        <w:del w:id="4483" w:author="像个男人一样" w:date="2018-03-22T11:56:00Z">
          <w:r w:rsidR="00D5184D">
            <w:rPr>
              <w:b/>
            </w:rPr>
            <w:delText>错误！未指定顺序。</w:delText>
          </w:r>
        </w:del>
      </w:ins>
      <w:ins w:id="4484" w:author="像个男人一样" w:date="2018-03-21T02:25:00Z">
        <w:del w:id="4485" w:author="像个男人一样" w:date="2018-03-22T11:56:00Z">
          <w:r w:rsidR="00D5184D">
            <w:rPr>
              <w:b/>
            </w:rPr>
            <w:delText>错误！未指定顺序。</w:delText>
          </w:r>
        </w:del>
      </w:ins>
      <w:ins w:id="4486" w:author="像个男人一样" w:date="2018-03-21T02:24:00Z">
        <w:del w:id="4487" w:author="像个男人一样" w:date="2018-03-22T11:56:00Z">
          <w:r w:rsidR="00D5184D">
            <w:rPr>
              <w:b/>
            </w:rPr>
            <w:delText>错误！未指定顺序。</w:delText>
          </w:r>
        </w:del>
      </w:ins>
      <w:ins w:id="4488" w:author="像个男人一样" w:date="2018-03-21T02:23:00Z">
        <w:del w:id="4489" w:author="像个男人一样" w:date="2018-03-22T11:56:00Z">
          <w:r w:rsidR="00D5184D">
            <w:rPr>
              <w:b/>
            </w:rPr>
            <w:delText>错误！未指定顺序。</w:delText>
          </w:r>
        </w:del>
      </w:ins>
      <w:ins w:id="4490" w:author="像个男人一样" w:date="2018-03-21T02:22:00Z">
        <w:del w:id="4491" w:author="像个男人一样" w:date="2018-03-22T11:56:00Z">
          <w:r w:rsidR="00D5184D">
            <w:rPr>
              <w:b/>
            </w:rPr>
            <w:delText>错误！未指定顺序。</w:delText>
          </w:r>
        </w:del>
      </w:ins>
      <w:ins w:id="4492" w:author="像个男人一样" w:date="2018-03-21T02:17:00Z">
        <w:del w:id="4493" w:author="像个男人一样" w:date="2018-03-22T11:56:00Z">
          <w:r w:rsidR="00D5184D">
            <w:rPr>
              <w:b/>
            </w:rPr>
            <w:delText>错误！未指定顺序。错误！未指定顺序。错误！未指定顺序。</w:delText>
          </w:r>
        </w:del>
      </w:ins>
      <w:ins w:id="4494" w:author="像个男人一样" w:date="2018-03-21T02:15:00Z">
        <w:del w:id="4495" w:author="像个男人一样" w:date="2018-03-22T11:56:00Z">
          <w:r w:rsidR="00D5184D">
            <w:rPr>
              <w:b/>
            </w:rPr>
            <w:delText>错误！未指定顺序。</w:delText>
          </w:r>
        </w:del>
      </w:ins>
      <w:ins w:id="4496" w:author="像个男人一样" w:date="2018-03-21T02:14:00Z">
        <w:del w:id="4497" w:author="像个男人一样" w:date="2018-03-22T11:56:00Z">
          <w:r w:rsidR="00D5184D">
            <w:rPr>
              <w:b/>
            </w:rPr>
            <w:delText>错误！未指定顺序。</w:delText>
          </w:r>
        </w:del>
      </w:ins>
      <w:ins w:id="4498" w:author="像个男人一样" w:date="2018-03-21T02:13:00Z">
        <w:del w:id="4499" w:author="像个男人一样" w:date="2018-03-22T11:56:00Z">
          <w:r w:rsidR="00D5184D">
            <w:rPr>
              <w:b/>
            </w:rPr>
            <w:delText>错误！未指定顺序。</w:delText>
          </w:r>
        </w:del>
      </w:ins>
      <w:ins w:id="4500" w:author="像个男人一样" w:date="2018-03-21T02:12:00Z">
        <w:del w:id="4501" w:author="像个男人一样" w:date="2018-03-22T11:56:00Z">
          <w:r w:rsidR="00D5184D">
            <w:rPr>
              <w:b/>
            </w:rPr>
            <w:delText>错误！未指定顺序。</w:delText>
          </w:r>
        </w:del>
      </w:ins>
      <w:ins w:id="4502" w:author="像个男人一样" w:date="2018-03-21T02:02:00Z">
        <w:del w:id="4503" w:author="像个男人一样" w:date="2018-03-22T11:56:00Z">
          <w:r w:rsidR="00D5184D">
            <w:rPr>
              <w:b/>
            </w:rPr>
            <w:delText>错误！未指定顺序。错误！未指定顺序。</w:delText>
          </w:r>
        </w:del>
      </w:ins>
      <w:ins w:id="4504" w:author="像个男人一样" w:date="2018-03-21T02:01:00Z">
        <w:del w:id="4505" w:author="像个男人一样" w:date="2018-03-22T11:56:00Z">
          <w:r w:rsidR="00D5184D">
            <w:rPr>
              <w:b/>
            </w:rPr>
            <w:delText>错误！未指定顺序。</w:delText>
          </w:r>
        </w:del>
      </w:ins>
      <w:ins w:id="4506" w:author="像个男人一样" w:date="2018-03-21T02:00:00Z">
        <w:del w:id="4507" w:author="像个男人一样" w:date="2018-03-22T11:56:00Z">
          <w:r w:rsidR="00D5184D">
            <w:rPr>
              <w:b/>
            </w:rPr>
            <w:delText>错误！未指定顺序。</w:delText>
          </w:r>
        </w:del>
      </w:ins>
      <w:ins w:id="4508" w:author="像个男人一样" w:date="2018-03-21T01:59:00Z">
        <w:del w:id="4509" w:author="像个男人一样" w:date="2018-03-22T11:56:00Z">
          <w:r w:rsidR="00D5184D">
            <w:rPr>
              <w:b/>
            </w:rPr>
            <w:delText>错误！未指定顺序。</w:delText>
          </w:r>
        </w:del>
      </w:ins>
      <w:ins w:id="4510" w:author="像个男人一样" w:date="2018-03-21T01:58:00Z">
        <w:del w:id="4511" w:author="像个男人一样" w:date="2018-03-22T11:56:00Z">
          <w:r w:rsidR="00D5184D">
            <w:rPr>
              <w:b/>
            </w:rPr>
            <w:delText>错误！未指定顺序。错误！未指定顺序。</w:delText>
          </w:r>
        </w:del>
      </w:ins>
      <w:ins w:id="4512" w:author="像个男人一样" w:date="2018-03-21T01:57:00Z">
        <w:del w:id="4513" w:author="像个男人一样" w:date="2018-03-22T11:56:00Z">
          <w:r w:rsidR="00D5184D">
            <w:rPr>
              <w:b/>
            </w:rPr>
            <w:delText>错误！未指定顺序。</w:delText>
          </w:r>
        </w:del>
      </w:ins>
      <w:ins w:id="4514" w:author="像个男人一样" w:date="2018-03-21T01:48:00Z">
        <w:del w:id="4515" w:author="像个男人一样" w:date="2018-03-22T11:56:00Z">
          <w:r w:rsidR="00D5184D">
            <w:rPr>
              <w:b/>
            </w:rPr>
            <w:delText>错误！未指定顺序。错误！未指定顺序。</w:delText>
          </w:r>
        </w:del>
      </w:ins>
      <w:del w:id="4516" w:author="像个男人一样" w:date="2018-03-22T11:56:00Z">
        <w:r w:rsidR="00D5184D">
          <w:delText>3</w:delText>
        </w:r>
        <w:r w:rsidR="00D5184D">
          <w:fldChar w:fldCharType="end"/>
        </w:r>
      </w:del>
      <w:del w:id="4517" w:author="像个男人一样" w:date="2018-03-21T01:47:00Z">
        <w:r w:rsidR="00D5184D">
          <w:delText xml:space="preserve"> </w:delText>
        </w:r>
        <w:r w:rsidR="00D5184D">
          <w:rPr>
            <w:rFonts w:hint="eastAsia"/>
          </w:rPr>
          <w:delText>M</w:delText>
        </w:r>
        <w:r w:rsidR="00D5184D">
          <w:delText>EMS Gyroscope</w:delText>
        </w:r>
      </w:del>
      <w:bookmarkEnd w:id="4463"/>
    </w:p>
    <w:p w:rsidR="0087014B" w:rsidRDefault="00D5184D">
      <w:pPr>
        <w:jc w:val="center"/>
        <w:rPr>
          <w:ins w:id="4518" w:author="像个男人一样" w:date="2018-03-21T01:47:00Z"/>
        </w:rPr>
        <w:pPrChange w:id="4519" w:author="jie sun" w:date="2018-04-18T13:51:00Z">
          <w:pPr/>
        </w:pPrChange>
      </w:pPr>
      <w:del w:id="4520" w:author="jie sun" w:date="2018-04-18T13:50:00Z">
        <w:r w:rsidDel="000205F1">
          <w:rPr>
            <w:noProof/>
          </w:rPr>
          <w:drawing>
            <wp:inline distT="0" distB="0" distL="0" distR="0">
              <wp:extent cx="3891516" cy="2558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04377" cy="2566598"/>
                      </a:xfrm>
                      <a:prstGeom prst="rect">
                        <a:avLst/>
                      </a:prstGeom>
                    </pic:spPr>
                  </pic:pic>
                </a:graphicData>
              </a:graphic>
            </wp:inline>
          </w:drawing>
        </w:r>
      </w:del>
      <w:moveToRangeStart w:id="4521" w:author="jie sun" w:date="2018-04-18T14:46:00Z" w:name="move511826139"/>
      <w:moveTo w:id="4522" w:author="jie sun" w:date="2018-04-18T14:46:00Z">
        <w:del w:id="4523" w:author="jie sun" w:date="2018-04-18T14:59:00Z">
          <w:r w:rsidR="002F47AE" w:rsidDel="00F00A9D">
            <w:rPr>
              <w:noProof/>
            </w:rPr>
            <w:drawing>
              <wp:inline distT="0" distB="0" distL="0" distR="0" wp14:anchorId="1A2A590E" wp14:editId="65A7338B">
                <wp:extent cx="4518182" cy="2542416"/>
                <wp:effectExtent l="0" t="0" r="0" b="0"/>
                <wp:docPr id="58" name="Picture 58"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522137" cy="2544641"/>
                        </a:xfrm>
                        <a:prstGeom prst="rect">
                          <a:avLst/>
                        </a:prstGeom>
                        <a:noFill/>
                        <a:ln>
                          <a:noFill/>
                        </a:ln>
                      </pic:spPr>
                    </pic:pic>
                  </a:graphicData>
                </a:graphic>
              </wp:inline>
            </w:drawing>
          </w:r>
        </w:del>
      </w:moveTo>
      <w:moveToRangeEnd w:id="4521"/>
    </w:p>
    <w:p w:rsidR="0087014B" w:rsidRDefault="00D5184D">
      <w:pPr>
        <w:pStyle w:val="Caption"/>
        <w:jc w:val="center"/>
        <w:pPrChange w:id="4524" w:author="jie sun" w:date="2018-04-16T21:40:00Z">
          <w:pPr/>
        </w:pPrChange>
      </w:pPr>
      <w:bookmarkStart w:id="4525" w:name="_Toc511906335"/>
      <w:ins w:id="4526" w:author="像个男人一样" w:date="2018-03-21T01:47:00Z">
        <w:r>
          <w:t xml:space="preserve">Figure </w:t>
        </w:r>
      </w:ins>
      <w:ins w:id="4527" w:author="JIE  SUN" w:date="2018-06-21T13:36:00Z">
        <w:r w:rsidR="00A64E7B">
          <w:fldChar w:fldCharType="begin"/>
        </w:r>
        <w:r w:rsidR="00A64E7B">
          <w:instrText xml:space="preserve"> STYLEREF 1 \s </w:instrText>
        </w:r>
      </w:ins>
      <w:r w:rsidR="00A64E7B">
        <w:fldChar w:fldCharType="separate"/>
      </w:r>
      <w:r w:rsidR="00A64E7B">
        <w:rPr>
          <w:noProof/>
        </w:rPr>
        <w:t>3</w:t>
      </w:r>
      <w:ins w:id="452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529" w:author="JIE  SUN" w:date="2018-06-21T13:36:00Z">
        <w:r w:rsidR="00A64E7B">
          <w:rPr>
            <w:noProof/>
          </w:rPr>
          <w:t>3</w:t>
        </w:r>
        <w:r w:rsidR="00A64E7B">
          <w:fldChar w:fldCharType="end"/>
        </w:r>
      </w:ins>
      <w:ins w:id="4530" w:author="jie sun" w:date="2018-04-19T13:00:00Z">
        <w:del w:id="4531" w:author="JIE  SUN" w:date="2018-06-21T13:34:00Z">
          <w:r w:rsidR="00083FE7" w:rsidDel="00A64E7B">
            <w:fldChar w:fldCharType="begin"/>
          </w:r>
          <w:r w:rsidR="00083FE7" w:rsidDel="00A64E7B">
            <w:delInstrText xml:space="preserve"> STYLEREF 1 \s </w:delInstrText>
          </w:r>
        </w:del>
      </w:ins>
      <w:del w:id="4532" w:author="JIE  SUN" w:date="2018-06-21T13:34:00Z">
        <w:r w:rsidR="00083FE7" w:rsidDel="00A64E7B">
          <w:fldChar w:fldCharType="separate"/>
        </w:r>
        <w:r w:rsidR="00083FE7" w:rsidDel="00A64E7B">
          <w:rPr>
            <w:noProof/>
          </w:rPr>
          <w:delText>3</w:delText>
        </w:r>
      </w:del>
      <w:ins w:id="4533" w:author="jie sun" w:date="2018-04-19T13:00:00Z">
        <w:del w:id="453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535" w:author="JIE  SUN" w:date="2018-06-21T13:34:00Z">
        <w:r w:rsidR="00083FE7" w:rsidDel="00A64E7B">
          <w:fldChar w:fldCharType="separate"/>
        </w:r>
      </w:del>
      <w:ins w:id="4536" w:author="jie sun" w:date="2018-04-19T13:00:00Z">
        <w:del w:id="4537" w:author="JIE  SUN" w:date="2018-06-21T13:34:00Z">
          <w:r w:rsidR="00083FE7" w:rsidDel="00A64E7B">
            <w:rPr>
              <w:noProof/>
            </w:rPr>
            <w:delText>3</w:delText>
          </w:r>
          <w:r w:rsidR="00083FE7" w:rsidDel="00A64E7B">
            <w:fldChar w:fldCharType="end"/>
          </w:r>
        </w:del>
      </w:ins>
      <w:ins w:id="4538" w:author="像个男人一样" w:date="2018-03-21T01:47:00Z">
        <w:del w:id="453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540" w:author="像个男人一样" w:date="2018-03-22T11:51:00Z">
        <w:del w:id="4541" w:author="jie sun" w:date="2018-04-10T21:45:00Z">
          <w:r w:rsidDel="00454521">
            <w:delText>3</w:delText>
          </w:r>
        </w:del>
      </w:ins>
      <w:ins w:id="4542" w:author="像个男人一样" w:date="2018-03-21T01:47:00Z">
        <w:del w:id="4543" w:author="jie sun" w:date="2018-04-10T21:45:00Z">
          <w:r w:rsidDel="00454521">
            <w:fldChar w:fldCharType="end"/>
          </w:r>
        </w:del>
        <w:bookmarkStart w:id="4544" w:name="_Toc1437"/>
        <w:bookmarkStart w:id="4545" w:name="_Toc1535"/>
        <w:bookmarkStart w:id="4546" w:name="_Toc14345"/>
        <w:bookmarkStart w:id="4547" w:name="_Toc3595"/>
        <w:bookmarkStart w:id="4548" w:name="_Toc28099"/>
        <w:bookmarkStart w:id="4549" w:name="_Toc17185"/>
        <w:bookmarkStart w:id="4550" w:name="_Toc27639"/>
        <w:bookmarkStart w:id="4551" w:name="_Toc7631"/>
        <w:bookmarkStart w:id="4552" w:name="_Toc21784"/>
        <w:bookmarkStart w:id="4553" w:name="_Toc24491"/>
        <w:bookmarkStart w:id="4554" w:name="_Toc24027"/>
        <w:bookmarkStart w:id="4555" w:name="_Toc24803"/>
        <w:bookmarkStart w:id="4556" w:name="_Toc7613"/>
        <w:bookmarkStart w:id="4557" w:name="_Toc22641"/>
        <w:bookmarkStart w:id="4558" w:name="_Toc22719"/>
        <w:bookmarkStart w:id="4559" w:name="_Toc27246"/>
        <w:bookmarkStart w:id="4560" w:name="_Toc14706"/>
        <w:bookmarkStart w:id="4561" w:name="_Toc23676"/>
        <w:bookmarkStart w:id="4562" w:name="_Toc19566"/>
        <w:bookmarkStart w:id="4563" w:name="_Toc22171"/>
        <w:bookmarkStart w:id="4564" w:name="_Toc8895"/>
        <w:bookmarkStart w:id="4565" w:name="_Toc16087"/>
        <w:bookmarkStart w:id="4566" w:name="_Toc22625"/>
        <w:bookmarkStart w:id="4567" w:name="_Toc709"/>
        <w:bookmarkStart w:id="4568" w:name="_Toc24494"/>
        <w:r>
          <w:rPr>
            <w:rFonts w:hint="eastAsia"/>
          </w:rPr>
          <w:t xml:space="preserve">: </w:t>
        </w:r>
      </w:ins>
      <w:bookmarkStart w:id="4569" w:name="OLE_LINK33"/>
      <w:ins w:id="4570" w:author="jie sun" w:date="2018-04-18T14:42:00Z">
        <w:r w:rsidR="00B47AF9">
          <w:t xml:space="preserve"> A </w:t>
        </w:r>
      </w:ins>
      <w:ins w:id="4571" w:author="像个男人一样" w:date="2018-03-21T01:47:00Z">
        <w:del w:id="4572" w:author="jie sun" w:date="2018-04-18T14:42:00Z">
          <w:r w:rsidDel="00B47AF9">
            <w:rPr>
              <w:rFonts w:hint="eastAsia"/>
            </w:rPr>
            <w:delText xml:space="preserve">MEMS </w:delText>
          </w:r>
        </w:del>
        <w:r>
          <w:rPr>
            <w:rFonts w:hint="eastAsia"/>
          </w:rPr>
          <w:t>Gyroscope</w:t>
        </w:r>
      </w:ins>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ins w:id="4573" w:author="jie sun" w:date="2018-04-18T14:43:00Z">
        <w:r w:rsidR="00B47AF9">
          <w:t xml:space="preserve"> </w:t>
        </w:r>
      </w:ins>
      <w:ins w:id="4574" w:author="jie sun" w:date="2018-04-18T14:47:00Z">
        <w:r w:rsidR="00C01919">
          <w:t xml:space="preserve">Works In </w:t>
        </w:r>
      </w:ins>
      <w:ins w:id="4575" w:author="jie sun" w:date="2018-04-18T14:59:00Z">
        <w:r w:rsidR="00F00A9D">
          <w:t>An Airplane</w:t>
        </w:r>
      </w:ins>
      <w:customXmlInsRangeStart w:id="4576" w:author="jie sun" w:date="2018-04-18T15:05:00Z"/>
      <w:sdt>
        <w:sdtPr>
          <w:id w:val="540254957"/>
          <w:citation/>
        </w:sdtPr>
        <w:sdtContent>
          <w:customXmlInsRangeEnd w:id="4576"/>
          <w:ins w:id="4577" w:author="jie sun" w:date="2018-04-18T15:05:00Z">
            <w:r w:rsidR="000E6AB3">
              <w:fldChar w:fldCharType="begin"/>
            </w:r>
            <w:r w:rsidR="000E6AB3">
              <w:instrText xml:space="preserve"> </w:instrText>
            </w:r>
            <w:r w:rsidR="000E6AB3">
              <w:rPr>
                <w:rFonts w:hint="eastAsia"/>
              </w:rPr>
              <w:instrText>CITATION Ste14 \l 2052</w:instrText>
            </w:r>
            <w:r w:rsidR="000E6AB3">
              <w:instrText xml:space="preserve"> </w:instrText>
            </w:r>
          </w:ins>
          <w:r w:rsidR="000E6AB3">
            <w:fldChar w:fldCharType="separate"/>
          </w:r>
          <w:r w:rsidR="006116D1">
            <w:rPr>
              <w:rFonts w:hint="eastAsia"/>
              <w:noProof/>
            </w:rPr>
            <w:t xml:space="preserve"> (Mraz, 2014)</w:t>
          </w:r>
          <w:ins w:id="4578" w:author="jie sun" w:date="2018-04-18T15:05:00Z">
            <w:r w:rsidR="000E6AB3">
              <w:fldChar w:fldCharType="end"/>
            </w:r>
          </w:ins>
          <w:customXmlInsRangeStart w:id="4579" w:author="jie sun" w:date="2018-04-18T15:05:00Z"/>
        </w:sdtContent>
      </w:sdt>
      <w:customXmlInsRangeEnd w:id="4579"/>
      <w:bookmarkEnd w:id="4525"/>
    </w:p>
    <w:p w:rsidR="0087014B" w:rsidRDefault="00D5184D">
      <w:r>
        <w:t>Absolutely, a gyroscope must be used to test the angular velocity or the orientation, so here we only need to solve two questions:</w:t>
      </w:r>
    </w:p>
    <w:p w:rsidR="0087014B" w:rsidRDefault="00D5184D">
      <w:pPr>
        <w:numPr>
          <w:ilvl w:val="0"/>
          <w:numId w:val="5"/>
        </w:numPr>
      </w:pPr>
      <w:r>
        <w:t xml:space="preserve">How to judge the current orientation of movement. </w:t>
      </w:r>
    </w:p>
    <w:p w:rsidR="0087014B" w:rsidRDefault="00D5184D">
      <w:pPr>
        <w:numPr>
          <w:ilvl w:val="0"/>
          <w:numId w:val="5"/>
        </w:numPr>
      </w:pPr>
      <w:r>
        <w:t>How to get the correct angle of the phone in every axis.</w:t>
      </w:r>
    </w:p>
    <w:p w:rsidR="0087014B" w:rsidRDefault="00D5184D">
      <w:pPr>
        <w:pStyle w:val="Heading3"/>
      </w:pPr>
      <w:bookmarkStart w:id="4580" w:name="_Toc22411"/>
      <w:bookmarkStart w:id="4581" w:name="_Toc28818"/>
      <w:bookmarkStart w:id="4582" w:name="_Toc4250"/>
      <w:bookmarkStart w:id="4583" w:name="_Toc25938"/>
      <w:bookmarkStart w:id="4584" w:name="_Toc26786"/>
      <w:bookmarkStart w:id="4585" w:name="_Toc24441"/>
      <w:bookmarkStart w:id="4586" w:name="_Toc288"/>
      <w:bookmarkStart w:id="4587" w:name="_Toc449"/>
      <w:bookmarkStart w:id="4588" w:name="_Toc24342"/>
      <w:bookmarkStart w:id="4589" w:name="_Toc511906303"/>
      <w:r>
        <w:t xml:space="preserve">Get </w:t>
      </w:r>
      <w:ins w:id="4590" w:author="jie sun" w:date="2018-04-16T21:20:00Z">
        <w:r w:rsidR="00F56A89">
          <w:t>T</w:t>
        </w:r>
      </w:ins>
      <w:del w:id="4591" w:author="jie sun" w:date="2018-04-16T21:20:00Z">
        <w:r w:rsidDel="00F56A89">
          <w:delText>t</w:delText>
        </w:r>
      </w:del>
      <w:r>
        <w:t xml:space="preserve">he </w:t>
      </w:r>
      <w:ins w:id="4592" w:author="jie sun" w:date="2018-04-16T21:20:00Z">
        <w:r w:rsidR="00F56A89">
          <w:rPr>
            <w:rFonts w:hint="eastAsia"/>
          </w:rPr>
          <w:t>C</w:t>
        </w:r>
      </w:ins>
      <w:del w:id="4593" w:author="jie sun" w:date="2018-04-16T21:20:00Z">
        <w:r w:rsidDel="00F56A89">
          <w:delText>c</w:delText>
        </w:r>
      </w:del>
      <w:r>
        <w:t xml:space="preserve">urrent </w:t>
      </w:r>
      <w:ins w:id="4594" w:author="jie sun" w:date="2018-04-16T21:20:00Z">
        <w:r w:rsidR="00F56A89">
          <w:t>O</w:t>
        </w:r>
      </w:ins>
      <w:del w:id="4595" w:author="jie sun" w:date="2018-04-16T21:20:00Z">
        <w:r w:rsidDel="00F56A89">
          <w:delText>o</w:delText>
        </w:r>
      </w:del>
      <w:r>
        <w:t xml:space="preserve">rientation </w:t>
      </w:r>
      <w:ins w:id="4596" w:author="jie sun" w:date="2018-04-16T21:20:00Z">
        <w:r w:rsidR="00F56A89">
          <w:t>O</w:t>
        </w:r>
      </w:ins>
      <w:del w:id="4597" w:author="jie sun" w:date="2018-04-16T21:20:00Z">
        <w:r w:rsidDel="00F56A89">
          <w:delText>o</w:delText>
        </w:r>
      </w:del>
      <w:r>
        <w:t xml:space="preserve">f </w:t>
      </w:r>
      <w:ins w:id="4598" w:author="jie sun" w:date="2018-04-16T21:20:00Z">
        <w:r w:rsidR="00F56A89">
          <w:t>M</w:t>
        </w:r>
      </w:ins>
      <w:del w:id="4599" w:author="jie sun" w:date="2018-04-16T21:20:00Z">
        <w:r w:rsidDel="00F56A89">
          <w:delText>m</w:delText>
        </w:r>
      </w:del>
      <w:r>
        <w:t xml:space="preserve">ovement </w:t>
      </w:r>
      <w:ins w:id="4600" w:author="jie sun" w:date="2018-04-16T21:20:00Z">
        <w:r w:rsidR="00F56A89">
          <w:t>O</w:t>
        </w:r>
      </w:ins>
      <w:del w:id="4601" w:author="jie sun" w:date="2018-04-16T21:20:00Z">
        <w:r w:rsidDel="00F56A89">
          <w:delText>o</w:delText>
        </w:r>
      </w:del>
      <w:r>
        <w:t xml:space="preserve">f </w:t>
      </w:r>
      <w:ins w:id="4602" w:author="jie sun" w:date="2018-04-16T21:20:00Z">
        <w:r w:rsidR="00F56A89">
          <w:t>T</w:t>
        </w:r>
      </w:ins>
      <w:del w:id="4603" w:author="jie sun" w:date="2018-04-16T21:20:00Z">
        <w:r w:rsidDel="00F56A89">
          <w:delText>t</w:delText>
        </w:r>
      </w:del>
      <w:r>
        <w:t xml:space="preserve">he </w:t>
      </w:r>
      <w:ins w:id="4604" w:author="jie sun" w:date="2018-04-16T21:20:00Z">
        <w:r w:rsidR="00F56A89">
          <w:t>P</w:t>
        </w:r>
      </w:ins>
      <w:del w:id="4605" w:author="jie sun" w:date="2018-04-16T21:20:00Z">
        <w:r w:rsidDel="00F56A89">
          <w:delText>p</w:delText>
        </w:r>
      </w:del>
      <w:r>
        <w:t>hone.</w:t>
      </w:r>
      <w:bookmarkEnd w:id="4580"/>
      <w:bookmarkEnd w:id="4581"/>
      <w:bookmarkEnd w:id="4582"/>
      <w:bookmarkEnd w:id="4583"/>
      <w:bookmarkEnd w:id="4584"/>
      <w:bookmarkEnd w:id="4585"/>
      <w:bookmarkEnd w:id="4586"/>
      <w:bookmarkEnd w:id="4587"/>
      <w:bookmarkEnd w:id="4588"/>
      <w:bookmarkEnd w:id="4589"/>
    </w:p>
    <w:p w:rsidR="0087014B" w:rsidDel="00FD23D0" w:rsidRDefault="00D5184D">
      <w:pPr>
        <w:pStyle w:val="Caption"/>
        <w:rPr>
          <w:del w:id="4606" w:author="像个男人一样" w:date="2018-03-22T11:56:00Z"/>
        </w:rPr>
      </w:pPr>
      <w:r w:rsidRPr="00B43FCE">
        <w:t xml:space="preserve">There is a </w:t>
      </w:r>
      <w:del w:id="4607" w:author="像个男人一样" w:date="2018-03-21T23:14:00Z">
        <w:r w:rsidRPr="008A0A66">
          <w:rPr>
            <w:iCs w:val="0"/>
            <w:color w:val="auto"/>
            <w:sz w:val="24"/>
            <w:szCs w:val="22"/>
            <w:rPrChange w:id="4608" w:author="jie sun" w:date="2018-04-16T22:41:00Z">
              <w:rPr>
                <w:iCs w:val="0"/>
                <w:lang w:val="en-US"/>
              </w:rPr>
            </w:rPrChange>
          </w:rPr>
          <w:delText>Picture 3.2.2.1</w:delText>
        </w:r>
      </w:del>
      <w:ins w:id="4609" w:author="像个男人一样" w:date="2018-03-21T23:14:00Z">
        <w:r w:rsidRPr="008A0A66">
          <w:rPr>
            <w:iCs w:val="0"/>
            <w:color w:val="auto"/>
            <w:sz w:val="24"/>
            <w:szCs w:val="22"/>
            <w:rPrChange w:id="4610" w:author="jie sun" w:date="2018-04-16T22:41:00Z">
              <w:rPr>
                <w:iCs w:val="0"/>
                <w:lang w:val="en-US"/>
              </w:rPr>
            </w:rPrChange>
          </w:rPr>
          <w:t>figure 3.4</w:t>
        </w:r>
      </w:ins>
      <w:r w:rsidRPr="00B43FCE">
        <w:t xml:space="preserve"> below showing </w:t>
      </w:r>
      <w:ins w:id="4611" w:author="jie sun" w:date="2018-04-18T15:01:00Z">
        <w:r w:rsidR="00D530C9">
          <w:t xml:space="preserve">the gyroscope in a phone with </w:t>
        </w:r>
      </w:ins>
      <w:r w:rsidRPr="00B43FCE">
        <w:t xml:space="preserve">the </w:t>
      </w:r>
      <w:del w:id="4612" w:author="jie sun" w:date="2018-04-18T14:56:00Z">
        <w:r w:rsidRPr="00B43FCE" w:rsidDel="004E0C70">
          <w:delText xml:space="preserve">position of the gyroscope chip of the iPhone in the centre of the coordinate axis with </w:delText>
        </w:r>
      </w:del>
      <w:r w:rsidRPr="00B43FCE">
        <w:t>three direction axes: roll, pitch and yaw (x, y and z)</w:t>
      </w:r>
      <w:del w:id="4613" w:author="jie sun" w:date="2018-04-18T14:56:00Z">
        <w:r w:rsidRPr="00B43FCE" w:rsidDel="00DB7D4F">
          <w:delText>, and they are (almost</w:delText>
        </w:r>
      </w:del>
      <w:ins w:id="4614" w:author="像个男人一样" w:date="2018-03-21T23:14:00Z">
        <w:del w:id="4615" w:author="jie sun" w:date="2018-04-18T14:56:00Z">
          <w:r w:rsidRPr="00806241" w:rsidDel="00DB7D4F">
            <w:rPr>
              <w:iCs w:val="0"/>
              <w:color w:val="auto"/>
              <w:sz w:val="24"/>
              <w:szCs w:val="22"/>
              <w:rPrChange w:id="4616" w:author="jie sun" w:date="2018-04-18T00:15:00Z">
                <w:rPr>
                  <w:iCs w:val="0"/>
                  <w:lang w:val="en-US"/>
                </w:rPr>
              </w:rPrChange>
            </w:rPr>
            <w:delText xml:space="preserve"> 0 </w:delText>
          </w:r>
        </w:del>
      </w:ins>
      <w:del w:id="4617" w:author="jie sun" w:date="2018-04-18T14:56:00Z">
        <w:r w:rsidRPr="00B43FCE" w:rsidDel="00DB7D4F">
          <w:delText>) 0 degrees</w:delText>
        </w:r>
      </w:del>
      <w:r w:rsidRPr="00B43FCE">
        <w:t>.</w:t>
      </w:r>
      <w:r w:rsidRPr="00DC4494">
        <w:t xml:space="preserve"> </w:t>
      </w:r>
      <w:ins w:id="4618" w:author="jie sun" w:date="2018-04-18T14:57:00Z">
        <w:r w:rsidR="00102BFD">
          <w:t xml:space="preserve">When the </w:t>
        </w:r>
      </w:ins>
      <w:ins w:id="4619" w:author="jie sun" w:date="2018-04-18T14:58:00Z">
        <w:r w:rsidR="00102BFD">
          <w:t>phone moves around any axes, the angular velocity in each axis can be detected by the Gyro in the c</w:t>
        </w:r>
      </w:ins>
      <w:ins w:id="4620" w:author="jie sun" w:date="2018-04-18T14:59:00Z">
        <w:r w:rsidR="00102BFD">
          <w:t xml:space="preserve">entre </w:t>
        </w:r>
      </w:ins>
      <w:ins w:id="4621" w:author="jie sun" w:date="2018-04-18T15:00:00Z">
        <w:r w:rsidR="0085096F">
          <w:t>position</w:t>
        </w:r>
      </w:ins>
      <w:ins w:id="4622" w:author="jie sun" w:date="2018-04-18T14:59:00Z">
        <w:r w:rsidR="00102BFD">
          <w:t>.</w:t>
        </w:r>
      </w:ins>
    </w:p>
    <w:p w:rsidR="00FD23D0" w:rsidRPr="00FD23D0" w:rsidRDefault="00FD23D0" w:rsidP="00495DE5">
      <w:pPr>
        <w:numPr>
          <w:ins w:id="4623" w:author="像个男人一样" w:date="2018-03-21T21:37:00Z"/>
        </w:numPr>
        <w:rPr>
          <w:ins w:id="4624" w:author="jie sun" w:date="2018-04-16T22:28:00Z"/>
        </w:rPr>
      </w:pPr>
    </w:p>
    <w:p w:rsidR="0087014B" w:rsidRDefault="00AC3D64">
      <w:pPr>
        <w:pStyle w:val="Caption"/>
        <w:jc w:val="center"/>
        <w:pPrChange w:id="4625" w:author="jie sun" w:date="2018-04-18T15:40:00Z">
          <w:pPr>
            <w:pStyle w:val="Subtitle"/>
          </w:pPr>
        </w:pPrChange>
      </w:pPr>
      <w:bookmarkStart w:id="4626" w:name="_Toc505291909"/>
      <w:ins w:id="4627" w:author="jie sun" w:date="2018-04-18T15:40:00Z">
        <w:r>
          <w:rPr>
            <w:noProof/>
          </w:rPr>
          <w:drawing>
            <wp:inline distT="0" distB="0" distL="0" distR="0">
              <wp:extent cx="4386624" cy="2448386"/>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5518" cy="2453350"/>
                      </a:xfrm>
                      <a:prstGeom prst="rect">
                        <a:avLst/>
                      </a:prstGeom>
                      <a:noFill/>
                      <a:ln>
                        <a:noFill/>
                      </a:ln>
                    </pic:spPr>
                  </pic:pic>
                </a:graphicData>
              </a:graphic>
            </wp:inline>
          </w:drawing>
        </w:r>
      </w:ins>
      <w:del w:id="4628" w:author="像个男人一样" w:date="2018-03-22T11:56:00Z">
        <w:r w:rsidR="00D5184D">
          <w:delText xml:space="preserve">Figure 3. </w:delText>
        </w:r>
        <w:r w:rsidR="00D5184D">
          <w:fldChar w:fldCharType="begin"/>
        </w:r>
        <w:r w:rsidR="00D5184D">
          <w:delInstrText xml:space="preserve"> SEQ Figure_3. \* ARABIC </w:delInstrText>
        </w:r>
        <w:r w:rsidR="00D5184D">
          <w:fldChar w:fldCharType="separate"/>
        </w:r>
      </w:del>
      <w:ins w:id="4629" w:author="像个男人一样" w:date="2018-03-22T11:51:00Z">
        <w:del w:id="4630" w:author="像个男人一样" w:date="2018-03-22T11:56:00Z">
          <w:r w:rsidR="00D5184D">
            <w:rPr>
              <w:b/>
            </w:rPr>
            <w:delText>错误！未指定顺序。</w:delText>
          </w:r>
        </w:del>
      </w:ins>
      <w:ins w:id="4631" w:author="像个男人一样" w:date="2018-03-21T23:39:00Z">
        <w:del w:id="4632" w:author="像个男人一样" w:date="2018-03-22T11:56:00Z">
          <w:r w:rsidR="00D5184D">
            <w:rPr>
              <w:b/>
            </w:rPr>
            <w:delText>错误！未指定顺序。</w:delText>
          </w:r>
        </w:del>
      </w:ins>
      <w:ins w:id="4633" w:author="像个男人一样" w:date="2018-03-21T23:10:00Z">
        <w:del w:id="4634" w:author="像个男人一样" w:date="2018-03-22T11:56:00Z">
          <w:r w:rsidR="00D5184D">
            <w:rPr>
              <w:b/>
            </w:rPr>
            <w:delText>错误！未指定顺序。</w:delText>
          </w:r>
        </w:del>
      </w:ins>
      <w:ins w:id="4635" w:author="像个男人一样" w:date="2018-03-21T23:08:00Z">
        <w:del w:id="4636" w:author="像个男人一样" w:date="2018-03-22T11:56:00Z">
          <w:r w:rsidR="00D5184D">
            <w:rPr>
              <w:b/>
            </w:rPr>
            <w:delText>错误！未指定顺序。</w:delText>
          </w:r>
        </w:del>
      </w:ins>
      <w:ins w:id="4637" w:author="像个男人一样" w:date="2018-03-21T02:33:00Z">
        <w:del w:id="4638" w:author="像个男人一样" w:date="2018-03-22T11:56:00Z">
          <w:r w:rsidR="00D5184D">
            <w:rPr>
              <w:b/>
            </w:rPr>
            <w:delText>错误！未指定顺序。错误！未指定顺序。</w:delText>
          </w:r>
        </w:del>
      </w:ins>
      <w:ins w:id="4639" w:author="像个男人一样" w:date="2018-03-21T02:31:00Z">
        <w:del w:id="4640" w:author="像个男人一样" w:date="2018-03-22T11:56:00Z">
          <w:r w:rsidR="00D5184D">
            <w:rPr>
              <w:b/>
            </w:rPr>
            <w:delText>错误！未指定顺序。</w:delText>
          </w:r>
        </w:del>
      </w:ins>
      <w:ins w:id="4641" w:author="像个男人一样" w:date="2018-03-21T02:30:00Z">
        <w:del w:id="4642" w:author="像个男人一样" w:date="2018-03-22T11:56:00Z">
          <w:r w:rsidR="00D5184D">
            <w:rPr>
              <w:b/>
            </w:rPr>
            <w:delText>错误！未指定顺序。</w:delText>
          </w:r>
        </w:del>
      </w:ins>
      <w:ins w:id="4643" w:author="像个男人一样" w:date="2018-03-21T02:29:00Z">
        <w:del w:id="4644" w:author="像个男人一样" w:date="2018-03-22T11:56:00Z">
          <w:r w:rsidR="00D5184D">
            <w:rPr>
              <w:b/>
            </w:rPr>
            <w:delText>错误！未指定顺序。错误！未指定顺序。</w:delText>
          </w:r>
        </w:del>
      </w:ins>
      <w:ins w:id="4645" w:author="像个男人一样" w:date="2018-03-21T02:26:00Z">
        <w:del w:id="4646" w:author="像个男人一样" w:date="2018-03-22T11:56:00Z">
          <w:r w:rsidR="00D5184D">
            <w:rPr>
              <w:b/>
            </w:rPr>
            <w:delText>错误！未指定顺序。</w:delText>
          </w:r>
        </w:del>
      </w:ins>
      <w:ins w:id="4647" w:author="像个男人一样" w:date="2018-03-21T02:25:00Z">
        <w:del w:id="4648" w:author="像个男人一样" w:date="2018-03-22T11:56:00Z">
          <w:r w:rsidR="00D5184D">
            <w:rPr>
              <w:b/>
            </w:rPr>
            <w:delText>错误！未指定顺序。</w:delText>
          </w:r>
        </w:del>
      </w:ins>
      <w:ins w:id="4649" w:author="像个男人一样" w:date="2018-03-21T02:24:00Z">
        <w:del w:id="4650" w:author="像个男人一样" w:date="2018-03-22T11:56:00Z">
          <w:r w:rsidR="00D5184D">
            <w:rPr>
              <w:b/>
            </w:rPr>
            <w:delText>错误！未指定顺序。</w:delText>
          </w:r>
        </w:del>
      </w:ins>
      <w:ins w:id="4651" w:author="像个男人一样" w:date="2018-03-21T02:23:00Z">
        <w:del w:id="4652" w:author="像个男人一样" w:date="2018-03-22T11:56:00Z">
          <w:r w:rsidR="00D5184D">
            <w:rPr>
              <w:b/>
            </w:rPr>
            <w:delText>错误！未指定顺序。</w:delText>
          </w:r>
        </w:del>
      </w:ins>
      <w:ins w:id="4653" w:author="像个男人一样" w:date="2018-03-21T02:22:00Z">
        <w:del w:id="4654" w:author="像个男人一样" w:date="2018-03-22T11:56:00Z">
          <w:r w:rsidR="00D5184D">
            <w:rPr>
              <w:b/>
            </w:rPr>
            <w:delText>错误！未指定顺序。</w:delText>
          </w:r>
        </w:del>
      </w:ins>
      <w:ins w:id="4655" w:author="像个男人一样" w:date="2018-03-21T02:17:00Z">
        <w:del w:id="4656" w:author="像个男人一样" w:date="2018-03-22T11:56:00Z">
          <w:r w:rsidR="00D5184D">
            <w:rPr>
              <w:b/>
            </w:rPr>
            <w:delText>错误！未指定顺序。错误！未指定顺序。错误！未指定顺序。</w:delText>
          </w:r>
        </w:del>
      </w:ins>
      <w:ins w:id="4657" w:author="像个男人一样" w:date="2018-03-21T02:15:00Z">
        <w:del w:id="4658" w:author="像个男人一样" w:date="2018-03-22T11:56:00Z">
          <w:r w:rsidR="00D5184D">
            <w:rPr>
              <w:b/>
            </w:rPr>
            <w:delText>错误！未指定顺序。</w:delText>
          </w:r>
        </w:del>
      </w:ins>
      <w:ins w:id="4659" w:author="像个男人一样" w:date="2018-03-21T02:14:00Z">
        <w:del w:id="4660" w:author="像个男人一样" w:date="2018-03-22T11:56:00Z">
          <w:r w:rsidR="00D5184D">
            <w:rPr>
              <w:b/>
            </w:rPr>
            <w:delText>错误！未指定顺序。</w:delText>
          </w:r>
        </w:del>
      </w:ins>
      <w:ins w:id="4661" w:author="像个男人一样" w:date="2018-03-21T02:13:00Z">
        <w:del w:id="4662" w:author="像个男人一样" w:date="2018-03-22T11:56:00Z">
          <w:r w:rsidR="00D5184D">
            <w:rPr>
              <w:b/>
            </w:rPr>
            <w:delText>错误！未指定顺序。</w:delText>
          </w:r>
        </w:del>
      </w:ins>
      <w:ins w:id="4663" w:author="像个男人一样" w:date="2018-03-21T02:12:00Z">
        <w:del w:id="4664" w:author="像个男人一样" w:date="2018-03-22T11:56:00Z">
          <w:r w:rsidR="00D5184D">
            <w:rPr>
              <w:b/>
            </w:rPr>
            <w:delText>错误！未指定顺序。</w:delText>
          </w:r>
        </w:del>
      </w:ins>
      <w:ins w:id="4665" w:author="像个男人一样" w:date="2018-03-21T02:02:00Z">
        <w:del w:id="4666" w:author="像个男人一样" w:date="2018-03-22T11:56:00Z">
          <w:r w:rsidR="00D5184D">
            <w:rPr>
              <w:b/>
            </w:rPr>
            <w:delText>错误！未指定顺序。错误！未指定顺序。</w:delText>
          </w:r>
        </w:del>
      </w:ins>
      <w:ins w:id="4667" w:author="像个男人一样" w:date="2018-03-21T02:01:00Z">
        <w:del w:id="4668" w:author="像个男人一样" w:date="2018-03-22T11:56:00Z">
          <w:r w:rsidR="00D5184D">
            <w:rPr>
              <w:b/>
            </w:rPr>
            <w:delText>错误！未指定顺序。</w:delText>
          </w:r>
        </w:del>
      </w:ins>
      <w:ins w:id="4669" w:author="像个男人一样" w:date="2018-03-21T02:00:00Z">
        <w:del w:id="4670" w:author="像个男人一样" w:date="2018-03-22T11:56:00Z">
          <w:r w:rsidR="00D5184D">
            <w:rPr>
              <w:b/>
            </w:rPr>
            <w:delText>错误！未指定顺序。</w:delText>
          </w:r>
        </w:del>
      </w:ins>
      <w:ins w:id="4671" w:author="像个男人一样" w:date="2018-03-21T01:59:00Z">
        <w:del w:id="4672" w:author="像个男人一样" w:date="2018-03-22T11:56:00Z">
          <w:r w:rsidR="00D5184D">
            <w:rPr>
              <w:b/>
            </w:rPr>
            <w:delText>错误！未指定顺序。</w:delText>
          </w:r>
        </w:del>
      </w:ins>
      <w:ins w:id="4673" w:author="像个男人一样" w:date="2018-03-21T01:58:00Z">
        <w:del w:id="4674" w:author="像个男人一样" w:date="2018-03-22T11:56:00Z">
          <w:r w:rsidR="00D5184D">
            <w:rPr>
              <w:b/>
            </w:rPr>
            <w:delText>错误！未指定顺序。错误！未指定顺序。</w:delText>
          </w:r>
        </w:del>
      </w:ins>
      <w:ins w:id="4675" w:author="像个男人一样" w:date="2018-03-21T01:57:00Z">
        <w:del w:id="4676" w:author="像个男人一样" w:date="2018-03-22T11:56:00Z">
          <w:r w:rsidR="00D5184D">
            <w:rPr>
              <w:b/>
            </w:rPr>
            <w:delText>错误！未指定顺序。</w:delText>
          </w:r>
        </w:del>
      </w:ins>
      <w:ins w:id="4677" w:author="像个男人一样" w:date="2018-03-21T01:48:00Z">
        <w:del w:id="4678" w:author="像个男人一样" w:date="2018-03-22T11:56:00Z">
          <w:r w:rsidR="00D5184D">
            <w:rPr>
              <w:b/>
            </w:rPr>
            <w:delText>错误！未指定顺序。</w:delText>
          </w:r>
        </w:del>
      </w:ins>
      <w:del w:id="4679" w:author="像个男人一样" w:date="2018-03-22T11:56:00Z">
        <w:r w:rsidR="00D5184D">
          <w:delText>4</w:delText>
        </w:r>
        <w:r w:rsidR="00D5184D">
          <w:fldChar w:fldCharType="end"/>
        </w:r>
      </w:del>
      <w:del w:id="4680" w:author="像个男人一样" w:date="2018-03-21T01:48:00Z">
        <w:r w:rsidR="00D5184D">
          <w:delText xml:space="preserve"> </w:delText>
        </w:r>
      </w:del>
      <w:del w:id="4681" w:author="像个男人一样" w:date="2018-03-21T01:47:00Z">
        <w:r w:rsidR="00D5184D">
          <w:delText>Gyroscope in iPhone</w:delText>
        </w:r>
      </w:del>
      <w:bookmarkEnd w:id="4626"/>
    </w:p>
    <w:p w:rsidR="0087014B" w:rsidRDefault="00D5184D">
      <w:pPr>
        <w:jc w:val="center"/>
        <w:rPr>
          <w:ins w:id="4682" w:author="像个男人一样" w:date="2018-03-21T01:47:00Z"/>
        </w:rPr>
        <w:pPrChange w:id="4683" w:author="jie sun" w:date="2018-04-16T21:40:00Z">
          <w:pPr/>
        </w:pPrChange>
      </w:pPr>
      <w:del w:id="4684" w:author="jie sun" w:date="2018-04-18T13:22:00Z">
        <w:r w:rsidDel="005B374E">
          <w:rPr>
            <w:noProof/>
          </w:rPr>
          <w:drawing>
            <wp:inline distT="0" distB="0" distL="0" distR="0">
              <wp:extent cx="5402938" cy="263687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42292" cy="2656082"/>
                      </a:xfrm>
                      <a:prstGeom prst="rect">
                        <a:avLst/>
                      </a:prstGeom>
                    </pic:spPr>
                  </pic:pic>
                </a:graphicData>
              </a:graphic>
            </wp:inline>
          </w:drawing>
        </w:r>
      </w:del>
    </w:p>
    <w:p w:rsidR="0087014B" w:rsidRDefault="00D5184D">
      <w:pPr>
        <w:pStyle w:val="Caption"/>
        <w:jc w:val="center"/>
        <w:pPrChange w:id="4685" w:author="jie sun" w:date="2018-04-16T21:40:00Z">
          <w:pPr/>
        </w:pPrChange>
      </w:pPr>
      <w:bookmarkStart w:id="4686" w:name="_Toc511906336"/>
      <w:ins w:id="4687" w:author="像个男人一样" w:date="2018-03-21T01:48:00Z">
        <w:r>
          <w:t xml:space="preserve">Figure </w:t>
        </w:r>
      </w:ins>
      <w:ins w:id="4688" w:author="JIE  SUN" w:date="2018-06-21T13:36:00Z">
        <w:r w:rsidR="00A64E7B">
          <w:fldChar w:fldCharType="begin"/>
        </w:r>
        <w:r w:rsidR="00A64E7B">
          <w:instrText xml:space="preserve"> STYLEREF 1 \s </w:instrText>
        </w:r>
      </w:ins>
      <w:r w:rsidR="00A64E7B">
        <w:fldChar w:fldCharType="separate"/>
      </w:r>
      <w:r w:rsidR="00A64E7B">
        <w:rPr>
          <w:noProof/>
        </w:rPr>
        <w:t>3</w:t>
      </w:r>
      <w:ins w:id="46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690" w:author="JIE  SUN" w:date="2018-06-21T13:36:00Z">
        <w:r w:rsidR="00A64E7B">
          <w:rPr>
            <w:noProof/>
          </w:rPr>
          <w:t>4</w:t>
        </w:r>
        <w:r w:rsidR="00A64E7B">
          <w:fldChar w:fldCharType="end"/>
        </w:r>
      </w:ins>
      <w:ins w:id="4691" w:author="jie sun" w:date="2018-04-19T13:00:00Z">
        <w:del w:id="4692" w:author="JIE  SUN" w:date="2018-06-21T13:34:00Z">
          <w:r w:rsidR="00083FE7" w:rsidDel="00A64E7B">
            <w:fldChar w:fldCharType="begin"/>
          </w:r>
          <w:r w:rsidR="00083FE7" w:rsidDel="00A64E7B">
            <w:delInstrText xml:space="preserve"> STYLEREF 1 \s </w:delInstrText>
          </w:r>
        </w:del>
      </w:ins>
      <w:del w:id="4693" w:author="JIE  SUN" w:date="2018-06-21T13:34:00Z">
        <w:r w:rsidR="00083FE7" w:rsidDel="00A64E7B">
          <w:fldChar w:fldCharType="separate"/>
        </w:r>
        <w:r w:rsidR="00083FE7" w:rsidDel="00A64E7B">
          <w:rPr>
            <w:noProof/>
          </w:rPr>
          <w:delText>3</w:delText>
        </w:r>
      </w:del>
      <w:ins w:id="4694" w:author="jie sun" w:date="2018-04-19T13:00:00Z">
        <w:del w:id="46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696" w:author="JIE  SUN" w:date="2018-06-21T13:34:00Z">
        <w:r w:rsidR="00083FE7" w:rsidDel="00A64E7B">
          <w:fldChar w:fldCharType="separate"/>
        </w:r>
      </w:del>
      <w:ins w:id="4697" w:author="jie sun" w:date="2018-04-19T13:00:00Z">
        <w:del w:id="4698" w:author="JIE  SUN" w:date="2018-06-21T13:34:00Z">
          <w:r w:rsidR="00083FE7" w:rsidDel="00A64E7B">
            <w:rPr>
              <w:noProof/>
            </w:rPr>
            <w:delText>4</w:delText>
          </w:r>
          <w:r w:rsidR="00083FE7" w:rsidDel="00A64E7B">
            <w:fldChar w:fldCharType="end"/>
          </w:r>
        </w:del>
      </w:ins>
      <w:ins w:id="4699" w:author="像个男人一样" w:date="2018-03-21T01:48:00Z">
        <w:del w:id="4700"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701" w:author="像个男人一样" w:date="2018-03-22T11:51:00Z">
        <w:del w:id="4702" w:author="jie sun" w:date="2018-04-10T21:45:00Z">
          <w:r w:rsidDel="00454521">
            <w:delText>4</w:delText>
          </w:r>
        </w:del>
      </w:ins>
      <w:ins w:id="4703" w:author="像个男人一样" w:date="2018-03-21T01:48:00Z">
        <w:del w:id="4704" w:author="jie sun" w:date="2018-04-10T21:45:00Z">
          <w:r w:rsidDel="00454521">
            <w:fldChar w:fldCharType="end"/>
          </w:r>
        </w:del>
        <w:bookmarkStart w:id="4705" w:name="_Toc17654"/>
        <w:bookmarkStart w:id="4706" w:name="_Toc15781"/>
        <w:bookmarkStart w:id="4707" w:name="_Toc10585"/>
        <w:bookmarkStart w:id="4708" w:name="_Toc17197"/>
        <w:bookmarkStart w:id="4709" w:name="_Toc10511"/>
        <w:bookmarkStart w:id="4710" w:name="_Toc19701"/>
        <w:bookmarkStart w:id="4711" w:name="_Toc5180"/>
        <w:bookmarkStart w:id="4712" w:name="_Toc29640"/>
        <w:bookmarkStart w:id="4713" w:name="_Toc9716"/>
        <w:bookmarkStart w:id="4714" w:name="_Toc5185"/>
        <w:bookmarkStart w:id="4715" w:name="_Toc4346"/>
        <w:bookmarkStart w:id="4716" w:name="_Toc22744"/>
        <w:bookmarkStart w:id="4717" w:name="_Toc23803"/>
        <w:bookmarkStart w:id="4718" w:name="_Toc9353"/>
        <w:bookmarkStart w:id="4719" w:name="_Toc10034"/>
        <w:bookmarkStart w:id="4720" w:name="_Toc21048"/>
        <w:bookmarkStart w:id="4721" w:name="_Toc17430"/>
        <w:bookmarkStart w:id="4722" w:name="_Toc18740"/>
        <w:bookmarkStart w:id="4723" w:name="_Toc12264"/>
        <w:bookmarkStart w:id="4724" w:name="_Toc30206"/>
        <w:bookmarkStart w:id="4725" w:name="_Toc29854"/>
        <w:bookmarkStart w:id="4726" w:name="_Toc17162"/>
        <w:bookmarkStart w:id="4727" w:name="_Toc8931"/>
        <w:bookmarkStart w:id="4728" w:name="_Toc22962"/>
        <w:bookmarkStart w:id="4729" w:name="_Toc8623"/>
        <w:r>
          <w:rPr>
            <w:rFonts w:hint="eastAsia"/>
          </w:rPr>
          <w:t xml:space="preserve">: Gyroscope </w:t>
        </w:r>
      </w:ins>
      <w:ins w:id="4730" w:author="jie sun" w:date="2018-04-18T15:32:00Z">
        <w:r w:rsidR="00BE0251">
          <w:t xml:space="preserve">Sensor </w:t>
        </w:r>
      </w:ins>
      <w:ins w:id="4731" w:author="jie sun" w:date="2018-04-16T22:29:00Z">
        <w:r w:rsidR="000E4DAF">
          <w:t>I</w:t>
        </w:r>
      </w:ins>
      <w:ins w:id="4732" w:author="jie sun" w:date="2018-04-18T14:54:00Z">
        <w:r w:rsidR="000853D9">
          <w:t>n A</w:t>
        </w:r>
      </w:ins>
      <w:ins w:id="4733" w:author="jie sun" w:date="2018-04-18T15:27:00Z">
        <w:r w:rsidR="00565B55">
          <w:t xml:space="preserve"> Phone</w:t>
        </w:r>
      </w:ins>
      <w:ins w:id="4734" w:author="jie sun" w:date="2018-04-18T15:28:00Z">
        <w:r w:rsidR="00BE0251">
          <w:t xml:space="preserve"> </w:t>
        </w:r>
      </w:ins>
      <w:customXmlInsRangeStart w:id="4735" w:author="jie sun" w:date="2018-04-18T15:44:00Z"/>
      <w:sdt>
        <w:sdtPr>
          <w:id w:val="-464507338"/>
          <w:citation/>
        </w:sdtPr>
        <w:sdtContent>
          <w:customXmlInsRangeEnd w:id="4735"/>
          <w:ins w:id="4736" w:author="jie sun" w:date="2018-04-18T15:44:00Z">
            <w:r w:rsidR="00B93E7E">
              <w:fldChar w:fldCharType="begin"/>
            </w:r>
            <w:r w:rsidR="00B93E7E">
              <w:instrText xml:space="preserve"> </w:instrText>
            </w:r>
            <w:r w:rsidR="00B93E7E">
              <w:rPr>
                <w:rFonts w:hint="eastAsia"/>
              </w:rPr>
              <w:instrText>CITATION All17 \l 2052</w:instrText>
            </w:r>
            <w:r w:rsidR="00B93E7E">
              <w:instrText xml:space="preserve"> </w:instrText>
            </w:r>
          </w:ins>
          <w:r w:rsidR="00B93E7E">
            <w:fldChar w:fldCharType="separate"/>
          </w:r>
          <w:ins w:id="4737" w:author="jie sun" w:date="2018-04-18T15:44:00Z">
            <w:r w:rsidR="00B93E7E">
              <w:rPr>
                <w:rFonts w:hint="eastAsia"/>
                <w:noProof/>
              </w:rPr>
              <w:t>(Kealy, 2017)</w:t>
            </w:r>
            <w:r w:rsidR="00B93E7E">
              <w:fldChar w:fldCharType="end"/>
            </w:r>
          </w:ins>
          <w:customXmlInsRangeStart w:id="4738" w:author="jie sun" w:date="2018-04-18T15:44:00Z"/>
        </w:sdtContent>
      </w:sdt>
      <w:customXmlInsRangeEnd w:id="4738"/>
      <w:bookmarkEnd w:id="4686"/>
      <w:ins w:id="4739" w:author="像个男人一样" w:date="2018-03-21T01:48:00Z">
        <w:del w:id="4740" w:author="jie sun" w:date="2018-04-16T22:29:00Z">
          <w:r w:rsidDel="000E4DAF">
            <w:rPr>
              <w:rFonts w:hint="eastAsia"/>
            </w:rPr>
            <w:delText>i</w:delText>
          </w:r>
        </w:del>
        <w:del w:id="4741" w:author="jie sun" w:date="2018-04-18T14:54:00Z">
          <w:r w:rsidDel="000853D9">
            <w:rPr>
              <w:rFonts w:hint="eastAsia"/>
            </w:rPr>
            <w:delText>n iPhone</w:delText>
          </w:r>
        </w:del>
      </w:ins>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p>
    <w:p w:rsidR="0087014B" w:rsidDel="005C7B97" w:rsidRDefault="00D5184D">
      <w:pPr>
        <w:pStyle w:val="Caption"/>
        <w:rPr>
          <w:del w:id="4742" w:author="像个男人一样" w:date="2018-03-22T11:56:00Z"/>
        </w:rPr>
      </w:pPr>
      <w:r w:rsidRPr="007D068F">
        <w:t xml:space="preserve">Here, when we try to rotate the phone up and down several times only around Pitch (x) axis, it will produce a change of the angular velocity showed in the </w:t>
      </w:r>
      <w:del w:id="4743" w:author="像个男人一样" w:date="2018-03-21T23:13:00Z">
        <w:r w:rsidRPr="007D068F">
          <w:delText xml:space="preserve">form </w:delText>
        </w:r>
      </w:del>
      <w:ins w:id="4744" w:author="像个男人一样" w:date="2018-03-21T23:13:00Z">
        <w:r w:rsidRPr="007D068F">
          <w:rPr>
            <w:iCs w:val="0"/>
            <w:rPrChange w:id="4745" w:author="jie sun" w:date="2018-04-16T22:22:00Z">
              <w:rPr>
                <w:iCs w:val="0"/>
                <w:lang w:val="en-US"/>
              </w:rPr>
            </w:rPrChange>
          </w:rPr>
          <w:t xml:space="preserve">figure </w:t>
        </w:r>
      </w:ins>
      <w:r w:rsidRPr="007D068F">
        <w:t xml:space="preserve">below. It is clear </w:t>
      </w:r>
      <w:del w:id="4746" w:author="jie sun" w:date="2018-04-08T15:15:00Z">
        <w:r w:rsidRPr="007D068F" w:rsidDel="00EC2C06">
          <w:delText xml:space="preserve">that </w:delText>
        </w:r>
      </w:del>
      <w:r w:rsidRPr="007D068F">
        <w:t xml:space="preserve">there is almost only one orientation data change happened on </w:t>
      </w:r>
      <w:r w:rsidRPr="007D068F">
        <w:rPr>
          <w:iCs w:val="0"/>
          <w:rPrChange w:id="4747" w:author="jie sun" w:date="2018-04-16T22:22:00Z">
            <w:rPr>
              <w:iCs w:val="0"/>
              <w:lang w:val="en-GB"/>
            </w:rPr>
          </w:rPrChange>
        </w:rPr>
        <w:t>Pitch</w:t>
      </w:r>
      <w:r w:rsidRPr="007D068F">
        <w:t>(x) axis. And what the information we can summari</w:t>
      </w:r>
      <w:r w:rsidRPr="007D068F">
        <w:rPr>
          <w:iCs w:val="0"/>
          <w:rPrChange w:id="4748" w:author="jie sun" w:date="2018-04-16T22:22:00Z">
            <w:rPr>
              <w:iCs w:val="0"/>
              <w:lang w:val="en-GB"/>
            </w:rPr>
          </w:rPrChange>
        </w:rPr>
        <w:t>z</w:t>
      </w:r>
      <w:r w:rsidRPr="007D068F">
        <w:t xml:space="preserve">e is that any orientation the rotation happens it will cause the angular velocity on the </w:t>
      </w:r>
      <w:bookmarkStart w:id="4749" w:name="OLE_LINK8"/>
      <w:r w:rsidRPr="007D068F">
        <w:t xml:space="preserve">corresponding </w:t>
      </w:r>
      <w:bookmarkEnd w:id="4749"/>
      <w:r w:rsidRPr="007D068F">
        <w:t>axis.</w:t>
      </w:r>
      <w:r w:rsidRPr="00CF611C">
        <w:t xml:space="preserve"> </w:t>
      </w:r>
    </w:p>
    <w:p w:rsidR="005C7B97" w:rsidRPr="005C7B97" w:rsidRDefault="005C7B97">
      <w:pPr>
        <w:rPr>
          <w:ins w:id="4750" w:author="jie sun" w:date="2018-04-16T22:29:00Z"/>
        </w:rPr>
      </w:pPr>
    </w:p>
    <w:p w:rsidR="0087014B" w:rsidRPr="00CF611C" w:rsidRDefault="00D5184D">
      <w:pPr>
        <w:pStyle w:val="Caption"/>
        <w:rPr>
          <w:sz w:val="24"/>
          <w:rPrChange w:id="4751" w:author="jie sun" w:date="2018-04-08T19:34:00Z">
            <w:rPr/>
          </w:rPrChange>
        </w:rPr>
        <w:pPrChange w:id="4752" w:author="像个男人一样" w:date="2018-03-21T01:48:00Z">
          <w:pPr>
            <w:pStyle w:val="Subtitle"/>
          </w:pPr>
        </w:pPrChange>
      </w:pPr>
      <w:bookmarkStart w:id="4753" w:name="_Toc505291910"/>
      <w:del w:id="4754" w:author="像个男人一样" w:date="2018-03-22T11:56:00Z">
        <w:r w:rsidRPr="00CF611C">
          <w:rPr>
            <w:iCs w:val="0"/>
            <w:color w:val="auto"/>
            <w:sz w:val="24"/>
            <w:szCs w:val="22"/>
            <w:rPrChange w:id="4755" w:author="jie sun" w:date="2018-04-08T19:34:00Z">
              <w:rPr/>
            </w:rPrChange>
          </w:rPr>
          <w:delText xml:space="preserve">Figure 3. </w:delText>
        </w:r>
        <w:r w:rsidRPr="00CF611C">
          <w:rPr>
            <w:iCs w:val="0"/>
            <w:color w:val="auto"/>
            <w:sz w:val="24"/>
            <w:szCs w:val="22"/>
            <w:rPrChange w:id="4756" w:author="jie sun" w:date="2018-04-08T19:34:00Z">
              <w:rPr/>
            </w:rPrChange>
          </w:rPr>
          <w:fldChar w:fldCharType="begin"/>
        </w:r>
        <w:r w:rsidRPr="00CF611C">
          <w:rPr>
            <w:iCs w:val="0"/>
            <w:color w:val="auto"/>
            <w:sz w:val="24"/>
            <w:szCs w:val="22"/>
            <w:rPrChange w:id="4757" w:author="jie sun" w:date="2018-04-08T19:34:00Z">
              <w:rPr/>
            </w:rPrChange>
          </w:rPr>
          <w:delInstrText xml:space="preserve"> SEQ Figure_3. \* ARABIC </w:delInstrText>
        </w:r>
        <w:r w:rsidRPr="00CF611C">
          <w:rPr>
            <w:iCs w:val="0"/>
            <w:color w:val="auto"/>
            <w:sz w:val="24"/>
            <w:szCs w:val="22"/>
            <w:rPrChange w:id="4758" w:author="jie sun" w:date="2018-04-08T19:34:00Z">
              <w:rPr/>
            </w:rPrChange>
          </w:rPr>
          <w:fldChar w:fldCharType="separate"/>
        </w:r>
      </w:del>
      <w:ins w:id="4759" w:author="像个男人一样" w:date="2018-03-22T11:51:00Z">
        <w:del w:id="4760" w:author="像个男人一样" w:date="2018-03-22T11:56:00Z">
          <w:r w:rsidRPr="00CF611C">
            <w:rPr>
              <w:rFonts w:hint="eastAsia"/>
              <w:iCs w:val="0"/>
              <w:color w:val="auto"/>
              <w:sz w:val="24"/>
              <w:szCs w:val="22"/>
              <w:rPrChange w:id="4761" w:author="jie sun" w:date="2018-04-08T19:34:00Z">
                <w:rPr>
                  <w:rFonts w:hint="eastAsia"/>
                  <w:b/>
                </w:rPr>
              </w:rPrChange>
            </w:rPr>
            <w:delText>错误！未指定顺序。</w:delText>
          </w:r>
        </w:del>
      </w:ins>
      <w:ins w:id="4762" w:author="像个男人一样" w:date="2018-03-21T23:39:00Z">
        <w:del w:id="4763" w:author="像个男人一样" w:date="2018-03-22T11:56:00Z">
          <w:r w:rsidRPr="00CF611C">
            <w:rPr>
              <w:rFonts w:hint="eastAsia"/>
              <w:iCs w:val="0"/>
              <w:color w:val="auto"/>
              <w:sz w:val="24"/>
              <w:szCs w:val="22"/>
              <w:rPrChange w:id="4764" w:author="jie sun" w:date="2018-04-08T19:34:00Z">
                <w:rPr>
                  <w:rFonts w:hint="eastAsia"/>
                  <w:b/>
                </w:rPr>
              </w:rPrChange>
            </w:rPr>
            <w:delText>错误！未指定顺序。</w:delText>
          </w:r>
        </w:del>
      </w:ins>
      <w:ins w:id="4765" w:author="像个男人一样" w:date="2018-03-21T23:10:00Z">
        <w:del w:id="4766" w:author="像个男人一样" w:date="2018-03-22T11:56:00Z">
          <w:r w:rsidRPr="00CF611C">
            <w:rPr>
              <w:rFonts w:hint="eastAsia"/>
              <w:iCs w:val="0"/>
              <w:color w:val="auto"/>
              <w:sz w:val="24"/>
              <w:szCs w:val="22"/>
              <w:rPrChange w:id="4767" w:author="jie sun" w:date="2018-04-08T19:34:00Z">
                <w:rPr>
                  <w:rFonts w:hint="eastAsia"/>
                  <w:b/>
                </w:rPr>
              </w:rPrChange>
            </w:rPr>
            <w:delText>错误！未指定顺序。</w:delText>
          </w:r>
        </w:del>
      </w:ins>
      <w:ins w:id="4768" w:author="像个男人一样" w:date="2018-03-21T23:08:00Z">
        <w:del w:id="4769" w:author="像个男人一样" w:date="2018-03-22T11:56:00Z">
          <w:r w:rsidRPr="00CF611C">
            <w:rPr>
              <w:rFonts w:hint="eastAsia"/>
              <w:iCs w:val="0"/>
              <w:color w:val="auto"/>
              <w:sz w:val="24"/>
              <w:szCs w:val="22"/>
              <w:rPrChange w:id="4770" w:author="jie sun" w:date="2018-04-08T19:34:00Z">
                <w:rPr>
                  <w:rFonts w:hint="eastAsia"/>
                  <w:b/>
                </w:rPr>
              </w:rPrChange>
            </w:rPr>
            <w:delText>错误！未指定顺序。</w:delText>
          </w:r>
        </w:del>
      </w:ins>
      <w:ins w:id="4771" w:author="像个男人一样" w:date="2018-03-21T02:33:00Z">
        <w:del w:id="4772" w:author="像个男人一样" w:date="2018-03-22T11:56:00Z">
          <w:r w:rsidRPr="00CF611C">
            <w:rPr>
              <w:rFonts w:hint="eastAsia"/>
              <w:iCs w:val="0"/>
              <w:color w:val="auto"/>
              <w:sz w:val="24"/>
              <w:szCs w:val="22"/>
              <w:rPrChange w:id="4773" w:author="jie sun" w:date="2018-04-08T19:34:00Z">
                <w:rPr>
                  <w:rFonts w:hint="eastAsia"/>
                  <w:b/>
                </w:rPr>
              </w:rPrChange>
            </w:rPr>
            <w:delText>错误！未指定顺序。错误！未指定顺序。</w:delText>
          </w:r>
        </w:del>
      </w:ins>
      <w:ins w:id="4774" w:author="像个男人一样" w:date="2018-03-21T02:31:00Z">
        <w:del w:id="4775" w:author="像个男人一样" w:date="2018-03-22T11:56:00Z">
          <w:r w:rsidRPr="00CF611C">
            <w:rPr>
              <w:rFonts w:hint="eastAsia"/>
              <w:iCs w:val="0"/>
              <w:color w:val="auto"/>
              <w:sz w:val="24"/>
              <w:szCs w:val="22"/>
              <w:rPrChange w:id="4776" w:author="jie sun" w:date="2018-04-08T19:34:00Z">
                <w:rPr>
                  <w:rFonts w:hint="eastAsia"/>
                  <w:b/>
                </w:rPr>
              </w:rPrChange>
            </w:rPr>
            <w:delText>错误！未指定顺序。</w:delText>
          </w:r>
        </w:del>
      </w:ins>
      <w:ins w:id="4777" w:author="像个男人一样" w:date="2018-03-21T02:30:00Z">
        <w:del w:id="4778" w:author="像个男人一样" w:date="2018-03-22T11:56:00Z">
          <w:r w:rsidRPr="00CF611C">
            <w:rPr>
              <w:rFonts w:hint="eastAsia"/>
              <w:iCs w:val="0"/>
              <w:color w:val="auto"/>
              <w:sz w:val="24"/>
              <w:szCs w:val="22"/>
              <w:rPrChange w:id="4779" w:author="jie sun" w:date="2018-04-08T19:34:00Z">
                <w:rPr>
                  <w:rFonts w:hint="eastAsia"/>
                  <w:b/>
                </w:rPr>
              </w:rPrChange>
            </w:rPr>
            <w:delText>错误！未指定顺序。</w:delText>
          </w:r>
        </w:del>
      </w:ins>
      <w:ins w:id="4780" w:author="像个男人一样" w:date="2018-03-21T02:29:00Z">
        <w:del w:id="4781" w:author="像个男人一样" w:date="2018-03-22T11:56:00Z">
          <w:r w:rsidRPr="00CF611C">
            <w:rPr>
              <w:rFonts w:hint="eastAsia"/>
              <w:iCs w:val="0"/>
              <w:color w:val="auto"/>
              <w:sz w:val="24"/>
              <w:szCs w:val="22"/>
              <w:rPrChange w:id="4782" w:author="jie sun" w:date="2018-04-08T19:34:00Z">
                <w:rPr>
                  <w:rFonts w:hint="eastAsia"/>
                  <w:b/>
                </w:rPr>
              </w:rPrChange>
            </w:rPr>
            <w:delText>错误！未指定顺序。错误！未指定顺序。</w:delText>
          </w:r>
        </w:del>
      </w:ins>
      <w:ins w:id="4783" w:author="像个男人一样" w:date="2018-03-21T02:26:00Z">
        <w:del w:id="4784" w:author="像个男人一样" w:date="2018-03-22T11:56:00Z">
          <w:r w:rsidRPr="00CF611C">
            <w:rPr>
              <w:rFonts w:hint="eastAsia"/>
              <w:iCs w:val="0"/>
              <w:color w:val="auto"/>
              <w:sz w:val="24"/>
              <w:szCs w:val="22"/>
              <w:rPrChange w:id="4785" w:author="jie sun" w:date="2018-04-08T19:34:00Z">
                <w:rPr>
                  <w:rFonts w:hint="eastAsia"/>
                  <w:b/>
                </w:rPr>
              </w:rPrChange>
            </w:rPr>
            <w:delText>错误！未指定顺序。</w:delText>
          </w:r>
        </w:del>
      </w:ins>
      <w:ins w:id="4786" w:author="像个男人一样" w:date="2018-03-21T02:25:00Z">
        <w:del w:id="4787" w:author="像个男人一样" w:date="2018-03-22T11:56:00Z">
          <w:r w:rsidRPr="00CF611C">
            <w:rPr>
              <w:rFonts w:hint="eastAsia"/>
              <w:iCs w:val="0"/>
              <w:color w:val="auto"/>
              <w:sz w:val="24"/>
              <w:szCs w:val="22"/>
              <w:rPrChange w:id="4788" w:author="jie sun" w:date="2018-04-08T19:34:00Z">
                <w:rPr>
                  <w:rFonts w:hint="eastAsia"/>
                  <w:b/>
                </w:rPr>
              </w:rPrChange>
            </w:rPr>
            <w:delText>错误！未指定顺序。</w:delText>
          </w:r>
        </w:del>
      </w:ins>
      <w:ins w:id="4789" w:author="像个男人一样" w:date="2018-03-21T02:24:00Z">
        <w:del w:id="4790" w:author="像个男人一样" w:date="2018-03-22T11:56:00Z">
          <w:r w:rsidRPr="00CF611C">
            <w:rPr>
              <w:rFonts w:hint="eastAsia"/>
              <w:iCs w:val="0"/>
              <w:color w:val="auto"/>
              <w:sz w:val="24"/>
              <w:szCs w:val="22"/>
              <w:rPrChange w:id="4791" w:author="jie sun" w:date="2018-04-08T19:34:00Z">
                <w:rPr>
                  <w:rFonts w:hint="eastAsia"/>
                  <w:b/>
                </w:rPr>
              </w:rPrChange>
            </w:rPr>
            <w:delText>错误！未指定顺序。</w:delText>
          </w:r>
        </w:del>
      </w:ins>
      <w:ins w:id="4792" w:author="像个男人一样" w:date="2018-03-21T02:23:00Z">
        <w:del w:id="4793" w:author="像个男人一样" w:date="2018-03-22T11:56:00Z">
          <w:r w:rsidRPr="00CF611C">
            <w:rPr>
              <w:rFonts w:hint="eastAsia"/>
              <w:iCs w:val="0"/>
              <w:color w:val="auto"/>
              <w:sz w:val="24"/>
              <w:szCs w:val="22"/>
              <w:rPrChange w:id="4794" w:author="jie sun" w:date="2018-04-08T19:34:00Z">
                <w:rPr>
                  <w:rFonts w:hint="eastAsia"/>
                  <w:b/>
                </w:rPr>
              </w:rPrChange>
            </w:rPr>
            <w:delText>错误！未指定顺序。</w:delText>
          </w:r>
        </w:del>
      </w:ins>
      <w:ins w:id="4795" w:author="像个男人一样" w:date="2018-03-21T02:22:00Z">
        <w:del w:id="4796" w:author="像个男人一样" w:date="2018-03-22T11:56:00Z">
          <w:r w:rsidRPr="00CF611C">
            <w:rPr>
              <w:rFonts w:hint="eastAsia"/>
              <w:iCs w:val="0"/>
              <w:color w:val="auto"/>
              <w:sz w:val="24"/>
              <w:szCs w:val="22"/>
              <w:rPrChange w:id="4797" w:author="jie sun" w:date="2018-04-08T19:34:00Z">
                <w:rPr>
                  <w:rFonts w:hint="eastAsia"/>
                  <w:b/>
                </w:rPr>
              </w:rPrChange>
            </w:rPr>
            <w:delText>错误！未指定顺序。</w:delText>
          </w:r>
        </w:del>
      </w:ins>
      <w:ins w:id="4798" w:author="像个男人一样" w:date="2018-03-21T02:17:00Z">
        <w:del w:id="4799" w:author="像个男人一样" w:date="2018-03-22T11:56:00Z">
          <w:r w:rsidRPr="00CF611C">
            <w:rPr>
              <w:rFonts w:hint="eastAsia"/>
              <w:iCs w:val="0"/>
              <w:color w:val="auto"/>
              <w:sz w:val="24"/>
              <w:szCs w:val="22"/>
              <w:rPrChange w:id="4800" w:author="jie sun" w:date="2018-04-08T19:34:00Z">
                <w:rPr>
                  <w:rFonts w:hint="eastAsia"/>
                  <w:b/>
                </w:rPr>
              </w:rPrChange>
            </w:rPr>
            <w:delText>错误！未指定顺序。错误！未指定顺序。错误！未指定顺序。</w:delText>
          </w:r>
        </w:del>
      </w:ins>
      <w:ins w:id="4801" w:author="像个男人一样" w:date="2018-03-21T02:15:00Z">
        <w:del w:id="4802" w:author="像个男人一样" w:date="2018-03-22T11:56:00Z">
          <w:r w:rsidRPr="00CF611C">
            <w:rPr>
              <w:rFonts w:hint="eastAsia"/>
              <w:iCs w:val="0"/>
              <w:color w:val="auto"/>
              <w:sz w:val="24"/>
              <w:szCs w:val="22"/>
              <w:rPrChange w:id="4803" w:author="jie sun" w:date="2018-04-08T19:34:00Z">
                <w:rPr>
                  <w:rFonts w:hint="eastAsia"/>
                  <w:b/>
                </w:rPr>
              </w:rPrChange>
            </w:rPr>
            <w:delText>错误！未指定顺序。</w:delText>
          </w:r>
        </w:del>
      </w:ins>
      <w:ins w:id="4804" w:author="像个男人一样" w:date="2018-03-21T02:14:00Z">
        <w:del w:id="4805" w:author="像个男人一样" w:date="2018-03-22T11:56:00Z">
          <w:r w:rsidRPr="00CF611C">
            <w:rPr>
              <w:rFonts w:hint="eastAsia"/>
              <w:iCs w:val="0"/>
              <w:color w:val="auto"/>
              <w:sz w:val="24"/>
              <w:szCs w:val="22"/>
              <w:rPrChange w:id="4806" w:author="jie sun" w:date="2018-04-08T19:34:00Z">
                <w:rPr>
                  <w:rFonts w:hint="eastAsia"/>
                  <w:b/>
                </w:rPr>
              </w:rPrChange>
            </w:rPr>
            <w:delText>错误！未指定顺序。</w:delText>
          </w:r>
        </w:del>
      </w:ins>
      <w:ins w:id="4807" w:author="像个男人一样" w:date="2018-03-21T02:13:00Z">
        <w:del w:id="4808" w:author="像个男人一样" w:date="2018-03-22T11:56:00Z">
          <w:r w:rsidRPr="00CF611C">
            <w:rPr>
              <w:rFonts w:hint="eastAsia"/>
              <w:iCs w:val="0"/>
              <w:color w:val="auto"/>
              <w:sz w:val="24"/>
              <w:szCs w:val="22"/>
              <w:rPrChange w:id="4809" w:author="jie sun" w:date="2018-04-08T19:34:00Z">
                <w:rPr>
                  <w:rFonts w:hint="eastAsia"/>
                  <w:b/>
                </w:rPr>
              </w:rPrChange>
            </w:rPr>
            <w:delText>错误！未指定顺序。</w:delText>
          </w:r>
        </w:del>
      </w:ins>
      <w:ins w:id="4810" w:author="像个男人一样" w:date="2018-03-21T02:12:00Z">
        <w:del w:id="4811" w:author="像个男人一样" w:date="2018-03-22T11:56:00Z">
          <w:r w:rsidRPr="00CF611C">
            <w:rPr>
              <w:rFonts w:hint="eastAsia"/>
              <w:iCs w:val="0"/>
              <w:color w:val="auto"/>
              <w:sz w:val="24"/>
              <w:szCs w:val="22"/>
              <w:rPrChange w:id="4812" w:author="jie sun" w:date="2018-04-08T19:34:00Z">
                <w:rPr>
                  <w:rFonts w:hint="eastAsia"/>
                  <w:b/>
                </w:rPr>
              </w:rPrChange>
            </w:rPr>
            <w:delText>错误！未指定顺序。</w:delText>
          </w:r>
        </w:del>
      </w:ins>
      <w:ins w:id="4813" w:author="像个男人一样" w:date="2018-03-21T02:02:00Z">
        <w:del w:id="4814" w:author="像个男人一样" w:date="2018-03-22T11:56:00Z">
          <w:r w:rsidRPr="00CF611C">
            <w:rPr>
              <w:rFonts w:hint="eastAsia"/>
              <w:iCs w:val="0"/>
              <w:color w:val="auto"/>
              <w:sz w:val="24"/>
              <w:szCs w:val="22"/>
              <w:rPrChange w:id="4815" w:author="jie sun" w:date="2018-04-08T19:34:00Z">
                <w:rPr>
                  <w:rFonts w:hint="eastAsia"/>
                  <w:b/>
                </w:rPr>
              </w:rPrChange>
            </w:rPr>
            <w:delText>错误！未指定顺序。错误！未指定顺序。</w:delText>
          </w:r>
        </w:del>
      </w:ins>
      <w:ins w:id="4816" w:author="像个男人一样" w:date="2018-03-21T02:01:00Z">
        <w:del w:id="4817" w:author="像个男人一样" w:date="2018-03-22T11:56:00Z">
          <w:r w:rsidRPr="00CF611C">
            <w:rPr>
              <w:rFonts w:hint="eastAsia"/>
              <w:iCs w:val="0"/>
              <w:color w:val="auto"/>
              <w:sz w:val="24"/>
              <w:szCs w:val="22"/>
              <w:rPrChange w:id="4818" w:author="jie sun" w:date="2018-04-08T19:34:00Z">
                <w:rPr>
                  <w:rFonts w:hint="eastAsia"/>
                  <w:b/>
                </w:rPr>
              </w:rPrChange>
            </w:rPr>
            <w:delText>错误！未指定顺序。</w:delText>
          </w:r>
        </w:del>
      </w:ins>
      <w:ins w:id="4819" w:author="像个男人一样" w:date="2018-03-21T02:00:00Z">
        <w:del w:id="4820" w:author="像个男人一样" w:date="2018-03-22T11:56:00Z">
          <w:r w:rsidRPr="00CF611C">
            <w:rPr>
              <w:rFonts w:hint="eastAsia"/>
              <w:iCs w:val="0"/>
              <w:color w:val="auto"/>
              <w:sz w:val="24"/>
              <w:szCs w:val="22"/>
              <w:rPrChange w:id="4821" w:author="jie sun" w:date="2018-04-08T19:34:00Z">
                <w:rPr>
                  <w:rFonts w:hint="eastAsia"/>
                  <w:b/>
                </w:rPr>
              </w:rPrChange>
            </w:rPr>
            <w:delText>错误！未指定顺序。</w:delText>
          </w:r>
        </w:del>
      </w:ins>
      <w:ins w:id="4822" w:author="像个男人一样" w:date="2018-03-21T01:59:00Z">
        <w:del w:id="4823" w:author="像个男人一样" w:date="2018-03-22T11:56:00Z">
          <w:r w:rsidRPr="00CF611C">
            <w:rPr>
              <w:rFonts w:hint="eastAsia"/>
              <w:iCs w:val="0"/>
              <w:color w:val="auto"/>
              <w:sz w:val="24"/>
              <w:szCs w:val="22"/>
              <w:rPrChange w:id="4824" w:author="jie sun" w:date="2018-04-08T19:34:00Z">
                <w:rPr>
                  <w:rFonts w:hint="eastAsia"/>
                  <w:b/>
                </w:rPr>
              </w:rPrChange>
            </w:rPr>
            <w:delText>错误！未指定顺序。</w:delText>
          </w:r>
        </w:del>
      </w:ins>
      <w:ins w:id="4825" w:author="像个男人一样" w:date="2018-03-21T01:58:00Z">
        <w:del w:id="4826" w:author="像个男人一样" w:date="2018-03-22T11:56:00Z">
          <w:r w:rsidRPr="00CF611C">
            <w:rPr>
              <w:rFonts w:hint="eastAsia"/>
              <w:iCs w:val="0"/>
              <w:color w:val="auto"/>
              <w:sz w:val="24"/>
              <w:szCs w:val="22"/>
              <w:rPrChange w:id="4827" w:author="jie sun" w:date="2018-04-08T19:34:00Z">
                <w:rPr>
                  <w:rFonts w:hint="eastAsia"/>
                  <w:b/>
                </w:rPr>
              </w:rPrChange>
            </w:rPr>
            <w:delText>错误！未指定顺序。错误！未指定顺序。</w:delText>
          </w:r>
        </w:del>
      </w:ins>
      <w:ins w:id="4828" w:author="像个男人一样" w:date="2018-03-21T01:57:00Z">
        <w:del w:id="4829" w:author="像个男人一样" w:date="2018-03-22T11:56:00Z">
          <w:r w:rsidRPr="00CF611C">
            <w:rPr>
              <w:rFonts w:hint="eastAsia"/>
              <w:iCs w:val="0"/>
              <w:color w:val="auto"/>
              <w:sz w:val="24"/>
              <w:szCs w:val="22"/>
              <w:rPrChange w:id="4830" w:author="jie sun" w:date="2018-04-08T19:34:00Z">
                <w:rPr>
                  <w:rFonts w:hint="eastAsia"/>
                  <w:b/>
                </w:rPr>
              </w:rPrChange>
            </w:rPr>
            <w:delText>错误！未指定顺序。</w:delText>
          </w:r>
        </w:del>
      </w:ins>
      <w:del w:id="4831" w:author="像个男人一样" w:date="2018-03-22T11:56:00Z">
        <w:r w:rsidRPr="00CF611C">
          <w:rPr>
            <w:iCs w:val="0"/>
            <w:color w:val="auto"/>
            <w:sz w:val="24"/>
            <w:szCs w:val="22"/>
            <w:rPrChange w:id="4832" w:author="jie sun" w:date="2018-04-08T19:34:00Z">
              <w:rPr/>
            </w:rPrChange>
          </w:rPr>
          <w:delText>5</w:delText>
        </w:r>
        <w:r w:rsidRPr="00CF611C">
          <w:rPr>
            <w:iCs w:val="0"/>
            <w:color w:val="auto"/>
            <w:sz w:val="24"/>
            <w:szCs w:val="22"/>
            <w:rPrChange w:id="4833" w:author="jie sun" w:date="2018-04-08T19:34:00Z">
              <w:rPr/>
            </w:rPrChange>
          </w:rPr>
          <w:fldChar w:fldCharType="end"/>
        </w:r>
      </w:del>
      <w:del w:id="4834" w:author="像个男人一样" w:date="2018-03-21T01:48:00Z">
        <w:r w:rsidRPr="00CF611C">
          <w:rPr>
            <w:iCs w:val="0"/>
            <w:color w:val="auto"/>
            <w:sz w:val="24"/>
            <w:szCs w:val="22"/>
            <w:rPrChange w:id="4835" w:author="jie sun" w:date="2018-04-08T19:34:00Z">
              <w:rPr/>
            </w:rPrChange>
          </w:rPr>
          <w:delText xml:space="preserve"> The angular velocities of three axes data of Gyroscope</w:delText>
        </w:r>
      </w:del>
      <w:bookmarkEnd w:id="4753"/>
    </w:p>
    <w:p w:rsidR="0087014B" w:rsidRDefault="00D5184D">
      <w:pPr>
        <w:jc w:val="center"/>
        <w:rPr>
          <w:ins w:id="4836" w:author="像个男人一样" w:date="2018-03-21T01:48:00Z"/>
        </w:rPr>
        <w:pPrChange w:id="4837" w:author="jie sun" w:date="2018-04-16T21:40:00Z">
          <w:pPr/>
        </w:pPrChange>
      </w:pPr>
      <w:r>
        <w:rPr>
          <w:noProof/>
        </w:rPr>
        <w:drawing>
          <wp:inline distT="0" distB="0" distL="114300" distR="114300">
            <wp:extent cx="4920615" cy="2738755"/>
            <wp:effectExtent l="4445" t="4445" r="8890" b="19050"/>
            <wp:docPr id="2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7014B" w:rsidRDefault="00D5184D">
      <w:pPr>
        <w:pStyle w:val="Caption"/>
        <w:jc w:val="center"/>
        <w:pPrChange w:id="4838" w:author="jie sun" w:date="2018-04-16T21:40:00Z">
          <w:pPr/>
        </w:pPrChange>
      </w:pPr>
      <w:bookmarkStart w:id="4839" w:name="_Toc511906337"/>
      <w:ins w:id="4840" w:author="像个男人一样" w:date="2018-03-21T01:48:00Z">
        <w:r>
          <w:t xml:space="preserve">Figure </w:t>
        </w:r>
      </w:ins>
      <w:ins w:id="4841" w:author="JIE  SUN" w:date="2018-06-21T13:36:00Z">
        <w:r w:rsidR="00A64E7B">
          <w:fldChar w:fldCharType="begin"/>
        </w:r>
        <w:r w:rsidR="00A64E7B">
          <w:instrText xml:space="preserve"> STYLEREF 1 \s </w:instrText>
        </w:r>
      </w:ins>
      <w:r w:rsidR="00A64E7B">
        <w:fldChar w:fldCharType="separate"/>
      </w:r>
      <w:r w:rsidR="00A64E7B">
        <w:rPr>
          <w:noProof/>
        </w:rPr>
        <w:t>3</w:t>
      </w:r>
      <w:ins w:id="4842"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4843" w:author="JIE  SUN" w:date="2018-06-21T13:36:00Z">
        <w:r w:rsidR="00A64E7B">
          <w:rPr>
            <w:noProof/>
          </w:rPr>
          <w:t>5</w:t>
        </w:r>
        <w:r w:rsidR="00A64E7B">
          <w:fldChar w:fldCharType="end"/>
        </w:r>
      </w:ins>
      <w:ins w:id="4844" w:author="jie sun" w:date="2018-04-19T13:00:00Z">
        <w:del w:id="4845" w:author="JIE  SUN" w:date="2018-06-21T13:34:00Z">
          <w:r w:rsidR="00083FE7" w:rsidDel="00A64E7B">
            <w:fldChar w:fldCharType="begin"/>
          </w:r>
          <w:r w:rsidR="00083FE7" w:rsidDel="00A64E7B">
            <w:delInstrText xml:space="preserve"> STYLEREF 1 \s </w:delInstrText>
          </w:r>
        </w:del>
      </w:ins>
      <w:del w:id="4846" w:author="JIE  SUN" w:date="2018-06-21T13:34:00Z">
        <w:r w:rsidR="00083FE7" w:rsidDel="00A64E7B">
          <w:fldChar w:fldCharType="separate"/>
        </w:r>
        <w:r w:rsidR="00083FE7" w:rsidDel="00A64E7B">
          <w:rPr>
            <w:noProof/>
          </w:rPr>
          <w:delText>3</w:delText>
        </w:r>
      </w:del>
      <w:ins w:id="4847" w:author="jie sun" w:date="2018-04-19T13:00:00Z">
        <w:del w:id="4848"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4849" w:author="JIE  SUN" w:date="2018-06-21T13:34:00Z">
        <w:r w:rsidR="00083FE7" w:rsidDel="00A64E7B">
          <w:fldChar w:fldCharType="separate"/>
        </w:r>
      </w:del>
      <w:ins w:id="4850" w:author="jie sun" w:date="2018-04-19T13:00:00Z">
        <w:del w:id="4851" w:author="JIE  SUN" w:date="2018-06-21T13:34:00Z">
          <w:r w:rsidR="00083FE7" w:rsidDel="00A64E7B">
            <w:rPr>
              <w:noProof/>
            </w:rPr>
            <w:delText>5</w:delText>
          </w:r>
          <w:r w:rsidR="00083FE7" w:rsidDel="00A64E7B">
            <w:fldChar w:fldCharType="end"/>
          </w:r>
        </w:del>
      </w:ins>
      <w:ins w:id="4852" w:author="像个男人一样" w:date="2018-03-21T01:48:00Z">
        <w:del w:id="4853"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4854" w:author="像个男人一样" w:date="2018-03-22T11:51:00Z">
        <w:del w:id="4855" w:author="jie sun" w:date="2018-04-10T21:45:00Z">
          <w:r w:rsidDel="00454521">
            <w:delText>5</w:delText>
          </w:r>
        </w:del>
      </w:ins>
      <w:ins w:id="4856" w:author="像个男人一样" w:date="2018-03-21T01:48:00Z">
        <w:del w:id="4857" w:author="jie sun" w:date="2018-04-10T21:45:00Z">
          <w:r w:rsidDel="00454521">
            <w:fldChar w:fldCharType="end"/>
          </w:r>
        </w:del>
        <w:bookmarkStart w:id="4858" w:name="_Toc18668"/>
        <w:bookmarkStart w:id="4859" w:name="_Toc13403"/>
        <w:bookmarkStart w:id="4860" w:name="_Toc18199"/>
        <w:bookmarkStart w:id="4861" w:name="_Toc1411"/>
        <w:bookmarkStart w:id="4862" w:name="_Toc2137"/>
        <w:bookmarkStart w:id="4863" w:name="_Toc4384"/>
        <w:bookmarkStart w:id="4864" w:name="_Toc27997"/>
        <w:bookmarkStart w:id="4865" w:name="_Toc23929"/>
        <w:bookmarkStart w:id="4866" w:name="_Toc12169"/>
        <w:bookmarkStart w:id="4867" w:name="_Toc22874"/>
        <w:bookmarkStart w:id="4868" w:name="_Toc27424"/>
        <w:bookmarkStart w:id="4869" w:name="_Toc30685"/>
        <w:bookmarkStart w:id="4870" w:name="_Toc6194"/>
        <w:bookmarkStart w:id="4871" w:name="_Toc29678"/>
        <w:bookmarkStart w:id="4872" w:name="_Toc25633"/>
        <w:bookmarkStart w:id="4873" w:name="_Toc8983"/>
        <w:bookmarkStart w:id="4874" w:name="_Toc23673"/>
        <w:bookmarkStart w:id="4875" w:name="_Toc29564"/>
        <w:bookmarkStart w:id="4876" w:name="_Toc26631"/>
        <w:bookmarkStart w:id="4877" w:name="_Toc25922"/>
        <w:bookmarkStart w:id="4878" w:name="_Toc15336"/>
        <w:bookmarkStart w:id="4879" w:name="_Toc24176"/>
        <w:bookmarkStart w:id="4880" w:name="_Toc8265"/>
        <w:bookmarkStart w:id="4881" w:name="_Toc20118"/>
        <w:bookmarkStart w:id="4882" w:name="_Toc2720"/>
        <w:r>
          <w:rPr>
            <w:rFonts w:hint="eastAsia"/>
          </w:rPr>
          <w:t xml:space="preserve">: The </w:t>
        </w:r>
      </w:ins>
      <w:ins w:id="4883" w:author="jie sun" w:date="2018-04-16T22:29:00Z">
        <w:r w:rsidR="00473E37">
          <w:t>A</w:t>
        </w:r>
      </w:ins>
      <w:ins w:id="4884" w:author="像个男人一样" w:date="2018-03-21T01:48:00Z">
        <w:del w:id="4885" w:author="jie sun" w:date="2018-04-16T22:29:00Z">
          <w:r w:rsidDel="00473E37">
            <w:rPr>
              <w:rFonts w:hint="eastAsia"/>
            </w:rPr>
            <w:delText>a</w:delText>
          </w:r>
        </w:del>
        <w:r>
          <w:rPr>
            <w:rFonts w:hint="eastAsia"/>
          </w:rPr>
          <w:t xml:space="preserve">ngular </w:t>
        </w:r>
      </w:ins>
      <w:ins w:id="4886" w:author="jie sun" w:date="2018-04-16T22:29:00Z">
        <w:r w:rsidR="00473E37">
          <w:t>V</w:t>
        </w:r>
      </w:ins>
      <w:ins w:id="4887" w:author="像个男人一样" w:date="2018-03-21T01:48:00Z">
        <w:del w:id="4888" w:author="jie sun" w:date="2018-04-16T22:29:00Z">
          <w:r w:rsidDel="00473E37">
            <w:rPr>
              <w:rFonts w:hint="eastAsia"/>
            </w:rPr>
            <w:delText>v</w:delText>
          </w:r>
        </w:del>
        <w:r>
          <w:rPr>
            <w:rFonts w:hint="eastAsia"/>
          </w:rPr>
          <w:t xml:space="preserve">elocities </w:t>
        </w:r>
      </w:ins>
      <w:ins w:id="4889" w:author="jie sun" w:date="2018-04-16T22:29:00Z">
        <w:r w:rsidR="00473E37">
          <w:t>O</w:t>
        </w:r>
      </w:ins>
      <w:ins w:id="4890" w:author="像个男人一样" w:date="2018-03-21T01:48:00Z">
        <w:del w:id="4891" w:author="jie sun" w:date="2018-04-16T22:29:00Z">
          <w:r w:rsidDel="00473E37">
            <w:rPr>
              <w:rFonts w:hint="eastAsia"/>
            </w:rPr>
            <w:delText>o</w:delText>
          </w:r>
        </w:del>
        <w:r>
          <w:rPr>
            <w:rFonts w:hint="eastAsia"/>
          </w:rPr>
          <w:t xml:space="preserve">f </w:t>
        </w:r>
      </w:ins>
      <w:ins w:id="4892" w:author="jie sun" w:date="2018-04-16T22:29:00Z">
        <w:r w:rsidR="00473E37">
          <w:t>T</w:t>
        </w:r>
      </w:ins>
      <w:ins w:id="4893" w:author="像个男人一样" w:date="2018-03-21T01:48:00Z">
        <w:del w:id="4894" w:author="jie sun" w:date="2018-04-16T22:29:00Z">
          <w:r w:rsidDel="00473E37">
            <w:rPr>
              <w:rFonts w:hint="eastAsia"/>
            </w:rPr>
            <w:delText>t</w:delText>
          </w:r>
        </w:del>
        <w:r>
          <w:rPr>
            <w:rFonts w:hint="eastAsia"/>
          </w:rPr>
          <w:t xml:space="preserve">hree </w:t>
        </w:r>
      </w:ins>
      <w:ins w:id="4895" w:author="jie sun" w:date="2018-04-16T22:29:00Z">
        <w:r w:rsidR="00473E37">
          <w:t>A</w:t>
        </w:r>
      </w:ins>
      <w:ins w:id="4896" w:author="像个男人一样" w:date="2018-03-21T01:48:00Z">
        <w:del w:id="4897" w:author="jie sun" w:date="2018-04-16T22:29:00Z">
          <w:r w:rsidDel="00473E37">
            <w:rPr>
              <w:rFonts w:hint="eastAsia"/>
            </w:rPr>
            <w:delText>a</w:delText>
          </w:r>
        </w:del>
        <w:r>
          <w:rPr>
            <w:rFonts w:hint="eastAsia"/>
          </w:rPr>
          <w:t xml:space="preserve">xes </w:t>
        </w:r>
      </w:ins>
      <w:ins w:id="4898" w:author="jie sun" w:date="2018-04-16T22:29:00Z">
        <w:r w:rsidR="00473E37">
          <w:t>D</w:t>
        </w:r>
      </w:ins>
      <w:ins w:id="4899" w:author="像个男人一样" w:date="2018-03-21T01:48:00Z">
        <w:del w:id="4900" w:author="jie sun" w:date="2018-04-16T22:29:00Z">
          <w:r w:rsidDel="00473E37">
            <w:rPr>
              <w:rFonts w:hint="eastAsia"/>
            </w:rPr>
            <w:delText>d</w:delText>
          </w:r>
        </w:del>
        <w:r>
          <w:rPr>
            <w:rFonts w:hint="eastAsia"/>
          </w:rPr>
          <w:t xml:space="preserve">ata </w:t>
        </w:r>
      </w:ins>
      <w:ins w:id="4901" w:author="jie sun" w:date="2018-04-16T22:29:00Z">
        <w:r w:rsidR="00473E37">
          <w:t>O</w:t>
        </w:r>
      </w:ins>
      <w:ins w:id="4902" w:author="像个男人一样" w:date="2018-03-21T01:48:00Z">
        <w:del w:id="4903" w:author="jie sun" w:date="2018-04-16T22:29:00Z">
          <w:r w:rsidDel="00473E37">
            <w:rPr>
              <w:rFonts w:hint="eastAsia"/>
            </w:rPr>
            <w:delText>o</w:delText>
          </w:r>
        </w:del>
        <w:r>
          <w:rPr>
            <w:rFonts w:hint="eastAsia"/>
          </w:rPr>
          <w:t>f Gyroscope</w:t>
        </w:r>
      </w:ins>
      <w:bookmarkEnd w:id="4839"/>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p>
    <w:p w:rsidR="0087014B" w:rsidRDefault="00D5184D">
      <w:del w:id="4904" w:author="jie sun" w:date="2018-04-15T19:33:00Z">
        <w:r w:rsidDel="0011581D">
          <w:delText>So we</w:delText>
        </w:r>
      </w:del>
      <w:ins w:id="4905" w:author="jie sun" w:date="2018-04-15T19:33:00Z">
        <w:r w:rsidR="0011581D">
          <w:t>We</w:t>
        </w:r>
      </w:ins>
      <w:r>
        <w:t xml:space="preserve"> can judge the orientation of current movement through the angular velocity, if there is the angular velocity in one axis, it means the phone is rotating or moving in that direction and if the value is positive, that means the phone is moving forward, vice versa</w:t>
      </w:r>
      <w:r>
        <w:rPr>
          <w:lang w:val="en-GB"/>
        </w:rPr>
        <w:t>.</w:t>
      </w:r>
    </w:p>
    <w:p w:rsidR="0087014B" w:rsidRDefault="00D5184D">
      <w:pPr>
        <w:pStyle w:val="Heading3"/>
      </w:pPr>
      <w:bookmarkStart w:id="4906" w:name="_Toc31821"/>
      <w:bookmarkStart w:id="4907" w:name="_Toc528"/>
      <w:bookmarkStart w:id="4908" w:name="_Toc24355"/>
      <w:bookmarkStart w:id="4909" w:name="_Toc15933"/>
      <w:bookmarkStart w:id="4910" w:name="_Toc10462"/>
      <w:bookmarkStart w:id="4911" w:name="_Toc30410"/>
      <w:bookmarkStart w:id="4912" w:name="_Toc27580"/>
      <w:bookmarkStart w:id="4913" w:name="_Toc18046"/>
      <w:bookmarkStart w:id="4914" w:name="_Toc19700"/>
      <w:bookmarkStart w:id="4915" w:name="_Toc511906304"/>
      <w:r>
        <w:t xml:space="preserve">Calculating </w:t>
      </w:r>
      <w:del w:id="4916" w:author="jie sun" w:date="2018-04-16T21:20:00Z">
        <w:r w:rsidDel="00DD2CA7">
          <w:delText xml:space="preserve">the </w:delText>
        </w:r>
      </w:del>
      <w:ins w:id="4917" w:author="jie sun" w:date="2018-04-16T21:20:00Z">
        <w:r w:rsidR="00DD2CA7">
          <w:t xml:space="preserve">The </w:t>
        </w:r>
      </w:ins>
      <w:del w:id="4918" w:author="jie sun" w:date="2018-04-16T21:20:00Z">
        <w:r w:rsidDel="00DD2CA7">
          <w:delText xml:space="preserve">current </w:delText>
        </w:r>
      </w:del>
      <w:ins w:id="4919" w:author="jie sun" w:date="2018-04-16T21:20:00Z">
        <w:r w:rsidR="00DD2CA7">
          <w:t xml:space="preserve">Current </w:t>
        </w:r>
      </w:ins>
      <w:del w:id="4920" w:author="jie sun" w:date="2018-04-16T21:20:00Z">
        <w:r w:rsidDel="00DD2CA7">
          <w:delText xml:space="preserve">angle </w:delText>
        </w:r>
      </w:del>
      <w:ins w:id="4921" w:author="jie sun" w:date="2018-04-16T21:20:00Z">
        <w:r w:rsidR="00DD2CA7">
          <w:t xml:space="preserve">Angle </w:t>
        </w:r>
      </w:ins>
      <w:del w:id="4922" w:author="jie sun" w:date="2018-04-16T21:20:00Z">
        <w:r w:rsidDel="00DD2CA7">
          <w:delText xml:space="preserve">in </w:delText>
        </w:r>
      </w:del>
      <w:ins w:id="4923" w:author="jie sun" w:date="2018-04-16T21:20:00Z">
        <w:r w:rsidR="00DD2CA7">
          <w:t xml:space="preserve">In </w:t>
        </w:r>
      </w:ins>
      <w:r>
        <w:rPr>
          <w:lang w:val="en-GB"/>
        </w:rPr>
        <w:t xml:space="preserve">Pitch </w:t>
      </w:r>
      <w:del w:id="4924" w:author="jie sun" w:date="2018-04-16T21:21:00Z">
        <w:r w:rsidDel="00DD2CA7">
          <w:delText>axis</w:delText>
        </w:r>
      </w:del>
      <w:bookmarkEnd w:id="4906"/>
      <w:bookmarkEnd w:id="4907"/>
      <w:bookmarkEnd w:id="4908"/>
      <w:bookmarkEnd w:id="4909"/>
      <w:bookmarkEnd w:id="4910"/>
      <w:bookmarkEnd w:id="4911"/>
      <w:bookmarkEnd w:id="4912"/>
      <w:bookmarkEnd w:id="4913"/>
      <w:bookmarkEnd w:id="4914"/>
      <w:ins w:id="4925" w:author="jie sun" w:date="2018-04-16T21:21:00Z">
        <w:r w:rsidR="00DD2CA7">
          <w:t>Axis</w:t>
        </w:r>
      </w:ins>
      <w:bookmarkEnd w:id="4915"/>
    </w:p>
    <w:p w:rsidR="0087014B" w:rsidRDefault="00D5184D">
      <w:r>
        <w:t xml:space="preserve">Before for calculating the current angle, we must be clear for two functions of the basic mathematics here. I believe everyone has studied them during high school or university Physics and Math lessons. </w:t>
      </w:r>
    </w:p>
    <w:p w:rsidR="0087014B" w:rsidRDefault="00D5184D">
      <w:r>
        <w:t>One of them is</w:t>
      </w:r>
      <w:ins w:id="4926" w:author="像个男人一样" w:date="2018-03-21T21:19:00Z">
        <w:r>
          <w:rPr>
            <w:lang w:val="en-US"/>
          </w:rPr>
          <w:t xml:space="preserve"> </w:t>
        </w:r>
      </w:ins>
      <w:del w:id="4927" w:author="像个男人一样" w:date="2018-03-21T21:19:00Z">
        <w:r>
          <w:delText xml:space="preserve"> </w:delText>
        </w:r>
        <w:r>
          <w:rPr>
            <w:noProof/>
          </w:rPr>
          <w:drawing>
            <wp:inline distT="0" distB="0" distL="0" distR="0">
              <wp:extent cx="736600" cy="5143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736600" cy="514350"/>
                      </a:xfrm>
                      <a:prstGeom prst="rect">
                        <a:avLst/>
                      </a:prstGeom>
                    </pic:spPr>
                  </pic:pic>
                </a:graphicData>
              </a:graphic>
            </wp:inline>
          </w:drawing>
        </w:r>
      </w:del>
      <w:ins w:id="4928" w:author="像个男人一样" w:date="2018-03-21T21:19:00Z">
        <w:r>
          <w:rPr>
            <w:rFonts w:hint="eastAsia"/>
          </w:rPr>
          <w:t>θ</w:t>
        </w:r>
        <w:r>
          <w:rPr>
            <w:rFonts w:hint="eastAsia"/>
          </w:rPr>
          <w:t> </w:t>
        </w:r>
        <w:r>
          <w:rPr>
            <w:lang w:val="en-US"/>
          </w:rPr>
          <w:t xml:space="preserve">= </w:t>
        </w:r>
      </w:ins>
      <w:ins w:id="4929" w:author="像个男人一样" w:date="2018-03-21T21:26:00Z">
        <w:r>
          <w:rPr>
            <w:lang w:val="en-US"/>
          </w:rPr>
          <w:t>d</w:t>
        </w:r>
        <w:r>
          <w:rPr>
            <w:rFonts w:hint="eastAsia"/>
          </w:rPr>
          <w:t>θ</w:t>
        </w:r>
      </w:ins>
      <w:ins w:id="4930" w:author="像个男人一样" w:date="2018-03-21T21:19:00Z">
        <w:r>
          <w:rPr>
            <w:lang w:val="en-US"/>
          </w:rPr>
          <w:t>/dt</w:t>
        </w:r>
      </w:ins>
      <w:customXmlInsRangeStart w:id="4931" w:author="jie sun" w:date="2018-04-08T19:39:00Z"/>
      <w:sdt>
        <w:sdtPr>
          <w:rPr>
            <w:lang w:val="en-US"/>
          </w:rPr>
          <w:id w:val="-637180685"/>
          <w:citation/>
        </w:sdtPr>
        <w:sdtContent>
          <w:customXmlInsRangeEnd w:id="4931"/>
          <w:ins w:id="4932" w:author="jie sun" w:date="2018-04-08T19:39:00Z">
            <w:r w:rsidR="00021E90">
              <w:rPr>
                <w:lang w:val="en-US"/>
              </w:rPr>
              <w:fldChar w:fldCharType="begin"/>
            </w:r>
            <w:r w:rsidR="00021E90">
              <w:rPr>
                <w:lang w:val="en-US"/>
              </w:rPr>
              <w:instrText xml:space="preserve"> </w:instrText>
            </w:r>
            <w:r w:rsidR="00021E90">
              <w:rPr>
                <w:rFonts w:hint="eastAsia"/>
                <w:lang w:val="en-US"/>
              </w:rPr>
              <w:instrText>CITATION Pie16 \l 2052</w:instrText>
            </w:r>
            <w:r w:rsidR="00021E90">
              <w:rPr>
                <w:lang w:val="en-US"/>
              </w:rPr>
              <w:instrText xml:space="preserve"> </w:instrText>
            </w:r>
          </w:ins>
          <w:r w:rsidR="00021E90">
            <w:rPr>
              <w:lang w:val="en-US"/>
            </w:rPr>
            <w:fldChar w:fldCharType="separate"/>
          </w:r>
          <w:r w:rsidR="006116D1">
            <w:rPr>
              <w:rFonts w:hint="eastAsia"/>
              <w:noProof/>
              <w:lang w:val="en-US"/>
            </w:rPr>
            <w:t xml:space="preserve"> </w:t>
          </w:r>
          <w:r w:rsidR="006116D1" w:rsidRPr="006116D1">
            <w:rPr>
              <w:noProof/>
              <w:lang w:val="en-US"/>
            </w:rPr>
            <w:t>(Pieter-Jan, 2016)</w:t>
          </w:r>
          <w:ins w:id="4933" w:author="jie sun" w:date="2018-04-08T19:39:00Z">
            <w:r w:rsidR="00021E90">
              <w:rPr>
                <w:lang w:val="en-US"/>
              </w:rPr>
              <w:fldChar w:fldCharType="end"/>
            </w:r>
          </w:ins>
          <w:customXmlInsRangeStart w:id="4934" w:author="jie sun" w:date="2018-04-08T19:39:00Z"/>
        </w:sdtContent>
      </w:sdt>
      <w:customXmlInsRangeEnd w:id="4934"/>
      <w:ins w:id="4935" w:author="像个男人一样" w:date="2018-03-21T21:24:00Z">
        <w:del w:id="4936" w:author="jie sun" w:date="2018-04-08T19:39:00Z">
          <w:r w:rsidDel="00021E90">
            <w:rPr>
              <w:lang w:val="en-US"/>
            </w:rPr>
            <w:delText xml:space="preserve"> </w:delText>
          </w:r>
        </w:del>
      </w:ins>
      <w:bookmarkStart w:id="4937" w:name="OLE_LINK26"/>
      <w:ins w:id="4938" w:author="像个男人一样" w:date="2018-03-22T12:12:00Z">
        <w:del w:id="4939" w:author="jie sun" w:date="2018-04-08T19:39:00Z">
          <w:r w:rsidDel="00021E90">
            <w:rPr>
              <w:rStyle w:val="EndnoteReference"/>
              <w:lang w:val="en-US"/>
            </w:rPr>
            <w:delText>[</w:delText>
          </w:r>
          <w:r w:rsidDel="00021E90">
            <w:rPr>
              <w:rStyle w:val="EndnoteReference"/>
              <w:lang w:val="en-US"/>
            </w:rPr>
            <w:endnoteReference w:id="5"/>
          </w:r>
          <w:r w:rsidDel="00021E90">
            <w:rPr>
              <w:rStyle w:val="EndnoteReference"/>
              <w:lang w:val="en-US"/>
            </w:rPr>
            <w:delText>]</w:delText>
          </w:r>
        </w:del>
      </w:ins>
      <w:bookmarkEnd w:id="4937"/>
      <w:r>
        <w:t xml:space="preserve">, </w:t>
      </w:r>
      <w:ins w:id="4944" w:author="像个男人一样" w:date="2018-03-21T21:25:00Z">
        <w:r>
          <w:rPr>
            <w:rFonts w:hint="eastAsia"/>
          </w:rPr>
          <w:t>θ</w:t>
        </w:r>
        <w:r>
          <w:rPr>
            <w:rFonts w:hint="eastAsia"/>
          </w:rPr>
          <w:t> </w:t>
        </w:r>
        <w:r>
          <w:rPr>
            <w:lang w:val="en-US"/>
          </w:rPr>
          <w:t>means  the angular velocity</w:t>
        </w:r>
      </w:ins>
      <w:ins w:id="4945" w:author="像个男人一样" w:date="2018-03-21T21:26:00Z">
        <w:r>
          <w:rPr>
            <w:lang w:val="en-US"/>
          </w:rPr>
          <w:t>, d</w:t>
        </w:r>
        <w:r>
          <w:rPr>
            <w:rFonts w:hint="eastAsia"/>
          </w:rPr>
          <w:t>θ</w:t>
        </w:r>
        <w:r>
          <w:rPr>
            <w:lang w:val="en-US"/>
          </w:rPr>
          <w:t xml:space="preserve"> means ra</w:t>
        </w:r>
      </w:ins>
      <w:ins w:id="4946" w:author="像个男人一样" w:date="2018-03-21T21:27:00Z">
        <w:r>
          <w:rPr>
            <w:lang w:val="en-US"/>
          </w:rPr>
          <w:t>dian and dt is the time period,</w:t>
        </w:r>
      </w:ins>
      <w:ins w:id="4947" w:author="像个男人一样" w:date="2018-03-21T21:25:00Z">
        <w:r>
          <w:rPr>
            <w:lang w:val="en-US"/>
          </w:rPr>
          <w:t xml:space="preserve"> </w:t>
        </w:r>
      </w:ins>
      <w:r>
        <w:t>what this function doing is to describe how to using the angular velocity to get the angle change during a period.</w:t>
      </w:r>
    </w:p>
    <w:p w:rsidR="0087014B" w:rsidRDefault="00D5184D">
      <w:r>
        <w:t xml:space="preserve">Since we can get the angle in a specific period using the function above, in the next step we need to think how to get the absolute angle in any time. </w:t>
      </w:r>
    </w:p>
    <w:p w:rsidR="0087014B" w:rsidRDefault="00D5184D">
      <w:pPr>
        <w:rPr>
          <w:ins w:id="4948" w:author="像个男人一样" w:date="2018-03-21T21:28:00Z"/>
        </w:rPr>
      </w:pPr>
      <w:r>
        <w:t xml:space="preserve">Therefor another function should be mentioned here: </w:t>
      </w:r>
    </w:p>
    <w:p w:rsidR="0087014B" w:rsidRPr="001F69FC" w:rsidDel="001F69FC" w:rsidRDefault="00D5184D">
      <w:pPr>
        <w:rPr>
          <w:ins w:id="4949" w:author="像个男人一样" w:date="2018-03-21T21:32:00Z"/>
          <w:del w:id="4950" w:author="jie sun" w:date="2018-04-16T21:50:00Z"/>
          <w:rPrChange w:id="4951" w:author="jie sun" w:date="2018-04-16T21:50:00Z">
            <w:rPr>
              <w:ins w:id="4952" w:author="像个男人一样" w:date="2018-03-21T21:32:00Z"/>
              <w:del w:id="4953" w:author="jie sun" w:date="2018-04-16T21:50:00Z"/>
              <w:rFonts w:ascii="PingFang SC" w:eastAsia="PingFang SC" w:hAnsi="PingFang SC" w:cs="PingFang SC"/>
              <w:color w:val="333333"/>
              <w:sz w:val="24"/>
              <w:szCs w:val="24"/>
            </w:rPr>
          </w:rPrChange>
        </w:rPr>
        <w:pPrChange w:id="4954" w:author="jie sun" w:date="2018-04-16T21:50:00Z">
          <w:pPr>
            <w:pStyle w:val="Heading1"/>
            <w:keepNext w:val="0"/>
            <w:keepLines w:val="0"/>
            <w:wordWrap w:val="0"/>
            <w:spacing w:before="0" w:line="390" w:lineRule="atLeast"/>
            <w:ind w:left="0" w:firstLine="0"/>
          </w:pPr>
        </w:pPrChange>
      </w:pPr>
      <w:bookmarkStart w:id="4955" w:name="OLE_LINK24"/>
      <w:bookmarkStart w:id="4956" w:name="_Toc18224"/>
      <w:bookmarkStart w:id="4957" w:name="_Toc22927"/>
      <w:bookmarkStart w:id="4958" w:name="OLE_LINK23"/>
      <w:ins w:id="4959" w:author="像个男人一样" w:date="2018-03-21T21:28:00Z">
        <w:r w:rsidRPr="001F69FC">
          <w:rPr>
            <w:rFonts w:hint="eastAsia"/>
            <w:rPrChange w:id="4960" w:author="jie sun" w:date="2018-04-16T21:50:00Z">
              <w:rPr>
                <w:rFonts w:ascii="Microsoft YaHei" w:eastAsia="Microsoft YaHei" w:hAnsi="Microsoft YaHei" w:cs="Microsoft YaHei" w:hint="eastAsia"/>
                <w:b w:val="0"/>
                <w:color w:val="333333"/>
                <w:szCs w:val="24"/>
                <w:shd w:val="clear" w:color="auto" w:fill="FFFFFF"/>
              </w:rPr>
            </w:rPrChange>
          </w:rPr>
          <w:t>Θ</w:t>
        </w:r>
      </w:ins>
      <w:ins w:id="4961" w:author="像个男人一样" w:date="2018-03-21T21:29:00Z">
        <w:r w:rsidRPr="001F69FC">
          <w:rPr>
            <w:rPrChange w:id="4962" w:author="jie sun" w:date="2018-04-16T21:50:00Z">
              <w:rPr>
                <w:rFonts w:ascii="Microsoft YaHei" w:eastAsia="Microsoft YaHei" w:hAnsi="Microsoft YaHei" w:cs="Microsoft YaHei"/>
                <w:b w:val="0"/>
                <w:color w:val="333333"/>
                <w:szCs w:val="24"/>
                <w:shd w:val="clear" w:color="auto" w:fill="FFFFFF"/>
                <w:lang w:val="en-US"/>
              </w:rPr>
            </w:rPrChange>
          </w:rPr>
          <w:t>(t)</w:t>
        </w:r>
        <w:bookmarkEnd w:id="4955"/>
        <w:r w:rsidRPr="001F69FC">
          <w:rPr>
            <w:rPrChange w:id="4963" w:author="jie sun" w:date="2018-04-16T21:50:00Z">
              <w:rPr>
                <w:rFonts w:ascii="Microsoft YaHei" w:eastAsia="Microsoft YaHei" w:hAnsi="Microsoft YaHei" w:cs="Microsoft YaHei"/>
                <w:b w:val="0"/>
                <w:color w:val="333333"/>
                <w:szCs w:val="24"/>
                <w:shd w:val="clear" w:color="auto" w:fill="FFFFFF"/>
                <w:lang w:val="en-US"/>
              </w:rPr>
            </w:rPrChange>
          </w:rPr>
          <w:t xml:space="preserve"> = </w:t>
        </w:r>
      </w:ins>
      <w:ins w:id="4964" w:author="像个男人一样" w:date="2018-03-21T21:30:00Z">
        <w:r w:rsidRPr="001F69FC">
          <w:rPr>
            <w:rPrChange w:id="4965" w:author="jie sun" w:date="2018-04-16T21:50:00Z">
              <w:rPr>
                <w:rFonts w:ascii="zuoyeFont_mathFont" w:eastAsia="zuoyeFont_mathFont" w:hAnsi="zuoyeFont_mathFont" w:cs="zuoyeFont_mathFont"/>
                <w:b w:val="0"/>
                <w:color w:val="333333"/>
                <w:sz w:val="21"/>
                <w:szCs w:val="21"/>
                <w:shd w:val="clear" w:color="auto" w:fill="FFFFEE"/>
              </w:rPr>
            </w:rPrChange>
          </w:rPr>
          <w:t>∫(0,1</w:t>
        </w:r>
        <w:r w:rsidRPr="001F69FC">
          <w:rPr>
            <w:rFonts w:hint="eastAsia"/>
            <w:rPrChange w:id="4966" w:author="jie sun" w:date="2018-04-16T21:50:00Z">
              <w:rPr>
                <w:rFonts w:ascii="zuoyeFont_mathFont" w:eastAsia="SimSun" w:hAnsi="zuoyeFont_mathFont" w:cs="zuoyeFont_mathFont" w:hint="eastAsia"/>
                <w:b w:val="0"/>
                <w:color w:val="333333"/>
                <w:sz w:val="21"/>
                <w:szCs w:val="21"/>
                <w:shd w:val="clear" w:color="auto" w:fill="FFFFEE"/>
                <w:lang w:val="en-US"/>
              </w:rPr>
            </w:rPrChange>
          </w:rPr>
          <w:t>t)</w:t>
        </w:r>
      </w:ins>
      <w:ins w:id="4967" w:author="像个男人一样" w:date="2018-03-21T21:31:00Z">
        <w:r w:rsidRPr="001F69FC">
          <w:rPr>
            <w:rFonts w:hint="eastAsia"/>
            <w:rPrChange w:id="4968"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969" w:author="jie sun" w:date="2018-04-16T21:50:00Z">
              <w:rPr>
                <w:rFonts w:ascii="Microsoft YaHei" w:eastAsia="Microsoft YaHei" w:hAnsi="Microsoft YaHei" w:cs="Microsoft YaHei"/>
                <w:b w:val="0"/>
                <w:color w:val="333333"/>
                <w:szCs w:val="24"/>
                <w:shd w:val="clear" w:color="auto" w:fill="FFFFFF"/>
                <w:lang w:val="en-US"/>
              </w:rPr>
            </w:rPrChange>
          </w:rPr>
          <w:t xml:space="preserve">(t)*dt </w:t>
        </w:r>
        <w:r w:rsidRPr="001F69FC">
          <w:rPr>
            <w:rFonts w:hint="eastAsia"/>
            <w:rPrChange w:id="4970" w:author="jie sun" w:date="2018-04-16T21:50:00Z">
              <w:rPr>
                <w:rFonts w:ascii="Arial" w:eastAsia="SimSun" w:hAnsi="Arial" w:cs="Arial" w:hint="eastAsia"/>
                <w:b w:val="0"/>
                <w:color w:val="333333"/>
                <w:sz w:val="19"/>
                <w:szCs w:val="19"/>
                <w:shd w:val="clear" w:color="auto" w:fill="FFFFFF"/>
              </w:rPr>
            </w:rPrChange>
          </w:rPr>
          <w:t>≈</w:t>
        </w:r>
      </w:ins>
      <w:ins w:id="4971" w:author="像个男人一样" w:date="2018-03-21T21:32:00Z">
        <w:r w:rsidRPr="001F69FC">
          <w:rPr>
            <w:rPrChange w:id="4972" w:author="jie sun" w:date="2018-04-16T21:50:00Z">
              <w:rPr>
                <w:rFonts w:ascii="Arial" w:eastAsia="SimSun" w:hAnsi="Arial" w:cs="Arial"/>
                <w:b w:val="0"/>
                <w:color w:val="333333"/>
                <w:sz w:val="19"/>
                <w:szCs w:val="19"/>
                <w:shd w:val="clear" w:color="auto" w:fill="FFFFFF"/>
                <w:lang w:val="en-US"/>
              </w:rPr>
            </w:rPrChange>
          </w:rPr>
          <w:t xml:space="preserve"> </w:t>
        </w:r>
        <w:r w:rsidRPr="001F69FC">
          <w:rPr>
            <w:rPrChange w:id="4973" w:author="jie sun" w:date="2018-04-16T21:50:00Z">
              <w:rPr>
                <w:rFonts w:ascii="PingFang SC" w:eastAsia="PingFang SC" w:hAnsi="PingFang SC" w:cs="PingFang SC"/>
                <w:color w:val="333333"/>
                <w:szCs w:val="36"/>
              </w:rPr>
            </w:rPrChange>
          </w:rPr>
          <w:t>Σ</w:t>
        </w:r>
        <w:r w:rsidRPr="001F69FC">
          <w:rPr>
            <w:rFonts w:hint="eastAsia"/>
            <w:rPrChange w:id="4974" w:author="jie sun" w:date="2018-04-16T21:50:00Z">
              <w:rPr>
                <w:rFonts w:ascii="PingFang SC" w:eastAsia="SimSun" w:hAnsi="PingFang SC" w:cs="PingFang SC" w:hint="eastAsia"/>
                <w:color w:val="333333"/>
                <w:szCs w:val="36"/>
                <w:lang w:val="en-US"/>
              </w:rPr>
            </w:rPrChange>
          </w:rPr>
          <w:t>(o,t)</w:t>
        </w:r>
        <w:r w:rsidRPr="001F69FC">
          <w:rPr>
            <w:rFonts w:hint="eastAsia"/>
            <w:rPrChange w:id="4975" w:author="jie sun" w:date="2018-04-16T21:50:00Z">
              <w:rPr>
                <w:rFonts w:ascii="Microsoft YaHei" w:eastAsia="Microsoft YaHei" w:hAnsi="Microsoft YaHei" w:cs="Microsoft YaHei" w:hint="eastAsia"/>
                <w:b w:val="0"/>
                <w:color w:val="333333"/>
                <w:szCs w:val="24"/>
                <w:shd w:val="clear" w:color="auto" w:fill="FFFFFF"/>
              </w:rPr>
            </w:rPrChange>
          </w:rPr>
          <w:t>Θ</w:t>
        </w:r>
        <w:r w:rsidRPr="001F69FC">
          <w:rPr>
            <w:rPrChange w:id="4976" w:author="jie sun" w:date="2018-04-16T21:50:00Z">
              <w:rPr>
                <w:rFonts w:ascii="Microsoft YaHei" w:eastAsia="Microsoft YaHei" w:hAnsi="Microsoft YaHei" w:cs="Microsoft YaHei"/>
                <w:b w:val="0"/>
                <w:color w:val="333333"/>
                <w:szCs w:val="24"/>
                <w:shd w:val="clear" w:color="auto" w:fill="FFFFFF"/>
                <w:lang w:val="en-US"/>
              </w:rPr>
            </w:rPrChange>
          </w:rPr>
          <w:t>(t)*Ts</w:t>
        </w:r>
        <w:r>
          <w:rPr>
            <w:rPrChange w:id="4977" w:author="像个男人一样" w:date="2018-03-21T23:35:00Z">
              <w:rPr>
                <w:b w:val="0"/>
                <w:lang w:val="en-US"/>
              </w:rPr>
            </w:rPrChange>
          </w:rPr>
          <w:t xml:space="preserve"> </w:t>
        </w:r>
      </w:ins>
      <w:bookmarkEnd w:id="4956"/>
      <w:bookmarkEnd w:id="4957"/>
      <w:customXmlInsRangeStart w:id="4978" w:author="jie sun" w:date="2018-04-08T19:40:00Z"/>
      <w:sdt>
        <w:sdtPr>
          <w:id w:val="-2109340290"/>
          <w:citation/>
        </w:sdtPr>
        <w:sdtContent>
          <w:customXmlInsRangeEnd w:id="4978"/>
          <w:ins w:id="4979" w:author="jie sun" w:date="2018-04-08T19:40:00Z">
            <w:r w:rsidR="00A33E35">
              <w:fldChar w:fldCharType="begin"/>
            </w:r>
            <w:r w:rsidR="00A33E35" w:rsidRPr="001F69FC">
              <w:rPr>
                <w:rPrChange w:id="4980" w:author="jie sun" w:date="2018-04-16T21:50:00Z">
                  <w:rPr>
                    <w:b w:val="0"/>
                    <w:sz w:val="21"/>
                    <w:lang w:val="en-US"/>
                  </w:rPr>
                </w:rPrChange>
              </w:rPr>
              <w:instrText xml:space="preserve"> CITATION Pie16 \l 2052 </w:instrText>
            </w:r>
          </w:ins>
          <w:r w:rsidR="00A33E35">
            <w:fldChar w:fldCharType="separate"/>
          </w:r>
          <w:r w:rsidR="006116D1">
            <w:rPr>
              <w:noProof/>
            </w:rPr>
            <w:t>(Pieter-Jan, 2016)</w:t>
          </w:r>
          <w:ins w:id="4981" w:author="jie sun" w:date="2018-04-08T19:40:00Z">
            <w:r w:rsidR="00A33E35">
              <w:fldChar w:fldCharType="end"/>
            </w:r>
          </w:ins>
          <w:customXmlInsRangeStart w:id="4982" w:author="jie sun" w:date="2018-04-08T19:40:00Z"/>
        </w:sdtContent>
      </w:sdt>
      <w:customXmlInsRangeEnd w:id="4982"/>
      <w:ins w:id="4983" w:author="像个男人一样" w:date="2018-03-22T12:14:00Z">
        <w:del w:id="4984" w:author="jie sun" w:date="2018-04-08T19:40:00Z">
          <w:r w:rsidRPr="001F69FC" w:rsidDel="00A33E35">
            <w:rPr>
              <w:rPrChange w:id="4985" w:author="jie sun" w:date="2018-04-16T21:50:00Z">
                <w:rPr>
                  <w:rStyle w:val="EndnoteReference"/>
                  <w:b w:val="0"/>
                </w:rPr>
              </w:rPrChange>
            </w:rPr>
            <w:delText>[</w:delText>
          </w:r>
        </w:del>
      </w:ins>
      <w:ins w:id="4986" w:author="像个男人一样" w:date="2018-03-22T12:17:00Z">
        <w:del w:id="4987" w:author="jie sun" w:date="2018-04-08T19:40:00Z">
          <w:r w:rsidRPr="001F69FC" w:rsidDel="00A33E35">
            <w:rPr>
              <w:rPrChange w:id="4988" w:author="jie sun" w:date="2018-04-16T21:50:00Z">
                <w:rPr>
                  <w:b w:val="0"/>
                  <w:lang w:val="en-US"/>
                </w:rPr>
              </w:rPrChange>
            </w:rPr>
            <w:delText>5</w:delText>
          </w:r>
        </w:del>
      </w:ins>
      <w:ins w:id="4989" w:author="像个男人一样" w:date="2018-03-22T12:14:00Z">
        <w:del w:id="4990" w:author="jie sun" w:date="2018-04-08T19:40:00Z">
          <w:r w:rsidRPr="001F69FC" w:rsidDel="00A33E35">
            <w:rPr>
              <w:rPrChange w:id="4991" w:author="jie sun" w:date="2018-04-16T21:50:00Z">
                <w:rPr>
                  <w:rStyle w:val="EndnoteReference"/>
                  <w:b w:val="0"/>
                </w:rPr>
              </w:rPrChange>
            </w:rPr>
            <w:delText>]</w:delText>
          </w:r>
        </w:del>
      </w:ins>
    </w:p>
    <w:p w:rsidR="0087014B" w:rsidRDefault="0087014B">
      <w:pPr>
        <w:rPr>
          <w:ins w:id="4992" w:author="像个男人一样" w:date="2018-03-21T21:28:00Z"/>
          <w:lang w:val="en-US"/>
        </w:rPr>
      </w:pPr>
    </w:p>
    <w:bookmarkEnd w:id="4958"/>
    <w:p w:rsidR="0087014B" w:rsidRDefault="00D5184D">
      <w:del w:id="4993" w:author="像个男人一样" w:date="2018-03-21T21:32:00Z">
        <w:r>
          <w:rPr>
            <w:noProof/>
          </w:rPr>
          <w:drawing>
            <wp:inline distT="0" distB="0" distL="0" distR="0">
              <wp:extent cx="2981325" cy="695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2981325" cy="695325"/>
                      </a:xfrm>
                      <a:prstGeom prst="rect">
                        <a:avLst/>
                      </a:prstGeom>
                    </pic:spPr>
                  </pic:pic>
                </a:graphicData>
              </a:graphic>
            </wp:inline>
          </w:drawing>
        </w:r>
      </w:del>
    </w:p>
    <w:p w:rsidR="0087014B" w:rsidRDefault="00D5184D">
      <w:pPr>
        <w:pStyle w:val="Caption"/>
        <w:pPrChange w:id="4994" w:author="像个男人一样" w:date="2018-03-21T01:57:00Z">
          <w:pPr/>
        </w:pPrChange>
      </w:pPr>
      <w:r>
        <w:rPr>
          <w:iCs w:val="0"/>
          <w:color w:val="auto"/>
          <w:sz w:val="24"/>
          <w:szCs w:val="22"/>
        </w:rPr>
        <w:t>What function does is using the integral principle to integrate the angular velocity in all the period from time 0 (</w:t>
      </w:r>
      <w:ins w:id="4995" w:author="jie sun" w:date="2018-04-08T19:40:00Z">
        <w:r w:rsidR="00E65EF5">
          <w:rPr>
            <w:iCs w:val="0"/>
            <w:color w:val="auto"/>
            <w:sz w:val="24"/>
            <w:szCs w:val="22"/>
          </w:rPr>
          <w:t xml:space="preserve"> </w:t>
        </w:r>
      </w:ins>
      <w:del w:id="4996" w:author="jie sun" w:date="2018-04-08T19:40:00Z">
        <w:r w:rsidDel="006C0D71">
          <w:rPr>
            <w:iCs w:val="0"/>
            <w:color w:val="auto"/>
            <w:sz w:val="24"/>
            <w:szCs w:val="22"/>
          </w:rPr>
          <w:delText xml:space="preserve"> </w:delText>
        </w:r>
      </w:del>
      <w:r>
        <w:rPr>
          <w:iCs w:val="0"/>
          <w:color w:val="auto"/>
          <w:sz w:val="24"/>
          <w:szCs w:val="22"/>
        </w:rPr>
        <w:t>t</w:t>
      </w:r>
      <w:del w:id="4997" w:author="jie sun" w:date="2018-04-08T19:40:00Z">
        <w:r w:rsidDel="00E65EF5">
          <w:rPr>
            <w:iCs w:val="0"/>
            <w:color w:val="auto"/>
            <w:sz w:val="24"/>
            <w:szCs w:val="22"/>
          </w:rPr>
          <w:delText xml:space="preserve"> </w:delText>
        </w:r>
      </w:del>
      <w:r>
        <w:rPr>
          <w:iCs w:val="0"/>
          <w:color w:val="auto"/>
          <w:sz w:val="24"/>
          <w:szCs w:val="22"/>
        </w:rPr>
        <w:t>=</w:t>
      </w:r>
      <w:del w:id="4998" w:author="jie sun" w:date="2018-04-08T19:40:00Z">
        <w:r w:rsidDel="00E65EF5">
          <w:rPr>
            <w:iCs w:val="0"/>
            <w:color w:val="auto"/>
            <w:sz w:val="24"/>
            <w:szCs w:val="22"/>
          </w:rPr>
          <w:delText xml:space="preserve"> </w:delText>
        </w:r>
      </w:del>
      <w:r>
        <w:rPr>
          <w:iCs w:val="0"/>
          <w:color w:val="auto"/>
          <w:sz w:val="24"/>
          <w:szCs w:val="22"/>
        </w:rPr>
        <w:t>0)</w:t>
      </w:r>
      <w:del w:id="4999" w:author="jie sun" w:date="2018-04-08T19:40:00Z">
        <w:r w:rsidDel="008B3330">
          <w:rPr>
            <w:iCs w:val="0"/>
            <w:color w:val="auto"/>
            <w:sz w:val="24"/>
            <w:szCs w:val="22"/>
          </w:rPr>
          <w:delText xml:space="preserve"> </w:delText>
        </w:r>
      </w:del>
      <w:r>
        <w:rPr>
          <w:iCs w:val="0"/>
          <w:color w:val="auto"/>
          <w:sz w:val="24"/>
          <w:szCs w:val="22"/>
        </w:rPr>
        <w:t xml:space="preserve"> to get the absolute angle.  However, this is just a theoretical formula and there are some errors caused by two reasons. First one is because the sampling frequency is possible slower than the data changes and another cause is drift which causes the sensor reading not returning to 0 at the rest position, so to avoid those errors it is better to choose the high sampling frequency (100 Hz in Gyroscope used in this thesis).   The next part, there is an example for explaining how to use those equations to calculate an exact angle. </w:t>
      </w:r>
    </w:p>
    <w:p w:rsidR="0087014B" w:rsidRDefault="0087014B"/>
    <w:p w:rsidR="0087014B" w:rsidDel="00824300" w:rsidRDefault="00D5184D">
      <w:pPr>
        <w:pStyle w:val="Heading3"/>
        <w:rPr>
          <w:del w:id="5000" w:author="jie sun" w:date="2018-04-08T19:19:00Z"/>
        </w:rPr>
      </w:pPr>
      <w:bookmarkStart w:id="5001" w:name="_Toc22903"/>
      <w:bookmarkStart w:id="5002" w:name="_Toc31972"/>
      <w:bookmarkStart w:id="5003" w:name="_Toc23995"/>
      <w:bookmarkStart w:id="5004" w:name="_Toc4961"/>
      <w:bookmarkStart w:id="5005" w:name="_Toc3819"/>
      <w:bookmarkStart w:id="5006" w:name="_Toc5615"/>
      <w:bookmarkStart w:id="5007" w:name="_Toc5368"/>
      <w:bookmarkStart w:id="5008" w:name="_Toc22180"/>
      <w:bookmarkStart w:id="5009" w:name="_Toc23626"/>
      <w:bookmarkStart w:id="5010" w:name="_Toc511906305"/>
      <w:r>
        <w:t xml:space="preserve">How </w:t>
      </w:r>
      <w:ins w:id="5011" w:author="jie sun" w:date="2018-04-16T21:21:00Z">
        <w:r w:rsidR="00C217C5">
          <w:t>A</w:t>
        </w:r>
      </w:ins>
      <w:del w:id="5012" w:author="jie sun" w:date="2018-04-16T21:21:00Z">
        <w:r w:rsidDel="00C217C5">
          <w:delText>a</w:delText>
        </w:r>
      </w:del>
      <w:r>
        <w:t xml:space="preserve"> </w:t>
      </w:r>
      <w:ins w:id="5013" w:author="jie sun" w:date="2018-04-16T21:21:00Z">
        <w:r w:rsidR="00C217C5">
          <w:t>G</w:t>
        </w:r>
      </w:ins>
      <w:del w:id="5014" w:author="jie sun" w:date="2018-04-16T21:21:00Z">
        <w:r w:rsidDel="00C217C5">
          <w:delText>g</w:delText>
        </w:r>
      </w:del>
      <w:r>
        <w:t xml:space="preserve">yroscope </w:t>
      </w:r>
      <w:ins w:id="5015" w:author="jie sun" w:date="2018-04-16T21:21:00Z">
        <w:r w:rsidR="00C217C5">
          <w:t>W</w:t>
        </w:r>
      </w:ins>
      <w:del w:id="5016" w:author="jie sun" w:date="2018-04-16T21:21:00Z">
        <w:r w:rsidDel="00C217C5">
          <w:delText>w</w:delText>
        </w:r>
      </w:del>
      <w:r>
        <w:t xml:space="preserve">orks </w:t>
      </w:r>
      <w:ins w:id="5017" w:author="jie sun" w:date="2018-04-16T21:21:00Z">
        <w:r w:rsidR="00C217C5">
          <w:t>F</w:t>
        </w:r>
      </w:ins>
      <w:del w:id="5018" w:author="jie sun" w:date="2018-04-16T21:21:00Z">
        <w:r w:rsidDel="00C217C5">
          <w:delText>f</w:delText>
        </w:r>
      </w:del>
      <w:r>
        <w:t xml:space="preserve">or </w:t>
      </w:r>
      <w:ins w:id="5019" w:author="jie sun" w:date="2018-04-16T21:21:00Z">
        <w:r w:rsidR="00C217C5">
          <w:t>T</w:t>
        </w:r>
      </w:ins>
      <w:del w:id="5020" w:author="jie sun" w:date="2018-04-16T21:21:00Z">
        <w:r w:rsidDel="00C217C5">
          <w:delText>t</w:delText>
        </w:r>
      </w:del>
      <w:r>
        <w:t xml:space="preserve">he </w:t>
      </w:r>
      <w:ins w:id="5021" w:author="jie sun" w:date="2018-04-16T21:21:00Z">
        <w:r w:rsidR="00C217C5">
          <w:t>R</w:t>
        </w:r>
      </w:ins>
      <w:del w:id="5022" w:author="jie sun" w:date="2018-04-16T21:21:00Z">
        <w:r w:rsidDel="00C217C5">
          <w:delText>r</w:delText>
        </w:r>
      </w:del>
      <w:r>
        <w:t xml:space="preserve">acing </w:t>
      </w:r>
      <w:ins w:id="5023" w:author="jie sun" w:date="2018-04-16T21:21:00Z">
        <w:r w:rsidR="00C217C5">
          <w:t>G</w:t>
        </w:r>
      </w:ins>
      <w:del w:id="5024" w:author="jie sun" w:date="2018-04-16T21:21:00Z">
        <w:r w:rsidDel="00C217C5">
          <w:delText>g</w:delText>
        </w:r>
      </w:del>
      <w:r>
        <w:t>ame</w:t>
      </w:r>
      <w:bookmarkEnd w:id="5001"/>
      <w:bookmarkEnd w:id="5002"/>
      <w:bookmarkEnd w:id="5003"/>
      <w:bookmarkEnd w:id="5004"/>
      <w:bookmarkEnd w:id="5005"/>
      <w:bookmarkEnd w:id="5006"/>
      <w:bookmarkEnd w:id="5007"/>
      <w:bookmarkEnd w:id="5008"/>
      <w:bookmarkEnd w:id="5009"/>
      <w:bookmarkEnd w:id="5010"/>
    </w:p>
    <w:p w:rsidR="0087014B" w:rsidRPr="004E123B" w:rsidRDefault="00D5184D">
      <w:pPr>
        <w:pStyle w:val="Heading3"/>
        <w:rPr>
          <w:del w:id="5025" w:author="像个男人一样" w:date="2018-03-22T11:56:00Z"/>
        </w:rPr>
        <w:pPrChange w:id="5026" w:author="jie sun" w:date="2018-04-08T19:18:00Z">
          <w:pPr>
            <w:pStyle w:val="Heading4"/>
          </w:pPr>
        </w:pPrChange>
      </w:pPr>
      <w:del w:id="5027" w:author="jie sun" w:date="2018-04-08T19:19:00Z">
        <w:r w:rsidRPr="00437182" w:rsidDel="00824300">
          <w:rPr>
            <w:b w:val="0"/>
          </w:rPr>
          <w:delText>The principle of the racing game</w:delText>
        </w:r>
      </w:del>
      <w:bookmarkStart w:id="5028" w:name="_Toc511230199"/>
      <w:bookmarkStart w:id="5029" w:name="_Toc511295649"/>
      <w:bookmarkStart w:id="5030" w:name="_Toc511677532"/>
      <w:bookmarkStart w:id="5031" w:name="_Toc511677701"/>
      <w:bookmarkStart w:id="5032" w:name="_Toc511677753"/>
      <w:bookmarkStart w:id="5033" w:name="_Toc511906306"/>
      <w:bookmarkEnd w:id="5028"/>
      <w:bookmarkEnd w:id="5029"/>
      <w:bookmarkEnd w:id="5030"/>
      <w:bookmarkEnd w:id="5031"/>
      <w:bookmarkEnd w:id="5032"/>
      <w:bookmarkEnd w:id="5033"/>
    </w:p>
    <w:p w:rsidR="0087014B" w:rsidRDefault="00D5184D">
      <w:pPr>
        <w:pStyle w:val="Heading3"/>
        <w:pPrChange w:id="5034" w:author="jie sun" w:date="2018-04-08T19:19:00Z">
          <w:pPr>
            <w:pStyle w:val="Subtitle"/>
          </w:pPr>
        </w:pPrChange>
      </w:pPr>
      <w:bookmarkStart w:id="5035" w:name="_Toc505291911"/>
      <w:del w:id="5036" w:author="像个男人一样" w:date="2018-03-22T11:56:00Z">
        <w:r>
          <w:delText xml:space="preserve">Figure 3. </w:delText>
        </w:r>
        <w:r>
          <w:fldChar w:fldCharType="begin"/>
        </w:r>
        <w:r>
          <w:delInstrText xml:space="preserve"> SEQ Figure_3. \* ARABIC </w:delInstrText>
        </w:r>
        <w:r>
          <w:fldChar w:fldCharType="separate"/>
        </w:r>
      </w:del>
      <w:ins w:id="5037" w:author="像个男人一样" w:date="2018-03-22T11:51:00Z">
        <w:del w:id="5038" w:author="像个男人一样" w:date="2018-03-22T11:56:00Z">
          <w:r>
            <w:delText>错误！未指定顺序。</w:delText>
          </w:r>
        </w:del>
      </w:ins>
      <w:ins w:id="5039" w:author="像个男人一样" w:date="2018-03-21T23:39:00Z">
        <w:del w:id="5040" w:author="像个男人一样" w:date="2018-03-22T11:56:00Z">
          <w:r>
            <w:delText>错误！未指定顺序。</w:delText>
          </w:r>
        </w:del>
      </w:ins>
      <w:ins w:id="5041" w:author="像个男人一样" w:date="2018-03-21T23:10:00Z">
        <w:del w:id="5042" w:author="像个男人一样" w:date="2018-03-22T11:56:00Z">
          <w:r>
            <w:delText>错误！未指定顺序。</w:delText>
          </w:r>
        </w:del>
      </w:ins>
      <w:ins w:id="5043" w:author="像个男人一样" w:date="2018-03-21T23:08:00Z">
        <w:del w:id="5044" w:author="像个男人一样" w:date="2018-03-22T11:56:00Z">
          <w:r>
            <w:delText>错误！未指定顺序。</w:delText>
          </w:r>
        </w:del>
      </w:ins>
      <w:ins w:id="5045" w:author="像个男人一样" w:date="2018-03-21T02:33:00Z">
        <w:del w:id="5046" w:author="像个男人一样" w:date="2018-03-22T11:56:00Z">
          <w:r>
            <w:delText>错误！未指定顺序。错误！未指定顺序。</w:delText>
          </w:r>
        </w:del>
      </w:ins>
      <w:ins w:id="5047" w:author="像个男人一样" w:date="2018-03-21T02:31:00Z">
        <w:del w:id="5048" w:author="像个男人一样" w:date="2018-03-22T11:56:00Z">
          <w:r>
            <w:delText>错误！未指定顺序。</w:delText>
          </w:r>
        </w:del>
      </w:ins>
      <w:ins w:id="5049" w:author="像个男人一样" w:date="2018-03-21T02:30:00Z">
        <w:del w:id="5050" w:author="像个男人一样" w:date="2018-03-22T11:56:00Z">
          <w:r>
            <w:delText>错误！未指定顺序。</w:delText>
          </w:r>
        </w:del>
      </w:ins>
      <w:ins w:id="5051" w:author="像个男人一样" w:date="2018-03-21T02:29:00Z">
        <w:del w:id="5052" w:author="像个男人一样" w:date="2018-03-22T11:56:00Z">
          <w:r>
            <w:delText>错误！未指定顺序。错误！未指定顺序。</w:delText>
          </w:r>
        </w:del>
      </w:ins>
      <w:ins w:id="5053" w:author="像个男人一样" w:date="2018-03-21T02:26:00Z">
        <w:del w:id="5054" w:author="像个男人一样" w:date="2018-03-22T11:56:00Z">
          <w:r>
            <w:delText>错误！未指定顺序。</w:delText>
          </w:r>
        </w:del>
      </w:ins>
      <w:ins w:id="5055" w:author="像个男人一样" w:date="2018-03-21T02:25:00Z">
        <w:del w:id="5056" w:author="像个男人一样" w:date="2018-03-22T11:56:00Z">
          <w:r>
            <w:delText>错误！未指定顺序。</w:delText>
          </w:r>
        </w:del>
      </w:ins>
      <w:ins w:id="5057" w:author="像个男人一样" w:date="2018-03-21T02:24:00Z">
        <w:del w:id="5058" w:author="像个男人一样" w:date="2018-03-22T11:56:00Z">
          <w:r>
            <w:delText>错误！未指定顺序。</w:delText>
          </w:r>
        </w:del>
      </w:ins>
      <w:ins w:id="5059" w:author="像个男人一样" w:date="2018-03-21T02:23:00Z">
        <w:del w:id="5060" w:author="像个男人一样" w:date="2018-03-22T11:56:00Z">
          <w:r>
            <w:delText>错误！未指定顺序。</w:delText>
          </w:r>
        </w:del>
      </w:ins>
      <w:ins w:id="5061" w:author="像个男人一样" w:date="2018-03-21T02:22:00Z">
        <w:del w:id="5062" w:author="像个男人一样" w:date="2018-03-22T11:56:00Z">
          <w:r>
            <w:delText>错误！未指定顺序。</w:delText>
          </w:r>
        </w:del>
      </w:ins>
      <w:ins w:id="5063" w:author="像个男人一样" w:date="2018-03-21T02:17:00Z">
        <w:del w:id="5064" w:author="像个男人一样" w:date="2018-03-22T11:56:00Z">
          <w:r>
            <w:delText>错误！未指定顺序。错误！未指定顺序。错误！未指定顺序。</w:delText>
          </w:r>
        </w:del>
      </w:ins>
      <w:ins w:id="5065" w:author="像个男人一样" w:date="2018-03-21T02:15:00Z">
        <w:del w:id="5066" w:author="像个男人一样" w:date="2018-03-22T11:56:00Z">
          <w:r>
            <w:delText>错误！未指定顺序。</w:delText>
          </w:r>
        </w:del>
      </w:ins>
      <w:ins w:id="5067" w:author="像个男人一样" w:date="2018-03-21T02:14:00Z">
        <w:del w:id="5068" w:author="像个男人一样" w:date="2018-03-22T11:56:00Z">
          <w:r>
            <w:delText>错误！未指定顺序。</w:delText>
          </w:r>
        </w:del>
      </w:ins>
      <w:ins w:id="5069" w:author="像个男人一样" w:date="2018-03-21T02:13:00Z">
        <w:del w:id="5070" w:author="像个男人一样" w:date="2018-03-22T11:56:00Z">
          <w:r>
            <w:delText>错误！未指定顺序。</w:delText>
          </w:r>
        </w:del>
      </w:ins>
      <w:ins w:id="5071" w:author="像个男人一样" w:date="2018-03-21T02:12:00Z">
        <w:del w:id="5072" w:author="像个男人一样" w:date="2018-03-22T11:56:00Z">
          <w:r>
            <w:delText>错误！未指定顺序。</w:delText>
          </w:r>
        </w:del>
      </w:ins>
      <w:ins w:id="5073" w:author="像个男人一样" w:date="2018-03-21T02:02:00Z">
        <w:del w:id="5074" w:author="像个男人一样" w:date="2018-03-22T11:56:00Z">
          <w:r>
            <w:delText>错误！未指定顺序。错误！未指定顺序。</w:delText>
          </w:r>
        </w:del>
      </w:ins>
      <w:ins w:id="5075" w:author="像个男人一样" w:date="2018-03-21T02:01:00Z">
        <w:del w:id="5076" w:author="像个男人一样" w:date="2018-03-22T11:56:00Z">
          <w:r>
            <w:delText>错误！未指定顺序。</w:delText>
          </w:r>
        </w:del>
      </w:ins>
      <w:ins w:id="5077" w:author="像个男人一样" w:date="2018-03-21T02:00:00Z">
        <w:del w:id="5078" w:author="像个男人一样" w:date="2018-03-22T11:56:00Z">
          <w:r>
            <w:delText>错误！未指定顺序。</w:delText>
          </w:r>
        </w:del>
      </w:ins>
      <w:ins w:id="5079" w:author="像个男人一样" w:date="2018-03-21T01:59:00Z">
        <w:del w:id="5080" w:author="像个男人一样" w:date="2018-03-22T11:56:00Z">
          <w:r>
            <w:delText>错误！未指定顺序。</w:delText>
          </w:r>
        </w:del>
      </w:ins>
      <w:ins w:id="5081" w:author="像个男人一样" w:date="2018-03-21T01:58:00Z">
        <w:del w:id="5082" w:author="像个男人一样" w:date="2018-03-22T11:56:00Z">
          <w:r>
            <w:delText>错误！未指定顺序。错误！未指定顺序。</w:delText>
          </w:r>
        </w:del>
      </w:ins>
      <w:del w:id="5083" w:author="像个男人一样" w:date="2018-03-22T11:56:00Z">
        <w:r>
          <w:delText>6</w:delText>
        </w:r>
        <w:r>
          <w:fldChar w:fldCharType="end"/>
        </w:r>
      </w:del>
      <w:del w:id="5084" w:author="像个男人一样" w:date="2018-03-21T01:58:00Z">
        <w:r>
          <w:delText xml:space="preserve"> </w:delText>
        </w:r>
      </w:del>
      <w:del w:id="5085" w:author="像个男人一样" w:date="2018-03-21T01:57:00Z">
        <w:r>
          <w:delText>Racing Game</w:delText>
        </w:r>
      </w:del>
      <w:bookmarkStart w:id="5086" w:name="_Toc511906307"/>
      <w:bookmarkEnd w:id="5035"/>
      <w:bookmarkEnd w:id="5086"/>
    </w:p>
    <w:p w:rsidR="00824300" w:rsidRDefault="00824300">
      <w:pPr>
        <w:rPr>
          <w:ins w:id="5087" w:author="jie sun" w:date="2018-04-08T19:19:00Z"/>
        </w:rPr>
      </w:pPr>
    </w:p>
    <w:p w:rsidR="00824300" w:rsidRDefault="00824300">
      <w:pPr>
        <w:pStyle w:val="Heading4"/>
        <w:rPr>
          <w:ins w:id="5088" w:author="jie sun" w:date="2018-04-18T15:18:00Z"/>
        </w:rPr>
      </w:pPr>
      <w:ins w:id="5089" w:author="jie sun" w:date="2018-04-08T19:19:00Z">
        <w:r w:rsidRPr="004159AA">
          <w:t xml:space="preserve">The </w:t>
        </w:r>
      </w:ins>
      <w:ins w:id="5090" w:author="jie sun" w:date="2018-04-16T21:21:00Z">
        <w:r w:rsidR="00FE6C8B" w:rsidRPr="00495DE5">
          <w:t>P</w:t>
        </w:r>
      </w:ins>
      <w:ins w:id="5091" w:author="jie sun" w:date="2018-04-08T19:19:00Z">
        <w:r w:rsidRPr="00134162">
          <w:t xml:space="preserve">rinciple </w:t>
        </w:r>
      </w:ins>
      <w:ins w:id="5092" w:author="jie sun" w:date="2018-04-16T21:21:00Z">
        <w:r w:rsidR="00FE6C8B" w:rsidRPr="00806241">
          <w:t>O</w:t>
        </w:r>
      </w:ins>
      <w:ins w:id="5093" w:author="jie sun" w:date="2018-04-08T19:19:00Z">
        <w:r w:rsidRPr="00863EC6">
          <w:t xml:space="preserve">f </w:t>
        </w:r>
      </w:ins>
      <w:ins w:id="5094" w:author="jie sun" w:date="2018-04-16T21:21:00Z">
        <w:r w:rsidR="00FE6C8B" w:rsidRPr="00863EC6">
          <w:t>R</w:t>
        </w:r>
      </w:ins>
      <w:ins w:id="5095" w:author="jie sun" w:date="2018-04-08T19:19:00Z">
        <w:r w:rsidRPr="00863EC6">
          <w:t xml:space="preserve">acing </w:t>
        </w:r>
      </w:ins>
      <w:ins w:id="5096" w:author="jie sun" w:date="2018-04-16T21:21:00Z">
        <w:r w:rsidR="00FE6C8B" w:rsidRPr="00863EC6">
          <w:t>G</w:t>
        </w:r>
      </w:ins>
      <w:ins w:id="5097" w:author="jie sun" w:date="2018-04-08T19:19:00Z">
        <w:r w:rsidRPr="00863EC6">
          <w:t>ame</w:t>
        </w:r>
      </w:ins>
    </w:p>
    <w:p w:rsidR="00934638" w:rsidRPr="00934638" w:rsidRDefault="00934638">
      <w:pPr>
        <w:rPr>
          <w:ins w:id="5098" w:author="jie sun" w:date="2018-04-08T19:19:00Z"/>
        </w:rPr>
      </w:pPr>
    </w:p>
    <w:p w:rsidR="0087014B" w:rsidRDefault="00D5184D">
      <w:pPr>
        <w:jc w:val="center"/>
        <w:rPr>
          <w:ins w:id="5099" w:author="像个男人一样" w:date="2018-03-21T01:57:00Z"/>
        </w:rPr>
        <w:pPrChange w:id="5100" w:author="jie sun" w:date="2018-04-16T21:40:00Z">
          <w:pPr/>
        </w:pPrChange>
      </w:pPr>
      <w:del w:id="5101" w:author="jie sun" w:date="2018-04-18T15:12:00Z">
        <w:r w:rsidDel="00ED3617">
          <w:rPr>
            <w:noProof/>
          </w:rPr>
          <w:drawing>
            <wp:inline distT="0" distB="0" distL="0" distR="0">
              <wp:extent cx="5031737" cy="282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036214" cy="2830777"/>
                      </a:xfrm>
                      <a:prstGeom prst="rect">
                        <a:avLst/>
                      </a:prstGeom>
                      <a:noFill/>
                      <a:ln>
                        <a:noFill/>
                      </a:ln>
                    </pic:spPr>
                  </pic:pic>
                </a:graphicData>
              </a:graphic>
            </wp:inline>
          </w:drawing>
        </w:r>
      </w:del>
      <w:ins w:id="5102" w:author="jie sun" w:date="2018-04-18T15:12:00Z">
        <w:r w:rsidR="00885CA8">
          <w:rPr>
            <w:noProof/>
          </w:rPr>
          <w:drawing>
            <wp:inline distT="0" distB="0" distL="0" distR="0">
              <wp:extent cx="4220447" cy="2808320"/>
              <wp:effectExtent l="0" t="0" r="8890" b="0"/>
              <wp:docPr id="64" name="Picture 64" descr="https://i-cdn.phonearena.com/images/articles/35543-thumb/gyroscope-apps-games-iphon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cdn.phonearena.com/images/articles/35543-thumb/gyroscope-apps-games-iphone-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2979" cy="2816659"/>
                      </a:xfrm>
                      <a:prstGeom prst="rect">
                        <a:avLst/>
                      </a:prstGeom>
                      <a:noFill/>
                      <a:ln>
                        <a:noFill/>
                      </a:ln>
                    </pic:spPr>
                  </pic:pic>
                </a:graphicData>
              </a:graphic>
            </wp:inline>
          </w:drawing>
        </w:r>
      </w:ins>
    </w:p>
    <w:p w:rsidR="0087014B" w:rsidRDefault="00D5184D">
      <w:pPr>
        <w:pStyle w:val="Caption"/>
        <w:jc w:val="center"/>
        <w:rPr>
          <w:ins w:id="5103" w:author="像个男人一样" w:date="2018-03-21T23:38:00Z"/>
        </w:rPr>
        <w:pPrChange w:id="5104" w:author="jie sun" w:date="2018-04-16T21:40:00Z">
          <w:pPr/>
        </w:pPrChange>
      </w:pPr>
      <w:bookmarkStart w:id="5105" w:name="_Toc511906338"/>
      <w:ins w:id="5106" w:author="像个男人一样" w:date="2018-03-21T23:39:00Z">
        <w:r>
          <w:t xml:space="preserve">Figure </w:t>
        </w:r>
      </w:ins>
      <w:ins w:id="5107" w:author="JIE  SUN" w:date="2018-06-21T13:36:00Z">
        <w:r w:rsidR="00A64E7B">
          <w:fldChar w:fldCharType="begin"/>
        </w:r>
        <w:r w:rsidR="00A64E7B">
          <w:instrText xml:space="preserve"> STYLEREF 1 \s </w:instrText>
        </w:r>
      </w:ins>
      <w:r w:rsidR="00A64E7B">
        <w:fldChar w:fldCharType="separate"/>
      </w:r>
      <w:r w:rsidR="00A64E7B">
        <w:rPr>
          <w:noProof/>
        </w:rPr>
        <w:t>3</w:t>
      </w:r>
      <w:ins w:id="510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109" w:author="JIE  SUN" w:date="2018-06-21T13:36:00Z">
        <w:r w:rsidR="00A64E7B">
          <w:rPr>
            <w:noProof/>
          </w:rPr>
          <w:t>6</w:t>
        </w:r>
        <w:r w:rsidR="00A64E7B">
          <w:fldChar w:fldCharType="end"/>
        </w:r>
      </w:ins>
      <w:ins w:id="5110" w:author="jie sun" w:date="2018-04-19T13:00:00Z">
        <w:del w:id="5111" w:author="JIE  SUN" w:date="2018-06-21T13:34:00Z">
          <w:r w:rsidR="00083FE7" w:rsidDel="00A64E7B">
            <w:fldChar w:fldCharType="begin"/>
          </w:r>
          <w:r w:rsidR="00083FE7" w:rsidDel="00A64E7B">
            <w:delInstrText xml:space="preserve"> STYLEREF 1 \s </w:delInstrText>
          </w:r>
        </w:del>
      </w:ins>
      <w:del w:id="5112" w:author="JIE  SUN" w:date="2018-06-21T13:34:00Z">
        <w:r w:rsidR="00083FE7" w:rsidDel="00A64E7B">
          <w:fldChar w:fldCharType="separate"/>
        </w:r>
        <w:r w:rsidR="00083FE7" w:rsidDel="00A64E7B">
          <w:rPr>
            <w:noProof/>
          </w:rPr>
          <w:delText>3</w:delText>
        </w:r>
      </w:del>
      <w:ins w:id="5113" w:author="jie sun" w:date="2018-04-19T13:00:00Z">
        <w:del w:id="511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115" w:author="JIE  SUN" w:date="2018-06-21T13:34:00Z">
        <w:r w:rsidR="00083FE7" w:rsidDel="00A64E7B">
          <w:fldChar w:fldCharType="separate"/>
        </w:r>
      </w:del>
      <w:ins w:id="5116" w:author="jie sun" w:date="2018-04-19T13:00:00Z">
        <w:del w:id="5117" w:author="JIE  SUN" w:date="2018-06-21T13:34:00Z">
          <w:r w:rsidR="00083FE7" w:rsidDel="00A64E7B">
            <w:rPr>
              <w:noProof/>
            </w:rPr>
            <w:delText>6</w:delText>
          </w:r>
          <w:r w:rsidR="00083FE7" w:rsidDel="00A64E7B">
            <w:fldChar w:fldCharType="end"/>
          </w:r>
        </w:del>
      </w:ins>
      <w:ins w:id="5118" w:author="像个男人一样" w:date="2018-03-21T23:39:00Z">
        <w:del w:id="5119"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120" w:author="像个男人一样" w:date="2018-03-22T11:51:00Z">
        <w:del w:id="5121" w:author="jie sun" w:date="2018-04-10T21:45:00Z">
          <w:r w:rsidDel="00454521">
            <w:delText>6</w:delText>
          </w:r>
        </w:del>
      </w:ins>
      <w:ins w:id="5122" w:author="像个男人一样" w:date="2018-03-21T23:39:00Z">
        <w:del w:id="5123" w:author="jie sun" w:date="2018-04-10T21:45:00Z">
          <w:r w:rsidDel="00454521">
            <w:fldChar w:fldCharType="end"/>
          </w:r>
        </w:del>
        <w:bookmarkStart w:id="5124" w:name="_Toc12605"/>
        <w:bookmarkStart w:id="5125" w:name="_Toc23702"/>
        <w:bookmarkStart w:id="5126" w:name="_Toc1290"/>
        <w:bookmarkStart w:id="5127" w:name="_Toc25513"/>
        <w:bookmarkStart w:id="5128" w:name="_Toc29810"/>
        <w:bookmarkStart w:id="5129" w:name="_Toc6519"/>
        <w:bookmarkStart w:id="5130" w:name="_Toc5521"/>
        <w:bookmarkStart w:id="5131" w:name="_Toc27374"/>
        <w:bookmarkStart w:id="5132" w:name="_Toc27194"/>
        <w:bookmarkStart w:id="5133" w:name="_Toc15560"/>
        <w:r>
          <w:rPr>
            <w:rFonts w:hint="eastAsia"/>
          </w:rPr>
          <w:t xml:space="preserve">: Racing Game </w:t>
        </w:r>
      </w:ins>
      <w:ins w:id="5134" w:author="jie sun" w:date="2018-04-16T22:30:00Z">
        <w:r w:rsidR="00DF2593">
          <w:t>I</w:t>
        </w:r>
      </w:ins>
      <w:ins w:id="5135" w:author="像个男人一样" w:date="2018-03-21T23:39:00Z">
        <w:del w:id="5136" w:author="jie sun" w:date="2018-04-16T22:30:00Z">
          <w:r w:rsidDel="00DF2593">
            <w:rPr>
              <w:rFonts w:hint="eastAsia"/>
            </w:rPr>
            <w:delText>i</w:delText>
          </w:r>
        </w:del>
        <w:r>
          <w:rPr>
            <w:rFonts w:hint="eastAsia"/>
          </w:rPr>
          <w:t>n iPhone</w:t>
        </w:r>
      </w:ins>
      <w:bookmarkEnd w:id="5124"/>
      <w:bookmarkEnd w:id="5125"/>
      <w:bookmarkEnd w:id="5126"/>
      <w:bookmarkEnd w:id="5127"/>
      <w:bookmarkEnd w:id="5128"/>
      <w:bookmarkEnd w:id="5129"/>
      <w:bookmarkEnd w:id="5130"/>
      <w:bookmarkEnd w:id="5131"/>
      <w:bookmarkEnd w:id="5132"/>
      <w:bookmarkEnd w:id="5133"/>
      <w:customXmlInsRangeStart w:id="5137" w:author="jie sun" w:date="2018-04-18T15:17:00Z"/>
      <w:sdt>
        <w:sdtPr>
          <w:rPr>
            <w:rFonts w:hint="eastAsia"/>
          </w:rPr>
          <w:id w:val="850925232"/>
          <w:citation/>
        </w:sdtPr>
        <w:sdtContent>
          <w:customXmlInsRangeEnd w:id="5137"/>
          <w:ins w:id="5138" w:author="jie sun" w:date="2018-04-18T15:17:00Z">
            <w:r w:rsidR="00934638">
              <w:fldChar w:fldCharType="begin"/>
            </w:r>
            <w:r w:rsidR="00934638">
              <w:instrText xml:space="preserve"> </w:instrText>
            </w:r>
            <w:r w:rsidR="00934638">
              <w:rPr>
                <w:rFonts w:hint="eastAsia"/>
              </w:rPr>
              <w:instrText>CITATION Vic10 \l 2052</w:instrText>
            </w:r>
            <w:r w:rsidR="00934638">
              <w:instrText xml:space="preserve"> </w:instrText>
            </w:r>
          </w:ins>
          <w:r w:rsidR="00934638">
            <w:fldChar w:fldCharType="separate"/>
          </w:r>
          <w:r w:rsidR="006116D1">
            <w:rPr>
              <w:rFonts w:hint="eastAsia"/>
              <w:noProof/>
            </w:rPr>
            <w:t xml:space="preserve"> (H, 2010)</w:t>
          </w:r>
          <w:ins w:id="5139" w:author="jie sun" w:date="2018-04-18T15:17:00Z">
            <w:r w:rsidR="00934638">
              <w:fldChar w:fldCharType="end"/>
            </w:r>
          </w:ins>
          <w:customXmlInsRangeStart w:id="5140" w:author="jie sun" w:date="2018-04-18T15:17:00Z"/>
        </w:sdtContent>
      </w:sdt>
      <w:customXmlInsRangeEnd w:id="5140"/>
      <w:bookmarkEnd w:id="5105"/>
    </w:p>
    <w:p w:rsidR="0087014B" w:rsidRPr="00185706" w:rsidRDefault="0087014B">
      <w:pPr>
        <w:rPr>
          <w:del w:id="5141" w:author="像个男人一样" w:date="2018-03-21T23:38:00Z"/>
          <w:iCs/>
        </w:rPr>
      </w:pPr>
    </w:p>
    <w:p w:rsidR="0087014B" w:rsidDel="00DF2593" w:rsidRDefault="00D5184D">
      <w:pPr>
        <w:pStyle w:val="Caption"/>
        <w:rPr>
          <w:del w:id="5142" w:author="像个男人一样" w:date="2018-03-22T11:56:00Z"/>
        </w:rPr>
      </w:pPr>
      <w:r w:rsidRPr="00185706">
        <w:rPr>
          <w:iCs w:val="0"/>
        </w:rPr>
        <w:t xml:space="preserve">Anybody may play the racing game in mobile phones or Pads and it is </w:t>
      </w:r>
      <w:del w:id="5143" w:author="jie sun" w:date="2018-04-08T19:18:00Z">
        <w:r w:rsidRPr="00185706" w:rsidDel="00EC5A9A">
          <w:delText xml:space="preserve">really </w:delText>
        </w:r>
      </w:del>
      <w:r w:rsidRPr="00185706">
        <w:t xml:space="preserve">easy to get how to play it after trying several times. What you should do for operating this game is to control the horizontal balance offset </w:t>
      </w:r>
      <w:r w:rsidRPr="001603D2">
        <w:rPr>
          <w:iCs w:val="0"/>
          <w:color w:val="auto"/>
          <w:sz w:val="24"/>
          <w:szCs w:val="22"/>
          <w:rPrChange w:id="5144" w:author="jie sun" w:date="2018-04-18T14:12:00Z">
            <w:rPr>
              <w:iCs w:val="0"/>
              <w:lang w:val="en-GB"/>
            </w:rPr>
          </w:rPrChange>
        </w:rPr>
        <w:t xml:space="preserve">for </w:t>
      </w:r>
      <w:r w:rsidRPr="00185706">
        <w:rPr>
          <w:iCs w:val="0"/>
        </w:rPr>
        <w:t>control</w:t>
      </w:r>
      <w:r w:rsidRPr="001603D2">
        <w:rPr>
          <w:iCs w:val="0"/>
          <w:color w:val="auto"/>
          <w:sz w:val="24"/>
          <w:szCs w:val="22"/>
          <w:rPrChange w:id="5145" w:author="jie sun" w:date="2018-04-18T14:12:00Z">
            <w:rPr>
              <w:iCs w:val="0"/>
              <w:lang w:val="en-GB"/>
            </w:rPr>
          </w:rPrChange>
        </w:rPr>
        <w:t>ling</w:t>
      </w:r>
      <w:r w:rsidRPr="00185706">
        <w:rPr>
          <w:iCs w:val="0"/>
        </w:rPr>
        <w:t xml:space="preserve"> the direction of the running of the car, in another word, just controlling the angle of the horizontal offset (or pitch axis in the picture below) can control the tilting direction of the car running. In a word, using the gyroscope to get the exact angle </w:t>
      </w:r>
      <w:r w:rsidRPr="00185706">
        <w:t>in Pitch (x) axis is the key point of this game.</w:t>
      </w:r>
    </w:p>
    <w:p w:rsidR="00DF2593" w:rsidRPr="00DF2593" w:rsidRDefault="00DF2593">
      <w:pPr>
        <w:rPr>
          <w:ins w:id="5146" w:author="jie sun" w:date="2018-04-16T22:29:00Z"/>
        </w:rPr>
      </w:pPr>
    </w:p>
    <w:p w:rsidR="0087014B" w:rsidRDefault="0087014B">
      <w:pPr>
        <w:pStyle w:val="Caption"/>
        <w:jc w:val="center"/>
        <w:rPr>
          <w:del w:id="5147" w:author="像个男人一样" w:date="2018-03-22T11:56:00Z"/>
        </w:rPr>
        <w:pPrChange w:id="5148" w:author="jie sun" w:date="2018-04-18T14:47:00Z">
          <w:pPr/>
        </w:pPrChange>
      </w:pPr>
    </w:p>
    <w:p w:rsidR="0087014B" w:rsidRDefault="00D5184D">
      <w:pPr>
        <w:pStyle w:val="Caption"/>
        <w:jc w:val="center"/>
        <w:pPrChange w:id="5149" w:author="jie sun" w:date="2018-04-18T14:47:00Z">
          <w:pPr>
            <w:pStyle w:val="Caption"/>
          </w:pPr>
        </w:pPrChange>
      </w:pPr>
      <w:bookmarkStart w:id="5150" w:name="_Toc505291912"/>
      <w:del w:id="5151" w:author="像个男人一样" w:date="2018-03-22T11:56:00Z">
        <w:r>
          <w:delText xml:space="preserve">Figure 3. </w:delText>
        </w:r>
        <w:r>
          <w:fldChar w:fldCharType="begin"/>
        </w:r>
        <w:r>
          <w:delInstrText xml:space="preserve"> SEQ Figure_3. \* ARABIC </w:delInstrText>
        </w:r>
        <w:r>
          <w:fldChar w:fldCharType="separate"/>
        </w:r>
      </w:del>
      <w:ins w:id="5152" w:author="像个男人一样" w:date="2018-03-22T11:51:00Z">
        <w:del w:id="5153" w:author="像个男人一样" w:date="2018-03-22T11:56:00Z">
          <w:r>
            <w:rPr>
              <w:b/>
            </w:rPr>
            <w:delText>错误！未指定顺序。</w:delText>
          </w:r>
        </w:del>
      </w:ins>
      <w:ins w:id="5154" w:author="像个男人一样" w:date="2018-03-21T23:39:00Z">
        <w:del w:id="5155" w:author="像个男人一样" w:date="2018-03-22T11:56:00Z">
          <w:r>
            <w:rPr>
              <w:b/>
            </w:rPr>
            <w:delText>错误！未指定顺序。</w:delText>
          </w:r>
        </w:del>
      </w:ins>
      <w:ins w:id="5156" w:author="像个男人一样" w:date="2018-03-21T23:10:00Z">
        <w:del w:id="5157" w:author="像个男人一样" w:date="2018-03-22T11:56:00Z">
          <w:r>
            <w:rPr>
              <w:b/>
            </w:rPr>
            <w:delText>错误！未指定顺序。</w:delText>
          </w:r>
        </w:del>
      </w:ins>
      <w:ins w:id="5158" w:author="像个男人一样" w:date="2018-03-21T23:08:00Z">
        <w:del w:id="5159" w:author="像个男人一样" w:date="2018-03-22T11:56:00Z">
          <w:r>
            <w:rPr>
              <w:b/>
            </w:rPr>
            <w:delText>错误！未指定顺序。</w:delText>
          </w:r>
        </w:del>
      </w:ins>
      <w:ins w:id="5160" w:author="像个男人一样" w:date="2018-03-21T02:33:00Z">
        <w:del w:id="5161" w:author="像个男人一样" w:date="2018-03-22T11:56:00Z">
          <w:r>
            <w:rPr>
              <w:b/>
            </w:rPr>
            <w:delText>错误！未指定顺序。</w:delText>
          </w:r>
        </w:del>
      </w:ins>
      <w:ins w:id="5162" w:author="像个男人一样" w:date="2018-03-21T02:32:00Z">
        <w:del w:id="5163" w:author="像个男人一样" w:date="2018-03-22T11:56:00Z">
          <w:r>
            <w:rPr>
              <w:b/>
            </w:rPr>
            <w:delText>错误！未指定顺序。</w:delText>
          </w:r>
        </w:del>
      </w:ins>
      <w:ins w:id="5164" w:author="像个男人一样" w:date="2018-03-21T02:31:00Z">
        <w:del w:id="5165" w:author="像个男人一样" w:date="2018-03-22T11:56:00Z">
          <w:r>
            <w:rPr>
              <w:b/>
            </w:rPr>
            <w:delText>错误！未指定顺序。</w:delText>
          </w:r>
        </w:del>
      </w:ins>
      <w:ins w:id="5166" w:author="像个男人一样" w:date="2018-03-21T02:30:00Z">
        <w:del w:id="5167" w:author="像个男人一样" w:date="2018-03-22T11:56:00Z">
          <w:r>
            <w:rPr>
              <w:b/>
            </w:rPr>
            <w:delText>错误！未指定顺序。</w:delText>
          </w:r>
        </w:del>
      </w:ins>
      <w:ins w:id="5168" w:author="像个男人一样" w:date="2018-03-21T02:29:00Z">
        <w:del w:id="5169" w:author="像个男人一样" w:date="2018-03-22T11:56:00Z">
          <w:r>
            <w:rPr>
              <w:b/>
            </w:rPr>
            <w:delText>错误！未指定顺序。错误！未指定顺序。</w:delText>
          </w:r>
        </w:del>
      </w:ins>
      <w:ins w:id="5170" w:author="像个男人一样" w:date="2018-03-21T02:26:00Z">
        <w:del w:id="5171" w:author="像个男人一样" w:date="2018-03-22T11:56:00Z">
          <w:r>
            <w:rPr>
              <w:b/>
            </w:rPr>
            <w:delText>错误！未指定顺序。</w:delText>
          </w:r>
        </w:del>
      </w:ins>
      <w:ins w:id="5172" w:author="像个男人一样" w:date="2018-03-21T02:25:00Z">
        <w:del w:id="5173" w:author="像个男人一样" w:date="2018-03-22T11:56:00Z">
          <w:r>
            <w:rPr>
              <w:b/>
            </w:rPr>
            <w:delText>错误！未指定顺序。</w:delText>
          </w:r>
        </w:del>
      </w:ins>
      <w:ins w:id="5174" w:author="像个男人一样" w:date="2018-03-21T02:24:00Z">
        <w:del w:id="5175" w:author="像个男人一样" w:date="2018-03-22T11:56:00Z">
          <w:r>
            <w:rPr>
              <w:b/>
            </w:rPr>
            <w:delText>错误！未指定顺序。</w:delText>
          </w:r>
        </w:del>
      </w:ins>
      <w:ins w:id="5176" w:author="像个男人一样" w:date="2018-03-21T02:23:00Z">
        <w:del w:id="5177" w:author="像个男人一样" w:date="2018-03-22T11:56:00Z">
          <w:r>
            <w:rPr>
              <w:b/>
            </w:rPr>
            <w:delText>错误！未指定顺序。</w:delText>
          </w:r>
        </w:del>
      </w:ins>
      <w:ins w:id="5178" w:author="像个男人一样" w:date="2018-03-21T02:22:00Z">
        <w:del w:id="5179" w:author="像个男人一样" w:date="2018-03-22T11:56:00Z">
          <w:r>
            <w:rPr>
              <w:b/>
            </w:rPr>
            <w:delText>错误！未指定顺序。</w:delText>
          </w:r>
        </w:del>
      </w:ins>
      <w:ins w:id="5180" w:author="像个男人一样" w:date="2018-03-21T02:17:00Z">
        <w:del w:id="5181" w:author="像个男人一样" w:date="2018-03-22T11:56:00Z">
          <w:r>
            <w:rPr>
              <w:b/>
            </w:rPr>
            <w:delText>错误！未指定顺序。错误！未指定顺序。错误！未指定顺序。</w:delText>
          </w:r>
        </w:del>
      </w:ins>
      <w:ins w:id="5182" w:author="像个男人一样" w:date="2018-03-21T02:15:00Z">
        <w:del w:id="5183" w:author="像个男人一样" w:date="2018-03-22T11:56:00Z">
          <w:r>
            <w:rPr>
              <w:b/>
            </w:rPr>
            <w:delText>错误！未指定顺序。</w:delText>
          </w:r>
        </w:del>
      </w:ins>
      <w:ins w:id="5184" w:author="像个男人一样" w:date="2018-03-21T02:14:00Z">
        <w:del w:id="5185" w:author="像个男人一样" w:date="2018-03-22T11:56:00Z">
          <w:r>
            <w:rPr>
              <w:b/>
            </w:rPr>
            <w:delText>错误！未指定顺序。</w:delText>
          </w:r>
        </w:del>
      </w:ins>
      <w:ins w:id="5186" w:author="像个男人一样" w:date="2018-03-21T02:13:00Z">
        <w:del w:id="5187" w:author="像个男人一样" w:date="2018-03-22T11:56:00Z">
          <w:r>
            <w:rPr>
              <w:b/>
            </w:rPr>
            <w:delText>错误！未指定顺序。</w:delText>
          </w:r>
        </w:del>
      </w:ins>
      <w:ins w:id="5188" w:author="像个男人一样" w:date="2018-03-21T02:12:00Z">
        <w:del w:id="5189" w:author="像个男人一样" w:date="2018-03-22T11:56:00Z">
          <w:r>
            <w:rPr>
              <w:b/>
            </w:rPr>
            <w:delText>错误！未指定顺序。</w:delText>
          </w:r>
        </w:del>
      </w:ins>
      <w:ins w:id="5190" w:author="像个男人一样" w:date="2018-03-21T02:02:00Z">
        <w:del w:id="5191" w:author="像个男人一样" w:date="2018-03-22T11:56:00Z">
          <w:r>
            <w:rPr>
              <w:b/>
            </w:rPr>
            <w:delText>错误！未指定顺序。错误！未指定顺序。</w:delText>
          </w:r>
        </w:del>
      </w:ins>
      <w:ins w:id="5192" w:author="像个男人一样" w:date="2018-03-21T02:01:00Z">
        <w:del w:id="5193" w:author="像个男人一样" w:date="2018-03-22T11:56:00Z">
          <w:r>
            <w:rPr>
              <w:b/>
            </w:rPr>
            <w:delText>错误！未指定顺序。</w:delText>
          </w:r>
        </w:del>
      </w:ins>
      <w:ins w:id="5194" w:author="像个男人一样" w:date="2018-03-21T02:00:00Z">
        <w:del w:id="5195" w:author="像个男人一样" w:date="2018-03-22T11:56:00Z">
          <w:r>
            <w:rPr>
              <w:b/>
            </w:rPr>
            <w:delText>错误！未指定顺序。</w:delText>
          </w:r>
        </w:del>
      </w:ins>
      <w:ins w:id="5196" w:author="像个男人一样" w:date="2018-03-21T01:59:00Z">
        <w:del w:id="5197" w:author="像个男人一样" w:date="2018-03-22T11:56:00Z">
          <w:r>
            <w:rPr>
              <w:b/>
            </w:rPr>
            <w:delText>错误！未指定顺序。</w:delText>
          </w:r>
        </w:del>
      </w:ins>
      <w:ins w:id="5198" w:author="像个男人一样" w:date="2018-03-21T01:58:00Z">
        <w:del w:id="5199" w:author="像个男人一样" w:date="2018-03-22T11:56:00Z">
          <w:r>
            <w:rPr>
              <w:b/>
            </w:rPr>
            <w:delText>错误！未指定顺序。</w:delText>
          </w:r>
        </w:del>
      </w:ins>
      <w:del w:id="5200" w:author="像个男人一样" w:date="2018-03-22T11:56:00Z">
        <w:r>
          <w:delText>7</w:delText>
        </w:r>
        <w:r>
          <w:fldChar w:fldCharType="end"/>
        </w:r>
      </w:del>
      <w:del w:id="5201" w:author="像个男人一样" w:date="2018-03-21T01:58:00Z">
        <w:r>
          <w:delText xml:space="preserve"> Gyro in the iPhone</w:delText>
        </w:r>
      </w:del>
      <w:bookmarkEnd w:id="5150"/>
    </w:p>
    <w:p w:rsidR="0087014B" w:rsidRDefault="006A3610">
      <w:pPr>
        <w:jc w:val="center"/>
        <w:pPrChange w:id="5202" w:author="jie sun" w:date="2018-04-16T21:41:00Z">
          <w:pPr/>
        </w:pPrChange>
      </w:pPr>
      <w:ins w:id="5203" w:author="jie sun" w:date="2018-04-18T15:13:00Z">
        <w:r>
          <w:rPr>
            <w:noProof/>
          </w:rPr>
          <w:drawing>
            <wp:inline distT="0" distB="0" distL="0" distR="0">
              <wp:extent cx="4104049" cy="2730869"/>
              <wp:effectExtent l="0" t="0" r="0" b="0"/>
              <wp:docPr id="65" name="Picture 65" descr="https://i-cdn.phonearena.com/images/articles/35542-thumb/gyroscope-apps-games-iph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cdn.phonearena.com/images/articles/35542-thumb/gyroscope-apps-games-iphon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3611" cy="2737232"/>
                      </a:xfrm>
                      <a:prstGeom prst="rect">
                        <a:avLst/>
                      </a:prstGeom>
                      <a:noFill/>
                      <a:ln>
                        <a:noFill/>
                      </a:ln>
                    </pic:spPr>
                  </pic:pic>
                </a:graphicData>
              </a:graphic>
            </wp:inline>
          </w:drawing>
        </w:r>
      </w:ins>
      <w:moveFromRangeStart w:id="5204" w:author="jie sun" w:date="2018-04-18T14:46:00Z" w:name="move511826139"/>
      <w:moveFrom w:id="5205" w:author="jie sun" w:date="2018-04-18T14:46:00Z">
        <w:r w:rsidR="00D5184D" w:rsidDel="002F47AE">
          <w:rPr>
            <w:noProof/>
          </w:rPr>
          <w:drawing>
            <wp:inline distT="0" distB="0" distL="0" distR="0">
              <wp:extent cx="5517442" cy="3104707"/>
              <wp:effectExtent l="0" t="0" r="7620" b="635"/>
              <wp:docPr id="10"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518568" cy="3105341"/>
                      </a:xfrm>
                      <a:prstGeom prst="rect">
                        <a:avLst/>
                      </a:prstGeom>
                      <a:noFill/>
                      <a:ln>
                        <a:noFill/>
                      </a:ln>
                    </pic:spPr>
                  </pic:pic>
                </a:graphicData>
              </a:graphic>
            </wp:inline>
          </w:drawing>
        </w:r>
      </w:moveFrom>
      <w:moveFromRangeEnd w:id="5204"/>
    </w:p>
    <w:bookmarkStart w:id="5206" w:name="OLE_LINK11"/>
    <w:bookmarkStart w:id="5207" w:name="OLE_LINK13"/>
    <w:p w:rsidR="0087014B" w:rsidRPr="00CD4D88" w:rsidRDefault="00CA1A44">
      <w:pPr>
        <w:pStyle w:val="Caption"/>
        <w:jc w:val="center"/>
        <w:rPr>
          <w:del w:id="5208" w:author="像个男人一样" w:date="2018-03-21T01:58:00Z"/>
        </w:rPr>
        <w:pPrChange w:id="5209" w:author="jie sun" w:date="2018-04-16T21:41:00Z">
          <w:pPr/>
        </w:pPrChange>
      </w:pPr>
      <w:sdt>
        <w:sdtPr>
          <w:id w:val="991455762"/>
        </w:sdtPr>
        <w:sdtContent>
          <w:del w:id="5210" w:author="像个男人一样" w:date="2018-03-21T01:58:00Z">
            <w:r w:rsidR="00D5184D" w:rsidRPr="00372C54">
              <w:fldChar w:fldCharType="begin"/>
            </w:r>
            <w:r w:rsidR="00D5184D" w:rsidRPr="00372C54">
              <w:rPr>
                <w:rPrChange w:id="5211" w:author="jie sun" w:date="2018-04-18T15:18:00Z">
                  <w:rPr/>
                </w:rPrChange>
              </w:rPr>
              <w:delInstrText xml:space="preserve"> CITATION ukm18 \l 2052 </w:delInstrText>
            </w:r>
            <w:r w:rsidR="00D5184D" w:rsidRPr="00372C54">
              <w:rPr>
                <w:rPrChange w:id="5212" w:author="jie sun" w:date="2018-04-18T15:18:00Z">
                  <w:rPr/>
                </w:rPrChange>
              </w:rPr>
              <w:fldChar w:fldCharType="separate"/>
            </w:r>
            <w:r w:rsidR="00D5184D" w:rsidRPr="00372C54">
              <w:rPr>
                <w:rPrChange w:id="5213" w:author="jie sun" w:date="2018-04-18T15:18:00Z">
                  <w:rPr/>
                </w:rPrChange>
              </w:rPr>
              <w:delText>(uk.mathworks.com, 2018)</w:delText>
            </w:r>
            <w:r w:rsidR="00D5184D" w:rsidRPr="00372C54">
              <w:rPr>
                <w:rPrChange w:id="5214" w:author="jie sun" w:date="2018-04-18T15:18:00Z">
                  <w:rPr/>
                </w:rPrChange>
              </w:rPr>
              <w:fldChar w:fldCharType="end"/>
            </w:r>
          </w:del>
          <w:bookmarkStart w:id="5215" w:name="_Toc511906339"/>
        </w:sdtContent>
      </w:sdt>
      <w:ins w:id="5216" w:author="像个男人一样" w:date="2018-03-21T01:58:00Z">
        <w:r w:rsidR="00D5184D" w:rsidRPr="00CD4D88">
          <w:t xml:space="preserve">Figure </w:t>
        </w:r>
      </w:ins>
      <w:ins w:id="5217"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3</w:t>
      </w:r>
      <w:ins w:id="5218"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5219" w:author="JIE  SUN" w:date="2018-06-21T13:36:00Z">
        <w:r w:rsidR="00A64E7B">
          <w:rPr>
            <w:noProof/>
          </w:rPr>
          <w:t>7</w:t>
        </w:r>
        <w:r w:rsidR="00A64E7B">
          <w:rPr>
            <w:iCs w:val="0"/>
          </w:rPr>
          <w:fldChar w:fldCharType="end"/>
        </w:r>
      </w:ins>
      <w:ins w:id="5220" w:author="jie sun" w:date="2018-04-19T13:00:00Z">
        <w:del w:id="5221" w:author="JIE  SUN" w:date="2018-06-21T13:34:00Z">
          <w:r w:rsidR="00083FE7" w:rsidDel="00A64E7B">
            <w:fldChar w:fldCharType="begin"/>
          </w:r>
          <w:r w:rsidR="00083FE7" w:rsidDel="00A64E7B">
            <w:rPr>
              <w:iCs w:val="0"/>
            </w:rPr>
            <w:delInstrText xml:space="preserve"> STYLEREF 1 \s </w:delInstrText>
          </w:r>
        </w:del>
      </w:ins>
      <w:del w:id="5222" w:author="JIE  SUN" w:date="2018-06-21T13:34:00Z">
        <w:r w:rsidR="00083FE7" w:rsidDel="00A64E7B">
          <w:fldChar w:fldCharType="separate"/>
        </w:r>
        <w:r w:rsidR="00083FE7" w:rsidDel="00A64E7B">
          <w:rPr>
            <w:iCs w:val="0"/>
            <w:noProof/>
          </w:rPr>
          <w:delText>3</w:delText>
        </w:r>
      </w:del>
      <w:ins w:id="5223" w:author="jie sun" w:date="2018-04-19T13:00:00Z">
        <w:del w:id="5224" w:author="JIE  SUN" w:date="2018-06-21T13:34:00Z">
          <w:r w:rsidR="00083FE7" w:rsidDel="00A64E7B">
            <w:fldChar w:fldCharType="end"/>
          </w:r>
          <w:r w:rsidR="00083FE7" w:rsidDel="00A64E7B">
            <w:rPr>
              <w:iCs w:val="0"/>
            </w:rPr>
            <w:delText>.</w:delText>
          </w:r>
          <w:r w:rsidR="00083FE7" w:rsidDel="00A64E7B">
            <w:fldChar w:fldCharType="begin"/>
          </w:r>
          <w:r w:rsidR="00083FE7" w:rsidDel="00A64E7B">
            <w:rPr>
              <w:iCs w:val="0"/>
            </w:rPr>
            <w:delInstrText xml:space="preserve"> SEQ Figure \* ARABIC \s 1 </w:delInstrText>
          </w:r>
        </w:del>
      </w:ins>
      <w:del w:id="5225" w:author="JIE  SUN" w:date="2018-06-21T13:34:00Z">
        <w:r w:rsidR="00083FE7" w:rsidDel="00A64E7B">
          <w:fldChar w:fldCharType="separate"/>
        </w:r>
      </w:del>
      <w:ins w:id="5226" w:author="jie sun" w:date="2018-04-19T13:00:00Z">
        <w:del w:id="5227" w:author="JIE  SUN" w:date="2018-06-21T13:34:00Z">
          <w:r w:rsidR="00083FE7" w:rsidDel="00A64E7B">
            <w:rPr>
              <w:iCs w:val="0"/>
              <w:noProof/>
            </w:rPr>
            <w:delText>7</w:delText>
          </w:r>
          <w:r w:rsidR="00083FE7" w:rsidDel="00A64E7B">
            <w:fldChar w:fldCharType="end"/>
          </w:r>
        </w:del>
      </w:ins>
      <w:ins w:id="5228" w:author="像个男人一样" w:date="2018-03-21T01:58:00Z">
        <w:del w:id="5229" w:author="jie sun" w:date="2018-04-10T21:45:00Z">
          <w:r w:rsidR="00D5184D" w:rsidRPr="00372C54" w:rsidDel="00454521">
            <w:rPr>
              <w:iCs w:val="0"/>
            </w:rPr>
            <w:fldChar w:fldCharType="begin"/>
          </w:r>
          <w:r w:rsidR="00D5184D" w:rsidRPr="00372C54" w:rsidDel="00454521">
            <w:rPr>
              <w:rPrChange w:id="5230" w:author="jie sun" w:date="2018-04-18T15:18:00Z">
                <w:rPr/>
              </w:rPrChange>
            </w:rPr>
            <w:delInstrText xml:space="preserve"> STYLEREF 1 \s </w:delInstrText>
          </w:r>
          <w:r w:rsidR="00D5184D" w:rsidRPr="00372C54" w:rsidDel="00454521">
            <w:rPr>
              <w:iCs w:val="0"/>
              <w:rPrChange w:id="5231" w:author="jie sun" w:date="2018-04-18T15:18:00Z">
                <w:rPr>
                  <w:iCs/>
                </w:rPr>
              </w:rPrChange>
            </w:rPr>
            <w:fldChar w:fldCharType="separate"/>
          </w:r>
          <w:r w:rsidR="00D5184D" w:rsidRPr="00372C54" w:rsidDel="00454521">
            <w:rPr>
              <w:rPrChange w:id="5232" w:author="jie sun" w:date="2018-04-18T15:18:00Z">
                <w:rPr/>
              </w:rPrChange>
            </w:rPr>
            <w:delText>3</w:delText>
          </w:r>
          <w:r w:rsidR="00D5184D" w:rsidRPr="00372C54" w:rsidDel="00454521">
            <w:rPr>
              <w:iCs w:val="0"/>
              <w:rPrChange w:id="5233" w:author="jie sun" w:date="2018-04-18T15:18:00Z">
                <w:rPr>
                  <w:iCs/>
                </w:rPr>
              </w:rPrChange>
            </w:rPr>
            <w:fldChar w:fldCharType="end"/>
          </w:r>
          <w:r w:rsidR="00D5184D" w:rsidRPr="00372C54" w:rsidDel="00454521">
            <w:rPr>
              <w:rPrChange w:id="5234" w:author="jie sun" w:date="2018-04-18T15:18:00Z">
                <w:rPr/>
              </w:rPrChange>
            </w:rPr>
            <w:delText>.</w:delText>
          </w:r>
          <w:r w:rsidR="00D5184D" w:rsidRPr="00372C54" w:rsidDel="00454521">
            <w:rPr>
              <w:iCs w:val="0"/>
              <w:rPrChange w:id="5235" w:author="jie sun" w:date="2018-04-18T15:18:00Z">
                <w:rPr>
                  <w:iCs/>
                </w:rPr>
              </w:rPrChange>
            </w:rPr>
            <w:fldChar w:fldCharType="begin"/>
          </w:r>
          <w:r w:rsidR="00D5184D" w:rsidRPr="00372C54" w:rsidDel="00454521">
            <w:rPr>
              <w:rPrChange w:id="5236" w:author="jie sun" w:date="2018-04-18T15:18:00Z">
                <w:rPr/>
              </w:rPrChange>
            </w:rPr>
            <w:delInstrText xml:space="preserve"> SEQ Figure \* ARABIC \s 1 </w:delInstrText>
          </w:r>
          <w:r w:rsidR="00D5184D" w:rsidRPr="00372C54" w:rsidDel="00454521">
            <w:rPr>
              <w:iCs w:val="0"/>
              <w:rPrChange w:id="5237" w:author="jie sun" w:date="2018-04-18T15:18:00Z">
                <w:rPr>
                  <w:iCs/>
                </w:rPr>
              </w:rPrChange>
            </w:rPr>
            <w:fldChar w:fldCharType="separate"/>
          </w:r>
        </w:del>
      </w:ins>
      <w:ins w:id="5238" w:author="像个男人一样" w:date="2018-03-22T11:51:00Z">
        <w:del w:id="5239" w:author="jie sun" w:date="2018-04-10T21:45:00Z">
          <w:r w:rsidR="00D5184D" w:rsidRPr="00372C54" w:rsidDel="00454521">
            <w:rPr>
              <w:rPrChange w:id="5240" w:author="jie sun" w:date="2018-04-18T15:18:00Z">
                <w:rPr/>
              </w:rPrChange>
            </w:rPr>
            <w:delText>7</w:delText>
          </w:r>
        </w:del>
      </w:ins>
      <w:ins w:id="5241" w:author="像个男人一样" w:date="2018-03-21T01:58:00Z">
        <w:del w:id="5242" w:author="jie sun" w:date="2018-04-10T21:45:00Z">
          <w:r w:rsidR="00D5184D" w:rsidRPr="00372C54" w:rsidDel="00454521">
            <w:rPr>
              <w:iCs w:val="0"/>
              <w:rPrChange w:id="5243" w:author="jie sun" w:date="2018-04-18T15:18:00Z">
                <w:rPr>
                  <w:iCs/>
                </w:rPr>
              </w:rPrChange>
            </w:rPr>
            <w:fldChar w:fldCharType="end"/>
          </w:r>
        </w:del>
        <w:bookmarkStart w:id="5244" w:name="_Toc5138"/>
        <w:bookmarkStart w:id="5245" w:name="_Toc9099"/>
        <w:bookmarkStart w:id="5246" w:name="_Toc13892"/>
        <w:bookmarkStart w:id="5247" w:name="_Toc9975"/>
        <w:bookmarkStart w:id="5248" w:name="_Toc24298"/>
        <w:bookmarkStart w:id="5249" w:name="_Toc17985"/>
        <w:bookmarkStart w:id="5250" w:name="_Toc27221"/>
        <w:bookmarkStart w:id="5251" w:name="_Toc31871"/>
        <w:bookmarkStart w:id="5252" w:name="_Toc5224"/>
        <w:bookmarkStart w:id="5253" w:name="_Toc4504"/>
        <w:bookmarkStart w:id="5254" w:name="_Toc24265"/>
        <w:bookmarkStart w:id="5255" w:name="_Toc16154"/>
        <w:bookmarkStart w:id="5256" w:name="_Toc19479"/>
        <w:bookmarkStart w:id="5257" w:name="_Toc12948"/>
        <w:bookmarkStart w:id="5258" w:name="_Toc14686"/>
        <w:bookmarkStart w:id="5259" w:name="_Toc5102"/>
        <w:bookmarkStart w:id="5260" w:name="_Toc21517"/>
        <w:bookmarkStart w:id="5261" w:name="_Toc15419"/>
        <w:bookmarkStart w:id="5262" w:name="_Toc3044"/>
        <w:bookmarkStart w:id="5263" w:name="_Toc10010"/>
        <w:bookmarkStart w:id="5264" w:name="_Toc10300"/>
        <w:bookmarkStart w:id="5265" w:name="_Toc9903"/>
        <w:bookmarkStart w:id="5266" w:name="_Toc2784"/>
        <w:bookmarkStart w:id="5267" w:name="_Toc8488"/>
        <w:bookmarkStart w:id="5268" w:name="_Toc29336"/>
        <w:r w:rsidR="00D5184D" w:rsidRPr="00372C54">
          <w:rPr>
            <w:rPrChange w:id="5269" w:author="jie sun" w:date="2018-04-18T15:18:00Z">
              <w:rPr/>
            </w:rPrChange>
          </w:rPr>
          <w:t>:</w:t>
        </w:r>
      </w:ins>
      <w:ins w:id="5270" w:author="像个男人一样" w:date="2018-03-21T21:15:00Z">
        <w:r w:rsidR="00D5184D" w:rsidRPr="00372C54">
          <w:rPr>
            <w:rPrChange w:id="5271" w:author="jie sun" w:date="2018-04-18T15:18:00Z">
              <w:rPr>
                <w:lang w:val="en-US"/>
              </w:rPr>
            </w:rPrChange>
          </w:rPr>
          <w:t xml:space="preserve"> </w:t>
        </w:r>
      </w:ins>
      <w:ins w:id="5272" w:author="像个男人一样" w:date="2018-03-21T01:58:00Z">
        <w:r w:rsidR="00D5184D" w:rsidRPr="00CD4D88">
          <w:t xml:space="preserve">Gyro </w:t>
        </w:r>
        <w:del w:id="5273" w:author="jie sun" w:date="2018-04-18T15:13:00Z">
          <w:r w:rsidR="00D5184D" w:rsidRPr="00A64E7B" w:rsidDel="006A3610">
            <w:delText>in the iPhone</w:delText>
          </w:r>
        </w:del>
      </w:ins>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ins w:id="5274" w:author="jie sun" w:date="2018-04-18T15:13:00Z">
        <w:r w:rsidR="006A3610" w:rsidRPr="00A64E7B">
          <w:t>With Racing Game</w:t>
        </w:r>
      </w:ins>
      <w:customXmlInsRangeStart w:id="5275" w:author="jie sun" w:date="2018-04-18T15:18:00Z"/>
      <w:sdt>
        <w:sdtPr>
          <w:id w:val="789704053"/>
          <w:citation/>
        </w:sdtPr>
        <w:sdtContent>
          <w:customXmlInsRangeEnd w:id="5275"/>
          <w:ins w:id="5276" w:author="jie sun" w:date="2018-04-18T15:18:00Z">
            <w:r w:rsidR="00934638" w:rsidRPr="00A64E7B">
              <w:rPr>
                <w:iCs w:val="0"/>
              </w:rPr>
              <w:fldChar w:fldCharType="begin"/>
            </w:r>
            <w:r w:rsidR="00934638" w:rsidRPr="00372C54">
              <w:rPr>
                <w:rPrChange w:id="5277" w:author="jie sun" w:date="2018-04-18T15:18:00Z">
                  <w:rPr/>
                </w:rPrChange>
              </w:rPr>
              <w:instrText xml:space="preserve"> CITATION Vic10 \l 2052 </w:instrText>
            </w:r>
          </w:ins>
          <w:r w:rsidR="00934638" w:rsidRPr="00A64E7B">
            <w:rPr>
              <w:rPrChange w:id="5278" w:author="jie sun" w:date="2018-04-18T15:18:00Z">
                <w:rPr>
                  <w:iCs/>
                  <w:color w:val="44546A" w:themeColor="text2"/>
                  <w:sz w:val="21"/>
                  <w:szCs w:val="18"/>
                </w:rPr>
              </w:rPrChange>
            </w:rPr>
            <w:fldChar w:fldCharType="separate"/>
          </w:r>
          <w:r w:rsidR="006116D1">
            <w:rPr>
              <w:rFonts w:hint="eastAsia"/>
              <w:iCs w:val="0"/>
              <w:noProof/>
            </w:rPr>
            <w:t xml:space="preserve"> </w:t>
          </w:r>
          <w:r w:rsidR="006116D1" w:rsidRPr="006116D1">
            <w:rPr>
              <w:rFonts w:hint="eastAsia"/>
              <w:noProof/>
            </w:rPr>
            <w:t>(H, 2010)</w:t>
          </w:r>
          <w:ins w:id="5279" w:author="jie sun" w:date="2018-04-18T15:18:00Z">
            <w:r w:rsidR="00934638" w:rsidRPr="00A64E7B">
              <w:rPr>
                <w:iCs w:val="0"/>
              </w:rPr>
              <w:fldChar w:fldCharType="end"/>
            </w:r>
          </w:ins>
          <w:customXmlInsRangeStart w:id="5280" w:author="jie sun" w:date="2018-04-18T15:18:00Z"/>
        </w:sdtContent>
      </w:sdt>
      <w:customXmlInsRangeEnd w:id="5280"/>
      <w:bookmarkEnd w:id="5215"/>
    </w:p>
    <w:bookmarkEnd w:id="5206"/>
    <w:bookmarkEnd w:id="5207"/>
    <w:p w:rsidR="0087014B" w:rsidRPr="00372C54" w:rsidRDefault="0087014B">
      <w:pPr>
        <w:jc w:val="center"/>
        <w:rPr>
          <w:iCs/>
          <w:color w:val="44546A" w:themeColor="text2"/>
          <w:sz w:val="21"/>
          <w:szCs w:val="18"/>
          <w:rPrChange w:id="5281" w:author="jie sun" w:date="2018-04-18T15:18:00Z">
            <w:rPr/>
          </w:rPrChange>
        </w:rPr>
        <w:pPrChange w:id="5282" w:author="jie sun" w:date="2018-04-16T21:41:00Z">
          <w:pPr/>
        </w:pPrChange>
      </w:pPr>
    </w:p>
    <w:p w:rsidR="0087014B" w:rsidRDefault="00D5184D">
      <w:pPr>
        <w:pStyle w:val="Heading4"/>
      </w:pPr>
      <w:r>
        <w:t xml:space="preserve">Getting </w:t>
      </w:r>
      <w:ins w:id="5283" w:author="jie sun" w:date="2018-04-16T21:22:00Z">
        <w:r w:rsidR="003F29EA">
          <w:t>T</w:t>
        </w:r>
      </w:ins>
      <w:del w:id="5284" w:author="jie sun" w:date="2018-04-16T21:22:00Z">
        <w:r w:rsidDel="003F29EA">
          <w:delText>t</w:delText>
        </w:r>
      </w:del>
      <w:r>
        <w:t xml:space="preserve">he </w:t>
      </w:r>
      <w:ins w:id="5285" w:author="jie sun" w:date="2018-04-16T21:22:00Z">
        <w:r w:rsidR="003F29EA">
          <w:t>E</w:t>
        </w:r>
      </w:ins>
      <w:del w:id="5286" w:author="jie sun" w:date="2018-04-16T21:22:00Z">
        <w:r w:rsidDel="003F29EA">
          <w:delText>e</w:delText>
        </w:r>
      </w:del>
      <w:r>
        <w:t xml:space="preserve">xact </w:t>
      </w:r>
      <w:ins w:id="5287" w:author="jie sun" w:date="2018-04-16T21:22:00Z">
        <w:r w:rsidR="003F29EA">
          <w:t>A</w:t>
        </w:r>
      </w:ins>
      <w:del w:id="5288" w:author="jie sun" w:date="2018-04-16T21:22:00Z">
        <w:r w:rsidDel="003F29EA">
          <w:delText>a</w:delText>
        </w:r>
      </w:del>
      <w:r>
        <w:t xml:space="preserve">ngle </w:t>
      </w:r>
      <w:ins w:id="5289" w:author="jie sun" w:date="2018-04-16T21:22:00Z">
        <w:r w:rsidR="003F29EA">
          <w:t>O</w:t>
        </w:r>
      </w:ins>
      <w:del w:id="5290" w:author="jie sun" w:date="2018-04-16T21:22:00Z">
        <w:r w:rsidDel="003F29EA">
          <w:delText>o</w:delText>
        </w:r>
      </w:del>
      <w:r>
        <w:t xml:space="preserve">ffset </w:t>
      </w:r>
      <w:ins w:id="5291" w:author="jie sun" w:date="2018-04-16T21:22:00Z">
        <w:r w:rsidR="003F29EA">
          <w:t>I</w:t>
        </w:r>
      </w:ins>
      <w:del w:id="5292" w:author="jie sun" w:date="2018-04-16T21:22:00Z">
        <w:r w:rsidDel="003F29EA">
          <w:delText>i</w:delText>
        </w:r>
      </w:del>
      <w:r>
        <w:t xml:space="preserve">n </w:t>
      </w:r>
      <w:ins w:id="5293" w:author="jie sun" w:date="2018-04-16T21:22:00Z">
        <w:r w:rsidR="003F29EA">
          <w:t>H</w:t>
        </w:r>
      </w:ins>
      <w:del w:id="5294" w:author="jie sun" w:date="2018-04-16T21:22:00Z">
        <w:r w:rsidDel="003F29EA">
          <w:delText>h</w:delText>
        </w:r>
      </w:del>
      <w:r>
        <w:t xml:space="preserve">orizontal </w:t>
      </w:r>
      <w:ins w:id="5295" w:author="jie sun" w:date="2018-04-16T21:22:00Z">
        <w:r w:rsidR="003F29EA">
          <w:t>L</w:t>
        </w:r>
      </w:ins>
      <w:del w:id="5296" w:author="jie sun" w:date="2018-04-16T21:22:00Z">
        <w:r w:rsidDel="003F29EA">
          <w:delText>l</w:delText>
        </w:r>
      </w:del>
      <w:r>
        <w:t>evel (Pitch axis)</w:t>
      </w:r>
    </w:p>
    <w:p w:rsidR="0087014B" w:rsidRDefault="00D5184D">
      <w:r>
        <w:t>Here using iPhone 6 as an example, 100 Hz sampling rate. This is ideal option of the frequency, but</w:t>
      </w:r>
      <w:r>
        <w:rPr>
          <w:lang w:val="en-GB"/>
        </w:rPr>
        <w:t xml:space="preserve"> in</w:t>
      </w:r>
      <w:r>
        <w:t xml:space="preserve"> different situations should</w:t>
      </w:r>
      <w:r>
        <w:rPr>
          <w:lang w:val="en-GB"/>
        </w:rPr>
        <w:t xml:space="preserve"> be</w:t>
      </w:r>
      <w:r>
        <w:t xml:space="preserve"> set in different frequencies for reducing the error</w:t>
      </w:r>
      <w:r>
        <w:rPr>
          <w:lang w:val="en-GB"/>
        </w:rPr>
        <w:t xml:space="preserve"> rate</w:t>
      </w:r>
      <w:r>
        <w:t xml:space="preserve">. </w:t>
      </w:r>
    </w:p>
    <w:p w:rsidR="0087014B" w:rsidDel="00185706" w:rsidRDefault="00D5184D" w:rsidP="00185706">
      <w:pPr>
        <w:rPr>
          <w:del w:id="5297" w:author="像个男人一样" w:date="2018-03-21T23:21:00Z"/>
        </w:rPr>
      </w:pPr>
      <w:r>
        <w:t>There are gyro data caught from iPhone in the form below during playing a racing game. It simulates the action of playing race game through rotating the iPhone</w:t>
      </w:r>
      <w:r>
        <w:rPr>
          <w:rPrChange w:id="5298" w:author="像个男人一样" w:date="2018-03-21T21:14:00Z">
            <w:rPr>
              <w:lang w:val="en-GB"/>
            </w:rPr>
          </w:rPrChange>
        </w:rPr>
        <w:t xml:space="preserve"> 6</w:t>
      </w:r>
      <w:r>
        <w:t xml:space="preserve"> around Pitch axis and we can ignore </w:t>
      </w:r>
      <w:del w:id="5299" w:author="jie sun" w:date="2018-04-08T15:14:00Z">
        <w:r w:rsidDel="008E72C7">
          <w:delText xml:space="preserve"> </w:delText>
        </w:r>
      </w:del>
      <w:r>
        <w:t>Roll and Yaw data, since we do not need to use them in this condition.</w:t>
      </w:r>
    </w:p>
    <w:p w:rsidR="00185706" w:rsidRDefault="00185706">
      <w:pPr>
        <w:rPr>
          <w:ins w:id="5300" w:author="jie sun" w:date="2018-04-16T22:22:00Z"/>
        </w:rPr>
      </w:pPr>
    </w:p>
    <w:p w:rsidR="0087014B" w:rsidRDefault="00D5184D">
      <w:pPr>
        <w:rPr>
          <w:del w:id="5301" w:author="像个男人一样" w:date="2018-03-21T01:59:00Z"/>
          <w:rStyle w:val="SubtleEmphasis1"/>
        </w:rPr>
        <w:pPrChange w:id="5302" w:author="jie sun" w:date="2018-04-16T22:22:00Z">
          <w:pPr>
            <w:pStyle w:val="Subtitle"/>
          </w:pPr>
        </w:pPrChange>
      </w:pPr>
      <w:bookmarkStart w:id="5303" w:name="_Toc505291913"/>
      <w:del w:id="5304" w:author="像个男人一样" w:date="2018-03-21T23:21:00Z">
        <w:r>
          <w:delText xml:space="preserve">Figure 3. </w:delText>
        </w:r>
        <w:r>
          <w:fldChar w:fldCharType="begin"/>
        </w:r>
        <w:r>
          <w:delInstrText xml:space="preserve"> SEQ Figure_3. \* ARABIC </w:delInstrText>
        </w:r>
        <w:r>
          <w:fldChar w:fldCharType="separate"/>
        </w:r>
      </w:del>
      <w:ins w:id="5305" w:author="像个男人一样" w:date="2018-03-22T11:51:00Z">
        <w:del w:id="5306" w:author="像个男人一样" w:date="2018-03-21T23:21:00Z">
          <w:r>
            <w:rPr>
              <w:b/>
            </w:rPr>
            <w:delText>错误！未指定顺序。</w:delText>
          </w:r>
        </w:del>
      </w:ins>
      <w:ins w:id="5307" w:author="像个男人一样" w:date="2018-03-21T23:39:00Z">
        <w:del w:id="5308" w:author="像个男人一样" w:date="2018-03-22T11:51:00Z">
          <w:r>
            <w:rPr>
              <w:b/>
            </w:rPr>
            <w:delText>错误！未指定顺序。</w:delText>
          </w:r>
        </w:del>
      </w:ins>
      <w:ins w:id="5309" w:author="像个男人一样" w:date="2018-03-21T23:10:00Z">
        <w:del w:id="5310" w:author="像个男人一样" w:date="2018-03-22T11:51:00Z">
          <w:r>
            <w:rPr>
              <w:b/>
            </w:rPr>
            <w:delText>错误！未指定顺序。</w:delText>
          </w:r>
        </w:del>
      </w:ins>
      <w:ins w:id="5311" w:author="像个男人一样" w:date="2018-03-21T23:08:00Z">
        <w:del w:id="5312" w:author="像个男人一样" w:date="2018-03-22T11:51:00Z">
          <w:r>
            <w:rPr>
              <w:b/>
            </w:rPr>
            <w:delText>错误！未指定顺序。</w:delText>
          </w:r>
        </w:del>
      </w:ins>
      <w:ins w:id="5313" w:author="像个男人一样" w:date="2018-03-21T02:33:00Z">
        <w:del w:id="5314" w:author="像个男人一样" w:date="2018-03-22T11:51:00Z">
          <w:r>
            <w:rPr>
              <w:b/>
            </w:rPr>
            <w:delText>错误！未指定顺序。</w:delText>
          </w:r>
        </w:del>
      </w:ins>
      <w:ins w:id="5315" w:author="像个男人一样" w:date="2018-03-21T02:32:00Z">
        <w:del w:id="5316" w:author="像个男人一样" w:date="2018-03-22T11:51:00Z">
          <w:r>
            <w:rPr>
              <w:b/>
            </w:rPr>
            <w:delText>错误！未指定顺序。</w:delText>
          </w:r>
        </w:del>
      </w:ins>
      <w:ins w:id="5317" w:author="像个男人一样" w:date="2018-03-21T02:31:00Z">
        <w:del w:id="5318" w:author="像个男人一样" w:date="2018-03-22T11:51:00Z">
          <w:r>
            <w:rPr>
              <w:b/>
            </w:rPr>
            <w:delText>错误！未指定顺序。</w:delText>
          </w:r>
        </w:del>
      </w:ins>
      <w:ins w:id="5319" w:author="像个男人一样" w:date="2018-03-21T02:30:00Z">
        <w:del w:id="5320" w:author="像个男人一样" w:date="2018-03-22T11:51:00Z">
          <w:r>
            <w:rPr>
              <w:b/>
            </w:rPr>
            <w:delText>错误！未指定顺序。</w:delText>
          </w:r>
        </w:del>
      </w:ins>
      <w:ins w:id="5321" w:author="像个男人一样" w:date="2018-03-21T02:29:00Z">
        <w:del w:id="5322" w:author="像个男人一样" w:date="2018-03-22T11:51:00Z">
          <w:r>
            <w:rPr>
              <w:b/>
            </w:rPr>
            <w:delText>错误！未指定顺序。错误！未指定顺序。</w:delText>
          </w:r>
        </w:del>
      </w:ins>
      <w:ins w:id="5323" w:author="像个男人一样" w:date="2018-03-21T02:26:00Z">
        <w:del w:id="5324" w:author="像个男人一样" w:date="2018-03-22T11:51:00Z">
          <w:r>
            <w:rPr>
              <w:b/>
            </w:rPr>
            <w:delText>错误！未指定顺序。</w:delText>
          </w:r>
        </w:del>
      </w:ins>
      <w:ins w:id="5325" w:author="像个男人一样" w:date="2018-03-21T02:25:00Z">
        <w:del w:id="5326" w:author="像个男人一样" w:date="2018-03-22T11:51:00Z">
          <w:r>
            <w:rPr>
              <w:b/>
            </w:rPr>
            <w:delText>错误！未指定顺序。</w:delText>
          </w:r>
        </w:del>
      </w:ins>
      <w:ins w:id="5327" w:author="像个男人一样" w:date="2018-03-21T02:24:00Z">
        <w:del w:id="5328" w:author="像个男人一样" w:date="2018-03-22T11:51:00Z">
          <w:r>
            <w:rPr>
              <w:b/>
            </w:rPr>
            <w:delText>错误！未指定顺序。</w:delText>
          </w:r>
        </w:del>
      </w:ins>
      <w:ins w:id="5329" w:author="像个男人一样" w:date="2018-03-21T02:23:00Z">
        <w:del w:id="5330" w:author="像个男人一样" w:date="2018-03-22T11:51:00Z">
          <w:r>
            <w:rPr>
              <w:b/>
            </w:rPr>
            <w:delText>错误！未指定顺序。</w:delText>
          </w:r>
        </w:del>
      </w:ins>
      <w:ins w:id="5331" w:author="像个男人一样" w:date="2018-03-21T02:22:00Z">
        <w:del w:id="5332" w:author="像个男人一样" w:date="2018-03-22T11:51:00Z">
          <w:r>
            <w:rPr>
              <w:b/>
            </w:rPr>
            <w:delText>错误！未指定顺序。</w:delText>
          </w:r>
        </w:del>
      </w:ins>
      <w:ins w:id="5333" w:author="像个男人一样" w:date="2018-03-21T02:17:00Z">
        <w:del w:id="5334" w:author="像个男人一样" w:date="2018-03-22T11:51:00Z">
          <w:r>
            <w:rPr>
              <w:b/>
            </w:rPr>
            <w:delText>错误！未指定顺序。错误！未指定顺序。错误！未指定顺序。</w:delText>
          </w:r>
        </w:del>
      </w:ins>
      <w:ins w:id="5335" w:author="像个男人一样" w:date="2018-03-21T02:15:00Z">
        <w:del w:id="5336" w:author="像个男人一样" w:date="2018-03-22T11:51:00Z">
          <w:r>
            <w:rPr>
              <w:b/>
            </w:rPr>
            <w:delText>错误！未指定顺序。</w:delText>
          </w:r>
        </w:del>
      </w:ins>
      <w:ins w:id="5337" w:author="像个男人一样" w:date="2018-03-21T02:14:00Z">
        <w:del w:id="5338" w:author="像个男人一样" w:date="2018-03-22T11:51:00Z">
          <w:r>
            <w:rPr>
              <w:b/>
            </w:rPr>
            <w:delText>错误！未指定顺序。</w:delText>
          </w:r>
        </w:del>
      </w:ins>
      <w:ins w:id="5339" w:author="像个男人一样" w:date="2018-03-21T02:13:00Z">
        <w:del w:id="5340" w:author="像个男人一样" w:date="2018-03-22T11:51:00Z">
          <w:r>
            <w:rPr>
              <w:b/>
            </w:rPr>
            <w:delText>错误！未指定顺序。</w:delText>
          </w:r>
        </w:del>
      </w:ins>
      <w:ins w:id="5341" w:author="像个男人一样" w:date="2018-03-21T02:12:00Z">
        <w:del w:id="5342" w:author="像个男人一样" w:date="2018-03-22T11:51:00Z">
          <w:r>
            <w:rPr>
              <w:b/>
            </w:rPr>
            <w:delText>错误！未指定顺序。</w:delText>
          </w:r>
        </w:del>
      </w:ins>
      <w:ins w:id="5343" w:author="像个男人一样" w:date="2018-03-21T02:02:00Z">
        <w:del w:id="5344" w:author="像个男人一样" w:date="2018-03-22T11:51:00Z">
          <w:r>
            <w:rPr>
              <w:b/>
            </w:rPr>
            <w:delText>错误！未指定顺序。错误！未指定顺序。</w:delText>
          </w:r>
        </w:del>
      </w:ins>
      <w:ins w:id="5345" w:author="像个男人一样" w:date="2018-03-21T02:01:00Z">
        <w:del w:id="5346" w:author="像个男人一样" w:date="2018-03-22T11:51:00Z">
          <w:r>
            <w:rPr>
              <w:b/>
            </w:rPr>
            <w:delText>错误！未指定顺序。</w:delText>
          </w:r>
        </w:del>
      </w:ins>
      <w:ins w:id="5347" w:author="像个男人一样" w:date="2018-03-21T02:00:00Z">
        <w:del w:id="5348" w:author="像个男人一样" w:date="2018-03-22T11:51:00Z">
          <w:r>
            <w:rPr>
              <w:b/>
            </w:rPr>
            <w:delText>错误！未指定顺序。</w:delText>
          </w:r>
        </w:del>
      </w:ins>
      <w:ins w:id="5349" w:author="像个男人一样" w:date="2018-03-21T01:59:00Z">
        <w:del w:id="5350" w:author="像个男人一样" w:date="2018-03-22T11:51:00Z">
          <w:r>
            <w:rPr>
              <w:b/>
            </w:rPr>
            <w:delText>错误！未指定顺序。</w:delText>
          </w:r>
        </w:del>
      </w:ins>
      <w:del w:id="5351" w:author="像个男人一样" w:date="2018-03-22T11:51:00Z">
        <w:r>
          <w:delText>8</w:delText>
        </w:r>
      </w:del>
      <w:del w:id="5352" w:author="像个男人一样" w:date="2018-03-21T23:21:00Z">
        <w:r>
          <w:fldChar w:fldCharType="end"/>
        </w:r>
      </w:del>
      <w:del w:id="5353" w:author="像个男人一样" w:date="2018-03-21T01:59:00Z">
        <w:r>
          <w:delText xml:space="preserve"> Racing Gyro data of three axes</w:delText>
        </w:r>
        <w:bookmarkEnd w:id="5303"/>
      </w:del>
    </w:p>
    <w:p w:rsidR="0087014B" w:rsidRDefault="00D5184D">
      <w:pPr>
        <w:jc w:val="center"/>
        <w:rPr>
          <w:ins w:id="5354" w:author="像个男人一样" w:date="2018-03-21T01:58:00Z"/>
        </w:rPr>
        <w:pPrChange w:id="5355" w:author="jie sun" w:date="2018-04-16T22:22:00Z">
          <w:pPr/>
        </w:pPrChange>
      </w:pPr>
      <w:r>
        <w:rPr>
          <w:noProof/>
        </w:rPr>
        <w:drawing>
          <wp:inline distT="0" distB="0" distL="0" distR="0">
            <wp:extent cx="5226050" cy="1997075"/>
            <wp:effectExtent l="0" t="0" r="12700" b="317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7014B" w:rsidRDefault="00D5184D">
      <w:pPr>
        <w:jc w:val="center"/>
        <w:pPrChange w:id="5356" w:author="jie sun" w:date="2018-04-16T21:41:00Z">
          <w:pPr/>
        </w:pPrChange>
      </w:pPr>
      <w:bookmarkStart w:id="5357" w:name="_Toc511906340"/>
      <w:ins w:id="5358" w:author="像个男人一样" w:date="2018-03-21T01:58:00Z">
        <w:r>
          <w:rPr>
            <w:rStyle w:val="CaptionChar"/>
            <w:rPrChange w:id="5359" w:author="像个男人一样" w:date="2018-03-21T01:58:00Z">
              <w:rPr/>
            </w:rPrChange>
          </w:rPr>
          <w:t xml:space="preserve">Figure </w:t>
        </w:r>
      </w:ins>
      <w:ins w:id="5360" w:author="JIE  SUN" w:date="2018-06-21T13:36:00Z">
        <w:r w:rsidR="00A64E7B">
          <w:rPr>
            <w:rStyle w:val="CaptionChar"/>
          </w:rPr>
          <w:fldChar w:fldCharType="begin"/>
        </w:r>
        <w:r w:rsidR="00A64E7B">
          <w:rPr>
            <w:rStyle w:val="CaptionChar"/>
          </w:rPr>
          <w:instrText xml:space="preserve"> STYLEREF 1 \s </w:instrText>
        </w:r>
      </w:ins>
      <w:r w:rsidR="00A64E7B">
        <w:rPr>
          <w:rStyle w:val="CaptionChar"/>
        </w:rPr>
        <w:fldChar w:fldCharType="separate"/>
      </w:r>
      <w:r w:rsidR="00A64E7B">
        <w:rPr>
          <w:rStyle w:val="CaptionChar"/>
          <w:noProof/>
        </w:rPr>
        <w:t>3</w:t>
      </w:r>
      <w:ins w:id="5361" w:author="JIE  SUN" w:date="2018-06-21T13:36:00Z">
        <w:r w:rsidR="00A64E7B">
          <w:rPr>
            <w:rStyle w:val="CaptionChar"/>
          </w:rPr>
          <w:fldChar w:fldCharType="end"/>
        </w:r>
        <w:r w:rsidR="00A64E7B">
          <w:rPr>
            <w:rStyle w:val="CaptionChar"/>
          </w:rPr>
          <w:noBreakHyphen/>
        </w:r>
        <w:r w:rsidR="00A64E7B">
          <w:rPr>
            <w:rStyle w:val="CaptionChar"/>
          </w:rPr>
          <w:fldChar w:fldCharType="begin"/>
        </w:r>
        <w:r w:rsidR="00A64E7B">
          <w:rPr>
            <w:rStyle w:val="CaptionChar"/>
          </w:rPr>
          <w:instrText xml:space="preserve"> SEQ Figure \* ARABIC \s 1 </w:instrText>
        </w:r>
      </w:ins>
      <w:r w:rsidR="00A64E7B">
        <w:rPr>
          <w:rStyle w:val="CaptionChar"/>
        </w:rPr>
        <w:fldChar w:fldCharType="separate"/>
      </w:r>
      <w:ins w:id="5362" w:author="JIE  SUN" w:date="2018-06-21T13:36:00Z">
        <w:r w:rsidR="00A64E7B">
          <w:rPr>
            <w:rStyle w:val="CaptionChar"/>
            <w:noProof/>
          </w:rPr>
          <w:t>8</w:t>
        </w:r>
        <w:r w:rsidR="00A64E7B">
          <w:rPr>
            <w:rStyle w:val="CaptionChar"/>
          </w:rPr>
          <w:fldChar w:fldCharType="end"/>
        </w:r>
      </w:ins>
      <w:ins w:id="5363" w:author="jie sun" w:date="2018-04-19T13:00:00Z">
        <w:del w:id="5364" w:author="JIE  SUN" w:date="2018-06-21T13:34:00Z">
          <w:r w:rsidR="00083FE7" w:rsidDel="00A64E7B">
            <w:rPr>
              <w:rStyle w:val="CaptionChar"/>
            </w:rPr>
            <w:fldChar w:fldCharType="begin"/>
          </w:r>
          <w:r w:rsidR="00083FE7" w:rsidDel="00A64E7B">
            <w:rPr>
              <w:rStyle w:val="CaptionChar"/>
            </w:rPr>
            <w:delInstrText xml:space="preserve"> STYLEREF 1 \s </w:delInstrText>
          </w:r>
        </w:del>
      </w:ins>
      <w:del w:id="5365" w:author="JIE  SUN" w:date="2018-06-21T13:34:00Z">
        <w:r w:rsidR="00083FE7" w:rsidDel="00A64E7B">
          <w:rPr>
            <w:rStyle w:val="CaptionChar"/>
          </w:rPr>
          <w:fldChar w:fldCharType="separate"/>
        </w:r>
        <w:r w:rsidR="00083FE7" w:rsidDel="00A64E7B">
          <w:rPr>
            <w:rStyle w:val="CaptionChar"/>
            <w:noProof/>
          </w:rPr>
          <w:delText>3</w:delText>
        </w:r>
      </w:del>
      <w:ins w:id="5366" w:author="jie sun" w:date="2018-04-19T13:00:00Z">
        <w:del w:id="5367" w:author="JIE  SUN" w:date="2018-06-21T13:34:00Z">
          <w:r w:rsidR="00083FE7" w:rsidDel="00A64E7B">
            <w:rPr>
              <w:rStyle w:val="CaptionChar"/>
            </w:rPr>
            <w:fldChar w:fldCharType="end"/>
          </w:r>
          <w:r w:rsidR="00083FE7" w:rsidDel="00A64E7B">
            <w:rPr>
              <w:rStyle w:val="CaptionChar"/>
            </w:rPr>
            <w:delText>.</w:delText>
          </w:r>
          <w:r w:rsidR="00083FE7" w:rsidDel="00A64E7B">
            <w:rPr>
              <w:rStyle w:val="CaptionChar"/>
            </w:rPr>
            <w:fldChar w:fldCharType="begin"/>
          </w:r>
          <w:r w:rsidR="00083FE7" w:rsidDel="00A64E7B">
            <w:rPr>
              <w:rStyle w:val="CaptionChar"/>
            </w:rPr>
            <w:delInstrText xml:space="preserve"> SEQ Figure \* ARABIC \s 1 </w:delInstrText>
          </w:r>
        </w:del>
      </w:ins>
      <w:del w:id="5368" w:author="JIE  SUN" w:date="2018-06-21T13:34:00Z">
        <w:r w:rsidR="00083FE7" w:rsidDel="00A64E7B">
          <w:rPr>
            <w:rStyle w:val="CaptionChar"/>
          </w:rPr>
          <w:fldChar w:fldCharType="separate"/>
        </w:r>
      </w:del>
      <w:ins w:id="5369" w:author="jie sun" w:date="2018-04-19T13:00:00Z">
        <w:del w:id="5370" w:author="JIE  SUN" w:date="2018-06-21T13:34:00Z">
          <w:r w:rsidR="00083FE7" w:rsidDel="00A64E7B">
            <w:rPr>
              <w:rStyle w:val="CaptionChar"/>
              <w:noProof/>
            </w:rPr>
            <w:delText>8</w:delText>
          </w:r>
          <w:r w:rsidR="00083FE7" w:rsidDel="00A64E7B">
            <w:rPr>
              <w:rStyle w:val="CaptionChar"/>
            </w:rPr>
            <w:fldChar w:fldCharType="end"/>
          </w:r>
        </w:del>
      </w:ins>
      <w:ins w:id="5371" w:author="像个男人一样" w:date="2018-03-21T01:58:00Z">
        <w:del w:id="5372" w:author="jie sun" w:date="2018-04-10T21:45:00Z">
          <w:r w:rsidDel="00454521">
            <w:rPr>
              <w:rStyle w:val="CaptionChar"/>
              <w:rPrChange w:id="5373" w:author="像个男人一样" w:date="2018-03-21T01:58:00Z">
                <w:rPr/>
              </w:rPrChange>
            </w:rPr>
            <w:fldChar w:fldCharType="begin"/>
          </w:r>
          <w:r w:rsidDel="00454521">
            <w:rPr>
              <w:rStyle w:val="CaptionChar"/>
              <w:rPrChange w:id="5374" w:author="像个男人一样" w:date="2018-03-21T01:58:00Z">
                <w:rPr/>
              </w:rPrChange>
            </w:rPr>
            <w:delInstrText xml:space="preserve"> STYLEREF 1 \s </w:delInstrText>
          </w:r>
          <w:r w:rsidDel="00454521">
            <w:rPr>
              <w:rStyle w:val="CaptionChar"/>
              <w:rPrChange w:id="5375" w:author="像个男人一样" w:date="2018-03-21T01:58:00Z">
                <w:rPr/>
              </w:rPrChange>
            </w:rPr>
            <w:fldChar w:fldCharType="separate"/>
          </w:r>
          <w:r w:rsidDel="00454521">
            <w:rPr>
              <w:rStyle w:val="CaptionChar"/>
              <w:rPrChange w:id="5376" w:author="像个男人一样" w:date="2018-03-21T01:58:00Z">
                <w:rPr/>
              </w:rPrChange>
            </w:rPr>
            <w:delText>3</w:delText>
          </w:r>
          <w:r w:rsidDel="00454521">
            <w:rPr>
              <w:rStyle w:val="CaptionChar"/>
              <w:rPrChange w:id="5377" w:author="像个男人一样" w:date="2018-03-21T01:58:00Z">
                <w:rPr/>
              </w:rPrChange>
            </w:rPr>
            <w:fldChar w:fldCharType="end"/>
          </w:r>
          <w:r w:rsidDel="00454521">
            <w:rPr>
              <w:rStyle w:val="CaptionChar"/>
              <w:rPrChange w:id="5378" w:author="像个男人一样" w:date="2018-03-21T01:58:00Z">
                <w:rPr/>
              </w:rPrChange>
            </w:rPr>
            <w:delText>.</w:delText>
          </w:r>
          <w:r w:rsidDel="00454521">
            <w:rPr>
              <w:rStyle w:val="CaptionChar"/>
              <w:rPrChange w:id="5379" w:author="像个男人一样" w:date="2018-03-21T01:58:00Z">
                <w:rPr/>
              </w:rPrChange>
            </w:rPr>
            <w:fldChar w:fldCharType="begin"/>
          </w:r>
          <w:r w:rsidDel="00454521">
            <w:rPr>
              <w:rStyle w:val="CaptionChar"/>
              <w:rPrChange w:id="5380" w:author="像个男人一样" w:date="2018-03-21T01:58:00Z">
                <w:rPr/>
              </w:rPrChange>
            </w:rPr>
            <w:delInstrText xml:space="preserve"> SEQ Figure \* ARABIC \s 1 </w:delInstrText>
          </w:r>
          <w:r w:rsidDel="00454521">
            <w:rPr>
              <w:rStyle w:val="CaptionChar"/>
              <w:rPrChange w:id="5381" w:author="像个男人一样" w:date="2018-03-21T01:58:00Z">
                <w:rPr/>
              </w:rPrChange>
            </w:rPr>
            <w:fldChar w:fldCharType="separate"/>
          </w:r>
        </w:del>
      </w:ins>
      <w:ins w:id="5382" w:author="像个男人一样" w:date="2018-03-22T11:51:00Z">
        <w:del w:id="5383" w:author="jie sun" w:date="2018-04-10T21:45:00Z">
          <w:r w:rsidDel="00454521">
            <w:rPr>
              <w:rStyle w:val="CaptionChar"/>
            </w:rPr>
            <w:delText>8</w:delText>
          </w:r>
        </w:del>
      </w:ins>
      <w:ins w:id="5384" w:author="像个男人一样" w:date="2018-03-21T01:58:00Z">
        <w:del w:id="5385" w:author="jie sun" w:date="2018-04-10T21:45:00Z">
          <w:r w:rsidDel="00454521">
            <w:rPr>
              <w:rStyle w:val="CaptionChar"/>
              <w:rPrChange w:id="5386" w:author="像个男人一样" w:date="2018-03-21T01:58:00Z">
                <w:rPr/>
              </w:rPrChange>
            </w:rPr>
            <w:fldChar w:fldCharType="end"/>
          </w:r>
        </w:del>
        <w:bookmarkStart w:id="5387" w:name="_Toc15272"/>
        <w:bookmarkStart w:id="5388" w:name="_Toc14087"/>
        <w:bookmarkStart w:id="5389" w:name="_Toc19849"/>
        <w:bookmarkStart w:id="5390" w:name="_Toc23557"/>
        <w:bookmarkStart w:id="5391" w:name="_Toc29123"/>
        <w:bookmarkStart w:id="5392" w:name="_Toc11443"/>
        <w:bookmarkStart w:id="5393" w:name="_Toc4843"/>
        <w:bookmarkStart w:id="5394" w:name="_Toc24158"/>
        <w:bookmarkStart w:id="5395" w:name="_Toc14765"/>
        <w:bookmarkStart w:id="5396" w:name="_Toc6774"/>
        <w:bookmarkStart w:id="5397" w:name="_Toc25065"/>
        <w:bookmarkStart w:id="5398" w:name="_Toc26220"/>
        <w:bookmarkStart w:id="5399" w:name="_Toc11763"/>
        <w:bookmarkStart w:id="5400" w:name="_Toc25639"/>
        <w:bookmarkStart w:id="5401" w:name="_Toc552"/>
        <w:bookmarkStart w:id="5402" w:name="_Toc66"/>
        <w:bookmarkStart w:id="5403" w:name="_Toc179"/>
        <w:bookmarkStart w:id="5404" w:name="_Toc29677"/>
        <w:bookmarkStart w:id="5405" w:name="_Toc11311"/>
        <w:bookmarkStart w:id="5406" w:name="_Toc11100"/>
        <w:bookmarkStart w:id="5407" w:name="_Toc9157"/>
        <w:bookmarkStart w:id="5408" w:name="_Toc31947"/>
        <w:bookmarkStart w:id="5409" w:name="_Toc20067"/>
        <w:bookmarkStart w:id="5410" w:name="_Toc17275"/>
        <w:bookmarkStart w:id="5411" w:name="_Toc26207"/>
        <w:r>
          <w:rPr>
            <w:rStyle w:val="CaptionChar"/>
            <w:rPrChange w:id="5412" w:author="像个男人一样" w:date="2018-03-21T01:58:00Z">
              <w:rPr/>
            </w:rPrChange>
          </w:rPr>
          <w:t xml:space="preserve">:Racing Gyro </w:t>
        </w:r>
      </w:ins>
      <w:ins w:id="5413" w:author="jie sun" w:date="2018-04-16T22:30:00Z">
        <w:r w:rsidR="00DF0071">
          <w:rPr>
            <w:rStyle w:val="CaptionChar"/>
          </w:rPr>
          <w:t>D</w:t>
        </w:r>
      </w:ins>
      <w:ins w:id="5414" w:author="像个男人一样" w:date="2018-03-21T01:58:00Z">
        <w:del w:id="5415" w:author="jie sun" w:date="2018-04-16T22:30:00Z">
          <w:r w:rsidDel="00DF0071">
            <w:rPr>
              <w:rStyle w:val="CaptionChar"/>
              <w:rPrChange w:id="5416" w:author="像个男人一样" w:date="2018-03-21T01:58:00Z">
                <w:rPr/>
              </w:rPrChange>
            </w:rPr>
            <w:delText>d</w:delText>
          </w:r>
        </w:del>
        <w:r>
          <w:rPr>
            <w:rStyle w:val="CaptionChar"/>
            <w:rPrChange w:id="5417" w:author="像个男人一样" w:date="2018-03-21T01:58:00Z">
              <w:rPr/>
            </w:rPrChange>
          </w:rPr>
          <w:t xml:space="preserve">ata </w:t>
        </w:r>
      </w:ins>
      <w:ins w:id="5418" w:author="jie sun" w:date="2018-04-16T22:30:00Z">
        <w:r w:rsidR="00DF0071">
          <w:rPr>
            <w:rStyle w:val="CaptionChar"/>
          </w:rPr>
          <w:t>O</w:t>
        </w:r>
      </w:ins>
      <w:ins w:id="5419" w:author="像个男人一样" w:date="2018-03-21T01:58:00Z">
        <w:del w:id="5420" w:author="jie sun" w:date="2018-04-16T22:30:00Z">
          <w:r w:rsidDel="00DF0071">
            <w:rPr>
              <w:rStyle w:val="CaptionChar"/>
              <w:rPrChange w:id="5421" w:author="像个男人一样" w:date="2018-03-21T01:58:00Z">
                <w:rPr/>
              </w:rPrChange>
            </w:rPr>
            <w:delText>o</w:delText>
          </w:r>
        </w:del>
        <w:r>
          <w:rPr>
            <w:rStyle w:val="CaptionChar"/>
            <w:rPrChange w:id="5422" w:author="像个男人一样" w:date="2018-03-21T01:58:00Z">
              <w:rPr/>
            </w:rPrChange>
          </w:rPr>
          <w:t xml:space="preserve">f </w:t>
        </w:r>
      </w:ins>
      <w:ins w:id="5423" w:author="jie sun" w:date="2018-04-16T22:30:00Z">
        <w:r w:rsidR="00DF0071">
          <w:rPr>
            <w:rStyle w:val="CaptionChar"/>
          </w:rPr>
          <w:t>T</w:t>
        </w:r>
      </w:ins>
      <w:ins w:id="5424" w:author="像个男人一样" w:date="2018-03-21T01:58:00Z">
        <w:del w:id="5425" w:author="jie sun" w:date="2018-04-16T22:30:00Z">
          <w:r w:rsidDel="00DF0071">
            <w:rPr>
              <w:rStyle w:val="CaptionChar"/>
              <w:rPrChange w:id="5426" w:author="像个男人一样" w:date="2018-03-21T01:58:00Z">
                <w:rPr/>
              </w:rPrChange>
            </w:rPr>
            <w:delText>t</w:delText>
          </w:r>
        </w:del>
        <w:r>
          <w:rPr>
            <w:rStyle w:val="CaptionChar"/>
            <w:rPrChange w:id="5427" w:author="像个男人一样" w:date="2018-03-21T01:58:00Z">
              <w:rPr/>
            </w:rPrChange>
          </w:rPr>
          <w:t xml:space="preserve">hree </w:t>
        </w:r>
      </w:ins>
      <w:ins w:id="5428" w:author="jie sun" w:date="2018-04-16T22:30:00Z">
        <w:r w:rsidR="00DF0071">
          <w:rPr>
            <w:rStyle w:val="CaptionChar"/>
          </w:rPr>
          <w:t>A</w:t>
        </w:r>
      </w:ins>
      <w:ins w:id="5429" w:author="像个男人一样" w:date="2018-03-21T01:58:00Z">
        <w:del w:id="5430" w:author="jie sun" w:date="2018-04-16T22:30:00Z">
          <w:r w:rsidDel="00DF0071">
            <w:rPr>
              <w:rStyle w:val="CaptionChar"/>
              <w:rPrChange w:id="5431" w:author="像个男人一样" w:date="2018-03-21T01:58:00Z">
                <w:rPr/>
              </w:rPrChange>
            </w:rPr>
            <w:delText>a</w:delText>
          </w:r>
        </w:del>
        <w:r>
          <w:rPr>
            <w:rStyle w:val="CaptionChar"/>
            <w:rPrChange w:id="5432" w:author="像个男人一样" w:date="2018-03-21T01:58:00Z">
              <w:rPr/>
            </w:rPrChange>
          </w:rPr>
          <w:t>xes</w:t>
        </w:r>
      </w:ins>
      <w:bookmarkEnd w:id="5357"/>
      <w:del w:id="5433" w:author="像个男人一样" w:date="2018-03-21T01:58:00Z">
        <w:r>
          <w:delText>s</w:delText>
        </w:r>
      </w:del>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p>
    <w:p w:rsidR="0087014B" w:rsidDel="00E773B7" w:rsidRDefault="00D5184D">
      <w:pPr>
        <w:pStyle w:val="Caption"/>
        <w:rPr>
          <w:del w:id="5434" w:author="像个男人一样" w:date="2018-03-21T23:21:00Z"/>
        </w:rPr>
      </w:pPr>
      <w:r w:rsidRPr="00185706">
        <w:t>Here</w:t>
      </w:r>
      <w:r w:rsidRPr="00185706">
        <w:t>，</w:t>
      </w:r>
      <w:r w:rsidRPr="00185706">
        <w:t>from the picture above, we can use the integral principle mentioned above to collect the corresponding angle value below. What we can see from the form below is the phone are rotated about 50 degrees around Pitch axis. Obviously</w:t>
      </w:r>
      <w:ins w:id="5435" w:author="jie sun" w:date="2018-04-08T18:34:00Z">
        <w:r w:rsidR="000E6500">
          <w:rPr>
            <w:iCs w:val="0"/>
            <w:color w:val="auto"/>
            <w:sz w:val="24"/>
            <w:szCs w:val="22"/>
          </w:rPr>
          <w:t>,</w:t>
        </w:r>
      </w:ins>
      <w:r w:rsidRPr="00185706">
        <w:t xml:space="preserve"> there is a certain error because of the disturbance, and another way </w:t>
      </w:r>
      <w:r w:rsidRPr="00185706">
        <w:rPr>
          <w:iCs w:val="0"/>
          <w:rPrChange w:id="5436" w:author="jie sun" w:date="2018-04-16T22:22:00Z">
            <w:rPr>
              <w:iCs w:val="0"/>
              <w:lang w:val="en-US"/>
            </w:rPr>
          </w:rPrChange>
        </w:rPr>
        <w:t xml:space="preserve">for calculating a more accurate angle </w:t>
      </w:r>
      <w:r w:rsidRPr="00185706">
        <w:t>will be discussed in next chapter for enhancing the accurate rate.</w:t>
      </w:r>
      <w:del w:id="5437" w:author="像个男人一样" w:date="2018-03-21T23:21:00Z">
        <w:r w:rsidRPr="00185706">
          <w:delText xml:space="preserve"> </w:delText>
        </w:r>
      </w:del>
    </w:p>
    <w:p w:rsidR="00E773B7" w:rsidRPr="00E773B7" w:rsidRDefault="00E773B7">
      <w:pPr>
        <w:rPr>
          <w:ins w:id="5438" w:author="jie sun" w:date="2018-04-16T22:30:00Z"/>
        </w:rPr>
      </w:pPr>
    </w:p>
    <w:p w:rsidR="0087014B" w:rsidRPr="00185706" w:rsidRDefault="00D5184D">
      <w:pPr>
        <w:pStyle w:val="Caption"/>
        <w:rPr>
          <w:iCs w:val="0"/>
          <w:color w:val="auto"/>
          <w:sz w:val="24"/>
          <w:szCs w:val="22"/>
          <w:rPrChange w:id="5439" w:author="jie sun" w:date="2018-04-16T22:22:00Z">
            <w:rPr/>
          </w:rPrChange>
        </w:rPr>
      </w:pPr>
      <w:bookmarkStart w:id="5440" w:name="_Toc505291914"/>
      <w:del w:id="5441" w:author="像个男人一样" w:date="2018-03-21T23:21:00Z">
        <w:r w:rsidRPr="00185706">
          <w:rPr>
            <w:iCs w:val="0"/>
            <w:color w:val="auto"/>
            <w:sz w:val="24"/>
            <w:szCs w:val="22"/>
            <w:rPrChange w:id="5442" w:author="jie sun" w:date="2018-04-16T22:22:00Z">
              <w:rPr/>
            </w:rPrChange>
          </w:rPr>
          <w:delText xml:space="preserve">Figure 3. </w:delText>
        </w:r>
        <w:r w:rsidRPr="00185706">
          <w:rPr>
            <w:iCs w:val="0"/>
            <w:color w:val="auto"/>
            <w:sz w:val="24"/>
            <w:szCs w:val="22"/>
            <w:rPrChange w:id="5443" w:author="jie sun" w:date="2018-04-16T22:22:00Z">
              <w:rPr/>
            </w:rPrChange>
          </w:rPr>
          <w:fldChar w:fldCharType="begin"/>
        </w:r>
        <w:r w:rsidRPr="00185706">
          <w:rPr>
            <w:iCs w:val="0"/>
            <w:color w:val="auto"/>
            <w:sz w:val="24"/>
            <w:szCs w:val="22"/>
            <w:rPrChange w:id="5444" w:author="jie sun" w:date="2018-04-16T22:22:00Z">
              <w:rPr/>
            </w:rPrChange>
          </w:rPr>
          <w:delInstrText xml:space="preserve"> SEQ Figure_3. \* ARABIC </w:delInstrText>
        </w:r>
        <w:r w:rsidRPr="00185706">
          <w:rPr>
            <w:iCs w:val="0"/>
            <w:color w:val="auto"/>
            <w:sz w:val="24"/>
            <w:szCs w:val="22"/>
            <w:rPrChange w:id="5445" w:author="jie sun" w:date="2018-04-16T22:22:00Z">
              <w:rPr/>
            </w:rPrChange>
          </w:rPr>
          <w:fldChar w:fldCharType="separate"/>
        </w:r>
      </w:del>
      <w:ins w:id="5446" w:author="像个男人一样" w:date="2018-03-22T11:51:00Z">
        <w:del w:id="5447" w:author="像个男人一样" w:date="2018-03-21T23:21:00Z">
          <w:r w:rsidRPr="00185706">
            <w:rPr>
              <w:rFonts w:hint="eastAsia"/>
              <w:iCs w:val="0"/>
              <w:color w:val="auto"/>
              <w:sz w:val="24"/>
              <w:szCs w:val="22"/>
              <w:rPrChange w:id="5448" w:author="jie sun" w:date="2018-04-16T22:22:00Z">
                <w:rPr>
                  <w:rFonts w:hint="eastAsia"/>
                  <w:b/>
                </w:rPr>
              </w:rPrChange>
            </w:rPr>
            <w:delText>错误！未指定顺序。</w:delText>
          </w:r>
        </w:del>
      </w:ins>
      <w:ins w:id="5449" w:author="像个男人一样" w:date="2018-03-21T23:39:00Z">
        <w:del w:id="5450" w:author="像个男人一样" w:date="2018-03-22T11:51:00Z">
          <w:r w:rsidRPr="00185706">
            <w:rPr>
              <w:rFonts w:hint="eastAsia"/>
              <w:iCs w:val="0"/>
              <w:color w:val="auto"/>
              <w:sz w:val="24"/>
              <w:szCs w:val="22"/>
              <w:rPrChange w:id="5451" w:author="jie sun" w:date="2018-04-16T22:22:00Z">
                <w:rPr>
                  <w:rFonts w:hint="eastAsia"/>
                  <w:b/>
                </w:rPr>
              </w:rPrChange>
            </w:rPr>
            <w:delText>错误！未指定顺序。</w:delText>
          </w:r>
        </w:del>
      </w:ins>
      <w:ins w:id="5452" w:author="像个男人一样" w:date="2018-03-21T23:10:00Z">
        <w:del w:id="5453" w:author="像个男人一样" w:date="2018-03-22T11:51:00Z">
          <w:r w:rsidRPr="00185706">
            <w:rPr>
              <w:rFonts w:hint="eastAsia"/>
              <w:iCs w:val="0"/>
              <w:color w:val="auto"/>
              <w:sz w:val="24"/>
              <w:szCs w:val="22"/>
              <w:rPrChange w:id="5454" w:author="jie sun" w:date="2018-04-16T22:22:00Z">
                <w:rPr>
                  <w:rFonts w:hint="eastAsia"/>
                  <w:b/>
                </w:rPr>
              </w:rPrChange>
            </w:rPr>
            <w:delText>错误！未指定顺序。</w:delText>
          </w:r>
        </w:del>
      </w:ins>
      <w:ins w:id="5455" w:author="像个男人一样" w:date="2018-03-21T23:08:00Z">
        <w:del w:id="5456" w:author="像个男人一样" w:date="2018-03-22T11:51:00Z">
          <w:r w:rsidRPr="00185706">
            <w:rPr>
              <w:rFonts w:hint="eastAsia"/>
              <w:iCs w:val="0"/>
              <w:color w:val="auto"/>
              <w:sz w:val="24"/>
              <w:szCs w:val="22"/>
              <w:rPrChange w:id="5457" w:author="jie sun" w:date="2018-04-16T22:22:00Z">
                <w:rPr>
                  <w:rFonts w:hint="eastAsia"/>
                  <w:b/>
                </w:rPr>
              </w:rPrChange>
            </w:rPr>
            <w:delText>错误！未指定顺序。</w:delText>
          </w:r>
        </w:del>
      </w:ins>
      <w:ins w:id="5458" w:author="像个男人一样" w:date="2018-03-21T02:33:00Z">
        <w:del w:id="5459" w:author="像个男人一样" w:date="2018-03-22T11:51:00Z">
          <w:r w:rsidRPr="00185706">
            <w:rPr>
              <w:rFonts w:hint="eastAsia"/>
              <w:iCs w:val="0"/>
              <w:color w:val="auto"/>
              <w:sz w:val="24"/>
              <w:szCs w:val="22"/>
              <w:rPrChange w:id="5460" w:author="jie sun" w:date="2018-04-16T22:22:00Z">
                <w:rPr>
                  <w:rFonts w:hint="eastAsia"/>
                  <w:b/>
                </w:rPr>
              </w:rPrChange>
            </w:rPr>
            <w:delText>错误！未指定顺序。</w:delText>
          </w:r>
        </w:del>
      </w:ins>
      <w:ins w:id="5461" w:author="像个男人一样" w:date="2018-03-21T02:32:00Z">
        <w:del w:id="5462" w:author="像个男人一样" w:date="2018-03-22T11:51:00Z">
          <w:r w:rsidRPr="00185706">
            <w:rPr>
              <w:rFonts w:hint="eastAsia"/>
              <w:iCs w:val="0"/>
              <w:color w:val="auto"/>
              <w:sz w:val="24"/>
              <w:szCs w:val="22"/>
              <w:rPrChange w:id="5463" w:author="jie sun" w:date="2018-04-16T22:22:00Z">
                <w:rPr>
                  <w:rFonts w:hint="eastAsia"/>
                  <w:b/>
                </w:rPr>
              </w:rPrChange>
            </w:rPr>
            <w:delText>错误！未指定顺序。</w:delText>
          </w:r>
        </w:del>
      </w:ins>
      <w:ins w:id="5464" w:author="像个男人一样" w:date="2018-03-21T02:31:00Z">
        <w:del w:id="5465" w:author="像个男人一样" w:date="2018-03-22T11:51:00Z">
          <w:r w:rsidRPr="00185706">
            <w:rPr>
              <w:rFonts w:hint="eastAsia"/>
              <w:iCs w:val="0"/>
              <w:color w:val="auto"/>
              <w:sz w:val="24"/>
              <w:szCs w:val="22"/>
              <w:rPrChange w:id="5466" w:author="jie sun" w:date="2018-04-16T22:22:00Z">
                <w:rPr>
                  <w:rFonts w:hint="eastAsia"/>
                  <w:b/>
                </w:rPr>
              </w:rPrChange>
            </w:rPr>
            <w:delText>错误！未指定顺序。</w:delText>
          </w:r>
        </w:del>
      </w:ins>
      <w:ins w:id="5467" w:author="像个男人一样" w:date="2018-03-21T02:30:00Z">
        <w:del w:id="5468" w:author="像个男人一样" w:date="2018-03-22T11:51:00Z">
          <w:r w:rsidRPr="00185706">
            <w:rPr>
              <w:rFonts w:hint="eastAsia"/>
              <w:iCs w:val="0"/>
              <w:color w:val="auto"/>
              <w:sz w:val="24"/>
              <w:szCs w:val="22"/>
              <w:rPrChange w:id="5469" w:author="jie sun" w:date="2018-04-16T22:22:00Z">
                <w:rPr>
                  <w:rFonts w:hint="eastAsia"/>
                  <w:b/>
                </w:rPr>
              </w:rPrChange>
            </w:rPr>
            <w:delText>错误！未指定顺序。</w:delText>
          </w:r>
        </w:del>
      </w:ins>
      <w:ins w:id="5470" w:author="像个男人一样" w:date="2018-03-21T02:29:00Z">
        <w:del w:id="5471" w:author="像个男人一样" w:date="2018-03-22T11:51:00Z">
          <w:r w:rsidRPr="00185706">
            <w:rPr>
              <w:rFonts w:hint="eastAsia"/>
              <w:iCs w:val="0"/>
              <w:color w:val="auto"/>
              <w:sz w:val="24"/>
              <w:szCs w:val="22"/>
              <w:rPrChange w:id="5472" w:author="jie sun" w:date="2018-04-16T22:22:00Z">
                <w:rPr>
                  <w:rFonts w:hint="eastAsia"/>
                  <w:b/>
                </w:rPr>
              </w:rPrChange>
            </w:rPr>
            <w:delText>错误！未指定顺序。错误！未指定顺序。</w:delText>
          </w:r>
        </w:del>
      </w:ins>
      <w:ins w:id="5473" w:author="像个男人一样" w:date="2018-03-21T02:26:00Z">
        <w:del w:id="5474" w:author="像个男人一样" w:date="2018-03-22T11:51:00Z">
          <w:r w:rsidRPr="00185706">
            <w:rPr>
              <w:rFonts w:hint="eastAsia"/>
              <w:iCs w:val="0"/>
              <w:color w:val="auto"/>
              <w:sz w:val="24"/>
              <w:szCs w:val="22"/>
              <w:rPrChange w:id="5475" w:author="jie sun" w:date="2018-04-16T22:22:00Z">
                <w:rPr>
                  <w:rFonts w:hint="eastAsia"/>
                  <w:b/>
                </w:rPr>
              </w:rPrChange>
            </w:rPr>
            <w:delText>错误！未指定顺序。</w:delText>
          </w:r>
        </w:del>
      </w:ins>
      <w:ins w:id="5476" w:author="像个男人一样" w:date="2018-03-21T02:25:00Z">
        <w:del w:id="5477" w:author="像个男人一样" w:date="2018-03-22T11:51:00Z">
          <w:r w:rsidRPr="00185706">
            <w:rPr>
              <w:rFonts w:hint="eastAsia"/>
              <w:iCs w:val="0"/>
              <w:color w:val="auto"/>
              <w:sz w:val="24"/>
              <w:szCs w:val="22"/>
              <w:rPrChange w:id="5478" w:author="jie sun" w:date="2018-04-16T22:22:00Z">
                <w:rPr>
                  <w:rFonts w:hint="eastAsia"/>
                  <w:b/>
                </w:rPr>
              </w:rPrChange>
            </w:rPr>
            <w:delText>错误！未指定顺序。</w:delText>
          </w:r>
        </w:del>
      </w:ins>
      <w:ins w:id="5479" w:author="像个男人一样" w:date="2018-03-21T02:24:00Z">
        <w:del w:id="5480" w:author="像个男人一样" w:date="2018-03-22T11:51:00Z">
          <w:r w:rsidRPr="00185706">
            <w:rPr>
              <w:rFonts w:hint="eastAsia"/>
              <w:iCs w:val="0"/>
              <w:color w:val="auto"/>
              <w:sz w:val="24"/>
              <w:szCs w:val="22"/>
              <w:rPrChange w:id="5481" w:author="jie sun" w:date="2018-04-16T22:22:00Z">
                <w:rPr>
                  <w:rFonts w:hint="eastAsia"/>
                  <w:b/>
                </w:rPr>
              </w:rPrChange>
            </w:rPr>
            <w:delText>错误！未指定顺序。</w:delText>
          </w:r>
        </w:del>
      </w:ins>
      <w:ins w:id="5482" w:author="像个男人一样" w:date="2018-03-21T02:23:00Z">
        <w:del w:id="5483" w:author="像个男人一样" w:date="2018-03-22T11:51:00Z">
          <w:r w:rsidRPr="00185706">
            <w:rPr>
              <w:rFonts w:hint="eastAsia"/>
              <w:iCs w:val="0"/>
              <w:color w:val="auto"/>
              <w:sz w:val="24"/>
              <w:szCs w:val="22"/>
              <w:rPrChange w:id="5484" w:author="jie sun" w:date="2018-04-16T22:22:00Z">
                <w:rPr>
                  <w:rFonts w:hint="eastAsia"/>
                  <w:b/>
                </w:rPr>
              </w:rPrChange>
            </w:rPr>
            <w:delText>错误！未指定顺序。</w:delText>
          </w:r>
        </w:del>
      </w:ins>
      <w:ins w:id="5485" w:author="像个男人一样" w:date="2018-03-21T02:22:00Z">
        <w:del w:id="5486" w:author="像个男人一样" w:date="2018-03-22T11:51:00Z">
          <w:r w:rsidRPr="00185706">
            <w:rPr>
              <w:rFonts w:hint="eastAsia"/>
              <w:iCs w:val="0"/>
              <w:color w:val="auto"/>
              <w:sz w:val="24"/>
              <w:szCs w:val="22"/>
              <w:rPrChange w:id="5487" w:author="jie sun" w:date="2018-04-16T22:22:00Z">
                <w:rPr>
                  <w:rFonts w:hint="eastAsia"/>
                  <w:b/>
                </w:rPr>
              </w:rPrChange>
            </w:rPr>
            <w:delText>错误！未指定顺序。</w:delText>
          </w:r>
        </w:del>
      </w:ins>
      <w:ins w:id="5488" w:author="像个男人一样" w:date="2018-03-21T02:17:00Z">
        <w:del w:id="5489" w:author="像个男人一样" w:date="2018-03-22T11:51:00Z">
          <w:r w:rsidRPr="00185706">
            <w:rPr>
              <w:rFonts w:hint="eastAsia"/>
              <w:iCs w:val="0"/>
              <w:color w:val="auto"/>
              <w:sz w:val="24"/>
              <w:szCs w:val="22"/>
              <w:rPrChange w:id="5490" w:author="jie sun" w:date="2018-04-16T22:22:00Z">
                <w:rPr>
                  <w:rFonts w:hint="eastAsia"/>
                  <w:b/>
                </w:rPr>
              </w:rPrChange>
            </w:rPr>
            <w:delText>错误！未指定顺序。错误！未指定顺序。错误！未指定顺序。</w:delText>
          </w:r>
        </w:del>
      </w:ins>
      <w:ins w:id="5491" w:author="像个男人一样" w:date="2018-03-21T02:15:00Z">
        <w:del w:id="5492" w:author="像个男人一样" w:date="2018-03-22T11:51:00Z">
          <w:r w:rsidRPr="00185706">
            <w:rPr>
              <w:rFonts w:hint="eastAsia"/>
              <w:iCs w:val="0"/>
              <w:color w:val="auto"/>
              <w:sz w:val="24"/>
              <w:szCs w:val="22"/>
              <w:rPrChange w:id="5493" w:author="jie sun" w:date="2018-04-16T22:22:00Z">
                <w:rPr>
                  <w:rFonts w:hint="eastAsia"/>
                  <w:b/>
                </w:rPr>
              </w:rPrChange>
            </w:rPr>
            <w:delText>错误！未指定顺序。</w:delText>
          </w:r>
        </w:del>
      </w:ins>
      <w:ins w:id="5494" w:author="像个男人一样" w:date="2018-03-21T02:14:00Z">
        <w:del w:id="5495" w:author="像个男人一样" w:date="2018-03-22T11:51:00Z">
          <w:r w:rsidRPr="00185706">
            <w:rPr>
              <w:rFonts w:hint="eastAsia"/>
              <w:iCs w:val="0"/>
              <w:color w:val="auto"/>
              <w:sz w:val="24"/>
              <w:szCs w:val="22"/>
              <w:rPrChange w:id="5496" w:author="jie sun" w:date="2018-04-16T22:22:00Z">
                <w:rPr>
                  <w:rFonts w:hint="eastAsia"/>
                  <w:b/>
                </w:rPr>
              </w:rPrChange>
            </w:rPr>
            <w:delText>错误！未指定顺序。</w:delText>
          </w:r>
        </w:del>
      </w:ins>
      <w:ins w:id="5497" w:author="像个男人一样" w:date="2018-03-21T02:13:00Z">
        <w:del w:id="5498" w:author="像个男人一样" w:date="2018-03-22T11:51:00Z">
          <w:r w:rsidRPr="00185706">
            <w:rPr>
              <w:rFonts w:hint="eastAsia"/>
              <w:iCs w:val="0"/>
              <w:color w:val="auto"/>
              <w:sz w:val="24"/>
              <w:szCs w:val="22"/>
              <w:rPrChange w:id="5499" w:author="jie sun" w:date="2018-04-16T22:22:00Z">
                <w:rPr>
                  <w:rFonts w:hint="eastAsia"/>
                  <w:b/>
                </w:rPr>
              </w:rPrChange>
            </w:rPr>
            <w:delText>错误！未指定顺序。</w:delText>
          </w:r>
        </w:del>
      </w:ins>
      <w:ins w:id="5500" w:author="像个男人一样" w:date="2018-03-21T02:12:00Z">
        <w:del w:id="5501" w:author="像个男人一样" w:date="2018-03-22T11:51:00Z">
          <w:r w:rsidRPr="00185706">
            <w:rPr>
              <w:rFonts w:hint="eastAsia"/>
              <w:iCs w:val="0"/>
              <w:color w:val="auto"/>
              <w:sz w:val="24"/>
              <w:szCs w:val="22"/>
              <w:rPrChange w:id="5502" w:author="jie sun" w:date="2018-04-16T22:22:00Z">
                <w:rPr>
                  <w:rFonts w:hint="eastAsia"/>
                  <w:b/>
                </w:rPr>
              </w:rPrChange>
            </w:rPr>
            <w:delText>错误！未指定顺序。</w:delText>
          </w:r>
        </w:del>
      </w:ins>
      <w:ins w:id="5503" w:author="像个男人一样" w:date="2018-03-21T02:02:00Z">
        <w:del w:id="5504" w:author="像个男人一样" w:date="2018-03-22T11:51:00Z">
          <w:r w:rsidRPr="00185706">
            <w:rPr>
              <w:rFonts w:hint="eastAsia"/>
              <w:iCs w:val="0"/>
              <w:color w:val="auto"/>
              <w:sz w:val="24"/>
              <w:szCs w:val="22"/>
              <w:rPrChange w:id="5505" w:author="jie sun" w:date="2018-04-16T22:22:00Z">
                <w:rPr>
                  <w:rFonts w:hint="eastAsia"/>
                  <w:b/>
                </w:rPr>
              </w:rPrChange>
            </w:rPr>
            <w:delText>错误！未指定顺序。错误！未指定顺序。</w:delText>
          </w:r>
        </w:del>
      </w:ins>
      <w:ins w:id="5506" w:author="像个男人一样" w:date="2018-03-21T02:01:00Z">
        <w:del w:id="5507" w:author="像个男人一样" w:date="2018-03-22T11:51:00Z">
          <w:r w:rsidRPr="00185706">
            <w:rPr>
              <w:rFonts w:hint="eastAsia"/>
              <w:iCs w:val="0"/>
              <w:color w:val="auto"/>
              <w:sz w:val="24"/>
              <w:szCs w:val="22"/>
              <w:rPrChange w:id="5508" w:author="jie sun" w:date="2018-04-16T22:22:00Z">
                <w:rPr>
                  <w:rFonts w:hint="eastAsia"/>
                  <w:b/>
                </w:rPr>
              </w:rPrChange>
            </w:rPr>
            <w:delText>错误！未指定顺序。</w:delText>
          </w:r>
        </w:del>
      </w:ins>
      <w:ins w:id="5509" w:author="像个男人一样" w:date="2018-03-21T02:00:00Z">
        <w:del w:id="5510" w:author="像个男人一样" w:date="2018-03-22T11:51:00Z">
          <w:r w:rsidRPr="00185706">
            <w:rPr>
              <w:rFonts w:hint="eastAsia"/>
              <w:iCs w:val="0"/>
              <w:color w:val="auto"/>
              <w:sz w:val="24"/>
              <w:szCs w:val="22"/>
              <w:rPrChange w:id="5511" w:author="jie sun" w:date="2018-04-16T22:22:00Z">
                <w:rPr>
                  <w:rFonts w:hint="eastAsia"/>
                  <w:b/>
                </w:rPr>
              </w:rPrChange>
            </w:rPr>
            <w:delText>错误！未指定顺序。</w:delText>
          </w:r>
        </w:del>
      </w:ins>
      <w:del w:id="5512" w:author="像个男人一样" w:date="2018-03-22T11:51:00Z">
        <w:r w:rsidRPr="00185706">
          <w:rPr>
            <w:iCs w:val="0"/>
            <w:color w:val="auto"/>
            <w:sz w:val="24"/>
            <w:szCs w:val="22"/>
            <w:rPrChange w:id="5513" w:author="jie sun" w:date="2018-04-16T22:22:00Z">
              <w:rPr/>
            </w:rPrChange>
          </w:rPr>
          <w:delText>9</w:delText>
        </w:r>
      </w:del>
      <w:del w:id="5514" w:author="像个男人一样" w:date="2018-03-21T23:21:00Z">
        <w:r w:rsidRPr="00185706">
          <w:rPr>
            <w:iCs w:val="0"/>
            <w:color w:val="auto"/>
            <w:sz w:val="24"/>
            <w:szCs w:val="22"/>
            <w:rPrChange w:id="5515" w:author="jie sun" w:date="2018-04-16T22:22:00Z">
              <w:rPr/>
            </w:rPrChange>
          </w:rPr>
          <w:fldChar w:fldCharType="end"/>
        </w:r>
      </w:del>
      <w:del w:id="5516" w:author="像个男人一样" w:date="2018-03-21T01:59:00Z">
        <w:r w:rsidRPr="00185706">
          <w:rPr>
            <w:iCs w:val="0"/>
            <w:color w:val="auto"/>
            <w:sz w:val="24"/>
            <w:szCs w:val="22"/>
            <w:rPrChange w:id="5517" w:author="jie sun" w:date="2018-04-16T22:22:00Z">
              <w:rPr/>
            </w:rPrChange>
          </w:rPr>
          <w:delText xml:space="preserve"> The pitch angle offset from the racing game</w:delText>
        </w:r>
      </w:del>
      <w:bookmarkEnd w:id="5440"/>
    </w:p>
    <w:p w:rsidR="0087014B" w:rsidRDefault="00D5184D">
      <w:pPr>
        <w:jc w:val="center"/>
        <w:rPr>
          <w:ins w:id="5518" w:author="像个男人一样" w:date="2018-03-21T01:59:00Z"/>
        </w:rPr>
        <w:pPrChange w:id="5519" w:author="jie sun" w:date="2018-04-16T21:41:00Z">
          <w:pPr/>
        </w:pPrChange>
      </w:pPr>
      <w:r>
        <w:rPr>
          <w:noProof/>
        </w:rPr>
        <w:drawing>
          <wp:inline distT="0" distB="0" distL="0" distR="0">
            <wp:extent cx="5647690" cy="2743200"/>
            <wp:effectExtent l="0" t="0" r="1016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7014B" w:rsidRDefault="00D5184D">
      <w:pPr>
        <w:pStyle w:val="Caption"/>
        <w:jc w:val="center"/>
        <w:pPrChange w:id="5520" w:author="jie sun" w:date="2018-04-16T21:41:00Z">
          <w:pPr/>
        </w:pPrChange>
      </w:pPr>
      <w:bookmarkStart w:id="5521" w:name="_Toc511906341"/>
      <w:ins w:id="5522" w:author="像个男人一样" w:date="2018-03-21T01:59:00Z">
        <w:r>
          <w:t xml:space="preserve">Figure </w:t>
        </w:r>
      </w:ins>
      <w:ins w:id="5523" w:author="JIE  SUN" w:date="2018-06-21T13:36:00Z">
        <w:r w:rsidR="00A64E7B">
          <w:fldChar w:fldCharType="begin"/>
        </w:r>
        <w:r w:rsidR="00A64E7B">
          <w:instrText xml:space="preserve"> STYLEREF 1 \s </w:instrText>
        </w:r>
      </w:ins>
      <w:r w:rsidR="00A64E7B">
        <w:fldChar w:fldCharType="separate"/>
      </w:r>
      <w:r w:rsidR="00A64E7B">
        <w:rPr>
          <w:noProof/>
        </w:rPr>
        <w:t>3</w:t>
      </w:r>
      <w:ins w:id="55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525" w:author="JIE  SUN" w:date="2018-06-21T13:36:00Z">
        <w:r w:rsidR="00A64E7B">
          <w:rPr>
            <w:noProof/>
          </w:rPr>
          <w:t>9</w:t>
        </w:r>
        <w:r w:rsidR="00A64E7B">
          <w:fldChar w:fldCharType="end"/>
        </w:r>
      </w:ins>
      <w:ins w:id="5526" w:author="jie sun" w:date="2018-04-19T13:00:00Z">
        <w:del w:id="5527" w:author="JIE  SUN" w:date="2018-06-21T13:34:00Z">
          <w:r w:rsidR="00083FE7" w:rsidDel="00A64E7B">
            <w:fldChar w:fldCharType="begin"/>
          </w:r>
          <w:r w:rsidR="00083FE7" w:rsidDel="00A64E7B">
            <w:delInstrText xml:space="preserve"> STYLEREF 1 \s </w:delInstrText>
          </w:r>
        </w:del>
      </w:ins>
      <w:del w:id="5528" w:author="JIE  SUN" w:date="2018-06-21T13:34:00Z">
        <w:r w:rsidR="00083FE7" w:rsidDel="00A64E7B">
          <w:fldChar w:fldCharType="separate"/>
        </w:r>
        <w:r w:rsidR="00083FE7" w:rsidDel="00A64E7B">
          <w:rPr>
            <w:noProof/>
          </w:rPr>
          <w:delText>3</w:delText>
        </w:r>
      </w:del>
      <w:ins w:id="5529" w:author="jie sun" w:date="2018-04-19T13:00:00Z">
        <w:del w:id="55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531" w:author="JIE  SUN" w:date="2018-06-21T13:34:00Z">
        <w:r w:rsidR="00083FE7" w:rsidDel="00A64E7B">
          <w:fldChar w:fldCharType="separate"/>
        </w:r>
      </w:del>
      <w:ins w:id="5532" w:author="jie sun" w:date="2018-04-19T13:00:00Z">
        <w:del w:id="5533" w:author="JIE  SUN" w:date="2018-06-21T13:34:00Z">
          <w:r w:rsidR="00083FE7" w:rsidDel="00A64E7B">
            <w:rPr>
              <w:noProof/>
            </w:rPr>
            <w:delText>9</w:delText>
          </w:r>
          <w:r w:rsidR="00083FE7" w:rsidDel="00A64E7B">
            <w:fldChar w:fldCharType="end"/>
          </w:r>
        </w:del>
      </w:ins>
      <w:ins w:id="5534" w:author="像个男人一样" w:date="2018-03-21T01:59:00Z">
        <w:del w:id="5535" w:author="jie sun" w:date="2018-04-10T21:45:00Z">
          <w:r w:rsidDel="00454521">
            <w:fldChar w:fldCharType="begin"/>
          </w:r>
          <w:r w:rsidDel="00454521">
            <w:delInstrText xml:space="preserve"> STYLEREF 1 \s </w:delInstrText>
          </w:r>
          <w:r w:rsidDel="00454521">
            <w:fldChar w:fldCharType="separate"/>
          </w:r>
          <w:r w:rsidDel="00454521">
            <w:delText>3</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536" w:author="像个男人一样" w:date="2018-03-22T11:51:00Z">
        <w:del w:id="5537" w:author="jie sun" w:date="2018-04-10T21:45:00Z">
          <w:r w:rsidDel="00454521">
            <w:delText>9</w:delText>
          </w:r>
        </w:del>
      </w:ins>
      <w:ins w:id="5538" w:author="像个男人一样" w:date="2018-03-21T01:59:00Z">
        <w:del w:id="5539" w:author="jie sun" w:date="2018-04-10T21:45:00Z">
          <w:r w:rsidDel="00454521">
            <w:fldChar w:fldCharType="end"/>
          </w:r>
        </w:del>
        <w:bookmarkStart w:id="5540" w:name="_Toc19105"/>
        <w:bookmarkStart w:id="5541" w:name="_Toc18638"/>
        <w:bookmarkStart w:id="5542" w:name="_Toc18933"/>
        <w:bookmarkStart w:id="5543" w:name="_Toc22166"/>
        <w:bookmarkStart w:id="5544" w:name="_Toc30004"/>
        <w:bookmarkStart w:id="5545" w:name="_Toc18857"/>
        <w:bookmarkStart w:id="5546" w:name="_Toc10548"/>
        <w:bookmarkStart w:id="5547" w:name="_Toc16253"/>
        <w:bookmarkStart w:id="5548" w:name="_Toc6705"/>
        <w:bookmarkStart w:id="5549" w:name="_Toc666"/>
        <w:bookmarkStart w:id="5550" w:name="_Toc24105"/>
        <w:bookmarkStart w:id="5551" w:name="_Toc26922"/>
        <w:bookmarkStart w:id="5552" w:name="_Toc14800"/>
        <w:bookmarkStart w:id="5553" w:name="_Toc26797"/>
        <w:bookmarkStart w:id="5554" w:name="_Toc819"/>
        <w:bookmarkStart w:id="5555" w:name="_Toc28390"/>
        <w:bookmarkStart w:id="5556" w:name="_Toc17625"/>
        <w:bookmarkStart w:id="5557" w:name="_Toc12056"/>
        <w:bookmarkStart w:id="5558" w:name="_Toc9872"/>
        <w:bookmarkStart w:id="5559" w:name="_Toc20288"/>
        <w:bookmarkStart w:id="5560" w:name="_Toc32146"/>
        <w:bookmarkStart w:id="5561" w:name="_Toc23561"/>
        <w:bookmarkStart w:id="5562" w:name="_Toc26560"/>
        <w:bookmarkStart w:id="5563" w:name="_Toc1053"/>
        <w:bookmarkStart w:id="5564" w:name="_Toc2034"/>
        <w:r>
          <w:rPr>
            <w:rFonts w:hint="eastAsia"/>
          </w:rPr>
          <w:t xml:space="preserve">:The </w:t>
        </w:r>
      </w:ins>
      <w:ins w:id="5565" w:author="jie sun" w:date="2018-04-16T22:30:00Z">
        <w:r w:rsidR="00770DD6">
          <w:t>P</w:t>
        </w:r>
      </w:ins>
      <w:ins w:id="5566" w:author="像个男人一样" w:date="2018-03-21T01:59:00Z">
        <w:del w:id="5567" w:author="jie sun" w:date="2018-04-16T22:30:00Z">
          <w:r w:rsidDel="00770DD6">
            <w:rPr>
              <w:rFonts w:hint="eastAsia"/>
            </w:rPr>
            <w:delText>p</w:delText>
          </w:r>
        </w:del>
        <w:r>
          <w:rPr>
            <w:rFonts w:hint="eastAsia"/>
          </w:rPr>
          <w:t xml:space="preserve">itch </w:t>
        </w:r>
      </w:ins>
      <w:ins w:id="5568" w:author="jie sun" w:date="2018-04-16T22:30:00Z">
        <w:r w:rsidR="00770DD6">
          <w:t>A</w:t>
        </w:r>
      </w:ins>
      <w:ins w:id="5569" w:author="像个男人一样" w:date="2018-03-21T01:59:00Z">
        <w:del w:id="5570" w:author="jie sun" w:date="2018-04-16T22:30:00Z">
          <w:r w:rsidDel="00770DD6">
            <w:rPr>
              <w:rFonts w:hint="eastAsia"/>
            </w:rPr>
            <w:delText>a</w:delText>
          </w:r>
        </w:del>
        <w:r>
          <w:rPr>
            <w:rFonts w:hint="eastAsia"/>
          </w:rPr>
          <w:t xml:space="preserve">ngle </w:t>
        </w:r>
      </w:ins>
      <w:ins w:id="5571" w:author="jie sun" w:date="2018-04-16T22:30:00Z">
        <w:r w:rsidR="00770DD6">
          <w:t>O</w:t>
        </w:r>
      </w:ins>
      <w:ins w:id="5572" w:author="像个男人一样" w:date="2018-03-21T01:59:00Z">
        <w:del w:id="5573" w:author="jie sun" w:date="2018-04-16T22:30:00Z">
          <w:r w:rsidDel="00770DD6">
            <w:rPr>
              <w:rFonts w:hint="eastAsia"/>
            </w:rPr>
            <w:delText>o</w:delText>
          </w:r>
        </w:del>
        <w:r>
          <w:rPr>
            <w:rFonts w:hint="eastAsia"/>
          </w:rPr>
          <w:t xml:space="preserve">ffset </w:t>
        </w:r>
      </w:ins>
      <w:ins w:id="5574" w:author="jie sun" w:date="2018-04-16T22:30:00Z">
        <w:r w:rsidR="00770DD6">
          <w:t>F</w:t>
        </w:r>
      </w:ins>
      <w:ins w:id="5575" w:author="像个男人一样" w:date="2018-03-21T01:59:00Z">
        <w:del w:id="5576" w:author="jie sun" w:date="2018-04-16T22:30:00Z">
          <w:r w:rsidDel="00770DD6">
            <w:rPr>
              <w:rFonts w:hint="eastAsia"/>
            </w:rPr>
            <w:delText>f</w:delText>
          </w:r>
        </w:del>
        <w:r>
          <w:rPr>
            <w:rFonts w:hint="eastAsia"/>
          </w:rPr>
          <w:t xml:space="preserve">rom </w:t>
        </w:r>
      </w:ins>
      <w:ins w:id="5577" w:author="jie sun" w:date="2018-04-16T22:30:00Z">
        <w:r w:rsidR="00770DD6">
          <w:t>T</w:t>
        </w:r>
      </w:ins>
      <w:ins w:id="5578" w:author="像个男人一样" w:date="2018-03-21T01:59:00Z">
        <w:del w:id="5579" w:author="jie sun" w:date="2018-04-16T22:30:00Z">
          <w:r w:rsidDel="00770DD6">
            <w:rPr>
              <w:rFonts w:hint="eastAsia"/>
            </w:rPr>
            <w:delText>t</w:delText>
          </w:r>
        </w:del>
        <w:r>
          <w:rPr>
            <w:rFonts w:hint="eastAsia"/>
          </w:rPr>
          <w:t xml:space="preserve">he </w:t>
        </w:r>
      </w:ins>
      <w:ins w:id="5580" w:author="jie sun" w:date="2018-04-16T22:30:00Z">
        <w:r w:rsidR="00770DD6">
          <w:t>R</w:t>
        </w:r>
      </w:ins>
      <w:ins w:id="5581" w:author="像个男人一样" w:date="2018-03-21T01:59:00Z">
        <w:del w:id="5582" w:author="jie sun" w:date="2018-04-16T22:30:00Z">
          <w:r w:rsidDel="00770DD6">
            <w:rPr>
              <w:rFonts w:hint="eastAsia"/>
            </w:rPr>
            <w:delText>r</w:delText>
          </w:r>
        </w:del>
        <w:r>
          <w:rPr>
            <w:rFonts w:hint="eastAsia"/>
          </w:rPr>
          <w:t xml:space="preserve">acing </w:t>
        </w:r>
      </w:ins>
      <w:ins w:id="5583" w:author="jie sun" w:date="2018-04-16T22:30:00Z">
        <w:r w:rsidR="00770DD6">
          <w:t>G</w:t>
        </w:r>
      </w:ins>
      <w:ins w:id="5584" w:author="像个男人一样" w:date="2018-03-21T01:59:00Z">
        <w:del w:id="5585" w:author="jie sun" w:date="2018-04-16T22:30:00Z">
          <w:r w:rsidDel="00770DD6">
            <w:rPr>
              <w:rFonts w:hint="eastAsia"/>
            </w:rPr>
            <w:delText>g</w:delText>
          </w:r>
        </w:del>
        <w:r>
          <w:rPr>
            <w:rFonts w:hint="eastAsia"/>
          </w:rPr>
          <w:t>ame</w:t>
        </w:r>
      </w:ins>
      <w:bookmarkEnd w:id="5521"/>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p>
    <w:p w:rsidR="0087014B" w:rsidRDefault="0087014B"/>
    <w:p w:rsidR="0087014B" w:rsidRDefault="0087014B">
      <w:pPr>
        <w:pageBreakBefore/>
      </w:pPr>
    </w:p>
    <w:p w:rsidR="0087014B" w:rsidRDefault="00D5184D">
      <w:pPr>
        <w:pStyle w:val="Heading1"/>
      </w:pPr>
      <w:bookmarkStart w:id="5586" w:name="_Toc10220"/>
      <w:bookmarkStart w:id="5587" w:name="_Toc497"/>
      <w:bookmarkStart w:id="5588" w:name="_Toc23232"/>
      <w:bookmarkStart w:id="5589" w:name="_Toc20114"/>
      <w:bookmarkStart w:id="5590" w:name="_Toc511"/>
      <w:bookmarkStart w:id="5591" w:name="_Toc12921"/>
      <w:bookmarkStart w:id="5592" w:name="_Toc12608"/>
      <w:bookmarkStart w:id="5593" w:name="_Toc20943"/>
      <w:bookmarkStart w:id="5594" w:name="_Toc4443"/>
      <w:bookmarkStart w:id="5595" w:name="_Toc511906308"/>
      <w:r>
        <w:t xml:space="preserve">A Glow Stick </w:t>
      </w:r>
      <w:ins w:id="5596" w:author="jie sun" w:date="2018-04-16T21:22:00Z">
        <w:r w:rsidR="00D442B4">
          <w:t>W</w:t>
        </w:r>
      </w:ins>
      <w:del w:id="5597" w:author="jie sun" w:date="2018-04-16T21:22:00Z">
        <w:r w:rsidDel="00D442B4">
          <w:delText>w</w:delText>
        </w:r>
      </w:del>
      <w:r>
        <w:t xml:space="preserve">ith Accelerometer </w:t>
      </w:r>
      <w:del w:id="5598" w:author="jie sun" w:date="2018-04-16T21:22:00Z">
        <w:r w:rsidDel="00D442B4">
          <w:delText xml:space="preserve">and </w:delText>
        </w:r>
      </w:del>
      <w:ins w:id="5599" w:author="jie sun" w:date="2018-04-16T21:22:00Z">
        <w:r w:rsidR="00D442B4">
          <w:t xml:space="preserve">And </w:t>
        </w:r>
      </w:ins>
      <w:r>
        <w:t>Gyroscope</w:t>
      </w:r>
      <w:bookmarkEnd w:id="5586"/>
      <w:bookmarkEnd w:id="5587"/>
      <w:bookmarkEnd w:id="5588"/>
      <w:bookmarkEnd w:id="5589"/>
      <w:bookmarkEnd w:id="5590"/>
      <w:bookmarkEnd w:id="5591"/>
      <w:bookmarkEnd w:id="5592"/>
      <w:bookmarkEnd w:id="5593"/>
      <w:bookmarkEnd w:id="5594"/>
      <w:bookmarkEnd w:id="5595"/>
    </w:p>
    <w:p w:rsidR="0087014B" w:rsidRDefault="00D5184D">
      <w:r>
        <w:rPr>
          <w:rFonts w:hint="eastAsia"/>
        </w:rPr>
        <w:t>From</w:t>
      </w:r>
      <w:r>
        <w:t xml:space="preserve"> those three chapters above, we can know how to use</w:t>
      </w:r>
      <w:r>
        <w:rPr>
          <w:rFonts w:hint="eastAsia"/>
          <w:lang w:val="en-US"/>
        </w:rPr>
        <w:t xml:space="preserve"> </w:t>
      </w:r>
      <w:del w:id="5600" w:author="jie sun" w:date="2018-04-08T15:14:00Z">
        <w:r w:rsidDel="00904019">
          <w:delText xml:space="preserve"> </w:delText>
        </w:r>
      </w:del>
      <w:ins w:id="5601" w:author="jie sun" w:date="2018-04-08T19:17:00Z">
        <w:r w:rsidR="00E67BD3">
          <w:rPr>
            <w:lang w:val="en-US"/>
          </w:rPr>
          <w:t>Accelerometers</w:t>
        </w:r>
      </w:ins>
      <w:del w:id="5602" w:author="jie sun" w:date="2018-04-08T15:14:00Z">
        <w:r w:rsidDel="00904019">
          <w:rPr>
            <w:rFonts w:hint="eastAsia"/>
            <w:lang w:val="en-US"/>
          </w:rPr>
          <w:delText>A</w:delText>
        </w:r>
      </w:del>
      <w:del w:id="5603" w:author="jie sun" w:date="2018-04-08T19:17:00Z">
        <w:r w:rsidDel="00E67BD3">
          <w:delText>ccelerometer</w:delText>
        </w:r>
      </w:del>
      <w:ins w:id="5604" w:author="jie sun" w:date="2018-04-08T15:14:00Z">
        <w:r w:rsidR="008E72C7">
          <w:rPr>
            <w:lang w:val="en-US"/>
          </w:rPr>
          <w:t xml:space="preserve"> </w:t>
        </w:r>
      </w:ins>
      <w:del w:id="5605" w:author="jie sun" w:date="2018-04-08T15:14:00Z">
        <w:r w:rsidDel="008E72C7">
          <w:rPr>
            <w:rFonts w:hint="eastAsia"/>
            <w:lang w:val="en-US"/>
          </w:rPr>
          <w:delText xml:space="preserve"> </w:delText>
        </w:r>
      </w:del>
      <w:r>
        <w:t xml:space="preserve">and Gyroscopes to identify or detect some kinds of actions or postures, but it is possible to use it in a new action recognition and how a glow stick can show different colour lights in different </w:t>
      </w:r>
      <w:r>
        <w:rPr>
          <w:rFonts w:hint="eastAsia"/>
          <w:lang w:val="en-US"/>
        </w:rPr>
        <w:t>actions</w:t>
      </w:r>
      <w:r>
        <w:t>, those will be discuss</w:t>
      </w:r>
      <w:ins w:id="5606" w:author="jie sun" w:date="2018-04-08T19:17:00Z">
        <w:r w:rsidR="00E67BD3">
          <w:t>ed</w:t>
        </w:r>
      </w:ins>
      <w:r>
        <w:t xml:space="preserve"> in this chapter.  </w:t>
      </w:r>
    </w:p>
    <w:p w:rsidR="0087014B" w:rsidRDefault="00D5184D">
      <w:pPr>
        <w:pStyle w:val="Heading2"/>
      </w:pPr>
      <w:bookmarkStart w:id="5607" w:name="_Toc12231"/>
      <w:bookmarkStart w:id="5608" w:name="_Toc29725"/>
      <w:bookmarkStart w:id="5609" w:name="_Toc29622"/>
      <w:bookmarkStart w:id="5610" w:name="_Toc2388"/>
      <w:bookmarkStart w:id="5611" w:name="_Toc19821"/>
      <w:bookmarkStart w:id="5612" w:name="_Toc21846"/>
      <w:bookmarkStart w:id="5613" w:name="_Toc3657"/>
      <w:bookmarkStart w:id="5614" w:name="_Toc20788"/>
      <w:bookmarkStart w:id="5615" w:name="_Toc17039"/>
      <w:bookmarkStart w:id="5616" w:name="_Toc511906309"/>
      <w:r>
        <w:t xml:space="preserve">Appearance </w:t>
      </w:r>
      <w:del w:id="5617" w:author="jie sun" w:date="2018-04-16T21:22:00Z">
        <w:r w:rsidDel="00495B69">
          <w:delText xml:space="preserve">and </w:delText>
        </w:r>
      </w:del>
      <w:ins w:id="5618" w:author="jie sun" w:date="2018-04-16T21:22:00Z">
        <w:r w:rsidR="00495B69">
          <w:t>And F</w:t>
        </w:r>
      </w:ins>
      <w:del w:id="5619" w:author="jie sun" w:date="2018-04-16T21:22:00Z">
        <w:r w:rsidDel="00495B69">
          <w:delText>f</w:delText>
        </w:r>
      </w:del>
      <w:r>
        <w:t xml:space="preserve">unction </w:t>
      </w:r>
      <w:ins w:id="5620" w:author="jie sun" w:date="2018-04-16T21:23:00Z">
        <w:r w:rsidR="00495B69">
          <w:t>D</w:t>
        </w:r>
      </w:ins>
      <w:del w:id="5621" w:author="jie sun" w:date="2018-04-16T21:23:00Z">
        <w:r w:rsidDel="00495B69">
          <w:delText>d</w:delText>
        </w:r>
      </w:del>
      <w:r>
        <w:t>escription</w:t>
      </w:r>
      <w:bookmarkEnd w:id="5607"/>
      <w:bookmarkEnd w:id="5608"/>
      <w:bookmarkEnd w:id="5609"/>
      <w:bookmarkEnd w:id="5610"/>
      <w:bookmarkEnd w:id="5611"/>
      <w:bookmarkEnd w:id="5612"/>
      <w:bookmarkEnd w:id="5613"/>
      <w:bookmarkEnd w:id="5614"/>
      <w:bookmarkEnd w:id="5615"/>
      <w:bookmarkEnd w:id="5616"/>
    </w:p>
    <w:p w:rsidR="0087014B" w:rsidRDefault="00D5184D">
      <w:pPr>
        <w:pStyle w:val="Heading3"/>
      </w:pPr>
      <w:bookmarkStart w:id="5622" w:name="_Toc18835"/>
      <w:bookmarkStart w:id="5623" w:name="_Toc20475"/>
      <w:bookmarkStart w:id="5624" w:name="_Toc28926"/>
      <w:bookmarkStart w:id="5625" w:name="_Toc28005"/>
      <w:bookmarkStart w:id="5626" w:name="_Toc6601"/>
      <w:bookmarkStart w:id="5627" w:name="_Toc895"/>
      <w:bookmarkStart w:id="5628" w:name="_Toc32236"/>
      <w:bookmarkStart w:id="5629" w:name="_Toc16656"/>
      <w:bookmarkStart w:id="5630" w:name="_Toc6965"/>
      <w:bookmarkStart w:id="5631" w:name="_Toc511906310"/>
      <w:r>
        <w:t xml:space="preserve">A </w:t>
      </w:r>
      <w:ins w:id="5632" w:author="jie sun" w:date="2018-04-16T21:23:00Z">
        <w:r w:rsidR="00A22A4F">
          <w:t>N</w:t>
        </w:r>
      </w:ins>
      <w:del w:id="5633" w:author="jie sun" w:date="2018-04-16T21:23:00Z">
        <w:r w:rsidDel="00A22A4F">
          <w:delText>n</w:delText>
        </w:r>
      </w:del>
      <w:r>
        <w:t xml:space="preserve">ormal </w:t>
      </w:r>
      <w:ins w:id="5634" w:author="jie sun" w:date="2018-04-16T21:23:00Z">
        <w:r w:rsidR="00A22A4F">
          <w:t>G</w:t>
        </w:r>
      </w:ins>
      <w:del w:id="5635" w:author="jie sun" w:date="2018-04-16T21:23:00Z">
        <w:r w:rsidDel="00A22A4F">
          <w:delText>g</w:delText>
        </w:r>
      </w:del>
      <w:r>
        <w:t>low</w:t>
      </w:r>
      <w:ins w:id="5636" w:author="jie sun" w:date="2018-04-10T17:53:00Z">
        <w:r w:rsidR="00E14CCF">
          <w:rPr>
            <w:rFonts w:hint="eastAsia"/>
          </w:rPr>
          <w:t>-</w:t>
        </w:r>
      </w:ins>
      <w:del w:id="5637" w:author="jie sun" w:date="2018-04-10T17:53:00Z">
        <w:r w:rsidDel="00E14CCF">
          <w:delText xml:space="preserve"> </w:delText>
        </w:r>
      </w:del>
      <w:ins w:id="5638" w:author="jie sun" w:date="2018-04-16T21:23:00Z">
        <w:r w:rsidR="00A22A4F">
          <w:t>S</w:t>
        </w:r>
      </w:ins>
      <w:del w:id="5639" w:author="jie sun" w:date="2018-04-16T21:23:00Z">
        <w:r w:rsidDel="00A22A4F">
          <w:delText>s</w:delText>
        </w:r>
      </w:del>
      <w:r>
        <w:t>tick</w:t>
      </w:r>
      <w:bookmarkEnd w:id="5622"/>
      <w:bookmarkEnd w:id="5623"/>
      <w:bookmarkEnd w:id="5624"/>
      <w:bookmarkEnd w:id="5625"/>
      <w:bookmarkEnd w:id="5626"/>
      <w:bookmarkEnd w:id="5627"/>
      <w:bookmarkEnd w:id="5628"/>
      <w:bookmarkEnd w:id="5629"/>
      <w:bookmarkEnd w:id="5630"/>
      <w:bookmarkEnd w:id="5631"/>
    </w:p>
    <w:p w:rsidR="0087014B" w:rsidRPr="0097705E" w:rsidRDefault="00D5184D">
      <w:pPr>
        <w:pStyle w:val="Caption"/>
        <w:pPrChange w:id="5640" w:author="像个男人一样" w:date="2018-03-21T02:00:00Z">
          <w:pPr/>
        </w:pPrChange>
      </w:pPr>
      <w:r w:rsidRPr="0097705E">
        <w:rPr>
          <w:iCs w:val="0"/>
          <w:color w:val="auto"/>
          <w:sz w:val="24"/>
          <w:szCs w:val="22"/>
        </w:rPr>
        <w:t>How a normal glow stick works, everyone may have some experience for that. There is a picture below, when you turn on the switch on the han</w:t>
      </w:r>
      <w:r w:rsidRPr="0097705E">
        <w:rPr>
          <w:iCs w:val="0"/>
          <w:color w:val="auto"/>
          <w:sz w:val="24"/>
          <w:szCs w:val="22"/>
          <w:rPrChange w:id="5641" w:author="jie sun" w:date="2018-04-08T15:13:00Z">
            <w:rPr>
              <w:lang w:val="en-US"/>
            </w:rPr>
          </w:rPrChange>
        </w:rPr>
        <w:t>dle</w:t>
      </w:r>
      <w:r w:rsidRPr="0097705E">
        <w:rPr>
          <w:iCs w:val="0"/>
          <w:color w:val="auto"/>
          <w:sz w:val="24"/>
          <w:szCs w:val="22"/>
        </w:rPr>
        <w:t xml:space="preserve">, a glow stick will be lit in a specific colour. </w:t>
      </w:r>
    </w:p>
    <w:p w:rsidR="0087014B" w:rsidRDefault="00D5184D">
      <w:pPr>
        <w:jc w:val="center"/>
        <w:rPr>
          <w:ins w:id="5642" w:author="像个男人一样" w:date="2018-03-21T02:00:00Z"/>
        </w:rPr>
        <w:pPrChange w:id="5643" w:author="jie sun" w:date="2018-04-16T21:41:00Z">
          <w:pPr/>
        </w:pPrChange>
      </w:pPr>
      <w:r>
        <w:rPr>
          <w:noProof/>
        </w:rPr>
        <w:drawing>
          <wp:inline distT="0" distB="0" distL="0" distR="0">
            <wp:extent cx="3810000" cy="381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810000" cy="3810000"/>
                    </a:xfrm>
                    <a:prstGeom prst="rect">
                      <a:avLst/>
                    </a:prstGeom>
                    <a:noFill/>
                    <a:ln>
                      <a:noFill/>
                    </a:ln>
                  </pic:spPr>
                </pic:pic>
              </a:graphicData>
            </a:graphic>
          </wp:inline>
        </w:drawing>
      </w:r>
    </w:p>
    <w:p w:rsidR="0087014B" w:rsidRDefault="00D5184D">
      <w:pPr>
        <w:pStyle w:val="Caption"/>
        <w:jc w:val="center"/>
        <w:pPrChange w:id="5644" w:author="jie sun" w:date="2018-04-16T21:41:00Z">
          <w:pPr/>
        </w:pPrChange>
      </w:pPr>
      <w:bookmarkStart w:id="5645" w:name="_Toc511906342"/>
      <w:ins w:id="5646" w:author="像个男人一样" w:date="2018-03-21T02:00:00Z">
        <w:r>
          <w:t xml:space="preserve">Figure </w:t>
        </w:r>
      </w:ins>
      <w:ins w:id="5647" w:author="JIE  SUN" w:date="2018-06-21T13:36:00Z">
        <w:r w:rsidR="00A64E7B">
          <w:fldChar w:fldCharType="begin"/>
        </w:r>
        <w:r w:rsidR="00A64E7B">
          <w:instrText xml:space="preserve"> STYLEREF 1 \s </w:instrText>
        </w:r>
      </w:ins>
      <w:r w:rsidR="00A64E7B">
        <w:fldChar w:fldCharType="separate"/>
      </w:r>
      <w:r w:rsidR="00A64E7B">
        <w:rPr>
          <w:noProof/>
        </w:rPr>
        <w:t>4</w:t>
      </w:r>
      <w:ins w:id="564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649" w:author="JIE  SUN" w:date="2018-06-21T13:36:00Z">
        <w:r w:rsidR="00A64E7B">
          <w:rPr>
            <w:noProof/>
          </w:rPr>
          <w:t>1</w:t>
        </w:r>
        <w:r w:rsidR="00A64E7B">
          <w:fldChar w:fldCharType="end"/>
        </w:r>
      </w:ins>
      <w:ins w:id="5650" w:author="jie sun" w:date="2018-04-19T13:00:00Z">
        <w:del w:id="5651" w:author="JIE  SUN" w:date="2018-06-21T13:34:00Z">
          <w:r w:rsidR="00083FE7" w:rsidDel="00A64E7B">
            <w:fldChar w:fldCharType="begin"/>
          </w:r>
          <w:r w:rsidR="00083FE7" w:rsidDel="00A64E7B">
            <w:delInstrText xml:space="preserve"> STYLEREF 1 \s </w:delInstrText>
          </w:r>
        </w:del>
      </w:ins>
      <w:del w:id="5652" w:author="JIE  SUN" w:date="2018-06-21T13:34:00Z">
        <w:r w:rsidR="00083FE7" w:rsidDel="00A64E7B">
          <w:fldChar w:fldCharType="separate"/>
        </w:r>
        <w:r w:rsidR="00083FE7" w:rsidDel="00A64E7B">
          <w:rPr>
            <w:noProof/>
          </w:rPr>
          <w:delText>4</w:delText>
        </w:r>
      </w:del>
      <w:ins w:id="5653" w:author="jie sun" w:date="2018-04-19T13:00:00Z">
        <w:del w:id="565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655" w:author="JIE  SUN" w:date="2018-06-21T13:34:00Z">
        <w:r w:rsidR="00083FE7" w:rsidDel="00A64E7B">
          <w:fldChar w:fldCharType="separate"/>
        </w:r>
      </w:del>
      <w:ins w:id="5656" w:author="jie sun" w:date="2018-04-19T13:00:00Z">
        <w:del w:id="5657" w:author="JIE  SUN" w:date="2018-06-21T13:34:00Z">
          <w:r w:rsidR="00083FE7" w:rsidDel="00A64E7B">
            <w:rPr>
              <w:noProof/>
            </w:rPr>
            <w:delText>1</w:delText>
          </w:r>
          <w:r w:rsidR="00083FE7" w:rsidDel="00A64E7B">
            <w:fldChar w:fldCharType="end"/>
          </w:r>
        </w:del>
      </w:ins>
      <w:ins w:id="5658" w:author="像个男人一样" w:date="2018-03-21T02:00:00Z">
        <w:del w:id="5659"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660" w:author="像个男人一样" w:date="2018-03-22T11:51:00Z">
        <w:del w:id="5661" w:author="jie sun" w:date="2018-04-10T21:45:00Z">
          <w:r w:rsidDel="00454521">
            <w:delText>1</w:delText>
          </w:r>
        </w:del>
      </w:ins>
      <w:ins w:id="5662" w:author="像个男人一样" w:date="2018-03-21T02:00:00Z">
        <w:del w:id="5663" w:author="jie sun" w:date="2018-04-10T21:45:00Z">
          <w:r w:rsidDel="00454521">
            <w:fldChar w:fldCharType="end"/>
          </w:r>
        </w:del>
        <w:bookmarkStart w:id="5664" w:name="_Toc7192"/>
        <w:bookmarkStart w:id="5665" w:name="_Toc13978"/>
        <w:bookmarkStart w:id="5666" w:name="_Toc1274"/>
        <w:bookmarkStart w:id="5667" w:name="_Toc18631"/>
        <w:bookmarkStart w:id="5668" w:name="_Toc15356"/>
        <w:bookmarkStart w:id="5669" w:name="_Toc26533"/>
        <w:bookmarkStart w:id="5670" w:name="_Toc12722"/>
        <w:bookmarkStart w:id="5671" w:name="_Toc18153"/>
        <w:bookmarkStart w:id="5672" w:name="_Toc300"/>
        <w:bookmarkStart w:id="5673" w:name="_Toc23875"/>
        <w:bookmarkStart w:id="5674" w:name="_Toc261"/>
        <w:bookmarkStart w:id="5675" w:name="_Toc12738"/>
        <w:bookmarkStart w:id="5676" w:name="_Toc17816"/>
        <w:bookmarkStart w:id="5677" w:name="_Toc12967"/>
        <w:bookmarkStart w:id="5678" w:name="_Toc17107"/>
        <w:bookmarkStart w:id="5679" w:name="_Toc7044"/>
        <w:bookmarkStart w:id="5680" w:name="_Toc10551"/>
        <w:bookmarkStart w:id="5681" w:name="_Toc2580"/>
        <w:bookmarkStart w:id="5682" w:name="_Toc7833"/>
        <w:bookmarkStart w:id="5683" w:name="_Toc25118"/>
        <w:bookmarkStart w:id="5684" w:name="_Toc17817"/>
        <w:bookmarkStart w:id="5685" w:name="_Toc24170"/>
        <w:bookmarkStart w:id="5686" w:name="_Toc6737"/>
        <w:bookmarkStart w:id="5687" w:name="_Toc17372"/>
        <w:bookmarkStart w:id="5688" w:name="_Toc32166"/>
        <w:r>
          <w:rPr>
            <w:rFonts w:hint="eastAsia"/>
          </w:rPr>
          <w:t xml:space="preserve">: A </w:t>
        </w:r>
      </w:ins>
      <w:ins w:id="5689" w:author="jie sun" w:date="2018-04-16T22:30:00Z">
        <w:r w:rsidR="00DF6414">
          <w:t>K</w:t>
        </w:r>
      </w:ins>
      <w:ins w:id="5690" w:author="像个男人一样" w:date="2018-03-21T02:00:00Z">
        <w:del w:id="5691" w:author="jie sun" w:date="2018-04-16T22:30:00Z">
          <w:r w:rsidDel="00DF6414">
            <w:rPr>
              <w:rFonts w:hint="eastAsia"/>
            </w:rPr>
            <w:delText>k</w:delText>
          </w:r>
        </w:del>
        <w:r>
          <w:rPr>
            <w:rFonts w:hint="eastAsia"/>
          </w:rPr>
          <w:t xml:space="preserve">ind </w:t>
        </w:r>
      </w:ins>
      <w:ins w:id="5692" w:author="jie sun" w:date="2018-04-16T22:30:00Z">
        <w:r w:rsidR="00DF6414">
          <w:t>O</w:t>
        </w:r>
      </w:ins>
      <w:ins w:id="5693" w:author="像个男人一样" w:date="2018-03-21T02:00:00Z">
        <w:del w:id="5694" w:author="jie sun" w:date="2018-04-16T22:30:00Z">
          <w:r w:rsidDel="00DF6414">
            <w:rPr>
              <w:rFonts w:hint="eastAsia"/>
            </w:rPr>
            <w:delText>o</w:delText>
          </w:r>
        </w:del>
        <w:r>
          <w:rPr>
            <w:rFonts w:hint="eastAsia"/>
          </w:rPr>
          <w:t xml:space="preserve">f </w:t>
        </w:r>
      </w:ins>
      <w:ins w:id="5695" w:author="jie sun" w:date="2018-04-16T22:31:00Z">
        <w:r w:rsidR="00DF6414">
          <w:t>G</w:t>
        </w:r>
      </w:ins>
      <w:ins w:id="5696" w:author="像个男人一样" w:date="2018-03-21T02:00:00Z">
        <w:del w:id="5697" w:author="jie sun" w:date="2018-04-16T22:31:00Z">
          <w:r w:rsidDel="00DF6414">
            <w:rPr>
              <w:rFonts w:hint="eastAsia"/>
            </w:rPr>
            <w:delText>g</w:delText>
          </w:r>
        </w:del>
        <w:r>
          <w:rPr>
            <w:rFonts w:hint="eastAsia"/>
          </w:rPr>
          <w:t xml:space="preserve">low </w:t>
        </w:r>
      </w:ins>
      <w:ins w:id="5698" w:author="jie sun" w:date="2018-04-16T22:31:00Z">
        <w:r w:rsidR="00DF6414">
          <w:t>S</w:t>
        </w:r>
      </w:ins>
      <w:ins w:id="5699" w:author="像个男人一样" w:date="2018-03-21T02:00:00Z">
        <w:del w:id="5700" w:author="jie sun" w:date="2018-04-16T22:31:00Z">
          <w:r w:rsidDel="00DF6414">
            <w:rPr>
              <w:rFonts w:hint="eastAsia"/>
            </w:rPr>
            <w:delText>s</w:delText>
          </w:r>
        </w:del>
        <w:r>
          <w:rPr>
            <w:rFonts w:hint="eastAsia"/>
          </w:rPr>
          <w:t>ticks</w:t>
        </w:r>
      </w:ins>
      <w:bookmarkEnd w:id="5645"/>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rsidR="0087014B" w:rsidRDefault="00D5184D">
      <w:r>
        <w:t xml:space="preserve"> There is no doubt that it is very gorgeous in a concert when the countless light sticks come on. </w:t>
      </w:r>
    </w:p>
    <w:p w:rsidR="0087014B" w:rsidRDefault="00D5184D">
      <w:pPr>
        <w:jc w:val="center"/>
        <w:rPr>
          <w:ins w:id="5701" w:author="像个男人一样" w:date="2018-03-21T02:00:00Z"/>
        </w:rPr>
        <w:pPrChange w:id="5702" w:author="jie sun" w:date="2018-04-16T21:41:00Z">
          <w:pPr/>
        </w:pPrChange>
      </w:pPr>
      <w:r>
        <w:rPr>
          <w:noProof/>
        </w:rPr>
        <w:drawing>
          <wp:inline distT="0" distB="0" distL="0" distR="0">
            <wp:extent cx="3817620" cy="3337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817620" cy="3337560"/>
                    </a:xfrm>
                    <a:prstGeom prst="rect">
                      <a:avLst/>
                    </a:prstGeom>
                    <a:noFill/>
                    <a:ln>
                      <a:noFill/>
                    </a:ln>
                  </pic:spPr>
                </pic:pic>
              </a:graphicData>
            </a:graphic>
          </wp:inline>
        </w:drawing>
      </w:r>
    </w:p>
    <w:p w:rsidR="0087014B" w:rsidRDefault="00D5184D">
      <w:pPr>
        <w:pStyle w:val="Caption"/>
        <w:jc w:val="center"/>
        <w:rPr>
          <w:lang w:val="en-US"/>
        </w:rPr>
        <w:pPrChange w:id="5703" w:author="jie sun" w:date="2018-04-16T21:41:00Z">
          <w:pPr/>
        </w:pPrChange>
      </w:pPr>
      <w:bookmarkStart w:id="5704" w:name="_Toc511906343"/>
      <w:ins w:id="5705" w:author="像个男人一样" w:date="2018-03-21T02:01:00Z">
        <w:r>
          <w:t xml:space="preserve">Figure </w:t>
        </w:r>
      </w:ins>
      <w:ins w:id="5706" w:author="JIE  SUN" w:date="2018-06-21T13:36:00Z">
        <w:r w:rsidR="00A64E7B">
          <w:fldChar w:fldCharType="begin"/>
        </w:r>
        <w:r w:rsidR="00A64E7B">
          <w:instrText xml:space="preserve"> STYLEREF 1 \s </w:instrText>
        </w:r>
      </w:ins>
      <w:r w:rsidR="00A64E7B">
        <w:fldChar w:fldCharType="separate"/>
      </w:r>
      <w:r w:rsidR="00A64E7B">
        <w:rPr>
          <w:noProof/>
        </w:rPr>
        <w:t>4</w:t>
      </w:r>
      <w:ins w:id="5707"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08" w:author="JIE  SUN" w:date="2018-06-21T13:36:00Z">
        <w:r w:rsidR="00A64E7B">
          <w:rPr>
            <w:noProof/>
          </w:rPr>
          <w:t>2</w:t>
        </w:r>
        <w:r w:rsidR="00A64E7B">
          <w:fldChar w:fldCharType="end"/>
        </w:r>
      </w:ins>
      <w:ins w:id="5709" w:author="jie sun" w:date="2018-04-19T13:00:00Z">
        <w:del w:id="5710" w:author="JIE  SUN" w:date="2018-06-21T13:34:00Z">
          <w:r w:rsidR="00083FE7" w:rsidDel="00A64E7B">
            <w:fldChar w:fldCharType="begin"/>
          </w:r>
          <w:r w:rsidR="00083FE7" w:rsidDel="00A64E7B">
            <w:delInstrText xml:space="preserve"> STYLEREF 1 \s </w:delInstrText>
          </w:r>
        </w:del>
      </w:ins>
      <w:del w:id="5711" w:author="JIE  SUN" w:date="2018-06-21T13:34:00Z">
        <w:r w:rsidR="00083FE7" w:rsidDel="00A64E7B">
          <w:fldChar w:fldCharType="separate"/>
        </w:r>
        <w:r w:rsidR="00083FE7" w:rsidDel="00A64E7B">
          <w:rPr>
            <w:noProof/>
          </w:rPr>
          <w:delText>4</w:delText>
        </w:r>
      </w:del>
      <w:ins w:id="5712" w:author="jie sun" w:date="2018-04-19T13:00:00Z">
        <w:del w:id="5713"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14" w:author="JIE  SUN" w:date="2018-06-21T13:34:00Z">
        <w:r w:rsidR="00083FE7" w:rsidDel="00A64E7B">
          <w:fldChar w:fldCharType="separate"/>
        </w:r>
      </w:del>
      <w:ins w:id="5715" w:author="jie sun" w:date="2018-04-19T13:00:00Z">
        <w:del w:id="5716" w:author="JIE  SUN" w:date="2018-06-21T13:34:00Z">
          <w:r w:rsidR="00083FE7" w:rsidDel="00A64E7B">
            <w:rPr>
              <w:noProof/>
            </w:rPr>
            <w:delText>2</w:delText>
          </w:r>
          <w:r w:rsidR="00083FE7" w:rsidDel="00A64E7B">
            <w:fldChar w:fldCharType="end"/>
          </w:r>
        </w:del>
      </w:ins>
      <w:ins w:id="5717" w:author="像个男人一样" w:date="2018-03-21T02:01:00Z">
        <w:del w:id="5718"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19" w:author="像个男人一样" w:date="2018-03-22T11:51:00Z">
        <w:del w:id="5720" w:author="jie sun" w:date="2018-04-10T21:45:00Z">
          <w:r w:rsidDel="00454521">
            <w:delText>2</w:delText>
          </w:r>
        </w:del>
      </w:ins>
      <w:ins w:id="5721" w:author="像个男人一样" w:date="2018-03-21T02:01:00Z">
        <w:del w:id="5722" w:author="jie sun" w:date="2018-04-10T21:45:00Z">
          <w:r w:rsidDel="00454521">
            <w:fldChar w:fldCharType="end"/>
          </w:r>
        </w:del>
        <w:bookmarkStart w:id="5723" w:name="_Toc4119"/>
        <w:bookmarkStart w:id="5724" w:name="_Toc8964"/>
        <w:bookmarkStart w:id="5725" w:name="_Toc6961"/>
        <w:bookmarkStart w:id="5726" w:name="_Toc26234"/>
        <w:bookmarkStart w:id="5727" w:name="_Toc9340"/>
        <w:bookmarkStart w:id="5728" w:name="_Toc11775"/>
        <w:bookmarkStart w:id="5729" w:name="_Toc2359"/>
        <w:bookmarkStart w:id="5730" w:name="_Toc21751"/>
        <w:bookmarkStart w:id="5731" w:name="_Toc24520"/>
        <w:bookmarkStart w:id="5732" w:name="_Toc28252"/>
        <w:bookmarkStart w:id="5733" w:name="_Toc17269"/>
        <w:bookmarkStart w:id="5734" w:name="_Toc9457"/>
        <w:bookmarkStart w:id="5735" w:name="_Toc5779"/>
        <w:bookmarkStart w:id="5736" w:name="_Toc32695"/>
        <w:bookmarkStart w:id="5737" w:name="_Toc17119"/>
        <w:bookmarkStart w:id="5738" w:name="_Toc8762"/>
        <w:bookmarkStart w:id="5739" w:name="_Toc15130"/>
        <w:bookmarkStart w:id="5740" w:name="_Toc30531"/>
        <w:bookmarkStart w:id="5741" w:name="_Toc8764"/>
        <w:bookmarkStart w:id="5742" w:name="_Toc3642"/>
        <w:bookmarkStart w:id="5743" w:name="_Toc13086"/>
        <w:bookmarkStart w:id="5744" w:name="_Toc17226"/>
        <w:bookmarkStart w:id="5745" w:name="_Toc9267"/>
        <w:bookmarkStart w:id="5746" w:name="_Toc14230"/>
        <w:bookmarkStart w:id="5747" w:name="_Toc28858"/>
        <w:r>
          <w:rPr>
            <w:rFonts w:hint="eastAsia"/>
          </w:rPr>
          <w:t>:</w:t>
        </w:r>
        <w:r>
          <w:rPr>
            <w:rFonts w:hint="eastAsia"/>
            <w:lang w:val="en-US"/>
          </w:rPr>
          <w:t xml:space="preserve"> A </w:t>
        </w:r>
        <w:r>
          <w:rPr>
            <w:rFonts w:hint="eastAsia"/>
          </w:rPr>
          <w:t>Vocal Concert</w:t>
        </w:r>
      </w:ins>
      <w:bookmarkEnd w:id="5704"/>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p>
    <w:p w:rsidR="0087014B" w:rsidRDefault="00D5184D">
      <w:pPr>
        <w:pStyle w:val="Heading3"/>
      </w:pPr>
      <w:bookmarkStart w:id="5748" w:name="_Toc21203"/>
      <w:bookmarkStart w:id="5749" w:name="_Toc15929"/>
      <w:bookmarkStart w:id="5750" w:name="_Toc25595"/>
      <w:bookmarkStart w:id="5751" w:name="_Toc32700"/>
      <w:bookmarkStart w:id="5752" w:name="_Toc30686"/>
      <w:bookmarkStart w:id="5753" w:name="_Toc24467"/>
      <w:bookmarkStart w:id="5754" w:name="_Toc22975"/>
      <w:bookmarkStart w:id="5755" w:name="_Toc1302"/>
      <w:bookmarkStart w:id="5756" w:name="_Toc31741"/>
      <w:bookmarkStart w:id="5757" w:name="_Toc511906311"/>
      <w:r>
        <w:t xml:space="preserve">A </w:t>
      </w:r>
      <w:ins w:id="5758" w:author="jie sun" w:date="2018-04-16T21:23:00Z">
        <w:r w:rsidR="008034E7">
          <w:rPr>
            <w:lang w:val="en-US"/>
          </w:rPr>
          <w:t>M</w:t>
        </w:r>
      </w:ins>
      <w:del w:id="5759" w:author="jie sun" w:date="2018-04-16T21:23:00Z">
        <w:r w:rsidDel="008034E7">
          <w:rPr>
            <w:rFonts w:hint="eastAsia"/>
            <w:lang w:val="en-US"/>
          </w:rPr>
          <w:delText>m</w:delText>
        </w:r>
      </w:del>
      <w:r>
        <w:rPr>
          <w:rFonts w:hint="eastAsia"/>
          <w:lang w:val="en-US"/>
        </w:rPr>
        <w:t xml:space="preserve">ultifunctional </w:t>
      </w:r>
      <w:ins w:id="5760" w:author="jie sun" w:date="2018-04-16T21:23:00Z">
        <w:r w:rsidR="008034E7">
          <w:t>G</w:t>
        </w:r>
      </w:ins>
      <w:del w:id="5761" w:author="jie sun" w:date="2018-04-16T21:23:00Z">
        <w:r w:rsidDel="008034E7">
          <w:delText>g</w:delText>
        </w:r>
      </w:del>
      <w:r>
        <w:t>low</w:t>
      </w:r>
      <w:ins w:id="5762" w:author="jie sun" w:date="2018-04-08T18:33:00Z">
        <w:r w:rsidR="007301AA">
          <w:t>-</w:t>
        </w:r>
      </w:ins>
      <w:del w:id="5763" w:author="jie sun" w:date="2018-04-08T18:33:00Z">
        <w:r w:rsidDel="007301AA">
          <w:delText xml:space="preserve"> </w:delText>
        </w:r>
      </w:del>
      <w:ins w:id="5764" w:author="jie sun" w:date="2018-04-16T21:23:00Z">
        <w:r w:rsidR="008034E7">
          <w:t>S</w:t>
        </w:r>
      </w:ins>
      <w:del w:id="5765" w:author="jie sun" w:date="2018-04-16T21:23:00Z">
        <w:r w:rsidDel="008034E7">
          <w:delText>s</w:delText>
        </w:r>
      </w:del>
      <w:r>
        <w:t>tick</w:t>
      </w:r>
      <w:bookmarkEnd w:id="5748"/>
      <w:bookmarkEnd w:id="5749"/>
      <w:bookmarkEnd w:id="5750"/>
      <w:bookmarkEnd w:id="5751"/>
      <w:bookmarkEnd w:id="5752"/>
      <w:bookmarkEnd w:id="5753"/>
      <w:bookmarkEnd w:id="5754"/>
      <w:bookmarkEnd w:id="5755"/>
      <w:bookmarkEnd w:id="5756"/>
      <w:bookmarkEnd w:id="5757"/>
      <w:r>
        <w:t xml:space="preserve"> </w:t>
      </w:r>
    </w:p>
    <w:p w:rsidR="0087014B" w:rsidRDefault="00D5184D">
      <w:r>
        <w:t xml:space="preserve">What kinds of new functions can be created for a glow stick, absolutely it is related with </w:t>
      </w:r>
      <w:del w:id="5766" w:author="jie sun" w:date="2018-04-08T18:33:00Z">
        <w:r w:rsidDel="007301AA">
          <w:delText xml:space="preserve">posture or </w:delText>
        </w:r>
      </w:del>
      <w:r>
        <w:t>action recognition</w:t>
      </w:r>
      <w:r>
        <w:rPr>
          <w:rFonts w:hint="eastAsia"/>
          <w:lang w:val="en-US"/>
        </w:rPr>
        <w:t xml:space="preserve"> algorithm</w:t>
      </w:r>
      <w:r>
        <w:t xml:space="preserve">. </w:t>
      </w:r>
    </w:p>
    <w:p w:rsidR="0087014B" w:rsidRDefault="00D5184D">
      <w:r>
        <w:t xml:space="preserve">You can imagine if the light sticks </w:t>
      </w:r>
      <w:del w:id="5767" w:author="jie sun" w:date="2018-04-08T18:33:00Z">
        <w:r w:rsidDel="003C2ADD">
          <w:delText>shak</w:delText>
        </w:r>
        <w:r w:rsidDel="003C2ADD">
          <w:rPr>
            <w:rFonts w:hint="eastAsia"/>
            <w:lang w:val="en-US"/>
          </w:rPr>
          <w:delText>en</w:delText>
        </w:r>
        <w:r w:rsidDel="003C2ADD">
          <w:delText xml:space="preserve"> </w:delText>
        </w:r>
      </w:del>
      <w:ins w:id="5768" w:author="jie sun" w:date="2018-04-08T18:33:00Z">
        <w:r w:rsidR="003C2ADD">
          <w:t xml:space="preserve">moved </w:t>
        </w:r>
      </w:ins>
      <w:r>
        <w:t>in different directions will show different col</w:t>
      </w:r>
      <w:ins w:id="5769" w:author="jie sun" w:date="2018-04-08T18:34:00Z">
        <w:r w:rsidR="003C2ADD">
          <w:t>ours</w:t>
        </w:r>
      </w:ins>
      <w:del w:id="5770" w:author="jie sun" w:date="2018-04-08T18:34:00Z">
        <w:r w:rsidDel="003C2ADD">
          <w:delText>ors</w:delText>
        </w:r>
      </w:del>
      <w:r>
        <w:t xml:space="preserve"> of light, it will be a very interesting idea. For example, when you </w:t>
      </w:r>
      <w:bookmarkStart w:id="5771" w:name="OLE_LINK4"/>
      <w:r>
        <w:t xml:space="preserve">shake the light sticks in </w:t>
      </w:r>
      <w:bookmarkStart w:id="5772" w:name="OLE_LINK3"/>
      <w:r>
        <w:t xml:space="preserve">perpendicular </w:t>
      </w:r>
      <w:bookmarkEnd w:id="5772"/>
      <w:r>
        <w:t>to the body</w:t>
      </w:r>
      <w:bookmarkEnd w:id="5771"/>
      <w:r>
        <w:t xml:space="preserve">, the glow stick will display the blue colour, and in the parallel plane to body, the glow stick will show the yellow colour, or </w:t>
      </w:r>
      <w:bookmarkStart w:id="5773" w:name="OLE_LINK5"/>
      <w:r>
        <w:t>in a round way above you</w:t>
      </w:r>
      <w:ins w:id="5774" w:author="jie sun" w:date="2018-04-08T19:16:00Z">
        <w:r w:rsidR="00E67BD3">
          <w:t>r</w:t>
        </w:r>
      </w:ins>
      <w:r>
        <w:t xml:space="preserve"> body, the glow stick will show the red colour. </w:t>
      </w:r>
    </w:p>
    <w:bookmarkEnd w:id="5773"/>
    <w:p w:rsidR="0087014B" w:rsidRPr="007301AA" w:rsidRDefault="00D5184D">
      <w:pPr>
        <w:pStyle w:val="Caption"/>
        <w:pPrChange w:id="5775" w:author="像个男人一样" w:date="2018-03-21T02:02:00Z">
          <w:pPr/>
        </w:pPrChange>
      </w:pPr>
      <w:del w:id="5776" w:author="jie sun" w:date="2018-04-08T19:42:00Z">
        <w:r w:rsidRPr="007301AA" w:rsidDel="00615A34">
          <w:rPr>
            <w:iCs w:val="0"/>
            <w:color w:val="auto"/>
            <w:sz w:val="24"/>
            <w:szCs w:val="22"/>
          </w:rPr>
          <w:delText>So t</w:delText>
        </w:r>
      </w:del>
      <w:ins w:id="5777" w:author="jie sun" w:date="2018-04-08T19:42:00Z">
        <w:r w:rsidR="00615A34">
          <w:rPr>
            <w:iCs w:val="0"/>
            <w:color w:val="auto"/>
            <w:sz w:val="24"/>
            <w:szCs w:val="22"/>
          </w:rPr>
          <w:t>T</w:t>
        </w:r>
      </w:ins>
      <w:r w:rsidRPr="007301AA">
        <w:rPr>
          <w:iCs w:val="0"/>
          <w:color w:val="auto"/>
          <w:sz w:val="24"/>
          <w:szCs w:val="22"/>
        </w:rPr>
        <w:t xml:space="preserve">he automatic </w:t>
      </w:r>
      <w:del w:id="5778" w:author="jie sun" w:date="2018-04-08T19:16:00Z">
        <w:r w:rsidRPr="007301AA" w:rsidDel="00DE140D">
          <w:rPr>
            <w:iCs w:val="0"/>
            <w:color w:val="auto"/>
            <w:sz w:val="24"/>
            <w:szCs w:val="22"/>
          </w:rPr>
          <w:delText xml:space="preserve"> </w:delText>
        </w:r>
      </w:del>
      <w:r w:rsidRPr="007301AA">
        <w:rPr>
          <w:iCs w:val="0"/>
          <w:color w:val="auto"/>
          <w:sz w:val="24"/>
          <w:szCs w:val="22"/>
        </w:rPr>
        <w:t xml:space="preserve">action or posture recognition is the key </w:t>
      </w:r>
      <w:r w:rsidRPr="007301AA">
        <w:rPr>
          <w:iCs w:val="0"/>
          <w:color w:val="auto"/>
          <w:sz w:val="24"/>
          <w:szCs w:val="22"/>
          <w:rPrChange w:id="5779" w:author="jie sun" w:date="2018-04-08T18:32:00Z">
            <w:rPr>
              <w:lang w:val="en-US"/>
            </w:rPr>
          </w:rPrChange>
        </w:rPr>
        <w:t xml:space="preserve">point </w:t>
      </w:r>
      <w:r w:rsidRPr="007301AA">
        <w:rPr>
          <w:iCs w:val="0"/>
          <w:color w:val="auto"/>
          <w:sz w:val="24"/>
          <w:szCs w:val="22"/>
        </w:rPr>
        <w:t xml:space="preserve">for this function, and it is what have been mentioned above.  </w:t>
      </w:r>
    </w:p>
    <w:p w:rsidR="0087014B" w:rsidRDefault="00D5184D">
      <w:pPr>
        <w:rPr>
          <w:lang w:val="en-US"/>
        </w:rPr>
      </w:pPr>
      <w:r>
        <w:rPr>
          <w:rFonts w:hint="eastAsia"/>
          <w:lang w:val="en-US"/>
        </w:rPr>
        <w:t>On the other hand, not only the colors of light can be controlled by different postures, but also the accelerometer and gyroscope can be used to adjust the brightness of lights.</w:t>
      </w:r>
    </w:p>
    <w:p w:rsidR="0087014B" w:rsidRDefault="00D5184D">
      <w:pPr>
        <w:jc w:val="center"/>
        <w:rPr>
          <w:lang w:val="en-US"/>
        </w:rPr>
        <w:pPrChange w:id="5780" w:author="jie sun" w:date="2018-04-16T21:41:00Z">
          <w:pPr/>
        </w:pPrChange>
      </w:pPr>
      <w:r>
        <w:rPr>
          <w:rFonts w:hint="eastAsia"/>
          <w:noProof/>
        </w:rPr>
        <w:drawing>
          <wp:inline distT="0" distB="0" distL="114300" distR="114300">
            <wp:extent cx="5066370" cy="2955851"/>
            <wp:effectExtent l="0" t="0" r="1270" b="0"/>
            <wp:docPr id="25" name="图片 25"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img"/>
                    <pic:cNvPicPr>
                      <a:picLocks noChangeAspect="1"/>
                    </pic:cNvPicPr>
                  </pic:nvPicPr>
                  <pic:blipFill>
                    <a:blip r:embed="rId43"/>
                    <a:stretch>
                      <a:fillRect/>
                    </a:stretch>
                  </pic:blipFill>
                  <pic:spPr>
                    <a:xfrm>
                      <a:off x="0" y="0"/>
                      <a:ext cx="5069886" cy="2957902"/>
                    </a:xfrm>
                    <a:prstGeom prst="rect">
                      <a:avLst/>
                    </a:prstGeom>
                  </pic:spPr>
                </pic:pic>
              </a:graphicData>
            </a:graphic>
          </wp:inline>
        </w:drawing>
      </w:r>
    </w:p>
    <w:p w:rsidR="0087014B" w:rsidRDefault="00D5184D">
      <w:pPr>
        <w:pStyle w:val="Caption"/>
        <w:jc w:val="center"/>
        <w:rPr>
          <w:lang w:val="en-US"/>
        </w:rPr>
        <w:pPrChange w:id="5781" w:author="jie sun" w:date="2018-04-16T21:41:00Z">
          <w:pPr/>
        </w:pPrChange>
      </w:pPr>
      <w:bookmarkStart w:id="5782" w:name="_Toc511906344"/>
      <w:ins w:id="5783" w:author="像个男人一样" w:date="2018-03-21T02:02:00Z">
        <w:r>
          <w:t xml:space="preserve">Figure </w:t>
        </w:r>
      </w:ins>
      <w:ins w:id="5784" w:author="JIE  SUN" w:date="2018-06-21T13:36:00Z">
        <w:r w:rsidR="00A64E7B">
          <w:fldChar w:fldCharType="begin"/>
        </w:r>
        <w:r w:rsidR="00A64E7B">
          <w:instrText xml:space="preserve"> STYLEREF 1 \s </w:instrText>
        </w:r>
      </w:ins>
      <w:r w:rsidR="00A64E7B">
        <w:fldChar w:fldCharType="separate"/>
      </w:r>
      <w:r w:rsidR="00A64E7B">
        <w:rPr>
          <w:noProof/>
        </w:rPr>
        <w:t>4</w:t>
      </w:r>
      <w:ins w:id="5785"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786" w:author="JIE  SUN" w:date="2018-06-21T13:36:00Z">
        <w:r w:rsidR="00A64E7B">
          <w:rPr>
            <w:noProof/>
          </w:rPr>
          <w:t>3</w:t>
        </w:r>
        <w:r w:rsidR="00A64E7B">
          <w:fldChar w:fldCharType="end"/>
        </w:r>
      </w:ins>
      <w:ins w:id="5787" w:author="jie sun" w:date="2018-04-19T13:00:00Z">
        <w:del w:id="5788" w:author="JIE  SUN" w:date="2018-06-21T13:34:00Z">
          <w:r w:rsidR="00083FE7" w:rsidDel="00A64E7B">
            <w:fldChar w:fldCharType="begin"/>
          </w:r>
          <w:r w:rsidR="00083FE7" w:rsidDel="00A64E7B">
            <w:delInstrText xml:space="preserve"> STYLEREF 1 \s </w:delInstrText>
          </w:r>
        </w:del>
      </w:ins>
      <w:del w:id="5789" w:author="JIE  SUN" w:date="2018-06-21T13:34:00Z">
        <w:r w:rsidR="00083FE7" w:rsidDel="00A64E7B">
          <w:fldChar w:fldCharType="separate"/>
        </w:r>
        <w:r w:rsidR="00083FE7" w:rsidDel="00A64E7B">
          <w:rPr>
            <w:noProof/>
          </w:rPr>
          <w:delText>4</w:delText>
        </w:r>
      </w:del>
      <w:ins w:id="5790" w:author="jie sun" w:date="2018-04-19T13:00:00Z">
        <w:del w:id="5791"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792" w:author="JIE  SUN" w:date="2018-06-21T13:34:00Z">
        <w:r w:rsidR="00083FE7" w:rsidDel="00A64E7B">
          <w:fldChar w:fldCharType="separate"/>
        </w:r>
      </w:del>
      <w:ins w:id="5793" w:author="jie sun" w:date="2018-04-19T13:00:00Z">
        <w:del w:id="5794" w:author="JIE  SUN" w:date="2018-06-21T13:34:00Z">
          <w:r w:rsidR="00083FE7" w:rsidDel="00A64E7B">
            <w:rPr>
              <w:noProof/>
            </w:rPr>
            <w:delText>3</w:delText>
          </w:r>
          <w:r w:rsidR="00083FE7" w:rsidDel="00A64E7B">
            <w:fldChar w:fldCharType="end"/>
          </w:r>
        </w:del>
      </w:ins>
      <w:ins w:id="5795" w:author="像个男人一样" w:date="2018-03-21T02:02:00Z">
        <w:del w:id="5796"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5797" w:author="像个男人一样" w:date="2018-03-22T11:51:00Z">
        <w:del w:id="5798" w:author="jie sun" w:date="2018-04-10T21:45:00Z">
          <w:r w:rsidDel="00454521">
            <w:delText>3</w:delText>
          </w:r>
        </w:del>
      </w:ins>
      <w:ins w:id="5799" w:author="像个男人一样" w:date="2018-03-21T02:02:00Z">
        <w:del w:id="5800" w:author="jie sun" w:date="2018-04-10T21:45:00Z">
          <w:r w:rsidDel="00454521">
            <w:fldChar w:fldCharType="end"/>
          </w:r>
        </w:del>
        <w:bookmarkStart w:id="5801" w:name="_Toc28461"/>
        <w:bookmarkStart w:id="5802" w:name="_Toc22723"/>
        <w:bookmarkStart w:id="5803" w:name="_Toc5625"/>
        <w:bookmarkStart w:id="5804" w:name="_Toc19140"/>
        <w:bookmarkStart w:id="5805" w:name="_Toc22412"/>
        <w:bookmarkStart w:id="5806" w:name="_Toc8977"/>
        <w:bookmarkStart w:id="5807" w:name="_Toc2898"/>
        <w:bookmarkStart w:id="5808" w:name="_Toc14933"/>
        <w:bookmarkStart w:id="5809" w:name="_Toc12604"/>
        <w:bookmarkStart w:id="5810" w:name="_Toc9934"/>
        <w:bookmarkStart w:id="5811" w:name="_Toc21441"/>
        <w:bookmarkStart w:id="5812" w:name="_Toc21152"/>
        <w:bookmarkStart w:id="5813" w:name="_Toc32128"/>
        <w:bookmarkStart w:id="5814" w:name="_Toc14715"/>
        <w:bookmarkStart w:id="5815" w:name="_Toc18359"/>
        <w:bookmarkStart w:id="5816" w:name="_Toc24948"/>
        <w:bookmarkStart w:id="5817" w:name="_Toc30001"/>
        <w:bookmarkStart w:id="5818" w:name="_Toc30120"/>
        <w:bookmarkStart w:id="5819" w:name="_Toc5855"/>
        <w:bookmarkStart w:id="5820" w:name="_Toc5272"/>
        <w:bookmarkStart w:id="5821" w:name="_Toc13012"/>
        <w:bookmarkStart w:id="5822" w:name="_Toc15750"/>
        <w:bookmarkStart w:id="5823" w:name="_Toc17626"/>
        <w:bookmarkStart w:id="5824" w:name="_Toc27316"/>
        <w:bookmarkStart w:id="5825" w:name="_Toc9341"/>
        <w:r>
          <w:rPr>
            <w:rFonts w:hint="eastAsia"/>
          </w:rPr>
          <w:t xml:space="preserve">: Audiences </w:t>
        </w:r>
      </w:ins>
      <w:ins w:id="5826" w:author="jie sun" w:date="2018-04-16T22:31:00Z">
        <w:r w:rsidR="00D87F58">
          <w:t>S</w:t>
        </w:r>
      </w:ins>
      <w:ins w:id="5827" w:author="像个男人一样" w:date="2018-03-21T02:02:00Z">
        <w:del w:id="5828" w:author="jie sun" w:date="2018-04-16T22:31:00Z">
          <w:r w:rsidDel="00D87F58">
            <w:rPr>
              <w:rFonts w:hint="eastAsia"/>
            </w:rPr>
            <w:delText>s</w:delText>
          </w:r>
        </w:del>
        <w:r>
          <w:rPr>
            <w:rFonts w:hint="eastAsia"/>
          </w:rPr>
          <w:t xml:space="preserve">hake </w:t>
        </w:r>
      </w:ins>
      <w:ins w:id="5829" w:author="jie sun" w:date="2018-04-16T22:31:00Z">
        <w:r w:rsidR="00D87F58">
          <w:t>G</w:t>
        </w:r>
      </w:ins>
      <w:ins w:id="5830" w:author="像个男人一样" w:date="2018-03-21T02:02:00Z">
        <w:del w:id="5831" w:author="jie sun" w:date="2018-04-16T22:31:00Z">
          <w:r w:rsidDel="00D87F58">
            <w:rPr>
              <w:rFonts w:hint="eastAsia"/>
            </w:rPr>
            <w:delText>g</w:delText>
          </w:r>
        </w:del>
        <w:r>
          <w:rPr>
            <w:rFonts w:hint="eastAsia"/>
          </w:rPr>
          <w:t xml:space="preserve">low </w:t>
        </w:r>
      </w:ins>
      <w:ins w:id="5832" w:author="jie sun" w:date="2018-04-16T22:31:00Z">
        <w:r w:rsidR="00D87F58">
          <w:t>S</w:t>
        </w:r>
      </w:ins>
      <w:ins w:id="5833" w:author="像个男人一样" w:date="2018-03-21T02:02:00Z">
        <w:del w:id="5834" w:author="jie sun" w:date="2018-04-16T22:31:00Z">
          <w:r w:rsidDel="00D87F58">
            <w:rPr>
              <w:rFonts w:hint="eastAsia"/>
            </w:rPr>
            <w:delText>s</w:delText>
          </w:r>
        </w:del>
        <w:r>
          <w:rPr>
            <w:rFonts w:hint="eastAsia"/>
          </w:rPr>
          <w:t>ticks</w:t>
        </w:r>
      </w:ins>
      <w:bookmarkEnd w:id="5782"/>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p>
    <w:p w:rsidR="0087014B" w:rsidRDefault="00D5184D">
      <w:pPr>
        <w:pStyle w:val="Heading2"/>
      </w:pPr>
      <w:bookmarkStart w:id="5835" w:name="_Toc14647"/>
      <w:bookmarkStart w:id="5836" w:name="_Toc26322"/>
      <w:bookmarkStart w:id="5837" w:name="_Toc25757"/>
      <w:bookmarkStart w:id="5838" w:name="_Toc11387"/>
      <w:bookmarkStart w:id="5839" w:name="_Toc8512"/>
      <w:bookmarkStart w:id="5840" w:name="_Toc510"/>
      <w:bookmarkStart w:id="5841" w:name="_Toc13399"/>
      <w:bookmarkStart w:id="5842" w:name="_Toc11815"/>
      <w:bookmarkStart w:id="5843" w:name="_Toc3995"/>
      <w:bookmarkStart w:id="5844" w:name="_Toc511906312"/>
      <w:r>
        <w:t xml:space="preserve">How </w:t>
      </w:r>
      <w:ins w:id="5845" w:author="JIE  SUN" w:date="2018-06-22T11:54:00Z">
        <w:r w:rsidR="004B52BC">
          <w:t>a</w:t>
        </w:r>
      </w:ins>
      <w:ins w:id="5846" w:author="jie sun" w:date="2018-04-16T21:23:00Z">
        <w:del w:id="5847" w:author="JIE  SUN" w:date="2018-06-22T11:54:00Z">
          <w:r w:rsidR="003D64D6" w:rsidDel="004B52BC">
            <w:delText>A</w:delText>
          </w:r>
        </w:del>
      </w:ins>
      <w:del w:id="5848" w:author="jie sun" w:date="2018-04-16T21:23:00Z">
        <w:r w:rsidDel="003D64D6">
          <w:delText>a</w:delText>
        </w:r>
      </w:del>
      <w:r>
        <w:t xml:space="preserve">nd </w:t>
      </w:r>
      <w:ins w:id="5849" w:author="jie sun" w:date="2018-04-16T21:23:00Z">
        <w:r w:rsidR="003D64D6">
          <w:t>W</w:t>
        </w:r>
      </w:ins>
      <w:del w:id="5850" w:author="jie sun" w:date="2018-04-16T21:23:00Z">
        <w:r w:rsidDel="003D64D6">
          <w:delText>w</w:delText>
        </w:r>
      </w:del>
      <w:r>
        <w:t xml:space="preserve">hy </w:t>
      </w:r>
      <w:ins w:id="5851" w:author="jie sun" w:date="2018-04-16T21:23:00Z">
        <w:r w:rsidR="003D64D6">
          <w:t>N</w:t>
        </w:r>
      </w:ins>
      <w:del w:id="5852" w:author="jie sun" w:date="2018-04-16T21:23:00Z">
        <w:r w:rsidDel="003D64D6">
          <w:delText>n</w:delText>
        </w:r>
      </w:del>
      <w:r>
        <w:t xml:space="preserve">eed Accelerometer </w:t>
      </w:r>
      <w:ins w:id="5853" w:author="jie sun" w:date="2018-04-16T21:23:00Z">
        <w:r w:rsidR="003D64D6">
          <w:t>A</w:t>
        </w:r>
      </w:ins>
      <w:del w:id="5854" w:author="jie sun" w:date="2018-04-16T21:23:00Z">
        <w:r w:rsidDel="003D64D6">
          <w:delText>a</w:delText>
        </w:r>
      </w:del>
      <w:r>
        <w:t xml:space="preserve">nd </w:t>
      </w:r>
      <w:del w:id="5855" w:author="jie sun" w:date="2018-04-16T21:23:00Z">
        <w:r w:rsidDel="003D64D6">
          <w:delText>gyroscope</w:delText>
        </w:r>
      </w:del>
      <w:bookmarkEnd w:id="5835"/>
      <w:bookmarkEnd w:id="5836"/>
      <w:bookmarkEnd w:id="5837"/>
      <w:bookmarkEnd w:id="5838"/>
      <w:bookmarkEnd w:id="5839"/>
      <w:bookmarkEnd w:id="5840"/>
      <w:bookmarkEnd w:id="5841"/>
      <w:bookmarkEnd w:id="5842"/>
      <w:bookmarkEnd w:id="5843"/>
      <w:ins w:id="5856" w:author="jie sun" w:date="2018-04-16T21:23:00Z">
        <w:r w:rsidR="003D64D6">
          <w:t>Gyroscope</w:t>
        </w:r>
      </w:ins>
      <w:bookmarkEnd w:id="5844"/>
    </w:p>
    <w:p w:rsidR="0087014B" w:rsidRDefault="00D5184D">
      <w:pPr>
        <w:rPr>
          <w:lang w:val="en-US"/>
        </w:rPr>
      </w:pPr>
      <w:r>
        <w:rPr>
          <w:rFonts w:hint="eastAsia"/>
          <w:lang w:val="en-US"/>
        </w:rPr>
        <w:t xml:space="preserve">There are two functions mentioned above, which should be made sure in multifunctional glow sticks, and those functions are both relative with action recognition algorithm and acceleration. </w:t>
      </w:r>
    </w:p>
    <w:p w:rsidR="0087014B" w:rsidRDefault="00D5184D">
      <w:pPr>
        <w:pStyle w:val="Heading3"/>
        <w:rPr>
          <w:lang w:val="en-US"/>
        </w:rPr>
      </w:pPr>
      <w:bookmarkStart w:id="5857" w:name="_Toc27918"/>
      <w:bookmarkStart w:id="5858" w:name="_Toc739"/>
      <w:bookmarkStart w:id="5859" w:name="_Toc11341"/>
      <w:bookmarkStart w:id="5860" w:name="_Toc17253"/>
      <w:bookmarkStart w:id="5861" w:name="_Toc18674"/>
      <w:bookmarkStart w:id="5862" w:name="_Toc25327"/>
      <w:bookmarkStart w:id="5863" w:name="_Toc30258"/>
      <w:bookmarkStart w:id="5864" w:name="_Toc12471"/>
      <w:bookmarkStart w:id="5865" w:name="_Toc2741"/>
      <w:bookmarkStart w:id="5866" w:name="_Toc511906313"/>
      <w:r>
        <w:rPr>
          <w:rFonts w:hint="eastAsia"/>
          <w:lang w:val="en-US"/>
        </w:rPr>
        <w:t xml:space="preserve">The </w:t>
      </w:r>
      <w:ins w:id="5867" w:author="jie sun" w:date="2018-04-16T21:23:00Z">
        <w:del w:id="5868" w:author="JIE  SUN" w:date="2018-06-22T11:54:00Z">
          <w:r w:rsidR="003D64D6" w:rsidDel="004B52BC">
            <w:rPr>
              <w:lang w:val="en-US"/>
            </w:rPr>
            <w:delText>N</w:delText>
          </w:r>
        </w:del>
      </w:ins>
      <w:del w:id="5869" w:author="JIE  SUN" w:date="2018-06-22T11:54:00Z">
        <w:r w:rsidDel="004B52BC">
          <w:rPr>
            <w:rFonts w:hint="eastAsia"/>
            <w:lang w:val="en-US"/>
          </w:rPr>
          <w:delText xml:space="preserve">new </w:delText>
        </w:r>
      </w:del>
      <w:ins w:id="5870" w:author="jie sun" w:date="2018-04-16T21:23:00Z">
        <w:del w:id="5871" w:author="JIE  SUN" w:date="2018-06-22T11:54:00Z">
          <w:r w:rsidR="003D64D6" w:rsidDel="004B52BC">
            <w:rPr>
              <w:lang w:val="en-US"/>
            </w:rPr>
            <w:delText>A</w:delText>
          </w:r>
        </w:del>
      </w:ins>
      <w:del w:id="5872" w:author="JIE  SUN" w:date="2018-06-22T11:54:00Z">
        <w:r w:rsidDel="004B52BC">
          <w:rPr>
            <w:rFonts w:hint="eastAsia"/>
            <w:lang w:val="en-US"/>
          </w:rPr>
          <w:delText>action</w:delText>
        </w:r>
      </w:del>
      <w:ins w:id="5873" w:author="JIE  SUN" w:date="2018-06-22T11:54:00Z">
        <w:r w:rsidR="004B52BC">
          <w:rPr>
            <w:lang w:val="en-US"/>
          </w:rPr>
          <w:t>Gestures</w:t>
        </w:r>
      </w:ins>
      <w:r>
        <w:rPr>
          <w:rFonts w:hint="eastAsia"/>
          <w:lang w:val="en-US"/>
        </w:rPr>
        <w:t xml:space="preserve"> </w:t>
      </w:r>
      <w:ins w:id="5874" w:author="jie sun" w:date="2018-04-16T21:23:00Z">
        <w:r w:rsidR="003D64D6">
          <w:rPr>
            <w:lang w:val="en-US"/>
          </w:rPr>
          <w:t>R</w:t>
        </w:r>
      </w:ins>
      <w:del w:id="5875" w:author="jie sun" w:date="2018-04-16T21:23:00Z">
        <w:r w:rsidDel="003D64D6">
          <w:rPr>
            <w:rFonts w:hint="eastAsia"/>
            <w:lang w:val="en-US"/>
          </w:rPr>
          <w:delText>r</w:delText>
        </w:r>
      </w:del>
      <w:r>
        <w:rPr>
          <w:rFonts w:hint="eastAsia"/>
          <w:lang w:val="en-US"/>
        </w:rPr>
        <w:t>ecognition</w:t>
      </w:r>
      <w:bookmarkEnd w:id="5857"/>
      <w:bookmarkEnd w:id="5858"/>
      <w:bookmarkEnd w:id="5859"/>
      <w:bookmarkEnd w:id="5860"/>
      <w:bookmarkEnd w:id="5861"/>
      <w:bookmarkEnd w:id="5862"/>
      <w:bookmarkEnd w:id="5863"/>
      <w:bookmarkEnd w:id="5864"/>
      <w:bookmarkEnd w:id="5865"/>
      <w:bookmarkEnd w:id="5866"/>
    </w:p>
    <w:p w:rsidR="0087014B" w:rsidRDefault="00D5184D">
      <w:pPr>
        <w:rPr>
          <w:lang w:val="en-US"/>
        </w:rPr>
      </w:pPr>
      <w:r>
        <w:rPr>
          <w:rFonts w:hint="eastAsia"/>
          <w:lang w:val="en-US"/>
        </w:rPr>
        <w:t xml:space="preserve"> </w:t>
      </w:r>
      <w:ins w:id="5876" w:author="jie sun" w:date="2018-04-18T15:20:00Z">
        <w:r w:rsidR="00091B1E">
          <w:rPr>
            <w:lang w:val="en-US"/>
          </w:rPr>
          <w:t xml:space="preserve">At </w:t>
        </w:r>
      </w:ins>
      <w:r>
        <w:rPr>
          <w:rFonts w:hint="eastAsia"/>
          <w:lang w:val="en-US"/>
        </w:rPr>
        <w:t>First</w:t>
      </w:r>
      <w:del w:id="5877" w:author="jie sun" w:date="2018-04-18T15:20:00Z">
        <w:r w:rsidDel="00091B1E">
          <w:rPr>
            <w:rFonts w:hint="eastAsia"/>
            <w:lang w:val="en-US"/>
          </w:rPr>
          <w:delText xml:space="preserve"> of all</w:delText>
        </w:r>
      </w:del>
      <w:ins w:id="5878" w:author="jie sun" w:date="2018-04-14T21:24:00Z">
        <w:r w:rsidR="006740C1">
          <w:rPr>
            <w:rFonts w:hint="eastAsia"/>
            <w:lang w:val="en-US"/>
          </w:rPr>
          <w:t>,</w:t>
        </w:r>
        <w:r w:rsidR="006740C1">
          <w:rPr>
            <w:lang w:val="en-US"/>
          </w:rPr>
          <w:t xml:space="preserve"> </w:t>
        </w:r>
      </w:ins>
      <w:del w:id="5879" w:author="jie sun" w:date="2018-04-10T17:54:00Z">
        <w:r w:rsidDel="00F831B8">
          <w:rPr>
            <w:rFonts w:hint="eastAsia"/>
            <w:lang w:val="en-US"/>
          </w:rPr>
          <w:delText xml:space="preserve">, </w:delText>
        </w:r>
      </w:del>
      <w:r>
        <w:rPr>
          <w:rFonts w:hint="eastAsia"/>
          <w:lang w:val="en-US"/>
        </w:rPr>
        <w:t>function 1, shaking in different directions the glow sticks will display different colors of light. There are</w:t>
      </w:r>
      <w:ins w:id="5880" w:author="JIE  SUN" w:date="2018-06-20T15:44:00Z">
        <w:r w:rsidR="00541F27">
          <w:rPr>
            <w:rFonts w:hint="eastAsia"/>
            <w:lang w:val="en-US"/>
          </w:rPr>
          <w:t xml:space="preserve"> two kinds of </w:t>
        </w:r>
        <w:bookmarkStart w:id="5881" w:name="OLE_LINK41"/>
        <w:bookmarkStart w:id="5882" w:name="OLE_LINK42"/>
        <w:r w:rsidR="00541F27">
          <w:rPr>
            <w:rFonts w:hint="eastAsia"/>
            <w:lang w:val="en-US"/>
          </w:rPr>
          <w:t>movements</w:t>
        </w:r>
      </w:ins>
      <w:del w:id="5883" w:author="JIE  SUN" w:date="2018-06-20T15:44:00Z">
        <w:r w:rsidDel="00541F27">
          <w:rPr>
            <w:rFonts w:hint="eastAsia"/>
            <w:lang w:val="en-US"/>
          </w:rPr>
          <w:delText xml:space="preserve"> three postures</w:delText>
        </w:r>
      </w:del>
      <w:r>
        <w:rPr>
          <w:rFonts w:hint="eastAsia"/>
          <w:lang w:val="en-US"/>
        </w:rPr>
        <w:t xml:space="preserve"> </w:t>
      </w:r>
      <w:bookmarkEnd w:id="5881"/>
      <w:bookmarkEnd w:id="5882"/>
      <w:r>
        <w:rPr>
          <w:rFonts w:hint="eastAsia"/>
          <w:lang w:val="en-US"/>
        </w:rPr>
        <w:t xml:space="preserve">or </w:t>
      </w:r>
      <w:del w:id="5884" w:author="JIE  SUN" w:date="2018-06-22T11:55:00Z">
        <w:r w:rsidDel="00491D44">
          <w:rPr>
            <w:rFonts w:hint="eastAsia"/>
            <w:lang w:val="en-US"/>
          </w:rPr>
          <w:delText xml:space="preserve">actions </w:delText>
        </w:r>
      </w:del>
      <w:ins w:id="5885" w:author="JIE  SUN" w:date="2018-06-22T11:55:00Z">
        <w:r w:rsidR="00491D44">
          <w:rPr>
            <w:lang w:val="en-US"/>
          </w:rPr>
          <w:t>gestures</w:t>
        </w:r>
        <w:r w:rsidR="00491D44">
          <w:rPr>
            <w:rFonts w:hint="eastAsia"/>
            <w:lang w:val="en-US"/>
          </w:rPr>
          <w:t xml:space="preserve"> </w:t>
        </w:r>
      </w:ins>
      <w:r>
        <w:rPr>
          <w:rFonts w:hint="eastAsia"/>
          <w:lang w:val="en-US"/>
        </w:rPr>
        <w:t>those should be identified by the sticks, here the accelerometer and gyroscope can be used to analy</w:t>
      </w:r>
      <w:ins w:id="5886" w:author="jie sun" w:date="2018-04-08T19:43:00Z">
        <w:r w:rsidR="008F547B">
          <w:rPr>
            <w:lang w:val="en-US"/>
          </w:rPr>
          <w:t>z</w:t>
        </w:r>
      </w:ins>
      <w:del w:id="5887" w:author="jie sun" w:date="2018-04-08T19:43:00Z">
        <w:r w:rsidDel="008F547B">
          <w:rPr>
            <w:rFonts w:hint="eastAsia"/>
            <w:lang w:val="en-US"/>
          </w:rPr>
          <w:delText>s</w:delText>
        </w:r>
      </w:del>
      <w:r>
        <w:rPr>
          <w:rFonts w:hint="eastAsia"/>
          <w:lang w:val="en-US"/>
        </w:rPr>
        <w:t xml:space="preserve">e or recognize </w:t>
      </w:r>
      <w:r w:rsidRPr="00541F27">
        <w:rPr>
          <w:sz w:val="22"/>
          <w:lang w:val="en-US"/>
          <w:rPrChange w:id="5888" w:author="JIE  SUN" w:date="2018-06-20T15:45:00Z">
            <w:rPr>
              <w:lang w:val="en-US"/>
            </w:rPr>
          </w:rPrChange>
        </w:rPr>
        <w:t xml:space="preserve">those </w:t>
      </w:r>
      <w:ins w:id="5889" w:author="JIE  SUN" w:date="2018-06-20T15:45:00Z">
        <w:r w:rsidR="00541F27">
          <w:rPr>
            <w:rFonts w:hint="eastAsia"/>
            <w:lang w:val="en-US"/>
          </w:rPr>
          <w:t>movements</w:t>
        </w:r>
      </w:ins>
      <w:del w:id="5890" w:author="JIE  SUN" w:date="2018-06-20T15:45:00Z">
        <w:r w:rsidDel="00541F27">
          <w:rPr>
            <w:rFonts w:hint="eastAsia"/>
            <w:lang w:val="en-US"/>
          </w:rPr>
          <w:delText>postures</w:delText>
        </w:r>
      </w:del>
      <w:ins w:id="5891" w:author="JIE  SUN" w:date="2018-06-20T15:48:00Z">
        <w:r w:rsidR="00541F27">
          <w:rPr>
            <w:lang w:val="en-US"/>
          </w:rPr>
          <w:t>; at same time, recording the times of shaking.</w:t>
        </w:r>
      </w:ins>
      <w:del w:id="5892" w:author="JIE  SUN" w:date="2018-06-20T15:48:00Z">
        <w:r w:rsidDel="00541F27">
          <w:rPr>
            <w:rFonts w:hint="eastAsia"/>
            <w:lang w:val="en-US"/>
          </w:rPr>
          <w:delText>.</w:delText>
        </w:r>
      </w:del>
      <w:r>
        <w:rPr>
          <w:rFonts w:hint="eastAsia"/>
          <w:lang w:val="en-US"/>
        </w:rPr>
        <w:t xml:space="preserve"> </w:t>
      </w:r>
    </w:p>
    <w:p w:rsidR="0087014B" w:rsidRDefault="00D5184D">
      <w:pPr>
        <w:rPr>
          <w:lang w:val="en-US"/>
        </w:rPr>
      </w:pPr>
      <w:bookmarkStart w:id="5893" w:name="OLE_LINK6"/>
      <w:r>
        <w:rPr>
          <w:rFonts w:hint="eastAsia"/>
          <w:lang w:val="en-US"/>
        </w:rPr>
        <w:t xml:space="preserve">Action </w:t>
      </w:r>
      <w:bookmarkEnd w:id="5893"/>
      <w:r>
        <w:rPr>
          <w:rFonts w:hint="eastAsia"/>
          <w:lang w:val="en-US"/>
        </w:rPr>
        <w:t>1</w:t>
      </w:r>
      <w:ins w:id="5894" w:author="jie sun" w:date="2018-04-08T19:43:00Z">
        <w:r w:rsidR="008F547B">
          <w:rPr>
            <w:lang w:val="en-US"/>
          </w:rPr>
          <w:t>:</w:t>
        </w:r>
      </w:ins>
      <w:del w:id="5895" w:author="jie sun" w:date="2018-04-08T19:43:00Z">
        <w:r w:rsidDel="008F547B">
          <w:rPr>
            <w:rFonts w:hint="eastAsia"/>
            <w:lang w:val="en-US"/>
          </w:rPr>
          <w:delText>:</w:delText>
        </w:r>
      </w:del>
      <w:ins w:id="5896" w:author="jie sun" w:date="2018-04-08T19:43:00Z">
        <w:r w:rsidR="008F547B">
          <w:rPr>
            <w:lang w:val="en-US"/>
          </w:rPr>
          <w:t xml:space="preserve">  </w:t>
        </w:r>
      </w:ins>
      <w:del w:id="5897" w:author="jie sun" w:date="2018-04-08T19:43:00Z">
        <w:r w:rsidDel="008F547B">
          <w:rPr>
            <w:rFonts w:hint="eastAsia"/>
            <w:lang w:val="en-US"/>
          </w:rPr>
          <w:delText xml:space="preserve"> </w:delText>
        </w:r>
      </w:del>
      <w:bookmarkStart w:id="5898" w:name="OLE_LINK19"/>
      <w:ins w:id="5899" w:author="jie sun" w:date="2018-04-08T19:44:00Z">
        <w:r w:rsidR="003B16B7">
          <w:rPr>
            <w:lang w:val="en-US"/>
          </w:rPr>
          <w:t>shaking</w:t>
        </w:r>
      </w:ins>
      <w:del w:id="5900" w:author="jie sun" w:date="2018-04-08T19:43:00Z">
        <w:r w:rsidDel="005800C1">
          <w:delText>s</w:delText>
        </w:r>
      </w:del>
      <w:del w:id="5901" w:author="jie sun" w:date="2018-04-08T19:44:00Z">
        <w:r w:rsidDel="003B16B7">
          <w:delText>hak</w:delText>
        </w:r>
      </w:del>
      <w:del w:id="5902" w:author="jie sun" w:date="2018-04-08T19:43:00Z">
        <w:r w:rsidDel="005800C1">
          <w:rPr>
            <w:rFonts w:hint="eastAsia"/>
            <w:lang w:val="en-US"/>
          </w:rPr>
          <w:delText>ing</w:delText>
        </w:r>
        <w:r w:rsidDel="005800C1">
          <w:delText xml:space="preserve"> the </w:delText>
        </w:r>
      </w:del>
      <w:ins w:id="5903" w:author="jie sun" w:date="2018-04-08T19:43:00Z">
        <w:r w:rsidR="005800C1">
          <w:rPr>
            <w:lang w:val="en-US"/>
          </w:rPr>
          <w:t xml:space="preserve"> </w:t>
        </w:r>
      </w:ins>
      <w:r>
        <w:t>sticks in perpendicular to the body</w:t>
      </w:r>
      <w:r>
        <w:rPr>
          <w:rFonts w:hint="eastAsia"/>
          <w:lang w:val="en-US"/>
        </w:rPr>
        <w:t xml:space="preserve">, </w:t>
      </w:r>
      <w:del w:id="5904" w:author="jie sun" w:date="2018-04-08T19:44:00Z">
        <w:r w:rsidDel="003F5D5C">
          <w:rPr>
            <w:rFonts w:hint="eastAsia"/>
            <w:lang w:val="en-US"/>
          </w:rPr>
          <w:delText xml:space="preserve"> </w:delText>
        </w:r>
      </w:del>
      <w:r>
        <w:rPr>
          <w:rFonts w:hint="eastAsia"/>
          <w:lang w:val="en-US"/>
        </w:rPr>
        <w:t>the stick should display blue color.</w:t>
      </w:r>
      <w:bookmarkEnd w:id="5898"/>
      <w:ins w:id="5905" w:author="JIE  SUN" w:date="2018-06-22T11:51:00Z">
        <w:r w:rsidR="004B52BC">
          <w:rPr>
            <w:lang w:val="en-US"/>
          </w:rPr>
          <w:t xml:space="preserve"> In detail, </w:t>
        </w:r>
      </w:ins>
    </w:p>
    <w:p w:rsidR="0087014B" w:rsidRDefault="00D5184D">
      <w:pPr>
        <w:rPr>
          <w:lang w:val="en-US"/>
        </w:rPr>
      </w:pPr>
      <w:bookmarkStart w:id="5906" w:name="OLE_LINK20"/>
      <w:r>
        <w:rPr>
          <w:rFonts w:hint="eastAsia"/>
          <w:lang w:val="en-US"/>
        </w:rPr>
        <w:t xml:space="preserve">Action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del w:id="5907" w:author="JIE  SUN" w:date="2018-06-20T15:47:00Z">
        <w:r w:rsidDel="00541F27">
          <w:rPr>
            <w:rFonts w:hint="eastAsia"/>
            <w:lang w:val="en-US"/>
          </w:rPr>
          <w:delText>Action 3: rotating</w:delText>
        </w:r>
        <w:r w:rsidDel="00541F27">
          <w:delText xml:space="preserve"> above you</w:delText>
        </w:r>
      </w:del>
      <w:ins w:id="5908" w:author="jie sun" w:date="2018-04-08T19:44:00Z">
        <w:del w:id="5909" w:author="JIE  SUN" w:date="2018-06-20T15:47:00Z">
          <w:r w:rsidR="000727F8" w:rsidDel="00541F27">
            <w:delText>r</w:delText>
          </w:r>
        </w:del>
      </w:ins>
      <w:del w:id="5910" w:author="JIE  SUN" w:date="2018-06-20T15:47:00Z">
        <w:r w:rsidDel="00541F27">
          <w:delText xml:space="preserve"> body, the glow stick </w:delText>
        </w:r>
        <w:r w:rsidDel="00541F27">
          <w:rPr>
            <w:rFonts w:hint="eastAsia"/>
            <w:lang w:val="en-US"/>
          </w:rPr>
          <w:delText xml:space="preserve">should </w:delText>
        </w:r>
        <w:r w:rsidDel="00541F27">
          <w:delText xml:space="preserve">show the red colour. </w:delText>
        </w:r>
      </w:del>
    </w:p>
    <w:bookmarkEnd w:id="5906"/>
    <w:p w:rsidR="0087014B" w:rsidRPr="000727F8" w:rsidRDefault="0087014B">
      <w:pPr>
        <w:rPr>
          <w:rPrChange w:id="5911" w:author="jie sun" w:date="2018-04-08T19:44:00Z">
            <w:rPr>
              <w:lang w:val="en-US"/>
            </w:rPr>
          </w:rPrChange>
        </w:rPr>
      </w:pPr>
    </w:p>
    <w:p w:rsidR="0087014B" w:rsidRDefault="00D5184D">
      <w:pPr>
        <w:pStyle w:val="Heading4"/>
        <w:rPr>
          <w:lang w:val="en-US"/>
        </w:rPr>
      </w:pPr>
      <w:r>
        <w:rPr>
          <w:rFonts w:hint="eastAsia"/>
          <w:lang w:val="en-US"/>
        </w:rPr>
        <w:t xml:space="preserve">Accelerometer and Gyroscope in the iPhone 6 </w:t>
      </w:r>
    </w:p>
    <w:p w:rsidR="0087014B" w:rsidRPr="00B9631D" w:rsidRDefault="00D5184D">
      <w:pPr>
        <w:pStyle w:val="Caption"/>
        <w:rPr>
          <w:lang w:val="en-US"/>
        </w:rPr>
        <w:pPrChange w:id="5912" w:author="像个男人一样" w:date="2018-03-21T02:02:00Z">
          <w:pPr/>
        </w:pPrChange>
      </w:pPr>
      <w:r w:rsidRPr="00B9631D">
        <w:rPr>
          <w:iCs w:val="0"/>
          <w:color w:val="auto"/>
          <w:sz w:val="24"/>
          <w:szCs w:val="22"/>
          <w:lang w:val="en-US"/>
        </w:rPr>
        <w:t>How the accelerometer and Gyroscope work in iPhone 6, which have mentioned in last two chapters.</w:t>
      </w:r>
      <w:ins w:id="5913" w:author="jie sun" w:date="2018-04-08T19:44:00Z">
        <w:r w:rsidR="00804717">
          <w:rPr>
            <w:iCs w:val="0"/>
            <w:color w:val="auto"/>
            <w:sz w:val="24"/>
            <w:szCs w:val="22"/>
            <w:lang w:val="en-US"/>
          </w:rPr>
          <w:t xml:space="preserve"> </w:t>
        </w:r>
      </w:ins>
      <w:r w:rsidRPr="00B9631D">
        <w:rPr>
          <w:iCs w:val="0"/>
          <w:color w:val="auto"/>
          <w:sz w:val="24"/>
          <w:szCs w:val="22"/>
          <w:lang w:val="en-US"/>
        </w:rPr>
        <w:t xml:space="preserve">In the last charter, we already got that </w:t>
      </w:r>
      <w:r w:rsidRPr="00B9631D">
        <w:rPr>
          <w:iCs w:val="0"/>
          <w:color w:val="auto"/>
          <w:sz w:val="24"/>
          <w:szCs w:val="22"/>
          <w:lang w:val="en-US"/>
          <w:rPrChange w:id="5914" w:author="jie sun" w:date="2018-04-08T15:13:00Z">
            <w:rPr>
              <w:lang w:val="en-GB"/>
            </w:rPr>
          </w:rPrChange>
        </w:rPr>
        <w:t>G</w:t>
      </w:r>
      <w:r w:rsidRPr="00B9631D">
        <w:rPr>
          <w:iCs w:val="0"/>
          <w:color w:val="auto"/>
          <w:sz w:val="24"/>
          <w:szCs w:val="22"/>
          <w:lang w:val="en-US"/>
          <w:rPrChange w:id="5915" w:author="jie sun" w:date="2018-04-08T15:13:00Z">
            <w:rPr/>
          </w:rPrChange>
        </w:rPr>
        <w:t>yroscope sense</w:t>
      </w:r>
      <w:r w:rsidRPr="00B9631D">
        <w:rPr>
          <w:iCs w:val="0"/>
          <w:color w:val="auto"/>
          <w:sz w:val="24"/>
          <w:szCs w:val="22"/>
          <w:lang w:val="en-US"/>
          <w:rPrChange w:id="5916" w:author="jie sun" w:date="2018-04-08T15:13:00Z">
            <w:rPr>
              <w:lang w:val="en-GB"/>
            </w:rPr>
          </w:rPrChange>
        </w:rPr>
        <w:t>s</w:t>
      </w:r>
      <w:r w:rsidRPr="00B9631D">
        <w:rPr>
          <w:iCs w:val="0"/>
          <w:color w:val="auto"/>
          <w:sz w:val="24"/>
          <w:szCs w:val="22"/>
          <w:lang w:val="en-US"/>
          <w:rPrChange w:id="5917" w:author="jie sun" w:date="2018-04-08T15:13:00Z">
            <w:rPr/>
          </w:rPrChange>
        </w:rPr>
        <w:t xml:space="preserve"> the rotatio</w:t>
      </w:r>
      <w:ins w:id="5918" w:author="jie sun" w:date="2018-04-10T18:03:00Z">
        <w:r w:rsidR="00057D1E">
          <w:rPr>
            <w:iCs w:val="0"/>
            <w:color w:val="auto"/>
            <w:sz w:val="24"/>
            <w:szCs w:val="22"/>
            <w:lang w:val="en-US"/>
          </w:rPr>
          <w:t>n</w:t>
        </w:r>
      </w:ins>
      <w:del w:id="5919" w:author="jie sun" w:date="2018-04-10T18:03:00Z">
        <w:r w:rsidRPr="00B9631D" w:rsidDel="00057D1E">
          <w:rPr>
            <w:iCs w:val="0"/>
            <w:color w:val="auto"/>
            <w:sz w:val="24"/>
            <w:szCs w:val="22"/>
            <w:lang w:val="en-US"/>
            <w:rPrChange w:id="5920" w:author="jie sun" w:date="2018-04-08T15:13:00Z">
              <w:rPr/>
            </w:rPrChange>
          </w:rPr>
          <w:delText>n</w:delText>
        </w:r>
      </w:del>
      <w:r w:rsidRPr="00B9631D">
        <w:rPr>
          <w:iCs w:val="0"/>
          <w:color w:val="auto"/>
          <w:sz w:val="24"/>
          <w:szCs w:val="22"/>
          <w:lang w:val="en-US"/>
          <w:rPrChange w:id="5921" w:author="jie sun" w:date="2018-04-08T15:13:00Z">
            <w:rPr/>
          </w:rPrChange>
        </w:rPr>
        <w:t xml:space="preserve">, whereas </w:t>
      </w:r>
      <w:del w:id="5922" w:author="JIE  SUN" w:date="2018-06-20T15:51:00Z">
        <w:r w:rsidRPr="00B9631D" w:rsidDel="00964728">
          <w:rPr>
            <w:iCs w:val="0"/>
            <w:color w:val="auto"/>
            <w:sz w:val="24"/>
            <w:szCs w:val="22"/>
            <w:lang w:val="en-US"/>
            <w:rPrChange w:id="5923" w:author="jie sun" w:date="2018-04-08T15:13:00Z">
              <w:rPr/>
            </w:rPrChange>
          </w:rPr>
          <w:delText xml:space="preserve">the </w:delText>
        </w:r>
      </w:del>
      <w:r w:rsidRPr="00B9631D">
        <w:rPr>
          <w:iCs w:val="0"/>
          <w:color w:val="auto"/>
          <w:sz w:val="24"/>
          <w:szCs w:val="22"/>
          <w:lang w:val="en-US"/>
          <w:rPrChange w:id="5924" w:author="jie sun" w:date="2018-04-08T15:13:00Z">
            <w:rPr>
              <w:lang w:val="en-GB"/>
            </w:rPr>
          </w:rPrChange>
        </w:rPr>
        <w:t>ano</w:t>
      </w:r>
      <w:r w:rsidRPr="00B9631D">
        <w:rPr>
          <w:iCs w:val="0"/>
          <w:color w:val="auto"/>
          <w:sz w:val="24"/>
          <w:szCs w:val="22"/>
          <w:lang w:val="en-US"/>
          <w:rPrChange w:id="5925" w:author="jie sun" w:date="2018-04-08T15:13:00Z">
            <w:rPr/>
          </w:rPrChange>
        </w:rPr>
        <w:t>ther is used to</w:t>
      </w:r>
      <w:del w:id="5926" w:author="jie sun" w:date="2018-04-10T18:03:00Z">
        <w:r w:rsidRPr="00B9631D" w:rsidDel="00057D1E">
          <w:rPr>
            <w:iCs w:val="0"/>
            <w:color w:val="auto"/>
            <w:sz w:val="24"/>
            <w:szCs w:val="22"/>
            <w:lang w:val="en-US"/>
            <w:rPrChange w:id="5927" w:author="jie sun" w:date="2018-04-08T15:13:00Z">
              <w:rPr/>
            </w:rPrChange>
          </w:rPr>
          <w:delText xml:space="preserve"> test the</w:delText>
        </w:r>
      </w:del>
      <w:del w:id="5928" w:author="jie sun" w:date="2018-04-10T17:59:00Z">
        <w:r w:rsidRPr="00B9631D" w:rsidDel="00316375">
          <w:rPr>
            <w:iCs w:val="0"/>
            <w:color w:val="auto"/>
            <w:sz w:val="24"/>
            <w:szCs w:val="22"/>
            <w:lang w:val="en-US"/>
            <w:rPrChange w:id="5929" w:author="jie sun" w:date="2018-04-08T15:13:00Z">
              <w:rPr/>
            </w:rPrChange>
          </w:rPr>
          <w:delText xml:space="preserve"> </w:delText>
        </w:r>
      </w:del>
      <w:ins w:id="5930" w:author="jie sun" w:date="2018-04-10T18:03:00Z">
        <w:r w:rsidR="00057D1E">
          <w:rPr>
            <w:iCs w:val="0"/>
            <w:color w:val="auto"/>
            <w:sz w:val="24"/>
            <w:szCs w:val="22"/>
            <w:lang w:val="en-US"/>
          </w:rPr>
          <w:t xml:space="preserve"> </w:t>
        </w:r>
      </w:ins>
      <w:ins w:id="5931" w:author="JIE  SUN" w:date="2018-06-20T15:51:00Z">
        <w:r w:rsidR="00964728">
          <w:rPr>
            <w:iCs w:val="0"/>
            <w:color w:val="auto"/>
            <w:sz w:val="24"/>
            <w:szCs w:val="22"/>
            <w:lang w:val="en-US"/>
          </w:rPr>
          <w:t xml:space="preserve">gain </w:t>
        </w:r>
      </w:ins>
      <w:ins w:id="5932" w:author="jie sun" w:date="2018-04-10T18:03:00Z">
        <w:r w:rsidR="00057D1E">
          <w:rPr>
            <w:iCs w:val="0"/>
            <w:color w:val="auto"/>
            <w:sz w:val="24"/>
            <w:szCs w:val="22"/>
            <w:lang w:val="en-US"/>
          </w:rPr>
          <w:t>acceler</w:t>
        </w:r>
      </w:ins>
      <w:ins w:id="5933" w:author="jie sun" w:date="2018-04-10T18:06:00Z">
        <w:r w:rsidR="00920DAF">
          <w:rPr>
            <w:iCs w:val="0"/>
            <w:color w:val="auto"/>
            <w:sz w:val="24"/>
            <w:szCs w:val="22"/>
            <w:lang w:val="en-US"/>
          </w:rPr>
          <w:t>ation</w:t>
        </w:r>
      </w:ins>
      <w:del w:id="5934" w:author="jie sun" w:date="2018-04-10T17:59:00Z">
        <w:r w:rsidRPr="00B9631D" w:rsidDel="00316375">
          <w:rPr>
            <w:iCs w:val="0"/>
            <w:color w:val="auto"/>
            <w:sz w:val="24"/>
            <w:szCs w:val="22"/>
            <w:lang w:val="en-US"/>
            <w:rPrChange w:id="5935" w:author="jie sun" w:date="2018-04-08T15:13:00Z">
              <w:rPr/>
            </w:rPrChange>
          </w:rPr>
          <w:delText>accelerometer</w:delText>
        </w:r>
      </w:del>
      <w:r w:rsidRPr="00B9631D">
        <w:rPr>
          <w:iCs w:val="0"/>
          <w:color w:val="auto"/>
          <w:sz w:val="24"/>
          <w:szCs w:val="22"/>
          <w:lang w:val="en-US"/>
        </w:rPr>
        <w:t>.</w:t>
      </w:r>
      <w:ins w:id="5936" w:author="jie sun" w:date="2018-04-10T18:01:00Z">
        <w:r w:rsidR="00057A58">
          <w:rPr>
            <w:iCs w:val="0"/>
            <w:color w:val="auto"/>
            <w:sz w:val="24"/>
            <w:szCs w:val="22"/>
            <w:lang w:val="en-US"/>
          </w:rPr>
          <w:t xml:space="preserve"> </w:t>
        </w:r>
      </w:ins>
      <w:r w:rsidRPr="00B9631D">
        <w:rPr>
          <w:iCs w:val="0"/>
          <w:color w:val="auto"/>
          <w:sz w:val="24"/>
          <w:szCs w:val="22"/>
          <w:lang w:val="en-US"/>
        </w:rPr>
        <w:t xml:space="preserve">And there </w:t>
      </w:r>
      <w:ins w:id="5937" w:author="jie sun" w:date="2018-04-10T18:02:00Z">
        <w:r w:rsidR="00317F10">
          <w:rPr>
            <w:iCs w:val="0"/>
            <w:color w:val="auto"/>
            <w:sz w:val="24"/>
            <w:szCs w:val="22"/>
            <w:lang w:val="en-US"/>
          </w:rPr>
          <w:t xml:space="preserve">is a </w:t>
        </w:r>
      </w:ins>
      <w:del w:id="5938" w:author="jie sun" w:date="2018-04-10T18:02:00Z">
        <w:r w:rsidRPr="00B9631D" w:rsidDel="00317F10">
          <w:rPr>
            <w:iCs w:val="0"/>
            <w:color w:val="auto"/>
            <w:sz w:val="24"/>
            <w:szCs w:val="22"/>
            <w:lang w:val="en-US"/>
          </w:rPr>
          <w:delText xml:space="preserve">are </w:delText>
        </w:r>
      </w:del>
      <w:del w:id="5939" w:author="像个男人一样" w:date="2018-03-21T23:12:00Z">
        <w:r w:rsidRPr="00B9631D">
          <w:rPr>
            <w:iCs w:val="0"/>
            <w:color w:val="auto"/>
            <w:sz w:val="24"/>
            <w:szCs w:val="22"/>
            <w:lang w:val="en-US"/>
          </w:rPr>
          <w:delText xml:space="preserve">two </w:delText>
        </w:r>
      </w:del>
      <w:ins w:id="5940" w:author="像个男人一样" w:date="2018-03-21T23:12:00Z">
        <w:del w:id="5941" w:author="jie sun" w:date="2018-04-10T18:02:00Z">
          <w:r w:rsidRPr="00B9631D" w:rsidDel="00317F10">
            <w:rPr>
              <w:iCs w:val="0"/>
              <w:color w:val="auto"/>
              <w:sz w:val="24"/>
              <w:szCs w:val="22"/>
              <w:lang w:val="en-US"/>
            </w:rPr>
            <w:delText xml:space="preserve">some </w:delText>
          </w:r>
        </w:del>
      </w:ins>
      <w:r w:rsidRPr="00B9631D">
        <w:rPr>
          <w:iCs w:val="0"/>
          <w:color w:val="auto"/>
          <w:sz w:val="24"/>
          <w:szCs w:val="22"/>
          <w:lang w:val="en-US"/>
        </w:rPr>
        <w:t>picture</w:t>
      </w:r>
      <w:del w:id="5942" w:author="jie sun" w:date="2018-04-10T18:02:00Z">
        <w:r w:rsidRPr="00B9631D" w:rsidDel="00317F10">
          <w:rPr>
            <w:iCs w:val="0"/>
            <w:color w:val="auto"/>
            <w:sz w:val="24"/>
            <w:szCs w:val="22"/>
            <w:lang w:val="en-US"/>
          </w:rPr>
          <w:delText>s</w:delText>
        </w:r>
      </w:del>
      <w:r w:rsidRPr="00B9631D">
        <w:rPr>
          <w:iCs w:val="0"/>
          <w:color w:val="auto"/>
          <w:sz w:val="24"/>
          <w:szCs w:val="22"/>
          <w:lang w:val="en-US"/>
        </w:rPr>
        <w:t xml:space="preserve"> below showing</w:t>
      </w:r>
      <w:ins w:id="5943" w:author="jie sun" w:date="2018-04-10T18:02:00Z">
        <w:r w:rsidR="00057A58">
          <w:rPr>
            <w:iCs w:val="0"/>
            <w:color w:val="auto"/>
            <w:sz w:val="24"/>
            <w:szCs w:val="22"/>
            <w:lang w:val="en-US"/>
          </w:rPr>
          <w:t xml:space="preserve"> </w:t>
        </w:r>
        <w:r w:rsidR="00057A58" w:rsidRPr="00B9631D">
          <w:rPr>
            <w:iCs w:val="0"/>
            <w:color w:val="auto"/>
            <w:sz w:val="24"/>
            <w:szCs w:val="22"/>
            <w:lang w:val="en-US"/>
          </w:rPr>
          <w:t>what</w:t>
        </w:r>
        <w:r w:rsidR="00057A58">
          <w:rPr>
            <w:iCs w:val="0"/>
            <w:color w:val="auto"/>
            <w:sz w:val="24"/>
            <w:szCs w:val="22"/>
            <w:lang w:val="en-US"/>
          </w:rPr>
          <w:t xml:space="preserve"> exactly</w:t>
        </w:r>
      </w:ins>
      <w:r w:rsidRPr="00B9631D">
        <w:rPr>
          <w:iCs w:val="0"/>
          <w:color w:val="auto"/>
          <w:sz w:val="24"/>
          <w:szCs w:val="22"/>
          <w:lang w:val="en-US"/>
        </w:rPr>
        <w:t xml:space="preserve"> </w:t>
      </w:r>
      <w:ins w:id="5944" w:author="jie sun" w:date="2018-04-10T18:02:00Z">
        <w:r w:rsidR="00057A58">
          <w:rPr>
            <w:iCs w:val="0"/>
            <w:color w:val="auto"/>
            <w:sz w:val="24"/>
            <w:szCs w:val="22"/>
            <w:lang w:val="en-US"/>
          </w:rPr>
          <w:t xml:space="preserve">those two sensors </w:t>
        </w:r>
      </w:ins>
      <w:del w:id="5945" w:author="jie sun" w:date="2018-04-10T18:02:00Z">
        <w:r w:rsidRPr="00B9631D" w:rsidDel="00057A58">
          <w:rPr>
            <w:iCs w:val="0"/>
            <w:color w:val="auto"/>
            <w:sz w:val="24"/>
            <w:szCs w:val="22"/>
            <w:lang w:val="en-US"/>
          </w:rPr>
          <w:delText xml:space="preserve">the devices going to </w:delText>
        </w:r>
      </w:del>
      <w:r w:rsidRPr="00B9631D">
        <w:rPr>
          <w:iCs w:val="0"/>
          <w:color w:val="auto"/>
          <w:sz w:val="24"/>
          <w:szCs w:val="22"/>
          <w:lang w:val="en-US"/>
        </w:rPr>
        <w:t>test</w:t>
      </w:r>
      <w:del w:id="5946" w:author="jie sun" w:date="2018-04-10T18:02:00Z">
        <w:r w:rsidRPr="00B9631D" w:rsidDel="00057A58">
          <w:rPr>
            <w:iCs w:val="0"/>
            <w:color w:val="auto"/>
            <w:sz w:val="24"/>
            <w:szCs w:val="22"/>
            <w:lang w:val="en-US"/>
          </w:rPr>
          <w:delText xml:space="preserve"> what</w:delText>
        </w:r>
      </w:del>
      <w:r w:rsidRPr="00B9631D">
        <w:rPr>
          <w:iCs w:val="0"/>
          <w:color w:val="auto"/>
          <w:sz w:val="24"/>
          <w:szCs w:val="22"/>
          <w:lang w:val="en-US"/>
        </w:rPr>
        <w:t>, Gyro tests the spinning angle and Accelerometer tests the angles in three directions relative with the gravity</w:t>
      </w:r>
      <w:del w:id="5947" w:author="jie sun" w:date="2018-04-10T18:03:00Z">
        <w:r w:rsidRPr="00B9631D" w:rsidDel="00936AFE">
          <w:rPr>
            <w:iCs w:val="0"/>
            <w:color w:val="auto"/>
            <w:sz w:val="24"/>
            <w:szCs w:val="22"/>
            <w:lang w:val="en-US"/>
          </w:rPr>
          <w:delText xml:space="preserve"> </w:delText>
        </w:r>
      </w:del>
      <w:r w:rsidRPr="00B9631D">
        <w:rPr>
          <w:iCs w:val="0"/>
          <w:color w:val="auto"/>
          <w:sz w:val="24"/>
          <w:szCs w:val="22"/>
          <w:lang w:val="en-US"/>
          <w:rPrChange w:id="5948" w:author="jie sun" w:date="2018-04-08T15:13:00Z">
            <w:rPr>
              <w:lang w:val="en-GB"/>
            </w:rPr>
          </w:rPrChange>
        </w:rPr>
        <w:t>.</w:t>
      </w:r>
      <w:r w:rsidRPr="00B9631D">
        <w:rPr>
          <w:iCs w:val="0"/>
          <w:color w:val="auto"/>
          <w:sz w:val="24"/>
          <w:szCs w:val="22"/>
          <w:lang w:val="en-US"/>
        </w:rPr>
        <w:t xml:space="preserve"> Here, we use the iPhone to simulate a multifunctional glow</w:t>
      </w:r>
      <w:ins w:id="5949" w:author="jie sun" w:date="2018-04-10T18:03:00Z">
        <w:r w:rsidR="00545E10">
          <w:rPr>
            <w:iCs w:val="0"/>
            <w:color w:val="auto"/>
            <w:sz w:val="24"/>
            <w:szCs w:val="22"/>
            <w:lang w:val="en-US"/>
          </w:rPr>
          <w:t>-</w:t>
        </w:r>
      </w:ins>
      <w:del w:id="5950" w:author="jie sun" w:date="2018-04-10T18:03:00Z">
        <w:r w:rsidRPr="00B9631D" w:rsidDel="00545E10">
          <w:rPr>
            <w:iCs w:val="0"/>
            <w:color w:val="auto"/>
            <w:sz w:val="24"/>
            <w:szCs w:val="22"/>
            <w:lang w:val="en-US"/>
          </w:rPr>
          <w:delText xml:space="preserve"> </w:delText>
        </w:r>
      </w:del>
      <w:r w:rsidRPr="00B9631D">
        <w:rPr>
          <w:iCs w:val="0"/>
          <w:color w:val="auto"/>
          <w:sz w:val="24"/>
          <w:szCs w:val="22"/>
          <w:lang w:val="en-US"/>
        </w:rPr>
        <w:t xml:space="preserve">stick and setting the screen of the iPhone 6 is parallel with my body </w:t>
      </w:r>
      <w:del w:id="5951" w:author="jie sun" w:date="2018-04-08T19:47:00Z">
        <w:r w:rsidRPr="00B9631D" w:rsidDel="007F0CCF">
          <w:rPr>
            <w:iCs w:val="0"/>
            <w:color w:val="auto"/>
            <w:sz w:val="24"/>
            <w:szCs w:val="22"/>
            <w:lang w:val="en-US"/>
          </w:rPr>
          <w:delText xml:space="preserve"> </w:delText>
        </w:r>
      </w:del>
      <w:r w:rsidRPr="00B9631D">
        <w:rPr>
          <w:iCs w:val="0"/>
          <w:color w:val="auto"/>
          <w:sz w:val="24"/>
          <w:szCs w:val="22"/>
          <w:lang w:val="en-US"/>
        </w:rPr>
        <w:t xml:space="preserve">and faces forward. </w:t>
      </w:r>
      <w:del w:id="5952" w:author="像个男人一样" w:date="2018-03-21T01:55:00Z">
        <w:r w:rsidRPr="00B9631D">
          <w:rPr>
            <w:iCs w:val="0"/>
            <w:color w:val="auto"/>
            <w:sz w:val="24"/>
            <w:szCs w:val="22"/>
            <w:lang w:val="en-US"/>
          </w:rPr>
          <w:delText>(</w:delText>
        </w:r>
        <w:r w:rsidRPr="00B9631D">
          <w:rPr>
            <w:rFonts w:hint="eastAsia"/>
            <w:iCs w:val="0"/>
            <w:color w:val="auto"/>
            <w:sz w:val="24"/>
            <w:szCs w:val="22"/>
            <w:lang w:val="en-US"/>
          </w:rPr>
          <w:delText>拍一张照片这里，人拿手机的动作</w:delText>
        </w:r>
        <w:r w:rsidRPr="00B9631D">
          <w:rPr>
            <w:iCs w:val="0"/>
            <w:color w:val="auto"/>
            <w:sz w:val="24"/>
            <w:szCs w:val="22"/>
            <w:lang w:val="en-US"/>
          </w:rPr>
          <w:delText>)</w:delText>
        </w:r>
      </w:del>
      <w:r w:rsidRPr="00B9631D">
        <w:rPr>
          <w:iCs w:val="0"/>
          <w:color w:val="auto"/>
          <w:sz w:val="24"/>
          <w:szCs w:val="22"/>
          <w:lang w:val="en-US"/>
        </w:rPr>
        <w:t xml:space="preserve"> Th</w:t>
      </w:r>
      <w:ins w:id="5953" w:author="jie sun" w:date="2018-04-10T18:05:00Z">
        <w:r w:rsidR="00EE4AC3">
          <w:rPr>
            <w:iCs w:val="0"/>
            <w:color w:val="auto"/>
            <w:sz w:val="24"/>
            <w:szCs w:val="22"/>
            <w:lang w:val="en-US"/>
          </w:rPr>
          <w:t>e figure</w:t>
        </w:r>
      </w:ins>
      <w:del w:id="5954" w:author="jie sun" w:date="2018-04-10T18:05:00Z">
        <w:r w:rsidRPr="00B9631D" w:rsidDel="00EE4AC3">
          <w:rPr>
            <w:iCs w:val="0"/>
            <w:color w:val="auto"/>
            <w:sz w:val="24"/>
            <w:szCs w:val="22"/>
            <w:lang w:val="en-US"/>
          </w:rPr>
          <w:delText>ere are two pictures</w:delText>
        </w:r>
      </w:del>
      <w:r w:rsidRPr="00B9631D">
        <w:rPr>
          <w:iCs w:val="0"/>
          <w:color w:val="auto"/>
          <w:sz w:val="24"/>
          <w:szCs w:val="22"/>
          <w:lang w:val="en-US"/>
        </w:rPr>
        <w:t xml:space="preserve"> below show</w:t>
      </w:r>
      <w:ins w:id="5955" w:author="jie sun" w:date="2018-04-10T18:05:00Z">
        <w:r w:rsidR="00EE4AC3">
          <w:rPr>
            <w:iCs w:val="0"/>
            <w:color w:val="auto"/>
            <w:sz w:val="24"/>
            <w:szCs w:val="22"/>
            <w:lang w:val="en-US"/>
          </w:rPr>
          <w:t>s</w:t>
        </w:r>
      </w:ins>
      <w:del w:id="5956" w:author="jie sun" w:date="2018-04-10T18:05:00Z">
        <w:r w:rsidRPr="00B9631D" w:rsidDel="00EE4AC3">
          <w:rPr>
            <w:iCs w:val="0"/>
            <w:color w:val="auto"/>
            <w:sz w:val="24"/>
            <w:szCs w:val="22"/>
            <w:lang w:val="en-US"/>
          </w:rPr>
          <w:delText>ing</w:delText>
        </w:r>
      </w:del>
      <w:r w:rsidRPr="00B9631D">
        <w:rPr>
          <w:iCs w:val="0"/>
          <w:color w:val="auto"/>
          <w:sz w:val="24"/>
          <w:szCs w:val="22"/>
          <w:lang w:val="en-US"/>
        </w:rPr>
        <w:t xml:space="preserve"> the x,</w:t>
      </w:r>
      <w:ins w:id="5957" w:author="jie sun" w:date="2018-04-08T19:47:00Z">
        <w:r w:rsidR="007F0CCF">
          <w:rPr>
            <w:iCs w:val="0"/>
            <w:color w:val="auto"/>
            <w:sz w:val="24"/>
            <w:szCs w:val="22"/>
            <w:lang w:val="en-US"/>
          </w:rPr>
          <w:t xml:space="preserve"> </w:t>
        </w:r>
      </w:ins>
      <w:r w:rsidRPr="00B9631D">
        <w:rPr>
          <w:iCs w:val="0"/>
          <w:color w:val="auto"/>
          <w:sz w:val="24"/>
          <w:szCs w:val="22"/>
          <w:lang w:val="en-US"/>
        </w:rPr>
        <w:t xml:space="preserve">y and z axes of Accelerometer and Pitch, roll and yaw of Gyroscope in iPhone 6. </w:t>
      </w:r>
    </w:p>
    <w:p w:rsidR="0087014B" w:rsidRDefault="00D5184D">
      <w:pPr>
        <w:rPr>
          <w:del w:id="5958" w:author="像个男人一样" w:date="2018-03-21T02:03:00Z"/>
        </w:rPr>
      </w:pPr>
      <w:bookmarkStart w:id="5959" w:name="OLE_LINK15"/>
      <w:del w:id="5960" w:author="像个男人一样" w:date="2018-03-21T02:03:00Z">
        <w:r>
          <w:rPr>
            <w:rFonts w:hint="eastAsia"/>
          </w:rPr>
          <w:delText>https://www.nomtek.com/scanning-rooms-with-an-iphone/</w:delText>
        </w:r>
      </w:del>
    </w:p>
    <w:bookmarkEnd w:id="5959"/>
    <w:p w:rsidR="0087014B" w:rsidRDefault="00D5184D">
      <w:pPr>
        <w:jc w:val="center"/>
        <w:rPr>
          <w:ins w:id="5961" w:author="像个男人一样" w:date="2018-03-21T01:55:00Z"/>
        </w:rPr>
        <w:pPrChange w:id="5962" w:author="jie sun" w:date="2018-04-16T21:41:00Z">
          <w:pPr/>
        </w:pPrChange>
      </w:pPr>
      <w:r>
        <w:rPr>
          <w:rFonts w:hint="eastAsia"/>
          <w:noProof/>
        </w:rPr>
        <w:drawing>
          <wp:inline distT="0" distB="0" distL="114300" distR="114300">
            <wp:extent cx="2477135" cy="2943225"/>
            <wp:effectExtent l="0" t="0" r="18415" b="9525"/>
            <wp:docPr id="34" name="图片 34" descr="device_ax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device_axes1"/>
                    <pic:cNvPicPr>
                      <a:picLocks noChangeAspect="1"/>
                    </pic:cNvPicPr>
                  </pic:nvPicPr>
                  <pic:blipFill>
                    <a:blip r:embed="rId44"/>
                    <a:stretch>
                      <a:fillRect/>
                    </a:stretch>
                  </pic:blipFill>
                  <pic:spPr>
                    <a:xfrm>
                      <a:off x="0" y="0"/>
                      <a:ext cx="2477135" cy="2943225"/>
                    </a:xfrm>
                    <a:prstGeom prst="rect">
                      <a:avLst/>
                    </a:prstGeom>
                  </pic:spPr>
                </pic:pic>
              </a:graphicData>
            </a:graphic>
          </wp:inline>
        </w:drawing>
      </w:r>
      <w:r>
        <w:rPr>
          <w:rFonts w:hint="eastAsia"/>
          <w:noProof/>
        </w:rPr>
        <w:drawing>
          <wp:inline distT="0" distB="0" distL="114300" distR="114300">
            <wp:extent cx="2447925" cy="3028950"/>
            <wp:effectExtent l="0" t="0" r="9525" b="0"/>
            <wp:docPr id="32" name="图片 32" descr="8RH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8RHfT"/>
                    <pic:cNvPicPr>
                      <a:picLocks noChangeAspect="1"/>
                    </pic:cNvPicPr>
                  </pic:nvPicPr>
                  <pic:blipFill>
                    <a:blip r:embed="rId45"/>
                    <a:stretch>
                      <a:fillRect/>
                    </a:stretch>
                  </pic:blipFill>
                  <pic:spPr>
                    <a:xfrm>
                      <a:off x="0" y="0"/>
                      <a:ext cx="2447925" cy="3028950"/>
                    </a:xfrm>
                    <a:prstGeom prst="rect">
                      <a:avLst/>
                    </a:prstGeom>
                  </pic:spPr>
                </pic:pic>
              </a:graphicData>
            </a:graphic>
          </wp:inline>
        </w:drawing>
      </w:r>
    </w:p>
    <w:p w:rsidR="00862C44" w:rsidRPr="00FC18E4" w:rsidRDefault="00862C44">
      <w:pPr>
        <w:pStyle w:val="Caption"/>
        <w:jc w:val="center"/>
        <w:rPr>
          <w:ins w:id="5963" w:author="jie sun" w:date="2018-04-08T19:50:00Z"/>
          <w:lang w:val="en-US"/>
        </w:rPr>
        <w:pPrChange w:id="5964" w:author="jie sun" w:date="2018-04-16T21:41:00Z">
          <w:pPr>
            <w:pStyle w:val="Caption"/>
          </w:pPr>
        </w:pPrChange>
      </w:pPr>
      <w:bookmarkStart w:id="5965" w:name="_Toc511906345"/>
      <w:ins w:id="5966" w:author="jie sun" w:date="2018-04-08T19:50:00Z">
        <w:r>
          <w:t xml:space="preserve">Figure </w:t>
        </w:r>
      </w:ins>
      <w:ins w:id="5967" w:author="JIE  SUN" w:date="2018-06-21T13:36:00Z">
        <w:r w:rsidR="00A64E7B">
          <w:fldChar w:fldCharType="begin"/>
        </w:r>
        <w:r w:rsidR="00A64E7B">
          <w:instrText xml:space="preserve"> STYLEREF 1 \s </w:instrText>
        </w:r>
      </w:ins>
      <w:r w:rsidR="00A64E7B">
        <w:fldChar w:fldCharType="separate"/>
      </w:r>
      <w:r w:rsidR="00A64E7B">
        <w:rPr>
          <w:noProof/>
        </w:rPr>
        <w:t>4</w:t>
      </w:r>
      <w:ins w:id="5968"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5969" w:author="JIE  SUN" w:date="2018-06-21T13:36:00Z">
        <w:r w:rsidR="00A64E7B">
          <w:rPr>
            <w:noProof/>
          </w:rPr>
          <w:t>4</w:t>
        </w:r>
        <w:r w:rsidR="00A64E7B">
          <w:fldChar w:fldCharType="end"/>
        </w:r>
      </w:ins>
      <w:ins w:id="5970" w:author="jie sun" w:date="2018-04-19T13:00:00Z">
        <w:del w:id="5971" w:author="JIE  SUN" w:date="2018-06-21T13:34:00Z">
          <w:r w:rsidR="00083FE7" w:rsidDel="00A64E7B">
            <w:fldChar w:fldCharType="begin"/>
          </w:r>
          <w:r w:rsidR="00083FE7" w:rsidDel="00A64E7B">
            <w:delInstrText xml:space="preserve"> STYLEREF 1 \s </w:delInstrText>
          </w:r>
        </w:del>
      </w:ins>
      <w:del w:id="5972" w:author="JIE  SUN" w:date="2018-06-21T13:34:00Z">
        <w:r w:rsidR="00083FE7" w:rsidDel="00A64E7B">
          <w:fldChar w:fldCharType="separate"/>
        </w:r>
        <w:r w:rsidR="00083FE7" w:rsidDel="00A64E7B">
          <w:rPr>
            <w:noProof/>
          </w:rPr>
          <w:delText>4</w:delText>
        </w:r>
      </w:del>
      <w:ins w:id="5973" w:author="jie sun" w:date="2018-04-19T13:00:00Z">
        <w:del w:id="5974"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5975" w:author="JIE  SUN" w:date="2018-06-21T13:34:00Z">
        <w:r w:rsidR="00083FE7" w:rsidDel="00A64E7B">
          <w:fldChar w:fldCharType="separate"/>
        </w:r>
      </w:del>
      <w:ins w:id="5976" w:author="jie sun" w:date="2018-04-19T13:00:00Z">
        <w:del w:id="5977" w:author="JIE  SUN" w:date="2018-06-21T13:34:00Z">
          <w:r w:rsidR="00083FE7" w:rsidDel="00A64E7B">
            <w:rPr>
              <w:noProof/>
            </w:rPr>
            <w:delText>4</w:delText>
          </w:r>
          <w:r w:rsidR="00083FE7" w:rsidDel="00A64E7B">
            <w:fldChar w:fldCharType="end"/>
          </w:r>
        </w:del>
      </w:ins>
      <w:ins w:id="5978" w:author="jie sun" w:date="2018-04-08T19:50:00Z">
        <w:r>
          <w:rPr>
            <w:rFonts w:hint="eastAsia"/>
          </w:rPr>
          <w:t>:</w:t>
        </w:r>
      </w:ins>
      <w:ins w:id="5979" w:author="JIE  SUN" w:date="2018-06-22T11:55:00Z">
        <w:r w:rsidR="00491D44">
          <w:t xml:space="preserve"> </w:t>
        </w:r>
      </w:ins>
      <w:ins w:id="5980" w:author="jie sun" w:date="2018-04-08T19:50:00Z">
        <w:r>
          <w:rPr>
            <w:rFonts w:hint="eastAsia"/>
          </w:rPr>
          <w:t xml:space="preserve">Scanning </w:t>
        </w:r>
      </w:ins>
      <w:ins w:id="5981" w:author="jie sun" w:date="2018-04-16T22:31:00Z">
        <w:r w:rsidR="008A7B16">
          <w:t>R</w:t>
        </w:r>
      </w:ins>
      <w:ins w:id="5982" w:author="jie sun" w:date="2018-04-08T19:50:00Z">
        <w:r>
          <w:rPr>
            <w:rFonts w:hint="eastAsia"/>
          </w:rPr>
          <w:t xml:space="preserve">ooms </w:t>
        </w:r>
      </w:ins>
      <w:ins w:id="5983" w:author="jie sun" w:date="2018-04-16T22:31:00Z">
        <w:r w:rsidR="008A7B16">
          <w:t>W</w:t>
        </w:r>
      </w:ins>
      <w:ins w:id="5984" w:author="jie sun" w:date="2018-04-08T19:50:00Z">
        <w:r>
          <w:rPr>
            <w:rFonts w:hint="eastAsia"/>
          </w:rPr>
          <w:t xml:space="preserve">ith </w:t>
        </w:r>
      </w:ins>
      <w:ins w:id="5985" w:author="jie sun" w:date="2018-04-16T22:31:00Z">
        <w:r w:rsidR="008A7B16">
          <w:t>A</w:t>
        </w:r>
      </w:ins>
      <w:ins w:id="5986" w:author="jie sun" w:date="2018-04-08T19:50:00Z">
        <w:r>
          <w:rPr>
            <w:rFonts w:hint="eastAsia"/>
          </w:rPr>
          <w:t>n iPhone</w:t>
        </w:r>
        <w:r>
          <w:t xml:space="preserve">. </w:t>
        </w:r>
      </w:ins>
      <w:customXmlInsRangeStart w:id="5987" w:author="jie sun" w:date="2018-04-08T19:50:00Z"/>
      <w:sdt>
        <w:sdtPr>
          <w:id w:val="-1232308077"/>
          <w:citation/>
        </w:sdtPr>
        <w:sdtContent>
          <w:customXmlInsRangeEnd w:id="5987"/>
          <w:ins w:id="5988" w:author="jie sun" w:date="2018-04-08T19:50:00Z">
            <w:r>
              <w:fldChar w:fldCharType="begin"/>
            </w:r>
            <w:r>
              <w:instrText xml:space="preserve"> </w:instrText>
            </w:r>
            <w:r>
              <w:rPr>
                <w:rFonts w:hint="eastAsia"/>
              </w:rPr>
              <w:instrText>CITATION Prz14 \l 2052</w:instrText>
            </w:r>
            <w:r>
              <w:instrText xml:space="preserve"> </w:instrText>
            </w:r>
            <w:r>
              <w:fldChar w:fldCharType="separate"/>
            </w:r>
          </w:ins>
          <w:r w:rsidR="006116D1">
            <w:rPr>
              <w:noProof/>
            </w:rPr>
            <w:t>(Przemek, 2014)</w:t>
          </w:r>
          <w:ins w:id="5989" w:author="jie sun" w:date="2018-04-08T19:50:00Z">
            <w:r>
              <w:fldChar w:fldCharType="end"/>
            </w:r>
          </w:ins>
          <w:customXmlInsRangeStart w:id="5990" w:author="jie sun" w:date="2018-04-08T19:50:00Z"/>
        </w:sdtContent>
      </w:sdt>
      <w:customXmlInsRangeEnd w:id="5990"/>
      <w:bookmarkEnd w:id="5965"/>
    </w:p>
    <w:p w:rsidR="0087014B" w:rsidDel="00876951" w:rsidRDefault="0087014B">
      <w:pPr>
        <w:rPr>
          <w:del w:id="5991" w:author="jie sun" w:date="2018-04-08T19:57:00Z"/>
        </w:rPr>
      </w:pPr>
    </w:p>
    <w:p w:rsidR="0087014B" w:rsidRDefault="00D5184D">
      <w:pPr>
        <w:rPr>
          <w:ins w:id="5992" w:author="像个男人一样" w:date="2018-03-21T02:02:00Z"/>
        </w:rPr>
      </w:pPr>
      <w:del w:id="5993" w:author="jie sun" w:date="2018-04-08T19:57:00Z">
        <w:r w:rsidDel="00876951">
          <w:rPr>
            <w:rFonts w:hint="eastAsia"/>
            <w:lang w:val="en-US"/>
          </w:rPr>
          <w:delText xml:space="preserve">    </w:delText>
        </w:r>
      </w:del>
      <w:del w:id="5994" w:author="jie sun" w:date="2018-04-08T19:56:00Z">
        <w:r w:rsidDel="009279E3">
          <w:rPr>
            <w:noProof/>
          </w:rPr>
          <w:drawing>
            <wp:inline distT="0" distB="0" distL="114300" distR="114300">
              <wp:extent cx="2513965" cy="2991485"/>
              <wp:effectExtent l="0" t="0" r="635" b="1841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6"/>
                      <a:stretch>
                        <a:fillRect/>
                      </a:stretch>
                    </pic:blipFill>
                    <pic:spPr>
                      <a:xfrm>
                        <a:off x="0" y="0"/>
                        <a:ext cx="2513965" cy="2991485"/>
                      </a:xfrm>
                      <a:prstGeom prst="rect">
                        <a:avLst/>
                      </a:prstGeom>
                      <a:noFill/>
                      <a:ln w="9525">
                        <a:noFill/>
                      </a:ln>
                    </pic:spPr>
                  </pic:pic>
                </a:graphicData>
              </a:graphic>
            </wp:inline>
          </w:drawing>
        </w:r>
        <w:r w:rsidDel="009279E3">
          <w:rPr>
            <w:rFonts w:hint="eastAsia"/>
            <w:lang w:val="en-US"/>
          </w:rPr>
          <w:delText xml:space="preserve"> </w:delText>
        </w:r>
        <w:r w:rsidDel="009279E3">
          <w:rPr>
            <w:noProof/>
          </w:rPr>
          <w:drawing>
            <wp:inline distT="0" distB="0" distL="0" distR="0">
              <wp:extent cx="2646680" cy="2773045"/>
              <wp:effectExtent l="0" t="0" r="1270" b="8255"/>
              <wp:docPr id="21" name="Picture 10" descr="Image result for iPhone 3g gyroscop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 descr="Image result for iPhone 3g gyroscope analysi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6680" cy="2773045"/>
                      </a:xfrm>
                      <a:prstGeom prst="rect">
                        <a:avLst/>
                      </a:prstGeom>
                      <a:noFill/>
                      <a:ln>
                        <a:noFill/>
                      </a:ln>
                    </pic:spPr>
                  </pic:pic>
                </a:graphicData>
              </a:graphic>
            </wp:inline>
          </w:drawing>
        </w:r>
      </w:del>
    </w:p>
    <w:p w:rsidR="0087014B" w:rsidRPr="00FF1238" w:rsidDel="00FF1238" w:rsidRDefault="00D5184D">
      <w:pPr>
        <w:pStyle w:val="Caption"/>
        <w:rPr>
          <w:del w:id="5995" w:author="jie sun" w:date="2018-04-08T19:50:00Z"/>
          <w:lang w:val="en-US"/>
          <w:rPrChange w:id="5996" w:author="jie sun" w:date="2018-04-08T19:50:00Z">
            <w:rPr>
              <w:del w:id="5997" w:author="jie sun" w:date="2018-04-08T19:50:00Z"/>
            </w:rPr>
          </w:rPrChange>
        </w:rPr>
        <w:pPrChange w:id="5998" w:author="像个男人一样" w:date="2018-03-21T02:03:00Z">
          <w:pPr/>
        </w:pPrChange>
      </w:pPr>
      <w:ins w:id="5999" w:author="像个男人一样" w:date="2018-03-21T02:02:00Z">
        <w:del w:id="6000" w:author="jie sun" w:date="2018-04-08T19:50:00Z">
          <w:r w:rsidDel="00FF1238">
            <w:delText xml:space="preserve">Figure </w:delText>
          </w:r>
          <w:r w:rsidDel="00FF1238">
            <w:fldChar w:fldCharType="begin"/>
          </w:r>
          <w:r w:rsidDel="00FF1238">
            <w:delInstrText xml:space="preserve"> STYLEREF 1 \s </w:delInstrText>
          </w:r>
          <w:r w:rsidDel="00FF1238">
            <w:fldChar w:fldCharType="separate"/>
          </w:r>
          <w:r w:rsidDel="00FF1238">
            <w:delText>4</w:delText>
          </w:r>
          <w:r w:rsidDel="00FF1238">
            <w:fldChar w:fldCharType="end"/>
          </w:r>
          <w:r w:rsidDel="00FF1238">
            <w:rPr>
              <w:rFonts w:hint="eastAsia"/>
            </w:rPr>
            <w:delText>.</w:delText>
          </w:r>
          <w:r w:rsidDel="00FF1238">
            <w:fldChar w:fldCharType="begin"/>
          </w:r>
          <w:r w:rsidDel="00FF1238">
            <w:delInstrText xml:space="preserve"> SEQ Figure \* ARABIC \s 1 </w:delInstrText>
          </w:r>
          <w:r w:rsidDel="00FF1238">
            <w:fldChar w:fldCharType="separate"/>
          </w:r>
        </w:del>
      </w:ins>
      <w:ins w:id="6001" w:author="像个男人一样" w:date="2018-03-22T11:51:00Z">
        <w:del w:id="6002" w:author="jie sun" w:date="2018-04-08T19:50:00Z">
          <w:r w:rsidDel="00FF1238">
            <w:delText>4</w:delText>
          </w:r>
        </w:del>
      </w:ins>
      <w:ins w:id="6003" w:author="像个男人一样" w:date="2018-03-21T02:02:00Z">
        <w:del w:id="6004" w:author="jie sun" w:date="2018-04-08T19:50:00Z">
          <w:r w:rsidDel="00FF1238">
            <w:fldChar w:fldCharType="end"/>
          </w:r>
          <w:bookmarkStart w:id="6005" w:name="_Toc32390"/>
          <w:bookmarkStart w:id="6006" w:name="_Toc26098"/>
          <w:bookmarkStart w:id="6007" w:name="_Toc16850"/>
          <w:bookmarkStart w:id="6008" w:name="_Toc14413"/>
          <w:bookmarkStart w:id="6009" w:name="_Toc10008"/>
          <w:bookmarkStart w:id="6010" w:name="_Toc22375"/>
          <w:bookmarkStart w:id="6011" w:name="_Toc7231"/>
          <w:bookmarkStart w:id="6012" w:name="_Toc9013"/>
          <w:bookmarkStart w:id="6013" w:name="_Toc32087"/>
          <w:bookmarkStart w:id="6014" w:name="_Toc22852"/>
          <w:bookmarkStart w:id="6015" w:name="_Toc28006"/>
          <w:bookmarkStart w:id="6016" w:name="_Toc7169"/>
          <w:bookmarkStart w:id="6017" w:name="_Toc26945"/>
          <w:bookmarkStart w:id="6018" w:name="_Toc14730"/>
          <w:bookmarkStart w:id="6019" w:name="_Toc2392"/>
          <w:bookmarkStart w:id="6020" w:name="_Toc10169"/>
          <w:bookmarkStart w:id="6021" w:name="_Toc6934"/>
          <w:bookmarkStart w:id="6022" w:name="_Toc2205"/>
          <w:bookmarkStart w:id="6023" w:name="_Toc13554"/>
          <w:bookmarkStart w:id="6024" w:name="_Toc17828"/>
          <w:bookmarkStart w:id="6025" w:name="_Toc28925"/>
          <w:bookmarkStart w:id="6026" w:name="_Toc24277"/>
          <w:bookmarkStart w:id="6027" w:name="_Toc6550"/>
          <w:bookmarkStart w:id="6028" w:name="_Toc2489"/>
          <w:bookmarkStart w:id="6029" w:name="_Toc11356"/>
          <w:r w:rsidDel="00FF1238">
            <w:rPr>
              <w:rFonts w:hint="eastAsia"/>
            </w:rPr>
            <w:delText>:Scanning rooms with an iPhone</w:delText>
          </w:r>
        </w:del>
      </w:ins>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p>
    <w:p w:rsidR="0087014B" w:rsidRDefault="00D5184D">
      <w:pPr>
        <w:pStyle w:val="Heading4"/>
        <w:rPr>
          <w:lang w:val="en-US"/>
        </w:rPr>
      </w:pPr>
      <w:r>
        <w:rPr>
          <w:rFonts w:hint="eastAsia"/>
          <w:lang w:val="en-US"/>
        </w:rPr>
        <w:t>Using Accelerometer</w:t>
      </w:r>
      <w:ins w:id="6030" w:author="JIE  SUN" w:date="2018-06-20T15:50:00Z">
        <w:r w:rsidR="00964728">
          <w:rPr>
            <w:lang w:val="en-US"/>
          </w:rPr>
          <w:t xml:space="preserve"> </w:t>
        </w:r>
      </w:ins>
      <w:del w:id="6031" w:author="JIE  SUN" w:date="2018-06-20T15:50:00Z">
        <w:r w:rsidDel="00964728">
          <w:rPr>
            <w:rFonts w:hint="eastAsia"/>
            <w:lang w:val="en-US"/>
          </w:rPr>
          <w:delText xml:space="preserve"> </w:delText>
        </w:r>
      </w:del>
      <w:ins w:id="6032" w:author="JIE  SUN" w:date="2018-06-20T15:48:00Z">
        <w:r w:rsidR="00AD2BBA">
          <w:rPr>
            <w:lang w:val="en-US"/>
          </w:rPr>
          <w:t>a</w:t>
        </w:r>
      </w:ins>
      <w:ins w:id="6033" w:author="jie sun" w:date="2018-04-16T21:24:00Z">
        <w:del w:id="6034" w:author="JIE  SUN" w:date="2018-06-20T15:48:00Z">
          <w:r w:rsidR="001E6575" w:rsidDel="00AD2BBA">
            <w:rPr>
              <w:lang w:val="en-US"/>
            </w:rPr>
            <w:delText>A</w:delText>
          </w:r>
        </w:del>
      </w:ins>
      <w:del w:id="6035" w:author="jie sun" w:date="2018-04-16T21:24:00Z">
        <w:r w:rsidDel="001E6575">
          <w:rPr>
            <w:rFonts w:hint="eastAsia"/>
            <w:lang w:val="en-US"/>
          </w:rPr>
          <w:delText>a</w:delText>
        </w:r>
      </w:del>
      <w:r>
        <w:rPr>
          <w:rFonts w:hint="eastAsia"/>
          <w:lang w:val="en-US"/>
        </w:rPr>
        <w:t xml:space="preserve">nd Gyroscope </w:t>
      </w:r>
      <w:ins w:id="6036" w:author="jie sun" w:date="2018-04-16T21:23:00Z">
        <w:r w:rsidR="001E6575">
          <w:rPr>
            <w:lang w:val="en-US"/>
          </w:rPr>
          <w:t>F</w:t>
        </w:r>
      </w:ins>
      <w:del w:id="6037" w:author="jie sun" w:date="2018-04-16T21:23:00Z">
        <w:r w:rsidDel="001E6575">
          <w:rPr>
            <w:rFonts w:hint="eastAsia"/>
            <w:lang w:val="en-US"/>
          </w:rPr>
          <w:delText>f</w:delText>
        </w:r>
      </w:del>
      <w:r>
        <w:rPr>
          <w:rFonts w:hint="eastAsia"/>
          <w:lang w:val="en-US"/>
        </w:rPr>
        <w:t xml:space="preserve">or </w:t>
      </w:r>
      <w:ins w:id="6038" w:author="jie sun" w:date="2018-04-16T21:24:00Z">
        <w:r w:rsidR="001E6575">
          <w:rPr>
            <w:lang w:val="en-US"/>
          </w:rPr>
          <w:t>T</w:t>
        </w:r>
      </w:ins>
      <w:del w:id="6039" w:author="jie sun" w:date="2018-04-16T21:23:00Z">
        <w:r w:rsidDel="001E6575">
          <w:rPr>
            <w:rFonts w:hint="eastAsia"/>
            <w:lang w:val="en-US"/>
          </w:rPr>
          <w:delText>t</w:delText>
        </w:r>
      </w:del>
      <w:r>
        <w:rPr>
          <w:rFonts w:hint="eastAsia"/>
          <w:lang w:val="en-US"/>
        </w:rPr>
        <w:t xml:space="preserve">he </w:t>
      </w:r>
      <w:ins w:id="6040" w:author="jie sun" w:date="2018-04-16T21:24:00Z">
        <w:r w:rsidR="001E6575">
          <w:rPr>
            <w:lang w:val="en-US"/>
          </w:rPr>
          <w:t>A</w:t>
        </w:r>
      </w:ins>
      <w:del w:id="6041" w:author="jie sun" w:date="2018-04-16T21:24:00Z">
        <w:r w:rsidDel="001E6575">
          <w:rPr>
            <w:rFonts w:hint="eastAsia"/>
            <w:lang w:val="en-US"/>
          </w:rPr>
          <w:delText>a</w:delText>
        </w:r>
      </w:del>
      <w:r>
        <w:rPr>
          <w:rFonts w:hint="eastAsia"/>
          <w:lang w:val="en-US"/>
        </w:rPr>
        <w:t xml:space="preserve">ngle </w:t>
      </w:r>
      <w:ins w:id="6042" w:author="jie sun" w:date="2018-04-16T21:24:00Z">
        <w:r w:rsidR="001E6575">
          <w:rPr>
            <w:lang w:val="en-US"/>
          </w:rPr>
          <w:t>R</w:t>
        </w:r>
      </w:ins>
      <w:del w:id="6043" w:author="jie sun" w:date="2018-04-16T21:24:00Z">
        <w:r w:rsidDel="001E6575">
          <w:rPr>
            <w:rFonts w:hint="eastAsia"/>
            <w:lang w:val="en-US"/>
          </w:rPr>
          <w:delText>r</w:delText>
        </w:r>
      </w:del>
      <w:r>
        <w:rPr>
          <w:rFonts w:hint="eastAsia"/>
          <w:lang w:val="en-US"/>
        </w:rPr>
        <w:t xml:space="preserve">estrictions. </w:t>
      </w:r>
    </w:p>
    <w:p w:rsidR="00527F16" w:rsidRDefault="00D5184D">
      <w:pPr>
        <w:rPr>
          <w:ins w:id="6044" w:author="jie sun" w:date="2018-04-08T19:58:00Z"/>
          <w:lang w:val="en-US"/>
        </w:rPr>
      </w:pPr>
      <w:r>
        <w:rPr>
          <w:rFonts w:hint="eastAsia"/>
          <w:lang w:val="en-US"/>
        </w:rPr>
        <w:t>For those three action</w:t>
      </w:r>
      <w:ins w:id="6045" w:author="jie sun" w:date="2018-04-08T18:32:00Z">
        <w:r w:rsidR="000A0C92">
          <w:rPr>
            <w:lang w:val="en-US"/>
          </w:rPr>
          <w:t>s</w:t>
        </w:r>
      </w:ins>
      <w:r>
        <w:rPr>
          <w:rFonts w:hint="eastAsia"/>
          <w:lang w:val="en-US"/>
        </w:rPr>
        <w:t xml:space="preserve"> recognition, exactly </w:t>
      </w:r>
      <w:del w:id="6046" w:author="jie sun" w:date="2018-04-10T17:57:00Z">
        <w:r w:rsidDel="000920EF">
          <w:rPr>
            <w:rFonts w:hint="eastAsia"/>
            <w:lang w:val="en-US"/>
          </w:rPr>
          <w:delText xml:space="preserve">maybe </w:delText>
        </w:r>
      </w:del>
      <w:r>
        <w:rPr>
          <w:rFonts w:hint="eastAsia"/>
          <w:lang w:val="en-US"/>
        </w:rPr>
        <w:t>just only using</w:t>
      </w:r>
      <w:del w:id="6047" w:author="jie sun" w:date="2018-04-08T18:32:00Z">
        <w:r w:rsidDel="00DF5794">
          <w:rPr>
            <w:rFonts w:hint="eastAsia"/>
            <w:lang w:val="en-US"/>
          </w:rPr>
          <w:delText xml:space="preserve"> </w:delText>
        </w:r>
      </w:del>
      <w:r>
        <w:rPr>
          <w:rFonts w:hint="eastAsia"/>
          <w:lang w:val="en-US"/>
        </w:rPr>
        <w:t xml:space="preserve"> the accelerometer can calculate an enough precise angle</w:t>
      </w:r>
      <w:del w:id="6048" w:author="jie sun" w:date="2018-04-08T18:32:00Z">
        <w:r w:rsidDel="007E0889">
          <w:rPr>
            <w:rFonts w:hint="eastAsia"/>
            <w:lang w:val="en-US"/>
          </w:rPr>
          <w:delText>s</w:delText>
        </w:r>
      </w:del>
      <w:r>
        <w:rPr>
          <w:rFonts w:hint="eastAsia"/>
          <w:lang w:val="en-US"/>
        </w:rPr>
        <w:t xml:space="preserve"> in three direction</w:t>
      </w:r>
      <w:ins w:id="6049" w:author="jie sun" w:date="2018-04-08T18:32:00Z">
        <w:r w:rsidR="008223C9">
          <w:rPr>
            <w:lang w:val="en-US"/>
          </w:rPr>
          <w:t>s</w:t>
        </w:r>
      </w:ins>
      <w:r>
        <w:rPr>
          <w:rFonts w:hint="eastAsia"/>
          <w:lang w:val="en-US"/>
        </w:rPr>
        <w:t xml:space="preserve"> relative with the gravity. However, it is not enough for totally identifying those three actions, since sometimes the glow stick may rotate by itself, this </w:t>
      </w:r>
      <w:ins w:id="6050" w:author="jie sun" w:date="2018-04-10T18:06:00Z">
        <w:r w:rsidR="003A3C90">
          <w:rPr>
            <w:lang w:val="en-US"/>
          </w:rPr>
          <w:t>can</w:t>
        </w:r>
      </w:ins>
      <w:del w:id="6051" w:author="jie sun" w:date="2018-04-10T18:06:00Z">
        <w:r w:rsidDel="003A3C90">
          <w:rPr>
            <w:rFonts w:hint="eastAsia"/>
            <w:lang w:val="en-US"/>
          </w:rPr>
          <w:delText xml:space="preserve">is </w:delText>
        </w:r>
      </w:del>
      <w:r>
        <w:rPr>
          <w:rFonts w:hint="eastAsia"/>
          <w:lang w:val="en-US"/>
        </w:rPr>
        <w:t xml:space="preserve">not </w:t>
      </w:r>
      <w:ins w:id="6052" w:author="jie sun" w:date="2018-04-10T18:06:00Z">
        <w:r w:rsidR="003A3C90">
          <w:rPr>
            <w:lang w:val="en-US"/>
          </w:rPr>
          <w:t xml:space="preserve">be </w:t>
        </w:r>
      </w:ins>
      <w:r>
        <w:rPr>
          <w:rFonts w:hint="eastAsia"/>
          <w:lang w:val="en-US"/>
        </w:rPr>
        <w:t>tested by an accelerometer.  In a word, the key point is to make sure the restrictions or standards for controlling a</w:t>
      </w:r>
      <w:ins w:id="6053" w:author="jie sun" w:date="2018-04-08T19:57:00Z">
        <w:r w:rsidR="00E61B69">
          <w:rPr>
            <w:lang w:val="en-US"/>
          </w:rPr>
          <w:t>n</w:t>
        </w:r>
      </w:ins>
      <w:r>
        <w:rPr>
          <w:rFonts w:hint="eastAsia"/>
          <w:lang w:val="en-US"/>
        </w:rPr>
        <w:t xml:space="preserve"> exact</w:t>
      </w:r>
      <w:ins w:id="6054" w:author="jie sun" w:date="2018-04-08T19:57:00Z">
        <w:r w:rsidR="00BA18FC">
          <w:rPr>
            <w:lang w:val="en-US"/>
          </w:rPr>
          <w:t xml:space="preserve"> </w:t>
        </w:r>
      </w:ins>
      <w:del w:id="6055" w:author="jie sun" w:date="2018-04-08T19:57:00Z">
        <w:r w:rsidDel="00BA18FC">
          <w:rPr>
            <w:rFonts w:hint="eastAsia"/>
            <w:lang w:val="en-US"/>
          </w:rPr>
          <w:delText xml:space="preserve"> and precise </w:delText>
        </w:r>
      </w:del>
      <w:r>
        <w:rPr>
          <w:rFonts w:hint="eastAsia"/>
          <w:lang w:val="en-US"/>
        </w:rPr>
        <w:t>range of the angle changes in different directions</w:t>
      </w:r>
      <w:del w:id="6056" w:author="jie sun" w:date="2018-04-08T19:58:00Z">
        <w:r w:rsidDel="00527F16">
          <w:rPr>
            <w:rFonts w:hint="eastAsia"/>
            <w:lang w:val="en-US"/>
          </w:rPr>
          <w:delText>. So</w:delText>
        </w:r>
      </w:del>
      <w:ins w:id="6057" w:author="jie sun" w:date="2018-04-08T19:58:00Z">
        <w:r w:rsidR="00527F16">
          <w:rPr>
            <w:lang w:val="en-US"/>
          </w:rPr>
          <w:t>, so</w:t>
        </w:r>
      </w:ins>
      <w:r>
        <w:rPr>
          <w:rFonts w:hint="eastAsia"/>
          <w:lang w:val="en-US"/>
        </w:rPr>
        <w:t xml:space="preserve"> </w:t>
      </w:r>
      <w:ins w:id="6058" w:author="jie sun" w:date="2018-04-08T18:32:00Z">
        <w:r w:rsidR="005A24BD">
          <w:rPr>
            <w:lang w:val="en-US"/>
          </w:rPr>
          <w:t xml:space="preserve">at first </w:t>
        </w:r>
      </w:ins>
      <w:del w:id="6059" w:author="jie sun" w:date="2018-04-08T18:32:00Z">
        <w:r w:rsidDel="005A24BD">
          <w:rPr>
            <w:rFonts w:hint="eastAsia"/>
            <w:lang w:val="en-US"/>
          </w:rPr>
          <w:delText xml:space="preserve">first of all, </w:delText>
        </w:r>
      </w:del>
      <w:r>
        <w:rPr>
          <w:rFonts w:hint="eastAsia"/>
          <w:lang w:val="en-US"/>
        </w:rPr>
        <w:t xml:space="preserve">we need to </w:t>
      </w:r>
      <w:del w:id="6060" w:author="jie sun" w:date="2018-04-10T18:07:00Z">
        <w:r w:rsidDel="002444D0">
          <w:rPr>
            <w:rFonts w:hint="eastAsia"/>
            <w:lang w:val="en-US"/>
          </w:rPr>
          <w:delText xml:space="preserve">know </w:delText>
        </w:r>
      </w:del>
      <w:ins w:id="6061" w:author="jie sun" w:date="2018-04-10T18:07:00Z">
        <w:r w:rsidR="002444D0">
          <w:rPr>
            <w:lang w:val="en-US"/>
          </w:rPr>
          <w:t>research</w:t>
        </w:r>
        <w:r w:rsidR="002444D0">
          <w:rPr>
            <w:rFonts w:hint="eastAsia"/>
            <w:lang w:val="en-US"/>
          </w:rPr>
          <w:t xml:space="preserve"> </w:t>
        </w:r>
      </w:ins>
      <w:r>
        <w:rPr>
          <w:rFonts w:hint="eastAsia"/>
          <w:lang w:val="en-US"/>
        </w:rPr>
        <w:t xml:space="preserve">how </w:t>
      </w:r>
      <w:ins w:id="6062" w:author="jie sun" w:date="2018-04-10T18:07:00Z">
        <w:r w:rsidR="002444D0">
          <w:rPr>
            <w:lang w:val="en-US"/>
          </w:rPr>
          <w:t xml:space="preserve">to use </w:t>
        </w:r>
      </w:ins>
      <w:r>
        <w:rPr>
          <w:rFonts w:hint="eastAsia"/>
          <w:lang w:val="en-US"/>
        </w:rPr>
        <w:t>those two devices calculate the useful angles.</w:t>
      </w:r>
    </w:p>
    <w:p w:rsidR="00527F16" w:rsidRDefault="00527F16">
      <w:pPr>
        <w:rPr>
          <w:ins w:id="6063" w:author="jie sun" w:date="2018-04-08T19:58:00Z"/>
          <w:lang w:val="en-US"/>
        </w:rPr>
      </w:pPr>
    </w:p>
    <w:p w:rsidR="0087014B" w:rsidDel="00527F16" w:rsidRDefault="00527F16">
      <w:pPr>
        <w:rPr>
          <w:del w:id="6064" w:author="jie sun" w:date="2018-04-08T19:58:00Z"/>
          <w:lang w:val="en-US"/>
        </w:rPr>
      </w:pPr>
      <w:ins w:id="6065" w:author="jie sun" w:date="2018-04-08T19:58:00Z">
        <w:r>
          <w:rPr>
            <w:lang w:val="en-US"/>
          </w:rPr>
          <w:t xml:space="preserve"> </w:t>
        </w:r>
      </w:ins>
    </w:p>
    <w:p w:rsidR="0087014B" w:rsidRDefault="00D5184D">
      <w:pPr>
        <w:rPr>
          <w:lang w:val="en-US"/>
        </w:rPr>
      </w:pPr>
      <w:r>
        <w:rPr>
          <w:rFonts w:hint="eastAsia"/>
          <w:lang w:val="en-US"/>
        </w:rPr>
        <w:t xml:space="preserve">The last chapter mentions only using gyroscope </w:t>
      </w:r>
      <w:del w:id="6066" w:author="jie sun" w:date="2018-04-08T18:31:00Z">
        <w:r w:rsidDel="005A24BD">
          <w:rPr>
            <w:rFonts w:hint="eastAsia"/>
            <w:lang w:val="en-US"/>
          </w:rPr>
          <w:delText xml:space="preserve"> </w:delText>
        </w:r>
      </w:del>
      <w:r>
        <w:rPr>
          <w:rFonts w:hint="eastAsia"/>
          <w:lang w:val="en-US"/>
        </w:rPr>
        <w:t>to calculate the angle of the rotation around pitch axis in Racing Game. However,</w:t>
      </w:r>
      <w:ins w:id="6067" w:author="jie sun" w:date="2018-04-08T18:31:00Z">
        <w:r w:rsidR="005A24BD">
          <w:rPr>
            <w:lang w:val="en-US"/>
          </w:rPr>
          <w:t xml:space="preserve"> </w:t>
        </w:r>
      </w:ins>
      <w:r>
        <w:rPr>
          <w:rFonts w:hint="eastAsia"/>
          <w:lang w:val="en-US"/>
        </w:rPr>
        <w:t>the angle calculated in this way</w:t>
      </w:r>
      <w:del w:id="6068" w:author="jie sun" w:date="2018-04-08T19:58:00Z">
        <w:r w:rsidDel="00527F16">
          <w:rPr>
            <w:rFonts w:hint="eastAsia"/>
            <w:lang w:val="en-US"/>
          </w:rPr>
          <w:delText xml:space="preserve"> </w:delText>
        </w:r>
      </w:del>
      <w:r>
        <w:rPr>
          <w:rFonts w:hint="eastAsia"/>
          <w:lang w:val="en-US"/>
        </w:rPr>
        <w:t xml:space="preserve"> is inaccurate</w:t>
      </w:r>
      <w:del w:id="6069" w:author="jie sun" w:date="2018-04-08T20:00:00Z">
        <w:r w:rsidDel="000A6221">
          <w:rPr>
            <w:rFonts w:hint="eastAsia"/>
            <w:lang w:val="en-US"/>
          </w:rPr>
          <w:delText xml:space="preserve"> (the reasons have been mentioned in previous chapter),</w:delText>
        </w:r>
      </w:del>
      <w:ins w:id="6070" w:author="jie sun" w:date="2018-04-08T20:00:00Z">
        <w:r w:rsidR="000A6221">
          <w:rPr>
            <w:lang w:val="en-US"/>
          </w:rPr>
          <w:t>,</w:t>
        </w:r>
      </w:ins>
      <w:r>
        <w:rPr>
          <w:rFonts w:hint="eastAsia"/>
          <w:lang w:val="en-US"/>
        </w:rPr>
        <w:t xml:space="preserve"> there is </w:t>
      </w:r>
      <w:ins w:id="6071" w:author="jie sun" w:date="2018-04-10T18:09:00Z">
        <w:r w:rsidR="00CF7802">
          <w:rPr>
            <w:lang w:val="en-US"/>
          </w:rPr>
          <w:t xml:space="preserve">an algorithm </w:t>
        </w:r>
      </w:ins>
      <w:del w:id="6072" w:author="jie sun" w:date="2018-04-10T18:09:00Z">
        <w:r w:rsidDel="00CF7802">
          <w:rPr>
            <w:rFonts w:hint="eastAsia"/>
            <w:lang w:val="en-US"/>
          </w:rPr>
          <w:delText>another way</w:delText>
        </w:r>
      </w:del>
      <w:ins w:id="6073" w:author="jie sun" w:date="2018-04-10T18:09:00Z">
        <w:r w:rsidR="00CF7802">
          <w:rPr>
            <w:lang w:val="en-US"/>
          </w:rPr>
          <w:t>which can be used</w:t>
        </w:r>
      </w:ins>
      <w:r>
        <w:rPr>
          <w:rFonts w:hint="eastAsia"/>
          <w:lang w:val="en-US"/>
        </w:rPr>
        <w:t xml:space="preserve"> to </w:t>
      </w:r>
      <w:del w:id="6074" w:author="jie sun" w:date="2018-04-10T18:09:00Z">
        <w:r w:rsidDel="00CF7802">
          <w:rPr>
            <w:rFonts w:hint="eastAsia"/>
            <w:lang w:val="en-US"/>
          </w:rPr>
          <w:delText xml:space="preserve">get </w:delText>
        </w:r>
      </w:del>
      <w:ins w:id="6075" w:author="jie sun" w:date="2018-04-10T18:09:00Z">
        <w:r w:rsidR="00CF7802">
          <w:rPr>
            <w:lang w:val="en-US"/>
          </w:rPr>
          <w:t>increase</w:t>
        </w:r>
        <w:r w:rsidR="00CF7802">
          <w:rPr>
            <w:rFonts w:hint="eastAsia"/>
            <w:lang w:val="en-US"/>
          </w:rPr>
          <w:t xml:space="preserve"> </w:t>
        </w:r>
      </w:ins>
      <w:del w:id="6076" w:author="jie sun" w:date="2018-04-10T18:09:00Z">
        <w:r w:rsidDel="00711D8E">
          <w:rPr>
            <w:rFonts w:hint="eastAsia"/>
            <w:lang w:val="en-US"/>
          </w:rPr>
          <w:delText xml:space="preserve">an </w:delText>
        </w:r>
      </w:del>
      <w:ins w:id="6077" w:author="jie sun" w:date="2018-04-10T18:09:00Z">
        <w:r w:rsidR="00711D8E">
          <w:rPr>
            <w:lang w:val="en-US"/>
          </w:rPr>
          <w:t>the</w:t>
        </w:r>
        <w:r w:rsidR="00711D8E">
          <w:rPr>
            <w:rFonts w:hint="eastAsia"/>
            <w:lang w:val="en-US"/>
          </w:rPr>
          <w:t xml:space="preserve"> </w:t>
        </w:r>
      </w:ins>
      <w:r>
        <w:rPr>
          <w:rFonts w:hint="eastAsia"/>
          <w:lang w:val="en-US"/>
        </w:rPr>
        <w:t>accura</w:t>
      </w:r>
      <w:ins w:id="6078" w:author="jie sun" w:date="2018-04-10T18:09:00Z">
        <w:r w:rsidR="002F3B5C">
          <w:rPr>
            <w:lang w:val="en-US"/>
          </w:rPr>
          <w:t>cy</w:t>
        </w:r>
      </w:ins>
      <w:del w:id="6079" w:author="jie sun" w:date="2018-04-10T18:09:00Z">
        <w:r w:rsidDel="002F3B5C">
          <w:rPr>
            <w:rFonts w:hint="eastAsia"/>
            <w:lang w:val="en-US"/>
          </w:rPr>
          <w:delText>te angle</w:delText>
        </w:r>
      </w:del>
      <w:del w:id="6080" w:author="jie sun" w:date="2018-04-08T19:59:00Z">
        <w:r w:rsidDel="00193282">
          <w:rPr>
            <w:rFonts w:hint="eastAsia"/>
            <w:lang w:val="en-US"/>
          </w:rPr>
          <w:delText xml:space="preserve"> </w:delText>
        </w:r>
      </w:del>
      <w:del w:id="6081" w:author="jie sun" w:date="2018-04-10T18:08:00Z">
        <w:r w:rsidDel="00CF7802">
          <w:rPr>
            <w:rFonts w:hint="eastAsia"/>
            <w:lang w:val="en-US"/>
          </w:rPr>
          <w:delText>, which needs to use Accelerometer and Gyroscope both</w:delText>
        </w:r>
      </w:del>
      <w:r>
        <w:rPr>
          <w:rFonts w:hint="eastAsia"/>
          <w:lang w:val="en-US"/>
        </w:rPr>
        <w:t>.</w:t>
      </w:r>
    </w:p>
    <w:p w:rsidR="0087014B" w:rsidRDefault="00D47B03">
      <w:pPr>
        <w:pStyle w:val="Heading4"/>
        <w:rPr>
          <w:szCs w:val="24"/>
          <w:lang w:val="en-US"/>
        </w:rPr>
      </w:pPr>
      <w:ins w:id="6082" w:author="JIE  SUN" w:date="2018-06-20T22:02:00Z">
        <w:r>
          <w:rPr>
            <w:szCs w:val="24"/>
            <w:lang w:val="en-US"/>
          </w:rPr>
          <w:t xml:space="preserve">Using </w:t>
        </w:r>
      </w:ins>
      <w:del w:id="6083" w:author="jie sun" w:date="2018-04-10T20:19:00Z">
        <w:r w:rsidR="00D5184D" w:rsidDel="005F160F">
          <w:rPr>
            <w:rFonts w:hint="eastAsia"/>
            <w:szCs w:val="24"/>
            <w:lang w:val="en-US"/>
          </w:rPr>
          <w:delText>Low-pass filtering</w:delText>
        </w:r>
      </w:del>
      <w:ins w:id="6084" w:author="jie sun" w:date="2018-04-10T20:19:00Z">
        <w:del w:id="6085" w:author="JIE  SUN" w:date="2018-06-20T21:45:00Z">
          <w:r w:rsidR="005F160F" w:rsidDel="00C22316">
            <w:rPr>
              <w:szCs w:val="24"/>
              <w:lang w:val="en-US"/>
            </w:rPr>
            <w:delText>Merging Algorithm</w:delText>
          </w:r>
        </w:del>
      </w:ins>
      <w:del w:id="6086" w:author="JIE  SUN" w:date="2018-06-20T21:45:00Z">
        <w:r w:rsidR="00D5184D" w:rsidDel="00C22316">
          <w:rPr>
            <w:rFonts w:hint="eastAsia"/>
            <w:szCs w:val="24"/>
            <w:lang w:val="en-US"/>
          </w:rPr>
          <w:delText xml:space="preserve"> </w:delText>
        </w:r>
      </w:del>
      <w:ins w:id="6087" w:author="jie sun" w:date="2018-04-16T21:24:00Z">
        <w:del w:id="6088" w:author="JIE  SUN" w:date="2018-06-20T21:45:00Z">
          <w:r w:rsidR="00231287" w:rsidDel="00C22316">
            <w:rPr>
              <w:szCs w:val="24"/>
              <w:lang w:val="en-US"/>
            </w:rPr>
            <w:delText>F</w:delText>
          </w:r>
        </w:del>
      </w:ins>
      <w:del w:id="6089" w:author="JIE  SUN" w:date="2018-06-20T21:45:00Z">
        <w:r w:rsidR="00D5184D" w:rsidDel="00C22316">
          <w:rPr>
            <w:rFonts w:hint="eastAsia"/>
            <w:szCs w:val="24"/>
            <w:lang w:val="en-US"/>
          </w:rPr>
          <w:delText xml:space="preserve">for Gyro </w:delText>
        </w:r>
      </w:del>
      <w:ins w:id="6090" w:author="jie sun" w:date="2018-04-16T21:24:00Z">
        <w:del w:id="6091" w:author="JIE  SUN" w:date="2018-06-20T21:45:00Z">
          <w:r w:rsidR="00231287" w:rsidDel="00C22316">
            <w:rPr>
              <w:szCs w:val="24"/>
              <w:lang w:val="en-US"/>
            </w:rPr>
            <w:delText>C</w:delText>
          </w:r>
        </w:del>
      </w:ins>
      <w:del w:id="6092" w:author="JIE  SUN" w:date="2018-06-20T21:45:00Z">
        <w:r w:rsidR="00D5184D" w:rsidDel="00C22316">
          <w:rPr>
            <w:rFonts w:hint="eastAsia"/>
            <w:szCs w:val="24"/>
            <w:lang w:val="en-US"/>
          </w:rPr>
          <w:delText xml:space="preserve">calculating </w:delText>
        </w:r>
      </w:del>
      <w:ins w:id="6093" w:author="jie sun" w:date="2018-04-16T21:24:00Z">
        <w:del w:id="6094" w:author="JIE  SUN" w:date="2018-06-20T21:45:00Z">
          <w:r w:rsidR="00231287" w:rsidDel="00C22316">
            <w:rPr>
              <w:szCs w:val="24"/>
              <w:lang w:val="en-US"/>
            </w:rPr>
            <w:delText>L</w:delText>
          </w:r>
        </w:del>
      </w:ins>
      <w:del w:id="6095" w:author="JIE  SUN" w:date="2018-06-20T21:45:00Z">
        <w:r w:rsidR="00D5184D" w:rsidDel="00C22316">
          <w:rPr>
            <w:rFonts w:hint="eastAsia"/>
            <w:szCs w:val="24"/>
            <w:lang w:val="en-US"/>
          </w:rPr>
          <w:delText xml:space="preserve">a long </w:delText>
        </w:r>
      </w:del>
      <w:ins w:id="6096" w:author="jie sun" w:date="2018-04-16T21:24:00Z">
        <w:del w:id="6097" w:author="JIE  SUN" w:date="2018-06-20T21:45:00Z">
          <w:r w:rsidR="00231287" w:rsidDel="00C22316">
            <w:rPr>
              <w:szCs w:val="24"/>
              <w:lang w:val="en-US"/>
            </w:rPr>
            <w:delText>T</w:delText>
          </w:r>
        </w:del>
      </w:ins>
      <w:del w:id="6098" w:author="JIE  SUN" w:date="2018-06-20T21:45:00Z">
        <w:r w:rsidR="00D5184D" w:rsidDel="00C22316">
          <w:rPr>
            <w:rFonts w:hint="eastAsia"/>
            <w:szCs w:val="24"/>
            <w:lang w:val="en-US"/>
          </w:rPr>
          <w:delText xml:space="preserve">term </w:delText>
        </w:r>
      </w:del>
      <w:ins w:id="6099" w:author="jie sun" w:date="2018-04-16T21:24:00Z">
        <w:del w:id="6100" w:author="JIE  SUN" w:date="2018-06-20T21:45:00Z">
          <w:r w:rsidR="00231287" w:rsidDel="00C22316">
            <w:rPr>
              <w:szCs w:val="24"/>
              <w:lang w:val="en-US"/>
            </w:rPr>
            <w:delText>S</w:delText>
          </w:r>
        </w:del>
      </w:ins>
      <w:del w:id="6101" w:author="JIE  SUN" w:date="2018-06-20T21:45:00Z">
        <w:r w:rsidR="00D5184D" w:rsidDel="00C22316">
          <w:rPr>
            <w:rFonts w:hint="eastAsia"/>
            <w:szCs w:val="24"/>
            <w:lang w:val="en-US"/>
          </w:rPr>
          <w:delText xml:space="preserve">spinning </w:delText>
        </w:r>
      </w:del>
      <w:ins w:id="6102" w:author="jie sun" w:date="2018-04-16T21:24:00Z">
        <w:del w:id="6103" w:author="JIE  SUN" w:date="2018-06-20T21:45:00Z">
          <w:r w:rsidR="00231287" w:rsidDel="00C22316">
            <w:rPr>
              <w:szCs w:val="24"/>
              <w:lang w:val="en-US"/>
            </w:rPr>
            <w:delText>A</w:delText>
          </w:r>
        </w:del>
      </w:ins>
      <w:del w:id="6104" w:author="JIE  SUN" w:date="2018-06-20T21:45:00Z">
        <w:r w:rsidR="00D5184D" w:rsidDel="00C22316">
          <w:rPr>
            <w:rFonts w:hint="eastAsia"/>
            <w:szCs w:val="24"/>
            <w:lang w:val="en-US"/>
          </w:rPr>
          <w:delText>angle</w:delText>
        </w:r>
      </w:del>
      <w:bookmarkStart w:id="6105" w:name="OLE_LINK54"/>
      <w:bookmarkStart w:id="6106" w:name="OLE_LINK55"/>
      <w:ins w:id="6107" w:author="JIE  SUN" w:date="2018-06-20T21:45:00Z">
        <w:r w:rsidR="00C22316">
          <w:rPr>
            <w:szCs w:val="24"/>
            <w:lang w:val="en-US"/>
          </w:rPr>
          <w:t xml:space="preserve">Complementary Filter </w:t>
        </w:r>
        <w:bookmarkEnd w:id="6105"/>
        <w:bookmarkEnd w:id="6106"/>
        <w:r w:rsidR="00C22316">
          <w:rPr>
            <w:szCs w:val="24"/>
            <w:lang w:val="en-US"/>
          </w:rPr>
          <w:t xml:space="preserve">Algorithm </w:t>
        </w:r>
      </w:ins>
      <w:ins w:id="6108" w:author="JIE  SUN" w:date="2018-06-20T22:02:00Z">
        <w:r>
          <w:rPr>
            <w:szCs w:val="24"/>
            <w:lang w:val="en-US"/>
          </w:rPr>
          <w:t xml:space="preserve">to </w:t>
        </w:r>
      </w:ins>
      <w:ins w:id="6109" w:author="JIE  SUN" w:date="2018-06-21T13:24:00Z">
        <w:r w:rsidR="008512DD">
          <w:rPr>
            <w:szCs w:val="24"/>
            <w:lang w:val="en-US"/>
          </w:rPr>
          <w:t>Eliminate</w:t>
        </w:r>
      </w:ins>
      <w:ins w:id="6110" w:author="JIE  SUN" w:date="2018-06-20T22:02:00Z">
        <w:r>
          <w:rPr>
            <w:szCs w:val="24"/>
            <w:lang w:val="en-US"/>
          </w:rPr>
          <w:t xml:space="preserve"> </w:t>
        </w:r>
      </w:ins>
      <w:ins w:id="6111" w:author="JIE  SUN" w:date="2018-06-20T22:03:00Z">
        <w:r>
          <w:rPr>
            <w:szCs w:val="24"/>
            <w:lang w:val="en-US"/>
          </w:rPr>
          <w:t>Drift of Gyro</w:t>
        </w:r>
      </w:ins>
      <w:r w:rsidR="00D5184D">
        <w:rPr>
          <w:rFonts w:hint="eastAsia"/>
          <w:szCs w:val="24"/>
          <w:lang w:val="en-US"/>
        </w:rPr>
        <w:t>.</w:t>
      </w:r>
    </w:p>
    <w:p w:rsidR="0087014B" w:rsidRDefault="00D5184D">
      <w:pPr>
        <w:rPr>
          <w:lang w:val="en-US"/>
        </w:rPr>
      </w:pPr>
      <w:r>
        <w:rPr>
          <w:rFonts w:hint="eastAsia"/>
          <w:lang w:val="en-US"/>
        </w:rPr>
        <w:t xml:space="preserve">What is </w:t>
      </w:r>
      <w:ins w:id="6112" w:author="JIE  SUN" w:date="2018-06-20T22:03:00Z">
        <w:r w:rsidR="009C0CE5">
          <w:rPr>
            <w:szCs w:val="24"/>
            <w:lang w:val="en-US"/>
          </w:rPr>
          <w:t xml:space="preserve">Complementary Filter </w:t>
        </w:r>
      </w:ins>
      <w:del w:id="6113" w:author="JIE  SUN" w:date="2018-06-20T22:03:00Z">
        <w:r w:rsidDel="009C0CE5">
          <w:rPr>
            <w:rFonts w:hint="eastAsia"/>
            <w:lang w:val="en-US"/>
          </w:rPr>
          <w:delText xml:space="preserve">low-pass filtering </w:delText>
        </w:r>
      </w:del>
      <w:r>
        <w:rPr>
          <w:rFonts w:hint="eastAsia"/>
          <w:lang w:val="en-US"/>
        </w:rPr>
        <w:t>algorithm it can be searched in lots of websites and it is easy to understand. Since the two device</w:t>
      </w:r>
      <w:ins w:id="6114" w:author="jie sun" w:date="2018-04-08T18:31:00Z">
        <w:r w:rsidR="003E7610">
          <w:rPr>
            <w:lang w:val="en-US"/>
          </w:rPr>
          <w:t>s</w:t>
        </w:r>
      </w:ins>
      <w:r>
        <w:rPr>
          <w:rFonts w:hint="eastAsia"/>
          <w:lang w:val="en-US"/>
        </w:rPr>
        <w:t xml:space="preserve"> reflect oppositely in long term and short term running, for example, when Gyro runs for a long time, the drift will increase and at the same time the accuracy of angle calculating will decrease.  Here, we can use </w:t>
      </w:r>
      <w:ins w:id="6115" w:author="JIE  SUN" w:date="2018-06-21T13:07:00Z">
        <w:r w:rsidR="00864B17">
          <w:rPr>
            <w:szCs w:val="24"/>
            <w:lang w:val="en-US"/>
          </w:rPr>
          <w:t xml:space="preserve">Complementary Filter </w:t>
        </w:r>
      </w:ins>
      <w:del w:id="6116" w:author="JIE  SUN" w:date="2018-06-21T13:07:00Z">
        <w:r w:rsidDel="00864B17">
          <w:rPr>
            <w:rFonts w:hint="eastAsia"/>
            <w:lang w:val="en-US"/>
          </w:rPr>
          <w:delText xml:space="preserve">low-pass filtering </w:delText>
        </w:r>
      </w:del>
      <w:r>
        <w:rPr>
          <w:rFonts w:hint="eastAsia"/>
          <w:lang w:val="en-US"/>
        </w:rPr>
        <w:t>algorithm to m</w:t>
      </w:r>
      <w:ins w:id="6117" w:author="jie sun" w:date="2018-04-08T18:31:00Z">
        <w:r w:rsidR="009D7EE4">
          <w:rPr>
            <w:lang w:val="en-US"/>
          </w:rPr>
          <w:t>e</w:t>
        </w:r>
      </w:ins>
      <w:del w:id="6118" w:author="jie sun" w:date="2018-04-08T18:31:00Z">
        <w:r w:rsidDel="009D7EE4">
          <w:rPr>
            <w:rFonts w:hint="eastAsia"/>
            <w:lang w:val="en-US"/>
          </w:rPr>
          <w:delText>a</w:delText>
        </w:r>
      </w:del>
      <w:r>
        <w:rPr>
          <w:rFonts w:hint="eastAsia"/>
          <w:lang w:val="en-US"/>
        </w:rPr>
        <w:t>rge the acceleration value with gyroscope value, which can reduce the drifting error.  There is a formula for merging the two kinds of values and with a diagram showing the function of the Merging Algorithm.</w:t>
      </w:r>
    </w:p>
    <w:p w:rsidR="0087014B" w:rsidRDefault="00D5184D">
      <w:pPr>
        <w:rPr>
          <w:lang w:val="en-US"/>
        </w:rPr>
      </w:pPr>
      <w:bookmarkStart w:id="6119" w:name="OLE_LINK30"/>
      <w:r>
        <w:rPr>
          <w:rFonts w:hint="eastAsia"/>
          <w:lang w:val="en-US"/>
        </w:rPr>
        <w:t>Mgyro = K1 * Cgyro</w:t>
      </w:r>
      <w:ins w:id="6120" w:author="JIE  SUN" w:date="2018-06-21T13:20:00Z">
        <w:r w:rsidR="008512DD">
          <w:rPr>
            <w:lang w:val="en-US"/>
          </w:rPr>
          <w:t xml:space="preserve"> * Dt</w:t>
        </w:r>
      </w:ins>
      <w:r>
        <w:rPr>
          <w:rFonts w:hint="eastAsia"/>
          <w:lang w:val="en-US"/>
        </w:rPr>
        <w:t xml:space="preserve"> + K2 * Caccel;</w:t>
      </w:r>
    </w:p>
    <w:bookmarkEnd w:id="6119"/>
    <w:p w:rsidR="0087014B" w:rsidRDefault="00D5184D">
      <w:pPr>
        <w:rPr>
          <w:lang w:val="en-US"/>
        </w:rPr>
      </w:pPr>
      <w:r>
        <w:rPr>
          <w:rFonts w:hint="eastAsia"/>
          <w:lang w:val="en-US"/>
        </w:rPr>
        <w:t>Rgyro: the angular velocity after merging algorithm.</w:t>
      </w:r>
    </w:p>
    <w:p w:rsidR="0087014B" w:rsidRDefault="00D5184D">
      <w:pPr>
        <w:rPr>
          <w:ins w:id="6121" w:author="JIE  SUN" w:date="2018-06-21T13:20:00Z"/>
          <w:lang w:val="en-US"/>
        </w:rPr>
      </w:pPr>
      <w:r>
        <w:rPr>
          <w:rFonts w:hint="eastAsia"/>
          <w:lang w:val="en-US"/>
        </w:rPr>
        <w:t>Cgyro:</w:t>
      </w:r>
      <w:ins w:id="6122" w:author="jie sun" w:date="2018-04-08T18:30:00Z">
        <w:r w:rsidR="009D7EE4">
          <w:rPr>
            <w:lang w:val="en-US"/>
          </w:rPr>
          <w:t xml:space="preserve"> </w:t>
        </w:r>
      </w:ins>
      <w:r>
        <w:rPr>
          <w:rFonts w:hint="eastAsia"/>
          <w:lang w:val="en-US"/>
        </w:rPr>
        <w:t>the real-time angular velocity.</w:t>
      </w:r>
    </w:p>
    <w:p w:rsidR="008512DD" w:rsidRDefault="008512DD">
      <w:pPr>
        <w:rPr>
          <w:lang w:val="en-US"/>
        </w:rPr>
      </w:pPr>
      <w:ins w:id="6123" w:author="JIE  SUN" w:date="2018-06-21T13:20:00Z">
        <w:r>
          <w:rPr>
            <w:lang w:val="en-US"/>
          </w:rPr>
          <w:t>Dt</w:t>
        </w:r>
      </w:ins>
      <w:ins w:id="6124" w:author="JIE  SUN" w:date="2018-06-21T13:21:00Z">
        <w:r>
          <w:rPr>
            <w:lang w:val="en-US"/>
          </w:rPr>
          <w:t xml:space="preserve">: </w:t>
        </w:r>
      </w:ins>
      <w:ins w:id="6125" w:author="JIE  SUN" w:date="2018-06-21T13:25:00Z">
        <w:r>
          <w:rPr>
            <w:lang w:val="en-US"/>
          </w:rPr>
          <w:t>Using to integrate the angle in a period.</w:t>
        </w:r>
      </w:ins>
    </w:p>
    <w:p w:rsidR="0087014B" w:rsidRDefault="00D5184D">
      <w:pPr>
        <w:rPr>
          <w:lang w:val="en-US"/>
        </w:rPr>
      </w:pPr>
      <w:r>
        <w:rPr>
          <w:rFonts w:hint="eastAsia"/>
          <w:lang w:val="en-US"/>
        </w:rPr>
        <w:t>Caccel: the real-time acceleration.</w:t>
      </w:r>
    </w:p>
    <w:p w:rsidR="0087014B" w:rsidRDefault="00D5184D">
      <w:pPr>
        <w:rPr>
          <w:lang w:val="en-US"/>
        </w:rPr>
      </w:pPr>
      <w:r>
        <w:rPr>
          <w:rFonts w:hint="eastAsia"/>
          <w:lang w:val="en-US"/>
        </w:rPr>
        <w:t>K1: here is 0.9</w:t>
      </w:r>
      <w:ins w:id="6126" w:author="JIE  SUN" w:date="2018-06-21T13:25:00Z">
        <w:r w:rsidR="008512DD">
          <w:rPr>
            <w:lang w:val="en-US"/>
          </w:rPr>
          <w:t>8</w:t>
        </w:r>
      </w:ins>
      <w:del w:id="6127" w:author="JIE  SUN" w:date="2018-06-21T13:25:00Z">
        <w:r w:rsidDel="008512DD">
          <w:rPr>
            <w:rFonts w:hint="eastAsia"/>
            <w:lang w:val="en-US"/>
          </w:rPr>
          <w:delText>5</w:delText>
        </w:r>
      </w:del>
      <w:r>
        <w:rPr>
          <w:rFonts w:hint="eastAsia"/>
          <w:lang w:val="en-US"/>
        </w:rPr>
        <w:t>.</w:t>
      </w:r>
    </w:p>
    <w:p w:rsidR="0087014B" w:rsidRDefault="00D5184D">
      <w:pPr>
        <w:rPr>
          <w:lang w:val="en-US"/>
        </w:rPr>
      </w:pPr>
      <w:r>
        <w:rPr>
          <w:rFonts w:hint="eastAsia"/>
          <w:lang w:val="en-US"/>
        </w:rPr>
        <w:t>K2: here is 0.0</w:t>
      </w:r>
      <w:ins w:id="6128" w:author="JIE  SUN" w:date="2018-06-21T13:26:00Z">
        <w:r w:rsidR="008512DD">
          <w:rPr>
            <w:lang w:val="en-US"/>
          </w:rPr>
          <w:t>2</w:t>
        </w:r>
      </w:ins>
      <w:del w:id="6129" w:author="JIE  SUN" w:date="2018-06-21T13:26:00Z">
        <w:r w:rsidDel="008512DD">
          <w:rPr>
            <w:rFonts w:hint="eastAsia"/>
            <w:lang w:val="en-US"/>
          </w:rPr>
          <w:delText>5</w:delText>
        </w:r>
      </w:del>
      <w:r>
        <w:rPr>
          <w:rFonts w:hint="eastAsia"/>
          <w:lang w:val="en-US"/>
        </w:rPr>
        <w:t>.</w:t>
      </w:r>
    </w:p>
    <w:p w:rsidR="0087014B" w:rsidRDefault="00D5184D" w:rsidP="00747724">
      <w:pPr>
        <w:rPr>
          <w:ins w:id="6130" w:author="像个男人一样" w:date="2018-03-21T23:07:00Z"/>
          <w:lang w:val="en-US"/>
        </w:rPr>
      </w:pPr>
      <w:r>
        <w:rPr>
          <w:rFonts w:hint="eastAsia"/>
          <w:lang w:val="en-US"/>
        </w:rPr>
        <w:t xml:space="preserve">The </w:t>
      </w:r>
      <w:del w:id="6131" w:author="JIE  SUN" w:date="2018-06-21T13:26:00Z">
        <w:r w:rsidDel="008512DD">
          <w:rPr>
            <w:rFonts w:hint="eastAsia"/>
            <w:lang w:val="en-US"/>
          </w:rPr>
          <w:delText>parameter K1,K2 is parameters for reducing the fluctuations in the short term.</w:delText>
        </w:r>
      </w:del>
      <w:ins w:id="6132" w:author="JIE  SUN" w:date="2018-06-21T13:26:00Z">
        <w:r w:rsidR="008512DD">
          <w:rPr>
            <w:lang w:val="en-US"/>
          </w:rPr>
          <w:t>function aims to remove the noise from accelerometer and eliminate the drift of Gyro</w:t>
        </w:r>
      </w:ins>
      <w:ins w:id="6133" w:author="JIE  SUN" w:date="2018-06-22T21:21:00Z">
        <w:r w:rsidR="00747724">
          <w:rPr>
            <w:lang w:val="en-US"/>
          </w:rPr>
          <w:t xml:space="preserve">, and there are two figures </w:t>
        </w:r>
      </w:ins>
      <w:ins w:id="6134" w:author="JIE  SUN" w:date="2018-06-22T21:23:00Z">
        <w:r w:rsidR="00747724">
          <w:rPr>
            <w:lang w:val="en-US"/>
          </w:rPr>
          <w:t xml:space="preserve">below </w:t>
        </w:r>
      </w:ins>
      <w:ins w:id="6135" w:author="JIE  SUN" w:date="2018-06-22T21:21:00Z">
        <w:r w:rsidR="00747724">
          <w:rPr>
            <w:lang w:val="en-US"/>
          </w:rPr>
          <w:t xml:space="preserve">showing the difference between the </w:t>
        </w:r>
      </w:ins>
      <w:ins w:id="6136" w:author="JIE  SUN" w:date="2018-06-22T21:22:00Z">
        <w:r w:rsidR="00747724">
          <w:rPr>
            <w:lang w:val="en-US"/>
          </w:rPr>
          <w:t xml:space="preserve">change of </w:t>
        </w:r>
      </w:ins>
      <w:ins w:id="6137" w:author="JIE  SUN" w:date="2018-06-22T21:24:00Z">
        <w:r w:rsidR="00747724">
          <w:rPr>
            <w:lang w:val="en-US"/>
          </w:rPr>
          <w:t xml:space="preserve">the </w:t>
        </w:r>
      </w:ins>
      <w:ins w:id="6138" w:author="JIE  SUN" w:date="2018-06-22T21:22:00Z">
        <w:r w:rsidR="00747724">
          <w:rPr>
            <w:lang w:val="en-US"/>
          </w:rPr>
          <w:t xml:space="preserve">spinning angle without using </w:t>
        </w:r>
      </w:ins>
      <w:ins w:id="6139" w:author="JIE  SUN" w:date="2018-06-22T21:23:00Z">
        <w:r w:rsidR="00747724">
          <w:rPr>
            <w:szCs w:val="24"/>
            <w:lang w:val="en-US"/>
          </w:rPr>
          <w:t xml:space="preserve">Complementary Filter </w:t>
        </w:r>
        <w:r w:rsidR="00747724">
          <w:rPr>
            <w:rFonts w:hint="eastAsia"/>
            <w:lang w:val="en-US"/>
          </w:rPr>
          <w:t>algorithm</w:t>
        </w:r>
      </w:ins>
      <w:ins w:id="6140" w:author="JIE  SUN" w:date="2018-06-22T21:24:00Z">
        <w:r w:rsidR="00747724">
          <w:rPr>
            <w:lang w:val="en-US"/>
          </w:rPr>
          <w:t xml:space="preserve"> in first figure and the change of the spinning angle after using Complementary Filter in </w:t>
        </w:r>
      </w:ins>
      <w:ins w:id="6141" w:author="JIE  SUN" w:date="2018-06-22T21:25:00Z">
        <w:r w:rsidR="00747724">
          <w:rPr>
            <w:lang w:val="en-US"/>
          </w:rPr>
          <w:t xml:space="preserve">the </w:t>
        </w:r>
      </w:ins>
      <w:ins w:id="6142" w:author="JIE  SUN" w:date="2018-06-22T21:24:00Z">
        <w:r w:rsidR="00747724">
          <w:rPr>
            <w:lang w:val="en-US"/>
          </w:rPr>
          <w:t>second figure</w:t>
        </w:r>
      </w:ins>
      <w:ins w:id="6143" w:author="JIE  SUN" w:date="2018-06-22T21:25:00Z">
        <w:r w:rsidR="00747724">
          <w:rPr>
            <w:lang w:val="en-US"/>
          </w:rPr>
          <w:t>.</w:t>
        </w:r>
        <w:r w:rsidR="004A577E">
          <w:rPr>
            <w:lang w:val="en-US"/>
          </w:rPr>
          <w:t xml:space="preserve"> It is absolutely that </w:t>
        </w:r>
      </w:ins>
      <w:ins w:id="6144" w:author="JIE  SUN" w:date="2018-06-22T21:26:00Z">
        <w:r w:rsidR="004A577E">
          <w:rPr>
            <w:lang w:val="en-US"/>
          </w:rPr>
          <w:t>using Complementary Filter Algorithm can almost eliminate the drift of Gyroscope data.</w:t>
        </w:r>
      </w:ins>
    </w:p>
    <w:p w:rsidR="0087014B" w:rsidRDefault="00D5184D">
      <w:pPr>
        <w:jc w:val="center"/>
        <w:rPr>
          <w:ins w:id="6145" w:author="像个男人一样" w:date="2018-03-21T23:07:00Z"/>
        </w:rPr>
        <w:pPrChange w:id="6146" w:author="jie sun" w:date="2018-04-16T21:41:00Z">
          <w:pPr/>
        </w:pPrChange>
      </w:pPr>
      <w:ins w:id="6147" w:author="像个男人一样" w:date="2018-03-21T23:07:00Z">
        <w:del w:id="6148" w:author="JIE  SUN" w:date="2018-06-21T13:29:00Z">
          <w:r w:rsidDel="008512DD">
            <w:rPr>
              <w:noProof/>
            </w:rPr>
            <w:drawing>
              <wp:inline distT="0" distB="0" distL="114300" distR="114300">
                <wp:extent cx="5231219" cy="2966484"/>
                <wp:effectExtent l="0" t="0" r="7620" b="5715"/>
                <wp:docPr id="36"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del>
      </w:ins>
      <w:ins w:id="6149" w:author="JIE  SUN" w:date="2018-06-21T13:29:00Z">
        <w:r w:rsidR="008512DD" w:rsidRPr="008512DD">
          <w:rPr>
            <w:noProof/>
          </w:rPr>
          <w:t xml:space="preserve"> </w:t>
        </w:r>
        <w:r w:rsidR="008512DD">
          <w:rPr>
            <w:noProof/>
          </w:rPr>
          <w:drawing>
            <wp:inline distT="0" distB="0" distL="0" distR="0" wp14:anchorId="514D5E1A" wp14:editId="041622E6">
              <wp:extent cx="4572000" cy="2743200"/>
              <wp:effectExtent l="0" t="0" r="0" b="0"/>
              <wp:docPr id="66" name="Chart 6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ins>
    </w:p>
    <w:p w:rsidR="0087014B" w:rsidDel="00C0161E" w:rsidRDefault="00D5184D">
      <w:pPr>
        <w:jc w:val="center"/>
        <w:rPr>
          <w:del w:id="6150" w:author="像个男人一样" w:date="2018-03-21T02:03:00Z"/>
          <w:iCs/>
          <w:color w:val="44546A" w:themeColor="text2"/>
          <w:sz w:val="21"/>
          <w:szCs w:val="18"/>
        </w:rPr>
        <w:pPrChange w:id="6151" w:author="jie sun" w:date="2018-04-16T21:41:00Z">
          <w:pPr/>
        </w:pPrChange>
      </w:pPr>
      <w:bookmarkStart w:id="6152" w:name="_Toc511906346"/>
      <w:ins w:id="6153" w:author="像个男人一样" w:date="2018-03-21T23:10:00Z">
        <w:r w:rsidRPr="00454521">
          <w:rPr>
            <w:iCs/>
            <w:color w:val="44546A" w:themeColor="text2"/>
            <w:sz w:val="21"/>
            <w:szCs w:val="18"/>
            <w:rPrChange w:id="6154" w:author="jie sun" w:date="2018-04-10T21:45:00Z">
              <w:rPr/>
            </w:rPrChange>
          </w:rPr>
          <w:t xml:space="preserve">Figure </w:t>
        </w:r>
      </w:ins>
      <w:ins w:id="6155" w:author="JIE  SUN" w:date="2018-06-21T13:36:00Z">
        <w:r w:rsidR="00A64E7B">
          <w:fldChar w:fldCharType="begin"/>
        </w:r>
        <w:r w:rsidR="00A64E7B">
          <w:instrText xml:space="preserve"> STYLEREF 1 \s </w:instrText>
        </w:r>
      </w:ins>
      <w:r w:rsidR="00A64E7B">
        <w:fldChar w:fldCharType="separate"/>
      </w:r>
      <w:r w:rsidR="00A64E7B">
        <w:rPr>
          <w:noProof/>
        </w:rPr>
        <w:t>4</w:t>
      </w:r>
      <w:ins w:id="6156"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157" w:author="JIE  SUN" w:date="2018-06-21T13:36:00Z">
        <w:r w:rsidR="00A64E7B">
          <w:rPr>
            <w:noProof/>
          </w:rPr>
          <w:t>5</w:t>
        </w:r>
        <w:r w:rsidR="00A64E7B">
          <w:fldChar w:fldCharType="end"/>
        </w:r>
      </w:ins>
      <w:ins w:id="6158" w:author="jie sun" w:date="2018-04-19T13:00:00Z">
        <w:del w:id="6159" w:author="JIE  SUN" w:date="2018-06-21T13:34:00Z">
          <w:r w:rsidR="00083FE7" w:rsidDel="00A64E7B">
            <w:fldChar w:fldCharType="begin"/>
          </w:r>
          <w:r w:rsidR="00083FE7" w:rsidDel="00A64E7B">
            <w:delInstrText xml:space="preserve"> STYLEREF 1 \s </w:delInstrText>
          </w:r>
        </w:del>
      </w:ins>
      <w:del w:id="6160" w:author="JIE  SUN" w:date="2018-06-21T13:34:00Z">
        <w:r w:rsidR="00083FE7" w:rsidDel="00A64E7B">
          <w:fldChar w:fldCharType="separate"/>
        </w:r>
        <w:r w:rsidR="00083FE7" w:rsidDel="00A64E7B">
          <w:rPr>
            <w:noProof/>
          </w:rPr>
          <w:delText>4</w:delText>
        </w:r>
      </w:del>
      <w:ins w:id="6161" w:author="jie sun" w:date="2018-04-19T13:00:00Z">
        <w:del w:id="6162"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163" w:author="JIE  SUN" w:date="2018-06-21T13:34:00Z">
        <w:r w:rsidR="00083FE7" w:rsidDel="00A64E7B">
          <w:fldChar w:fldCharType="separate"/>
        </w:r>
      </w:del>
      <w:ins w:id="6164" w:author="jie sun" w:date="2018-04-19T13:00:00Z">
        <w:del w:id="6165" w:author="JIE  SUN" w:date="2018-06-21T13:34:00Z">
          <w:r w:rsidR="00083FE7" w:rsidDel="00A64E7B">
            <w:rPr>
              <w:noProof/>
            </w:rPr>
            <w:delText>5</w:delText>
          </w:r>
          <w:r w:rsidR="00083FE7" w:rsidDel="00A64E7B">
            <w:fldChar w:fldCharType="end"/>
          </w:r>
        </w:del>
      </w:ins>
      <w:ins w:id="6166" w:author="像个男人一样" w:date="2018-03-21T23:10:00Z">
        <w:del w:id="6167" w:author="jie sun" w:date="2018-04-10T21:45:00Z">
          <w:r w:rsidRPr="00454521" w:rsidDel="00454521">
            <w:rPr>
              <w:iCs/>
              <w:color w:val="44546A" w:themeColor="text2"/>
              <w:sz w:val="21"/>
              <w:szCs w:val="18"/>
              <w:rPrChange w:id="6168" w:author="jie sun" w:date="2018-04-10T21:45:00Z">
                <w:rPr/>
              </w:rPrChange>
            </w:rPr>
            <w:fldChar w:fldCharType="begin"/>
          </w:r>
          <w:r w:rsidRPr="00454521" w:rsidDel="00454521">
            <w:rPr>
              <w:iCs/>
              <w:color w:val="44546A" w:themeColor="text2"/>
              <w:sz w:val="21"/>
              <w:szCs w:val="18"/>
              <w:rPrChange w:id="6169" w:author="jie sun" w:date="2018-04-10T21:45:00Z">
                <w:rPr/>
              </w:rPrChange>
            </w:rPr>
            <w:delInstrText xml:space="preserve"> STYLEREF 1 \s </w:delInstrText>
          </w:r>
          <w:r w:rsidRPr="00454521" w:rsidDel="00454521">
            <w:rPr>
              <w:iCs/>
              <w:color w:val="44546A" w:themeColor="text2"/>
              <w:sz w:val="21"/>
              <w:szCs w:val="18"/>
              <w:rPrChange w:id="6170" w:author="jie sun" w:date="2018-04-10T21:45:00Z">
                <w:rPr/>
              </w:rPrChange>
            </w:rPr>
            <w:fldChar w:fldCharType="separate"/>
          </w:r>
          <w:r w:rsidRPr="00454521" w:rsidDel="00454521">
            <w:rPr>
              <w:iCs/>
              <w:color w:val="44546A" w:themeColor="text2"/>
              <w:sz w:val="21"/>
              <w:szCs w:val="18"/>
              <w:rPrChange w:id="6171" w:author="jie sun" w:date="2018-04-10T21:45:00Z">
                <w:rPr/>
              </w:rPrChange>
            </w:rPr>
            <w:delText>4</w:delText>
          </w:r>
          <w:r w:rsidRPr="00454521" w:rsidDel="00454521">
            <w:rPr>
              <w:iCs/>
              <w:color w:val="44546A" w:themeColor="text2"/>
              <w:sz w:val="21"/>
              <w:szCs w:val="18"/>
              <w:rPrChange w:id="6172" w:author="jie sun" w:date="2018-04-10T21:45:00Z">
                <w:rPr/>
              </w:rPrChange>
            </w:rPr>
            <w:fldChar w:fldCharType="end"/>
          </w:r>
          <w:r w:rsidRPr="00454521" w:rsidDel="00454521">
            <w:rPr>
              <w:iCs/>
              <w:color w:val="44546A" w:themeColor="text2"/>
              <w:sz w:val="21"/>
              <w:szCs w:val="18"/>
              <w:rPrChange w:id="6173" w:author="jie sun" w:date="2018-04-10T21:45:00Z">
                <w:rPr/>
              </w:rPrChange>
            </w:rPr>
            <w:delText>.</w:delText>
          </w:r>
          <w:r w:rsidRPr="00454521" w:rsidDel="00454521">
            <w:rPr>
              <w:iCs/>
              <w:color w:val="44546A" w:themeColor="text2"/>
              <w:sz w:val="21"/>
              <w:szCs w:val="18"/>
              <w:rPrChange w:id="6174" w:author="jie sun" w:date="2018-04-10T21:45:00Z">
                <w:rPr/>
              </w:rPrChange>
            </w:rPr>
            <w:fldChar w:fldCharType="begin"/>
          </w:r>
          <w:r w:rsidRPr="00454521" w:rsidDel="00454521">
            <w:rPr>
              <w:iCs/>
              <w:color w:val="44546A" w:themeColor="text2"/>
              <w:sz w:val="21"/>
              <w:szCs w:val="18"/>
              <w:rPrChange w:id="6175" w:author="jie sun" w:date="2018-04-10T21:45:00Z">
                <w:rPr/>
              </w:rPrChange>
            </w:rPr>
            <w:delInstrText xml:space="preserve"> SEQ Figure \* ARABIC \s 1 </w:delInstrText>
          </w:r>
          <w:r w:rsidRPr="00454521" w:rsidDel="00454521">
            <w:rPr>
              <w:iCs/>
              <w:color w:val="44546A" w:themeColor="text2"/>
              <w:sz w:val="21"/>
              <w:szCs w:val="18"/>
              <w:rPrChange w:id="6176" w:author="jie sun" w:date="2018-04-10T21:45:00Z">
                <w:rPr/>
              </w:rPrChange>
            </w:rPr>
            <w:fldChar w:fldCharType="separate"/>
          </w:r>
        </w:del>
      </w:ins>
      <w:ins w:id="6177" w:author="像个男人一样" w:date="2018-03-22T11:51:00Z">
        <w:del w:id="6178" w:author="jie sun" w:date="2018-04-10T21:45:00Z">
          <w:r w:rsidRPr="00454521" w:rsidDel="00454521">
            <w:rPr>
              <w:iCs/>
              <w:color w:val="44546A" w:themeColor="text2"/>
              <w:sz w:val="21"/>
              <w:szCs w:val="18"/>
              <w:rPrChange w:id="6179" w:author="jie sun" w:date="2018-04-10T21:45:00Z">
                <w:rPr/>
              </w:rPrChange>
            </w:rPr>
            <w:delText>5</w:delText>
          </w:r>
        </w:del>
      </w:ins>
      <w:ins w:id="6180" w:author="像个男人一样" w:date="2018-03-21T23:10:00Z">
        <w:del w:id="6181" w:author="jie sun" w:date="2018-04-10T21:45:00Z">
          <w:r w:rsidRPr="00454521" w:rsidDel="00454521">
            <w:rPr>
              <w:iCs/>
              <w:color w:val="44546A" w:themeColor="text2"/>
              <w:sz w:val="21"/>
              <w:szCs w:val="18"/>
              <w:rPrChange w:id="6182" w:author="jie sun" w:date="2018-04-10T21:45:00Z">
                <w:rPr/>
              </w:rPrChange>
            </w:rPr>
            <w:fldChar w:fldCharType="end"/>
          </w:r>
        </w:del>
        <w:bookmarkStart w:id="6183" w:name="_Toc26719"/>
        <w:bookmarkStart w:id="6184" w:name="_Toc10515"/>
        <w:bookmarkStart w:id="6185" w:name="_Toc32037"/>
        <w:bookmarkStart w:id="6186" w:name="_Toc32748"/>
        <w:bookmarkStart w:id="6187" w:name="_Toc32491"/>
        <w:bookmarkStart w:id="6188" w:name="_Toc8124"/>
        <w:bookmarkStart w:id="6189" w:name="_Toc2282"/>
        <w:bookmarkStart w:id="6190" w:name="_Toc31925"/>
        <w:bookmarkStart w:id="6191" w:name="_Toc21773"/>
        <w:bookmarkStart w:id="6192" w:name="_Toc15520"/>
        <w:bookmarkStart w:id="6193" w:name="_Toc31887"/>
        <w:bookmarkStart w:id="6194" w:name="_Toc21276"/>
        <w:bookmarkStart w:id="6195" w:name="_Toc18432"/>
        <w:bookmarkStart w:id="6196" w:name="_Toc25943"/>
        <w:bookmarkStart w:id="6197" w:name="_Toc9487"/>
        <w:bookmarkStart w:id="6198" w:name="_Toc16401"/>
        <w:r w:rsidRPr="00454521">
          <w:rPr>
            <w:iCs/>
            <w:color w:val="44546A" w:themeColor="text2"/>
            <w:sz w:val="21"/>
            <w:szCs w:val="18"/>
            <w:rPrChange w:id="6199" w:author="jie sun" w:date="2018-04-10T21:45:00Z">
              <w:rPr/>
            </w:rPrChange>
          </w:rPr>
          <w:t>:</w:t>
        </w:r>
        <w:del w:id="6200" w:author="JIE  SUN" w:date="2018-06-21T13:29:00Z">
          <w:r w:rsidRPr="00454521" w:rsidDel="008512DD">
            <w:rPr>
              <w:iCs/>
              <w:color w:val="44546A" w:themeColor="text2"/>
              <w:sz w:val="21"/>
              <w:szCs w:val="18"/>
              <w:rPrChange w:id="6201" w:author="jie sun" w:date="2018-04-10T21:45:00Z">
                <w:rPr/>
              </w:rPrChange>
            </w:rPr>
            <w:delText xml:space="preserve">Spinning Angle </w:delText>
          </w:r>
        </w:del>
      </w:ins>
      <w:ins w:id="6202" w:author="jie sun" w:date="2018-04-16T22:31:00Z">
        <w:del w:id="6203" w:author="JIE  SUN" w:date="2018-06-21T13:29:00Z">
          <w:r w:rsidR="00365076" w:rsidDel="008512DD">
            <w:delText>A</w:delText>
          </w:r>
        </w:del>
      </w:ins>
      <w:ins w:id="6204" w:author="像个男人一样" w:date="2018-03-21T23:10:00Z">
        <w:del w:id="6205" w:author="JIE  SUN" w:date="2018-06-21T13:29:00Z">
          <w:r w:rsidRPr="00454521" w:rsidDel="008512DD">
            <w:rPr>
              <w:iCs/>
              <w:color w:val="44546A" w:themeColor="text2"/>
              <w:sz w:val="21"/>
              <w:szCs w:val="18"/>
              <w:rPrChange w:id="6206" w:author="jie sun" w:date="2018-04-10T21:45:00Z">
                <w:rPr/>
              </w:rPrChange>
            </w:rPr>
            <w:delText xml:space="preserve">after High-pass </w:delText>
          </w:r>
        </w:del>
      </w:ins>
      <w:ins w:id="6207" w:author="jie sun" w:date="2018-04-16T22:31:00Z">
        <w:del w:id="6208" w:author="JIE  SUN" w:date="2018-06-21T13:29:00Z">
          <w:r w:rsidR="00365076" w:rsidDel="008512DD">
            <w:delText>A</w:delText>
          </w:r>
        </w:del>
      </w:ins>
      <w:ins w:id="6209" w:author="像个男人一样" w:date="2018-03-21T23:10:00Z">
        <w:del w:id="6210" w:author="JIE  SUN" w:date="2018-06-21T13:29:00Z">
          <w:r w:rsidRPr="00454521" w:rsidDel="008512DD">
            <w:rPr>
              <w:iCs/>
              <w:color w:val="44546A" w:themeColor="text2"/>
              <w:sz w:val="21"/>
              <w:szCs w:val="18"/>
              <w:rPrChange w:id="6211" w:author="jie sun" w:date="2018-04-10T21:45:00Z">
                <w:rPr/>
              </w:rPrChange>
            </w:rPr>
            <w:delText>algorithm</w:delText>
          </w:r>
        </w:del>
      </w:ins>
      <w:bookmarkEnd w:id="615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ins w:id="6212" w:author="JIE  SUN" w:date="2018-06-21T13:29:00Z">
        <w:r w:rsidR="008512DD">
          <w:t>The angle change putting the phone on the flat table</w:t>
        </w:r>
      </w:ins>
      <w:ins w:id="6213" w:author="JIE  SUN" w:date="2018-06-21T13:30:00Z">
        <w:r w:rsidR="008512DD">
          <w:t xml:space="preserve"> </w:t>
        </w:r>
      </w:ins>
    </w:p>
    <w:p w:rsidR="00C0161E" w:rsidRPr="00454521" w:rsidRDefault="00C0161E">
      <w:pPr>
        <w:pStyle w:val="Caption"/>
        <w:jc w:val="center"/>
        <w:rPr>
          <w:ins w:id="6214" w:author="jie sun" w:date="2018-04-10T21:53:00Z"/>
          <w:rPrChange w:id="6215" w:author="jie sun" w:date="2018-04-10T21:45:00Z">
            <w:rPr>
              <w:ins w:id="6216" w:author="jie sun" w:date="2018-04-10T21:53:00Z"/>
              <w:lang w:val="en-US"/>
            </w:rPr>
          </w:rPrChange>
        </w:rPr>
        <w:pPrChange w:id="6217" w:author="jie sun" w:date="2018-04-16T21:41:00Z">
          <w:pPr/>
        </w:pPrChange>
      </w:pPr>
    </w:p>
    <w:p w:rsidR="0087014B" w:rsidRDefault="008512DD">
      <w:pPr>
        <w:jc w:val="center"/>
        <w:rPr>
          <w:ins w:id="6218" w:author="JIE  SUN" w:date="2018-06-21T13:31:00Z"/>
          <w:lang w:val="en-US"/>
        </w:rPr>
        <w:pPrChange w:id="6219" w:author="JIE  SUN" w:date="2018-06-21T13:31:00Z">
          <w:pPr/>
        </w:pPrChange>
      </w:pPr>
      <w:ins w:id="6220" w:author="JIE  SUN" w:date="2018-06-21T13:31:00Z">
        <w:r>
          <w:rPr>
            <w:noProof/>
          </w:rPr>
          <w:drawing>
            <wp:inline distT="0" distB="0" distL="0" distR="0" wp14:anchorId="1B869FB5" wp14:editId="05E6453A">
              <wp:extent cx="4572000" cy="2743200"/>
              <wp:effectExtent l="0" t="0" r="0" b="0"/>
              <wp:docPr id="67" name="Chart 67"/>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ins>
    </w:p>
    <w:p w:rsidR="008512DD" w:rsidRDefault="00A64E7B">
      <w:pPr>
        <w:pStyle w:val="Caption"/>
        <w:jc w:val="center"/>
        <w:rPr>
          <w:ins w:id="6221" w:author="JIE  SUN" w:date="2018-06-21T13:31:00Z"/>
          <w:lang w:val="en-US"/>
        </w:rPr>
        <w:pPrChange w:id="6222" w:author="JIE  SUN" w:date="2018-06-21T13:36:00Z">
          <w:pPr/>
        </w:pPrChange>
      </w:pPr>
      <w:ins w:id="6223" w:author="JIE  SUN" w:date="2018-06-21T13:36:00Z">
        <w:r>
          <w:t xml:space="preserve">Figure </w:t>
        </w:r>
        <w:r>
          <w:fldChar w:fldCharType="begin"/>
        </w:r>
        <w:r>
          <w:instrText xml:space="preserve"> STYLEREF 1 \s </w:instrText>
        </w:r>
      </w:ins>
      <w:r>
        <w:fldChar w:fldCharType="separate"/>
      </w:r>
      <w:r>
        <w:rPr>
          <w:noProof/>
        </w:rPr>
        <w:t>4</w:t>
      </w:r>
      <w:ins w:id="6224" w:author="JIE  SUN" w:date="2018-06-21T13:36:00Z">
        <w:r>
          <w:fldChar w:fldCharType="end"/>
        </w:r>
        <w:r>
          <w:noBreakHyphen/>
        </w:r>
        <w:r>
          <w:fldChar w:fldCharType="begin"/>
        </w:r>
        <w:r>
          <w:instrText xml:space="preserve"> SEQ Figure \* ARABIC \s 1 </w:instrText>
        </w:r>
      </w:ins>
      <w:r>
        <w:fldChar w:fldCharType="separate"/>
      </w:r>
      <w:ins w:id="6225" w:author="JIE  SUN" w:date="2018-06-21T13:36:00Z">
        <w:r>
          <w:rPr>
            <w:noProof/>
          </w:rPr>
          <w:t>6</w:t>
        </w:r>
        <w:r>
          <w:fldChar w:fldCharType="end"/>
        </w:r>
        <w:r>
          <w:t>: Removing drift after Complementary Filter</w:t>
        </w:r>
      </w:ins>
    </w:p>
    <w:p w:rsidR="008512DD" w:rsidRDefault="008512DD">
      <w:pPr>
        <w:rPr>
          <w:lang w:val="en-US"/>
        </w:rPr>
      </w:pPr>
    </w:p>
    <w:p w:rsidR="0087014B" w:rsidRDefault="00D5184D">
      <w:pPr>
        <w:pStyle w:val="Heading4"/>
        <w:rPr>
          <w:lang w:val="en-GB"/>
        </w:rPr>
      </w:pPr>
      <w:bookmarkStart w:id="6226" w:name="OLE_LINK17"/>
      <w:r>
        <w:rPr>
          <w:lang w:val="en-GB"/>
        </w:rPr>
        <w:t xml:space="preserve">Calculating </w:t>
      </w:r>
      <w:del w:id="6227" w:author="jie sun" w:date="2018-04-16T21:24:00Z">
        <w:r w:rsidDel="007870B0">
          <w:rPr>
            <w:rFonts w:hint="eastAsia"/>
            <w:lang w:val="en-US"/>
          </w:rPr>
          <w:delText xml:space="preserve">a </w:delText>
        </w:r>
      </w:del>
      <w:ins w:id="6228" w:author="jie sun" w:date="2018-04-16T21:24:00Z">
        <w:r w:rsidR="007870B0">
          <w:rPr>
            <w:lang w:val="en-US"/>
          </w:rPr>
          <w:t>A</w:t>
        </w:r>
        <w:r w:rsidR="007870B0">
          <w:rPr>
            <w:rFonts w:hint="eastAsia"/>
            <w:lang w:val="en-US"/>
          </w:rPr>
          <w:t xml:space="preserve"> </w:t>
        </w:r>
        <w:r w:rsidR="007870B0">
          <w:rPr>
            <w:lang w:val="en-US"/>
          </w:rPr>
          <w:t>S</w:t>
        </w:r>
      </w:ins>
      <w:del w:id="6229" w:author="jie sun" w:date="2018-04-16T21:24:00Z">
        <w:r w:rsidDel="007870B0">
          <w:rPr>
            <w:rFonts w:hint="eastAsia"/>
            <w:lang w:val="en-US"/>
          </w:rPr>
          <w:delText>s</w:delText>
        </w:r>
      </w:del>
      <w:r>
        <w:rPr>
          <w:rFonts w:hint="eastAsia"/>
          <w:lang w:val="en-US"/>
        </w:rPr>
        <w:t xml:space="preserve">lant </w:t>
      </w:r>
      <w:ins w:id="6230" w:author="jie sun" w:date="2018-04-16T21:24:00Z">
        <w:r w:rsidR="007870B0">
          <w:rPr>
            <w:lang w:val="en-US"/>
          </w:rPr>
          <w:t>A</w:t>
        </w:r>
      </w:ins>
      <w:del w:id="6231" w:author="jie sun" w:date="2018-04-16T21:24:00Z">
        <w:r w:rsidDel="007870B0">
          <w:rPr>
            <w:rFonts w:hint="eastAsia"/>
            <w:lang w:val="en-US"/>
          </w:rPr>
          <w:delText>a</w:delText>
        </w:r>
      </w:del>
      <w:r>
        <w:rPr>
          <w:rFonts w:hint="eastAsia"/>
          <w:lang w:val="en-US"/>
        </w:rPr>
        <w:t xml:space="preserve">ngle </w:t>
      </w:r>
      <w:ins w:id="6232" w:author="jie sun" w:date="2018-04-16T21:24:00Z">
        <w:r w:rsidR="007870B0">
          <w:rPr>
            <w:lang w:val="en-GB"/>
          </w:rPr>
          <w:t>T</w:t>
        </w:r>
      </w:ins>
      <w:del w:id="6233" w:author="jie sun" w:date="2018-04-16T21:24:00Z">
        <w:r w:rsidDel="007870B0">
          <w:rPr>
            <w:lang w:val="en-GB"/>
          </w:rPr>
          <w:delText>t</w:delText>
        </w:r>
      </w:del>
      <w:r>
        <w:rPr>
          <w:lang w:val="en-GB"/>
        </w:rPr>
        <w:t xml:space="preserve">he </w:t>
      </w:r>
      <w:ins w:id="6234" w:author="jie sun" w:date="2018-04-16T21:24:00Z">
        <w:r w:rsidR="007870B0">
          <w:rPr>
            <w:lang w:val="en-GB"/>
          </w:rPr>
          <w:t>B</w:t>
        </w:r>
      </w:ins>
      <w:del w:id="6235" w:author="jie sun" w:date="2018-04-16T21:24:00Z">
        <w:r w:rsidDel="007870B0">
          <w:rPr>
            <w:lang w:val="en-GB"/>
          </w:rPr>
          <w:delText>b</w:delText>
        </w:r>
      </w:del>
      <w:r>
        <w:rPr>
          <w:lang w:val="en-GB"/>
        </w:rPr>
        <w:t xml:space="preserve">y </w:t>
      </w:r>
      <w:r>
        <w:rPr>
          <w:rFonts w:hint="eastAsia"/>
          <w:lang w:val="en-US"/>
        </w:rPr>
        <w:t xml:space="preserve">Accelerometer </w:t>
      </w:r>
    </w:p>
    <w:bookmarkEnd w:id="6226"/>
    <w:p w:rsidR="0087014B" w:rsidRDefault="00D5184D">
      <w:pPr>
        <w:rPr>
          <w:del w:id="6236" w:author="像个男人一样" w:date="2018-03-21T02:03:00Z"/>
          <w:lang w:val="en-GB"/>
        </w:rPr>
      </w:pPr>
      <w:r>
        <w:rPr>
          <w:lang w:val="en-GB"/>
        </w:rPr>
        <w:t>At first,</w:t>
      </w:r>
      <w:r>
        <w:rPr>
          <w:rFonts w:hint="eastAsia"/>
          <w:lang w:val="en-US"/>
        </w:rPr>
        <w:t xml:space="preserve"> </w:t>
      </w:r>
      <w:del w:id="6237" w:author="JIE  SUN" w:date="2018-06-21T13:37:00Z">
        <w:r w:rsidDel="001540FD">
          <w:rPr>
            <w:rFonts w:hint="eastAsia"/>
            <w:lang w:val="en-US"/>
          </w:rPr>
          <w:delText xml:space="preserve">let us </w:delText>
        </w:r>
        <w:r w:rsidDel="001540FD">
          <w:rPr>
            <w:lang w:val="en-GB"/>
          </w:rPr>
          <w:delText xml:space="preserve">try to </w:delText>
        </w:r>
      </w:del>
      <w:ins w:id="6238" w:author="JIE  SUN" w:date="2018-06-21T13:37:00Z">
        <w:r w:rsidR="003566E5">
          <w:rPr>
            <w:lang w:val="en-GB"/>
          </w:rPr>
          <w:t xml:space="preserve">it </w:t>
        </w:r>
      </w:ins>
      <w:del w:id="6239" w:author="JIE  SUN" w:date="2018-06-21T13:37:00Z">
        <w:r w:rsidDel="001540FD">
          <w:rPr>
            <w:lang w:val="en-GB"/>
          </w:rPr>
          <w:delText xml:space="preserve">only </w:delText>
        </w:r>
      </w:del>
      <w:r>
        <w:rPr>
          <w:lang w:val="en-GB"/>
        </w:rPr>
        <w:t>use</w:t>
      </w:r>
      <w:ins w:id="6240" w:author="JIE  SUN" w:date="2018-06-21T13:37:00Z">
        <w:r w:rsidR="003566E5">
          <w:rPr>
            <w:lang w:val="en-GB"/>
          </w:rPr>
          <w:t>s</w:t>
        </w:r>
      </w:ins>
      <w:r>
        <w:rPr>
          <w:lang w:val="en-GB"/>
        </w:rPr>
        <w:t xml:space="preserve"> the </w:t>
      </w:r>
      <w:r>
        <w:rPr>
          <w:rFonts w:hint="eastAsia"/>
          <w:lang w:val="en-US"/>
        </w:rPr>
        <w:t xml:space="preserve">Accelerometer </w:t>
      </w:r>
      <w:r>
        <w:rPr>
          <w:lang w:val="en-GB"/>
        </w:rPr>
        <w:t>to calculate the angle</w:t>
      </w:r>
      <w:r>
        <w:rPr>
          <w:rFonts w:hint="eastAsia"/>
          <w:lang w:val="en-US"/>
        </w:rPr>
        <w:t xml:space="preserve"> of action 1: shaking the sticks in perpendicular to the body. We can imagine that when the glow stick is shaken in perpendicular direction with the body, nearly only the acceleration of </w:t>
      </w:r>
      <w:del w:id="6241" w:author="jie sun" w:date="2018-04-08T18:29:00Z">
        <w:r w:rsidDel="00AA37F6">
          <w:rPr>
            <w:rFonts w:hint="eastAsia"/>
            <w:lang w:val="en-US"/>
          </w:rPr>
          <w:delText xml:space="preserve"> </w:delText>
        </w:r>
      </w:del>
      <w:r>
        <w:rPr>
          <w:rFonts w:hint="eastAsia"/>
          <w:lang w:val="en-US"/>
        </w:rPr>
        <w:t>Z axis acceleration will change during the shaking period.</w:t>
      </w:r>
    </w:p>
    <w:p w:rsidR="0087014B" w:rsidRDefault="0087014B">
      <w:pPr>
        <w:rPr>
          <w:lang w:val="en-GB"/>
        </w:rPr>
      </w:pPr>
    </w:p>
    <w:p w:rsidR="0087014B" w:rsidRDefault="00D5184D">
      <w:pPr>
        <w:rPr>
          <w:lang w:val="en-US"/>
        </w:rPr>
      </w:pPr>
      <w:r>
        <w:rPr>
          <w:rFonts w:hint="eastAsia"/>
          <w:lang w:val="en-US"/>
        </w:rPr>
        <w:t>How can we calculate the angle value by only accelerometer?</w:t>
      </w:r>
    </w:p>
    <w:p w:rsidR="0087014B" w:rsidRDefault="00D5184D">
      <w:pPr>
        <w:rPr>
          <w:lang w:val="en-US"/>
        </w:rPr>
      </w:pPr>
      <w:r>
        <w:rPr>
          <w:lang w:val="en-US"/>
        </w:rPr>
        <w:t xml:space="preserve">We should use the gravity during this process. </w:t>
      </w:r>
      <w:del w:id="6242" w:author="jie sun" w:date="2018-04-08T18:30:00Z">
        <w:r w:rsidDel="001E419C">
          <w:rPr>
            <w:lang w:val="en-US"/>
          </w:rPr>
          <w:delText>First of all</w:delText>
        </w:r>
      </w:del>
      <w:ins w:id="6243" w:author="jie sun" w:date="2018-04-08T18:30:00Z">
        <w:r w:rsidR="001E419C">
          <w:rPr>
            <w:lang w:val="en-US"/>
          </w:rPr>
          <w:t xml:space="preserve">Firstly </w:t>
        </w:r>
      </w:ins>
      <w:del w:id="6244" w:author="jie sun" w:date="2018-04-08T18:30:00Z">
        <w:r w:rsidDel="001E419C">
          <w:rPr>
            <w:lang w:val="en-US"/>
          </w:rPr>
          <w:delText xml:space="preserve">, </w:delText>
        </w:r>
      </w:del>
      <w:r>
        <w:rPr>
          <w:lang w:val="en-US"/>
        </w:rPr>
        <w:t xml:space="preserve">let us see a </w:t>
      </w:r>
      <w:del w:id="6245" w:author="jie sun" w:date="2018-04-10T21:36:00Z">
        <w:r w:rsidDel="009564EA">
          <w:rPr>
            <w:rFonts w:hint="eastAsia"/>
            <w:lang w:val="en-US"/>
          </w:rPr>
          <w:delText xml:space="preserve">picture </w:delText>
        </w:r>
      </w:del>
      <w:ins w:id="6246" w:author="jie sun" w:date="2018-04-10T21:36:00Z">
        <w:r w:rsidR="009564EA">
          <w:rPr>
            <w:rFonts w:hint="eastAsia"/>
            <w:lang w:val="en-US"/>
          </w:rPr>
          <w:t>f</w:t>
        </w:r>
        <w:r w:rsidR="009564EA">
          <w:rPr>
            <w:lang w:val="en-US"/>
          </w:rPr>
          <w:t xml:space="preserve">igure </w:t>
        </w:r>
      </w:ins>
      <w:r>
        <w:rPr>
          <w:lang w:val="en-US"/>
        </w:rPr>
        <w:t xml:space="preserve">below, imagine that is a phone put on the </w:t>
      </w:r>
      <w:del w:id="6247" w:author="jie sun" w:date="2018-04-08T18:29:00Z">
        <w:r w:rsidDel="00AA37F6">
          <w:rPr>
            <w:lang w:val="en-US"/>
          </w:rPr>
          <w:delText xml:space="preserve"> </w:delText>
        </w:r>
      </w:del>
      <w:r>
        <w:rPr>
          <w:lang w:val="en-US"/>
        </w:rPr>
        <w:t>horizontal desk and the g means gravitational acceleration which is g=9.80665 m/s^2</w:t>
      </w:r>
      <w:del w:id="6248" w:author="jie sun" w:date="2018-04-10T20:55:00Z">
        <w:r w:rsidDel="004E123B">
          <w:rPr>
            <w:lang w:val="en-US"/>
          </w:rPr>
          <w:delText>, which should not be taken much time to explain more</w:delText>
        </w:r>
      </w:del>
      <w:r>
        <w:rPr>
          <w:lang w:val="en-US"/>
        </w:rPr>
        <w:t>.</w:t>
      </w:r>
      <w:del w:id="6249" w:author="像个男人一样" w:date="2018-03-21T21:24:00Z">
        <w:r>
          <w:rPr>
            <w:rFonts w:hint="eastAsia"/>
            <w:lang w:val="en-US"/>
          </w:rPr>
          <w:delText xml:space="preserve"> </w:delText>
        </w:r>
      </w:del>
    </w:p>
    <w:p w:rsidR="0087014B" w:rsidRDefault="00D5184D">
      <w:pPr>
        <w:rPr>
          <w:del w:id="6250" w:author="像个男人一样" w:date="2018-03-21T02:09:00Z"/>
          <w:lang w:val="en-US"/>
        </w:rPr>
      </w:pPr>
      <w:del w:id="6251" w:author="像个男人一样" w:date="2018-03-21T02:09:00Z">
        <w:r>
          <w:rPr>
            <w:rFonts w:hint="eastAsia"/>
            <w:lang w:val="en-US"/>
          </w:rPr>
          <w:delText>(</w:delText>
        </w:r>
        <w:bookmarkStart w:id="6252" w:name="OLE_LINK22"/>
        <w:r>
          <w:rPr>
            <w:rFonts w:hint="eastAsia"/>
            <w:lang w:val="en-US"/>
          </w:rPr>
          <w:delText>http://blog.csdn.net/u010389437/article/details/38541561</w:delText>
        </w:r>
        <w:bookmarkEnd w:id="6252"/>
        <w:r>
          <w:rPr>
            <w:rFonts w:hint="eastAsia"/>
            <w:lang w:val="en-US"/>
          </w:rPr>
          <w:delText>)</w:delText>
        </w:r>
      </w:del>
    </w:p>
    <w:p w:rsidR="0087014B" w:rsidRDefault="00D5184D">
      <w:pPr>
        <w:pStyle w:val="Caption"/>
        <w:jc w:val="center"/>
        <w:rPr>
          <w:ins w:id="6253" w:author="像个男人一样" w:date="2018-03-22T11:50:00Z"/>
        </w:rPr>
        <w:pPrChange w:id="6254" w:author="jie sun" w:date="2018-04-16T21:41:00Z">
          <w:pPr/>
        </w:pPrChange>
      </w:pPr>
      <w:r>
        <w:rPr>
          <w:rFonts w:ascii="SimSun" w:eastAsia="SimSun" w:hAnsi="SimSun" w:cs="SimSun"/>
          <w:noProof/>
          <w:szCs w:val="24"/>
        </w:rPr>
        <w:drawing>
          <wp:inline distT="0" distB="0" distL="114300" distR="114300">
            <wp:extent cx="2857500" cy="1714500"/>
            <wp:effectExtent l="0" t="0" r="0" b="0"/>
            <wp:docPr id="3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6"/>
                    <pic:cNvPicPr>
                      <a:picLocks noChangeAspect="1"/>
                    </pic:cNvPicPr>
                  </pic:nvPicPr>
                  <pic:blipFill>
                    <a:blip r:embed="rId50"/>
                    <a:stretch>
                      <a:fillRect/>
                    </a:stretch>
                  </pic:blipFill>
                  <pic:spPr>
                    <a:xfrm>
                      <a:off x="0" y="0"/>
                      <a:ext cx="2857500" cy="1714500"/>
                    </a:xfrm>
                    <a:prstGeom prst="rect">
                      <a:avLst/>
                    </a:prstGeom>
                    <a:noFill/>
                    <a:ln w="9525">
                      <a:noFill/>
                    </a:ln>
                  </pic:spPr>
                </pic:pic>
              </a:graphicData>
            </a:graphic>
          </wp:inline>
        </w:drawing>
      </w:r>
    </w:p>
    <w:p w:rsidR="0087014B" w:rsidRDefault="00D5184D">
      <w:pPr>
        <w:pStyle w:val="Caption"/>
        <w:jc w:val="center"/>
        <w:pPrChange w:id="6255" w:author="jie sun" w:date="2018-04-16T21:41:00Z">
          <w:pPr/>
        </w:pPrChange>
      </w:pPr>
      <w:bookmarkStart w:id="6256" w:name="_Toc511906347"/>
      <w:ins w:id="6257" w:author="像个男人一样" w:date="2018-03-22T11:51:00Z">
        <w:r>
          <w:t xml:space="preserve">Figure </w:t>
        </w:r>
      </w:ins>
      <w:ins w:id="6258" w:author="JIE  SUN" w:date="2018-06-21T13:36:00Z">
        <w:r w:rsidR="00A64E7B">
          <w:fldChar w:fldCharType="begin"/>
        </w:r>
        <w:r w:rsidR="00A64E7B">
          <w:instrText xml:space="preserve"> STYLEREF 1 \s </w:instrText>
        </w:r>
      </w:ins>
      <w:r w:rsidR="00A64E7B">
        <w:fldChar w:fldCharType="separate"/>
      </w:r>
      <w:r w:rsidR="00A64E7B">
        <w:rPr>
          <w:noProof/>
        </w:rPr>
        <w:t>4</w:t>
      </w:r>
      <w:ins w:id="625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260" w:author="JIE  SUN" w:date="2018-06-21T13:36:00Z">
        <w:r w:rsidR="00A64E7B">
          <w:rPr>
            <w:noProof/>
          </w:rPr>
          <w:t>7</w:t>
        </w:r>
        <w:r w:rsidR="00A64E7B">
          <w:fldChar w:fldCharType="end"/>
        </w:r>
      </w:ins>
      <w:ins w:id="6261" w:author="jie sun" w:date="2018-04-19T13:00:00Z">
        <w:del w:id="6262" w:author="JIE  SUN" w:date="2018-06-21T13:34:00Z">
          <w:r w:rsidR="00083FE7" w:rsidDel="00A64E7B">
            <w:fldChar w:fldCharType="begin"/>
          </w:r>
          <w:r w:rsidR="00083FE7" w:rsidDel="00A64E7B">
            <w:delInstrText xml:space="preserve"> STYLEREF 1 \s </w:delInstrText>
          </w:r>
        </w:del>
      </w:ins>
      <w:del w:id="6263" w:author="JIE  SUN" w:date="2018-06-21T13:34:00Z">
        <w:r w:rsidR="00083FE7" w:rsidDel="00A64E7B">
          <w:fldChar w:fldCharType="separate"/>
        </w:r>
        <w:r w:rsidR="00083FE7" w:rsidDel="00A64E7B">
          <w:rPr>
            <w:noProof/>
          </w:rPr>
          <w:delText>4</w:delText>
        </w:r>
      </w:del>
      <w:ins w:id="6264" w:author="jie sun" w:date="2018-04-19T13:00:00Z">
        <w:del w:id="626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266" w:author="JIE  SUN" w:date="2018-06-21T13:34:00Z">
        <w:r w:rsidR="00083FE7" w:rsidDel="00A64E7B">
          <w:fldChar w:fldCharType="separate"/>
        </w:r>
      </w:del>
      <w:ins w:id="6267" w:author="jie sun" w:date="2018-04-19T13:00:00Z">
        <w:del w:id="6268" w:author="JIE  SUN" w:date="2018-06-21T13:34:00Z">
          <w:r w:rsidR="00083FE7" w:rsidDel="00A64E7B">
            <w:rPr>
              <w:noProof/>
            </w:rPr>
            <w:delText>6</w:delText>
          </w:r>
          <w:r w:rsidR="00083FE7" w:rsidDel="00A64E7B">
            <w:fldChar w:fldCharType="end"/>
          </w:r>
        </w:del>
      </w:ins>
      <w:ins w:id="6269" w:author="像个男人一样" w:date="2018-03-22T11:51:00Z">
        <w:del w:id="627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r w:rsidDel="00454521">
            <w:delText>6</w:delText>
          </w:r>
          <w:r w:rsidDel="00454521">
            <w:fldChar w:fldCharType="end"/>
          </w:r>
        </w:del>
        <w:bookmarkStart w:id="6271" w:name="_Toc8037"/>
        <w:bookmarkStart w:id="6272" w:name="_Toc12839"/>
        <w:bookmarkStart w:id="6273" w:name="_Toc19197"/>
        <w:bookmarkStart w:id="6274" w:name="_Toc2749"/>
        <w:bookmarkStart w:id="6275" w:name="_Toc19543"/>
        <w:bookmarkStart w:id="6276" w:name="_Toc24611"/>
        <w:r>
          <w:rPr>
            <w:rFonts w:hint="eastAsia"/>
          </w:rPr>
          <w:t xml:space="preserve">: The </w:t>
        </w:r>
      </w:ins>
      <w:ins w:id="6277" w:author="jie sun" w:date="2018-04-16T22:31:00Z">
        <w:r w:rsidR="00BE610E">
          <w:t>D</w:t>
        </w:r>
      </w:ins>
      <w:ins w:id="6278" w:author="像个男人一样" w:date="2018-03-22T11:51:00Z">
        <w:del w:id="6279" w:author="jie sun" w:date="2018-04-16T22:31:00Z">
          <w:r w:rsidDel="00BE610E">
            <w:rPr>
              <w:rFonts w:hint="eastAsia"/>
            </w:rPr>
            <w:delText>d</w:delText>
          </w:r>
        </w:del>
        <w:r>
          <w:rPr>
            <w:rFonts w:hint="eastAsia"/>
          </w:rPr>
          <w:t xml:space="preserve">irection </w:t>
        </w:r>
      </w:ins>
      <w:ins w:id="6280" w:author="jie sun" w:date="2018-04-16T22:31:00Z">
        <w:r w:rsidR="00BE610E">
          <w:t>O</w:t>
        </w:r>
      </w:ins>
      <w:ins w:id="6281" w:author="像个男人一样" w:date="2018-03-22T11:51:00Z">
        <w:del w:id="6282" w:author="jie sun" w:date="2018-04-16T22:31:00Z">
          <w:r w:rsidDel="00BE610E">
            <w:rPr>
              <w:rFonts w:hint="eastAsia"/>
            </w:rPr>
            <w:delText>o</w:delText>
          </w:r>
        </w:del>
        <w:r>
          <w:rPr>
            <w:rFonts w:hint="eastAsia"/>
          </w:rPr>
          <w:t xml:space="preserve">f </w:t>
        </w:r>
      </w:ins>
      <w:ins w:id="6283" w:author="jie sun" w:date="2018-04-16T22:32:00Z">
        <w:r w:rsidR="00BE610E">
          <w:t>T</w:t>
        </w:r>
      </w:ins>
      <w:ins w:id="6284" w:author="像个男人一样" w:date="2018-03-22T11:51:00Z">
        <w:del w:id="6285" w:author="jie sun" w:date="2018-04-16T22:32:00Z">
          <w:r w:rsidDel="00BE610E">
            <w:rPr>
              <w:rFonts w:hint="eastAsia"/>
            </w:rPr>
            <w:delText>t</w:delText>
          </w:r>
        </w:del>
        <w:r>
          <w:rPr>
            <w:rFonts w:hint="eastAsia"/>
          </w:rPr>
          <w:t xml:space="preserve">he </w:t>
        </w:r>
      </w:ins>
      <w:ins w:id="6286" w:author="jie sun" w:date="2018-04-16T22:32:00Z">
        <w:r w:rsidR="00BE610E">
          <w:t>G</w:t>
        </w:r>
      </w:ins>
      <w:ins w:id="6287" w:author="像个男人一样" w:date="2018-03-22T11:51:00Z">
        <w:del w:id="6288" w:author="jie sun" w:date="2018-04-16T22:32:00Z">
          <w:r w:rsidDel="00BE610E">
            <w:rPr>
              <w:rFonts w:hint="eastAsia"/>
            </w:rPr>
            <w:delText>g</w:delText>
          </w:r>
        </w:del>
        <w:r>
          <w:rPr>
            <w:rFonts w:hint="eastAsia"/>
          </w:rPr>
          <w:t xml:space="preserve">ravitational </w:t>
        </w:r>
      </w:ins>
      <w:ins w:id="6289" w:author="jie sun" w:date="2018-04-16T22:32:00Z">
        <w:r w:rsidR="00BE610E">
          <w:t>A</w:t>
        </w:r>
      </w:ins>
      <w:ins w:id="6290" w:author="像个男人一样" w:date="2018-03-22T11:51:00Z">
        <w:del w:id="6291" w:author="jie sun" w:date="2018-04-16T22:32:00Z">
          <w:r w:rsidDel="00BE610E">
            <w:rPr>
              <w:rFonts w:hint="eastAsia"/>
            </w:rPr>
            <w:delText>a</w:delText>
          </w:r>
        </w:del>
        <w:r>
          <w:rPr>
            <w:rFonts w:hint="eastAsia"/>
          </w:rPr>
          <w:t xml:space="preserve">cceleration </w:t>
        </w:r>
      </w:ins>
      <w:ins w:id="6292" w:author="jie sun" w:date="2018-04-16T22:32:00Z">
        <w:r w:rsidR="00BE610E">
          <w:t>O</w:t>
        </w:r>
      </w:ins>
      <w:ins w:id="6293" w:author="像个男人一样" w:date="2018-03-22T11:51:00Z">
        <w:del w:id="6294" w:author="jie sun" w:date="2018-04-16T22:32:00Z">
          <w:r w:rsidDel="00BE610E">
            <w:rPr>
              <w:rFonts w:hint="eastAsia"/>
            </w:rPr>
            <w:delText>o</w:delText>
          </w:r>
        </w:del>
        <w:r>
          <w:rPr>
            <w:rFonts w:hint="eastAsia"/>
          </w:rPr>
          <w:t xml:space="preserve">f </w:t>
        </w:r>
      </w:ins>
      <w:ins w:id="6295" w:author="jie sun" w:date="2018-04-16T22:32:00Z">
        <w:r w:rsidR="00BE610E">
          <w:t>A</w:t>
        </w:r>
      </w:ins>
      <w:ins w:id="6296" w:author="像个男人一样" w:date="2018-03-22T11:51:00Z">
        <w:del w:id="6297" w:author="jie sun" w:date="2018-04-16T22:32:00Z">
          <w:r w:rsidDel="00BE610E">
            <w:rPr>
              <w:rFonts w:hint="eastAsia"/>
            </w:rPr>
            <w:delText>a</w:delText>
          </w:r>
        </w:del>
        <w:r>
          <w:rPr>
            <w:rFonts w:hint="eastAsia"/>
          </w:rPr>
          <w:t xml:space="preserve">n </w:t>
        </w:r>
      </w:ins>
      <w:ins w:id="6298" w:author="jie sun" w:date="2018-04-16T22:32:00Z">
        <w:r w:rsidR="00BE610E">
          <w:t>O</w:t>
        </w:r>
      </w:ins>
      <w:ins w:id="6299" w:author="像个男人一样" w:date="2018-03-22T11:51:00Z">
        <w:del w:id="6300" w:author="jie sun" w:date="2018-04-16T22:32:00Z">
          <w:r w:rsidDel="00BE610E">
            <w:rPr>
              <w:rFonts w:hint="eastAsia"/>
            </w:rPr>
            <w:delText>o</w:delText>
          </w:r>
        </w:del>
        <w:r>
          <w:rPr>
            <w:rFonts w:hint="eastAsia"/>
          </w:rPr>
          <w:t>bject</w:t>
        </w:r>
      </w:ins>
      <w:bookmarkEnd w:id="6271"/>
      <w:bookmarkEnd w:id="6272"/>
      <w:bookmarkEnd w:id="6273"/>
      <w:bookmarkEnd w:id="6274"/>
      <w:bookmarkEnd w:id="6275"/>
      <w:bookmarkEnd w:id="6276"/>
      <w:customXmlInsRangeStart w:id="6301" w:author="jie sun" w:date="2018-04-10T21:44:00Z"/>
      <w:sdt>
        <w:sdtPr>
          <w:rPr>
            <w:rFonts w:hint="eastAsia"/>
          </w:rPr>
          <w:id w:val="2082944928"/>
          <w:citation/>
        </w:sdtPr>
        <w:sdtContent>
          <w:customXmlInsRangeEnd w:id="6301"/>
          <w:ins w:id="6302" w:author="jie sun" w:date="2018-04-10T21:44:00Z">
            <w:r w:rsidR="00C65215">
              <w:fldChar w:fldCharType="begin"/>
            </w:r>
            <w:r w:rsidR="00C65215">
              <w:instrText xml:space="preserve"> </w:instrText>
            </w:r>
            <w:r w:rsidR="00C65215">
              <w:rPr>
                <w:rFonts w:hint="eastAsia"/>
              </w:rPr>
              <w:instrText>CITATION CSD14 \l 2052</w:instrText>
            </w:r>
            <w:r w:rsidR="00C65215">
              <w:instrText xml:space="preserve"> </w:instrText>
            </w:r>
          </w:ins>
          <w:r w:rsidR="00C65215">
            <w:fldChar w:fldCharType="separate"/>
          </w:r>
          <w:r w:rsidR="006116D1">
            <w:rPr>
              <w:rFonts w:hint="eastAsia"/>
              <w:noProof/>
            </w:rPr>
            <w:t xml:space="preserve"> (CSDN Blogs, 2014)</w:t>
          </w:r>
          <w:ins w:id="6303" w:author="jie sun" w:date="2018-04-10T21:44:00Z">
            <w:r w:rsidR="00C65215">
              <w:fldChar w:fldCharType="end"/>
            </w:r>
          </w:ins>
          <w:customXmlInsRangeStart w:id="6304" w:author="jie sun" w:date="2018-04-10T21:44:00Z"/>
        </w:sdtContent>
      </w:sdt>
      <w:customXmlInsRangeEnd w:id="6304"/>
      <w:bookmarkEnd w:id="6256"/>
    </w:p>
    <w:p w:rsidR="0087014B" w:rsidRDefault="00D5184D">
      <w:pPr>
        <w:rPr>
          <w:lang w:val="en-US"/>
        </w:rPr>
      </w:pPr>
      <w:r>
        <w:rPr>
          <w:rFonts w:hint="eastAsia"/>
          <w:lang w:val="en-US"/>
        </w:rPr>
        <w:t xml:space="preserve">When the position changes like the picture below, and what information we can get is that  the acceleration of X , Y and Z are Ax, Ay and Az respectively, and  the value of radian: </w:t>
      </w:r>
      <w:r>
        <w:rPr>
          <w:rFonts w:hint="eastAsia"/>
          <w:lang w:val="en-US"/>
        </w:rPr>
        <w:t>α</w:t>
      </w:r>
      <w:r>
        <w:rPr>
          <w:rFonts w:hint="eastAsia"/>
          <w:lang w:val="en-US"/>
        </w:rPr>
        <w:t xml:space="preserve">1 </w:t>
      </w:r>
      <w:r>
        <w:rPr>
          <w:rFonts w:hint="eastAsia"/>
          <w:lang w:val="en-US"/>
        </w:rPr>
        <w:t>、β</w:t>
      </w:r>
      <w:r>
        <w:rPr>
          <w:rFonts w:hint="eastAsia"/>
          <w:lang w:val="en-US"/>
        </w:rPr>
        <w:t xml:space="preserve">1 </w:t>
      </w:r>
      <w:r>
        <w:rPr>
          <w:rFonts w:hint="eastAsia"/>
          <w:lang w:val="en-US"/>
        </w:rPr>
        <w:t>、γ</w:t>
      </w:r>
      <w:r>
        <w:rPr>
          <w:rFonts w:hint="eastAsia"/>
          <w:lang w:val="en-US"/>
        </w:rPr>
        <w:t xml:space="preserve">1 are the angles between X, Y and Z with horizontal line  respectively and  absolutely </w:t>
      </w:r>
      <w:r>
        <w:rPr>
          <w:rFonts w:hint="eastAsia"/>
          <w:lang w:val="en-US"/>
        </w:rPr>
        <w:t>α</w:t>
      </w:r>
      <w:r>
        <w:rPr>
          <w:rFonts w:hint="eastAsia"/>
          <w:lang w:val="en-US"/>
        </w:rPr>
        <w:t xml:space="preserve"> </w:t>
      </w:r>
      <w:r>
        <w:rPr>
          <w:rFonts w:hint="eastAsia"/>
          <w:lang w:val="en-US"/>
        </w:rPr>
        <w:t>、β</w:t>
      </w:r>
      <w:r>
        <w:rPr>
          <w:rFonts w:hint="eastAsia"/>
          <w:lang w:val="en-US"/>
        </w:rPr>
        <w:t xml:space="preserve"> </w:t>
      </w:r>
      <w:r>
        <w:rPr>
          <w:rFonts w:hint="eastAsia"/>
          <w:lang w:val="en-US"/>
        </w:rPr>
        <w:t>、γ</w:t>
      </w:r>
      <w:r>
        <w:rPr>
          <w:rFonts w:hint="eastAsia"/>
          <w:lang w:val="en-US"/>
        </w:rPr>
        <w:t xml:space="preserve"> are the angles between X,Y and Z with g line:  </w:t>
      </w:r>
      <w:r>
        <w:rPr>
          <w:rFonts w:hint="eastAsia"/>
          <w:lang w:val="en-US"/>
        </w:rPr>
        <w:t>α</w:t>
      </w:r>
      <w:r>
        <w:rPr>
          <w:rFonts w:hint="eastAsia"/>
          <w:lang w:val="en-US"/>
        </w:rPr>
        <w:t xml:space="preserve"> = 90</w:t>
      </w:r>
      <w:r>
        <w:rPr>
          <w:rFonts w:hint="eastAsia"/>
          <w:lang w:val="en-US"/>
        </w:rPr>
        <w:t>°</w:t>
      </w:r>
      <w:r>
        <w:rPr>
          <w:rFonts w:hint="eastAsia"/>
          <w:lang w:val="en-US"/>
        </w:rPr>
        <w:t xml:space="preserve">- </w:t>
      </w:r>
      <w:r>
        <w:rPr>
          <w:rFonts w:hint="eastAsia"/>
          <w:lang w:val="en-US"/>
        </w:rPr>
        <w:t>α</w:t>
      </w:r>
      <w:r>
        <w:rPr>
          <w:rFonts w:hint="eastAsia"/>
          <w:lang w:val="en-US"/>
        </w:rPr>
        <w:t>1</w:t>
      </w:r>
      <w:r>
        <w:rPr>
          <w:rFonts w:hint="eastAsia"/>
          <w:lang w:val="en-US"/>
        </w:rPr>
        <w:t>，</w:t>
      </w:r>
      <w:r>
        <w:rPr>
          <w:rFonts w:hint="eastAsia"/>
          <w:lang w:val="en-US"/>
        </w:rPr>
        <w:t xml:space="preserve"> </w:t>
      </w:r>
      <w:r>
        <w:rPr>
          <w:rFonts w:hint="eastAsia"/>
          <w:lang w:val="en-US"/>
        </w:rPr>
        <w:t>β</w:t>
      </w:r>
      <w:r>
        <w:rPr>
          <w:rFonts w:hint="eastAsia"/>
          <w:lang w:val="en-US"/>
        </w:rPr>
        <w:t xml:space="preserve"> = 90</w:t>
      </w:r>
      <w:r>
        <w:rPr>
          <w:rFonts w:hint="eastAsia"/>
          <w:lang w:val="en-US"/>
        </w:rPr>
        <w:t>°</w:t>
      </w:r>
      <w:r>
        <w:rPr>
          <w:rFonts w:hint="eastAsia"/>
          <w:lang w:val="en-US"/>
        </w:rPr>
        <w:t xml:space="preserve">- </w:t>
      </w:r>
      <w:r>
        <w:rPr>
          <w:rFonts w:hint="eastAsia"/>
          <w:lang w:val="en-US"/>
        </w:rPr>
        <w:t>β</w:t>
      </w:r>
      <w:r>
        <w:rPr>
          <w:rFonts w:hint="eastAsia"/>
          <w:lang w:val="en-US"/>
        </w:rPr>
        <w:t xml:space="preserve">1 </w:t>
      </w:r>
      <w:r>
        <w:rPr>
          <w:rFonts w:hint="eastAsia"/>
          <w:lang w:val="en-US"/>
        </w:rPr>
        <w:t>，</w:t>
      </w:r>
      <w:r>
        <w:rPr>
          <w:rFonts w:hint="eastAsia"/>
          <w:lang w:val="en-US"/>
        </w:rPr>
        <w:t xml:space="preserve"> </w:t>
      </w:r>
      <w:r>
        <w:rPr>
          <w:rFonts w:hint="eastAsia"/>
          <w:lang w:val="en-US"/>
        </w:rPr>
        <w:t>γ</w:t>
      </w:r>
      <w:r>
        <w:rPr>
          <w:rFonts w:hint="eastAsia"/>
          <w:lang w:val="en-US"/>
        </w:rPr>
        <w:t xml:space="preserve"> =</w:t>
      </w:r>
      <w:bookmarkStart w:id="6305" w:name="OLE_LINK9"/>
      <w:r>
        <w:rPr>
          <w:rFonts w:hint="eastAsia"/>
          <w:lang w:val="en-US"/>
        </w:rPr>
        <w:t xml:space="preserve"> 90</w:t>
      </w:r>
      <w:r>
        <w:rPr>
          <w:rFonts w:hint="eastAsia"/>
          <w:lang w:val="en-US"/>
        </w:rPr>
        <w:t>°</w:t>
      </w:r>
      <w:bookmarkEnd w:id="6305"/>
      <w:r>
        <w:rPr>
          <w:rFonts w:hint="eastAsia"/>
          <w:lang w:val="en-US"/>
        </w:rPr>
        <w:t xml:space="preserve">- </w:t>
      </w:r>
      <w:bookmarkStart w:id="6306" w:name="OLE_LINK16"/>
      <w:r>
        <w:rPr>
          <w:rFonts w:hint="eastAsia"/>
          <w:lang w:val="en-US"/>
        </w:rPr>
        <w:t>γ</w:t>
      </w:r>
      <w:ins w:id="6307" w:author="jie sun" w:date="2018-04-11T17:31:00Z">
        <w:r w:rsidR="00264CC3">
          <w:rPr>
            <w:rFonts w:hint="eastAsia"/>
            <w:lang w:val="en-US"/>
          </w:rPr>
          <w:t>1.</w:t>
        </w:r>
        <w:r w:rsidR="00264CC3">
          <w:rPr>
            <w:lang w:val="en-US"/>
          </w:rPr>
          <w:t xml:space="preserve"> </w:t>
        </w:r>
      </w:ins>
      <w:del w:id="6308" w:author="jie sun" w:date="2018-04-11T17:31:00Z">
        <w:r w:rsidDel="00264CC3">
          <w:rPr>
            <w:rFonts w:hint="eastAsia"/>
            <w:lang w:val="en-US"/>
          </w:rPr>
          <w:delText>1</w:delText>
        </w:r>
        <w:bookmarkEnd w:id="6306"/>
        <w:r w:rsidDel="00264CC3">
          <w:rPr>
            <w:rFonts w:hint="eastAsia"/>
            <w:lang w:val="en-US"/>
          </w:rPr>
          <w:delText>。</w:delText>
        </w:r>
      </w:del>
      <w:r>
        <w:rPr>
          <w:rFonts w:hint="eastAsia"/>
          <w:lang w:val="en-US"/>
        </w:rPr>
        <w:t>We can get: Ax = gcos</w:t>
      </w:r>
      <w:r>
        <w:rPr>
          <w:rFonts w:hint="eastAsia"/>
          <w:lang w:val="en-US"/>
        </w:rPr>
        <w:t>α，</w:t>
      </w:r>
      <w:r>
        <w:rPr>
          <w:rFonts w:hint="eastAsia"/>
          <w:lang w:val="en-US"/>
        </w:rPr>
        <w:t xml:space="preserve"> Ay = gcos</w:t>
      </w:r>
      <w:r>
        <w:rPr>
          <w:rFonts w:hint="eastAsia"/>
          <w:lang w:val="en-US"/>
        </w:rPr>
        <w:t>β</w:t>
      </w:r>
      <w:r>
        <w:rPr>
          <w:rFonts w:hint="eastAsia"/>
          <w:lang w:val="en-US"/>
        </w:rPr>
        <w:t xml:space="preserve"> </w:t>
      </w:r>
      <w:r>
        <w:rPr>
          <w:rFonts w:hint="eastAsia"/>
          <w:lang w:val="en-US"/>
        </w:rPr>
        <w:t>，</w:t>
      </w:r>
      <w:r>
        <w:rPr>
          <w:rFonts w:hint="eastAsia"/>
          <w:lang w:val="en-US"/>
        </w:rPr>
        <w:t xml:space="preserve"> Az = gcos</w:t>
      </w:r>
      <w:r>
        <w:rPr>
          <w:rFonts w:hint="eastAsia"/>
          <w:lang w:val="en-US"/>
        </w:rPr>
        <w:t>γ</w:t>
      </w:r>
      <w:ins w:id="6309" w:author="jie sun" w:date="2018-04-11T17:31:00Z">
        <w:r w:rsidR="0028136C">
          <w:rPr>
            <w:lang w:val="en-US"/>
          </w:rPr>
          <w:t xml:space="preserve"> </w:t>
        </w:r>
      </w:ins>
      <w:del w:id="6310" w:author="jie sun" w:date="2018-04-11T17:31:00Z">
        <w:r w:rsidDel="0028136C">
          <w:rPr>
            <w:rFonts w:hint="eastAsia"/>
            <w:lang w:val="en-US"/>
          </w:rPr>
          <w:delText xml:space="preserve">, </w:delText>
        </w:r>
        <w:r w:rsidDel="00ED183B">
          <w:rPr>
            <w:rFonts w:hint="eastAsia"/>
            <w:lang w:val="en-US"/>
          </w:rPr>
          <w:delText xml:space="preserve"> </w:delText>
        </w:r>
      </w:del>
      <w:r>
        <w:rPr>
          <w:rFonts w:hint="eastAsia"/>
          <w:lang w:val="en-US"/>
        </w:rPr>
        <w:t>and  changing a formula to Ax = gcos</w:t>
      </w:r>
      <w:r>
        <w:rPr>
          <w:rFonts w:hint="eastAsia"/>
          <w:lang w:val="en-US"/>
        </w:rPr>
        <w:t>α</w:t>
      </w:r>
      <w:r>
        <w:rPr>
          <w:rFonts w:hint="eastAsia"/>
          <w:lang w:val="en-US"/>
        </w:rPr>
        <w:t xml:space="preserve"> = gcos( 90</w:t>
      </w:r>
      <w:r>
        <w:rPr>
          <w:rFonts w:hint="eastAsia"/>
          <w:lang w:val="en-US"/>
        </w:rPr>
        <w:t>°</w:t>
      </w:r>
      <w:r>
        <w:rPr>
          <w:rFonts w:hint="eastAsia"/>
          <w:lang w:val="en-US"/>
        </w:rPr>
        <w:t xml:space="preserve">- </w:t>
      </w:r>
      <w:bookmarkStart w:id="6311" w:name="OLE_LINK10"/>
      <w:r>
        <w:rPr>
          <w:rFonts w:hint="eastAsia"/>
          <w:lang w:val="en-US"/>
        </w:rPr>
        <w:t>α</w:t>
      </w:r>
      <w:r>
        <w:rPr>
          <w:rFonts w:hint="eastAsia"/>
          <w:lang w:val="en-US"/>
        </w:rPr>
        <w:t>1</w:t>
      </w:r>
      <w:bookmarkEnd w:id="6311"/>
      <w:r>
        <w:rPr>
          <w:rFonts w:hint="eastAsia"/>
          <w:lang w:val="en-US"/>
        </w:rPr>
        <w:t>) =gsin</w:t>
      </w:r>
      <w:r>
        <w:rPr>
          <w:rFonts w:hint="eastAsia"/>
          <w:lang w:val="en-US"/>
        </w:rPr>
        <w:t>α</w:t>
      </w:r>
      <w:r>
        <w:rPr>
          <w:rFonts w:hint="eastAsia"/>
          <w:lang w:val="en-US"/>
        </w:rPr>
        <w:t>1 and also Ay = gsin</w:t>
      </w:r>
      <w:r>
        <w:rPr>
          <w:rFonts w:hint="eastAsia"/>
          <w:lang w:val="en-US"/>
        </w:rPr>
        <w:t>β</w:t>
      </w:r>
      <w:r>
        <w:rPr>
          <w:rFonts w:hint="eastAsia"/>
          <w:lang w:val="en-US"/>
        </w:rPr>
        <w:t xml:space="preserve">1 </w:t>
      </w:r>
      <w:r>
        <w:rPr>
          <w:rFonts w:hint="eastAsia"/>
          <w:lang w:val="en-US"/>
        </w:rPr>
        <w:t>，</w:t>
      </w:r>
      <w:r>
        <w:rPr>
          <w:rFonts w:hint="eastAsia"/>
          <w:lang w:val="en-US"/>
        </w:rPr>
        <w:t xml:space="preserve"> Az = gsin </w:t>
      </w:r>
      <w:r>
        <w:rPr>
          <w:rFonts w:hint="eastAsia"/>
          <w:lang w:val="en-US"/>
        </w:rPr>
        <w:t>γ</w:t>
      </w:r>
      <w:r>
        <w:rPr>
          <w:rFonts w:hint="eastAsia"/>
          <w:lang w:val="en-US"/>
        </w:rPr>
        <w:t xml:space="preserve">1. </w:t>
      </w:r>
    </w:p>
    <w:p w:rsidR="0087014B" w:rsidRDefault="001444AF">
      <w:pPr>
        <w:jc w:val="center"/>
        <w:rPr>
          <w:ins w:id="6312" w:author="jie sun" w:date="2018-04-10T21:44:00Z"/>
          <w:lang w:val="en-US"/>
        </w:rPr>
        <w:pPrChange w:id="6313" w:author="jie sun" w:date="2018-04-16T21:41:00Z">
          <w:pPr/>
        </w:pPrChange>
      </w:pPr>
      <w:ins w:id="6314" w:author="jie sun" w:date="2018-04-10T21:52:00Z">
        <w:r>
          <w:rPr>
            <w:rFonts w:ascii="SimSun" w:eastAsia="SimSun" w:hAnsi="SimSun" w:cs="SimSun"/>
            <w:noProof/>
            <w:szCs w:val="24"/>
          </w:rPr>
          <w:drawing>
            <wp:inline distT="0" distB="0" distL="114300" distR="114300" wp14:anchorId="4C32DFC1" wp14:editId="56BED623">
              <wp:extent cx="3801110" cy="3181985"/>
              <wp:effectExtent l="0" t="0" r="8890" b="18415"/>
              <wp:docPr id="6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ins>
      <w:del w:id="6315" w:author="jie sun" w:date="2018-04-10T21:52:00Z">
        <w:r w:rsidR="00D5184D" w:rsidDel="001444AF">
          <w:rPr>
            <w:rFonts w:ascii="SimSun" w:eastAsia="SimSun" w:hAnsi="SimSun" w:cs="SimSun"/>
            <w:noProof/>
            <w:szCs w:val="24"/>
          </w:rPr>
          <w:drawing>
            <wp:inline distT="0" distB="0" distL="114300" distR="114300">
              <wp:extent cx="3362325" cy="3295650"/>
              <wp:effectExtent l="0" t="0" r="9525" b="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52"/>
                      <a:stretch>
                        <a:fillRect/>
                      </a:stretch>
                    </pic:blipFill>
                    <pic:spPr>
                      <a:xfrm>
                        <a:off x="0" y="0"/>
                        <a:ext cx="3362325" cy="3295650"/>
                      </a:xfrm>
                      <a:prstGeom prst="rect">
                        <a:avLst/>
                      </a:prstGeom>
                      <a:noFill/>
                      <a:ln w="9525">
                        <a:noFill/>
                      </a:ln>
                    </pic:spPr>
                  </pic:pic>
                </a:graphicData>
              </a:graphic>
            </wp:inline>
          </w:drawing>
        </w:r>
      </w:del>
    </w:p>
    <w:p w:rsidR="00C65215" w:rsidRDefault="00C77F65">
      <w:pPr>
        <w:pStyle w:val="Caption"/>
        <w:jc w:val="center"/>
        <w:rPr>
          <w:lang w:val="en-US"/>
        </w:rPr>
        <w:pPrChange w:id="6316" w:author="jie sun" w:date="2018-04-16T21:41:00Z">
          <w:pPr/>
        </w:pPrChange>
      </w:pPr>
      <w:bookmarkStart w:id="6317" w:name="_Toc511906348"/>
      <w:ins w:id="6318" w:author="jie sun" w:date="2018-04-10T21:49:00Z">
        <w:r>
          <w:t xml:space="preserve">Figure </w:t>
        </w:r>
      </w:ins>
      <w:ins w:id="6319" w:author="JIE  SUN" w:date="2018-06-21T13:36:00Z">
        <w:r w:rsidR="00A64E7B">
          <w:fldChar w:fldCharType="begin"/>
        </w:r>
        <w:r w:rsidR="00A64E7B">
          <w:instrText xml:space="preserve"> STYLEREF 1 \s </w:instrText>
        </w:r>
      </w:ins>
      <w:r w:rsidR="00A64E7B">
        <w:fldChar w:fldCharType="separate"/>
      </w:r>
      <w:r w:rsidR="00A64E7B">
        <w:rPr>
          <w:noProof/>
        </w:rPr>
        <w:t>4</w:t>
      </w:r>
      <w:ins w:id="6320"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321" w:author="JIE  SUN" w:date="2018-06-21T13:36:00Z">
        <w:r w:rsidR="00A64E7B">
          <w:rPr>
            <w:noProof/>
          </w:rPr>
          <w:t>8</w:t>
        </w:r>
        <w:r w:rsidR="00A64E7B">
          <w:fldChar w:fldCharType="end"/>
        </w:r>
      </w:ins>
      <w:ins w:id="6322" w:author="jie sun" w:date="2018-04-19T13:00:00Z">
        <w:del w:id="6323" w:author="JIE  SUN" w:date="2018-06-21T13:34:00Z">
          <w:r w:rsidR="00083FE7" w:rsidDel="00A64E7B">
            <w:fldChar w:fldCharType="begin"/>
          </w:r>
          <w:r w:rsidR="00083FE7" w:rsidDel="00A64E7B">
            <w:delInstrText xml:space="preserve"> STYLEREF 1 \s </w:delInstrText>
          </w:r>
        </w:del>
      </w:ins>
      <w:del w:id="6324" w:author="JIE  SUN" w:date="2018-06-21T13:34:00Z">
        <w:r w:rsidR="00083FE7" w:rsidDel="00A64E7B">
          <w:fldChar w:fldCharType="separate"/>
        </w:r>
        <w:r w:rsidR="00083FE7" w:rsidDel="00A64E7B">
          <w:rPr>
            <w:noProof/>
          </w:rPr>
          <w:delText>4</w:delText>
        </w:r>
      </w:del>
      <w:ins w:id="6325" w:author="jie sun" w:date="2018-04-19T13:00:00Z">
        <w:del w:id="6326"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327" w:author="JIE  SUN" w:date="2018-06-21T13:34:00Z">
        <w:r w:rsidR="00083FE7" w:rsidDel="00A64E7B">
          <w:fldChar w:fldCharType="separate"/>
        </w:r>
      </w:del>
      <w:ins w:id="6328" w:author="jie sun" w:date="2018-04-19T13:00:00Z">
        <w:del w:id="6329" w:author="JIE  SUN" w:date="2018-06-21T13:34:00Z">
          <w:r w:rsidR="00083FE7" w:rsidDel="00A64E7B">
            <w:rPr>
              <w:noProof/>
            </w:rPr>
            <w:delText>7</w:delText>
          </w:r>
          <w:r w:rsidR="00083FE7" w:rsidDel="00A64E7B">
            <w:fldChar w:fldCharType="end"/>
          </w:r>
        </w:del>
      </w:ins>
      <w:ins w:id="6330" w:author="jie sun" w:date="2018-04-10T21:49:00Z">
        <w:r>
          <w:t xml:space="preserve"> </w:t>
        </w:r>
        <w:r w:rsidRPr="000A7409">
          <w:t xml:space="preserve">The </w:t>
        </w:r>
      </w:ins>
      <w:ins w:id="6331" w:author="jie sun" w:date="2018-04-16T22:32:00Z">
        <w:r w:rsidR="00EE21C7">
          <w:t>I</w:t>
        </w:r>
      </w:ins>
      <w:ins w:id="6332" w:author="jie sun" w:date="2018-04-10T21:49:00Z">
        <w:r w:rsidRPr="000A7409">
          <w:t xml:space="preserve">nclination </w:t>
        </w:r>
      </w:ins>
      <w:ins w:id="6333" w:author="jie sun" w:date="2018-04-16T22:32:00Z">
        <w:r w:rsidR="00EE21C7">
          <w:t>O</w:t>
        </w:r>
      </w:ins>
      <w:ins w:id="6334" w:author="jie sun" w:date="2018-04-10T21:49:00Z">
        <w:r w:rsidRPr="000A7409">
          <w:t xml:space="preserve">f </w:t>
        </w:r>
      </w:ins>
      <w:ins w:id="6335" w:author="jie sun" w:date="2018-04-16T22:32:00Z">
        <w:r w:rsidR="00EE21C7">
          <w:t>E</w:t>
        </w:r>
      </w:ins>
      <w:ins w:id="6336" w:author="jie sun" w:date="2018-04-10T21:49:00Z">
        <w:r w:rsidRPr="000A7409">
          <w:t xml:space="preserve">ach </w:t>
        </w:r>
      </w:ins>
      <w:ins w:id="6337" w:author="jie sun" w:date="2018-04-16T22:32:00Z">
        <w:r w:rsidR="00EE21C7">
          <w:rPr>
            <w:rFonts w:hint="eastAsia"/>
          </w:rPr>
          <w:t>A</w:t>
        </w:r>
      </w:ins>
      <w:ins w:id="6338" w:author="jie sun" w:date="2018-04-10T21:49:00Z">
        <w:r w:rsidRPr="000A7409">
          <w:t xml:space="preserve">xis </w:t>
        </w:r>
      </w:ins>
      <w:ins w:id="6339" w:author="jie sun" w:date="2018-04-16T22:32:00Z">
        <w:r w:rsidR="008E64F9">
          <w:rPr>
            <w:rFonts w:hint="eastAsia"/>
          </w:rPr>
          <w:t>W</w:t>
        </w:r>
      </w:ins>
      <w:ins w:id="6340" w:author="jie sun" w:date="2018-04-10T21:49:00Z">
        <w:r>
          <w:t>ith</w:t>
        </w:r>
        <w:r w:rsidRPr="000A7409">
          <w:t xml:space="preserve"> </w:t>
        </w:r>
      </w:ins>
      <w:ins w:id="6341" w:author="jie sun" w:date="2018-04-16T22:32:00Z">
        <w:r w:rsidR="008E64F9">
          <w:rPr>
            <w:rFonts w:hint="eastAsia"/>
          </w:rPr>
          <w:t>T</w:t>
        </w:r>
      </w:ins>
      <w:ins w:id="6342" w:author="jie sun" w:date="2018-04-10T21:49:00Z">
        <w:r w:rsidRPr="000A7409">
          <w:t xml:space="preserve">he </w:t>
        </w:r>
      </w:ins>
      <w:ins w:id="6343" w:author="jie sun" w:date="2018-04-16T22:32:00Z">
        <w:r w:rsidR="008E64F9">
          <w:rPr>
            <w:rFonts w:hint="eastAsia"/>
          </w:rPr>
          <w:t>D</w:t>
        </w:r>
      </w:ins>
      <w:ins w:id="6344" w:author="jie sun" w:date="2018-04-10T21:49:00Z">
        <w:r w:rsidRPr="000A7409">
          <w:t xml:space="preserve">irection </w:t>
        </w:r>
      </w:ins>
      <w:ins w:id="6345" w:author="jie sun" w:date="2018-04-16T22:33:00Z">
        <w:r w:rsidR="008E64F9">
          <w:rPr>
            <w:rFonts w:hint="eastAsia"/>
          </w:rPr>
          <w:t>O</w:t>
        </w:r>
      </w:ins>
      <w:ins w:id="6346" w:author="jie sun" w:date="2018-04-10T21:49:00Z">
        <w:r w:rsidRPr="000A7409">
          <w:t xml:space="preserve">f </w:t>
        </w:r>
      </w:ins>
      <w:ins w:id="6347" w:author="jie sun" w:date="2018-04-16T22:33:00Z">
        <w:r w:rsidR="008E64F9">
          <w:rPr>
            <w:rFonts w:hint="eastAsia"/>
          </w:rPr>
          <w:t>G</w:t>
        </w:r>
      </w:ins>
      <w:ins w:id="6348" w:author="jie sun" w:date="2018-04-10T21:49:00Z">
        <w:r w:rsidRPr="000A7409">
          <w:t>ravity</w:t>
        </w:r>
        <w:r w:rsidR="00B73AE1">
          <w:t xml:space="preserve"> </w:t>
        </w:r>
      </w:ins>
      <w:customXmlInsRangeStart w:id="6349" w:author="jie sun" w:date="2018-04-10T21:49:00Z"/>
      <w:sdt>
        <w:sdtPr>
          <w:id w:val="28927661"/>
          <w:citation/>
        </w:sdtPr>
        <w:sdtContent>
          <w:customXmlInsRangeEnd w:id="6349"/>
          <w:ins w:id="6350" w:author="jie sun" w:date="2018-04-10T21:49:00Z">
            <w:r w:rsidR="00B73AE1">
              <w:fldChar w:fldCharType="begin"/>
            </w:r>
            <w:r w:rsidR="00B73AE1">
              <w:instrText xml:space="preserve"> </w:instrText>
            </w:r>
            <w:r w:rsidR="00B73AE1">
              <w:rPr>
                <w:rFonts w:hint="eastAsia"/>
              </w:rPr>
              <w:instrText>CITATION CSD14 \l 2052</w:instrText>
            </w:r>
            <w:r w:rsidR="00B73AE1">
              <w:instrText xml:space="preserve"> </w:instrText>
            </w:r>
          </w:ins>
          <w:r w:rsidR="00B73AE1">
            <w:fldChar w:fldCharType="separate"/>
          </w:r>
          <w:r w:rsidR="006116D1">
            <w:rPr>
              <w:rFonts w:hint="eastAsia"/>
              <w:noProof/>
            </w:rPr>
            <w:t>(CSDN Blogs, 2014)</w:t>
          </w:r>
          <w:ins w:id="6351" w:author="jie sun" w:date="2018-04-10T21:49:00Z">
            <w:r w:rsidR="00B73AE1">
              <w:fldChar w:fldCharType="end"/>
            </w:r>
          </w:ins>
          <w:customXmlInsRangeStart w:id="6352" w:author="jie sun" w:date="2018-04-10T21:49:00Z"/>
        </w:sdtContent>
      </w:sdt>
      <w:customXmlInsRangeEnd w:id="6352"/>
      <w:bookmarkEnd w:id="6317"/>
    </w:p>
    <w:p w:rsidR="0087014B" w:rsidRDefault="00D5184D">
      <w:pPr>
        <w:rPr>
          <w:lang w:val="en-US"/>
        </w:rPr>
      </w:pPr>
      <w:r>
        <w:rPr>
          <w:rFonts w:hint="eastAsia"/>
          <w:lang w:val="en-US"/>
        </w:rPr>
        <w:t>Following the picture below and using Pythagorean proposition, we can get g*g = Ax*Ax + gcos</w:t>
      </w:r>
      <w:r>
        <w:rPr>
          <w:rFonts w:hint="eastAsia"/>
          <w:lang w:val="en-US"/>
        </w:rPr>
        <w:t>α</w:t>
      </w:r>
      <w:r>
        <w:rPr>
          <w:rFonts w:hint="eastAsia"/>
          <w:lang w:val="en-US"/>
        </w:rPr>
        <w:t>1*gcos</w:t>
      </w:r>
      <w:r>
        <w:rPr>
          <w:rFonts w:hint="eastAsia"/>
          <w:lang w:val="en-US"/>
        </w:rPr>
        <w:t>α</w:t>
      </w:r>
      <w:r>
        <w:rPr>
          <w:rFonts w:hint="eastAsia"/>
          <w:lang w:val="en-US"/>
        </w:rPr>
        <w:t>1, so other equations can be got using Trigonometric function theorem at same time: gcos</w:t>
      </w:r>
      <w:r>
        <w:rPr>
          <w:rFonts w:hint="eastAsia"/>
          <w:lang w:val="en-US"/>
        </w:rPr>
        <w:t>α</w:t>
      </w:r>
      <w:r>
        <w:rPr>
          <w:rFonts w:hint="eastAsia"/>
          <w:lang w:val="en-US"/>
        </w:rPr>
        <w:t>1 = sqrt(g*g - Ax*Ax) </w:t>
      </w:r>
      <w:r>
        <w:rPr>
          <w:rFonts w:hint="eastAsia"/>
          <w:lang w:val="en-US"/>
        </w:rPr>
        <w:t>，</w:t>
      </w:r>
      <w:r>
        <w:rPr>
          <w:rFonts w:hint="eastAsia"/>
          <w:lang w:val="en-US"/>
        </w:rPr>
        <w:t>gcos</w:t>
      </w:r>
      <w:r>
        <w:rPr>
          <w:rFonts w:hint="eastAsia"/>
          <w:lang w:val="en-US"/>
        </w:rPr>
        <w:t>β</w:t>
      </w:r>
      <w:r>
        <w:rPr>
          <w:rFonts w:hint="eastAsia"/>
          <w:lang w:val="en-US"/>
        </w:rPr>
        <w:t>1 =sqrt(g*g - Ay*Ay )</w:t>
      </w:r>
      <w:r>
        <w:rPr>
          <w:rFonts w:hint="eastAsia"/>
          <w:lang w:val="en-US"/>
        </w:rPr>
        <w:t>，</w:t>
      </w:r>
      <w:r>
        <w:rPr>
          <w:rFonts w:hint="eastAsia"/>
          <w:lang w:val="en-US"/>
        </w:rPr>
        <w:t>gcos</w:t>
      </w:r>
      <w:r>
        <w:rPr>
          <w:rFonts w:hint="eastAsia"/>
          <w:lang w:val="en-US"/>
        </w:rPr>
        <w:t>γ</w:t>
      </w:r>
      <w:r>
        <w:rPr>
          <w:rFonts w:hint="eastAsia"/>
          <w:lang w:val="en-US"/>
        </w:rPr>
        <w:t>1 =sqrt(g*g - Az*Az )). There is another equation got by  </w:t>
      </w:r>
      <w:hyperlink r:id="rId53" w:history="1"/>
      <w:hyperlink r:id="rId54" w:history="1">
        <w:r>
          <w:rPr>
            <w:lang w:val="en-US"/>
          </w:rPr>
          <w:t>principle </w:t>
        </w:r>
      </w:hyperlink>
      <w:hyperlink r:id="rId55" w:history="1"/>
      <w:hyperlink r:id="rId56" w:history="1">
        <w:r>
          <w:rPr>
            <w:lang w:val="en-US"/>
          </w:rPr>
          <w:t>of </w:t>
        </w:r>
      </w:hyperlink>
      <w:hyperlink r:id="rId57" w:history="1"/>
      <w:hyperlink r:id="rId58" w:history="1">
        <w:r>
          <w:rPr>
            <w:lang w:val="en-US"/>
          </w:rPr>
          <w:t>equilibrium</w:t>
        </w:r>
      </w:hyperlink>
      <w:r>
        <w:rPr>
          <w:rFonts w:hint="eastAsia"/>
          <w:lang w:val="en-US"/>
        </w:rPr>
        <w:t xml:space="preserve">: Ax*Ax + Ay*Ay + Az*Az = g*g. </w:t>
      </w:r>
      <w:customXmlInsRangeStart w:id="6353" w:author="jie sun" w:date="2018-04-10T21:49:00Z"/>
      <w:sdt>
        <w:sdtPr>
          <w:rPr>
            <w:rFonts w:hint="eastAsia"/>
            <w:lang w:val="en-US"/>
          </w:rPr>
          <w:id w:val="-1585530573"/>
          <w:citation/>
        </w:sdtPr>
        <w:sdtContent>
          <w:customXmlInsRangeEnd w:id="6353"/>
          <w:ins w:id="6354" w:author="jie sun" w:date="2018-04-10T21:49:00Z">
            <w:r w:rsidR="00B73AE1">
              <w:rPr>
                <w:lang w:val="en-US"/>
              </w:rPr>
              <w:fldChar w:fldCharType="begin"/>
            </w:r>
            <w:r w:rsidR="00B73AE1">
              <w:rPr>
                <w:lang w:val="en-US"/>
              </w:rPr>
              <w:instrText xml:space="preserve"> </w:instrText>
            </w:r>
            <w:r w:rsidR="00B73AE1">
              <w:rPr>
                <w:rFonts w:hint="eastAsia"/>
                <w:lang w:val="en-US"/>
              </w:rPr>
              <w:instrText>CITATION CSD14 \l 2052</w:instrText>
            </w:r>
            <w:r w:rsidR="00B73AE1">
              <w:rPr>
                <w:lang w:val="en-US"/>
              </w:rPr>
              <w:instrText xml:space="preserve"> </w:instrText>
            </w:r>
          </w:ins>
          <w:r w:rsidR="00B73AE1">
            <w:rPr>
              <w:lang w:val="en-US"/>
            </w:rPr>
            <w:fldChar w:fldCharType="separate"/>
          </w:r>
          <w:r w:rsidR="006116D1" w:rsidRPr="006116D1">
            <w:rPr>
              <w:rFonts w:hint="eastAsia"/>
              <w:noProof/>
              <w:lang w:val="en-US"/>
            </w:rPr>
            <w:t>(CSDN Blogs, 2014)</w:t>
          </w:r>
          <w:ins w:id="6355" w:author="jie sun" w:date="2018-04-10T21:49:00Z">
            <w:r w:rsidR="00B73AE1">
              <w:rPr>
                <w:lang w:val="en-US"/>
              </w:rPr>
              <w:fldChar w:fldCharType="end"/>
            </w:r>
          </w:ins>
          <w:customXmlInsRangeStart w:id="6356" w:author="jie sun" w:date="2018-04-10T21:49:00Z"/>
        </w:sdtContent>
      </w:sdt>
      <w:customXmlInsRangeEnd w:id="6356"/>
    </w:p>
    <w:p w:rsidR="0087014B" w:rsidRDefault="0087014B">
      <w:pPr>
        <w:pStyle w:val="NormalWeb"/>
        <w:shd w:val="clear" w:color="auto" w:fill="FFFFFF"/>
        <w:spacing w:after="240" w:line="390" w:lineRule="atLeast"/>
        <w:jc w:val="both"/>
        <w:rPr>
          <w:lang w:val="en-US"/>
        </w:rPr>
      </w:pPr>
    </w:p>
    <w:p w:rsidR="0087014B" w:rsidRDefault="00D5184D">
      <w:pPr>
        <w:pStyle w:val="NormalWeb"/>
        <w:shd w:val="clear" w:color="auto" w:fill="FFFFFF"/>
        <w:spacing w:after="240" w:line="390" w:lineRule="atLeast"/>
        <w:jc w:val="both"/>
        <w:rPr>
          <w:lang w:val="en-US"/>
        </w:rPr>
      </w:pPr>
      <w:r>
        <w:rPr>
          <w:rFonts w:hint="eastAsia"/>
          <w:lang w:val="en-US"/>
        </w:rPr>
        <w:t>Here, using the equations we already got: sin</w:t>
      </w:r>
      <w:r>
        <w:rPr>
          <w:rFonts w:hint="eastAsia"/>
          <w:lang w:val="en-US"/>
        </w:rPr>
        <w:t>α</w:t>
      </w:r>
      <w:r>
        <w:rPr>
          <w:rFonts w:hint="eastAsia"/>
          <w:lang w:val="en-US"/>
        </w:rPr>
        <w:t>1 = Ax/g</w:t>
      </w:r>
      <w:r>
        <w:rPr>
          <w:rFonts w:hint="eastAsia"/>
          <w:lang w:val="en-US"/>
        </w:rPr>
        <w:t>，</w:t>
      </w:r>
      <w:r>
        <w:rPr>
          <w:rFonts w:hint="eastAsia"/>
          <w:lang w:val="en-US"/>
        </w:rPr>
        <w:t xml:space="preserve"> cos</w:t>
      </w:r>
      <w:r>
        <w:rPr>
          <w:rFonts w:hint="eastAsia"/>
          <w:lang w:val="en-US"/>
        </w:rPr>
        <w:t>α</w:t>
      </w:r>
      <w:r>
        <w:rPr>
          <w:rFonts w:hint="eastAsia"/>
          <w:lang w:val="en-US"/>
        </w:rPr>
        <w:t>1 = sqrt(g*g - Ax*Ax) / g. And another changing equation is tan</w:t>
      </w:r>
      <w:r>
        <w:rPr>
          <w:rFonts w:hint="eastAsia"/>
          <w:lang w:val="en-US"/>
        </w:rPr>
        <w:t>α</w:t>
      </w:r>
      <w:r>
        <w:rPr>
          <w:rFonts w:hint="eastAsia"/>
          <w:lang w:val="en-US"/>
        </w:rPr>
        <w:t>1 =  Ax / sqrt(Ay*Ay + Az*Az)</w:t>
      </w:r>
      <w:r>
        <w:rPr>
          <w:lang w:val="en-US"/>
        </w:rPr>
        <w:t> </w:t>
      </w:r>
      <w:r>
        <w:rPr>
          <w:rFonts w:hint="eastAsia"/>
          <w:lang w:val="en-US"/>
        </w:rPr>
        <w:t xml:space="preserve">.  In the same way, we can get </w:t>
      </w:r>
      <w:r>
        <w:rPr>
          <w:rFonts w:ascii="PingFang SC" w:eastAsia="PingFang SC" w:hAnsi="PingFang SC" w:cs="PingFang SC"/>
          <w:color w:val="4F4F4F"/>
          <w:szCs w:val="24"/>
          <w:shd w:val="clear" w:color="auto" w:fill="FFFFFF"/>
        </w:rPr>
        <w:t> </w:t>
      </w:r>
      <w:r>
        <w:rPr>
          <w:lang w:val="en-US"/>
        </w:rPr>
        <w:t xml:space="preserve"> tanβ1 =  Ay / sqrt(Ax*Ax</w:t>
      </w:r>
      <w:ins w:id="6357" w:author="jie sun" w:date="2018-04-08T18:46:00Z">
        <w:r w:rsidR="00E64FB4">
          <w:rPr>
            <w:lang w:val="en-US"/>
          </w:rPr>
          <w:t xml:space="preserve"> </w:t>
        </w:r>
      </w:ins>
      <w:r>
        <w:rPr>
          <w:lang w:val="en-US"/>
        </w:rPr>
        <w:t>+</w:t>
      </w:r>
      <w:ins w:id="6358" w:author="jie sun" w:date="2018-04-08T18:46:00Z">
        <w:r w:rsidR="00E64FB4">
          <w:rPr>
            <w:lang w:val="en-US"/>
          </w:rPr>
          <w:t xml:space="preserve"> </w:t>
        </w:r>
      </w:ins>
      <w:r>
        <w:rPr>
          <w:lang w:val="en-US"/>
        </w:rPr>
        <w:t xml:space="preserve">Az*Az) </w:t>
      </w:r>
      <w:r>
        <w:rPr>
          <w:lang w:val="en-US"/>
        </w:rPr>
        <w:t>，</w:t>
      </w:r>
      <w:r>
        <w:rPr>
          <w:lang w:val="en-US"/>
        </w:rPr>
        <w:t>tanγ1 =  Az / sqrt(Ax*Ax +Ay*Ay)</w:t>
      </w:r>
      <w:r>
        <w:rPr>
          <w:lang w:val="en-US"/>
        </w:rPr>
        <w:t>。</w:t>
      </w:r>
    </w:p>
    <w:p w:rsidR="0087014B" w:rsidRDefault="00D5184D">
      <w:pPr>
        <w:pStyle w:val="NormalWeb"/>
        <w:shd w:val="clear" w:color="auto" w:fill="FFFFFF"/>
        <w:spacing w:after="240" w:line="390" w:lineRule="atLeast"/>
        <w:jc w:val="both"/>
        <w:rPr>
          <w:lang w:val="en-US"/>
        </w:rPr>
      </w:pPr>
      <w:r>
        <w:rPr>
          <w:rFonts w:hint="eastAsia"/>
          <w:lang w:val="en-US"/>
        </w:rPr>
        <w:t>The Radian respectively:</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α</w:t>
      </w:r>
      <w:r>
        <w:rPr>
          <w:rFonts w:hint="eastAsia"/>
          <w:lang w:val="en-US"/>
        </w:rPr>
        <w:t>1</w:t>
      </w:r>
      <w:r>
        <w:rPr>
          <w:lang w:val="en-US"/>
        </w:rPr>
        <w:t xml:space="preserve"> = arctan(Ax / sqrt(Ay*Ay + Az*Az))</w:t>
      </w:r>
    </w:p>
    <w:p w:rsidR="0087014B" w:rsidRDefault="00D5184D">
      <w:pPr>
        <w:pStyle w:val="NormalWeb"/>
        <w:shd w:val="clear" w:color="auto" w:fill="FFFFFF"/>
        <w:spacing w:after="240" w:line="390" w:lineRule="atLeast"/>
        <w:jc w:val="both"/>
        <w:rPr>
          <w:lang w:val="en-US"/>
        </w:rPr>
      </w:pPr>
      <w:r>
        <w:rPr>
          <w:rFonts w:hint="eastAsia"/>
          <w:lang w:val="en-US"/>
        </w:rPr>
        <w:t xml:space="preserve"> </w:t>
      </w:r>
      <w:r>
        <w:rPr>
          <w:rFonts w:hint="eastAsia"/>
          <w:lang w:val="en-US"/>
        </w:rPr>
        <w:t>β</w:t>
      </w:r>
      <w:r>
        <w:rPr>
          <w:rFonts w:hint="eastAsia"/>
          <w:lang w:val="en-US"/>
        </w:rPr>
        <w:t>1</w:t>
      </w:r>
      <w:r>
        <w:rPr>
          <w:lang w:val="en-US"/>
        </w:rPr>
        <w:t>= arctan(Ay / sqrt(Ax*Ax</w:t>
      </w:r>
      <w:ins w:id="6359" w:author="jie sun" w:date="2018-04-08T18:46:00Z">
        <w:r w:rsidR="00E64FB4">
          <w:rPr>
            <w:lang w:val="en-US"/>
          </w:rPr>
          <w:t xml:space="preserve"> </w:t>
        </w:r>
      </w:ins>
      <w:r>
        <w:rPr>
          <w:lang w:val="en-US"/>
        </w:rPr>
        <w:t>+</w:t>
      </w:r>
      <w:ins w:id="6360" w:author="jie sun" w:date="2018-04-08T18:46:00Z">
        <w:r w:rsidR="00E64FB4">
          <w:rPr>
            <w:lang w:val="en-US"/>
          </w:rPr>
          <w:t xml:space="preserve"> </w:t>
        </w:r>
      </w:ins>
      <w:r>
        <w:rPr>
          <w:lang w:val="en-US"/>
        </w:rPr>
        <w:t>Az*Az))</w:t>
      </w:r>
    </w:p>
    <w:p w:rsidR="0087014B" w:rsidRDefault="00D5184D">
      <w:pPr>
        <w:pStyle w:val="NormalWeb"/>
        <w:shd w:val="clear" w:color="auto" w:fill="FFFFFF"/>
        <w:spacing w:after="240" w:line="390" w:lineRule="atLeast"/>
        <w:jc w:val="both"/>
        <w:rPr>
          <w:lang w:val="en-US"/>
        </w:rPr>
      </w:pPr>
      <w:r>
        <w:rPr>
          <w:rFonts w:hint="eastAsia"/>
          <w:lang w:val="en-US"/>
        </w:rPr>
        <w:t>γ</w:t>
      </w:r>
      <w:r>
        <w:rPr>
          <w:rFonts w:hint="eastAsia"/>
          <w:lang w:val="en-US"/>
        </w:rPr>
        <w:t>1</w:t>
      </w:r>
      <w:r>
        <w:rPr>
          <w:lang w:val="en-US"/>
        </w:rPr>
        <w:t>= arctan(Az / sqrt(Ax*Ax +Ay*Ay))</w:t>
      </w:r>
    </w:p>
    <w:p w:rsidR="0087014B" w:rsidRDefault="00D5184D">
      <w:pPr>
        <w:pStyle w:val="NormalWeb"/>
        <w:shd w:val="clear" w:color="auto" w:fill="FFFFFF"/>
        <w:spacing w:after="240" w:line="390" w:lineRule="atLeast"/>
        <w:jc w:val="both"/>
        <w:rPr>
          <w:lang w:val="en-US"/>
        </w:rPr>
      </w:pPr>
      <w:r>
        <w:rPr>
          <w:rFonts w:hint="eastAsia"/>
          <w:lang w:val="en-US"/>
        </w:rPr>
        <w:t xml:space="preserve">And </w:t>
      </w:r>
      <w:del w:id="6361" w:author="jie sun" w:date="2018-04-10T21:53:00Z">
        <w:r w:rsidDel="001444AF">
          <w:rPr>
            <w:rFonts w:hint="eastAsia"/>
            <w:lang w:val="en-US"/>
          </w:rPr>
          <w:delText xml:space="preserve">also </w:delText>
        </w:r>
      </w:del>
      <w:r>
        <w:rPr>
          <w:rFonts w:hint="eastAsia"/>
          <w:lang w:val="en-US"/>
        </w:rPr>
        <w:t xml:space="preserve">using </w:t>
      </w:r>
      <w:del w:id="6362" w:author="jie sun" w:date="2018-04-10T21:52:00Z">
        <w:r w:rsidDel="001444AF">
          <w:rPr>
            <w:rFonts w:hint="eastAsia"/>
            <w:lang w:val="en-US"/>
          </w:rPr>
          <w:delText xml:space="preserve"> </w:delText>
        </w:r>
      </w:del>
      <w:r>
        <w:rPr>
          <w:rFonts w:hint="eastAsia"/>
          <w:lang w:val="en-US"/>
        </w:rPr>
        <w:t xml:space="preserve">Radian = </w:t>
      </w:r>
      <w:r>
        <w:rPr>
          <w:rFonts w:hint="eastAsia"/>
          <w:lang w:val="en-US"/>
        </w:rPr>
        <w:t>θπ</w:t>
      </w:r>
      <w:r>
        <w:rPr>
          <w:rFonts w:hint="eastAsia"/>
          <w:lang w:val="en-US"/>
        </w:rPr>
        <w:t>R/180 formula to get the real angle value:</w:t>
      </w:r>
      <w:customXmlInsRangeStart w:id="6363" w:author="jie sun" w:date="2018-04-10T21:53:00Z"/>
      <w:sdt>
        <w:sdtPr>
          <w:rPr>
            <w:rFonts w:hint="eastAsia"/>
            <w:lang w:val="en-US"/>
          </w:rPr>
          <w:id w:val="1333955881"/>
          <w:citation/>
        </w:sdtPr>
        <w:sdtContent>
          <w:customXmlInsRangeEnd w:id="6363"/>
          <w:ins w:id="6364" w:author="jie sun" w:date="2018-04-10T21:53:00Z">
            <w:r w:rsidR="004404E0">
              <w:rPr>
                <w:lang w:val="en-US"/>
              </w:rPr>
              <w:fldChar w:fldCharType="begin"/>
            </w:r>
            <w:r w:rsidR="004404E0">
              <w:rPr>
                <w:lang w:val="en-US"/>
              </w:rPr>
              <w:instrText xml:space="preserve"> </w:instrText>
            </w:r>
            <w:r w:rsidR="004404E0">
              <w:rPr>
                <w:rFonts w:hint="eastAsia"/>
                <w:lang w:val="en-US"/>
              </w:rPr>
              <w:instrText>CITATION CSD14 \l 2052</w:instrText>
            </w:r>
            <w:r w:rsidR="004404E0">
              <w:rPr>
                <w:lang w:val="en-US"/>
              </w:rPr>
              <w:instrText xml:space="preserve"> </w:instrText>
            </w:r>
          </w:ins>
          <w:r w:rsidR="004404E0">
            <w:rPr>
              <w:lang w:val="en-US"/>
            </w:rPr>
            <w:fldChar w:fldCharType="separate"/>
          </w:r>
          <w:r w:rsidR="006116D1">
            <w:rPr>
              <w:rFonts w:hint="eastAsia"/>
              <w:noProof/>
              <w:lang w:val="en-US"/>
            </w:rPr>
            <w:t xml:space="preserve"> </w:t>
          </w:r>
          <w:r w:rsidR="006116D1" w:rsidRPr="006116D1">
            <w:rPr>
              <w:rFonts w:hint="eastAsia"/>
              <w:noProof/>
              <w:lang w:val="en-US"/>
            </w:rPr>
            <w:t>(CSDN Blogs, 2014)</w:t>
          </w:r>
          <w:ins w:id="6365" w:author="jie sun" w:date="2018-04-10T21:53:00Z">
            <w:r w:rsidR="004404E0">
              <w:rPr>
                <w:lang w:val="en-US"/>
              </w:rPr>
              <w:fldChar w:fldCharType="end"/>
            </w:r>
          </w:ins>
          <w:customXmlInsRangeStart w:id="6366" w:author="jie sun" w:date="2018-04-10T21:53:00Z"/>
        </w:sdtContent>
      </w:sdt>
      <w:customXmlInsRangeEnd w:id="6366"/>
    </w:p>
    <w:p w:rsidR="0087014B" w:rsidRDefault="00D5184D">
      <w:pPr>
        <w:pStyle w:val="NormalWeb"/>
        <w:shd w:val="clear" w:color="auto" w:fill="FFFFFF"/>
        <w:spacing w:after="240" w:line="390" w:lineRule="atLeast"/>
        <w:jc w:val="both"/>
        <w:rPr>
          <w:lang w:val="en-US"/>
        </w:rPr>
      </w:pPr>
      <w:r>
        <w:rPr>
          <w:lang w:val="en-US"/>
        </w:rPr>
        <w:t>θx = α1*180/π = [arctan(Ax / sqrt(Ay*Ay + Az*Az))] *180/π</w:t>
      </w:r>
    </w:p>
    <w:p w:rsidR="0087014B" w:rsidRDefault="00D5184D">
      <w:pPr>
        <w:pStyle w:val="NormalWeb"/>
        <w:shd w:val="clear" w:color="auto" w:fill="FFFFFF"/>
        <w:spacing w:after="240" w:line="390" w:lineRule="atLeast"/>
        <w:jc w:val="both"/>
        <w:rPr>
          <w:lang w:val="en-US"/>
        </w:rPr>
      </w:pPr>
      <w:r>
        <w:rPr>
          <w:lang w:val="en-US"/>
        </w:rPr>
        <w:t>θy =β1*180/π = [arctan(Ay / sqrt(Ax*Ax+Az*Az))]*180/π</w:t>
      </w:r>
    </w:p>
    <w:p w:rsidR="0087014B" w:rsidDel="009277DC" w:rsidRDefault="00D5184D">
      <w:pPr>
        <w:pStyle w:val="NormalWeb"/>
        <w:shd w:val="clear" w:color="auto" w:fill="FFFFFF"/>
        <w:spacing w:after="240" w:line="390" w:lineRule="atLeast"/>
        <w:jc w:val="both"/>
        <w:rPr>
          <w:del w:id="6367" w:author="jie sun" w:date="2018-04-10T21:53:00Z"/>
          <w:lang w:val="en-US"/>
        </w:rPr>
      </w:pPr>
      <w:r>
        <w:rPr>
          <w:lang w:val="en-US"/>
        </w:rPr>
        <w:t>θz =γ1*180/π = [arctan( Az / sqrt(Ax*Ax +Ay*Ay))]*180/π     </w:t>
      </w:r>
      <w:del w:id="6368" w:author="JIE  SUN" w:date="2018-06-21T18:47:00Z">
        <w:r w:rsidDel="00FF6AFA">
          <w:rPr>
            <w:lang w:val="en-US"/>
          </w:rPr>
          <w:delText> </w:delText>
        </w:r>
      </w:del>
      <w:r>
        <w:rPr>
          <w:lang w:val="en-US"/>
        </w:rPr>
        <w:t>      </w:t>
      </w:r>
    </w:p>
    <w:p w:rsidR="0087014B" w:rsidDel="001444AF" w:rsidRDefault="00D5184D">
      <w:pPr>
        <w:rPr>
          <w:ins w:id="6369" w:author="像个男人一样" w:date="2018-03-21T02:13:00Z"/>
          <w:del w:id="6370" w:author="jie sun" w:date="2018-04-10T21:52:00Z"/>
          <w:rFonts w:ascii="SimSun" w:eastAsia="SimSun" w:hAnsi="SimSun" w:cs="SimSun"/>
          <w:szCs w:val="24"/>
        </w:rPr>
      </w:pPr>
      <w:del w:id="6371" w:author="jie sun" w:date="2018-04-10T21:52:00Z">
        <w:r w:rsidDel="001444AF">
          <w:rPr>
            <w:rFonts w:ascii="SimSun" w:eastAsia="SimSun" w:hAnsi="SimSun" w:cs="SimSun"/>
            <w:noProof/>
            <w:szCs w:val="24"/>
          </w:rPr>
          <w:drawing>
            <wp:inline distT="0" distB="0" distL="114300" distR="114300">
              <wp:extent cx="3801110" cy="3181985"/>
              <wp:effectExtent l="0" t="0" r="8890" b="1841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51"/>
                      <a:stretch>
                        <a:fillRect/>
                      </a:stretch>
                    </pic:blipFill>
                    <pic:spPr>
                      <a:xfrm>
                        <a:off x="0" y="0"/>
                        <a:ext cx="3801110" cy="3181985"/>
                      </a:xfrm>
                      <a:prstGeom prst="rect">
                        <a:avLst/>
                      </a:prstGeom>
                      <a:noFill/>
                      <a:ln w="9525">
                        <a:noFill/>
                      </a:ln>
                    </pic:spPr>
                  </pic:pic>
                </a:graphicData>
              </a:graphic>
            </wp:inline>
          </w:drawing>
        </w:r>
      </w:del>
    </w:p>
    <w:p w:rsidR="0087014B" w:rsidRPr="0087014B" w:rsidRDefault="0087014B">
      <w:pPr>
        <w:pStyle w:val="NormalWeb"/>
        <w:shd w:val="clear" w:color="auto" w:fill="FFFFFF"/>
        <w:spacing w:after="240" w:line="390" w:lineRule="atLeast"/>
        <w:jc w:val="both"/>
        <w:rPr>
          <w:rPrChange w:id="6372" w:author="像个男人一样" w:date="2018-03-21T21:23:00Z">
            <w:rPr>
              <w:rFonts w:ascii="SimSun" w:eastAsia="SimSun" w:hAnsi="SimSun" w:cs="SimSun"/>
              <w:szCs w:val="24"/>
            </w:rPr>
          </w:rPrChange>
        </w:rPr>
        <w:pPrChange w:id="6373" w:author="jie sun" w:date="2018-04-10T21:53:00Z">
          <w:pPr/>
        </w:pPrChange>
      </w:pPr>
    </w:p>
    <w:p w:rsidR="0087014B" w:rsidRDefault="00D5184D">
      <w:pPr>
        <w:pStyle w:val="Caption"/>
        <w:rPr>
          <w:ins w:id="6374" w:author="JIE  SUN" w:date="2018-06-21T18:47:00Z"/>
          <w:color w:val="000000" w:themeColor="text1"/>
          <w:lang w:val="en-US"/>
        </w:rPr>
        <w:pPrChange w:id="6375" w:author="像个男人一样" w:date="2018-03-21T02:12:00Z">
          <w:pPr/>
        </w:pPrChange>
      </w:pPr>
      <w:r>
        <w:rPr>
          <w:iCs w:val="0"/>
          <w:color w:val="000000" w:themeColor="text1"/>
          <w:sz w:val="24"/>
          <w:szCs w:val="22"/>
          <w:lang w:val="en-US"/>
          <w:rPrChange w:id="6376" w:author="像个男人一样" w:date="2018-03-21T21:23:00Z">
            <w:rPr>
              <w:lang w:val="en-US"/>
            </w:rPr>
          </w:rPrChange>
        </w:rPr>
        <w:t>Using the angle calculation formula, we can get a diagram below</w:t>
      </w:r>
      <w:ins w:id="6377" w:author="JIE  SUN" w:date="2018-06-21T19:36:00Z">
        <w:r w:rsidR="00C57347">
          <w:rPr>
            <w:iCs w:val="0"/>
            <w:color w:val="000000" w:themeColor="text1"/>
            <w:sz w:val="24"/>
            <w:szCs w:val="22"/>
            <w:lang w:val="en-US"/>
          </w:rPr>
          <w:t xml:space="preserve">, </w:t>
        </w:r>
      </w:ins>
      <w:bookmarkStart w:id="6378" w:name="OLE_LINK62"/>
      <w:ins w:id="6379" w:author="JIE  SUN" w:date="2018-06-21T19:37:00Z">
        <w:r w:rsidR="00C57347">
          <w:rPr>
            <w:rFonts w:hint="eastAsia"/>
            <w:iCs w:val="0"/>
            <w:color w:val="000000" w:themeColor="text1"/>
            <w:sz w:val="24"/>
            <w:szCs w:val="22"/>
            <w:lang w:val="en-US"/>
          </w:rPr>
          <w:t>hor</w:t>
        </w:r>
        <w:r w:rsidR="00C57347">
          <w:rPr>
            <w:iCs w:val="0"/>
            <w:color w:val="000000" w:themeColor="text1"/>
            <w:sz w:val="24"/>
            <w:szCs w:val="22"/>
            <w:lang w:val="en-US"/>
          </w:rPr>
          <w:t>izontal ordinate is time that the unit is 0.</w:t>
        </w:r>
      </w:ins>
      <w:ins w:id="6380" w:author="JIE  SUN" w:date="2018-06-21T19:39:00Z">
        <w:r w:rsidR="00C57347">
          <w:rPr>
            <w:iCs w:val="0"/>
            <w:color w:val="000000" w:themeColor="text1"/>
            <w:sz w:val="24"/>
            <w:szCs w:val="22"/>
            <w:lang w:val="en-US"/>
          </w:rPr>
          <w:t>01 s</w:t>
        </w:r>
      </w:ins>
      <w:ins w:id="6381" w:author="JIE  SUN" w:date="2018-06-21T19:37:00Z">
        <w:r w:rsidR="00C57347">
          <w:rPr>
            <w:iCs w:val="0"/>
            <w:color w:val="000000" w:themeColor="text1"/>
            <w:sz w:val="24"/>
            <w:szCs w:val="22"/>
            <w:lang w:val="en-US"/>
          </w:rPr>
          <w:t xml:space="preserve"> and vertical ordinate is the angle the unit is one degree</w:t>
        </w:r>
        <w:bookmarkEnd w:id="6378"/>
        <w:r w:rsidR="00C57347">
          <w:rPr>
            <w:iCs w:val="0"/>
            <w:color w:val="000000" w:themeColor="text1"/>
            <w:sz w:val="24"/>
            <w:szCs w:val="22"/>
            <w:lang w:val="en-US"/>
          </w:rPr>
          <w:t xml:space="preserve">, </w:t>
        </w:r>
      </w:ins>
      <w:del w:id="6382" w:author="JIE  SUN" w:date="2018-06-21T19:36:00Z">
        <w:r w:rsidDel="00C57347">
          <w:rPr>
            <w:iCs w:val="0"/>
            <w:color w:val="000000" w:themeColor="text1"/>
            <w:sz w:val="24"/>
            <w:szCs w:val="22"/>
            <w:lang w:val="en-US"/>
            <w:rPrChange w:id="6383" w:author="像个男人一样" w:date="2018-03-21T21:23:00Z">
              <w:rPr>
                <w:lang w:val="en-US"/>
              </w:rPr>
            </w:rPrChange>
          </w:rPr>
          <w:delText xml:space="preserve"> </w:delText>
        </w:r>
      </w:del>
      <w:r>
        <w:rPr>
          <w:iCs w:val="0"/>
          <w:color w:val="000000" w:themeColor="text1"/>
          <w:sz w:val="24"/>
          <w:szCs w:val="22"/>
          <w:lang w:val="en-US"/>
          <w:rPrChange w:id="6384" w:author="像个男人一样" w:date="2018-03-21T21:23:00Z">
            <w:rPr>
              <w:lang w:val="en-US"/>
            </w:rPr>
          </w:rPrChange>
        </w:rPr>
        <w:t xml:space="preserve">shows an iPhone is </w:t>
      </w:r>
      <w:ins w:id="6385" w:author="JIE  SUN" w:date="2018-06-21T19:33:00Z">
        <w:r w:rsidR="00984F18">
          <w:rPr>
            <w:iCs w:val="0"/>
            <w:color w:val="000000" w:themeColor="text1"/>
            <w:sz w:val="24"/>
            <w:szCs w:val="22"/>
            <w:lang w:val="en-US"/>
          </w:rPr>
          <w:t xml:space="preserve">vertically </w:t>
        </w:r>
      </w:ins>
      <w:r>
        <w:rPr>
          <w:iCs w:val="0"/>
          <w:color w:val="000000" w:themeColor="text1"/>
          <w:sz w:val="24"/>
          <w:szCs w:val="22"/>
          <w:lang w:val="en-US"/>
          <w:rPrChange w:id="6386" w:author="像个男人一样" w:date="2018-03-21T21:23:00Z">
            <w:rPr>
              <w:lang w:val="en-US"/>
            </w:rPr>
          </w:rPrChange>
        </w:rPr>
        <w:t xml:space="preserve">put up from a desk. The </w:t>
      </w:r>
      <w:del w:id="6387" w:author="JIE  SUN" w:date="2018-06-21T19:33:00Z">
        <w:r w:rsidDel="00984F18">
          <w:rPr>
            <w:iCs w:val="0"/>
            <w:color w:val="000000" w:themeColor="text1"/>
            <w:sz w:val="24"/>
            <w:szCs w:val="22"/>
            <w:lang w:val="en-US"/>
            <w:rPrChange w:id="6388" w:author="像个男人一样" w:date="2018-03-21T21:23:00Z">
              <w:rPr>
                <w:lang w:val="en-US"/>
              </w:rPr>
            </w:rPrChange>
          </w:rPr>
          <w:delText xml:space="preserve">angle </w:delText>
        </w:r>
      </w:del>
      <w:ins w:id="6389" w:author="JIE  SUN" w:date="2018-06-21T19:33:00Z">
        <w:r w:rsidR="00984F18">
          <w:rPr>
            <w:iCs w:val="0"/>
            <w:color w:val="000000" w:themeColor="text1"/>
            <w:sz w:val="24"/>
            <w:szCs w:val="22"/>
            <w:lang w:val="en-US"/>
          </w:rPr>
          <w:t>inclination</w:t>
        </w:r>
        <w:r w:rsidR="00984F18">
          <w:rPr>
            <w:iCs w:val="0"/>
            <w:color w:val="000000" w:themeColor="text1"/>
            <w:sz w:val="24"/>
            <w:szCs w:val="22"/>
            <w:lang w:val="en-US"/>
            <w:rPrChange w:id="6390" w:author="像个男人一样" w:date="2018-03-21T21:23:00Z">
              <w:rPr>
                <w:lang w:val="en-US"/>
              </w:rPr>
            </w:rPrChange>
          </w:rPr>
          <w:t xml:space="preserve"> </w:t>
        </w:r>
      </w:ins>
      <w:r>
        <w:rPr>
          <w:iCs w:val="0"/>
          <w:color w:val="000000" w:themeColor="text1"/>
          <w:sz w:val="24"/>
          <w:szCs w:val="22"/>
          <w:lang w:val="en-US"/>
          <w:rPrChange w:id="6391" w:author="像个男人一样" w:date="2018-03-21T21:23:00Z">
            <w:rPr>
              <w:lang w:val="en-US"/>
            </w:rPr>
          </w:rPrChange>
        </w:rPr>
        <w:t xml:space="preserve">changes below in </w:t>
      </w:r>
      <w:del w:id="6392" w:author="JIE  SUN" w:date="2018-06-21T19:34:00Z">
        <w:r w:rsidDel="00984F18">
          <w:rPr>
            <w:iCs w:val="0"/>
            <w:color w:val="000000" w:themeColor="text1"/>
            <w:sz w:val="24"/>
            <w:szCs w:val="22"/>
            <w:lang w:val="en-US"/>
            <w:rPrChange w:id="6393" w:author="像个男人一样" w:date="2018-03-21T21:23:00Z">
              <w:rPr>
                <w:lang w:val="en-US"/>
              </w:rPr>
            </w:rPrChange>
          </w:rPr>
          <w:delText xml:space="preserve">three directions, </w:delText>
        </w:r>
      </w:del>
      <w:r>
        <w:rPr>
          <w:iCs w:val="0"/>
          <w:color w:val="000000" w:themeColor="text1"/>
          <w:sz w:val="24"/>
          <w:szCs w:val="22"/>
          <w:lang w:val="en-US"/>
          <w:rPrChange w:id="6394" w:author="像个男人一样" w:date="2018-03-21T21:23:00Z">
            <w:rPr>
              <w:lang w:val="en-US"/>
            </w:rPr>
          </w:rPrChange>
        </w:rPr>
        <w:t>X, Y and Z</w:t>
      </w:r>
      <w:ins w:id="6395" w:author="JIE  SUN" w:date="2018-06-21T19:34:00Z">
        <w:r w:rsidR="00984F18">
          <w:rPr>
            <w:iCs w:val="0"/>
            <w:color w:val="000000" w:themeColor="text1"/>
            <w:sz w:val="24"/>
            <w:szCs w:val="22"/>
            <w:lang w:val="en-US"/>
          </w:rPr>
          <w:t xml:space="preserve"> axes</w:t>
        </w:r>
      </w:ins>
      <w:r>
        <w:rPr>
          <w:iCs w:val="0"/>
          <w:color w:val="000000" w:themeColor="text1"/>
          <w:sz w:val="24"/>
          <w:szCs w:val="22"/>
          <w:lang w:val="en-US"/>
          <w:rPrChange w:id="6396" w:author="像个男人一样" w:date="2018-03-21T21:23:00Z">
            <w:rPr>
              <w:lang w:val="en-US"/>
            </w:rPr>
          </w:rPrChange>
        </w:rPr>
        <w:t xml:space="preserve">, Y axis changes from </w:t>
      </w:r>
      <w:ins w:id="6397" w:author="JIE  SUN" w:date="2018-06-21T19:36:00Z">
        <w:r w:rsidR="00C57347">
          <w:rPr>
            <w:iCs w:val="0"/>
            <w:color w:val="000000" w:themeColor="text1"/>
            <w:sz w:val="24"/>
            <w:szCs w:val="22"/>
            <w:lang w:val="en-US"/>
          </w:rPr>
          <w:t>0</w:t>
        </w:r>
      </w:ins>
      <w:del w:id="6398" w:author="JIE  SUN" w:date="2018-06-21T19:36:00Z">
        <w:r w:rsidDel="00C57347">
          <w:rPr>
            <w:iCs w:val="0"/>
            <w:color w:val="000000" w:themeColor="text1"/>
            <w:sz w:val="24"/>
            <w:szCs w:val="22"/>
            <w:lang w:val="en-US"/>
            <w:rPrChange w:id="6399" w:author="像个男人一样" w:date="2018-03-21T21:23:00Z">
              <w:rPr>
                <w:lang w:val="en-US"/>
              </w:rPr>
            </w:rPrChange>
          </w:rPr>
          <w:delText>-90</w:delText>
        </w:r>
      </w:del>
      <w:r>
        <w:rPr>
          <w:iCs w:val="0"/>
          <w:color w:val="000000" w:themeColor="text1"/>
          <w:sz w:val="24"/>
          <w:szCs w:val="22"/>
          <w:lang w:val="en-US"/>
          <w:rPrChange w:id="6400" w:author="像个男人一样" w:date="2018-03-21T21:23:00Z">
            <w:rPr>
              <w:lang w:val="en-US"/>
            </w:rPr>
          </w:rPrChange>
        </w:rPr>
        <w:t xml:space="preserve">° to </w:t>
      </w:r>
      <w:ins w:id="6401" w:author="JIE  SUN" w:date="2018-06-21T19:36:00Z">
        <w:r w:rsidR="00C57347">
          <w:rPr>
            <w:iCs w:val="0"/>
            <w:color w:val="000000" w:themeColor="text1"/>
            <w:sz w:val="24"/>
            <w:szCs w:val="22"/>
            <w:lang w:val="en-US"/>
          </w:rPr>
          <w:t>-9</w:t>
        </w:r>
      </w:ins>
      <w:r>
        <w:rPr>
          <w:iCs w:val="0"/>
          <w:color w:val="000000" w:themeColor="text1"/>
          <w:sz w:val="24"/>
          <w:szCs w:val="22"/>
          <w:lang w:val="en-US"/>
          <w:rPrChange w:id="6402" w:author="像个男人一样" w:date="2018-03-21T21:23:00Z">
            <w:rPr>
              <w:lang w:val="en-US"/>
            </w:rPr>
          </w:rPrChange>
        </w:rPr>
        <w:t xml:space="preserve">0° and Z axis changes oppositely from </w:t>
      </w:r>
      <w:ins w:id="6403" w:author="JIE  SUN" w:date="2018-06-21T19:36:00Z">
        <w:r w:rsidR="00C57347">
          <w:rPr>
            <w:iCs w:val="0"/>
            <w:color w:val="000000" w:themeColor="text1"/>
            <w:sz w:val="24"/>
            <w:szCs w:val="22"/>
            <w:lang w:val="en-US"/>
          </w:rPr>
          <w:t>-9</w:t>
        </w:r>
      </w:ins>
      <w:r>
        <w:rPr>
          <w:iCs w:val="0"/>
          <w:color w:val="000000" w:themeColor="text1"/>
          <w:sz w:val="24"/>
          <w:szCs w:val="22"/>
          <w:lang w:val="en-US"/>
          <w:rPrChange w:id="6404" w:author="像个男人一样" w:date="2018-03-21T21:23:00Z">
            <w:rPr>
              <w:lang w:val="en-US"/>
            </w:rPr>
          </w:rPrChange>
        </w:rPr>
        <w:t xml:space="preserve">0° to </w:t>
      </w:r>
      <w:del w:id="6405" w:author="JIE  SUN" w:date="2018-06-21T19:36:00Z">
        <w:r w:rsidDel="00C57347">
          <w:rPr>
            <w:iCs w:val="0"/>
            <w:color w:val="000000" w:themeColor="text1"/>
            <w:sz w:val="24"/>
            <w:szCs w:val="22"/>
            <w:lang w:val="en-US"/>
            <w:rPrChange w:id="6406" w:author="像个男人一样" w:date="2018-03-21T21:23:00Z">
              <w:rPr>
                <w:lang w:val="en-US"/>
              </w:rPr>
            </w:rPrChange>
          </w:rPr>
          <w:delText>9</w:delText>
        </w:r>
      </w:del>
      <w:r>
        <w:rPr>
          <w:iCs w:val="0"/>
          <w:color w:val="000000" w:themeColor="text1"/>
          <w:sz w:val="24"/>
          <w:szCs w:val="22"/>
          <w:lang w:val="en-US"/>
          <w:rPrChange w:id="6407" w:author="像个男人一样" w:date="2018-03-21T21:23:00Z">
            <w:rPr>
              <w:lang w:val="en-US"/>
            </w:rPr>
          </w:rPrChange>
        </w:rPr>
        <w:t>0°</w:t>
      </w:r>
      <w:r>
        <w:rPr>
          <w:iCs w:val="0"/>
          <w:color w:val="000000" w:themeColor="text1"/>
          <w:sz w:val="24"/>
          <w:szCs w:val="22"/>
          <w:lang w:val="en-US"/>
          <w:rPrChange w:id="6408" w:author="像个男人一样" w:date="2018-03-21T21:23:00Z">
            <w:rPr>
              <w:lang w:val="en-US"/>
            </w:rPr>
          </w:rPrChange>
        </w:rPr>
        <w:t>，</w:t>
      </w:r>
      <w:r>
        <w:rPr>
          <w:iCs w:val="0"/>
          <w:color w:val="000000" w:themeColor="text1"/>
          <w:sz w:val="24"/>
          <w:szCs w:val="22"/>
          <w:lang w:val="en-US"/>
          <w:rPrChange w:id="6409" w:author="像个男人一样" w:date="2018-03-21T21:23:00Z">
            <w:rPr>
              <w:lang w:val="en-US"/>
            </w:rPr>
          </w:rPrChange>
        </w:rPr>
        <w:t>and absolutely the X almost does not change since the X axis is alway</w:t>
      </w:r>
      <w:ins w:id="6410" w:author="jie sun" w:date="2018-04-08T18:29:00Z">
        <w:r w:rsidR="00B15199">
          <w:rPr>
            <w:iCs w:val="0"/>
            <w:color w:val="000000" w:themeColor="text1"/>
            <w:sz w:val="24"/>
            <w:szCs w:val="22"/>
            <w:lang w:val="en-US"/>
          </w:rPr>
          <w:t>s</w:t>
        </w:r>
      </w:ins>
      <w:r>
        <w:rPr>
          <w:iCs w:val="0"/>
          <w:color w:val="000000" w:themeColor="text1"/>
          <w:sz w:val="24"/>
          <w:szCs w:val="22"/>
          <w:lang w:val="en-US"/>
          <w:rPrChange w:id="6411" w:author="像个男人一样" w:date="2018-03-21T21:23:00Z">
            <w:rPr>
              <w:lang w:val="en-US"/>
            </w:rPr>
          </w:rPrChange>
        </w:rPr>
        <w:t xml:space="preserve"> parallel with </w:t>
      </w:r>
      <w:del w:id="6412" w:author="jie sun" w:date="2018-04-10T21:39:00Z">
        <w:r w:rsidDel="00DD6B32">
          <w:rPr>
            <w:iCs w:val="0"/>
            <w:color w:val="000000" w:themeColor="text1"/>
            <w:sz w:val="24"/>
            <w:szCs w:val="22"/>
            <w:lang w:val="en-US"/>
            <w:rPrChange w:id="6413" w:author="像个男人一样" w:date="2018-03-21T21:23:00Z">
              <w:rPr>
                <w:lang w:val="en-US"/>
              </w:rPr>
            </w:rPrChange>
          </w:rPr>
          <w:delText xml:space="preserve"> </w:delText>
        </w:r>
      </w:del>
      <w:r>
        <w:rPr>
          <w:iCs w:val="0"/>
          <w:color w:val="000000" w:themeColor="text1"/>
          <w:sz w:val="24"/>
          <w:szCs w:val="22"/>
          <w:lang w:val="en-US"/>
          <w:rPrChange w:id="6414" w:author="像个男人一样" w:date="2018-03-21T21:23:00Z">
            <w:rPr>
              <w:lang w:val="en-US"/>
            </w:rPr>
          </w:rPrChange>
        </w:rPr>
        <w:t>the desk level.</w:t>
      </w:r>
    </w:p>
    <w:p w:rsidR="00FF6AFA" w:rsidRPr="00FF6AFA" w:rsidRDefault="00FF6AFA">
      <w:pPr>
        <w:rPr>
          <w:lang w:val="en-US"/>
        </w:rPr>
      </w:pPr>
    </w:p>
    <w:p w:rsidR="0087014B" w:rsidRDefault="00D5184D">
      <w:pPr>
        <w:jc w:val="center"/>
        <w:rPr>
          <w:ins w:id="6415" w:author="像个男人一样" w:date="2018-03-21T02:12:00Z"/>
          <w:lang w:val="en-US"/>
        </w:rPr>
        <w:pPrChange w:id="6416" w:author="jie sun" w:date="2018-04-16T21:41:00Z">
          <w:pPr/>
        </w:pPrChange>
      </w:pPr>
      <w:r>
        <w:rPr>
          <w:rFonts w:hint="eastAsia"/>
          <w:noProof/>
        </w:rPr>
        <w:drawing>
          <wp:inline distT="0" distB="0" distL="114300" distR="114300">
            <wp:extent cx="2547620" cy="2477770"/>
            <wp:effectExtent l="0" t="0" r="17780" b="5080"/>
            <wp:docPr id="41" name="图片 41" descr="888725469316531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888725469316531609"/>
                    <pic:cNvPicPr>
                      <a:picLocks noChangeAspect="1"/>
                    </pic:cNvPicPr>
                  </pic:nvPicPr>
                  <pic:blipFill>
                    <a:blip r:embed="rId59"/>
                    <a:stretch>
                      <a:fillRect/>
                    </a:stretch>
                  </pic:blipFill>
                  <pic:spPr>
                    <a:xfrm rot="5400000">
                      <a:off x="0" y="0"/>
                      <a:ext cx="2547620" cy="2477770"/>
                    </a:xfrm>
                    <a:prstGeom prst="rect">
                      <a:avLst/>
                    </a:prstGeom>
                  </pic:spPr>
                </pic:pic>
              </a:graphicData>
            </a:graphic>
          </wp:inline>
        </w:drawing>
      </w:r>
      <w:del w:id="6417" w:author="像个男人一样" w:date="2018-03-21T02:12:00Z">
        <w:r>
          <w:rPr>
            <w:rFonts w:hint="eastAsia"/>
            <w:noProof/>
          </w:rPr>
          <w:drawing>
            <wp:inline distT="0" distB="0" distL="114300" distR="114300">
              <wp:extent cx="2567940" cy="2581910"/>
              <wp:effectExtent l="0" t="0" r="8890" b="3810"/>
              <wp:docPr id="42" name="图片 42"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del>
      <w:ins w:id="6418" w:author="像个男人一样" w:date="2018-03-21T02:12:00Z">
        <w:r>
          <w:rPr>
            <w:rFonts w:hint="eastAsia"/>
            <w:noProof/>
          </w:rPr>
          <w:drawing>
            <wp:inline distT="0" distB="0" distL="114300" distR="114300">
              <wp:extent cx="2567940" cy="2581910"/>
              <wp:effectExtent l="0" t="0" r="8890" b="3810"/>
              <wp:docPr id="53" name="图片 53" descr="41734340070589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17343400705892428"/>
                      <pic:cNvPicPr>
                        <a:picLocks noChangeAspect="1"/>
                      </pic:cNvPicPr>
                    </pic:nvPicPr>
                    <pic:blipFill>
                      <a:blip r:embed="rId60"/>
                      <a:stretch>
                        <a:fillRect/>
                      </a:stretch>
                    </pic:blipFill>
                    <pic:spPr>
                      <a:xfrm rot="5400000">
                        <a:off x="0" y="0"/>
                        <a:ext cx="2567940" cy="2581910"/>
                      </a:xfrm>
                      <a:prstGeom prst="rect">
                        <a:avLst/>
                      </a:prstGeom>
                    </pic:spPr>
                  </pic:pic>
                </a:graphicData>
              </a:graphic>
            </wp:inline>
          </w:drawing>
        </w:r>
      </w:ins>
    </w:p>
    <w:p w:rsidR="00984F18" w:rsidRPr="00984F18" w:rsidRDefault="00D5184D">
      <w:pPr>
        <w:pStyle w:val="Caption"/>
        <w:jc w:val="center"/>
        <w:rPr>
          <w:rPrChange w:id="6419" w:author="JIE  SUN" w:date="2018-06-21T19:35:00Z">
            <w:rPr>
              <w:lang w:val="en-US"/>
            </w:rPr>
          </w:rPrChange>
        </w:rPr>
        <w:pPrChange w:id="6420" w:author="JIE  SUN" w:date="2018-06-21T19:36:00Z">
          <w:pPr/>
        </w:pPrChange>
      </w:pPr>
      <w:bookmarkStart w:id="6421" w:name="_Toc511906349"/>
      <w:ins w:id="6422" w:author="像个男人一样" w:date="2018-03-21T02:12:00Z">
        <w:r>
          <w:t xml:space="preserve">Figure </w:t>
        </w:r>
      </w:ins>
      <w:ins w:id="6423" w:author="JIE  SUN" w:date="2018-06-21T13:36:00Z">
        <w:r w:rsidR="00A64E7B">
          <w:fldChar w:fldCharType="begin"/>
        </w:r>
        <w:r w:rsidR="00A64E7B">
          <w:instrText xml:space="preserve"> STYLEREF 1 \s </w:instrText>
        </w:r>
      </w:ins>
      <w:r w:rsidR="00A64E7B">
        <w:fldChar w:fldCharType="separate"/>
      </w:r>
      <w:r w:rsidR="00A64E7B">
        <w:rPr>
          <w:noProof/>
        </w:rPr>
        <w:t>4</w:t>
      </w:r>
      <w:ins w:id="642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25" w:author="JIE  SUN" w:date="2018-06-21T13:36:00Z">
        <w:r w:rsidR="00A64E7B">
          <w:rPr>
            <w:noProof/>
          </w:rPr>
          <w:t>9</w:t>
        </w:r>
        <w:r w:rsidR="00A64E7B">
          <w:fldChar w:fldCharType="end"/>
        </w:r>
      </w:ins>
      <w:ins w:id="6426" w:author="jie sun" w:date="2018-04-19T13:00:00Z">
        <w:del w:id="6427" w:author="JIE  SUN" w:date="2018-06-21T13:34:00Z">
          <w:r w:rsidR="00083FE7" w:rsidDel="00A64E7B">
            <w:fldChar w:fldCharType="begin"/>
          </w:r>
          <w:r w:rsidR="00083FE7" w:rsidDel="00A64E7B">
            <w:delInstrText xml:space="preserve"> STYLEREF 1 \s </w:delInstrText>
          </w:r>
        </w:del>
      </w:ins>
      <w:del w:id="6428" w:author="JIE  SUN" w:date="2018-06-21T13:34:00Z">
        <w:r w:rsidR="00083FE7" w:rsidDel="00A64E7B">
          <w:fldChar w:fldCharType="separate"/>
        </w:r>
        <w:r w:rsidR="00083FE7" w:rsidDel="00A64E7B">
          <w:rPr>
            <w:noProof/>
          </w:rPr>
          <w:delText>4</w:delText>
        </w:r>
      </w:del>
      <w:ins w:id="6429" w:author="jie sun" w:date="2018-04-19T13:00:00Z">
        <w:del w:id="643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31" w:author="JIE  SUN" w:date="2018-06-21T13:34:00Z">
        <w:r w:rsidR="00083FE7" w:rsidDel="00A64E7B">
          <w:fldChar w:fldCharType="separate"/>
        </w:r>
      </w:del>
      <w:ins w:id="6432" w:author="jie sun" w:date="2018-04-19T13:00:00Z">
        <w:del w:id="6433" w:author="JIE  SUN" w:date="2018-06-21T13:34:00Z">
          <w:r w:rsidR="00083FE7" w:rsidDel="00A64E7B">
            <w:rPr>
              <w:noProof/>
            </w:rPr>
            <w:delText>8</w:delText>
          </w:r>
          <w:r w:rsidR="00083FE7" w:rsidDel="00A64E7B">
            <w:fldChar w:fldCharType="end"/>
          </w:r>
        </w:del>
      </w:ins>
      <w:ins w:id="6434" w:author="像个男人一样" w:date="2018-03-21T02:12:00Z">
        <w:del w:id="643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36" w:author="像个男人一样" w:date="2018-03-22T11:51:00Z">
        <w:del w:id="6437" w:author="jie sun" w:date="2018-04-10T21:45:00Z">
          <w:r w:rsidDel="00454521">
            <w:delText>7</w:delText>
          </w:r>
        </w:del>
      </w:ins>
      <w:ins w:id="6438" w:author="像个男人一样" w:date="2018-03-21T02:12:00Z">
        <w:del w:id="6439" w:author="jie sun" w:date="2018-04-10T21:45:00Z">
          <w:r w:rsidDel="00454521">
            <w:fldChar w:fldCharType="end"/>
          </w:r>
        </w:del>
        <w:bookmarkStart w:id="6440" w:name="_Toc22714"/>
        <w:bookmarkStart w:id="6441" w:name="_Toc28984"/>
        <w:bookmarkStart w:id="6442" w:name="_Toc27541"/>
        <w:bookmarkStart w:id="6443" w:name="_Toc32269"/>
        <w:bookmarkStart w:id="6444" w:name="_Toc21966"/>
        <w:bookmarkStart w:id="6445" w:name="_Toc25368"/>
        <w:bookmarkStart w:id="6446" w:name="_Toc8907"/>
        <w:bookmarkStart w:id="6447" w:name="_Toc18244"/>
        <w:bookmarkStart w:id="6448" w:name="_Toc32529"/>
        <w:bookmarkStart w:id="6449" w:name="_Toc13612"/>
        <w:bookmarkStart w:id="6450" w:name="_Toc20295"/>
        <w:bookmarkStart w:id="6451" w:name="_Toc6588"/>
        <w:bookmarkStart w:id="6452" w:name="_Toc27096"/>
        <w:bookmarkStart w:id="6453" w:name="_Toc28655"/>
        <w:bookmarkStart w:id="6454" w:name="_Toc9499"/>
        <w:bookmarkStart w:id="6455" w:name="_Toc16993"/>
        <w:bookmarkStart w:id="6456" w:name="_Toc18839"/>
        <w:bookmarkStart w:id="6457" w:name="_Toc18376"/>
        <w:bookmarkStart w:id="6458" w:name="_Toc28242"/>
        <w:bookmarkStart w:id="6459" w:name="_Toc26471"/>
        <w:bookmarkStart w:id="6460" w:name="_Toc5050"/>
        <w:bookmarkStart w:id="6461" w:name="_Toc22932"/>
        <w:bookmarkStart w:id="6462" w:name="_Toc26101"/>
        <w:bookmarkStart w:id="6463" w:name="_Toc28679"/>
        <w:bookmarkStart w:id="6464" w:name="_Toc29040"/>
        <w:r>
          <w:rPr>
            <w:rFonts w:hint="eastAsia"/>
          </w:rPr>
          <w:t>:</w:t>
        </w:r>
      </w:ins>
      <w:ins w:id="6465" w:author="JIE  SUN" w:date="2018-06-21T14:55:00Z">
        <w:r w:rsidR="00CE7862">
          <w:t xml:space="preserve"> </w:t>
        </w:r>
      </w:ins>
      <w:ins w:id="6466" w:author="像个男人一样" w:date="2018-03-21T02:12:00Z">
        <w:r>
          <w:rPr>
            <w:rFonts w:hint="eastAsia"/>
          </w:rPr>
          <w:t xml:space="preserve">Put </w:t>
        </w:r>
      </w:ins>
      <w:ins w:id="6467" w:author="jie sun" w:date="2018-04-16T22:33:00Z">
        <w:r w:rsidR="002126F1">
          <w:rPr>
            <w:rFonts w:hint="eastAsia"/>
          </w:rPr>
          <w:t>T</w:t>
        </w:r>
      </w:ins>
      <w:ins w:id="6468" w:author="像个男人一样" w:date="2018-03-21T02:12:00Z">
        <w:del w:id="6469" w:author="jie sun" w:date="2018-04-16T22:33:00Z">
          <w:r w:rsidDel="002126F1">
            <w:rPr>
              <w:rFonts w:hint="eastAsia"/>
            </w:rPr>
            <w:delText>t</w:delText>
          </w:r>
        </w:del>
        <w:r>
          <w:rPr>
            <w:rFonts w:hint="eastAsia"/>
          </w:rPr>
          <w:t xml:space="preserve">he </w:t>
        </w:r>
      </w:ins>
      <w:ins w:id="6470" w:author="jie sun" w:date="2018-04-16T22:33:00Z">
        <w:r w:rsidR="002126F1">
          <w:rPr>
            <w:rFonts w:hint="eastAsia"/>
          </w:rPr>
          <w:t>P</w:t>
        </w:r>
      </w:ins>
      <w:ins w:id="6471" w:author="像个男人一样" w:date="2018-03-21T02:12:00Z">
        <w:del w:id="6472" w:author="jie sun" w:date="2018-04-16T22:33:00Z">
          <w:r w:rsidDel="002126F1">
            <w:rPr>
              <w:rFonts w:hint="eastAsia"/>
            </w:rPr>
            <w:delText>p</w:delText>
          </w:r>
        </w:del>
        <w:r>
          <w:rPr>
            <w:rFonts w:hint="eastAsia"/>
          </w:rPr>
          <w:t xml:space="preserve">hone </w:t>
        </w:r>
      </w:ins>
      <w:ins w:id="6473" w:author="jie sun" w:date="2018-04-16T22:33:00Z">
        <w:r w:rsidR="002126F1">
          <w:rPr>
            <w:rFonts w:hint="eastAsia"/>
          </w:rPr>
          <w:t>U</w:t>
        </w:r>
      </w:ins>
      <w:ins w:id="6474" w:author="像个男人一样" w:date="2018-03-21T02:12:00Z">
        <w:del w:id="6475" w:author="jie sun" w:date="2018-04-16T22:33:00Z">
          <w:r w:rsidDel="002126F1">
            <w:rPr>
              <w:rFonts w:hint="eastAsia"/>
            </w:rPr>
            <w:delText>u</w:delText>
          </w:r>
        </w:del>
        <w:r>
          <w:rPr>
            <w:rFonts w:hint="eastAsia"/>
          </w:rPr>
          <w:t>p</w:t>
        </w:r>
      </w:ins>
      <w:bookmarkEnd w:id="6421"/>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p>
    <w:p w:rsidR="0087014B" w:rsidRDefault="00D5184D">
      <w:pPr>
        <w:jc w:val="center"/>
        <w:rPr>
          <w:lang w:val="en-US"/>
        </w:rPr>
        <w:pPrChange w:id="6476" w:author="jie sun" w:date="2018-04-16T21:42:00Z">
          <w:pPr/>
        </w:pPrChange>
      </w:pPr>
      <w:del w:id="6477" w:author="JIE  SUN" w:date="2018-06-21T19:30:00Z">
        <w:r w:rsidDel="00D16A7B">
          <w:rPr>
            <w:noProof/>
          </w:rPr>
          <w:drawing>
            <wp:inline distT="0" distB="0" distL="114300" distR="114300">
              <wp:extent cx="5429250" cy="2743200"/>
              <wp:effectExtent l="0" t="0" r="0" b="0"/>
              <wp:docPr id="3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del>
      <w:ins w:id="6478" w:author="JIE  SUN" w:date="2018-06-21T19:30:00Z">
        <w:r w:rsidR="00D16A7B" w:rsidRPr="00D16A7B">
          <w:rPr>
            <w:noProof/>
          </w:rPr>
          <w:t xml:space="preserve"> </w:t>
        </w:r>
        <w:r w:rsidR="00D16A7B">
          <w:rPr>
            <w:noProof/>
          </w:rPr>
          <w:drawing>
            <wp:inline distT="0" distB="0" distL="0" distR="0" wp14:anchorId="4B89CE68" wp14:editId="6E3B33E7">
              <wp:extent cx="4572000" cy="2743200"/>
              <wp:effectExtent l="0" t="0" r="0" b="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ins>
    </w:p>
    <w:p w:rsidR="0087014B" w:rsidRDefault="00D5184D">
      <w:pPr>
        <w:pStyle w:val="Caption"/>
        <w:jc w:val="center"/>
        <w:rPr>
          <w:ins w:id="6479" w:author="JIE  SUN" w:date="2018-06-21T18:48:00Z"/>
        </w:rPr>
        <w:pPrChange w:id="6480" w:author="jie sun" w:date="2018-04-16T21:42:00Z">
          <w:pPr/>
        </w:pPrChange>
      </w:pPr>
      <w:bookmarkStart w:id="6481" w:name="_Toc511906350"/>
      <w:ins w:id="6482" w:author="像个男人一样" w:date="2018-03-21T02:13:00Z">
        <w:r>
          <w:t xml:space="preserve">Figure </w:t>
        </w:r>
      </w:ins>
      <w:ins w:id="6483" w:author="JIE  SUN" w:date="2018-06-21T13:36:00Z">
        <w:r w:rsidR="00A64E7B">
          <w:fldChar w:fldCharType="begin"/>
        </w:r>
        <w:r w:rsidR="00A64E7B">
          <w:instrText xml:space="preserve"> STYLEREF 1 \s </w:instrText>
        </w:r>
      </w:ins>
      <w:r w:rsidR="00A64E7B">
        <w:fldChar w:fldCharType="separate"/>
      </w:r>
      <w:r w:rsidR="00A64E7B">
        <w:rPr>
          <w:noProof/>
        </w:rPr>
        <w:t>4</w:t>
      </w:r>
      <w:ins w:id="648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485" w:author="JIE  SUN" w:date="2018-06-21T13:36:00Z">
        <w:r w:rsidR="00A64E7B">
          <w:rPr>
            <w:noProof/>
          </w:rPr>
          <w:t>10</w:t>
        </w:r>
        <w:r w:rsidR="00A64E7B">
          <w:fldChar w:fldCharType="end"/>
        </w:r>
      </w:ins>
      <w:ins w:id="6486" w:author="jie sun" w:date="2018-04-19T13:00:00Z">
        <w:del w:id="6487" w:author="JIE  SUN" w:date="2018-06-21T13:34:00Z">
          <w:r w:rsidR="00083FE7" w:rsidDel="00A64E7B">
            <w:fldChar w:fldCharType="begin"/>
          </w:r>
          <w:r w:rsidR="00083FE7" w:rsidDel="00A64E7B">
            <w:delInstrText xml:space="preserve"> STYLEREF 1 \s </w:delInstrText>
          </w:r>
        </w:del>
      </w:ins>
      <w:del w:id="6488" w:author="JIE  SUN" w:date="2018-06-21T13:34:00Z">
        <w:r w:rsidR="00083FE7" w:rsidDel="00A64E7B">
          <w:fldChar w:fldCharType="separate"/>
        </w:r>
        <w:r w:rsidR="00083FE7" w:rsidDel="00A64E7B">
          <w:rPr>
            <w:noProof/>
          </w:rPr>
          <w:delText>4</w:delText>
        </w:r>
      </w:del>
      <w:ins w:id="6489" w:author="jie sun" w:date="2018-04-19T13:00:00Z">
        <w:del w:id="649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491" w:author="JIE  SUN" w:date="2018-06-21T13:34:00Z">
        <w:r w:rsidR="00083FE7" w:rsidDel="00A64E7B">
          <w:fldChar w:fldCharType="separate"/>
        </w:r>
      </w:del>
      <w:ins w:id="6492" w:author="jie sun" w:date="2018-04-19T13:00:00Z">
        <w:del w:id="6493" w:author="JIE  SUN" w:date="2018-06-21T13:34:00Z">
          <w:r w:rsidR="00083FE7" w:rsidDel="00A64E7B">
            <w:rPr>
              <w:noProof/>
            </w:rPr>
            <w:delText>9</w:delText>
          </w:r>
          <w:r w:rsidR="00083FE7" w:rsidDel="00A64E7B">
            <w:fldChar w:fldCharType="end"/>
          </w:r>
        </w:del>
      </w:ins>
      <w:ins w:id="6494" w:author="像个男人一样" w:date="2018-03-21T02:13:00Z">
        <w:del w:id="649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496" w:author="像个男人一样" w:date="2018-03-22T11:51:00Z">
        <w:del w:id="6497" w:author="jie sun" w:date="2018-04-10T21:45:00Z">
          <w:r w:rsidDel="00454521">
            <w:delText>8</w:delText>
          </w:r>
        </w:del>
      </w:ins>
      <w:ins w:id="6498" w:author="像个男人一样" w:date="2018-03-21T02:13:00Z">
        <w:del w:id="6499" w:author="jie sun" w:date="2018-04-10T21:45:00Z">
          <w:r w:rsidDel="00454521">
            <w:fldChar w:fldCharType="end"/>
          </w:r>
        </w:del>
        <w:bookmarkStart w:id="6500" w:name="_Toc14279"/>
        <w:bookmarkStart w:id="6501" w:name="_Toc18927"/>
        <w:bookmarkStart w:id="6502" w:name="_Toc8031"/>
        <w:bookmarkStart w:id="6503" w:name="_Toc1339"/>
        <w:bookmarkStart w:id="6504" w:name="_Toc16360"/>
        <w:bookmarkStart w:id="6505" w:name="_Toc25257"/>
        <w:bookmarkStart w:id="6506" w:name="_Toc25174"/>
        <w:bookmarkStart w:id="6507" w:name="_Toc11224"/>
        <w:bookmarkStart w:id="6508" w:name="_Toc25728"/>
        <w:bookmarkStart w:id="6509" w:name="_Toc17899"/>
        <w:bookmarkStart w:id="6510" w:name="_Toc24165"/>
        <w:bookmarkStart w:id="6511" w:name="_Toc23831"/>
        <w:bookmarkStart w:id="6512" w:name="_Toc24696"/>
        <w:bookmarkStart w:id="6513" w:name="_Toc22495"/>
        <w:bookmarkStart w:id="6514" w:name="_Toc1025"/>
        <w:bookmarkStart w:id="6515" w:name="_Toc17834"/>
        <w:bookmarkStart w:id="6516" w:name="_Toc11652"/>
        <w:bookmarkStart w:id="6517" w:name="_Toc28936"/>
        <w:bookmarkStart w:id="6518" w:name="_Toc16187"/>
        <w:bookmarkStart w:id="6519" w:name="_Toc31736"/>
        <w:bookmarkStart w:id="6520" w:name="_Toc12071"/>
        <w:bookmarkStart w:id="6521" w:name="_Toc4838"/>
        <w:bookmarkStart w:id="6522" w:name="_Toc6686"/>
        <w:bookmarkStart w:id="6523" w:name="_Toc18227"/>
        <w:bookmarkStart w:id="6524" w:name="_Toc4648"/>
        <w:r>
          <w:rPr>
            <w:rFonts w:hint="eastAsia"/>
          </w:rPr>
          <w:t>:</w:t>
        </w:r>
      </w:ins>
      <w:ins w:id="6525" w:author="JIE  SUN" w:date="2018-06-21T19:30:00Z">
        <w:r w:rsidR="00D16A7B">
          <w:t xml:space="preserve"> Testing the</w:t>
        </w:r>
      </w:ins>
      <w:ins w:id="6526" w:author="JIE  SUN" w:date="2018-06-21T19:31:00Z">
        <w:r w:rsidR="00D16A7B">
          <w:t xml:space="preserve"> change of the</w:t>
        </w:r>
      </w:ins>
      <w:ins w:id="6527" w:author="JIE  SUN" w:date="2018-06-21T19:30:00Z">
        <w:r w:rsidR="00D16A7B">
          <w:t xml:space="preserve"> </w:t>
        </w:r>
      </w:ins>
      <w:ins w:id="6528" w:author="JIE  SUN" w:date="2018-06-21T19:31:00Z">
        <w:r w:rsidR="00D16A7B">
          <w:t>in</w:t>
        </w:r>
      </w:ins>
      <w:ins w:id="6529" w:author="JIE  SUN" w:date="2018-06-21T19:30:00Z">
        <w:r w:rsidR="00D16A7B">
          <w:t xml:space="preserve">clination </w:t>
        </w:r>
      </w:ins>
      <w:ins w:id="6530" w:author="jie sun" w:date="2018-04-19T15:39:00Z">
        <w:del w:id="6531" w:author="JIE  SUN" w:date="2018-06-21T19:32:00Z">
          <w:r w:rsidR="005034E6" w:rsidDel="00D16A7B">
            <w:delText xml:space="preserve"> </w:delText>
          </w:r>
        </w:del>
      </w:ins>
      <w:ins w:id="6532" w:author="JIE  SUN" w:date="2018-06-21T19:31:00Z">
        <w:r w:rsidR="00D16A7B">
          <w:t xml:space="preserve">when </w:t>
        </w:r>
      </w:ins>
      <w:ins w:id="6533" w:author="jie sun" w:date="2018-04-19T15:39:00Z">
        <w:del w:id="6534" w:author="JIE  SUN" w:date="2018-06-21T19:30:00Z">
          <w:r w:rsidR="005034E6" w:rsidDel="00D16A7B">
            <w:delText>Accelerometer</w:delText>
          </w:r>
        </w:del>
      </w:ins>
      <w:ins w:id="6535" w:author="像个男人一样" w:date="2018-03-21T02:13:00Z">
        <w:del w:id="6536" w:author="JIE  SUN" w:date="2018-06-21T19:30:00Z">
          <w:r w:rsidDel="00D16A7B">
            <w:rPr>
              <w:rFonts w:hint="eastAsia"/>
            </w:rPr>
            <w:delText xml:space="preserve">Gyro </w:delText>
          </w:r>
        </w:del>
      </w:ins>
      <w:ins w:id="6537" w:author="jie sun" w:date="2018-04-16T22:33:00Z">
        <w:del w:id="6538" w:author="JIE  SUN" w:date="2018-06-21T19:30:00Z">
          <w:r w:rsidR="00CB3BAA" w:rsidDel="00D16A7B">
            <w:rPr>
              <w:rFonts w:hint="eastAsia"/>
            </w:rPr>
            <w:delText>D</w:delText>
          </w:r>
        </w:del>
      </w:ins>
      <w:ins w:id="6539" w:author="像个男人一样" w:date="2018-03-21T02:13:00Z">
        <w:del w:id="6540" w:author="JIE  SUN" w:date="2018-06-21T19:30:00Z">
          <w:r w:rsidDel="00D16A7B">
            <w:rPr>
              <w:rFonts w:hint="eastAsia"/>
            </w:rPr>
            <w:delText xml:space="preserve">data </w:delText>
          </w:r>
        </w:del>
      </w:ins>
      <w:ins w:id="6541" w:author="jie sun" w:date="2018-04-16T22:33:00Z">
        <w:del w:id="6542" w:author="JIE  SUN" w:date="2018-06-21T19:30:00Z">
          <w:r w:rsidR="00CB3BAA" w:rsidDel="00D16A7B">
            <w:rPr>
              <w:rFonts w:hint="eastAsia"/>
            </w:rPr>
            <w:delText>C</w:delText>
          </w:r>
        </w:del>
      </w:ins>
      <w:ins w:id="6543" w:author="像个男人一样" w:date="2018-03-21T02:13:00Z">
        <w:del w:id="6544" w:author="JIE  SUN" w:date="2018-06-21T19:30:00Z">
          <w:r w:rsidDel="00D16A7B">
            <w:rPr>
              <w:rFonts w:hint="eastAsia"/>
            </w:rPr>
            <w:delText>chang</w:delText>
          </w:r>
        </w:del>
      </w:ins>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ins w:id="6545" w:author="jie sun" w:date="2018-04-15T21:07:00Z">
        <w:del w:id="6546" w:author="JIE  SUN" w:date="2018-06-21T19:30:00Z">
          <w:r w:rsidR="00585C85" w:rsidDel="00D16A7B">
            <w:delText>e</w:delText>
          </w:r>
          <w:r w:rsidR="00521540" w:rsidDel="00D16A7B">
            <w:delText>s</w:delText>
          </w:r>
        </w:del>
      </w:ins>
      <w:bookmarkEnd w:id="6481"/>
      <w:ins w:id="6547" w:author="JIE  SUN" w:date="2018-06-21T19:30:00Z">
        <w:r w:rsidR="00D16A7B">
          <w:t>put</w:t>
        </w:r>
      </w:ins>
      <w:ins w:id="6548" w:author="JIE  SUN" w:date="2018-06-21T19:32:00Z">
        <w:r w:rsidR="00D16A7B">
          <w:t>ting</w:t>
        </w:r>
      </w:ins>
      <w:ins w:id="6549" w:author="JIE  SUN" w:date="2018-06-21T19:33:00Z">
        <w:r w:rsidR="00984F18">
          <w:t>c</w:t>
        </w:r>
      </w:ins>
      <w:ins w:id="6550" w:author="JIE  SUN" w:date="2018-06-21T19:30:00Z">
        <w:r w:rsidR="00D16A7B">
          <w:t xml:space="preserve"> the phone up vertically</w:t>
        </w:r>
      </w:ins>
    </w:p>
    <w:p w:rsidR="009C7BD8" w:rsidRDefault="009C7BD8">
      <w:pPr>
        <w:rPr>
          <w:ins w:id="6551" w:author="JIE  SUN" w:date="2018-06-21T18:51:00Z"/>
        </w:rPr>
      </w:pPr>
      <w:ins w:id="6552" w:author="JIE  SUN" w:date="2018-06-21T18:48:00Z">
        <w:r>
          <w:rPr>
            <w:rFonts w:hint="eastAsia"/>
          </w:rPr>
          <w:t>This</w:t>
        </w:r>
        <w:r>
          <w:t xml:space="preserve"> </w:t>
        </w:r>
      </w:ins>
      <w:ins w:id="6553" w:author="JIE  SUN" w:date="2018-06-21T18:49:00Z">
        <w:r>
          <w:t xml:space="preserve">angle value calculated by the raw data from accelerometer can be achieved </w:t>
        </w:r>
      </w:ins>
      <w:ins w:id="6554" w:author="JIE  SUN" w:date="2018-06-21T18:50:00Z">
        <w:r>
          <w:t>through</w:t>
        </w:r>
      </w:ins>
      <w:ins w:id="6555" w:author="JIE  SUN" w:date="2018-06-21T18:49:00Z">
        <w:r>
          <w:t xml:space="preserve"> </w:t>
        </w:r>
      </w:ins>
      <w:ins w:id="6556" w:author="JIE  SUN" w:date="2018-06-21T18:50:00Z">
        <w:r>
          <w:t>a piece of code below</w:t>
        </w:r>
      </w:ins>
      <w:ins w:id="6557" w:author="JIE  SUN" w:date="2018-06-21T18:51:00Z">
        <w:r w:rsidR="00860477">
          <w:t xml:space="preserve">, </w:t>
        </w:r>
      </w:ins>
      <w:ins w:id="6558" w:author="JIE  SUN" w:date="2018-06-21T18:52:00Z">
        <w:r w:rsidR="00860477" w:rsidRPr="00845B5B">
          <w:rPr>
            <w:rPrChange w:id="6559" w:author="JIE  SUN" w:date="2018-06-21T19:21:00Z">
              <w:rPr>
                <w:rFonts w:ascii="NSimSun" w:eastAsia="NSimSun" w:hAnsi="Times New Roman" w:cs="NSimSun"/>
                <w:color w:val="808080"/>
                <w:sz w:val="19"/>
                <w:szCs w:val="19"/>
              </w:rPr>
            </w:rPrChange>
          </w:rPr>
          <w:t>Accel</w:t>
        </w:r>
        <w:r w:rsidR="00860477" w:rsidRPr="00845B5B">
          <w:rPr>
            <w:rPrChange w:id="6560" w:author="JIE  SUN" w:date="2018-06-21T19:21:00Z">
              <w:rPr>
                <w:rFonts w:ascii="NSimSun" w:eastAsia="NSimSun" w:hAnsi="Times New Roman" w:cs="NSimSun"/>
                <w:color w:val="000000"/>
                <w:sz w:val="19"/>
                <w:szCs w:val="19"/>
              </w:rPr>
            </w:rPrChange>
          </w:rPr>
          <w:t xml:space="preserve">.Daccel_x, </w:t>
        </w:r>
        <w:r w:rsidR="00860477" w:rsidRPr="00845B5B">
          <w:rPr>
            <w:rPrChange w:id="6561" w:author="JIE  SUN" w:date="2018-06-21T19:21:00Z">
              <w:rPr>
                <w:rFonts w:ascii="NSimSun" w:eastAsia="NSimSun" w:hAnsi="Times New Roman" w:cs="NSimSun"/>
                <w:color w:val="808080"/>
                <w:sz w:val="19"/>
                <w:szCs w:val="19"/>
              </w:rPr>
            </w:rPrChange>
          </w:rPr>
          <w:t>Accel</w:t>
        </w:r>
        <w:r w:rsidR="00860477" w:rsidRPr="00845B5B">
          <w:rPr>
            <w:rPrChange w:id="6562" w:author="JIE  SUN" w:date="2018-06-21T19:21:00Z">
              <w:rPr>
                <w:rFonts w:ascii="NSimSun" w:eastAsia="NSimSun" w:hAnsi="Times New Roman" w:cs="NSimSun"/>
                <w:color w:val="000000"/>
                <w:sz w:val="19"/>
                <w:szCs w:val="19"/>
              </w:rPr>
            </w:rPrChange>
          </w:rPr>
          <w:t>.Daccel_y and</w:t>
        </w:r>
        <w:r w:rsidR="00860477" w:rsidRPr="00845B5B">
          <w:rPr>
            <w:rPrChange w:id="6563" w:author="JIE  SUN" w:date="2018-06-21T19:21:00Z">
              <w:rPr>
                <w:rFonts w:ascii="NSimSun" w:eastAsia="NSimSun" w:hAnsi="Times New Roman" w:cs="NSimSun"/>
                <w:color w:val="808080"/>
                <w:sz w:val="19"/>
                <w:szCs w:val="19"/>
              </w:rPr>
            </w:rPrChange>
          </w:rPr>
          <w:t xml:space="preserve"> Accel</w:t>
        </w:r>
        <w:r w:rsidR="00860477" w:rsidRPr="00845B5B">
          <w:rPr>
            <w:rPrChange w:id="6564" w:author="JIE  SUN" w:date="2018-06-21T19:21:00Z">
              <w:rPr>
                <w:rFonts w:ascii="NSimSun" w:eastAsia="NSimSun" w:hAnsi="Times New Roman" w:cs="NSimSun"/>
                <w:color w:val="000000"/>
                <w:sz w:val="19"/>
                <w:szCs w:val="19"/>
              </w:rPr>
            </w:rPrChange>
          </w:rPr>
          <w:t xml:space="preserve">.Daccel_z are raw data caught from accelerometer and </w:t>
        </w:r>
      </w:ins>
      <w:ins w:id="6565" w:author="JIE  SUN" w:date="2018-06-21T18:53:00Z">
        <w:r w:rsidR="00860477" w:rsidRPr="00845B5B">
          <w:rPr>
            <w:rPrChange w:id="6566" w:author="JIE  SUN" w:date="2018-06-21T19:21:00Z">
              <w:rPr>
                <w:rFonts w:ascii="NSimSun" w:eastAsia="NSimSun" w:hAnsi="Times New Roman" w:cs="NSimSun"/>
                <w:color w:val="808080"/>
                <w:sz w:val="19"/>
                <w:szCs w:val="19"/>
              </w:rPr>
            </w:rPrChange>
          </w:rPr>
          <w:t>Accel</w:t>
        </w:r>
        <w:r w:rsidR="00860477" w:rsidRPr="00845B5B">
          <w:rPr>
            <w:rPrChange w:id="6567" w:author="JIE  SUN" w:date="2018-06-21T19:21:00Z">
              <w:rPr>
                <w:rFonts w:ascii="NSimSun" w:eastAsia="NSimSun" w:hAnsi="Times New Roman" w:cs="NSimSun"/>
                <w:color w:val="000000"/>
                <w:sz w:val="19"/>
                <w:szCs w:val="19"/>
              </w:rPr>
            </w:rPrChange>
          </w:rPr>
          <w:t xml:space="preserve">.A_angle_x, </w:t>
        </w:r>
        <w:r w:rsidR="00860477" w:rsidRPr="00845B5B">
          <w:rPr>
            <w:rPrChange w:id="6568" w:author="JIE  SUN" w:date="2018-06-21T19:21:00Z">
              <w:rPr>
                <w:rFonts w:ascii="NSimSun" w:eastAsia="NSimSun" w:hAnsi="Times New Roman" w:cs="NSimSun"/>
                <w:color w:val="808080"/>
                <w:sz w:val="19"/>
                <w:szCs w:val="19"/>
              </w:rPr>
            </w:rPrChange>
          </w:rPr>
          <w:t>Accel</w:t>
        </w:r>
        <w:r w:rsidR="00860477" w:rsidRPr="00845B5B">
          <w:rPr>
            <w:rPrChange w:id="6569" w:author="JIE  SUN" w:date="2018-06-21T19:21:00Z">
              <w:rPr>
                <w:rFonts w:ascii="NSimSun" w:eastAsia="NSimSun" w:hAnsi="Times New Roman" w:cs="NSimSun"/>
                <w:color w:val="000000"/>
                <w:sz w:val="19"/>
                <w:szCs w:val="19"/>
              </w:rPr>
            </w:rPrChange>
          </w:rPr>
          <w:t xml:space="preserve">.A_angle_y and </w:t>
        </w:r>
        <w:r w:rsidR="00860477" w:rsidRPr="00845B5B">
          <w:rPr>
            <w:rPrChange w:id="6570" w:author="JIE  SUN" w:date="2018-06-21T19:21:00Z">
              <w:rPr>
                <w:rFonts w:ascii="NSimSun" w:eastAsia="NSimSun" w:hAnsi="Times New Roman" w:cs="NSimSun"/>
                <w:color w:val="808080"/>
                <w:sz w:val="19"/>
                <w:szCs w:val="19"/>
              </w:rPr>
            </w:rPrChange>
          </w:rPr>
          <w:t>Accel</w:t>
        </w:r>
        <w:r w:rsidR="00860477" w:rsidRPr="00845B5B">
          <w:rPr>
            <w:rPrChange w:id="6571" w:author="JIE  SUN" w:date="2018-06-21T19:21:00Z">
              <w:rPr>
                <w:rFonts w:ascii="NSimSun" w:eastAsia="NSimSun" w:hAnsi="Times New Roman" w:cs="NSimSun"/>
                <w:color w:val="000000"/>
                <w:sz w:val="19"/>
                <w:szCs w:val="19"/>
              </w:rPr>
            </w:rPrChange>
          </w:rPr>
          <w:t xml:space="preserve">.A_angle_z </w:t>
        </w:r>
      </w:ins>
      <w:ins w:id="6572" w:author="JIE  SUN" w:date="2018-06-21T19:20:00Z">
        <w:r w:rsidR="00845B5B" w:rsidRPr="00845B5B">
          <w:rPr>
            <w:rPrChange w:id="6573" w:author="JIE  SUN" w:date="2018-06-21T19:21:00Z">
              <w:rPr>
                <w:rFonts w:ascii="NSimSun" w:eastAsia="NSimSun" w:hAnsi="Times New Roman" w:cs="NSimSun"/>
                <w:color w:val="000000"/>
                <w:sz w:val="19"/>
                <w:szCs w:val="19"/>
              </w:rPr>
            </w:rPrChange>
          </w:rPr>
          <w:t xml:space="preserve">are the inclination angles with X, Y and Z axes </w:t>
        </w:r>
      </w:ins>
      <w:ins w:id="6574" w:author="JIE  SUN" w:date="2018-06-21T19:21:00Z">
        <w:r w:rsidR="00845B5B" w:rsidRPr="00845B5B">
          <w:rPr>
            <w:rPrChange w:id="6575" w:author="JIE  SUN" w:date="2018-06-21T19:21:00Z">
              <w:rPr>
                <w:rFonts w:ascii="NSimSun" w:eastAsia="NSimSun" w:hAnsi="Times New Roman" w:cs="NSimSun"/>
                <w:color w:val="000000"/>
                <w:sz w:val="19"/>
                <w:szCs w:val="19"/>
              </w:rPr>
            </w:rPrChange>
          </w:rPr>
          <w:t>respectively</w:t>
        </w:r>
      </w:ins>
      <w:ins w:id="6576" w:author="JIE  SUN" w:date="2018-06-21T19:20:00Z">
        <w:r w:rsidR="00845B5B" w:rsidRPr="00845B5B">
          <w:rPr>
            <w:rPrChange w:id="6577" w:author="JIE  SUN" w:date="2018-06-21T19:21:00Z">
              <w:rPr>
                <w:rFonts w:ascii="NSimSun" w:eastAsia="NSimSun" w:hAnsi="Times New Roman" w:cs="NSimSun"/>
                <w:color w:val="000000"/>
                <w:sz w:val="19"/>
                <w:szCs w:val="19"/>
              </w:rPr>
            </w:rPrChange>
          </w:rPr>
          <w:t>.</w:t>
        </w:r>
      </w:ins>
    </w:p>
    <w:p w:rsidR="00AF12D7" w:rsidRPr="009C7BD8" w:rsidRDefault="00AF12D7">
      <w:pPr>
        <w:ind w:firstLine="720"/>
        <w:rPr>
          <w:ins w:id="6578" w:author="JIE  SUN" w:date="2018-06-21T18:48:00Z"/>
        </w:rPr>
        <w:pPrChange w:id="6579" w:author="JIE  SUN" w:date="2018-06-21T18:51:00Z">
          <w:pPr/>
        </w:pPrChange>
      </w:pPr>
      <w:ins w:id="6580" w:author="JIE  SUN" w:date="2018-06-21T18:51:00Z">
        <w:r>
          <w:rPr>
            <w:rFonts w:ascii="NSimSun" w:eastAsia="NSimSun" w:hAnsi="Times New Roman" w:cs="NSimSun"/>
            <w:color w:val="808080"/>
            <w:sz w:val="19"/>
            <w:szCs w:val="19"/>
          </w:rPr>
          <w:t>#define</w:t>
        </w:r>
        <w:r>
          <w:rPr>
            <w:rFonts w:ascii="NSimSun" w:eastAsia="NSimSun" w:hAnsi="Times New Roman" w:cs="NSimSun"/>
            <w:color w:val="000000"/>
            <w:sz w:val="19"/>
            <w:szCs w:val="19"/>
          </w:rPr>
          <w:t xml:space="preserve"> </w:t>
        </w:r>
        <w:r>
          <w:rPr>
            <w:rFonts w:ascii="NSimSun" w:eastAsia="NSimSun" w:hAnsi="Times New Roman" w:cs="NSimSun"/>
            <w:color w:val="6F008A"/>
            <w:sz w:val="19"/>
            <w:szCs w:val="19"/>
          </w:rPr>
          <w:t>PI</w:t>
        </w:r>
        <w:r>
          <w:rPr>
            <w:rFonts w:ascii="NSimSun" w:eastAsia="NSimSun" w:hAnsi="Times New Roman" w:cs="NSimSun"/>
            <w:color w:val="000000"/>
            <w:sz w:val="19"/>
            <w:szCs w:val="19"/>
          </w:rPr>
          <w:t xml:space="preserve"> 3.14159265358979323846</w:t>
        </w:r>
      </w:ins>
    </w:p>
    <w:p w:rsidR="009C7BD8" w:rsidRDefault="009C7BD8" w:rsidP="009C7BD8">
      <w:pPr>
        <w:autoSpaceDE w:val="0"/>
        <w:autoSpaceDN w:val="0"/>
        <w:adjustRightInd w:val="0"/>
        <w:spacing w:after="0"/>
        <w:rPr>
          <w:ins w:id="6581" w:author="JIE  SUN" w:date="2018-06-21T18:48:00Z"/>
          <w:rFonts w:ascii="NSimSun" w:eastAsia="NSimSun" w:hAnsi="Times New Roman" w:cs="NSimSun"/>
          <w:color w:val="000000"/>
          <w:sz w:val="19"/>
          <w:szCs w:val="19"/>
        </w:rPr>
      </w:pPr>
      <w:ins w:id="6582"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Sqrt_x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583" w:author="JIE  SUN" w:date="2018-06-21T18:48:00Z"/>
          <w:rFonts w:ascii="NSimSun" w:eastAsia="NSimSun" w:hAnsi="Times New Roman" w:cs="NSimSun"/>
          <w:color w:val="000000"/>
          <w:sz w:val="19"/>
          <w:szCs w:val="19"/>
        </w:rPr>
      </w:pPr>
      <w:ins w:id="6584"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Sqrt_y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.Daccel_z);</w:t>
        </w:r>
      </w:ins>
    </w:p>
    <w:p w:rsidR="009C7BD8" w:rsidRDefault="009C7BD8" w:rsidP="009C7BD8">
      <w:pPr>
        <w:autoSpaceDE w:val="0"/>
        <w:autoSpaceDN w:val="0"/>
        <w:adjustRightInd w:val="0"/>
        <w:spacing w:after="0"/>
        <w:rPr>
          <w:ins w:id="6585" w:author="JIE  SUN" w:date="2018-06-21T18:48:00Z"/>
          <w:rFonts w:ascii="NSimSun" w:eastAsia="NSimSun" w:hAnsi="Times New Roman" w:cs="NSimSun"/>
          <w:color w:val="000000"/>
          <w:sz w:val="19"/>
          <w:szCs w:val="19"/>
        </w:rPr>
      </w:pPr>
      <w:ins w:id="6586" w:author="JIE  SUN" w:date="2018-06-21T18:48:00Z">
        <w:r>
          <w:rPr>
            <w:rFonts w:ascii="NSimSun" w:eastAsia="NSimSun" w:hAnsi="Times New Roman" w:cs="NSimSun"/>
            <w:color w:val="000000"/>
            <w:sz w:val="19"/>
            <w:szCs w:val="19"/>
          </w:rPr>
          <w:tab/>
        </w:r>
        <w:r>
          <w:rPr>
            <w:rFonts w:ascii="NSimSun" w:eastAsia="NSimSun" w:hAnsi="Times New Roman" w:cs="NSimSun"/>
            <w:color w:val="0000FF"/>
            <w:sz w:val="19"/>
            <w:szCs w:val="19"/>
          </w:rPr>
          <w:t>double</w:t>
        </w:r>
        <w:r>
          <w:rPr>
            <w:rFonts w:ascii="NSimSun" w:eastAsia="NSimSun" w:hAnsi="Times New Roman" w:cs="NSimSun"/>
            <w:color w:val="000000"/>
            <w:sz w:val="19"/>
            <w:szCs w:val="19"/>
          </w:rPr>
          <w:t xml:space="preserve"> Sqrt_z = sqrt(</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w:t>
        </w:r>
        <w:r>
          <w:rPr>
            <w:rFonts w:ascii="NSimSun" w:eastAsia="NSimSun" w:hAnsi="Times New Roman" w:cs="NSimSun"/>
            <w:color w:val="808080"/>
            <w:sz w:val="19"/>
            <w:szCs w:val="19"/>
          </w:rPr>
          <w:t>Accel</w:t>
        </w:r>
        <w:r w:rsidR="00AF12D7">
          <w:rPr>
            <w:rFonts w:ascii="NSimSun" w:eastAsia="NSimSun" w:hAnsi="Times New Roman" w:cs="NSimSun"/>
            <w:color w:val="000000"/>
            <w:sz w:val="19"/>
            <w:szCs w:val="19"/>
          </w:rPr>
          <w:t>.Daccel_x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w:t>
        </w:r>
        <w:r>
          <w:rPr>
            <w:rFonts w:ascii="NSimSun" w:eastAsia="NSimSun" w:hAnsi="Times New Roman" w:cs="NSimSun"/>
            <w:color w:val="808080"/>
            <w:sz w:val="19"/>
            <w:szCs w:val="19"/>
          </w:rPr>
          <w:t>Accel</w:t>
        </w:r>
        <w:r>
          <w:rPr>
            <w:rFonts w:ascii="NSimSun" w:eastAsia="NSimSun" w:hAnsi="Times New Roman" w:cs="NSimSun"/>
            <w:color w:val="000000"/>
            <w:sz w:val="19"/>
            <w:szCs w:val="19"/>
          </w:rPr>
          <w:t>.Daccel_y);</w:t>
        </w:r>
      </w:ins>
    </w:p>
    <w:p w:rsidR="009C7BD8" w:rsidRDefault="009C7BD8" w:rsidP="009C7BD8">
      <w:pPr>
        <w:autoSpaceDE w:val="0"/>
        <w:autoSpaceDN w:val="0"/>
        <w:adjustRightInd w:val="0"/>
        <w:spacing w:after="0"/>
        <w:rPr>
          <w:ins w:id="6587"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588" w:author="JIE  SUN" w:date="2018-06-21T18:48:00Z"/>
          <w:rFonts w:ascii="NSimSun" w:eastAsia="NSimSun" w:hAnsi="Times New Roman" w:cs="NSimSun"/>
          <w:color w:val="000000"/>
          <w:sz w:val="19"/>
          <w:szCs w:val="19"/>
        </w:rPr>
      </w:pPr>
      <w:ins w:id="6589"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.Daccel_x / Sqrt_x)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590" w:author="JIE  SUN" w:date="2018-06-21T18:48:00Z"/>
          <w:rFonts w:ascii="NSimSun" w:eastAsia="NSimSun" w:hAnsi="Times New Roman" w:cs="NSimSun"/>
          <w:color w:val="000000"/>
          <w:sz w:val="19"/>
          <w:szCs w:val="19"/>
        </w:rPr>
      </w:pPr>
    </w:p>
    <w:p w:rsidR="009C7BD8" w:rsidRDefault="009C7BD8" w:rsidP="009C7BD8">
      <w:pPr>
        <w:autoSpaceDE w:val="0"/>
        <w:autoSpaceDN w:val="0"/>
        <w:adjustRightInd w:val="0"/>
        <w:spacing w:after="0"/>
        <w:rPr>
          <w:ins w:id="6591" w:author="JIE  SUN" w:date="2018-06-21T18:48:00Z"/>
          <w:rFonts w:ascii="NSimSun" w:eastAsia="NSimSun" w:hAnsi="Times New Roman" w:cs="NSimSun"/>
          <w:color w:val="000000"/>
          <w:sz w:val="19"/>
          <w:szCs w:val="19"/>
        </w:rPr>
      </w:pPr>
      <w:ins w:id="6592" w:author="JIE  SUN" w:date="2018-06-21T18:48:00Z">
        <w:r>
          <w:rPr>
            <w:rFonts w:ascii="NSimSun" w:eastAsia="NSimSun" w:hAnsi="Times New Roman" w:cs="NSimSun"/>
            <w:color w:val="000000"/>
            <w:sz w:val="19"/>
            <w:szCs w:val="19"/>
          </w:rPr>
          <w:tab/>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.Daccel_y / Sqrt_y)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9C7BD8" w:rsidRDefault="009C7BD8" w:rsidP="009C7BD8">
      <w:pPr>
        <w:autoSpaceDE w:val="0"/>
        <w:autoSpaceDN w:val="0"/>
        <w:adjustRightInd w:val="0"/>
        <w:spacing w:after="0"/>
        <w:rPr>
          <w:ins w:id="6593" w:author="JIE  SUN" w:date="2018-06-21T18:48:00Z"/>
          <w:rFonts w:ascii="NSimSun" w:eastAsia="NSimSun" w:hAnsi="Times New Roman" w:cs="NSimSun"/>
          <w:color w:val="000000"/>
          <w:sz w:val="19"/>
          <w:szCs w:val="19"/>
        </w:rPr>
      </w:pPr>
    </w:p>
    <w:p w:rsidR="009C7BD8" w:rsidRPr="009C7BD8" w:rsidRDefault="009C7BD8">
      <w:ins w:id="6594" w:author="JIE  SUN" w:date="2018-06-21T18:48:00Z">
        <w:r>
          <w:rPr>
            <w:rFonts w:ascii="NSimSun" w:eastAsia="NSimSun" w:hAnsi="Times New Roman" w:cs="NSimSun"/>
            <w:color w:val="000000"/>
            <w:sz w:val="19"/>
            <w:szCs w:val="19"/>
          </w:rPr>
          <w:tab/>
        </w:r>
        <w:bookmarkStart w:id="6595" w:name="OLE_LINK61"/>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w:t>
        </w:r>
        <w:bookmarkEnd w:id="6595"/>
        <w:r>
          <w:rPr>
            <w:rFonts w:ascii="NSimSun" w:eastAsia="NSimSun" w:hAnsi="Times New Roman" w:cs="NSimSun"/>
            <w:color w:val="000000"/>
            <w:sz w:val="19"/>
            <w:szCs w:val="19"/>
          </w:rPr>
          <w:t>= (atan(</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.Daccel_z / Sqrt_z) * 180) / </w:t>
        </w:r>
        <w:r>
          <w:rPr>
            <w:rFonts w:ascii="NSimSun" w:eastAsia="NSimSun" w:hAnsi="Times New Roman" w:cs="NSimSun"/>
            <w:color w:val="6F008A"/>
            <w:sz w:val="19"/>
            <w:szCs w:val="19"/>
          </w:rPr>
          <w:t>PI</w:t>
        </w:r>
        <w:r>
          <w:rPr>
            <w:rFonts w:ascii="NSimSun" w:eastAsia="NSimSun" w:hAnsi="Times New Roman" w:cs="NSimSun"/>
            <w:color w:val="000000"/>
            <w:sz w:val="19"/>
            <w:szCs w:val="19"/>
          </w:rPr>
          <w:t>;</w:t>
        </w:r>
      </w:ins>
    </w:p>
    <w:p w:rsidR="0087014B" w:rsidRDefault="0087014B">
      <w:pPr>
        <w:rPr>
          <w:ins w:id="6596" w:author="jie sun" w:date="2018-04-18T21:05:00Z"/>
          <w:lang w:val="en-GB"/>
        </w:rPr>
      </w:pPr>
    </w:p>
    <w:p w:rsidR="004739A5" w:rsidRPr="004739A5" w:rsidDel="00D6606E" w:rsidRDefault="004739A5">
      <w:pPr>
        <w:pStyle w:val="Heading2"/>
        <w:rPr>
          <w:ins w:id="6597" w:author="jie sun" w:date="2018-04-18T21:05:00Z"/>
          <w:del w:id="6598" w:author="JIE  SUN" w:date="2018-06-21T19:22:00Z"/>
          <w:lang w:val="en-US"/>
          <w:rPrChange w:id="6599" w:author="jie sun" w:date="2018-04-18T21:05:00Z">
            <w:rPr>
              <w:ins w:id="6600" w:author="jie sun" w:date="2018-04-18T21:05:00Z"/>
              <w:del w:id="6601" w:author="JIE  SUN" w:date="2018-06-21T19:22:00Z"/>
            </w:rPr>
          </w:rPrChange>
        </w:rPr>
        <w:pPrChange w:id="6602" w:author="jie sun" w:date="2018-04-18T21:05:00Z">
          <w:pPr>
            <w:pStyle w:val="Heading3"/>
          </w:pPr>
        </w:pPrChange>
      </w:pPr>
      <w:bookmarkStart w:id="6603" w:name="_Toc511906314"/>
      <w:ins w:id="6604" w:author="jie sun" w:date="2018-04-18T21:05:00Z">
        <w:r w:rsidRPr="004739A5">
          <w:rPr>
            <w:b w:val="0"/>
            <w:lang w:val="en-US"/>
            <w:rPrChange w:id="6605" w:author="jie sun" w:date="2018-04-18T21:05:00Z">
              <w:rPr>
                <w:b w:val="0"/>
              </w:rPr>
            </w:rPrChange>
          </w:rPr>
          <w:t>Action Recognition Algorithms</w:t>
        </w:r>
        <w:bookmarkEnd w:id="6603"/>
      </w:ins>
    </w:p>
    <w:p w:rsidR="004739A5" w:rsidRPr="00D6606E" w:rsidRDefault="004739A5">
      <w:pPr>
        <w:pStyle w:val="Heading2"/>
        <w:rPr>
          <w:lang w:val="en-GB"/>
          <w:rPrChange w:id="6606" w:author="JIE  SUN" w:date="2018-06-21T19:22:00Z">
            <w:rPr>
              <w:lang w:val="en-GB"/>
            </w:rPr>
          </w:rPrChange>
        </w:rPr>
        <w:pPrChange w:id="6607" w:author="JIE  SUN" w:date="2018-06-21T19:22:00Z">
          <w:pPr/>
        </w:pPrChange>
      </w:pPr>
    </w:p>
    <w:p w:rsidR="0087014B" w:rsidRDefault="00D5184D">
      <w:pPr>
        <w:pStyle w:val="Heading3"/>
        <w:pPrChange w:id="6608" w:author="jie sun" w:date="2018-04-18T21:05:00Z">
          <w:pPr>
            <w:pStyle w:val="Heading2"/>
          </w:pPr>
        </w:pPrChange>
      </w:pPr>
      <w:bookmarkStart w:id="6609" w:name="_Toc14651"/>
      <w:bookmarkStart w:id="6610" w:name="_Toc23301"/>
      <w:bookmarkStart w:id="6611" w:name="_Toc322"/>
      <w:bookmarkStart w:id="6612" w:name="_Toc7006"/>
      <w:bookmarkStart w:id="6613" w:name="_Toc26236"/>
      <w:bookmarkStart w:id="6614" w:name="_Toc98"/>
      <w:bookmarkStart w:id="6615" w:name="_Toc21278"/>
      <w:bookmarkStart w:id="6616" w:name="_Toc28662"/>
      <w:bookmarkStart w:id="6617" w:name="_Toc27348"/>
      <w:bookmarkStart w:id="6618" w:name="_Toc511906315"/>
      <w:r>
        <w:rPr>
          <w:rFonts w:hint="eastAsia"/>
          <w:lang w:val="en-US"/>
        </w:rPr>
        <w:t xml:space="preserve">Using </w:t>
      </w:r>
      <w:ins w:id="6619" w:author="jie sun" w:date="2018-04-16T21:24:00Z">
        <w:r w:rsidR="009679C1">
          <w:rPr>
            <w:lang w:val="en-US"/>
          </w:rPr>
          <w:t>T</w:t>
        </w:r>
      </w:ins>
      <w:del w:id="6620" w:author="jie sun" w:date="2018-04-16T21:24:00Z">
        <w:r w:rsidDel="009679C1">
          <w:rPr>
            <w:rFonts w:hint="eastAsia"/>
            <w:lang w:val="en-US"/>
          </w:rPr>
          <w:delText>t</w:delText>
        </w:r>
      </w:del>
      <w:r>
        <w:rPr>
          <w:rFonts w:hint="eastAsia"/>
          <w:lang w:val="en-US"/>
        </w:rPr>
        <w:t xml:space="preserve">hose </w:t>
      </w:r>
      <w:ins w:id="6621" w:author="jie sun" w:date="2018-04-16T21:24:00Z">
        <w:r w:rsidR="009679C1">
          <w:rPr>
            <w:lang w:val="en-US"/>
          </w:rPr>
          <w:t>T</w:t>
        </w:r>
      </w:ins>
      <w:del w:id="6622" w:author="jie sun" w:date="2018-04-16T21:24:00Z">
        <w:r w:rsidDel="009679C1">
          <w:rPr>
            <w:rFonts w:hint="eastAsia"/>
            <w:lang w:val="en-US"/>
          </w:rPr>
          <w:delText>t</w:delText>
        </w:r>
      </w:del>
      <w:r>
        <w:rPr>
          <w:rFonts w:hint="eastAsia"/>
          <w:lang w:val="en-US"/>
        </w:rPr>
        <w:t xml:space="preserve">wo </w:t>
      </w:r>
      <w:ins w:id="6623" w:author="jie sun" w:date="2018-04-16T21:24:00Z">
        <w:r w:rsidR="009679C1">
          <w:rPr>
            <w:lang w:val="en-US"/>
          </w:rPr>
          <w:t>K</w:t>
        </w:r>
      </w:ins>
      <w:del w:id="6624" w:author="jie sun" w:date="2018-04-16T21:24:00Z">
        <w:r w:rsidDel="009679C1">
          <w:rPr>
            <w:rFonts w:hint="eastAsia"/>
            <w:lang w:val="en-US"/>
          </w:rPr>
          <w:delText>k</w:delText>
        </w:r>
      </w:del>
      <w:r>
        <w:rPr>
          <w:rFonts w:hint="eastAsia"/>
          <w:lang w:val="en-US"/>
        </w:rPr>
        <w:t xml:space="preserve">inds </w:t>
      </w:r>
      <w:ins w:id="6625" w:author="jie sun" w:date="2018-04-16T21:24:00Z">
        <w:r w:rsidR="009679C1">
          <w:rPr>
            <w:lang w:val="en-US"/>
          </w:rPr>
          <w:t>O</w:t>
        </w:r>
      </w:ins>
      <w:del w:id="6626" w:author="jie sun" w:date="2018-04-16T21:24:00Z">
        <w:r w:rsidDel="009679C1">
          <w:rPr>
            <w:rFonts w:hint="eastAsia"/>
            <w:lang w:val="en-US"/>
          </w:rPr>
          <w:delText>o</w:delText>
        </w:r>
      </w:del>
      <w:r>
        <w:rPr>
          <w:rFonts w:hint="eastAsia"/>
          <w:lang w:val="en-US"/>
        </w:rPr>
        <w:t xml:space="preserve">f </w:t>
      </w:r>
      <w:ins w:id="6627" w:author="jie sun" w:date="2018-04-16T21:24:00Z">
        <w:r w:rsidR="009679C1">
          <w:rPr>
            <w:lang w:val="en-US"/>
          </w:rPr>
          <w:t>A</w:t>
        </w:r>
      </w:ins>
      <w:del w:id="6628" w:author="jie sun" w:date="2018-04-16T21:24:00Z">
        <w:r w:rsidDel="009679C1">
          <w:rPr>
            <w:rFonts w:hint="eastAsia"/>
            <w:lang w:val="en-US"/>
          </w:rPr>
          <w:delText>a</w:delText>
        </w:r>
      </w:del>
      <w:r>
        <w:rPr>
          <w:rFonts w:hint="eastAsia"/>
          <w:lang w:val="en-US"/>
        </w:rPr>
        <w:t xml:space="preserve">ngle </w:t>
      </w:r>
      <w:ins w:id="6629" w:author="jie sun" w:date="2018-04-16T21:24:00Z">
        <w:r w:rsidR="009679C1">
          <w:rPr>
            <w:lang w:val="en-US"/>
          </w:rPr>
          <w:t>R</w:t>
        </w:r>
      </w:ins>
      <w:del w:id="6630" w:author="jie sun" w:date="2018-04-16T21:24:00Z">
        <w:r w:rsidDel="009679C1">
          <w:rPr>
            <w:rFonts w:hint="eastAsia"/>
            <w:lang w:val="en-US"/>
          </w:rPr>
          <w:delText>r</w:delText>
        </w:r>
      </w:del>
      <w:r>
        <w:rPr>
          <w:rFonts w:hint="eastAsia"/>
          <w:lang w:val="en-US"/>
        </w:rPr>
        <w:t xml:space="preserve">estriction </w:t>
      </w:r>
      <w:ins w:id="6631" w:author="jie sun" w:date="2018-04-16T21:25:00Z">
        <w:r w:rsidR="009679C1">
          <w:rPr>
            <w:lang w:val="en-US"/>
          </w:rPr>
          <w:t>T</w:t>
        </w:r>
      </w:ins>
      <w:del w:id="6632" w:author="jie sun" w:date="2018-04-16T21:24:00Z">
        <w:r w:rsidDel="009679C1">
          <w:rPr>
            <w:rFonts w:hint="eastAsia"/>
            <w:lang w:val="en-US"/>
          </w:rPr>
          <w:delText>t</w:delText>
        </w:r>
      </w:del>
      <w:r>
        <w:rPr>
          <w:rFonts w:hint="eastAsia"/>
          <w:lang w:val="en-US"/>
        </w:rPr>
        <w:t xml:space="preserve">ogether </w:t>
      </w:r>
      <w:ins w:id="6633" w:author="JIE  SUN" w:date="2018-06-21T21:38:00Z">
        <w:r w:rsidR="0039577D">
          <w:rPr>
            <w:lang w:val="en-US"/>
          </w:rPr>
          <w:t>t</w:t>
        </w:r>
      </w:ins>
      <w:ins w:id="6634" w:author="jie sun" w:date="2018-04-16T21:28:00Z">
        <w:del w:id="6635" w:author="JIE  SUN" w:date="2018-06-21T21:38:00Z">
          <w:r w:rsidR="007C7533" w:rsidDel="0039577D">
            <w:rPr>
              <w:lang w:val="en-US"/>
            </w:rPr>
            <w:delText>T</w:delText>
          </w:r>
        </w:del>
      </w:ins>
      <w:del w:id="6636" w:author="jie sun" w:date="2018-04-16T21:27:00Z">
        <w:r w:rsidDel="007C7533">
          <w:rPr>
            <w:rFonts w:hint="eastAsia"/>
            <w:lang w:val="en-US"/>
          </w:rPr>
          <w:delText>t</w:delText>
        </w:r>
      </w:del>
      <w:r>
        <w:rPr>
          <w:rFonts w:hint="eastAsia"/>
          <w:lang w:val="en-US"/>
        </w:rPr>
        <w:t xml:space="preserve">o </w:t>
      </w:r>
      <w:ins w:id="6637" w:author="jie sun" w:date="2018-04-16T21:28:00Z">
        <w:r w:rsidR="007C7533">
          <w:rPr>
            <w:lang w:val="en-US"/>
          </w:rPr>
          <w:t>C</w:t>
        </w:r>
      </w:ins>
      <w:del w:id="6638" w:author="jie sun" w:date="2018-04-16T21:28:00Z">
        <w:r w:rsidDel="007C7533">
          <w:rPr>
            <w:rFonts w:hint="eastAsia"/>
            <w:lang w:val="en-US"/>
          </w:rPr>
          <w:delText>c</w:delText>
        </w:r>
      </w:del>
      <w:r>
        <w:rPr>
          <w:rFonts w:hint="eastAsia"/>
          <w:lang w:val="en-US"/>
        </w:rPr>
        <w:t xml:space="preserve">ontrol </w:t>
      </w:r>
      <w:ins w:id="6639" w:author="JIE  SUN" w:date="2018-06-21T13:49:00Z">
        <w:r w:rsidR="00463E38">
          <w:rPr>
            <w:lang w:val="en-US"/>
          </w:rPr>
          <w:t>o</w:t>
        </w:r>
      </w:ins>
      <w:ins w:id="6640" w:author="jie sun" w:date="2018-04-16T21:28:00Z">
        <w:del w:id="6641" w:author="JIE  SUN" w:date="2018-06-21T13:49:00Z">
          <w:r w:rsidR="007C7533" w:rsidDel="00463E38">
            <w:rPr>
              <w:lang w:val="en-US"/>
            </w:rPr>
            <w:delText>O</w:delText>
          </w:r>
        </w:del>
      </w:ins>
      <w:del w:id="6642" w:author="jie sun" w:date="2018-04-16T21:28:00Z">
        <w:r w:rsidDel="007C7533">
          <w:rPr>
            <w:rFonts w:hint="eastAsia"/>
            <w:lang w:val="en-US"/>
          </w:rPr>
          <w:delText>o</w:delText>
        </w:r>
      </w:del>
      <w:r>
        <w:rPr>
          <w:rFonts w:hint="eastAsia"/>
          <w:lang w:val="en-US"/>
        </w:rPr>
        <w:t xml:space="preserve">r </w:t>
      </w:r>
      <w:ins w:id="6643" w:author="jie sun" w:date="2018-04-16T21:28:00Z">
        <w:r w:rsidR="007C7533">
          <w:rPr>
            <w:lang w:val="en-US"/>
          </w:rPr>
          <w:t>I</w:t>
        </w:r>
      </w:ins>
      <w:del w:id="6644" w:author="jie sun" w:date="2018-04-16T21:28:00Z">
        <w:r w:rsidDel="007C7533">
          <w:rPr>
            <w:rFonts w:hint="eastAsia"/>
            <w:lang w:val="en-US"/>
          </w:rPr>
          <w:delText>i</w:delText>
        </w:r>
      </w:del>
      <w:r>
        <w:rPr>
          <w:rFonts w:hint="eastAsia"/>
          <w:lang w:val="en-US"/>
        </w:rPr>
        <w:t xml:space="preserve">dentify </w:t>
      </w:r>
      <w:ins w:id="6645" w:author="jie sun" w:date="2018-04-16T21:28:00Z">
        <w:r w:rsidR="007C7533">
          <w:rPr>
            <w:lang w:val="en-US"/>
          </w:rPr>
          <w:t>T</w:t>
        </w:r>
      </w:ins>
      <w:del w:id="6646" w:author="jie sun" w:date="2018-04-16T21:28:00Z">
        <w:r w:rsidDel="007C7533">
          <w:rPr>
            <w:rFonts w:hint="eastAsia"/>
            <w:lang w:val="en-US"/>
          </w:rPr>
          <w:delText>t</w:delText>
        </w:r>
      </w:del>
      <w:r>
        <w:rPr>
          <w:rFonts w:hint="eastAsia"/>
          <w:lang w:val="en-US"/>
        </w:rPr>
        <w:t xml:space="preserve">hose </w:t>
      </w:r>
      <w:ins w:id="6647" w:author="jie sun" w:date="2018-04-16T21:27:00Z">
        <w:del w:id="6648" w:author="JIE  SUN" w:date="2018-06-21T13:49:00Z">
          <w:r w:rsidR="007C7533" w:rsidDel="00D81616">
            <w:rPr>
              <w:lang w:val="en-US"/>
            </w:rPr>
            <w:delText>T</w:delText>
          </w:r>
        </w:del>
      </w:ins>
      <w:del w:id="6649" w:author="JIE  SUN" w:date="2018-06-21T13:49:00Z">
        <w:r w:rsidDel="00D81616">
          <w:rPr>
            <w:rFonts w:hint="eastAsia"/>
            <w:lang w:val="en-US"/>
          </w:rPr>
          <w:delText xml:space="preserve">three </w:delText>
        </w:r>
      </w:del>
      <w:ins w:id="6650" w:author="jie sun" w:date="2018-04-16T21:27:00Z">
        <w:del w:id="6651" w:author="JIE  SUN" w:date="2018-06-21T13:49:00Z">
          <w:r w:rsidR="007C7533" w:rsidDel="00D81616">
            <w:rPr>
              <w:lang w:val="en-US"/>
            </w:rPr>
            <w:delText>A</w:delText>
          </w:r>
        </w:del>
      </w:ins>
      <w:del w:id="6652" w:author="JIE  SUN" w:date="2018-06-21T13:49:00Z">
        <w:r w:rsidDel="00D81616">
          <w:rPr>
            <w:rFonts w:hint="eastAsia"/>
            <w:lang w:val="en-US"/>
          </w:rPr>
          <w:delText>actions</w:delText>
        </w:r>
      </w:del>
      <w:bookmarkEnd w:id="6609"/>
      <w:bookmarkEnd w:id="6610"/>
      <w:bookmarkEnd w:id="6611"/>
      <w:bookmarkEnd w:id="6612"/>
      <w:bookmarkEnd w:id="6613"/>
      <w:bookmarkEnd w:id="6614"/>
      <w:bookmarkEnd w:id="6615"/>
      <w:bookmarkEnd w:id="6616"/>
      <w:bookmarkEnd w:id="6617"/>
      <w:bookmarkEnd w:id="6618"/>
      <w:ins w:id="6653" w:author="JIE  SUN" w:date="2018-06-21T13:49:00Z">
        <w:r w:rsidR="00D81616">
          <w:rPr>
            <w:lang w:val="en-US"/>
          </w:rPr>
          <w:t>Two Gestures</w:t>
        </w:r>
      </w:ins>
    </w:p>
    <w:p w:rsidR="00F42978" w:rsidRDefault="002258D4">
      <w:pPr>
        <w:rPr>
          <w:ins w:id="6654" w:author="JIE  SUN" w:date="2018-06-21T22:14:00Z"/>
          <w:lang w:val="en-US"/>
        </w:rPr>
      </w:pPr>
      <w:ins w:id="6655" w:author="JIE  SUN" w:date="2018-06-21T21:29:00Z">
        <w:r>
          <w:rPr>
            <w:lang w:val="en-US"/>
          </w:rPr>
          <w:t xml:space="preserve">Basing on the </w:t>
        </w:r>
      </w:ins>
      <w:ins w:id="6656" w:author="JIE  SUN" w:date="2018-06-21T21:31:00Z">
        <w:r>
          <w:rPr>
            <w:lang w:val="en-US"/>
          </w:rPr>
          <w:t xml:space="preserve">last two sections, we can get the spinning angle </w:t>
        </w:r>
      </w:ins>
      <w:ins w:id="6657" w:author="JIE  SUN" w:date="2018-06-21T21:41:00Z">
        <w:r w:rsidR="0039577D">
          <w:rPr>
            <w:lang w:val="en-US"/>
          </w:rPr>
          <w:t xml:space="preserve">and the </w:t>
        </w:r>
      </w:ins>
      <w:ins w:id="6658" w:author="JIE  SUN" w:date="2018-06-21T21:31:00Z">
        <w:r>
          <w:rPr>
            <w:lang w:val="en-US"/>
          </w:rPr>
          <w:t>inclination angle in three axes.</w:t>
        </w:r>
      </w:ins>
      <w:ins w:id="6659" w:author="JIE  SUN" w:date="2018-06-21T21:34:00Z">
        <w:r>
          <w:rPr>
            <w:lang w:val="en-US"/>
          </w:rPr>
          <w:t xml:space="preserve"> In this section,</w:t>
        </w:r>
      </w:ins>
      <w:ins w:id="6660" w:author="JIE  SUN" w:date="2018-06-21T21:31:00Z">
        <w:r>
          <w:rPr>
            <w:lang w:val="en-US"/>
          </w:rPr>
          <w:t xml:space="preserve"> </w:t>
        </w:r>
      </w:ins>
      <w:ins w:id="6661" w:author="JIE  SUN" w:date="2018-06-21T21:50:00Z">
        <w:r w:rsidR="00B90B9F">
          <w:rPr>
            <w:lang w:val="en-US"/>
          </w:rPr>
          <w:t>first of all,</w:t>
        </w:r>
      </w:ins>
      <w:ins w:id="6662" w:author="JIE  SUN" w:date="2018-06-21T21:55:00Z">
        <w:r w:rsidR="00B90B9F">
          <w:rPr>
            <w:lang w:val="en-US"/>
          </w:rPr>
          <w:t xml:space="preserve"> </w:t>
        </w:r>
      </w:ins>
      <w:ins w:id="6663" w:author="JIE  SUN" w:date="2018-06-21T21:57:00Z">
        <w:r w:rsidR="00B90B9F">
          <w:rPr>
            <w:lang w:val="en-US"/>
          </w:rPr>
          <w:t xml:space="preserve">it is to </w:t>
        </w:r>
      </w:ins>
      <w:ins w:id="6664" w:author="JIE  SUN" w:date="2018-06-21T21:55:00Z">
        <w:r w:rsidR="00B90B9F">
          <w:rPr>
            <w:lang w:val="en-US"/>
          </w:rPr>
          <w:t>analyze the changes of the angles during a movement to</w:t>
        </w:r>
      </w:ins>
      <w:ins w:id="6665" w:author="JIE  SUN" w:date="2018-06-21T21:50:00Z">
        <w:r w:rsidR="00B90B9F">
          <w:rPr>
            <w:lang w:val="en-US"/>
          </w:rPr>
          <w:t xml:space="preserve"> </w:t>
        </w:r>
      </w:ins>
      <w:ins w:id="6666" w:author="JIE  SUN" w:date="2018-06-21T21:46:00Z">
        <w:r w:rsidR="00B90B9F">
          <w:rPr>
            <w:lang w:val="en-US"/>
          </w:rPr>
          <w:t>find</w:t>
        </w:r>
        <w:r w:rsidR="0039577D">
          <w:rPr>
            <w:lang w:val="en-US"/>
          </w:rPr>
          <w:t xml:space="preserve"> the regulation</w:t>
        </w:r>
      </w:ins>
      <w:ins w:id="6667" w:author="JIE  SUN" w:date="2018-06-21T21:49:00Z">
        <w:r w:rsidR="00B90B9F">
          <w:rPr>
            <w:lang w:val="en-US"/>
          </w:rPr>
          <w:t>s</w:t>
        </w:r>
      </w:ins>
      <w:ins w:id="6668" w:author="JIE  SUN" w:date="2018-06-21T21:56:00Z">
        <w:r w:rsidR="00B90B9F">
          <w:rPr>
            <w:lang w:val="en-US"/>
          </w:rPr>
          <w:t>; and then</w:t>
        </w:r>
      </w:ins>
      <w:ins w:id="6669" w:author="JIE  SUN" w:date="2018-06-21T21:57:00Z">
        <w:r w:rsidR="00B90B9F">
          <w:rPr>
            <w:lang w:val="en-US"/>
          </w:rPr>
          <w:t xml:space="preserve">, </w:t>
        </w:r>
      </w:ins>
      <w:ins w:id="6670" w:author="JIE  SUN" w:date="2018-06-21T21:59:00Z">
        <w:r w:rsidR="00F42978">
          <w:rPr>
            <w:lang w:val="en-US"/>
          </w:rPr>
          <w:t>the next step is to make the restriction conditions</w:t>
        </w:r>
      </w:ins>
      <w:ins w:id="6671" w:author="JIE  SUN" w:date="2018-06-21T22:02:00Z">
        <w:r w:rsidR="00F42978">
          <w:rPr>
            <w:lang w:val="en-US"/>
          </w:rPr>
          <w:t xml:space="preserve"> of the</w:t>
        </w:r>
      </w:ins>
      <w:ins w:id="6672" w:author="JIE  SUN" w:date="2018-06-21T22:03:00Z">
        <w:r w:rsidR="00F42978">
          <w:rPr>
            <w:lang w:val="en-US"/>
          </w:rPr>
          <w:t xml:space="preserve"> change</w:t>
        </w:r>
      </w:ins>
      <w:ins w:id="6673" w:author="JIE  SUN" w:date="2018-06-21T21:59:00Z">
        <w:r w:rsidR="00F42978">
          <w:rPr>
            <w:lang w:val="en-US"/>
          </w:rPr>
          <w:t xml:space="preserve"> scope of </w:t>
        </w:r>
      </w:ins>
      <w:ins w:id="6674" w:author="JIE  SUN" w:date="2018-06-21T22:03:00Z">
        <w:r w:rsidR="00F42978">
          <w:rPr>
            <w:lang w:val="en-US"/>
          </w:rPr>
          <w:t xml:space="preserve">those two kinds of angles. </w:t>
        </w:r>
      </w:ins>
    </w:p>
    <w:p w:rsidR="0087014B" w:rsidDel="00F42978" w:rsidRDefault="00D5184D">
      <w:pPr>
        <w:rPr>
          <w:del w:id="6675" w:author="JIE  SUN" w:date="2018-06-21T22:05:00Z"/>
          <w:lang w:val="en-US"/>
        </w:rPr>
      </w:pPr>
      <w:del w:id="6676" w:author="JIE  SUN" w:date="2018-06-21T21:34:00Z">
        <w:r w:rsidDel="002258D4">
          <w:rPr>
            <w:rFonts w:hint="eastAsia"/>
            <w:lang w:val="en-US"/>
          </w:rPr>
          <w:delText>T</w:delText>
        </w:r>
      </w:del>
      <w:del w:id="6677" w:author="JIE  SUN" w:date="2018-06-21T21:46:00Z">
        <w:r w:rsidDel="0039577D">
          <w:rPr>
            <w:rFonts w:hint="eastAsia"/>
            <w:lang w:val="en-US"/>
          </w:rPr>
          <w:delText>he standards for the definition of restrictions</w:delText>
        </w:r>
      </w:del>
      <w:del w:id="6678" w:author="JIE  SUN" w:date="2018-06-21T21:56:00Z">
        <w:r w:rsidDel="00B90B9F">
          <w:rPr>
            <w:rFonts w:hint="eastAsia"/>
            <w:lang w:val="en-US"/>
          </w:rPr>
          <w:delText xml:space="preserve"> </w:delText>
        </w:r>
      </w:del>
      <w:del w:id="6679" w:author="JIE  SUN" w:date="2018-06-21T22:05:00Z">
        <w:r w:rsidDel="00F42978">
          <w:rPr>
            <w:rFonts w:hint="eastAsia"/>
            <w:lang w:val="en-US"/>
          </w:rPr>
          <w:delText xml:space="preserve">for the spinning angle and the deflection angle are to control those two kinds of angles together to </w:delText>
        </w:r>
      </w:del>
      <w:del w:id="6680" w:author="JIE  SUN" w:date="2018-06-21T21:29:00Z">
        <w:r w:rsidDel="002258D4">
          <w:rPr>
            <w:rFonts w:hint="eastAsia"/>
            <w:lang w:val="en-US"/>
          </w:rPr>
          <w:delText xml:space="preserve">control </w:delText>
        </w:r>
      </w:del>
      <w:del w:id="6681" w:author="JIE  SUN" w:date="2018-06-21T22:05:00Z">
        <w:r w:rsidDel="00F42978">
          <w:rPr>
            <w:rFonts w:hint="eastAsia"/>
            <w:lang w:val="en-US"/>
          </w:rPr>
          <w:delText>the glow stick lighting a specified color in a fixing area or a fixing action. So here for making the restriction of angle range of the action we should catch the real data and think a</w:delText>
        </w:r>
      </w:del>
      <w:ins w:id="6682" w:author="jie sun" w:date="2018-04-11T17:32:00Z">
        <w:del w:id="6683" w:author="JIE  SUN" w:date="2018-06-21T22:05:00Z">
          <w:r w:rsidR="00C91EA7" w:rsidDel="00F42978">
            <w:rPr>
              <w:lang w:val="en-US"/>
            </w:rPr>
            <w:delText>n</w:delText>
          </w:r>
        </w:del>
      </w:ins>
      <w:del w:id="6684" w:author="JIE  SUN" w:date="2018-06-21T22:05:00Z">
        <w:r w:rsidDel="00F42978">
          <w:rPr>
            <w:rFonts w:hint="eastAsia"/>
            <w:lang w:val="en-US"/>
          </w:rPr>
          <w:delText xml:space="preserve"> abstract space diagram to make sure a useful standards or restrictions.</w:delText>
        </w:r>
      </w:del>
    </w:p>
    <w:p w:rsidR="0087014B" w:rsidRPr="00606542" w:rsidRDefault="00D5184D">
      <w:pPr>
        <w:pStyle w:val="Caption"/>
        <w:rPr>
          <w:color w:val="auto"/>
          <w:lang w:val="en-US"/>
          <w:rPrChange w:id="6685" w:author="jie sun" w:date="2018-04-08T14:40:00Z">
            <w:rPr>
              <w:color w:val="44546A" w:themeColor="text2"/>
              <w:lang w:val="en-US"/>
            </w:rPr>
          </w:rPrChange>
        </w:rPr>
        <w:pPrChange w:id="6686" w:author="像个男人一样" w:date="2018-03-21T02:14:00Z">
          <w:pPr/>
        </w:pPrChange>
      </w:pPr>
      <w:r w:rsidRPr="00606542">
        <w:rPr>
          <w:iCs w:val="0"/>
          <w:color w:val="auto"/>
          <w:sz w:val="24"/>
          <w:szCs w:val="22"/>
          <w:lang w:val="en-US"/>
        </w:rPr>
        <w:t xml:space="preserve">There are two ranges of self-spinning angle and </w:t>
      </w:r>
      <w:del w:id="6687" w:author="JIE  SUN" w:date="2018-06-21T22:06:00Z">
        <w:r w:rsidRPr="00606542" w:rsidDel="00F42978">
          <w:rPr>
            <w:iCs w:val="0"/>
            <w:color w:val="auto"/>
            <w:sz w:val="24"/>
            <w:szCs w:val="22"/>
            <w:lang w:val="en-US"/>
          </w:rPr>
          <w:delText xml:space="preserve">deflection </w:delText>
        </w:r>
      </w:del>
      <w:ins w:id="6688" w:author="JIE  SUN" w:date="2018-06-21T22:06:00Z">
        <w:r w:rsidR="00F42978">
          <w:rPr>
            <w:iCs w:val="0"/>
            <w:color w:val="auto"/>
            <w:sz w:val="24"/>
            <w:szCs w:val="22"/>
            <w:lang w:val="en-US"/>
          </w:rPr>
          <w:t>inclination</w:t>
        </w:r>
        <w:r w:rsidR="00F42978" w:rsidRPr="00606542">
          <w:rPr>
            <w:iCs w:val="0"/>
            <w:color w:val="auto"/>
            <w:sz w:val="24"/>
            <w:szCs w:val="22"/>
            <w:lang w:val="en-US"/>
          </w:rPr>
          <w:t xml:space="preserve"> </w:t>
        </w:r>
      </w:ins>
      <w:r w:rsidRPr="00606542">
        <w:rPr>
          <w:iCs w:val="0"/>
          <w:color w:val="auto"/>
          <w:sz w:val="24"/>
          <w:szCs w:val="22"/>
          <w:lang w:val="en-US"/>
        </w:rPr>
        <w:t xml:space="preserve">angle from gyro and accelerometer, which be used together to identify </w:t>
      </w:r>
      <w:ins w:id="6689" w:author="JIE  SUN" w:date="2018-06-21T22:07:00Z">
        <w:r w:rsidR="00F42978">
          <w:rPr>
            <w:iCs w:val="0"/>
            <w:color w:val="auto"/>
            <w:sz w:val="24"/>
            <w:szCs w:val="22"/>
            <w:lang w:val="en-US"/>
          </w:rPr>
          <w:t xml:space="preserve">two </w:t>
        </w:r>
      </w:ins>
      <w:del w:id="6690" w:author="JIE  SUN" w:date="2018-06-21T22:07:00Z">
        <w:r w:rsidRPr="00606542" w:rsidDel="00F42978">
          <w:rPr>
            <w:iCs w:val="0"/>
            <w:color w:val="auto"/>
            <w:sz w:val="24"/>
            <w:szCs w:val="22"/>
            <w:lang w:val="en-US"/>
          </w:rPr>
          <w:delText>actions</w:delText>
        </w:r>
      </w:del>
      <w:ins w:id="6691" w:author="JIE  SUN" w:date="2018-06-21T22:07:00Z">
        <w:r w:rsidR="00F42978">
          <w:rPr>
            <w:iCs w:val="0"/>
            <w:color w:val="auto"/>
            <w:sz w:val="24"/>
            <w:szCs w:val="22"/>
            <w:lang w:val="en-US"/>
          </w:rPr>
          <w:t>gestures</w:t>
        </w:r>
      </w:ins>
      <w:r w:rsidRPr="00606542">
        <w:rPr>
          <w:iCs w:val="0"/>
          <w:color w:val="auto"/>
          <w:sz w:val="24"/>
          <w:szCs w:val="22"/>
          <w:lang w:val="en-US"/>
        </w:rPr>
        <w:t xml:space="preserve">. For example, the action1, when you rotate the glow sticks </w:t>
      </w:r>
      <w:ins w:id="6692" w:author="JIE  SUN" w:date="2018-06-21T22:08:00Z">
        <w:r w:rsidR="00F42978">
          <w:rPr>
            <w:iCs w:val="0"/>
            <w:color w:val="auto"/>
            <w:sz w:val="24"/>
            <w:szCs w:val="22"/>
            <w:lang w:val="en-US"/>
          </w:rPr>
          <w:t xml:space="preserve">in three axes </w:t>
        </w:r>
      </w:ins>
      <w:r w:rsidRPr="00606542">
        <w:rPr>
          <w:iCs w:val="0"/>
          <w:color w:val="auto"/>
          <w:sz w:val="24"/>
          <w:szCs w:val="22"/>
          <w:lang w:val="en-US"/>
        </w:rPr>
        <w:t>over the range</w:t>
      </w:r>
      <w:ins w:id="6693" w:author="JIE  SUN" w:date="2018-06-21T22:09:00Z">
        <w:r w:rsidR="0092652C">
          <w:rPr>
            <w:iCs w:val="0"/>
            <w:color w:val="auto"/>
            <w:sz w:val="24"/>
            <w:szCs w:val="22"/>
            <w:lang w:val="en-US"/>
          </w:rPr>
          <w:t xml:space="preserve"> tested by Gyro</w:t>
        </w:r>
      </w:ins>
      <w:r w:rsidRPr="00606542">
        <w:rPr>
          <w:iCs w:val="0"/>
          <w:color w:val="auto"/>
          <w:sz w:val="24"/>
          <w:szCs w:val="22"/>
          <w:lang w:val="en-US"/>
        </w:rPr>
        <w:t>, it will</w:t>
      </w:r>
      <w:ins w:id="6694" w:author="JIE  SUN" w:date="2018-06-21T22:10:00Z">
        <w:r w:rsidR="0092652C">
          <w:rPr>
            <w:iCs w:val="0"/>
            <w:color w:val="auto"/>
            <w:sz w:val="24"/>
            <w:szCs w:val="22"/>
            <w:lang w:val="en-US"/>
          </w:rPr>
          <w:t xml:space="preserve"> be</w:t>
        </w:r>
      </w:ins>
      <w:r w:rsidRPr="00606542">
        <w:rPr>
          <w:iCs w:val="0"/>
          <w:color w:val="auto"/>
          <w:sz w:val="24"/>
          <w:szCs w:val="22"/>
          <w:lang w:val="en-US"/>
        </w:rPr>
        <w:t xml:space="preserve"> judge</w:t>
      </w:r>
      <w:ins w:id="6695" w:author="JIE  SUN" w:date="2018-06-21T22:10:00Z">
        <w:r w:rsidR="0092652C">
          <w:rPr>
            <w:iCs w:val="0"/>
            <w:color w:val="auto"/>
            <w:sz w:val="24"/>
            <w:szCs w:val="22"/>
            <w:lang w:val="en-US"/>
          </w:rPr>
          <w:t>d</w:t>
        </w:r>
      </w:ins>
      <w:r w:rsidRPr="00606542">
        <w:rPr>
          <w:iCs w:val="0"/>
          <w:color w:val="auto"/>
          <w:sz w:val="24"/>
          <w:szCs w:val="22"/>
          <w:lang w:val="en-US"/>
        </w:rPr>
        <w:t xml:space="preserve"> </w:t>
      </w:r>
      <w:del w:id="6696" w:author="jie sun" w:date="2018-04-11T17:33:00Z">
        <w:r w:rsidRPr="00606542" w:rsidDel="001668E1">
          <w:rPr>
            <w:iCs w:val="0"/>
            <w:color w:val="auto"/>
            <w:sz w:val="24"/>
            <w:szCs w:val="22"/>
            <w:lang w:val="en-US"/>
          </w:rPr>
          <w:delText>you in</w:delText>
        </w:r>
      </w:del>
      <w:ins w:id="6697" w:author="JIE  SUN" w:date="2018-06-21T22:10:00Z">
        <w:r w:rsidR="0092652C">
          <w:rPr>
            <w:iCs w:val="0"/>
            <w:color w:val="auto"/>
            <w:sz w:val="24"/>
            <w:szCs w:val="22"/>
            <w:lang w:val="en-US"/>
          </w:rPr>
          <w:t>as</w:t>
        </w:r>
      </w:ins>
      <w:ins w:id="6698" w:author="jie sun" w:date="2018-04-11T17:33:00Z">
        <w:del w:id="6699" w:author="JIE  SUN" w:date="2018-06-21T22:10:00Z">
          <w:r w:rsidR="001668E1" w:rsidDel="0092652C">
            <w:rPr>
              <w:iCs w:val="0"/>
              <w:color w:val="auto"/>
              <w:sz w:val="24"/>
              <w:szCs w:val="22"/>
              <w:lang w:val="en-US"/>
            </w:rPr>
            <w:delText>it</w:delText>
          </w:r>
        </w:del>
        <w:r w:rsidR="001668E1">
          <w:rPr>
            <w:iCs w:val="0"/>
            <w:color w:val="auto"/>
            <w:sz w:val="24"/>
            <w:szCs w:val="22"/>
            <w:lang w:val="en-US"/>
          </w:rPr>
          <w:t xml:space="preserve"> </w:t>
        </w:r>
      </w:ins>
      <w:del w:id="6700" w:author="jie sun" w:date="2018-04-11T17:33:00Z">
        <w:r w:rsidRPr="00606542" w:rsidDel="001668E1">
          <w:rPr>
            <w:iCs w:val="0"/>
            <w:color w:val="auto"/>
            <w:sz w:val="24"/>
            <w:szCs w:val="22"/>
            <w:lang w:val="en-US"/>
          </w:rPr>
          <w:delText xml:space="preserve"> </w:delText>
        </w:r>
      </w:del>
      <w:r w:rsidRPr="00606542">
        <w:rPr>
          <w:iCs w:val="0"/>
          <w:color w:val="auto"/>
          <w:sz w:val="24"/>
          <w:szCs w:val="22"/>
          <w:lang w:val="en-US"/>
        </w:rPr>
        <w:t>a wrong action or not action1</w:t>
      </w:r>
      <w:ins w:id="6701" w:author="JIE  SUN" w:date="2018-06-21T22:08:00Z">
        <w:r w:rsidR="00F42978">
          <w:rPr>
            <w:iCs w:val="0"/>
            <w:color w:val="auto"/>
            <w:sz w:val="24"/>
            <w:szCs w:val="22"/>
            <w:lang w:val="en-US"/>
          </w:rPr>
          <w:t xml:space="preserve"> even the inclination can meet the standards</w:t>
        </w:r>
      </w:ins>
      <w:del w:id="6702" w:author="JIE  SUN" w:date="2018-06-21T22:08:00Z">
        <w:r w:rsidRPr="00606542" w:rsidDel="00F42978">
          <w:rPr>
            <w:iCs w:val="0"/>
            <w:color w:val="auto"/>
            <w:sz w:val="24"/>
            <w:szCs w:val="22"/>
            <w:lang w:val="en-US"/>
          </w:rPr>
          <w:delText>, this can be tested by gyro</w:delText>
        </w:r>
      </w:del>
      <w:r w:rsidRPr="00606542">
        <w:rPr>
          <w:iCs w:val="0"/>
          <w:color w:val="auto"/>
          <w:sz w:val="24"/>
          <w:szCs w:val="22"/>
          <w:lang w:val="en-US"/>
        </w:rPr>
        <w:t xml:space="preserve">. </w:t>
      </w:r>
      <w:del w:id="6703" w:author="JIE  SUN" w:date="2018-06-21T22:10:00Z">
        <w:r w:rsidRPr="00606542" w:rsidDel="0092652C">
          <w:rPr>
            <w:iCs w:val="0"/>
            <w:color w:val="auto"/>
            <w:sz w:val="24"/>
            <w:szCs w:val="22"/>
            <w:lang w:val="en-US"/>
          </w:rPr>
          <w:delText xml:space="preserve">And </w:delText>
        </w:r>
      </w:del>
      <w:ins w:id="6704" w:author="JIE  SUN" w:date="2018-06-21T22:10:00Z">
        <w:r w:rsidR="0092652C">
          <w:rPr>
            <w:iCs w:val="0"/>
            <w:color w:val="auto"/>
            <w:sz w:val="24"/>
            <w:szCs w:val="22"/>
            <w:lang w:val="en-US"/>
          </w:rPr>
          <w:t>On the other hand,</w:t>
        </w:r>
        <w:r w:rsidR="0092652C" w:rsidRPr="00606542">
          <w:rPr>
            <w:iCs w:val="0"/>
            <w:color w:val="auto"/>
            <w:sz w:val="24"/>
            <w:szCs w:val="22"/>
            <w:lang w:val="en-US"/>
          </w:rPr>
          <w:t xml:space="preserve"> </w:t>
        </w:r>
      </w:ins>
      <w:del w:id="6705" w:author="jie sun" w:date="2018-04-08T14:41:00Z">
        <w:r w:rsidRPr="00606542" w:rsidDel="00B24F58">
          <w:rPr>
            <w:iCs w:val="0"/>
            <w:color w:val="auto"/>
            <w:sz w:val="24"/>
            <w:szCs w:val="22"/>
            <w:lang w:val="en-US"/>
          </w:rPr>
          <w:delText xml:space="preserve">also, </w:delText>
        </w:r>
      </w:del>
      <w:r w:rsidRPr="00606542">
        <w:rPr>
          <w:iCs w:val="0"/>
          <w:color w:val="auto"/>
          <w:sz w:val="24"/>
          <w:szCs w:val="22"/>
          <w:lang w:val="en-US"/>
        </w:rPr>
        <w:t xml:space="preserve">when you shake the glow stick in a very small angle </w:t>
      </w:r>
      <w:ins w:id="6706" w:author="JIE  SUN" w:date="2018-06-21T22:09:00Z">
        <w:r w:rsidR="00F42978">
          <w:rPr>
            <w:iCs w:val="0"/>
            <w:color w:val="auto"/>
            <w:sz w:val="24"/>
            <w:szCs w:val="22"/>
            <w:lang w:val="en-US"/>
          </w:rPr>
          <w:t xml:space="preserve">change </w:t>
        </w:r>
      </w:ins>
      <w:r w:rsidRPr="00606542">
        <w:rPr>
          <w:iCs w:val="0"/>
          <w:color w:val="auto"/>
          <w:sz w:val="24"/>
          <w:szCs w:val="22"/>
          <w:lang w:val="en-US"/>
        </w:rPr>
        <w:t xml:space="preserve">range </w:t>
      </w:r>
      <w:del w:id="6707" w:author="JIE  SUN" w:date="2018-06-21T22:11:00Z">
        <w:r w:rsidRPr="00606542" w:rsidDel="0092652C">
          <w:rPr>
            <w:iCs w:val="0"/>
            <w:color w:val="auto"/>
            <w:sz w:val="24"/>
            <w:szCs w:val="22"/>
            <w:lang w:val="en-US"/>
          </w:rPr>
          <w:delText>relative with the gravity</w:delText>
        </w:r>
      </w:del>
      <w:ins w:id="6708" w:author="JIE  SUN" w:date="2018-06-21T22:11:00Z">
        <w:r w:rsidR="0092652C">
          <w:rPr>
            <w:iCs w:val="0"/>
            <w:color w:val="auto"/>
            <w:sz w:val="24"/>
            <w:szCs w:val="22"/>
            <w:lang w:val="en-US"/>
          </w:rPr>
          <w:t>tested by accelerometer</w:t>
        </w:r>
      </w:ins>
      <w:r w:rsidRPr="00606542">
        <w:rPr>
          <w:iCs w:val="0"/>
          <w:color w:val="auto"/>
          <w:sz w:val="24"/>
          <w:szCs w:val="22"/>
          <w:lang w:val="en-US"/>
        </w:rPr>
        <w:t>, it can</w:t>
      </w:r>
      <w:ins w:id="6709" w:author="jie sun" w:date="2018-04-08T14:41:00Z">
        <w:r w:rsidR="00B24F58">
          <w:rPr>
            <w:rFonts w:hint="eastAsia"/>
            <w:iCs w:val="0"/>
            <w:color w:val="auto"/>
            <w:sz w:val="24"/>
            <w:szCs w:val="22"/>
            <w:lang w:val="en-US"/>
          </w:rPr>
          <w:t>no</w:t>
        </w:r>
        <w:r w:rsidR="00B24F58">
          <w:rPr>
            <w:iCs w:val="0"/>
            <w:color w:val="auto"/>
            <w:sz w:val="24"/>
            <w:szCs w:val="22"/>
            <w:lang w:val="en-US"/>
          </w:rPr>
          <w:t>t</w:t>
        </w:r>
      </w:ins>
      <w:r w:rsidRPr="00606542">
        <w:rPr>
          <w:iCs w:val="0"/>
          <w:color w:val="auto"/>
          <w:sz w:val="24"/>
          <w:szCs w:val="22"/>
          <w:lang w:val="en-US"/>
        </w:rPr>
        <w:t xml:space="preserve"> be identified since the angle change </w:t>
      </w:r>
      <w:del w:id="6710" w:author="JIE  SUN" w:date="2018-06-21T13:53:00Z">
        <w:r w:rsidRPr="00606542" w:rsidDel="00252560">
          <w:rPr>
            <w:iCs w:val="0"/>
            <w:color w:val="auto"/>
            <w:sz w:val="24"/>
            <w:szCs w:val="22"/>
            <w:lang w:val="en-US"/>
          </w:rPr>
          <w:delText>are not satisfied with</w:delText>
        </w:r>
      </w:del>
      <w:ins w:id="6711" w:author="JIE  SUN" w:date="2018-06-21T13:53:00Z">
        <w:r w:rsidR="00252560">
          <w:rPr>
            <w:iCs w:val="0"/>
            <w:color w:val="auto"/>
            <w:sz w:val="24"/>
            <w:szCs w:val="22"/>
            <w:lang w:val="en-US"/>
          </w:rPr>
          <w:t>does not meet the</w:t>
        </w:r>
      </w:ins>
      <w:r w:rsidRPr="00606542">
        <w:rPr>
          <w:iCs w:val="0"/>
          <w:color w:val="auto"/>
          <w:sz w:val="24"/>
          <w:szCs w:val="22"/>
          <w:lang w:val="en-US"/>
        </w:rPr>
        <w:t xml:space="preserve"> standards</w:t>
      </w:r>
      <w:del w:id="6712" w:author="JIE  SUN" w:date="2018-06-21T22:11:00Z">
        <w:r w:rsidRPr="00606542" w:rsidDel="0092652C">
          <w:rPr>
            <w:iCs w:val="0"/>
            <w:color w:val="auto"/>
            <w:sz w:val="24"/>
            <w:szCs w:val="22"/>
            <w:lang w:val="en-US"/>
          </w:rPr>
          <w:delText xml:space="preserve"> which can be tested by Accelerometer.</w:delText>
        </w:r>
      </w:del>
      <w:ins w:id="6713" w:author="JIE  SUN" w:date="2018-06-21T22:11:00Z">
        <w:r w:rsidR="0092652C">
          <w:rPr>
            <w:iCs w:val="0"/>
            <w:color w:val="auto"/>
            <w:sz w:val="24"/>
            <w:szCs w:val="22"/>
            <w:lang w:val="en-US"/>
          </w:rPr>
          <w:t>.</w:t>
        </w:r>
      </w:ins>
    </w:p>
    <w:p w:rsidR="0087014B" w:rsidDel="00936904" w:rsidRDefault="00D5184D">
      <w:pPr>
        <w:pStyle w:val="Caption"/>
        <w:rPr>
          <w:ins w:id="6714" w:author="jie sun" w:date="2018-04-18T21:06:00Z"/>
          <w:del w:id="6715" w:author="JIE  SUN" w:date="2018-06-21T22:18:00Z"/>
          <w:iCs w:val="0"/>
          <w:color w:val="auto"/>
          <w:sz w:val="24"/>
          <w:szCs w:val="22"/>
          <w:lang w:val="en-US"/>
        </w:rPr>
      </w:pPr>
      <w:del w:id="6716" w:author="JIE  SUN" w:date="2018-06-21T22:18:00Z">
        <w:r w:rsidRPr="00606542" w:rsidDel="00936904">
          <w:rPr>
            <w:iCs w:val="0"/>
            <w:color w:val="auto"/>
            <w:sz w:val="24"/>
            <w:szCs w:val="22"/>
            <w:lang w:val="en-US"/>
          </w:rPr>
          <w:delText>There are some angle range restriction</w:delText>
        </w:r>
      </w:del>
      <w:ins w:id="6717" w:author="jie sun" w:date="2018-04-08T18:29:00Z">
        <w:del w:id="6718" w:author="JIE  SUN" w:date="2018-06-21T22:18:00Z">
          <w:r w:rsidR="009E530B" w:rsidDel="00936904">
            <w:rPr>
              <w:iCs w:val="0"/>
              <w:color w:val="auto"/>
              <w:sz w:val="24"/>
              <w:szCs w:val="22"/>
              <w:lang w:val="en-US"/>
            </w:rPr>
            <w:delText>s</w:delText>
          </w:r>
        </w:del>
      </w:ins>
      <w:del w:id="6719" w:author="JIE  SUN" w:date="2018-06-21T22:18:00Z">
        <w:r w:rsidRPr="00606542" w:rsidDel="00936904">
          <w:rPr>
            <w:iCs w:val="0"/>
            <w:color w:val="auto"/>
            <w:sz w:val="24"/>
            <w:szCs w:val="22"/>
            <w:lang w:val="en-US"/>
          </w:rPr>
          <w:delText xml:space="preserve"> below for </w:delText>
        </w:r>
      </w:del>
      <w:del w:id="6720" w:author="JIE  SUN" w:date="2018-06-21T13:50:00Z">
        <w:r w:rsidRPr="00606542" w:rsidDel="00D81616">
          <w:rPr>
            <w:iCs w:val="0"/>
            <w:color w:val="auto"/>
            <w:sz w:val="24"/>
            <w:szCs w:val="22"/>
            <w:lang w:val="en-US"/>
          </w:rPr>
          <w:delText xml:space="preserve">three different </w:delText>
        </w:r>
      </w:del>
      <w:del w:id="6721" w:author="JIE  SUN" w:date="2018-06-21T22:18:00Z">
        <w:r w:rsidRPr="00606542" w:rsidDel="00936904">
          <w:rPr>
            <w:iCs w:val="0"/>
            <w:color w:val="auto"/>
            <w:sz w:val="24"/>
            <w:szCs w:val="22"/>
            <w:lang w:val="en-US"/>
          </w:rPr>
          <w:delText>actions.</w:delText>
        </w:r>
      </w:del>
    </w:p>
    <w:p w:rsidR="00BD66EE" w:rsidRDefault="00AB4D3D" w:rsidP="00BD66EE">
      <w:pPr>
        <w:pStyle w:val="Heading4"/>
        <w:rPr>
          <w:ins w:id="6722" w:author="jie sun" w:date="2018-04-18T21:06:00Z"/>
        </w:rPr>
      </w:pPr>
      <w:ins w:id="6723" w:author="JIE  SUN" w:date="2018-06-21T21:02:00Z">
        <w:r>
          <w:t xml:space="preserve">The </w:t>
        </w:r>
      </w:ins>
      <w:ins w:id="6724" w:author="jie sun" w:date="2018-04-18T21:06:00Z">
        <w:r w:rsidR="00BD66EE">
          <w:t xml:space="preserve">Period </w:t>
        </w:r>
      </w:ins>
      <w:ins w:id="6725" w:author="JIE  SUN" w:date="2018-06-21T21:03:00Z">
        <w:r>
          <w:t>of Data Collection</w:t>
        </w:r>
      </w:ins>
      <w:ins w:id="6726" w:author="JIE  SUN" w:date="2018-06-21T22:18:00Z">
        <w:r w:rsidR="00936904">
          <w:t xml:space="preserve"> </w:t>
        </w:r>
      </w:ins>
      <w:ins w:id="6727" w:author="JIE  SUN" w:date="2018-06-24T21:34:00Z">
        <w:r w:rsidR="003973E0">
          <w:t xml:space="preserve">and Faltering Noise </w:t>
        </w:r>
      </w:ins>
      <w:ins w:id="6728" w:author="jie sun" w:date="2018-04-18T21:09:00Z">
        <w:del w:id="6729" w:author="JIE  SUN" w:date="2018-06-21T21:03:00Z">
          <w:r w:rsidR="00ED76F7" w:rsidDel="00AB4D3D">
            <w:delText>w</w:delText>
          </w:r>
        </w:del>
      </w:ins>
      <w:ins w:id="6730" w:author="jie sun" w:date="2018-04-18T21:06:00Z">
        <w:del w:id="6731" w:author="JIE  SUN" w:date="2018-06-21T21:03:00Z">
          <w:r w:rsidR="00BD66EE" w:rsidDel="00AB4D3D">
            <w:delText xml:space="preserve">ith </w:delText>
          </w:r>
        </w:del>
        <w:del w:id="6732" w:author="JIE  SUN" w:date="2018-06-21T21:02:00Z">
          <w:r w:rsidR="00BD66EE" w:rsidDel="00AB4D3D">
            <w:delText>One Action</w:delText>
          </w:r>
        </w:del>
      </w:ins>
    </w:p>
    <w:p w:rsidR="00936904" w:rsidRDefault="00936904" w:rsidP="00BD66EE">
      <w:pPr>
        <w:rPr>
          <w:ins w:id="6733" w:author="JIE  SUN" w:date="2018-06-24T21:34:00Z"/>
        </w:rPr>
      </w:pPr>
      <w:ins w:id="6734" w:author="JIE  SUN" w:date="2018-06-21T22:17:00Z">
        <w:r>
          <w:t>The testing frequency is always 100 Hz during collecting data, which means the collection period is 0.01s</w:t>
        </w:r>
        <w:r w:rsidR="00A41C79">
          <w:t xml:space="preserve">, so </w:t>
        </w:r>
      </w:ins>
      <w:ins w:id="6735" w:author="JIE  SUN" w:date="2018-06-21T22:20:00Z">
        <w:r w:rsidR="00A41C79">
          <w:t xml:space="preserve">the unit of </w:t>
        </w:r>
      </w:ins>
      <w:ins w:id="6736" w:author="JIE  SUN" w:date="2018-06-21T22:17:00Z">
        <w:r w:rsidR="00A41C79">
          <w:t xml:space="preserve">the horizontal ordinate </w:t>
        </w:r>
      </w:ins>
      <w:ins w:id="6737" w:author="JIE  SUN" w:date="2018-06-21T22:20:00Z">
        <w:r w:rsidR="00A41C79">
          <w:t>is 0.01s in the figures of the data of the spinning angle or inclination angle in three axes.</w:t>
        </w:r>
      </w:ins>
    </w:p>
    <w:p w:rsidR="003973E0" w:rsidRDefault="003973E0" w:rsidP="003973E0">
      <w:pPr>
        <w:pStyle w:val="Heading3"/>
        <w:numPr>
          <w:ilvl w:val="0"/>
          <w:numId w:val="0"/>
        </w:numPr>
        <w:ind w:left="720" w:hanging="720"/>
        <w:rPr>
          <w:ins w:id="6738" w:author="JIE  SUN" w:date="2018-06-24T21:38:00Z"/>
          <w:rFonts w:eastAsiaTheme="minorEastAsia" w:cstheme="minorBidi"/>
          <w:b w:val="0"/>
          <w:sz w:val="24"/>
          <w:szCs w:val="22"/>
        </w:rPr>
        <w:pPrChange w:id="6739" w:author="JIE  SUN" w:date="2018-06-24T21:38:00Z">
          <w:pPr>
            <w:pStyle w:val="Heading3"/>
          </w:pPr>
        </w:pPrChange>
      </w:pPr>
    </w:p>
    <w:p w:rsidR="003973E0" w:rsidRDefault="003973E0" w:rsidP="003973E0">
      <w:pPr>
        <w:pStyle w:val="Heading3"/>
        <w:numPr>
          <w:ilvl w:val="0"/>
          <w:numId w:val="0"/>
        </w:numPr>
        <w:ind w:left="720" w:hanging="720"/>
        <w:rPr>
          <w:ins w:id="6740" w:author="JIE  SUN" w:date="2018-06-24T21:39:00Z"/>
          <w:rFonts w:eastAsiaTheme="minorEastAsia" w:cstheme="minorBidi"/>
          <w:b w:val="0"/>
          <w:sz w:val="24"/>
          <w:szCs w:val="22"/>
        </w:rPr>
        <w:pPrChange w:id="6741" w:author="JIE  SUN" w:date="2018-06-24T21:39:00Z">
          <w:pPr>
            <w:pStyle w:val="Heading3"/>
          </w:pPr>
        </w:pPrChange>
      </w:pPr>
      <w:ins w:id="6742" w:author="JIE  SUN" w:date="2018-06-24T21:35:00Z">
        <w:r w:rsidRPr="003973E0">
          <w:rPr>
            <w:rFonts w:eastAsiaTheme="minorEastAsia" w:cstheme="minorBidi"/>
            <w:b w:val="0"/>
            <w:sz w:val="24"/>
            <w:szCs w:val="22"/>
            <w:rPrChange w:id="6743" w:author="JIE  SUN" w:date="2018-06-24T21:38:00Z">
              <w:rPr/>
            </w:rPrChange>
          </w:rPr>
          <w:t>We can use the fastest duration between two movement</w:t>
        </w:r>
      </w:ins>
      <w:ins w:id="6744" w:author="JIE  SUN" w:date="2018-06-24T21:39:00Z">
        <w:r>
          <w:rPr>
            <w:rFonts w:eastAsiaTheme="minorEastAsia" w:cstheme="minorBidi"/>
            <w:b w:val="0"/>
            <w:sz w:val="24"/>
            <w:szCs w:val="22"/>
          </w:rPr>
          <w:t>s</w:t>
        </w:r>
      </w:ins>
      <w:ins w:id="6745" w:author="JIE  SUN" w:date="2018-06-24T21:35:00Z">
        <w:r w:rsidRPr="003973E0">
          <w:rPr>
            <w:rFonts w:eastAsiaTheme="minorEastAsia" w:cstheme="minorBidi"/>
            <w:b w:val="0"/>
            <w:sz w:val="24"/>
            <w:szCs w:val="22"/>
            <w:rPrChange w:id="6746" w:author="JIE  SUN" w:date="2018-06-24T21:38:00Z">
              <w:rPr/>
            </w:rPrChange>
          </w:rPr>
          <w:t xml:space="preserve"> to falter the noise</w:t>
        </w:r>
        <w:r>
          <w:rPr>
            <w:rFonts w:eastAsiaTheme="minorEastAsia" w:cstheme="minorBidi"/>
            <w:b w:val="0"/>
            <w:sz w:val="24"/>
            <w:szCs w:val="22"/>
            <w:rPrChange w:id="6747" w:author="JIE  SUN" w:date="2018-06-24T21:38:00Z">
              <w:rPr>
                <w:rFonts w:eastAsiaTheme="minorEastAsia" w:cstheme="minorBidi"/>
                <w:b w:val="0"/>
                <w:sz w:val="24"/>
                <w:szCs w:val="22"/>
              </w:rPr>
            </w:rPrChange>
          </w:rPr>
          <w:t>,</w:t>
        </w:r>
      </w:ins>
    </w:p>
    <w:p w:rsidR="003973E0" w:rsidRDefault="003973E0" w:rsidP="003973E0">
      <w:pPr>
        <w:pStyle w:val="Heading3"/>
        <w:numPr>
          <w:ilvl w:val="0"/>
          <w:numId w:val="0"/>
        </w:numPr>
        <w:ind w:left="720" w:hanging="720"/>
        <w:rPr>
          <w:ins w:id="6748" w:author="JIE  SUN" w:date="2018-06-24T21:39:00Z"/>
          <w:rFonts w:eastAsiaTheme="minorEastAsia" w:cstheme="minorBidi"/>
          <w:b w:val="0"/>
          <w:sz w:val="24"/>
          <w:szCs w:val="22"/>
        </w:rPr>
        <w:pPrChange w:id="6749" w:author="JIE  SUN" w:date="2018-06-24T21:39:00Z">
          <w:pPr>
            <w:pStyle w:val="Heading3"/>
          </w:pPr>
        </w:pPrChange>
      </w:pPr>
      <w:ins w:id="6750" w:author="JIE  SUN" w:date="2018-06-24T21:36:00Z">
        <w:r w:rsidRPr="003973E0">
          <w:rPr>
            <w:rFonts w:eastAsiaTheme="minorEastAsia" w:cstheme="minorBidi"/>
            <w:b w:val="0"/>
            <w:sz w:val="24"/>
            <w:szCs w:val="22"/>
            <w:rPrChange w:id="6751" w:author="JIE  SUN" w:date="2018-06-24T21:38:00Z">
              <w:rPr/>
            </w:rPrChange>
          </w:rPr>
          <w:t>which</w:t>
        </w:r>
      </w:ins>
      <w:ins w:id="6752" w:author="JIE  SUN" w:date="2018-06-24T21:35:00Z">
        <w:r w:rsidRPr="003973E0">
          <w:rPr>
            <w:rFonts w:eastAsiaTheme="minorEastAsia" w:cstheme="minorBidi"/>
            <w:b w:val="0"/>
            <w:sz w:val="24"/>
            <w:szCs w:val="22"/>
            <w:rPrChange w:id="6753" w:author="JIE  SUN" w:date="2018-06-24T21:38:00Z">
              <w:rPr/>
            </w:rPrChange>
          </w:rPr>
          <w:t xml:space="preserve"> </w:t>
        </w:r>
      </w:ins>
      <w:ins w:id="6754" w:author="JIE  SUN" w:date="2018-06-24T21:36:00Z">
        <w:r w:rsidRPr="003973E0">
          <w:rPr>
            <w:rFonts w:eastAsiaTheme="minorEastAsia" w:cstheme="minorBidi"/>
            <w:b w:val="0"/>
            <w:sz w:val="24"/>
            <w:szCs w:val="22"/>
            <w:rPrChange w:id="6755" w:author="JIE  SUN" w:date="2018-06-24T21:38:00Z">
              <w:rPr/>
            </w:rPrChange>
          </w:rPr>
          <w:t xml:space="preserve">has been maintained in the </w:t>
        </w:r>
      </w:ins>
      <w:ins w:id="6756" w:author="JIE  SUN" w:date="2018-06-24T21:37:00Z">
        <w:r w:rsidRPr="003973E0">
          <w:rPr>
            <w:rFonts w:eastAsiaTheme="minorEastAsia" w:cstheme="minorBidi"/>
            <w:b w:val="0"/>
            <w:sz w:val="24"/>
            <w:szCs w:val="22"/>
            <w:rPrChange w:id="6757" w:author="JIE  SUN" w:date="2018-06-24T21:38:00Z">
              <w:rPr/>
            </w:rPrChange>
          </w:rPr>
          <w:t xml:space="preserve">Charter 2.3.2 as </w:t>
        </w:r>
      </w:ins>
      <w:ins w:id="6758" w:author="JIE  SUN" w:date="2018-06-24T21:38:00Z">
        <w:r w:rsidRPr="003973E0">
          <w:rPr>
            <w:rFonts w:eastAsiaTheme="minorEastAsia" w:cstheme="minorBidi" w:hint="eastAsia"/>
            <w:b w:val="0"/>
            <w:sz w:val="24"/>
            <w:szCs w:val="22"/>
            <w:rPrChange w:id="6759" w:author="JIE  SUN" w:date="2018-06-24T21:38:00Z">
              <w:rPr>
                <w:rFonts w:hint="eastAsia"/>
                <w:lang w:val="en-US"/>
              </w:rPr>
            </w:rPrChange>
          </w:rPr>
          <w:t>Transform Domain Algorithm</w:t>
        </w:r>
      </w:ins>
      <w:ins w:id="6760" w:author="JIE  SUN" w:date="2018-06-24T21:39:00Z">
        <w:r>
          <w:rPr>
            <w:rFonts w:eastAsiaTheme="minorEastAsia" w:cstheme="minorBidi"/>
            <w:b w:val="0"/>
            <w:sz w:val="24"/>
            <w:szCs w:val="22"/>
          </w:rPr>
          <w:t>.</w:t>
        </w:r>
      </w:ins>
    </w:p>
    <w:p w:rsidR="00100CE8" w:rsidRDefault="00323B61" w:rsidP="0036186A">
      <w:pPr>
        <w:jc w:val="center"/>
        <w:rPr>
          <w:ins w:id="6761" w:author="JIE  SUN" w:date="2018-06-24T22:00:00Z"/>
          <w:lang w:val="en-US"/>
        </w:rPr>
        <w:pPrChange w:id="6762" w:author="JIE  SUN" w:date="2018-06-24T22:02:00Z">
          <w:pPr>
            <w:numPr>
              <w:numId w:val="12"/>
            </w:numPr>
            <w:ind w:left="720" w:hanging="360"/>
          </w:pPr>
        </w:pPrChange>
      </w:pPr>
      <w:ins w:id="6763" w:author="JIE  SUN" w:date="2018-06-24T21:44:00Z">
        <w:r>
          <w:t>From</w:t>
        </w:r>
        <w:r>
          <w:rPr>
            <w:lang w:val="en-US"/>
          </w:rPr>
          <w:t xml:space="preserve"> this kind movements, </w:t>
        </w:r>
      </w:ins>
      <w:ins w:id="6764" w:author="JIE  SUN" w:date="2018-06-24T21:43:00Z">
        <w:r>
          <w:rPr>
            <w:lang w:val="en-US"/>
          </w:rPr>
          <w:t xml:space="preserve">we can get that </w:t>
        </w:r>
      </w:ins>
      <w:ins w:id="6765" w:author="JIE  SUN" w:date="2018-06-24T21:45:00Z">
        <w:r>
          <w:rPr>
            <w:lang w:val="en-US"/>
          </w:rPr>
          <w:t xml:space="preserve">the </w:t>
        </w:r>
      </w:ins>
      <w:ins w:id="6766" w:author="JIE  SUN" w:date="2018-06-24T21:43:00Z">
        <w:r w:rsidR="00100CE8">
          <w:rPr>
            <w:lang w:val="en-US"/>
          </w:rPr>
          <w:t>duration of two effective adjace</w:t>
        </w:r>
        <w:r w:rsidR="00100CE8">
          <w:rPr>
            <w:lang w:val="en-US"/>
          </w:rPr>
          <w:t xml:space="preserve">nt peaks </w:t>
        </w:r>
      </w:ins>
      <w:ins w:id="6767" w:author="JIE  SUN" w:date="2018-06-24T21:45:00Z">
        <w:r>
          <w:rPr>
            <w:lang w:val="en-US"/>
          </w:rPr>
          <w:t xml:space="preserve">or movement </w:t>
        </w:r>
      </w:ins>
      <w:ins w:id="6768" w:author="JIE  SUN" w:date="2018-06-24T21:43:00Z">
        <w:r w:rsidR="00290E4B">
          <w:rPr>
            <w:lang w:val="en-US"/>
          </w:rPr>
          <w:t>must be longer than 0.04</w:t>
        </w:r>
        <w:bookmarkStart w:id="6769" w:name="_GoBack"/>
        <w:bookmarkEnd w:id="6769"/>
        <w:r w:rsidR="005661D1">
          <w:rPr>
            <w:lang w:val="en-US"/>
          </w:rPr>
          <w:t>S and shorter than 2.5</w:t>
        </w:r>
        <w:r>
          <w:rPr>
            <w:lang w:val="en-US"/>
          </w:rPr>
          <w:t>s.</w:t>
        </w:r>
      </w:ins>
    </w:p>
    <w:p w:rsidR="0036186A" w:rsidRPr="00437182" w:rsidRDefault="0036186A" w:rsidP="0036186A">
      <w:pPr>
        <w:rPr>
          <w:ins w:id="6770" w:author="JIE  SUN" w:date="2018-06-24T21:43:00Z"/>
          <w:lang w:val="en-US"/>
        </w:rPr>
        <w:pPrChange w:id="6771" w:author="JIE  SUN" w:date="2018-06-24T21:43:00Z">
          <w:pPr>
            <w:numPr>
              <w:numId w:val="12"/>
            </w:numPr>
            <w:ind w:left="720" w:hanging="360"/>
          </w:pPr>
        </w:pPrChange>
      </w:pPr>
      <w:ins w:id="6772" w:author="JIE  SUN" w:date="2018-06-24T22:00:00Z">
        <w:r>
          <w:rPr>
            <w:lang w:val="en-US"/>
          </w:rPr>
          <w:t xml:space="preserve">There is piece of code below, </w:t>
        </w:r>
      </w:ins>
      <w:ins w:id="6773" w:author="JIE  SUN" w:date="2018-06-24T22:01:00Z">
        <w:r>
          <w:rPr>
            <w:lang w:val="en-US"/>
          </w:rPr>
          <w:t xml:space="preserve">the </w:t>
        </w:r>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2B91AF"/>
            <w:sz w:val="19"/>
            <w:szCs w:val="19"/>
          </w:rPr>
          <w:t xml:space="preserve"> </w:t>
        </w:r>
        <w:r w:rsidRPr="0036186A">
          <w:rPr>
            <w:lang w:val="en-US"/>
            <w:rPrChange w:id="6774" w:author="JIE  SUN" w:date="2018-06-24T22:02:00Z">
              <w:rPr>
                <w:rFonts w:ascii="NSimSun" w:eastAsia="NSimSun" w:hAnsi="Times New Roman" w:cs="NSimSun"/>
                <w:color w:val="2B91AF"/>
                <w:sz w:val="19"/>
                <w:szCs w:val="19"/>
              </w:rPr>
            </w:rPrChange>
          </w:rPr>
          <w:t>recording the number of the last time datum and</w:t>
        </w:r>
        <w:r>
          <w:rPr>
            <w:rFonts w:ascii="NSimSun" w:eastAsia="NSimSun" w:hAnsi="Times New Roman" w:cs="NSimSun"/>
            <w:color w:val="2B91AF"/>
            <w:sz w:val="19"/>
            <w:szCs w:val="19"/>
          </w:rPr>
          <w:t xml:space="preserve"> numi </w:t>
        </w:r>
        <w:r w:rsidRPr="0036186A">
          <w:rPr>
            <w:lang w:val="en-US"/>
            <w:rPrChange w:id="6775" w:author="JIE  SUN" w:date="2018-06-24T22:02:00Z">
              <w:rPr>
                <w:rFonts w:ascii="NSimSun" w:eastAsia="NSimSun" w:hAnsi="Times New Roman" w:cs="NSimSun"/>
                <w:color w:val="2B91AF"/>
                <w:sz w:val="19"/>
                <w:szCs w:val="19"/>
              </w:rPr>
            </w:rPrChange>
          </w:rPr>
          <w:t xml:space="preserve">recording the </w:t>
        </w:r>
      </w:ins>
      <w:ins w:id="6776" w:author="JIE  SUN" w:date="2018-06-24T22:02:00Z">
        <w:r w:rsidRPr="0036186A">
          <w:rPr>
            <w:lang w:val="en-US"/>
            <w:rPrChange w:id="6777" w:author="JIE  SUN" w:date="2018-06-24T22:02:00Z">
              <w:rPr>
                <w:rFonts w:ascii="NSimSun" w:eastAsia="NSimSun" w:hAnsi="Times New Roman" w:cs="NSimSun"/>
                <w:color w:val="2B91AF"/>
                <w:sz w:val="19"/>
                <w:szCs w:val="19"/>
              </w:rPr>
            </w:rPrChange>
          </w:rPr>
          <w:t xml:space="preserve">number of </w:t>
        </w:r>
      </w:ins>
      <w:ins w:id="6778" w:author="JIE  SUN" w:date="2018-06-24T22:05:00Z">
        <w:r w:rsidR="00273D37">
          <w:rPr>
            <w:lang w:val="en-US"/>
          </w:rPr>
          <w:t xml:space="preserve">the </w:t>
        </w:r>
      </w:ins>
      <w:ins w:id="6779" w:author="JIE  SUN" w:date="2018-06-24T22:02:00Z">
        <w:r w:rsidRPr="0036186A">
          <w:rPr>
            <w:lang w:val="en-US"/>
            <w:rPrChange w:id="6780" w:author="JIE  SUN" w:date="2018-06-24T22:02:00Z">
              <w:rPr>
                <w:rFonts w:ascii="NSimSun" w:eastAsia="NSimSun" w:hAnsi="Times New Roman" w:cs="NSimSun"/>
                <w:color w:val="2B91AF"/>
                <w:sz w:val="19"/>
                <w:szCs w:val="19"/>
              </w:rPr>
            </w:rPrChange>
          </w:rPr>
          <w:t>current datum</w:t>
        </w:r>
        <w:r>
          <w:rPr>
            <w:lang w:val="en-US"/>
            <w:rPrChange w:id="6781" w:author="JIE  SUN" w:date="2018-06-24T22:02:00Z">
              <w:rPr>
                <w:lang w:val="en-US"/>
              </w:rPr>
            </w:rPrChange>
          </w:rPr>
          <w:t xml:space="preserve">, and the following piece of code realizes the </w:t>
        </w:r>
      </w:ins>
      <w:ins w:id="6782" w:author="JIE  SUN" w:date="2018-06-24T22:03:00Z">
        <w:r>
          <w:rPr>
            <w:lang w:val="en-US"/>
          </w:rPr>
          <w:t>transform</w:t>
        </w:r>
      </w:ins>
      <w:ins w:id="6783" w:author="JIE  SUN" w:date="2018-06-24T22:02:00Z">
        <w:r>
          <w:rPr>
            <w:lang w:val="en-US"/>
            <w:rPrChange w:id="6784" w:author="JIE  SUN" w:date="2018-06-24T22:02:00Z">
              <w:rPr>
                <w:lang w:val="en-US"/>
              </w:rPr>
            </w:rPrChange>
          </w:rPr>
          <w:t xml:space="preserve"> </w:t>
        </w:r>
      </w:ins>
      <w:ins w:id="6785" w:author="JIE  SUN" w:date="2018-06-24T22:03:00Z">
        <w:r>
          <w:rPr>
            <w:lang w:val="en-US"/>
          </w:rPr>
          <w:t>domain algorithm to filer the noise.</w:t>
        </w:r>
      </w:ins>
    </w:p>
    <w:p w:rsidR="00D147D0" w:rsidRDefault="0036186A" w:rsidP="00D147D0">
      <w:pPr>
        <w:autoSpaceDE w:val="0"/>
        <w:autoSpaceDN w:val="0"/>
        <w:adjustRightInd w:val="0"/>
        <w:spacing w:after="0"/>
        <w:ind w:left="720"/>
        <w:rPr>
          <w:ins w:id="6786" w:author="JIE  SUN" w:date="2018-06-24T22:00:00Z"/>
          <w:rFonts w:ascii="NSimSun" w:eastAsia="NSimSun" w:hAnsi="Times New Roman" w:cs="NSimSun"/>
          <w:color w:val="000000"/>
          <w:sz w:val="19"/>
          <w:szCs w:val="19"/>
        </w:rPr>
        <w:pPrChange w:id="6787" w:author="JIE  SUN" w:date="2018-06-24T22:00:00Z">
          <w:pPr>
            <w:autoSpaceDE w:val="0"/>
            <w:autoSpaceDN w:val="0"/>
            <w:adjustRightInd w:val="0"/>
            <w:spacing w:after="0"/>
          </w:pPr>
        </w:pPrChange>
      </w:pPr>
      <w:ins w:id="6788" w:author="JIE  SUN" w:date="2018-06-24T22:01:00Z">
        <w:r>
          <w:rPr>
            <w:rFonts w:ascii="NSimSun" w:eastAsia="NSimSun" w:hAnsi="Times New Roman" w:cs="NSimSun"/>
            <w:color w:val="008000"/>
            <w:sz w:val="19"/>
            <w:szCs w:val="19"/>
            <w:lang w:val="en-US"/>
          </w:rPr>
          <w:t xml:space="preserve"> </w:t>
        </w:r>
      </w:ins>
      <w:ins w:id="6789" w:author="JIE  SUN" w:date="2018-06-24T22:00:00Z">
        <w:r w:rsidR="00D147D0">
          <w:rPr>
            <w:rFonts w:ascii="NSimSun" w:eastAsia="NSimSun" w:hAnsi="Times New Roman" w:cs="NSimSun"/>
            <w:color w:val="008000"/>
            <w:sz w:val="19"/>
            <w:szCs w:val="19"/>
          </w:rPr>
          <w:t>//Transform Domain Algorithm</w:t>
        </w:r>
      </w:ins>
    </w:p>
    <w:p w:rsidR="00D147D0" w:rsidRDefault="00D147D0" w:rsidP="00D147D0">
      <w:pPr>
        <w:autoSpaceDE w:val="0"/>
        <w:autoSpaceDN w:val="0"/>
        <w:adjustRightInd w:val="0"/>
        <w:spacing w:after="0"/>
        <w:ind w:left="720"/>
        <w:rPr>
          <w:ins w:id="6790" w:author="JIE  SUN" w:date="2018-06-24T22:00:00Z"/>
          <w:rFonts w:ascii="NSimSun" w:eastAsia="NSimSun" w:hAnsi="Times New Roman" w:cs="NSimSun"/>
          <w:color w:val="000000"/>
          <w:sz w:val="19"/>
          <w:szCs w:val="19"/>
        </w:rPr>
        <w:pPrChange w:id="6791" w:author="JIE  SUN" w:date="2018-06-24T22:00:00Z">
          <w:pPr>
            <w:autoSpaceDE w:val="0"/>
            <w:autoSpaceDN w:val="0"/>
            <w:adjustRightInd w:val="0"/>
            <w:spacing w:after="0"/>
          </w:pPr>
        </w:pPrChange>
      </w:pPr>
      <w:ins w:id="6792" w:author="JIE  SUN" w:date="2018-06-24T22:00:00Z">
        <w:r>
          <w:rPr>
            <w:rFonts w:ascii="NSimSun" w:eastAsia="NSimSun" w:hAnsi="Times New Roman" w:cs="NSimSun"/>
            <w:color w:val="0000FF"/>
            <w:sz w:val="19"/>
            <w:szCs w:val="19"/>
          </w:rPr>
          <w:t>struct</w:t>
        </w:r>
        <w:r>
          <w:rPr>
            <w:rFonts w:ascii="NSimSun" w:eastAsia="NSimSun" w:hAnsi="Times New Roman" w:cs="NSimSun"/>
            <w:color w:val="000000"/>
            <w:sz w:val="19"/>
            <w:szCs w:val="19"/>
          </w:rPr>
          <w:t xml:space="preserve"> </w:t>
        </w:r>
        <w:r>
          <w:rPr>
            <w:rFonts w:ascii="NSimSun" w:eastAsia="NSimSun" w:hAnsi="Times New Roman" w:cs="NSimSun"/>
            <w:color w:val="2B91AF"/>
            <w:sz w:val="19"/>
            <w:szCs w:val="19"/>
          </w:rPr>
          <w:t>Domain_Num</w:t>
        </w:r>
        <w:r>
          <w:rPr>
            <w:rFonts w:ascii="NSimSun" w:eastAsia="NSimSun" w:hAnsi="Times New Roman" w:cs="NSimSun"/>
            <w:color w:val="000000"/>
            <w:sz w:val="19"/>
            <w:szCs w:val="19"/>
          </w:rPr>
          <w:t xml:space="preserve"> {</w:t>
        </w:r>
      </w:ins>
    </w:p>
    <w:p w:rsidR="00D147D0" w:rsidRDefault="00D147D0" w:rsidP="00D147D0">
      <w:pPr>
        <w:autoSpaceDE w:val="0"/>
        <w:autoSpaceDN w:val="0"/>
        <w:adjustRightInd w:val="0"/>
        <w:spacing w:after="0"/>
        <w:ind w:left="720" w:firstLine="720"/>
        <w:rPr>
          <w:ins w:id="6793" w:author="JIE  SUN" w:date="2018-06-24T22:00:00Z"/>
          <w:rFonts w:ascii="NSimSun" w:eastAsia="NSimSun" w:hAnsi="Times New Roman" w:cs="NSimSun"/>
          <w:color w:val="000000"/>
          <w:sz w:val="19"/>
          <w:szCs w:val="19"/>
        </w:rPr>
        <w:pPrChange w:id="6794" w:author="JIE  SUN" w:date="2018-06-24T22:00:00Z">
          <w:pPr>
            <w:autoSpaceDE w:val="0"/>
            <w:autoSpaceDN w:val="0"/>
            <w:adjustRightInd w:val="0"/>
            <w:spacing w:after="0"/>
          </w:pPr>
        </w:pPrChange>
      </w:pPr>
      <w:ins w:id="6795"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w:t>
        </w:r>
      </w:ins>
    </w:p>
    <w:p w:rsidR="00D147D0" w:rsidRDefault="00D147D0" w:rsidP="00D147D0">
      <w:pPr>
        <w:autoSpaceDE w:val="0"/>
        <w:autoSpaceDN w:val="0"/>
        <w:adjustRightInd w:val="0"/>
        <w:spacing w:after="0"/>
        <w:ind w:left="720" w:firstLine="720"/>
        <w:rPr>
          <w:ins w:id="6796" w:author="JIE  SUN" w:date="2018-06-24T22:00:00Z"/>
          <w:rFonts w:ascii="NSimSun" w:eastAsia="NSimSun" w:hAnsi="Times New Roman" w:cs="NSimSun"/>
          <w:color w:val="000000"/>
          <w:sz w:val="19"/>
          <w:szCs w:val="19"/>
        </w:rPr>
        <w:pPrChange w:id="6797" w:author="JIE  SUN" w:date="2018-06-24T22:00:00Z">
          <w:pPr>
            <w:autoSpaceDE w:val="0"/>
            <w:autoSpaceDN w:val="0"/>
            <w:adjustRightInd w:val="0"/>
            <w:spacing w:after="0"/>
          </w:pPr>
        </w:pPrChange>
      </w:pPr>
      <w:ins w:id="6798" w:author="JIE  SUN" w:date="2018-06-24T22:00:00Z">
        <w:r>
          <w:rPr>
            <w:rFonts w:ascii="NSimSun" w:eastAsia="NSimSun" w:hAnsi="Times New Roman" w:cs="NSimSun"/>
            <w:color w:val="0000FF"/>
            <w:sz w:val="19"/>
            <w:szCs w:val="19"/>
          </w:rPr>
          <w:t>int</w:t>
        </w:r>
        <w:r>
          <w:rPr>
            <w:rFonts w:ascii="NSimSun" w:eastAsia="NSimSun" w:hAnsi="Times New Roman" w:cs="NSimSun"/>
            <w:color w:val="000000"/>
            <w:sz w:val="19"/>
            <w:szCs w:val="19"/>
          </w:rPr>
          <w:t xml:space="preserve"> numi_last;</w:t>
        </w:r>
      </w:ins>
    </w:p>
    <w:p w:rsidR="003973E0" w:rsidRPr="003973E0" w:rsidRDefault="00D147D0" w:rsidP="00D147D0">
      <w:pPr>
        <w:ind w:left="720"/>
        <w:rPr>
          <w:ins w:id="6799" w:author="JIE  SUN" w:date="2018-06-21T22:18:00Z"/>
          <w:lang w:val="en-US"/>
          <w:rPrChange w:id="6800" w:author="JIE  SUN" w:date="2018-06-24T21:38:00Z">
            <w:rPr>
              <w:ins w:id="6801" w:author="JIE  SUN" w:date="2018-06-21T22:18:00Z"/>
            </w:rPr>
          </w:rPrChange>
        </w:rPr>
        <w:pPrChange w:id="6802" w:author="JIE  SUN" w:date="2018-06-24T22:00:00Z">
          <w:pPr/>
        </w:pPrChange>
      </w:pPr>
      <w:ins w:id="6803" w:author="JIE  SUN" w:date="2018-06-24T22:00:00Z">
        <w:r>
          <w:rPr>
            <w:rFonts w:ascii="NSimSun" w:eastAsia="NSimSun" w:hAnsi="Times New Roman" w:cs="NSimSun"/>
            <w:color w:val="000000"/>
            <w:sz w:val="19"/>
            <w:szCs w:val="19"/>
          </w:rPr>
          <w:t>};</w:t>
        </w:r>
      </w:ins>
    </w:p>
    <w:p w:rsidR="0036186A" w:rsidRDefault="0036186A" w:rsidP="0036186A">
      <w:pPr>
        <w:autoSpaceDE w:val="0"/>
        <w:autoSpaceDN w:val="0"/>
        <w:adjustRightInd w:val="0"/>
        <w:spacing w:after="0"/>
        <w:jc w:val="both"/>
        <w:rPr>
          <w:ins w:id="6804" w:author="JIE  SUN" w:date="2018-06-24T22:02:00Z"/>
          <w:rFonts w:ascii="NSimSun" w:eastAsia="NSimSun" w:hAnsi="Times New Roman" w:cs="NSimSun"/>
          <w:color w:val="000000"/>
          <w:sz w:val="19"/>
          <w:szCs w:val="19"/>
        </w:rPr>
        <w:pPrChange w:id="6805" w:author="JIE  SUN" w:date="2018-06-24T22:03:00Z">
          <w:pPr>
            <w:autoSpaceDE w:val="0"/>
            <w:autoSpaceDN w:val="0"/>
            <w:adjustRightInd w:val="0"/>
            <w:spacing w:after="0"/>
          </w:pPr>
        </w:pPrChange>
      </w:pPr>
      <w:ins w:id="6806" w:author="JIE  SUN" w:date="2018-06-24T22:02:00Z">
        <w:r>
          <w:rPr>
            <w:rFonts w:ascii="NSimSun" w:eastAsia="NSimSun" w:hAnsi="Times New Roman" w:cs="NSimSun"/>
            <w:color w:val="000000"/>
            <w:sz w:val="19"/>
            <w:szCs w:val="19"/>
          </w:rPr>
          <w:tab/>
        </w:r>
        <w:r w:rsidR="002E0B5A">
          <w:rPr>
            <w:rFonts w:ascii="NSimSun" w:eastAsia="NSimSun" w:hAnsi="Times New Roman" w:cs="NSimSun"/>
            <w:color w:val="008000"/>
            <w:sz w:val="19"/>
            <w:szCs w:val="19"/>
          </w:rPr>
          <w:t>// bewtween 0.</w:t>
        </w:r>
      </w:ins>
      <w:ins w:id="6807" w:author="JIE  SUN" w:date="2018-06-24T22:07:00Z">
        <w:r w:rsidR="00CA4CC7">
          <w:rPr>
            <w:rFonts w:ascii="NSimSun" w:eastAsia="NSimSun" w:hAnsi="Times New Roman" w:cs="NSimSun"/>
            <w:color w:val="008000"/>
            <w:sz w:val="19"/>
            <w:szCs w:val="19"/>
          </w:rPr>
          <w:t>0</w:t>
        </w:r>
      </w:ins>
      <w:ins w:id="6808" w:author="JIE  SUN" w:date="2018-06-24T22:02:00Z">
        <w:r>
          <w:rPr>
            <w:rFonts w:ascii="NSimSun" w:eastAsia="NSimSun" w:hAnsi="Times New Roman" w:cs="NSimSun"/>
            <w:color w:val="008000"/>
            <w:sz w:val="19"/>
            <w:szCs w:val="19"/>
          </w:rPr>
          <w:t>8s and 2</w:t>
        </w:r>
      </w:ins>
      <w:ins w:id="6809" w:author="JIE  SUN" w:date="2018-06-24T22:04:00Z">
        <w:r w:rsidR="00C85A4B">
          <w:rPr>
            <w:rFonts w:ascii="NSimSun" w:eastAsia="NSimSun" w:hAnsi="Times New Roman" w:cs="NSimSun"/>
            <w:color w:val="008000"/>
            <w:sz w:val="19"/>
            <w:szCs w:val="19"/>
          </w:rPr>
          <w:t>.</w:t>
        </w:r>
      </w:ins>
      <w:ins w:id="6810" w:author="JIE  SUN" w:date="2018-06-24T22:02:00Z">
        <w:r>
          <w:rPr>
            <w:rFonts w:ascii="NSimSun" w:eastAsia="NSimSun" w:hAnsi="Times New Roman" w:cs="NSimSun"/>
            <w:color w:val="008000"/>
            <w:sz w:val="19"/>
            <w:szCs w:val="19"/>
          </w:rPr>
          <w:t>50s</w:t>
        </w:r>
      </w:ins>
    </w:p>
    <w:p w:rsidR="0036186A" w:rsidRDefault="0036186A" w:rsidP="0036186A">
      <w:pPr>
        <w:autoSpaceDE w:val="0"/>
        <w:autoSpaceDN w:val="0"/>
        <w:adjustRightInd w:val="0"/>
        <w:spacing w:after="0"/>
        <w:jc w:val="both"/>
        <w:rPr>
          <w:ins w:id="6811" w:author="JIE  SUN" w:date="2018-06-24T22:02:00Z"/>
          <w:rFonts w:ascii="NSimSun" w:eastAsia="NSimSun" w:hAnsi="Times New Roman" w:cs="NSimSun"/>
          <w:color w:val="000000"/>
          <w:sz w:val="19"/>
          <w:szCs w:val="19"/>
        </w:rPr>
        <w:pPrChange w:id="6812" w:author="JIE  SUN" w:date="2018-06-24T22:03:00Z">
          <w:pPr>
            <w:autoSpaceDE w:val="0"/>
            <w:autoSpaceDN w:val="0"/>
            <w:adjustRightInd w:val="0"/>
            <w:spacing w:after="0"/>
          </w:pPr>
        </w:pPrChange>
      </w:pPr>
      <w:ins w:id="6813"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((Domain.numi - Domain.numi_last) &gt; </w:t>
        </w:r>
      </w:ins>
      <w:ins w:id="6814" w:author="JIE  SUN" w:date="2018-06-24T22:06:00Z">
        <w:r w:rsidR="00290E4B">
          <w:rPr>
            <w:rFonts w:ascii="NSimSun" w:eastAsia="NSimSun" w:hAnsi="Times New Roman" w:cs="NSimSun"/>
            <w:color w:val="000000"/>
            <w:sz w:val="19"/>
            <w:szCs w:val="19"/>
          </w:rPr>
          <w:t>4</w:t>
        </w:r>
        <w:r w:rsidR="00A71744">
          <w:rPr>
            <w:rFonts w:ascii="NSimSun" w:eastAsia="NSimSun" w:hAnsi="Times New Roman" w:cs="NSimSun"/>
            <w:color w:val="000000"/>
            <w:sz w:val="19"/>
            <w:szCs w:val="19"/>
          </w:rPr>
          <w:t>0</w:t>
        </w:r>
      </w:ins>
      <w:ins w:id="6815" w:author="JIE  SUN" w:date="2018-06-24T22:02:00Z">
        <w:r>
          <w:rPr>
            <w:rFonts w:ascii="NSimSun" w:eastAsia="NSimSun" w:hAnsi="Times New Roman" w:cs="NSimSun"/>
            <w:color w:val="000000"/>
            <w:sz w:val="19"/>
            <w:szCs w:val="19"/>
          </w:rPr>
          <w:t xml:space="preserve"> &amp;&amp; (Domain.numi - Domain.numi_last) &lt; 25</w:t>
        </w:r>
      </w:ins>
      <w:ins w:id="6816" w:author="JIE  SUN" w:date="2018-06-24T22:06:00Z">
        <w:r w:rsidR="002462E7">
          <w:rPr>
            <w:rFonts w:ascii="NSimSun" w:eastAsia="NSimSun" w:hAnsi="Times New Roman" w:cs="NSimSun"/>
            <w:color w:val="000000"/>
            <w:sz w:val="19"/>
            <w:szCs w:val="19"/>
          </w:rPr>
          <w:t>0</w:t>
        </w:r>
      </w:ins>
      <w:ins w:id="6817" w:author="JIE  SUN" w:date="2018-06-24T22:02:00Z">
        <w:r>
          <w:rPr>
            <w:rFonts w:ascii="NSimSun" w:eastAsia="NSimSun" w:hAnsi="Times New Roman" w:cs="NSimSun"/>
            <w:color w:val="000000"/>
            <w:sz w:val="19"/>
            <w:szCs w:val="19"/>
          </w:rPr>
          <w:t>0)</w:t>
        </w:r>
      </w:ins>
    </w:p>
    <w:p w:rsidR="0036186A" w:rsidRDefault="0036186A" w:rsidP="0036186A">
      <w:pPr>
        <w:autoSpaceDE w:val="0"/>
        <w:autoSpaceDN w:val="0"/>
        <w:adjustRightInd w:val="0"/>
        <w:spacing w:after="0"/>
        <w:jc w:val="both"/>
        <w:rPr>
          <w:ins w:id="6818" w:author="JIE  SUN" w:date="2018-06-24T22:02:00Z"/>
          <w:rFonts w:ascii="NSimSun" w:eastAsia="NSimSun" w:hAnsi="Times New Roman" w:cs="NSimSun"/>
          <w:color w:val="000000"/>
          <w:sz w:val="19"/>
          <w:szCs w:val="19"/>
        </w:rPr>
        <w:pPrChange w:id="6819" w:author="JIE  SUN" w:date="2018-06-24T22:03:00Z">
          <w:pPr>
            <w:autoSpaceDE w:val="0"/>
            <w:autoSpaceDN w:val="0"/>
            <w:adjustRightInd w:val="0"/>
            <w:spacing w:after="0"/>
          </w:pPr>
        </w:pPrChange>
      </w:pPr>
      <w:ins w:id="6820"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act = 1;</w:t>
        </w:r>
      </w:ins>
    </w:p>
    <w:p w:rsidR="0036186A" w:rsidRDefault="0036186A" w:rsidP="0036186A">
      <w:pPr>
        <w:autoSpaceDE w:val="0"/>
        <w:autoSpaceDN w:val="0"/>
        <w:adjustRightInd w:val="0"/>
        <w:spacing w:after="0"/>
        <w:jc w:val="both"/>
        <w:rPr>
          <w:ins w:id="6821" w:author="JIE  SUN" w:date="2018-06-24T22:02:00Z"/>
          <w:rFonts w:ascii="NSimSun" w:eastAsia="NSimSun" w:hAnsi="Times New Roman" w:cs="NSimSun"/>
          <w:color w:val="000000"/>
          <w:sz w:val="19"/>
          <w:szCs w:val="19"/>
        </w:rPr>
        <w:pPrChange w:id="6822" w:author="JIE  SUN" w:date="2018-06-24T22:03:00Z">
          <w:pPr>
            <w:autoSpaceDE w:val="0"/>
            <w:autoSpaceDN w:val="0"/>
            <w:adjustRightInd w:val="0"/>
            <w:spacing w:after="0"/>
          </w:pPr>
        </w:pPrChange>
      </w:pPr>
      <w:ins w:id="6823" w:author="JIE  SUN" w:date="2018-06-24T22:02:00Z">
        <w:r>
          <w:rPr>
            <w:rFonts w:ascii="NSimSun" w:eastAsia="NSimSun" w:hAnsi="Times New Roman" w:cs="NSimSun"/>
            <w:color w:val="000000"/>
            <w:sz w:val="19"/>
            <w:szCs w:val="19"/>
          </w:rPr>
          <w:tab/>
        </w:r>
        <w:r>
          <w:rPr>
            <w:rFonts w:ascii="NSimSun" w:eastAsia="NSimSun" w:hAnsi="Times New Roman" w:cs="NSimSun"/>
            <w:color w:val="0000FF"/>
            <w:sz w:val="19"/>
            <w:szCs w:val="19"/>
          </w:rPr>
          <w:t>else</w:t>
        </w:r>
      </w:ins>
    </w:p>
    <w:p w:rsidR="0036186A" w:rsidRDefault="0036186A" w:rsidP="0036186A">
      <w:pPr>
        <w:autoSpaceDE w:val="0"/>
        <w:autoSpaceDN w:val="0"/>
        <w:adjustRightInd w:val="0"/>
        <w:spacing w:after="0"/>
        <w:jc w:val="both"/>
        <w:rPr>
          <w:ins w:id="6824" w:author="JIE  SUN" w:date="2018-06-24T22:02:00Z"/>
          <w:rFonts w:ascii="NSimSun" w:eastAsia="NSimSun" w:hAnsi="Times New Roman" w:cs="NSimSun"/>
          <w:color w:val="000000"/>
          <w:sz w:val="19"/>
          <w:szCs w:val="19"/>
        </w:rPr>
        <w:pPrChange w:id="6825" w:author="JIE  SUN" w:date="2018-06-24T22:03:00Z">
          <w:pPr>
            <w:autoSpaceDE w:val="0"/>
            <w:autoSpaceDN w:val="0"/>
            <w:adjustRightInd w:val="0"/>
            <w:spacing w:after="0"/>
          </w:pPr>
        </w:pPrChange>
      </w:pPr>
      <w:ins w:id="6826"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act = 0;</w:t>
        </w:r>
      </w:ins>
    </w:p>
    <w:p w:rsidR="0036186A" w:rsidRDefault="0036186A" w:rsidP="0036186A">
      <w:pPr>
        <w:autoSpaceDE w:val="0"/>
        <w:autoSpaceDN w:val="0"/>
        <w:adjustRightInd w:val="0"/>
        <w:spacing w:after="0"/>
        <w:jc w:val="both"/>
        <w:rPr>
          <w:ins w:id="6827" w:author="JIE  SUN" w:date="2018-06-24T22:02:00Z"/>
          <w:rFonts w:ascii="NSimSun" w:eastAsia="NSimSun" w:hAnsi="Times New Roman" w:cs="NSimSun"/>
          <w:color w:val="000000"/>
          <w:sz w:val="19"/>
          <w:szCs w:val="19"/>
        </w:rPr>
        <w:pPrChange w:id="6828" w:author="JIE  SUN" w:date="2018-06-24T22:03:00Z">
          <w:pPr>
            <w:autoSpaceDE w:val="0"/>
            <w:autoSpaceDN w:val="0"/>
            <w:adjustRightInd w:val="0"/>
            <w:spacing w:after="0"/>
          </w:pPr>
        </w:pPrChange>
      </w:pPr>
      <w:ins w:id="6829"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ins>
    </w:p>
    <w:p w:rsidR="00936904" w:rsidRDefault="0036186A" w:rsidP="0036186A">
      <w:pPr>
        <w:jc w:val="both"/>
        <w:rPr>
          <w:ins w:id="6830" w:author="JIE  SUN" w:date="2018-06-21T22:18:00Z"/>
        </w:rPr>
        <w:pPrChange w:id="6831" w:author="JIE  SUN" w:date="2018-06-24T22:03:00Z">
          <w:pPr/>
        </w:pPrChange>
      </w:pPr>
      <w:ins w:id="6832" w:author="JIE  SUN" w:date="2018-06-24T22:02:00Z">
        <w:r>
          <w:rPr>
            <w:rFonts w:ascii="NSimSun" w:eastAsia="NSimSun" w:hAnsi="Times New Roman" w:cs="NSimSun"/>
            <w:color w:val="000000"/>
            <w:sz w:val="19"/>
            <w:szCs w:val="19"/>
          </w:rPr>
          <w:tab/>
        </w:r>
        <w:r>
          <w:rPr>
            <w:rFonts w:ascii="NSimSun" w:eastAsia="NSimSun" w:hAnsi="Times New Roman" w:cs="NSimSun"/>
            <w:color w:val="000000"/>
            <w:sz w:val="19"/>
            <w:szCs w:val="19"/>
          </w:rPr>
          <w:t>Domain.numi_last = Domain.numi;</w:t>
        </w:r>
      </w:ins>
    </w:p>
    <w:p w:rsidR="00936904" w:rsidRDefault="00BD66EE" w:rsidP="00BD66EE">
      <w:pPr>
        <w:rPr>
          <w:ins w:id="6833" w:author="JIE  SUN" w:date="2018-06-21T22:18:00Z"/>
        </w:rPr>
      </w:pPr>
      <w:ins w:id="6834" w:author="jie sun" w:date="2018-04-18T21:06:00Z">
        <w:del w:id="6835" w:author="JIE  SUN" w:date="2018-06-21T21:07:00Z">
          <w:r w:rsidDel="002244F1">
            <w:delText>Here, t</w:delText>
          </w:r>
        </w:del>
        <w:del w:id="6836" w:author="JIE  SUN" w:date="2018-06-21T22:14:00Z">
          <w:r w:rsidDel="00936904">
            <w:delText xml:space="preserve">he frequency is </w:delText>
          </w:r>
        </w:del>
        <w:del w:id="6837" w:author="JIE  SUN" w:date="2018-06-21T13:50:00Z">
          <w:r w:rsidDel="00D81616">
            <w:delText>5</w:delText>
          </w:r>
        </w:del>
        <w:del w:id="6838" w:author="JIE  SUN" w:date="2018-06-21T22:14:00Z">
          <w:r w:rsidDel="00936904">
            <w:delText>0 Hz, that means the collection period is 0.0</w:delText>
          </w:r>
        </w:del>
        <w:del w:id="6839" w:author="JIE  SUN" w:date="2018-06-21T13:53:00Z">
          <w:r w:rsidDel="008C02A1">
            <w:delText>2</w:delText>
          </w:r>
        </w:del>
        <w:del w:id="6840" w:author="JIE  SUN" w:date="2018-06-21T22:14:00Z">
          <w:r w:rsidDel="00936904">
            <w:delText xml:space="preserve">s.  </w:delText>
          </w:r>
        </w:del>
        <w:del w:id="6841" w:author="JIE  SUN" w:date="2018-06-21T22:23:00Z">
          <w:r w:rsidDel="00A41C79">
            <w:delText xml:space="preserve">Here the standard of judging the action happened is the angle monitored in the effective range lasting for more than 3 times, in another word, the effective period is 0.06s. </w:delText>
          </w:r>
        </w:del>
      </w:ins>
    </w:p>
    <w:p w:rsidR="00936904" w:rsidRPr="00936904" w:rsidRDefault="00936904" w:rsidP="00BD66EE">
      <w:pPr>
        <w:rPr>
          <w:ins w:id="6842" w:author="jie sun" w:date="2018-04-18T21:06:00Z"/>
          <w:lang w:val="en-US"/>
          <w:rPrChange w:id="6843" w:author="JIE  SUN" w:date="2018-06-21T22:18:00Z">
            <w:rPr>
              <w:ins w:id="6844" w:author="jie sun" w:date="2018-04-18T21:06:00Z"/>
            </w:rPr>
          </w:rPrChange>
        </w:rPr>
      </w:pPr>
    </w:p>
    <w:p w:rsidR="00215C91" w:rsidRDefault="00215C91" w:rsidP="00215C91">
      <w:pPr>
        <w:pStyle w:val="Heading4"/>
        <w:rPr>
          <w:ins w:id="6845" w:author="jie sun" w:date="2018-04-18T21:06:00Z"/>
        </w:rPr>
      </w:pPr>
      <w:bookmarkStart w:id="6846" w:name="OLE_LINK63"/>
      <w:ins w:id="6847" w:author="jie sun" w:date="2018-04-18T21:06:00Z">
        <w:del w:id="6848" w:author="JIE  SUN" w:date="2018-06-22T11:39:00Z">
          <w:r w:rsidRPr="00E01906" w:rsidDel="00DF7562">
            <w:delText xml:space="preserve">Synchronization </w:delText>
          </w:r>
          <w:r w:rsidDel="00DF7562">
            <w:delText>P</w:delText>
          </w:r>
          <w:r w:rsidRPr="00E01906" w:rsidDel="00DF7562">
            <w:delText>rinciple</w:delText>
          </w:r>
          <w:r w:rsidDel="00DF7562">
            <w:delText xml:space="preserve"> Using Accelerometer </w:delText>
          </w:r>
        </w:del>
      </w:ins>
      <w:ins w:id="6849" w:author="JIE  SUN" w:date="2018-06-22T11:39:00Z">
        <w:r w:rsidR="00DF7562">
          <w:t xml:space="preserve">Collecting </w:t>
        </w:r>
        <w:r w:rsidR="00DF7562">
          <w:rPr>
            <w:rFonts w:hint="eastAsia"/>
          </w:rPr>
          <w:t>Data</w:t>
        </w:r>
        <w:r w:rsidR="00DF7562">
          <w:t xml:space="preserve"> and Making Standards</w:t>
        </w:r>
      </w:ins>
    </w:p>
    <w:bookmarkEnd w:id="6846"/>
    <w:p w:rsidR="00215C91" w:rsidDel="004E3F09" w:rsidRDefault="00215C91" w:rsidP="00215C91">
      <w:pPr>
        <w:rPr>
          <w:ins w:id="6850" w:author="jie sun" w:date="2018-04-18T21:06:00Z"/>
          <w:del w:id="6851" w:author="JIE  SUN" w:date="2018-06-22T11:50:00Z"/>
        </w:rPr>
      </w:pPr>
      <w:ins w:id="6852" w:author="jie sun" w:date="2018-04-18T21:06:00Z">
        <w:r>
          <w:rPr>
            <w:rFonts w:hint="eastAsia"/>
          </w:rPr>
          <w:t>There</w:t>
        </w:r>
        <w:r>
          <w:t xml:space="preserve"> </w:t>
        </w:r>
        <w:r>
          <w:rPr>
            <w:rFonts w:hint="eastAsia"/>
          </w:rPr>
          <w:t>is</w:t>
        </w:r>
        <w:r>
          <w:t xml:space="preserve"> an example already mentioned in 4.</w:t>
        </w:r>
      </w:ins>
      <w:ins w:id="6853" w:author="jie sun" w:date="2018-04-18T21:09:00Z">
        <w:r w:rsidR="00C85512">
          <w:t>2 chapter,</w:t>
        </w:r>
      </w:ins>
      <w:ins w:id="6854" w:author="jie sun" w:date="2018-04-18T21:06:00Z">
        <w:r>
          <w:t xml:space="preserve"> when put the phone up from the desk level, the Z-axis angle </w:t>
        </w:r>
      </w:ins>
      <w:ins w:id="6855" w:author="JIE  SUN" w:date="2018-06-21T21:06:00Z">
        <w:r w:rsidR="002244F1">
          <w:t>in</w:t>
        </w:r>
      </w:ins>
      <w:ins w:id="6856" w:author="jie sun" w:date="2018-04-18T21:06:00Z">
        <w:del w:id="6857" w:author="JIE  SUN" w:date="2018-06-21T21:06:00Z">
          <w:r w:rsidDel="002244F1">
            <w:delText>de</w:delText>
          </w:r>
        </w:del>
        <w:r>
          <w:t xml:space="preserve">creases when Y-axis </w:t>
        </w:r>
      </w:ins>
      <w:ins w:id="6858" w:author="JIE  SUN" w:date="2018-06-21T21:06:00Z">
        <w:r w:rsidR="002244F1">
          <w:t>de</w:t>
        </w:r>
      </w:ins>
      <w:ins w:id="6859" w:author="jie sun" w:date="2018-04-18T21:06:00Z">
        <w:del w:id="6860" w:author="JIE  SUN" w:date="2018-06-21T21:06:00Z">
          <w:r w:rsidDel="002244F1">
            <w:delText>in</w:delText>
          </w:r>
        </w:del>
        <w:r>
          <w:t xml:space="preserve">creases. Using this principle </w:t>
        </w:r>
        <w:del w:id="6861" w:author="JIE  SUN" w:date="2018-06-22T11:47:00Z">
          <w:r w:rsidDel="004E3F09">
            <w:delText>can identify those three actions generally</w:delText>
          </w:r>
        </w:del>
      </w:ins>
      <w:ins w:id="6862" w:author="JIE  SUN" w:date="2018-06-22T11:47:00Z">
        <w:r w:rsidR="004E3F09">
          <w:t>can make a set of algorithms to identify gestures and also count the times of the gesture happened</w:t>
        </w:r>
      </w:ins>
      <w:ins w:id="6863" w:author="jie sun" w:date="2018-04-18T21:06:00Z">
        <w:r>
          <w:t>,</w:t>
        </w:r>
        <w:del w:id="6864" w:author="JIE  SUN" w:date="2018-06-22T11:49:00Z">
          <w:r w:rsidDel="004E3F09">
            <w:delText xml:space="preserve"> </w:delText>
          </w:r>
        </w:del>
      </w:ins>
      <w:ins w:id="6865" w:author="JIE  SUN" w:date="2018-06-22T11:49:00Z">
        <w:r w:rsidR="004E3F09">
          <w:t xml:space="preserve"> since there are some differences</w:t>
        </w:r>
      </w:ins>
      <w:ins w:id="6866" w:author="JIE  SUN" w:date="2018-06-22T11:50:00Z">
        <w:r w:rsidR="004E3F09">
          <w:t xml:space="preserve"> of the tendency of the angle change</w:t>
        </w:r>
      </w:ins>
      <w:ins w:id="6867" w:author="JIE  SUN" w:date="2018-06-22T11:49:00Z">
        <w:r w:rsidR="004E3F09">
          <w:t xml:space="preserve"> between </w:t>
        </w:r>
      </w:ins>
      <w:ins w:id="6868" w:author="JIE  SUN" w:date="2018-06-22T11:50:00Z">
        <w:r w:rsidR="004E3F09">
          <w:t>those two gestures</w:t>
        </w:r>
      </w:ins>
      <w:ins w:id="6869" w:author="jie sun" w:date="2018-04-18T21:06:00Z">
        <w:del w:id="6870" w:author="JIE  SUN" w:date="2018-06-22T11:49:00Z">
          <w:r w:rsidDel="004E3F09">
            <w:delText>since during those actions X, Y and Z axes, the change regulations of the angle with three axes tested by G-sensor are different</w:delText>
          </w:r>
        </w:del>
        <w:r>
          <w:t>. Let illustrate one by one:</w:t>
        </w:r>
      </w:ins>
    </w:p>
    <w:p w:rsidR="00BD66EE" w:rsidRPr="00BD66EE" w:rsidRDefault="00BD66EE">
      <w:pPr>
        <w:rPr>
          <w:rPrChange w:id="6871" w:author="jie sun" w:date="2018-04-18T21:06:00Z">
            <w:rPr>
              <w:color w:val="44546A" w:themeColor="text2"/>
              <w:lang w:val="en-US"/>
            </w:rPr>
          </w:rPrChange>
        </w:rPr>
      </w:pPr>
    </w:p>
    <w:p w:rsidR="00125910" w:rsidRDefault="00D5184D">
      <w:pPr>
        <w:rPr>
          <w:ins w:id="6872" w:author="JIE  SUN" w:date="2018-06-22T15:11:00Z"/>
          <w:lang w:val="en-US"/>
        </w:rPr>
      </w:pPr>
      <w:del w:id="6873" w:author="JIE  SUN" w:date="2018-06-22T12:22:00Z">
        <w:r w:rsidDel="00861881">
          <w:rPr>
            <w:rFonts w:hint="eastAsia"/>
            <w:lang w:val="en-US"/>
          </w:rPr>
          <w:delText>Action1</w:delText>
        </w:r>
      </w:del>
      <w:ins w:id="6874" w:author="JIE  SUN" w:date="2018-06-22T12:22:00Z">
        <w:r w:rsidR="00861881">
          <w:rPr>
            <w:lang w:val="en-US"/>
          </w:rPr>
          <w:t>Gesture 1</w:t>
        </w:r>
      </w:ins>
      <w:r>
        <w:rPr>
          <w:rFonts w:hint="eastAsia"/>
          <w:lang w:val="en-US"/>
        </w:rPr>
        <w:t xml:space="preserve">:  </w:t>
      </w:r>
      <w:ins w:id="6875" w:author="jie sun" w:date="2018-04-08T14:41:00Z">
        <w:r w:rsidR="00677487">
          <w:t>S</w:t>
        </w:r>
      </w:ins>
      <w:del w:id="6876" w:author="jie sun" w:date="2018-04-08T14:41:00Z">
        <w:r w:rsidDel="00677487">
          <w:delText>s</w:delText>
        </w:r>
      </w:del>
      <w:r>
        <w:t>hak</w:t>
      </w:r>
      <w:ins w:id="6877" w:author="jie sun" w:date="2018-04-08T14:41:00Z">
        <w:r w:rsidR="00677487">
          <w:rPr>
            <w:lang w:val="en-US"/>
          </w:rPr>
          <w:t>e</w:t>
        </w:r>
      </w:ins>
      <w:del w:id="6878" w:author="jie sun" w:date="2018-04-08T14:41:00Z">
        <w:r w:rsidDel="00677487">
          <w:rPr>
            <w:rFonts w:hint="eastAsia"/>
            <w:lang w:val="en-US"/>
          </w:rPr>
          <w:delText>ing</w:delText>
        </w:r>
      </w:del>
      <w:r>
        <w:t xml:space="preserve"> the sticks in perpendicular to the body</w:t>
      </w:r>
      <w:r>
        <w:rPr>
          <w:rFonts w:hint="eastAsia"/>
          <w:lang w:val="en-US"/>
        </w:rPr>
        <w:t xml:space="preserve">, </w:t>
      </w:r>
      <w:del w:id="6879" w:author="jie sun" w:date="2018-04-10T21:54:00Z">
        <w:r w:rsidDel="00DE417E">
          <w:rPr>
            <w:rFonts w:hint="eastAsia"/>
            <w:lang w:val="en-US"/>
          </w:rPr>
          <w:delText xml:space="preserve"> </w:delText>
        </w:r>
      </w:del>
      <w:r>
        <w:rPr>
          <w:rFonts w:hint="eastAsia"/>
          <w:lang w:val="en-US"/>
        </w:rPr>
        <w:t>the stick should display blue color.</w:t>
      </w:r>
      <w:ins w:id="6880" w:author="jie sun" w:date="2018-04-14T21:32:00Z">
        <w:r w:rsidR="00CD51E2">
          <w:rPr>
            <w:lang w:val="en-US"/>
          </w:rPr>
          <w:t xml:space="preserve"> </w:t>
        </w:r>
      </w:ins>
      <w:ins w:id="6881" w:author="JIE  SUN" w:date="2018-06-22T12:18:00Z">
        <w:r w:rsidR="00FC2A81">
          <w:rPr>
            <w:lang w:val="en-US"/>
          </w:rPr>
          <w:t xml:space="preserve"> Holding the phone </w:t>
        </w:r>
      </w:ins>
      <w:ins w:id="6882" w:author="JIE  SUN" w:date="2018-06-22T12:21:00Z">
        <w:r w:rsidR="00FC2A81">
          <w:rPr>
            <w:lang w:val="en-US"/>
          </w:rPr>
          <w:t>makes the screen facing the same direction with you and shake</w:t>
        </w:r>
      </w:ins>
      <w:ins w:id="6883" w:author="JIE  SUN" w:date="2018-06-22T12:22:00Z">
        <w:r w:rsidR="00FC2A81">
          <w:rPr>
            <w:lang w:val="en-US"/>
          </w:rPr>
          <w:t>s</w:t>
        </w:r>
      </w:ins>
      <w:ins w:id="6884" w:author="JIE  SUN" w:date="2018-06-22T12:21:00Z">
        <w:r w:rsidR="00FC2A81">
          <w:rPr>
            <w:lang w:val="en-US"/>
          </w:rPr>
          <w:t xml:space="preserve"> forward and behind</w:t>
        </w:r>
      </w:ins>
      <w:ins w:id="6885" w:author="JIE  SUN" w:date="2018-06-22T12:22:00Z">
        <w:r w:rsidR="00FC2A81">
          <w:rPr>
            <w:lang w:val="en-US"/>
          </w:rPr>
          <w:t>.</w:t>
        </w:r>
      </w:ins>
    </w:p>
    <w:p w:rsidR="0087014B" w:rsidDel="00125910" w:rsidRDefault="00CD51E2">
      <w:pPr>
        <w:rPr>
          <w:del w:id="6886" w:author="JIE  SUN" w:date="2018-06-22T15:12:00Z"/>
          <w:lang w:val="en-US"/>
        </w:rPr>
      </w:pPr>
      <w:ins w:id="6887" w:author="jie sun" w:date="2018-04-14T21:32:00Z">
        <w:del w:id="6888" w:author="JIE  SUN" w:date="2018-06-21T21:15:00Z">
          <w:r w:rsidDel="006F6BA4">
            <w:rPr>
              <w:lang w:val="en-US"/>
            </w:rPr>
            <w:delText>(</w:delText>
          </w:r>
          <w:r w:rsidR="001C566E" w:rsidDel="006F6BA4">
            <w:rPr>
              <w:lang w:val="en-US"/>
            </w:rPr>
            <w:delText>All Frequenc</w:delText>
          </w:r>
        </w:del>
      </w:ins>
      <w:ins w:id="6889" w:author="jie sun" w:date="2018-04-14T21:33:00Z">
        <w:del w:id="6890" w:author="JIE  SUN" w:date="2018-06-21T21:15:00Z">
          <w:r w:rsidR="001C566E" w:rsidDel="006F6BA4">
            <w:rPr>
              <w:lang w:val="en-US"/>
            </w:rPr>
            <w:delText xml:space="preserve">ies below: </w:delText>
          </w:r>
        </w:del>
      </w:ins>
      <w:ins w:id="6891" w:author="jie sun" w:date="2018-04-14T21:32:00Z">
        <w:del w:id="6892" w:author="JIE  SUN" w:date="2018-06-21T13:54:00Z">
          <w:r w:rsidDel="008C02A1">
            <w:rPr>
              <w:lang w:val="en-US"/>
            </w:rPr>
            <w:delText>5</w:delText>
          </w:r>
        </w:del>
        <w:del w:id="6893" w:author="JIE  SUN" w:date="2018-06-21T21:15:00Z">
          <w:r w:rsidDel="006F6BA4">
            <w:rPr>
              <w:lang w:val="en-US"/>
            </w:rPr>
            <w:delText>0 Hz)</w:delText>
          </w:r>
        </w:del>
      </w:ins>
    </w:p>
    <w:p w:rsidR="0087014B" w:rsidRDefault="00D5184D">
      <w:pPr>
        <w:jc w:val="center"/>
        <w:rPr>
          <w:ins w:id="6894" w:author="像个男人一样" w:date="2018-03-21T02:14:00Z"/>
          <w:lang w:val="en-US"/>
        </w:rPr>
        <w:pPrChange w:id="6895" w:author="jie sun" w:date="2018-04-16T21:42:00Z">
          <w:pPr/>
        </w:pPrChange>
      </w:pPr>
      <w:r>
        <w:rPr>
          <w:rFonts w:hint="eastAsia"/>
          <w:noProof/>
        </w:rPr>
        <w:drawing>
          <wp:inline distT="0" distB="0" distL="114300" distR="114300">
            <wp:extent cx="4882551" cy="1923415"/>
            <wp:effectExtent l="0" t="0" r="0" b="635"/>
            <wp:docPr id="43" name="图片 43" descr="ac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action1"/>
                    <pic:cNvPicPr>
                      <a:picLocks noChangeAspect="1"/>
                    </pic:cNvPicPr>
                  </pic:nvPicPr>
                  <pic:blipFill>
                    <a:blip r:embed="rId63"/>
                    <a:srcRect r="9113" b="22730"/>
                    <a:stretch>
                      <a:fillRect/>
                    </a:stretch>
                  </pic:blipFill>
                  <pic:spPr>
                    <a:xfrm>
                      <a:off x="0" y="0"/>
                      <a:ext cx="4887838" cy="1925498"/>
                    </a:xfrm>
                    <a:prstGeom prst="rect">
                      <a:avLst/>
                    </a:prstGeom>
                  </pic:spPr>
                </pic:pic>
              </a:graphicData>
            </a:graphic>
          </wp:inline>
        </w:drawing>
      </w:r>
    </w:p>
    <w:p w:rsidR="00125910" w:rsidRDefault="00D5184D">
      <w:pPr>
        <w:pStyle w:val="Caption"/>
        <w:jc w:val="center"/>
        <w:rPr>
          <w:ins w:id="6896" w:author="JIE  SUN" w:date="2018-06-22T15:13:00Z"/>
        </w:rPr>
        <w:pPrChange w:id="6897" w:author="jie sun" w:date="2018-04-16T21:42:00Z">
          <w:pPr/>
        </w:pPrChange>
      </w:pPr>
      <w:bookmarkStart w:id="6898" w:name="_Toc511906351"/>
      <w:ins w:id="6899" w:author="像个男人一样" w:date="2018-03-21T02:14:00Z">
        <w:r>
          <w:t xml:space="preserve">Figure </w:t>
        </w:r>
      </w:ins>
      <w:ins w:id="6900" w:author="JIE  SUN" w:date="2018-06-21T13:36:00Z">
        <w:r w:rsidR="00A64E7B">
          <w:fldChar w:fldCharType="begin"/>
        </w:r>
        <w:r w:rsidR="00A64E7B">
          <w:instrText xml:space="preserve"> STYLEREF 1 \s </w:instrText>
        </w:r>
      </w:ins>
      <w:r w:rsidR="00A64E7B">
        <w:fldChar w:fldCharType="separate"/>
      </w:r>
      <w:r w:rsidR="00A64E7B">
        <w:rPr>
          <w:noProof/>
        </w:rPr>
        <w:t>4</w:t>
      </w:r>
      <w:ins w:id="690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02" w:author="JIE  SUN" w:date="2018-06-21T13:36:00Z">
        <w:r w:rsidR="00A64E7B">
          <w:rPr>
            <w:noProof/>
          </w:rPr>
          <w:t>11</w:t>
        </w:r>
        <w:r w:rsidR="00A64E7B">
          <w:fldChar w:fldCharType="end"/>
        </w:r>
      </w:ins>
      <w:ins w:id="6903" w:author="jie sun" w:date="2018-04-19T13:00:00Z">
        <w:del w:id="6904" w:author="JIE  SUN" w:date="2018-06-21T13:34:00Z">
          <w:r w:rsidR="00083FE7" w:rsidDel="00A64E7B">
            <w:fldChar w:fldCharType="begin"/>
          </w:r>
          <w:r w:rsidR="00083FE7" w:rsidDel="00A64E7B">
            <w:delInstrText xml:space="preserve"> STYLEREF 1 \s </w:delInstrText>
          </w:r>
        </w:del>
      </w:ins>
      <w:del w:id="6905" w:author="JIE  SUN" w:date="2018-06-21T13:34:00Z">
        <w:r w:rsidR="00083FE7" w:rsidDel="00A64E7B">
          <w:fldChar w:fldCharType="separate"/>
        </w:r>
        <w:r w:rsidR="00083FE7" w:rsidDel="00A64E7B">
          <w:rPr>
            <w:noProof/>
          </w:rPr>
          <w:delText>4</w:delText>
        </w:r>
      </w:del>
      <w:ins w:id="6906" w:author="jie sun" w:date="2018-04-19T13:00:00Z">
        <w:del w:id="690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08" w:author="JIE  SUN" w:date="2018-06-21T13:34:00Z">
        <w:r w:rsidR="00083FE7" w:rsidDel="00A64E7B">
          <w:fldChar w:fldCharType="separate"/>
        </w:r>
      </w:del>
      <w:ins w:id="6909" w:author="jie sun" w:date="2018-04-19T13:00:00Z">
        <w:del w:id="6910" w:author="JIE  SUN" w:date="2018-06-21T13:34:00Z">
          <w:r w:rsidR="00083FE7" w:rsidDel="00A64E7B">
            <w:rPr>
              <w:noProof/>
            </w:rPr>
            <w:delText>10</w:delText>
          </w:r>
          <w:r w:rsidR="00083FE7" w:rsidDel="00A64E7B">
            <w:fldChar w:fldCharType="end"/>
          </w:r>
        </w:del>
      </w:ins>
      <w:ins w:id="6911" w:author="像个男人一样" w:date="2018-03-21T02:14:00Z">
        <w:del w:id="6912"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6913" w:author="像个男人一样" w:date="2018-03-22T11:51:00Z">
        <w:del w:id="6914" w:author="jie sun" w:date="2018-04-10T21:45:00Z">
          <w:r w:rsidDel="00454521">
            <w:delText>9</w:delText>
          </w:r>
        </w:del>
      </w:ins>
      <w:ins w:id="6915" w:author="像个男人一样" w:date="2018-03-21T02:14:00Z">
        <w:del w:id="6916" w:author="jie sun" w:date="2018-04-10T21:45:00Z">
          <w:r w:rsidDel="00454521">
            <w:fldChar w:fldCharType="end"/>
          </w:r>
        </w:del>
        <w:bookmarkStart w:id="6917" w:name="_Toc13665"/>
        <w:bookmarkStart w:id="6918" w:name="_Toc3253"/>
        <w:bookmarkStart w:id="6919" w:name="_Toc30291"/>
        <w:bookmarkStart w:id="6920" w:name="_Toc5203"/>
        <w:bookmarkStart w:id="6921" w:name="_Toc7885"/>
        <w:bookmarkStart w:id="6922" w:name="_Toc9703"/>
        <w:bookmarkStart w:id="6923" w:name="_Toc20146"/>
        <w:bookmarkStart w:id="6924" w:name="_Toc18384"/>
        <w:bookmarkStart w:id="6925" w:name="_Toc22028"/>
        <w:bookmarkStart w:id="6926" w:name="_Toc27708"/>
        <w:bookmarkStart w:id="6927" w:name="_Toc9096"/>
        <w:bookmarkStart w:id="6928" w:name="_Toc24577"/>
        <w:bookmarkStart w:id="6929" w:name="_Toc10608"/>
        <w:bookmarkStart w:id="6930" w:name="_Toc6050"/>
        <w:bookmarkStart w:id="6931" w:name="_Toc31888"/>
        <w:bookmarkStart w:id="6932" w:name="_Toc12510"/>
        <w:bookmarkStart w:id="6933" w:name="_Toc23863"/>
        <w:bookmarkStart w:id="6934" w:name="_Toc12797"/>
        <w:bookmarkStart w:id="6935" w:name="_Toc5373"/>
        <w:bookmarkStart w:id="6936" w:name="_Toc17157"/>
        <w:bookmarkStart w:id="6937" w:name="_Toc25493"/>
        <w:bookmarkStart w:id="6938" w:name="_Toc540"/>
        <w:bookmarkStart w:id="6939" w:name="_Toc21264"/>
        <w:bookmarkStart w:id="6940" w:name="_Toc24219"/>
        <w:bookmarkStart w:id="6941" w:name="_Toc21826"/>
        <w:r>
          <w:rPr>
            <w:rFonts w:hint="eastAsia"/>
          </w:rPr>
          <w:t xml:space="preserve">: Shank </w:t>
        </w:r>
      </w:ins>
      <w:ins w:id="6942" w:author="jie sun" w:date="2018-04-16T22:33:00Z">
        <w:r w:rsidR="00AA4800">
          <w:rPr>
            <w:rFonts w:hint="eastAsia"/>
          </w:rPr>
          <w:t>T</w:t>
        </w:r>
      </w:ins>
      <w:ins w:id="6943" w:author="像个男人一样" w:date="2018-03-21T02:14:00Z">
        <w:del w:id="6944" w:author="jie sun" w:date="2018-04-16T22:33:00Z">
          <w:r w:rsidDel="00AA4800">
            <w:rPr>
              <w:rFonts w:hint="eastAsia"/>
            </w:rPr>
            <w:delText>t</w:delText>
          </w:r>
        </w:del>
        <w:r>
          <w:rPr>
            <w:rFonts w:hint="eastAsia"/>
          </w:rPr>
          <w:t xml:space="preserve">he Phone </w:t>
        </w:r>
      </w:ins>
      <w:ins w:id="6945" w:author="jie sun" w:date="2018-04-16T22:33:00Z">
        <w:r w:rsidR="00AA4800">
          <w:rPr>
            <w:rFonts w:hint="eastAsia"/>
          </w:rPr>
          <w:t>I</w:t>
        </w:r>
      </w:ins>
      <w:ins w:id="6946" w:author="像个男人一样" w:date="2018-03-21T02:14:00Z">
        <w:del w:id="6947" w:author="jie sun" w:date="2018-04-16T22:33:00Z">
          <w:r w:rsidDel="00AA4800">
            <w:rPr>
              <w:rFonts w:hint="eastAsia"/>
            </w:rPr>
            <w:delText>i</w:delText>
          </w:r>
        </w:del>
        <w:r>
          <w:rPr>
            <w:rFonts w:hint="eastAsia"/>
          </w:rPr>
          <w:t xml:space="preserve">n </w:t>
        </w:r>
      </w:ins>
      <w:ins w:id="6948" w:author="JIE  SUN" w:date="2018-06-22T12:22:00Z">
        <w:r w:rsidR="00861881">
          <w:t>Gesture1</w:t>
        </w:r>
      </w:ins>
    </w:p>
    <w:p w:rsidR="00125910" w:rsidRDefault="00125910" w:rsidP="00125910">
      <w:pPr>
        <w:rPr>
          <w:ins w:id="6949" w:author="JIE  SUN" w:date="2018-06-22T15:20:00Z"/>
          <w:lang w:val="en-US"/>
        </w:rPr>
      </w:pPr>
      <w:ins w:id="6950" w:author="JIE  SUN" w:date="2018-06-22T15:13:00Z">
        <w:r>
          <w:rPr>
            <w:lang w:val="en-US"/>
          </w:rPr>
          <w:t>There are two basic conditions to judge a valid gesture 1.</w:t>
        </w:r>
      </w:ins>
      <w:ins w:id="6951" w:author="JIE  SUN" w:date="2018-06-22T15:14:00Z">
        <w:r>
          <w:rPr>
            <w:lang w:val="en-US"/>
          </w:rPr>
          <w:t xml:space="preserve"> </w:t>
        </w:r>
      </w:ins>
    </w:p>
    <w:p w:rsidR="00125910" w:rsidRDefault="00125910" w:rsidP="00125910">
      <w:pPr>
        <w:rPr>
          <w:ins w:id="6952" w:author="JIE  SUN" w:date="2018-06-22T15:13:00Z"/>
          <w:lang w:val="en-US"/>
        </w:rPr>
      </w:pPr>
      <w:ins w:id="6953" w:author="JIE  SUN" w:date="2018-06-22T15:20:00Z">
        <w:r>
          <w:rPr>
            <w:lang w:val="en-US"/>
          </w:rPr>
          <w:t xml:space="preserve">Condition 1: </w:t>
        </w:r>
      </w:ins>
      <w:ins w:id="6954" w:author="JIE  SUN" w:date="2018-06-22T15:14:00Z">
        <w:r>
          <w:rPr>
            <w:lang w:val="en-US"/>
          </w:rPr>
          <w:t xml:space="preserve">First is to analyze the self-rotation angle change to make </w:t>
        </w:r>
      </w:ins>
      <w:ins w:id="6955" w:author="JIE  SUN" w:date="2018-06-22T15:15:00Z">
        <w:r>
          <w:rPr>
            <w:lang w:val="en-US"/>
          </w:rPr>
          <w:t xml:space="preserve">threshold values of </w:t>
        </w:r>
      </w:ins>
      <w:ins w:id="6956" w:author="JIE  SUN" w:date="2018-06-22T15:14:00Z">
        <w:r>
          <w:rPr>
            <w:lang w:val="en-US"/>
          </w:rPr>
          <w:t>restrictions in three axes</w:t>
        </w:r>
      </w:ins>
      <w:ins w:id="6957" w:author="JIE  SUN" w:date="2018-06-22T15:19:00Z">
        <w:r>
          <w:rPr>
            <w:lang w:val="en-US"/>
          </w:rPr>
          <w:t xml:space="preserve"> </w:t>
        </w:r>
        <w:r>
          <w:rPr>
            <w:rFonts w:hint="eastAsia"/>
            <w:lang w:val="en-US"/>
          </w:rPr>
          <w:t>which</w:t>
        </w:r>
        <w:r>
          <w:rPr>
            <w:lang w:val="en-US"/>
          </w:rPr>
          <w:t xml:space="preserve"> are defined in Table 1 below</w:t>
        </w:r>
      </w:ins>
      <w:ins w:id="6958" w:author="JIE  SUN" w:date="2018-06-22T15:14:00Z">
        <w:r>
          <w:rPr>
            <w:lang w:val="en-US"/>
          </w:rPr>
          <w:t xml:space="preserve">. </w:t>
        </w:r>
      </w:ins>
      <w:ins w:id="6959" w:author="JIE  SUN" w:date="2018-06-22T15:20:00Z">
        <w:r>
          <w:rPr>
            <w:lang w:val="en-US"/>
          </w:rPr>
          <w:t>W</w:t>
        </w:r>
      </w:ins>
      <w:ins w:id="6960" w:author="JIE  SUN" w:date="2018-06-22T15:14:00Z">
        <w:r>
          <w:rPr>
            <w:lang w:val="en-US"/>
          </w:rPr>
          <w:t>hen the</w:t>
        </w:r>
      </w:ins>
      <w:ins w:id="6961" w:author="JIE  SUN" w:date="2018-06-22T15:17:00Z">
        <w:r>
          <w:rPr>
            <w:lang w:val="en-US"/>
          </w:rPr>
          <w:t xml:space="preserve"> values of self-rotation angle in</w:t>
        </w:r>
      </w:ins>
      <w:ins w:id="6962" w:author="JIE  SUN" w:date="2018-06-22T15:14:00Z">
        <w:r>
          <w:rPr>
            <w:lang w:val="en-US"/>
          </w:rPr>
          <w:t xml:space="preserve"> </w:t>
        </w:r>
      </w:ins>
      <w:ins w:id="6963" w:author="JIE  SUN" w:date="2018-06-22T15:16:00Z">
        <w:r>
          <w:rPr>
            <w:lang w:val="en-US"/>
          </w:rPr>
          <w:t>three</w:t>
        </w:r>
      </w:ins>
      <w:ins w:id="6964" w:author="JIE  SUN" w:date="2018-06-22T15:14:00Z">
        <w:r>
          <w:rPr>
            <w:lang w:val="en-US"/>
          </w:rPr>
          <w:t xml:space="preserve"> </w:t>
        </w:r>
      </w:ins>
      <w:ins w:id="6965" w:author="JIE  SUN" w:date="2018-06-22T15:16:00Z">
        <w:r>
          <w:rPr>
            <w:lang w:val="en-US"/>
          </w:rPr>
          <w:t>directions can meet</w:t>
        </w:r>
      </w:ins>
      <w:ins w:id="6966" w:author="JIE  SUN" w:date="2018-06-22T15:17:00Z">
        <w:r>
          <w:rPr>
            <w:lang w:val="en-US"/>
          </w:rPr>
          <w:t xml:space="preserve"> the threshold values, it means the data satisfy this cond</w:t>
        </w:r>
      </w:ins>
      <w:ins w:id="6967" w:author="JIE  SUN" w:date="2018-06-22T15:18:00Z">
        <w:r>
          <w:rPr>
            <w:lang w:val="en-US"/>
          </w:rPr>
          <w:t>i</w:t>
        </w:r>
      </w:ins>
      <w:ins w:id="6968" w:author="JIE  SUN" w:date="2018-06-22T15:17:00Z">
        <w:r>
          <w:rPr>
            <w:lang w:val="en-US"/>
          </w:rPr>
          <w:t>tion</w:t>
        </w:r>
      </w:ins>
      <w:ins w:id="6969" w:author="JIE  SUN" w:date="2018-06-22T15:19:00Z">
        <w:r>
          <w:rPr>
            <w:lang w:val="en-US"/>
          </w:rPr>
          <w:t>.</w:t>
        </w:r>
      </w:ins>
      <w:ins w:id="6970" w:author="JIE  SUN" w:date="2018-06-22T15:16:00Z">
        <w:r>
          <w:rPr>
            <w:lang w:val="en-US"/>
          </w:rPr>
          <w:t xml:space="preserve"> </w:t>
        </w:r>
      </w:ins>
    </w:p>
    <w:p w:rsidR="00125910" w:rsidRPr="00125910" w:rsidRDefault="00125910">
      <w:pPr>
        <w:rPr>
          <w:ins w:id="6971" w:author="JIE  SUN" w:date="2018-06-22T15:12:00Z"/>
        </w:rPr>
      </w:pPr>
    </w:p>
    <w:p w:rsidR="0087014B" w:rsidDel="00AF72A5" w:rsidRDefault="00F94CD9">
      <w:pPr>
        <w:pStyle w:val="Caption"/>
        <w:jc w:val="center"/>
        <w:rPr>
          <w:ins w:id="6972" w:author="像个男人一样" w:date="2018-03-21T02:13:00Z"/>
          <w:del w:id="6973" w:author="JIE  SUN" w:date="2018-06-22T17:24:00Z"/>
          <w:lang w:val="en-US"/>
        </w:rPr>
        <w:pPrChange w:id="6974" w:author="jie sun" w:date="2018-04-16T21:42:00Z">
          <w:pPr/>
        </w:pPrChange>
      </w:pPr>
      <w:ins w:id="6975" w:author="JIE  SUN" w:date="2018-06-22T16:39:00Z">
        <w:r>
          <w:rPr>
            <w:iCs w:val="0"/>
            <w:noProof/>
          </w:rPr>
          <w:drawing>
            <wp:inline distT="0" distB="0" distL="0" distR="0" wp14:anchorId="1044F071" wp14:editId="1732CBDB">
              <wp:extent cx="4572000" cy="2743200"/>
              <wp:effectExtent l="0" t="0" r="0" b="0"/>
              <wp:docPr id="76" name="Chart 76"/>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ins>
      <w:ins w:id="6976" w:author="jie sun" w:date="2018-04-16T22:33:00Z">
        <w:del w:id="6977" w:author="JIE  SUN" w:date="2018-06-22T12:22:00Z">
          <w:r w:rsidR="00AA4800" w:rsidDel="00861881">
            <w:rPr>
              <w:rFonts w:hint="eastAsia"/>
            </w:rPr>
            <w:delText>A</w:delText>
          </w:r>
        </w:del>
      </w:ins>
      <w:ins w:id="6978" w:author="像个男人一样" w:date="2018-03-21T02:14:00Z">
        <w:del w:id="6979" w:author="jie sun" w:date="2018-04-16T22:33:00Z">
          <w:r w:rsidR="00D5184D" w:rsidDel="00AA4800">
            <w:rPr>
              <w:rFonts w:hint="eastAsia"/>
            </w:rPr>
            <w:delText>a</w:delText>
          </w:r>
        </w:del>
        <w:del w:id="6980" w:author="JIE  SUN" w:date="2018-06-22T12:22:00Z">
          <w:r w:rsidR="00D5184D" w:rsidDel="00861881">
            <w:rPr>
              <w:rFonts w:hint="eastAsia"/>
            </w:rPr>
            <w:delText>ction1</w:delText>
          </w:r>
        </w:del>
      </w:ins>
      <w:bookmarkEnd w:id="6898"/>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p>
    <w:p w:rsidR="0087014B" w:rsidRDefault="00D5184D">
      <w:pPr>
        <w:pStyle w:val="Caption"/>
        <w:jc w:val="center"/>
        <w:rPr>
          <w:ins w:id="6981" w:author="像个男人一样" w:date="2018-03-21T02:14:00Z"/>
        </w:rPr>
        <w:pPrChange w:id="6982" w:author="JIE  SUN" w:date="2018-06-22T17:24:00Z">
          <w:pPr/>
        </w:pPrChange>
      </w:pPr>
      <w:del w:id="6983" w:author="JIE  SUN" w:date="2018-06-21T15:24:00Z">
        <w:r w:rsidDel="00B71F5C">
          <w:rPr>
            <w:noProof/>
          </w:rPr>
          <w:drawing>
            <wp:inline distT="0" distB="0" distL="114300" distR="114300">
              <wp:extent cx="4572000" cy="2743200"/>
              <wp:effectExtent l="0" t="0" r="0" b="0"/>
              <wp:docPr id="38"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del>
    </w:p>
    <w:p w:rsidR="00AF72A5" w:rsidRDefault="00D5184D">
      <w:pPr>
        <w:pStyle w:val="Caption"/>
        <w:jc w:val="center"/>
        <w:rPr>
          <w:ins w:id="6984" w:author="JIE  SUN" w:date="2018-06-22T17:24:00Z"/>
          <w:lang w:val="en-US"/>
        </w:rPr>
        <w:pPrChange w:id="6985" w:author="jie sun" w:date="2018-04-16T21:42:00Z">
          <w:pPr/>
        </w:pPrChange>
      </w:pPr>
      <w:bookmarkStart w:id="6986" w:name="_Toc511906352"/>
      <w:ins w:id="6987" w:author="像个男人一样" w:date="2018-03-21T02:15:00Z">
        <w:r>
          <w:t xml:space="preserve">Figure </w:t>
        </w:r>
      </w:ins>
      <w:ins w:id="6988" w:author="JIE  SUN" w:date="2018-06-21T13:36:00Z">
        <w:r w:rsidR="00A64E7B">
          <w:fldChar w:fldCharType="begin"/>
        </w:r>
        <w:r w:rsidR="00A64E7B">
          <w:instrText xml:space="preserve"> STYLEREF 1 \s </w:instrText>
        </w:r>
      </w:ins>
      <w:r w:rsidR="00A64E7B">
        <w:fldChar w:fldCharType="separate"/>
      </w:r>
      <w:r w:rsidR="00A64E7B">
        <w:rPr>
          <w:noProof/>
        </w:rPr>
        <w:t>4</w:t>
      </w:r>
      <w:ins w:id="698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6990" w:author="JIE  SUN" w:date="2018-06-21T13:36:00Z">
        <w:r w:rsidR="00A64E7B">
          <w:rPr>
            <w:noProof/>
          </w:rPr>
          <w:t>12</w:t>
        </w:r>
        <w:r w:rsidR="00A64E7B">
          <w:fldChar w:fldCharType="end"/>
        </w:r>
      </w:ins>
      <w:ins w:id="6991" w:author="jie sun" w:date="2018-04-19T13:00:00Z">
        <w:del w:id="6992" w:author="JIE  SUN" w:date="2018-06-21T13:34:00Z">
          <w:r w:rsidR="00083FE7" w:rsidDel="00A64E7B">
            <w:fldChar w:fldCharType="begin"/>
          </w:r>
          <w:r w:rsidR="00083FE7" w:rsidDel="00A64E7B">
            <w:delInstrText xml:space="preserve"> STYLEREF 1 \s </w:delInstrText>
          </w:r>
        </w:del>
      </w:ins>
      <w:del w:id="6993" w:author="JIE  SUN" w:date="2018-06-21T13:34:00Z">
        <w:r w:rsidR="00083FE7" w:rsidDel="00A64E7B">
          <w:fldChar w:fldCharType="separate"/>
        </w:r>
        <w:r w:rsidR="00083FE7" w:rsidDel="00A64E7B">
          <w:rPr>
            <w:noProof/>
          </w:rPr>
          <w:delText>4</w:delText>
        </w:r>
      </w:del>
      <w:ins w:id="6994" w:author="jie sun" w:date="2018-04-19T13:00:00Z">
        <w:del w:id="699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6996" w:author="JIE  SUN" w:date="2018-06-21T13:34:00Z">
        <w:r w:rsidR="00083FE7" w:rsidDel="00A64E7B">
          <w:fldChar w:fldCharType="separate"/>
        </w:r>
      </w:del>
      <w:ins w:id="6997" w:author="jie sun" w:date="2018-04-19T13:00:00Z">
        <w:del w:id="6998" w:author="JIE  SUN" w:date="2018-06-21T13:34:00Z">
          <w:r w:rsidR="00083FE7" w:rsidDel="00A64E7B">
            <w:rPr>
              <w:noProof/>
            </w:rPr>
            <w:delText>11</w:delText>
          </w:r>
          <w:r w:rsidR="00083FE7" w:rsidDel="00A64E7B">
            <w:fldChar w:fldCharType="end"/>
          </w:r>
        </w:del>
      </w:ins>
      <w:ins w:id="6999" w:author="像个男人一样" w:date="2018-03-21T02:15:00Z">
        <w:del w:id="700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001" w:author="像个男人一样" w:date="2018-03-22T11:51:00Z">
        <w:del w:id="7002" w:author="jie sun" w:date="2018-04-10T21:45:00Z">
          <w:r w:rsidDel="00454521">
            <w:delText>10</w:delText>
          </w:r>
        </w:del>
      </w:ins>
      <w:ins w:id="7003" w:author="像个男人一样" w:date="2018-03-21T02:15:00Z">
        <w:del w:id="7004" w:author="jie sun" w:date="2018-04-10T21:45:00Z">
          <w:r w:rsidDel="00454521">
            <w:fldChar w:fldCharType="end"/>
          </w:r>
        </w:del>
        <w:bookmarkStart w:id="7005" w:name="_Toc13477"/>
        <w:bookmarkStart w:id="7006" w:name="_Toc3312"/>
        <w:bookmarkStart w:id="7007" w:name="_Toc30415"/>
        <w:bookmarkStart w:id="7008" w:name="_Toc15406"/>
        <w:bookmarkStart w:id="7009" w:name="_Toc22349"/>
        <w:bookmarkStart w:id="7010" w:name="_Toc14586"/>
        <w:bookmarkStart w:id="7011" w:name="_Toc11282"/>
        <w:bookmarkStart w:id="7012" w:name="_Toc19089"/>
        <w:bookmarkStart w:id="7013" w:name="_Toc21668"/>
        <w:bookmarkStart w:id="7014" w:name="_Toc20962"/>
        <w:bookmarkStart w:id="7015" w:name="_Toc22628"/>
        <w:bookmarkStart w:id="7016" w:name="_Toc6265"/>
        <w:bookmarkStart w:id="7017" w:name="_Toc27747"/>
        <w:bookmarkStart w:id="7018" w:name="_Toc24094"/>
        <w:bookmarkStart w:id="7019" w:name="_Toc257"/>
        <w:bookmarkStart w:id="7020" w:name="_Toc14481"/>
        <w:bookmarkStart w:id="7021" w:name="_Toc24361"/>
        <w:bookmarkStart w:id="7022" w:name="_Toc461"/>
        <w:bookmarkStart w:id="7023" w:name="_Toc7552"/>
        <w:bookmarkStart w:id="7024" w:name="_Toc4361"/>
        <w:bookmarkStart w:id="7025" w:name="_Toc23374"/>
        <w:bookmarkStart w:id="7026" w:name="_Toc27015"/>
        <w:bookmarkStart w:id="7027" w:name="_Toc18197"/>
        <w:bookmarkStart w:id="7028" w:name="_Toc18563"/>
        <w:bookmarkStart w:id="7029" w:name="_Toc18731"/>
        <w:r>
          <w:rPr>
            <w:rFonts w:hint="eastAsia"/>
          </w:rPr>
          <w:t>:</w:t>
        </w:r>
      </w:ins>
      <w:ins w:id="7030" w:author="JIE  SUN" w:date="2018-06-22T15:10:00Z">
        <w:r w:rsidR="0012193D">
          <w:t xml:space="preserve"> </w:t>
        </w:r>
      </w:ins>
      <w:ins w:id="7031" w:author="像个男人一样" w:date="2018-03-21T02:15:00Z">
        <w:r>
          <w:rPr>
            <w:rFonts w:hint="eastAsia"/>
          </w:rPr>
          <w:t xml:space="preserve">Spinning </w:t>
        </w:r>
      </w:ins>
      <w:ins w:id="7032" w:author="jie sun" w:date="2018-04-16T22:33:00Z">
        <w:r w:rsidR="00AA4800">
          <w:rPr>
            <w:rFonts w:hint="eastAsia"/>
          </w:rPr>
          <w:t>A</w:t>
        </w:r>
      </w:ins>
      <w:ins w:id="7033" w:author="像个男人一样" w:date="2018-03-21T02:15:00Z">
        <w:del w:id="7034" w:author="jie sun" w:date="2018-04-16T22:33:00Z">
          <w:r w:rsidDel="00AA4800">
            <w:rPr>
              <w:rFonts w:hint="eastAsia"/>
            </w:rPr>
            <w:delText>a</w:delText>
          </w:r>
        </w:del>
        <w:r>
          <w:rPr>
            <w:rFonts w:hint="eastAsia"/>
          </w:rPr>
          <w:t xml:space="preserve">ngle </w:t>
        </w:r>
      </w:ins>
      <w:ins w:id="7035" w:author="jie sun" w:date="2018-04-16T22:33:00Z">
        <w:r w:rsidR="00AA4800">
          <w:t>C</w:t>
        </w:r>
      </w:ins>
      <w:ins w:id="7036" w:author="像个男人一样" w:date="2018-03-21T02:15:00Z">
        <w:del w:id="7037" w:author="jie sun" w:date="2018-04-16T22:33:00Z">
          <w:r w:rsidDel="00AA4800">
            <w:rPr>
              <w:rFonts w:hint="eastAsia"/>
            </w:rPr>
            <w:delText>c</w:delText>
          </w:r>
        </w:del>
        <w:r>
          <w:rPr>
            <w:rFonts w:hint="eastAsia"/>
          </w:rPr>
          <w:t>hanges</w:t>
        </w:r>
      </w:ins>
      <w:ins w:id="7038" w:author="像个男人一样" w:date="2018-03-21T02:18:00Z">
        <w:r>
          <w:rPr>
            <w:rFonts w:hint="eastAsia"/>
            <w:lang w:val="en-US"/>
          </w:rPr>
          <w:t xml:space="preserve"> </w:t>
        </w:r>
      </w:ins>
      <w:ins w:id="7039" w:author="JIE  SUN" w:date="2018-06-22T15:10:00Z">
        <w:r w:rsidR="0012193D">
          <w:rPr>
            <w:rFonts w:hint="eastAsia"/>
            <w:lang w:val="en-US"/>
          </w:rPr>
          <w:t>in Gesture 1</w:t>
        </w:r>
      </w:ins>
    </w:p>
    <w:p w:rsidR="0087014B" w:rsidDel="0045059A" w:rsidRDefault="00AA4800">
      <w:pPr>
        <w:pStyle w:val="Caption"/>
        <w:jc w:val="center"/>
        <w:rPr>
          <w:ins w:id="7040" w:author="像个男人一样" w:date="2018-03-22T11:49:00Z"/>
          <w:del w:id="7041" w:author="jie sun" w:date="2018-04-11T17:34:00Z"/>
          <w:lang w:val="en-US"/>
        </w:rPr>
        <w:pPrChange w:id="7042" w:author="jie sun" w:date="2018-04-16T21:42:00Z">
          <w:pPr/>
        </w:pPrChange>
      </w:pPr>
      <w:ins w:id="7043" w:author="jie sun" w:date="2018-04-16T22:33:00Z">
        <w:del w:id="7044" w:author="JIE  SUN" w:date="2018-06-22T15:10:00Z">
          <w:r w:rsidDel="0012193D">
            <w:rPr>
              <w:lang w:val="en-US"/>
            </w:rPr>
            <w:delText>I</w:delText>
          </w:r>
        </w:del>
      </w:ins>
      <w:ins w:id="7045" w:author="像个男人一样" w:date="2018-03-21T02:18:00Z">
        <w:del w:id="7046" w:author="jie sun" w:date="2018-04-16T22:33:00Z">
          <w:r w:rsidR="00D5184D" w:rsidDel="00AA4800">
            <w:rPr>
              <w:rFonts w:hint="eastAsia"/>
              <w:lang w:val="en-US"/>
            </w:rPr>
            <w:delText>i</w:delText>
          </w:r>
        </w:del>
        <w:del w:id="7047" w:author="JIE  SUN" w:date="2018-06-22T15:10:00Z">
          <w:r w:rsidR="00D5184D" w:rsidDel="0012193D">
            <w:rPr>
              <w:rFonts w:hint="eastAsia"/>
              <w:lang w:val="en-US"/>
            </w:rPr>
            <w:delText xml:space="preserve">n </w:delText>
          </w:r>
        </w:del>
      </w:ins>
      <w:ins w:id="7048" w:author="jie sun" w:date="2018-04-16T22:33:00Z">
        <w:del w:id="7049" w:author="JIE  SUN" w:date="2018-06-22T15:10:00Z">
          <w:r w:rsidDel="0012193D">
            <w:rPr>
              <w:lang w:val="en-US"/>
            </w:rPr>
            <w:delText>A</w:delText>
          </w:r>
        </w:del>
      </w:ins>
      <w:ins w:id="7050" w:author="像个男人一样" w:date="2018-03-21T02:18:00Z">
        <w:del w:id="7051" w:author="jie sun" w:date="2018-04-16T22:33:00Z">
          <w:r w:rsidR="00D5184D" w:rsidDel="00AA4800">
            <w:rPr>
              <w:rFonts w:hint="eastAsia"/>
              <w:lang w:val="en-US"/>
            </w:rPr>
            <w:delText>a</w:delText>
          </w:r>
        </w:del>
        <w:del w:id="7052" w:author="JIE  SUN" w:date="2018-06-22T15:10:00Z">
          <w:r w:rsidR="00D5184D" w:rsidDel="0012193D">
            <w:rPr>
              <w:rFonts w:hint="eastAsia"/>
              <w:lang w:val="en-US"/>
            </w:rPr>
            <w:delText>ction 1</w:delText>
          </w:r>
        </w:del>
      </w:ins>
      <w:bookmarkEnd w:id="6986"/>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p>
    <w:p w:rsidR="0087014B" w:rsidRDefault="0087014B">
      <w:pPr>
        <w:pStyle w:val="Caption"/>
        <w:jc w:val="center"/>
        <w:rPr>
          <w:ins w:id="7053" w:author="像个男人一样" w:date="2018-03-22T11:49:00Z"/>
          <w:lang w:val="en-US"/>
        </w:rPr>
        <w:pPrChange w:id="7054" w:author="jie sun" w:date="2018-04-16T21:42:00Z">
          <w:pPr/>
        </w:pPrChange>
      </w:pPr>
    </w:p>
    <w:p w:rsidR="0087014B" w:rsidRDefault="00D5184D">
      <w:pPr>
        <w:pStyle w:val="Caption"/>
        <w:jc w:val="center"/>
        <w:pPrChange w:id="7055" w:author="jie sun" w:date="2018-04-16T21:42:00Z">
          <w:pPr/>
        </w:pPrChange>
      </w:pPr>
      <w:bookmarkStart w:id="7056" w:name="_Toc511906362"/>
      <w:ins w:id="7057"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058" w:author="像个男人一样" w:date="2018-03-22T11:51:00Z">
        <w:r>
          <w:t>1</w:t>
        </w:r>
      </w:ins>
      <w:ins w:id="7059" w:author="像个男人一样" w:date="2018-03-22T11:49:00Z">
        <w:r>
          <w:fldChar w:fldCharType="end"/>
        </w:r>
        <w:bookmarkStart w:id="7060" w:name="_Toc1586"/>
        <w:bookmarkStart w:id="7061" w:name="_Toc13604"/>
        <w:bookmarkStart w:id="7062" w:name="_Toc11826"/>
        <w:bookmarkStart w:id="7063" w:name="_Toc6370"/>
        <w:bookmarkStart w:id="7064" w:name="_Toc23558"/>
        <w:bookmarkStart w:id="7065" w:name="_Toc1415"/>
        <w:bookmarkStart w:id="7066" w:name="_Toc5468"/>
        <w:bookmarkStart w:id="7067" w:name="_Toc6966"/>
        <w:bookmarkStart w:id="7068" w:name="_Toc26981"/>
        <w:bookmarkStart w:id="7069" w:name="_Toc8212"/>
        <w:bookmarkStart w:id="7070" w:name="_Toc8327"/>
        <w:bookmarkStart w:id="7071" w:name="_Toc9037"/>
        <w:bookmarkStart w:id="7072" w:name="_Toc9978"/>
        <w:bookmarkStart w:id="7073" w:name="_Toc15683"/>
        <w:bookmarkStart w:id="7074" w:name="_Toc5215"/>
        <w:bookmarkStart w:id="7075" w:name="_Toc1333"/>
        <w:bookmarkStart w:id="7076" w:name="_Toc1699"/>
        <w:bookmarkStart w:id="7077" w:name="_Toc13622"/>
        <w:bookmarkStart w:id="7078" w:name="_Toc3651"/>
        <w:bookmarkStart w:id="7079" w:name="_Toc31873"/>
        <w:bookmarkStart w:id="7080" w:name="_Toc21583"/>
        <w:r>
          <w:rPr>
            <w:rFonts w:hint="eastAsia"/>
          </w:rPr>
          <w:t>:</w:t>
        </w:r>
      </w:ins>
      <w:ins w:id="7081" w:author="JIE  SUN" w:date="2018-06-22T15:10:00Z">
        <w:r w:rsidR="008E4085">
          <w:t xml:space="preserve"> </w:t>
        </w:r>
      </w:ins>
      <w:ins w:id="7082" w:author="像个男人一样" w:date="2018-03-22T11:49:00Z">
        <w:r>
          <w:rPr>
            <w:rFonts w:hint="eastAsia"/>
          </w:rPr>
          <w:t xml:space="preserve">Spinning </w:t>
        </w:r>
      </w:ins>
      <w:ins w:id="7083" w:author="jie sun" w:date="2018-04-16T22:33:00Z">
        <w:r w:rsidR="00B33DC8">
          <w:t>A</w:t>
        </w:r>
      </w:ins>
      <w:ins w:id="7084" w:author="像个男人一样" w:date="2018-03-22T11:49:00Z">
        <w:del w:id="7085" w:author="jie sun" w:date="2018-04-16T22:33:00Z">
          <w:r w:rsidDel="00B33DC8">
            <w:rPr>
              <w:rFonts w:hint="eastAsia"/>
            </w:rPr>
            <w:delText>a</w:delText>
          </w:r>
        </w:del>
        <w:r>
          <w:rPr>
            <w:rFonts w:hint="eastAsia"/>
          </w:rPr>
          <w:t xml:space="preserve">ngle </w:t>
        </w:r>
        <w:del w:id="7086" w:author="jie sun" w:date="2018-04-08T14:42:00Z">
          <w:r w:rsidDel="00677487">
            <w:rPr>
              <w:rFonts w:hint="eastAsia"/>
            </w:rPr>
            <w:delText>restri</w:delText>
          </w:r>
          <w:r w:rsidDel="00677487">
            <w:rPr>
              <w:rFonts w:hint="eastAsia"/>
              <w:lang w:val="en-US"/>
            </w:rPr>
            <w:delText>c</w:delText>
          </w:r>
          <w:r w:rsidDel="00677487">
            <w:rPr>
              <w:rFonts w:hint="eastAsia"/>
            </w:rPr>
            <w:delText>tion</w:delText>
          </w:r>
        </w:del>
      </w:ins>
      <w:ins w:id="7087" w:author="jie sun" w:date="2018-04-08T14:42:00Z">
        <w:del w:id="7088" w:author="JIE  SUN" w:date="2018-06-22T15:10:00Z">
          <w:r w:rsidR="00677487" w:rsidRPr="00677487" w:rsidDel="00CB6E76">
            <w:rPr>
              <w:rFonts w:hint="eastAsia"/>
            </w:rPr>
            <w:delText xml:space="preserve"> </w:delText>
          </w:r>
        </w:del>
      </w:ins>
      <w:ins w:id="7089" w:author="jie sun" w:date="2018-04-16T22:33:00Z">
        <w:r w:rsidR="00B33DC8">
          <w:t>R</w:t>
        </w:r>
      </w:ins>
      <w:ins w:id="7090" w:author="jie sun" w:date="2018-04-08T14:42:00Z">
        <w:r w:rsidR="00677487">
          <w:rPr>
            <w:rFonts w:hint="eastAsia"/>
          </w:rPr>
          <w:t xml:space="preserve">estrictions </w:t>
        </w:r>
      </w:ins>
      <w:ins w:id="7091" w:author="像个男人一样" w:date="2018-03-22T11:49:00Z">
        <w:del w:id="7092" w:author="jie sun" w:date="2018-04-08T14:42:00Z">
          <w:r w:rsidDel="00677487">
            <w:rPr>
              <w:rFonts w:hint="eastAsia"/>
            </w:rPr>
            <w:delText>s</w:delText>
          </w:r>
          <w:r w:rsidDel="00677487">
            <w:rPr>
              <w:rFonts w:hint="eastAsia"/>
              <w:lang w:val="en-US"/>
            </w:rPr>
            <w:delText xml:space="preserve"> </w:delText>
          </w:r>
        </w:del>
      </w:ins>
      <w:ins w:id="7093" w:author="JIE  SUN" w:date="2018-06-22T15:10:00Z">
        <w:r w:rsidR="008E4085">
          <w:rPr>
            <w:lang w:val="en-US"/>
          </w:rPr>
          <w:t>in Gesture 1</w:t>
        </w:r>
      </w:ins>
      <w:ins w:id="7094" w:author="jie sun" w:date="2018-04-16T22:33:00Z">
        <w:del w:id="7095" w:author="JIE  SUN" w:date="2018-06-22T15:10:00Z">
          <w:r w:rsidR="00FF356E" w:rsidDel="008E4085">
            <w:rPr>
              <w:lang w:val="en-US"/>
            </w:rPr>
            <w:delText>I</w:delText>
          </w:r>
        </w:del>
      </w:ins>
      <w:ins w:id="7096" w:author="像个男人一样" w:date="2018-03-22T11:49:00Z">
        <w:del w:id="7097" w:author="jie sun" w:date="2018-04-16T22:33:00Z">
          <w:r w:rsidDel="00FF356E">
            <w:rPr>
              <w:rFonts w:hint="eastAsia"/>
              <w:lang w:val="en-US"/>
            </w:rPr>
            <w:delText>i</w:delText>
          </w:r>
        </w:del>
        <w:del w:id="7098" w:author="JIE  SUN" w:date="2018-06-22T15:10:00Z">
          <w:r w:rsidDel="008E4085">
            <w:rPr>
              <w:rFonts w:hint="eastAsia"/>
              <w:lang w:val="en-US"/>
            </w:rPr>
            <w:delText xml:space="preserve">n </w:delText>
          </w:r>
        </w:del>
      </w:ins>
      <w:ins w:id="7099" w:author="jie sun" w:date="2018-04-16T22:33:00Z">
        <w:del w:id="7100" w:author="JIE  SUN" w:date="2018-06-22T15:10:00Z">
          <w:r w:rsidR="00FF356E" w:rsidDel="008E4085">
            <w:rPr>
              <w:lang w:val="en-US"/>
            </w:rPr>
            <w:delText>A</w:delText>
          </w:r>
        </w:del>
      </w:ins>
      <w:ins w:id="7101" w:author="像个男人一样" w:date="2018-03-22T11:49:00Z">
        <w:del w:id="7102" w:author="jie sun" w:date="2018-04-16T22:33:00Z">
          <w:r w:rsidDel="00FF356E">
            <w:rPr>
              <w:rFonts w:hint="eastAsia"/>
              <w:lang w:val="en-US"/>
            </w:rPr>
            <w:delText>a</w:delText>
          </w:r>
        </w:del>
        <w:del w:id="7103" w:author="JIE  SUN" w:date="2018-06-22T15:10:00Z">
          <w:r w:rsidDel="008E4085">
            <w:rPr>
              <w:rFonts w:hint="eastAsia"/>
              <w:lang w:val="en-US"/>
            </w:rPr>
            <w:delText>ction 1</w:delText>
          </w:r>
        </w:del>
      </w:ins>
      <w:bookmarkEnd w:id="7056"/>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p>
    <w:tbl>
      <w:tblPr>
        <w:tblW w:w="6237"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104" w:author="JIE  SUN" w:date="2018-06-22T18:33: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2379"/>
        <w:gridCol w:w="1873"/>
        <w:gridCol w:w="1985"/>
        <w:tblGridChange w:id="7105">
          <w:tblGrid>
            <w:gridCol w:w="2067"/>
            <w:gridCol w:w="703"/>
            <w:gridCol w:w="1650"/>
          </w:tblGrid>
        </w:tblGridChange>
      </w:tblGrid>
      <w:tr w:rsidR="0087014B" w:rsidTr="002A37FC">
        <w:trPr>
          <w:trHeight w:val="396"/>
          <w:trPrChange w:id="7106" w:author="JIE  SUN" w:date="2018-06-22T18:33:00Z">
            <w:trPr>
              <w:trHeight w:val="396"/>
            </w:trPr>
          </w:trPrChange>
        </w:trPr>
        <w:tc>
          <w:tcPr>
            <w:tcW w:w="2379" w:type="dxa"/>
            <w:shd w:val="clear" w:color="auto" w:fill="auto"/>
            <w:vAlign w:val="center"/>
            <w:tcPrChange w:id="7107"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 xml:space="preserve">Gyro </w:t>
            </w:r>
            <w:del w:id="7108" w:author="JIE  SUN" w:date="2018-06-22T18:34:00Z">
              <w:r w:rsidDel="002A37FC">
                <w:rPr>
                  <w:rFonts w:ascii="SimSun" w:eastAsia="SimSun" w:hAnsi="SimSun" w:cs="SimSun" w:hint="eastAsia"/>
                  <w:color w:val="000000"/>
                  <w:sz w:val="22"/>
                  <w:lang w:val="en-US" w:bidi="ar"/>
                </w:rPr>
                <w:delText>valid rang</w:delText>
              </w:r>
            </w:del>
            <w:ins w:id="7109" w:author="JIE  SUN" w:date="2018-06-22T18:34:00Z">
              <w:r w:rsidR="002A37FC">
                <w:rPr>
                  <w:rFonts w:ascii="SimSun" w:eastAsia="SimSun" w:hAnsi="SimSun" w:cs="SimSun"/>
                  <w:color w:val="000000"/>
                  <w:sz w:val="22"/>
                  <w:lang w:val="en-US" w:bidi="ar"/>
                </w:rPr>
                <w:t>testing angle</w:t>
              </w:r>
            </w:ins>
          </w:p>
        </w:tc>
        <w:tc>
          <w:tcPr>
            <w:tcW w:w="1873" w:type="dxa"/>
            <w:shd w:val="clear" w:color="auto" w:fill="auto"/>
            <w:vAlign w:val="center"/>
            <w:tcPrChange w:id="7110" w:author="JIE  SUN" w:date="2018-06-22T18:33:00Z">
              <w:tcPr>
                <w:tcW w:w="703"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del w:id="7111" w:author="JIE  SUN" w:date="2018-06-22T18:32:00Z">
              <w:r w:rsidDel="002A37FC">
                <w:rPr>
                  <w:rFonts w:ascii="SimSun" w:eastAsia="SimSun" w:hAnsi="SimSun" w:cs="SimSun" w:hint="eastAsia"/>
                  <w:color w:val="000000"/>
                  <w:sz w:val="22"/>
                  <w:lang w:val="en-US" w:bidi="ar"/>
                </w:rPr>
                <w:delText>One sid</w:delText>
              </w:r>
            </w:del>
            <w:ins w:id="7112" w:author="JIE  SUN" w:date="2018-06-22T18:33:00Z">
              <w:r w:rsidR="002A37FC">
                <w:rPr>
                  <w:rFonts w:ascii="SimSun" w:eastAsia="SimSun" w:hAnsi="SimSun" w:cs="SimSun" w:hint="eastAsia"/>
                  <w:color w:val="000000"/>
                  <w:sz w:val="22"/>
                  <w:lang w:val="en-US" w:bidi="ar"/>
                </w:rPr>
                <w:t>Minimum</w:t>
              </w:r>
            </w:ins>
            <w:del w:id="7113" w:author="JIE  SUN" w:date="2018-06-22T18:32:00Z">
              <w:r w:rsidDel="002A37FC">
                <w:rPr>
                  <w:rFonts w:ascii="SimSun" w:eastAsia="SimSun" w:hAnsi="SimSun" w:cs="SimSun" w:hint="eastAsia"/>
                  <w:color w:val="000000"/>
                  <w:sz w:val="22"/>
                  <w:lang w:val="en-US" w:bidi="ar"/>
                </w:rPr>
                <w:delText>e</w:delText>
              </w:r>
            </w:del>
          </w:p>
        </w:tc>
        <w:tc>
          <w:tcPr>
            <w:tcW w:w="1985" w:type="dxa"/>
            <w:shd w:val="clear" w:color="auto" w:fill="auto"/>
            <w:vAlign w:val="center"/>
            <w:tcPrChange w:id="7114" w:author="JIE  SUN" w:date="2018-06-22T18:33:00Z">
              <w:tcPr>
                <w:tcW w:w="1650"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87014B" w:rsidTr="002A37FC">
        <w:trPr>
          <w:trHeight w:val="286"/>
          <w:trPrChange w:id="7115" w:author="JIE  SUN" w:date="2018-06-22T18:33:00Z">
            <w:trPr>
              <w:trHeight w:val="286"/>
            </w:trPr>
          </w:trPrChange>
        </w:trPr>
        <w:tc>
          <w:tcPr>
            <w:tcW w:w="2379" w:type="dxa"/>
            <w:shd w:val="clear" w:color="auto" w:fill="auto"/>
            <w:vAlign w:val="center"/>
            <w:tcPrChange w:id="7116"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X-axis</w:t>
            </w:r>
            <w:ins w:id="7117" w:author="JIE  SUN" w:date="2018-06-22T18:33:00Z">
              <w:r w:rsidR="002A37FC">
                <w:rPr>
                  <w:rFonts w:ascii="SimSun" w:eastAsia="SimSun" w:hAnsi="SimSun" w:cs="SimSun"/>
                  <w:color w:val="000000"/>
                  <w:sz w:val="22"/>
                  <w:lang w:val="en-US" w:bidi="ar"/>
                </w:rPr>
                <w:t xml:space="preserve"> </w:t>
              </w:r>
              <w:r w:rsidR="002A37FC">
                <w:rPr>
                  <w:rFonts w:ascii="SimSun" w:eastAsia="SimSun" w:hAnsi="SimSun" w:cs="SimSun" w:hint="eastAsia"/>
                  <w:color w:val="000000"/>
                  <w:sz w:val="22"/>
                  <w:lang w:val="en-US" w:bidi="ar"/>
                </w:rPr>
                <w:t>Sp</w:t>
              </w:r>
              <w:r w:rsidR="002A37FC">
                <w:rPr>
                  <w:rFonts w:ascii="SimSun" w:eastAsia="SimSun" w:hAnsi="SimSun" w:cs="SimSun"/>
                  <w:color w:val="000000"/>
                  <w:sz w:val="22"/>
                  <w:lang w:val="en-US" w:bidi="ar"/>
                </w:rPr>
                <w:t>inning Angle</w:t>
              </w:r>
            </w:ins>
          </w:p>
        </w:tc>
        <w:tc>
          <w:tcPr>
            <w:tcW w:w="1873" w:type="dxa"/>
            <w:shd w:val="clear" w:color="auto" w:fill="auto"/>
            <w:vAlign w:val="center"/>
            <w:tcPrChange w:id="7118"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19" w:author="JIE  SUN" w:date="2018-06-21T15:24:00Z">
              <w:r w:rsidR="004A05BF">
                <w:rPr>
                  <w:rFonts w:ascii="SimSun" w:eastAsia="SimSun" w:hAnsi="SimSun" w:cs="SimSun"/>
                  <w:color w:val="000000"/>
                  <w:sz w:val="22"/>
                  <w:lang w:val="en-US"/>
                </w:rPr>
                <w:t>150</w:t>
              </w:r>
            </w:ins>
            <w:del w:id="7120" w:author="JIE  SUN" w:date="2018-06-21T15:24:00Z">
              <w:r w:rsidDel="004A05BF">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985" w:type="dxa"/>
            <w:shd w:val="clear" w:color="auto" w:fill="auto"/>
            <w:vAlign w:val="center"/>
            <w:tcPrChange w:id="7121" w:author="JIE  SUN" w:date="2018-06-22T18:33:00Z">
              <w:tcPr>
                <w:tcW w:w="1650" w:type="dxa"/>
                <w:shd w:val="clear" w:color="auto" w:fill="auto"/>
                <w:vAlign w:val="center"/>
              </w:tcPr>
            </w:tcPrChange>
          </w:tcPr>
          <w:p w:rsidR="0087014B" w:rsidRDefault="004A05BF">
            <w:pPr>
              <w:jc w:val="center"/>
              <w:rPr>
                <w:rFonts w:ascii="SimSun" w:eastAsia="SimSun" w:hAnsi="SimSun" w:cs="SimSun"/>
                <w:color w:val="000000"/>
                <w:sz w:val="22"/>
                <w:lang w:val="en-US"/>
              </w:rPr>
            </w:pPr>
            <w:ins w:id="7122" w:author="JIE  SUN" w:date="2018-06-21T15:24:00Z">
              <w:r>
                <w:rPr>
                  <w:rFonts w:ascii="SimSun" w:eastAsia="SimSun" w:hAnsi="SimSun" w:cs="SimSun"/>
                  <w:color w:val="000000"/>
                  <w:sz w:val="22"/>
                  <w:lang w:val="en-US"/>
                </w:rPr>
                <w:t>150</w:t>
              </w:r>
            </w:ins>
            <w:del w:id="7123" w:author="JIE  SUN" w:date="2018-06-21T15:24:00Z">
              <w:r w:rsidR="00D5184D" w:rsidDel="004A05BF">
                <w:rPr>
                  <w:rFonts w:ascii="SimSun" w:eastAsia="SimSun" w:hAnsi="SimSun" w:cs="SimSun" w:hint="eastAsia"/>
                  <w:color w:val="000000"/>
                  <w:sz w:val="22"/>
                  <w:lang w:val="en-US"/>
                </w:rPr>
                <w:delText>30</w:delText>
              </w:r>
            </w:del>
            <w:r w:rsidR="00D5184D">
              <w:rPr>
                <w:rFonts w:ascii="SimSun" w:eastAsia="SimSun" w:hAnsi="SimSun" w:cs="SimSun" w:hint="eastAsia"/>
                <w:color w:val="000000"/>
                <w:sz w:val="22"/>
                <w:lang w:val="en-US"/>
              </w:rPr>
              <w:t>°</w:t>
            </w:r>
          </w:p>
        </w:tc>
      </w:tr>
      <w:tr w:rsidR="0087014B" w:rsidTr="002A37FC">
        <w:trPr>
          <w:trHeight w:val="286"/>
          <w:trPrChange w:id="7124" w:author="JIE  SUN" w:date="2018-06-22T18:33:00Z">
            <w:trPr>
              <w:trHeight w:val="286"/>
            </w:trPr>
          </w:trPrChange>
        </w:trPr>
        <w:tc>
          <w:tcPr>
            <w:tcW w:w="2379" w:type="dxa"/>
            <w:shd w:val="clear" w:color="auto" w:fill="auto"/>
            <w:vAlign w:val="center"/>
            <w:tcPrChange w:id="7125"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Y-aixs</w:t>
            </w:r>
            <w:ins w:id="7126" w:author="JIE  SUN" w:date="2018-06-22T18:33:00Z">
              <w:r w:rsidR="002A37FC">
                <w:rPr>
                  <w:rFonts w:ascii="SimSun" w:eastAsia="SimSun" w:hAnsi="SimSun" w:cs="SimSun"/>
                  <w:color w:val="000000"/>
                  <w:sz w:val="22"/>
                  <w:lang w:val="en-US" w:bidi="ar"/>
                </w:rPr>
                <w:t xml:space="preserve"> Spinning Angle</w:t>
              </w:r>
            </w:ins>
          </w:p>
        </w:tc>
        <w:tc>
          <w:tcPr>
            <w:tcW w:w="1873" w:type="dxa"/>
            <w:shd w:val="clear" w:color="auto" w:fill="auto"/>
            <w:vAlign w:val="center"/>
            <w:tcPrChange w:id="7127"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28" w:author="JIE  SUN" w:date="2018-06-21T15:24:00Z">
              <w:r w:rsidR="00BD3A93">
                <w:rPr>
                  <w:rFonts w:ascii="SimSun" w:eastAsia="SimSun" w:hAnsi="SimSun" w:cs="SimSun"/>
                  <w:color w:val="000000"/>
                  <w:sz w:val="22"/>
                  <w:lang w:val="en-US"/>
                </w:rPr>
                <w:t>6</w:t>
              </w:r>
            </w:ins>
            <w:del w:id="7129"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130"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131" w:author="JIE  SUN" w:date="2018-06-21T15:24:00Z">
              <w:r>
                <w:rPr>
                  <w:rFonts w:ascii="SimSun" w:eastAsia="SimSun" w:hAnsi="SimSun" w:cs="SimSun"/>
                  <w:color w:val="000000"/>
                  <w:sz w:val="22"/>
                  <w:lang w:val="en-US"/>
                </w:rPr>
                <w:t>6</w:t>
              </w:r>
            </w:ins>
            <w:del w:id="7132"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r w:rsidR="0087014B" w:rsidTr="002A37FC">
        <w:trPr>
          <w:trHeight w:val="286"/>
          <w:trPrChange w:id="7133" w:author="JIE  SUN" w:date="2018-06-22T18:33:00Z">
            <w:trPr>
              <w:trHeight w:val="286"/>
            </w:trPr>
          </w:trPrChange>
        </w:trPr>
        <w:tc>
          <w:tcPr>
            <w:tcW w:w="2379" w:type="dxa"/>
            <w:shd w:val="clear" w:color="auto" w:fill="auto"/>
            <w:vAlign w:val="center"/>
            <w:tcPrChange w:id="7134" w:author="JIE  SUN" w:date="2018-06-22T18:33:00Z">
              <w:tcPr>
                <w:tcW w:w="2067" w:type="dxa"/>
                <w:shd w:val="clear" w:color="auto" w:fill="auto"/>
                <w:vAlign w:val="center"/>
              </w:tcPr>
            </w:tcPrChange>
          </w:tcPr>
          <w:p w:rsidR="0087014B" w:rsidRDefault="00D5184D">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Z-aixs</w:t>
            </w:r>
            <w:ins w:id="7135" w:author="JIE  SUN" w:date="2018-06-22T18:34:00Z">
              <w:r w:rsidR="002A37FC">
                <w:rPr>
                  <w:rFonts w:ascii="SimSun" w:eastAsia="SimSun" w:hAnsi="SimSun" w:cs="SimSun"/>
                  <w:color w:val="000000"/>
                  <w:sz w:val="22"/>
                  <w:lang w:val="en-US" w:bidi="ar"/>
                </w:rPr>
                <w:t xml:space="preserve"> Spining Angle</w:t>
              </w:r>
            </w:ins>
          </w:p>
        </w:tc>
        <w:tc>
          <w:tcPr>
            <w:tcW w:w="1873" w:type="dxa"/>
            <w:shd w:val="clear" w:color="auto" w:fill="auto"/>
            <w:vAlign w:val="center"/>
            <w:tcPrChange w:id="7136" w:author="JIE  SUN" w:date="2018-06-22T18:33:00Z">
              <w:tcPr>
                <w:tcW w:w="703" w:type="dxa"/>
                <w:shd w:val="clear" w:color="auto" w:fill="auto"/>
                <w:vAlign w:val="center"/>
              </w:tcPr>
            </w:tcPrChange>
          </w:tcPr>
          <w:p w:rsidR="0087014B" w:rsidRDefault="00D5184D">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137" w:author="JIE  SUN" w:date="2018-06-21T15:24:00Z">
              <w:r w:rsidR="00BD3A93">
                <w:rPr>
                  <w:rFonts w:ascii="SimSun" w:eastAsia="SimSun" w:hAnsi="SimSun" w:cs="SimSun"/>
                  <w:color w:val="000000"/>
                  <w:sz w:val="22"/>
                  <w:lang w:val="en-US"/>
                </w:rPr>
                <w:t>6</w:t>
              </w:r>
            </w:ins>
            <w:del w:id="7138" w:author="JIE  SUN" w:date="2018-06-21T15:24:00Z">
              <w:r w:rsidDel="008C1255">
                <w:rPr>
                  <w:rFonts w:ascii="SimSun" w:eastAsia="SimSun" w:hAnsi="SimSun" w:cs="SimSun" w:hint="eastAsia"/>
                  <w:color w:val="000000"/>
                  <w:sz w:val="22"/>
                  <w:lang w:val="en-US"/>
                </w:rPr>
                <w:delText>1</w:delText>
              </w:r>
            </w:del>
            <w:r>
              <w:rPr>
                <w:rFonts w:ascii="SimSun" w:eastAsia="SimSun" w:hAnsi="SimSun" w:cs="SimSun" w:hint="eastAsia"/>
                <w:color w:val="000000"/>
                <w:sz w:val="22"/>
                <w:lang w:val="en-US"/>
              </w:rPr>
              <w:t>0°</w:t>
            </w:r>
          </w:p>
        </w:tc>
        <w:tc>
          <w:tcPr>
            <w:tcW w:w="1985" w:type="dxa"/>
            <w:shd w:val="clear" w:color="auto" w:fill="auto"/>
            <w:vAlign w:val="center"/>
            <w:tcPrChange w:id="7139" w:author="JIE  SUN" w:date="2018-06-22T18:33:00Z">
              <w:tcPr>
                <w:tcW w:w="1650" w:type="dxa"/>
                <w:shd w:val="clear" w:color="auto" w:fill="auto"/>
                <w:vAlign w:val="center"/>
              </w:tcPr>
            </w:tcPrChange>
          </w:tcPr>
          <w:p w:rsidR="0087014B" w:rsidRDefault="00BD3A93">
            <w:pPr>
              <w:jc w:val="center"/>
              <w:rPr>
                <w:rFonts w:ascii="SimSun" w:eastAsia="SimSun" w:hAnsi="SimSun" w:cs="SimSun"/>
                <w:color w:val="000000"/>
                <w:sz w:val="22"/>
                <w:lang w:val="en-US"/>
              </w:rPr>
            </w:pPr>
            <w:ins w:id="7140" w:author="JIE  SUN" w:date="2018-06-21T15:24:00Z">
              <w:r>
                <w:rPr>
                  <w:rFonts w:ascii="SimSun" w:eastAsia="SimSun" w:hAnsi="SimSun" w:cs="SimSun"/>
                  <w:color w:val="000000"/>
                  <w:sz w:val="22"/>
                  <w:lang w:val="en-US"/>
                </w:rPr>
                <w:t>6</w:t>
              </w:r>
            </w:ins>
            <w:del w:id="7141" w:author="JIE  SUN" w:date="2018-06-21T15:24:00Z">
              <w:r w:rsidR="00D5184D" w:rsidDel="008C1255">
                <w:rPr>
                  <w:rFonts w:ascii="SimSun" w:eastAsia="SimSun" w:hAnsi="SimSun" w:cs="SimSun" w:hint="eastAsia"/>
                  <w:color w:val="000000"/>
                  <w:sz w:val="22"/>
                  <w:lang w:val="en-US"/>
                </w:rPr>
                <w:delText>1</w:delText>
              </w:r>
            </w:del>
            <w:r w:rsidR="00D5184D">
              <w:rPr>
                <w:rFonts w:ascii="SimSun" w:eastAsia="SimSun" w:hAnsi="SimSun" w:cs="SimSun" w:hint="eastAsia"/>
                <w:color w:val="000000"/>
                <w:sz w:val="22"/>
                <w:lang w:val="en-US"/>
              </w:rPr>
              <w:t>0°</w:t>
            </w:r>
          </w:p>
        </w:tc>
      </w:tr>
    </w:tbl>
    <w:p w:rsidR="00D6695F" w:rsidRDefault="00D6695F">
      <w:pPr>
        <w:rPr>
          <w:ins w:id="7142" w:author="JIE  SUN" w:date="2018-06-22T20:42:00Z"/>
        </w:rPr>
      </w:pPr>
      <w:ins w:id="7143" w:author="JIE  SUN" w:date="2018-06-22T18:47:00Z">
        <w:r>
          <w:t>The piece of code below realize this a judgement.</w:t>
        </w:r>
      </w:ins>
    </w:p>
    <w:p w:rsidR="00CF4761" w:rsidRDefault="00CF4761">
      <w:pPr>
        <w:rPr>
          <w:ins w:id="7144" w:author="JIE  SUN" w:date="2018-06-22T20:43:00Z"/>
        </w:rPr>
      </w:pPr>
      <w:ins w:id="7145" w:author="JIE  SUN" w:date="2018-06-22T20:42: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CF4761">
          <w:rPr>
            <w:rPrChange w:id="7146" w:author="JIE  SUN" w:date="2018-06-22T20:43:00Z">
              <w:rPr>
                <w:rFonts w:ascii="NSimSun" w:eastAsia="NSimSun" w:hAnsi="Times New Roman" w:cs="NSimSun"/>
                <w:color w:val="000000" w:themeColor="text1"/>
                <w:sz w:val="19"/>
                <w:szCs w:val="19"/>
              </w:rPr>
            </w:rPrChange>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action_123[0].gyro_x[1]</w:t>
        </w:r>
        <w:r>
          <w:rPr>
            <w:rFonts w:ascii="NSimSun" w:eastAsia="NSimSun" w:hAnsi="Times New Roman" w:cs="NSimSun"/>
            <w:color w:val="000000" w:themeColor="text1"/>
            <w:sz w:val="19"/>
            <w:szCs w:val="19"/>
          </w:rPr>
          <w:t xml:space="preserve"> </w:t>
        </w:r>
        <w:r w:rsidRPr="00CF4761">
          <w:rPr>
            <w:rPrChange w:id="7147" w:author="JIE  SUN" w:date="2018-06-22T20:43:00Z">
              <w:rPr>
                <w:rFonts w:ascii="NSimSun" w:eastAsia="NSimSun" w:hAnsi="Times New Roman" w:cs="NSimSun"/>
                <w:color w:val="000000" w:themeColor="text1"/>
                <w:sz w:val="19"/>
                <w:szCs w:val="19"/>
              </w:rPr>
            </w:rPrChange>
          </w:rPr>
          <w:t>represent the threshold data</w:t>
        </w:r>
      </w:ins>
      <w:ins w:id="7148" w:author="JIE  SUN" w:date="2018-06-22T20:44:00Z">
        <w:r>
          <w:t xml:space="preserve"> of spinning angle with X-axis</w:t>
        </w:r>
      </w:ins>
      <w:ins w:id="7149" w:author="JIE  SUN" w:date="2018-06-22T20:43:00Z">
        <w:r>
          <w:t>.</w:t>
        </w:r>
      </w:ins>
    </w:p>
    <w:p w:rsidR="00CF4761" w:rsidRDefault="00CF4761" w:rsidP="00CF4761">
      <w:pPr>
        <w:rPr>
          <w:ins w:id="7150" w:author="JIE  SUN" w:date="2018-06-22T20:45:00Z"/>
        </w:rPr>
      </w:pPr>
      <w:ins w:id="7151"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F4761" w:rsidRDefault="00CF4761" w:rsidP="00CF4761">
      <w:pPr>
        <w:rPr>
          <w:ins w:id="7152" w:author="JIE  SUN" w:date="2018-06-22T20:45:00Z"/>
        </w:rPr>
      </w:pPr>
      <w:ins w:id="7153" w:author="JIE  SUN" w:date="2018-06-22T20:45: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0].gyro_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w:t>
        </w:r>
        <w:r w:rsidRPr="00B056CD">
          <w:rPr>
            <w:rFonts w:ascii="NSimSun" w:eastAsia="NSimSun" w:hAnsi="Times New Roman" w:cs="NSimSun"/>
            <w:color w:val="000000" w:themeColor="text1"/>
            <w:sz w:val="19"/>
            <w:szCs w:val="19"/>
          </w:rPr>
          <w:t>action_123[0</w:t>
        </w:r>
        <w:r>
          <w:rPr>
            <w:rFonts w:ascii="NSimSun" w:eastAsia="NSimSun" w:hAnsi="Times New Roman" w:cs="NSimSun"/>
            <w:color w:val="000000" w:themeColor="text1"/>
            <w:sz w:val="19"/>
            <w:szCs w:val="19"/>
          </w:rPr>
          <w:t>].gyro_z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D6695F" w:rsidRPr="00D6695F" w:rsidRDefault="00D6695F" w:rsidP="00D6695F">
      <w:pPr>
        <w:autoSpaceDE w:val="0"/>
        <w:autoSpaceDN w:val="0"/>
        <w:adjustRightInd w:val="0"/>
        <w:spacing w:after="0"/>
        <w:rPr>
          <w:ins w:id="7154" w:author="JIE  SUN" w:date="2018-06-22T18:47:00Z"/>
          <w:rFonts w:ascii="NSimSun" w:eastAsia="NSimSun" w:hAnsi="Times New Roman" w:cs="NSimSun"/>
          <w:color w:val="000000" w:themeColor="text1"/>
          <w:sz w:val="19"/>
          <w:szCs w:val="19"/>
          <w:rPrChange w:id="7155" w:author="JIE  SUN" w:date="2018-06-22T18:47:00Z">
            <w:rPr>
              <w:ins w:id="7156" w:author="JIE  SUN" w:date="2018-06-22T18:47:00Z"/>
              <w:rFonts w:ascii="NSimSun" w:eastAsia="NSimSun" w:hAnsi="Times New Roman" w:cs="NSimSun"/>
              <w:color w:val="000000"/>
              <w:sz w:val="19"/>
              <w:szCs w:val="19"/>
            </w:rPr>
          </w:rPrChange>
        </w:rPr>
      </w:pPr>
      <w:ins w:id="7157" w:author="JIE  SUN" w:date="2018-06-22T18:47:00Z">
        <w:r w:rsidRPr="00D6695F">
          <w:rPr>
            <w:rFonts w:ascii="NSimSun" w:eastAsia="NSimSun" w:hAnsi="Times New Roman" w:cs="NSimSun"/>
            <w:color w:val="000000" w:themeColor="text1"/>
            <w:sz w:val="19"/>
            <w:szCs w:val="19"/>
            <w:rPrChange w:id="7158"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(Gyro.G_angle_x &gt; action_123[0</w:t>
        </w:r>
        <w:r w:rsidRPr="00D6695F">
          <w:rPr>
            <w:rFonts w:ascii="NSimSun" w:eastAsia="NSimSun" w:hAnsi="Times New Roman" w:cs="NSimSun"/>
            <w:color w:val="000000" w:themeColor="text1"/>
            <w:sz w:val="19"/>
            <w:szCs w:val="19"/>
            <w:rPrChange w:id="7159" w:author="JIE  SUN" w:date="2018-06-22T18:47:00Z">
              <w:rPr>
                <w:rFonts w:ascii="NSimSun" w:eastAsia="NSimSun" w:hAnsi="Times New Roman" w:cs="NSimSun"/>
                <w:color w:val="008000"/>
                <w:sz w:val="19"/>
                <w:szCs w:val="19"/>
              </w:rPr>
            </w:rPrChange>
          </w:rPr>
          <w:t>].gyro_x[1] || Gyro.G_angle_x &lt;  action_123[</w:t>
        </w:r>
      </w:ins>
      <w:ins w:id="7160" w:author="JIE  SUN" w:date="2018-06-22T20:42:00Z">
        <w:r w:rsidR="00CF4761">
          <w:rPr>
            <w:rFonts w:ascii="NSimSun" w:eastAsia="NSimSun" w:hAnsi="Times New Roman" w:cs="NSimSun"/>
            <w:color w:val="000000" w:themeColor="text1"/>
            <w:sz w:val="19"/>
            <w:szCs w:val="19"/>
          </w:rPr>
          <w:t>0</w:t>
        </w:r>
      </w:ins>
      <w:ins w:id="7161" w:author="JIE  SUN" w:date="2018-06-22T18:47:00Z">
        <w:r w:rsidRPr="00D6695F">
          <w:rPr>
            <w:rFonts w:ascii="NSimSun" w:eastAsia="NSimSun" w:hAnsi="Times New Roman" w:cs="NSimSun"/>
            <w:color w:val="000000" w:themeColor="text1"/>
            <w:sz w:val="19"/>
            <w:szCs w:val="19"/>
            <w:rPrChange w:id="7162" w:author="JIE  SUN" w:date="2018-06-22T18:47:00Z">
              <w:rPr>
                <w:rFonts w:ascii="NSimSun" w:eastAsia="NSimSun" w:hAnsi="Times New Roman" w:cs="NSimSun"/>
                <w:color w:val="008000"/>
                <w:sz w:val="19"/>
                <w:szCs w:val="19"/>
              </w:rPr>
            </w:rPrChange>
          </w:rPr>
          <w:t>].gyro_x[0])</w:t>
        </w:r>
      </w:ins>
    </w:p>
    <w:p w:rsidR="00D6695F" w:rsidRPr="00D6695F" w:rsidRDefault="00D6695F" w:rsidP="00D6695F">
      <w:pPr>
        <w:autoSpaceDE w:val="0"/>
        <w:autoSpaceDN w:val="0"/>
        <w:adjustRightInd w:val="0"/>
        <w:spacing w:after="0"/>
        <w:rPr>
          <w:ins w:id="7163" w:author="JIE  SUN" w:date="2018-06-22T18:47:00Z"/>
          <w:rFonts w:ascii="NSimSun" w:eastAsia="NSimSun" w:hAnsi="Times New Roman" w:cs="NSimSun"/>
          <w:color w:val="000000" w:themeColor="text1"/>
          <w:sz w:val="19"/>
          <w:szCs w:val="19"/>
          <w:rPrChange w:id="7164" w:author="JIE  SUN" w:date="2018-06-22T18:47:00Z">
            <w:rPr>
              <w:ins w:id="7165" w:author="JIE  SUN" w:date="2018-06-22T18:47:00Z"/>
              <w:rFonts w:ascii="NSimSun" w:eastAsia="NSimSun" w:hAnsi="Times New Roman" w:cs="NSimSun"/>
              <w:color w:val="000000"/>
              <w:sz w:val="19"/>
              <w:szCs w:val="19"/>
            </w:rPr>
          </w:rPrChange>
        </w:rPr>
      </w:pPr>
      <w:ins w:id="7166" w:author="JIE  SUN" w:date="2018-06-22T18:47:00Z">
        <w:r w:rsidRPr="00D6695F">
          <w:rPr>
            <w:rFonts w:ascii="NSimSun" w:eastAsia="NSimSun" w:hAnsi="Times New Roman" w:cs="NSimSun"/>
            <w:color w:val="000000" w:themeColor="text1"/>
            <w:sz w:val="19"/>
            <w:szCs w:val="19"/>
            <w:rPrChange w:id="7167"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68"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69"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170" w:author="JIE  SUN" w:date="2018-06-22T18:47:00Z"/>
          <w:rFonts w:ascii="NSimSun" w:eastAsia="NSimSun" w:hAnsi="Times New Roman" w:cs="NSimSun"/>
          <w:color w:val="000000" w:themeColor="text1"/>
          <w:sz w:val="19"/>
          <w:szCs w:val="19"/>
          <w:rPrChange w:id="7171" w:author="JIE  SUN" w:date="2018-06-22T18:47:00Z">
            <w:rPr>
              <w:ins w:id="7172" w:author="JIE  SUN" w:date="2018-06-22T18:47:00Z"/>
              <w:rFonts w:ascii="NSimSun" w:eastAsia="NSimSun" w:hAnsi="Times New Roman" w:cs="NSimSun"/>
              <w:color w:val="000000"/>
              <w:sz w:val="19"/>
              <w:szCs w:val="19"/>
            </w:rPr>
          </w:rPrChange>
        </w:rPr>
      </w:pPr>
      <w:ins w:id="7173" w:author="JIE  SUN" w:date="2018-06-22T18:47:00Z">
        <w:r w:rsidRPr="00D6695F">
          <w:rPr>
            <w:rFonts w:ascii="NSimSun" w:eastAsia="NSimSun" w:hAnsi="Times New Roman" w:cs="NSimSun"/>
            <w:color w:val="000000" w:themeColor="text1"/>
            <w:sz w:val="19"/>
            <w:szCs w:val="19"/>
            <w:rPrChange w:id="7174" w:author="JIE  SUN" w:date="2018-06-22T18:47:00Z">
              <w:rPr>
                <w:rFonts w:ascii="NSimSun" w:eastAsia="NSimSun" w:hAnsi="Times New Roman" w:cs="NSimSun"/>
                <w:color w:val="008000"/>
                <w:sz w:val="19"/>
                <w:szCs w:val="19"/>
              </w:rPr>
            </w:rPrChange>
          </w:rPr>
          <w:t>i</w:t>
        </w:r>
        <w:r w:rsidR="00CF4761">
          <w:rPr>
            <w:rFonts w:ascii="NSimSun" w:eastAsia="NSimSun" w:hAnsi="Times New Roman" w:cs="NSimSun"/>
            <w:color w:val="000000" w:themeColor="text1"/>
            <w:sz w:val="19"/>
            <w:szCs w:val="19"/>
          </w:rPr>
          <w:t>f (Gyro.G_angle_y &gt; action_123[</w:t>
        </w:r>
      </w:ins>
      <w:ins w:id="7175" w:author="JIE  SUN" w:date="2018-06-22T20:41:00Z">
        <w:r w:rsidR="00CF4761">
          <w:rPr>
            <w:rFonts w:ascii="NSimSun" w:eastAsia="NSimSun" w:hAnsi="Times New Roman" w:cs="NSimSun"/>
            <w:color w:val="000000" w:themeColor="text1"/>
            <w:sz w:val="19"/>
            <w:szCs w:val="19"/>
          </w:rPr>
          <w:t>0</w:t>
        </w:r>
      </w:ins>
      <w:ins w:id="7176" w:author="JIE  SUN" w:date="2018-06-22T18:47:00Z">
        <w:r w:rsidRPr="00D6695F">
          <w:rPr>
            <w:rFonts w:ascii="NSimSun" w:eastAsia="NSimSun" w:hAnsi="Times New Roman" w:cs="NSimSun"/>
            <w:color w:val="000000" w:themeColor="text1"/>
            <w:sz w:val="19"/>
            <w:szCs w:val="19"/>
            <w:rPrChange w:id="7177" w:author="JIE  SUN" w:date="2018-06-22T18:47:00Z">
              <w:rPr>
                <w:rFonts w:ascii="NSimSun" w:eastAsia="NSimSun" w:hAnsi="Times New Roman" w:cs="NSimSun"/>
                <w:color w:val="008000"/>
                <w:sz w:val="19"/>
                <w:szCs w:val="19"/>
              </w:rPr>
            </w:rPrChange>
          </w:rPr>
          <w:t>].gyro_y[1] || Gyro.G_angle_y &lt; action_123[</w:t>
        </w:r>
      </w:ins>
      <w:ins w:id="7178" w:author="JIE  SUN" w:date="2018-06-22T20:42:00Z">
        <w:r w:rsidR="00CF4761">
          <w:rPr>
            <w:rFonts w:ascii="NSimSun" w:eastAsia="NSimSun" w:hAnsi="Times New Roman" w:cs="NSimSun"/>
            <w:color w:val="000000" w:themeColor="text1"/>
            <w:sz w:val="19"/>
            <w:szCs w:val="19"/>
          </w:rPr>
          <w:t>0</w:t>
        </w:r>
      </w:ins>
      <w:ins w:id="7179" w:author="JIE  SUN" w:date="2018-06-22T18:47:00Z">
        <w:r w:rsidRPr="00D6695F">
          <w:rPr>
            <w:rFonts w:ascii="NSimSun" w:eastAsia="NSimSun" w:hAnsi="Times New Roman" w:cs="NSimSun"/>
            <w:color w:val="000000" w:themeColor="text1"/>
            <w:sz w:val="19"/>
            <w:szCs w:val="19"/>
            <w:rPrChange w:id="7180" w:author="JIE  SUN" w:date="2018-06-22T18:47:00Z">
              <w:rPr>
                <w:rFonts w:ascii="NSimSun" w:eastAsia="NSimSun" w:hAnsi="Times New Roman" w:cs="NSimSun"/>
                <w:color w:val="008000"/>
                <w:sz w:val="19"/>
                <w:szCs w:val="19"/>
              </w:rPr>
            </w:rPrChange>
          </w:rPr>
          <w:t>].gyro_y[0])</w:t>
        </w:r>
      </w:ins>
    </w:p>
    <w:p w:rsidR="00D6695F" w:rsidRPr="00D6695F" w:rsidRDefault="00D6695F" w:rsidP="00D6695F">
      <w:pPr>
        <w:autoSpaceDE w:val="0"/>
        <w:autoSpaceDN w:val="0"/>
        <w:adjustRightInd w:val="0"/>
        <w:spacing w:after="0"/>
        <w:rPr>
          <w:ins w:id="7181" w:author="JIE  SUN" w:date="2018-06-22T18:47:00Z"/>
          <w:rFonts w:ascii="NSimSun" w:eastAsia="NSimSun" w:hAnsi="Times New Roman" w:cs="NSimSun"/>
          <w:color w:val="000000" w:themeColor="text1"/>
          <w:sz w:val="19"/>
          <w:szCs w:val="19"/>
          <w:rPrChange w:id="7182" w:author="JIE  SUN" w:date="2018-06-22T18:47:00Z">
            <w:rPr>
              <w:ins w:id="7183" w:author="JIE  SUN" w:date="2018-06-22T18:47:00Z"/>
              <w:rFonts w:ascii="NSimSun" w:eastAsia="NSimSun" w:hAnsi="Times New Roman" w:cs="NSimSun"/>
              <w:color w:val="000000"/>
              <w:sz w:val="19"/>
              <w:szCs w:val="19"/>
            </w:rPr>
          </w:rPrChange>
        </w:rPr>
      </w:pPr>
      <w:ins w:id="7184" w:author="JIE  SUN" w:date="2018-06-22T18:47:00Z">
        <w:r w:rsidRPr="00D6695F">
          <w:rPr>
            <w:rFonts w:ascii="NSimSun" w:eastAsia="NSimSun" w:hAnsi="Times New Roman" w:cs="NSimSun"/>
            <w:color w:val="000000" w:themeColor="text1"/>
            <w:sz w:val="19"/>
            <w:szCs w:val="19"/>
            <w:rPrChange w:id="7185"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86"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187" w:author="JIE  SUN" w:date="2018-06-22T18:47:00Z">
              <w:rPr>
                <w:rFonts w:ascii="NSimSun" w:eastAsia="NSimSun" w:hAnsi="Times New Roman" w:cs="NSimSun"/>
                <w:color w:val="008000"/>
                <w:sz w:val="19"/>
                <w:szCs w:val="19"/>
              </w:rPr>
            </w:rPrChange>
          </w:rPr>
          <w:tab/>
          <w:t>continue;</w:t>
        </w:r>
      </w:ins>
    </w:p>
    <w:p w:rsidR="00D6695F" w:rsidRPr="00D6695F" w:rsidRDefault="00D6695F" w:rsidP="00D6695F">
      <w:pPr>
        <w:autoSpaceDE w:val="0"/>
        <w:autoSpaceDN w:val="0"/>
        <w:adjustRightInd w:val="0"/>
        <w:spacing w:after="0"/>
        <w:rPr>
          <w:ins w:id="7188" w:author="JIE  SUN" w:date="2018-06-22T18:47:00Z"/>
          <w:rFonts w:ascii="NSimSun" w:eastAsia="NSimSun" w:hAnsi="Times New Roman" w:cs="NSimSun"/>
          <w:color w:val="000000" w:themeColor="text1"/>
          <w:sz w:val="19"/>
          <w:szCs w:val="19"/>
          <w:rPrChange w:id="7189" w:author="JIE  SUN" w:date="2018-06-22T18:47:00Z">
            <w:rPr>
              <w:ins w:id="7190" w:author="JIE  SUN" w:date="2018-06-22T18:47:00Z"/>
              <w:rFonts w:ascii="NSimSun" w:eastAsia="NSimSun" w:hAnsi="Times New Roman" w:cs="NSimSun"/>
              <w:color w:val="000000"/>
              <w:sz w:val="19"/>
              <w:szCs w:val="19"/>
            </w:rPr>
          </w:rPrChange>
        </w:rPr>
      </w:pPr>
      <w:ins w:id="7191" w:author="JIE  SUN" w:date="2018-06-22T18:47:00Z">
        <w:r w:rsidRPr="00D6695F">
          <w:rPr>
            <w:rFonts w:ascii="NSimSun" w:eastAsia="NSimSun" w:hAnsi="Times New Roman" w:cs="NSimSun"/>
            <w:color w:val="000000" w:themeColor="text1"/>
            <w:sz w:val="19"/>
            <w:szCs w:val="19"/>
            <w:rPrChange w:id="7192" w:author="JIE  SUN" w:date="2018-06-22T18:47:00Z">
              <w:rPr>
                <w:rFonts w:ascii="NSimSun" w:eastAsia="NSimSun" w:hAnsi="Times New Roman" w:cs="NSimSun"/>
                <w:color w:val="008000"/>
                <w:sz w:val="19"/>
                <w:szCs w:val="19"/>
              </w:rPr>
            </w:rPrChange>
          </w:rPr>
          <w:t>if (Gyro.G_angle_z &gt; action_123[</w:t>
        </w:r>
      </w:ins>
      <w:ins w:id="7193" w:author="JIE  SUN" w:date="2018-06-22T20:42:00Z">
        <w:r w:rsidR="00CF4761">
          <w:rPr>
            <w:rFonts w:ascii="NSimSun" w:eastAsia="NSimSun" w:hAnsi="Times New Roman" w:cs="NSimSun"/>
            <w:color w:val="000000" w:themeColor="text1"/>
            <w:sz w:val="19"/>
            <w:szCs w:val="19"/>
          </w:rPr>
          <w:t>0</w:t>
        </w:r>
      </w:ins>
      <w:ins w:id="7194" w:author="JIE  SUN" w:date="2018-06-22T18:47:00Z">
        <w:r w:rsidRPr="00D6695F">
          <w:rPr>
            <w:rFonts w:ascii="NSimSun" w:eastAsia="NSimSun" w:hAnsi="Times New Roman" w:cs="NSimSun"/>
            <w:color w:val="000000" w:themeColor="text1"/>
            <w:sz w:val="19"/>
            <w:szCs w:val="19"/>
            <w:rPrChange w:id="7195" w:author="JIE  SUN" w:date="2018-06-22T18:47:00Z">
              <w:rPr>
                <w:rFonts w:ascii="NSimSun" w:eastAsia="NSimSun" w:hAnsi="Times New Roman" w:cs="NSimSun"/>
                <w:color w:val="008000"/>
                <w:sz w:val="19"/>
                <w:szCs w:val="19"/>
              </w:rPr>
            </w:rPrChange>
          </w:rPr>
          <w:t>].gyro_z[1] || Gyro.G_angle_z &lt; action_123[</w:t>
        </w:r>
      </w:ins>
      <w:ins w:id="7196" w:author="JIE  SUN" w:date="2018-06-22T20:42:00Z">
        <w:r w:rsidR="00CF4761">
          <w:rPr>
            <w:rFonts w:ascii="NSimSun" w:eastAsia="NSimSun" w:hAnsi="Times New Roman" w:cs="NSimSun"/>
            <w:color w:val="000000" w:themeColor="text1"/>
            <w:sz w:val="19"/>
            <w:szCs w:val="19"/>
          </w:rPr>
          <w:t>0</w:t>
        </w:r>
      </w:ins>
      <w:ins w:id="7197" w:author="JIE  SUN" w:date="2018-06-22T18:47:00Z">
        <w:r w:rsidRPr="00D6695F">
          <w:rPr>
            <w:rFonts w:ascii="NSimSun" w:eastAsia="NSimSun" w:hAnsi="Times New Roman" w:cs="NSimSun"/>
            <w:color w:val="000000" w:themeColor="text1"/>
            <w:sz w:val="19"/>
            <w:szCs w:val="19"/>
            <w:rPrChange w:id="7198" w:author="JIE  SUN" w:date="2018-06-22T18:47:00Z">
              <w:rPr>
                <w:rFonts w:ascii="NSimSun" w:eastAsia="NSimSun" w:hAnsi="Times New Roman" w:cs="NSimSun"/>
                <w:color w:val="008000"/>
                <w:sz w:val="19"/>
                <w:szCs w:val="19"/>
              </w:rPr>
            </w:rPrChange>
          </w:rPr>
          <w:t>].gyro_z[0])</w:t>
        </w:r>
      </w:ins>
    </w:p>
    <w:p w:rsidR="00125910" w:rsidRPr="00D6695F" w:rsidRDefault="00D6695F">
      <w:pPr>
        <w:rPr>
          <w:ins w:id="7199" w:author="JIE  SUN" w:date="2018-06-22T18:47:00Z"/>
          <w:color w:val="000000" w:themeColor="text1"/>
          <w:rPrChange w:id="7200" w:author="JIE  SUN" w:date="2018-06-22T18:47:00Z">
            <w:rPr>
              <w:ins w:id="7201" w:author="JIE  SUN" w:date="2018-06-22T18:47:00Z"/>
            </w:rPr>
          </w:rPrChange>
        </w:rPr>
      </w:pPr>
      <w:ins w:id="7202" w:author="JIE  SUN" w:date="2018-06-22T18:47:00Z">
        <w:r w:rsidRPr="00D6695F">
          <w:rPr>
            <w:rFonts w:ascii="NSimSun" w:eastAsia="NSimSun" w:hAnsi="Times New Roman" w:cs="NSimSun"/>
            <w:color w:val="000000" w:themeColor="text1"/>
            <w:sz w:val="19"/>
            <w:szCs w:val="19"/>
            <w:rPrChange w:id="7203"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204" w:author="JIE  SUN" w:date="2018-06-22T18:47:00Z">
              <w:rPr>
                <w:rFonts w:ascii="NSimSun" w:eastAsia="NSimSun" w:hAnsi="Times New Roman" w:cs="NSimSun"/>
                <w:color w:val="008000"/>
                <w:sz w:val="19"/>
                <w:szCs w:val="19"/>
              </w:rPr>
            </w:rPrChange>
          </w:rPr>
          <w:tab/>
        </w:r>
        <w:r w:rsidRPr="00D6695F">
          <w:rPr>
            <w:rFonts w:ascii="NSimSun" w:eastAsia="NSimSun" w:hAnsi="Times New Roman" w:cs="NSimSun"/>
            <w:color w:val="000000" w:themeColor="text1"/>
            <w:sz w:val="19"/>
            <w:szCs w:val="19"/>
            <w:rPrChange w:id="7205" w:author="JIE  SUN" w:date="2018-06-22T18:47:00Z">
              <w:rPr>
                <w:rFonts w:ascii="NSimSun" w:eastAsia="NSimSun" w:hAnsi="Times New Roman" w:cs="NSimSun"/>
                <w:color w:val="008000"/>
                <w:sz w:val="19"/>
                <w:szCs w:val="19"/>
              </w:rPr>
            </w:rPrChange>
          </w:rPr>
          <w:tab/>
          <w:t>continue;</w:t>
        </w:r>
        <w:r w:rsidRPr="00D6695F">
          <w:rPr>
            <w:color w:val="000000" w:themeColor="text1"/>
            <w:rPrChange w:id="7206" w:author="JIE  SUN" w:date="2018-06-22T18:47:00Z">
              <w:rPr/>
            </w:rPrChange>
          </w:rPr>
          <w:t xml:space="preserve"> </w:t>
        </w:r>
      </w:ins>
    </w:p>
    <w:p w:rsidR="00D6695F" w:rsidRDefault="00D6695F">
      <w:pPr>
        <w:rPr>
          <w:ins w:id="7207" w:author="JIE  SUN" w:date="2018-06-22T18:47:00Z"/>
        </w:rPr>
      </w:pPr>
    </w:p>
    <w:p w:rsidR="00D6695F" w:rsidRDefault="00D6695F">
      <w:pPr>
        <w:rPr>
          <w:ins w:id="7208" w:author="JIE  SUN" w:date="2018-06-22T15:21:00Z"/>
        </w:rPr>
      </w:pPr>
    </w:p>
    <w:p w:rsidR="00125910" w:rsidRDefault="00125910">
      <w:pPr>
        <w:rPr>
          <w:ins w:id="7209" w:author="JIE  SUN" w:date="2018-06-22T17:23:00Z"/>
        </w:rPr>
      </w:pPr>
      <w:ins w:id="7210" w:author="JIE  SUN" w:date="2018-06-22T15:21:00Z">
        <w:r>
          <w:t>Condition 2:</w:t>
        </w:r>
      </w:ins>
      <w:ins w:id="7211" w:author="JIE  SUN" w:date="2018-06-22T15:31:00Z">
        <w:r w:rsidR="00EA6424">
          <w:t xml:space="preserve"> Restricting a range of the change of inclination </w:t>
        </w:r>
      </w:ins>
      <w:ins w:id="7212" w:author="JIE  SUN" w:date="2018-06-22T15:32:00Z">
        <w:r w:rsidR="00EA6424">
          <w:t>angles with three direction axes,</w:t>
        </w:r>
      </w:ins>
      <w:ins w:id="7213" w:author="JIE  SUN" w:date="2018-06-22T15:33:00Z">
        <w:r w:rsidR="00EA6424">
          <w:t xml:space="preserve"> which can be seen in Table 4.2 below, when the three direction data can all meet the standards, which means those data are </w:t>
        </w:r>
      </w:ins>
      <w:ins w:id="7214" w:author="JIE  SUN" w:date="2018-06-22T15:35:00Z">
        <w:r w:rsidR="00EA6424">
          <w:t>available</w:t>
        </w:r>
      </w:ins>
      <w:ins w:id="7215" w:author="JIE  SUN" w:date="2018-06-22T15:33:00Z">
        <w:r w:rsidR="00EA6424">
          <w:t xml:space="preserve"> </w:t>
        </w:r>
      </w:ins>
      <w:ins w:id="7216" w:author="JIE  SUN" w:date="2018-06-22T15:35:00Z">
        <w:r w:rsidR="00EA6424">
          <w:t>data.</w:t>
        </w:r>
      </w:ins>
      <w:ins w:id="7217" w:author="JIE  SUN" w:date="2018-06-22T15:33:00Z">
        <w:r w:rsidR="00EA6424">
          <w:t xml:space="preserve"> </w:t>
        </w:r>
      </w:ins>
      <w:ins w:id="7218" w:author="JIE  SUN" w:date="2018-06-22T15:32:00Z">
        <w:r w:rsidR="00EA6424">
          <w:t xml:space="preserve"> </w:t>
        </w:r>
      </w:ins>
    </w:p>
    <w:p w:rsidR="0087014B" w:rsidRDefault="006254B9">
      <w:pPr>
        <w:jc w:val="center"/>
        <w:rPr>
          <w:del w:id="7219" w:author="像个男人一样" w:date="2018-03-21T02:17:00Z"/>
        </w:rPr>
        <w:pPrChange w:id="7220" w:author="JIE  SUN" w:date="2018-06-22T17:24:00Z">
          <w:pPr/>
        </w:pPrChange>
      </w:pPr>
      <w:ins w:id="7221" w:author="JIE  SUN" w:date="2018-06-22T17:23:00Z">
        <w:r>
          <w:rPr>
            <w:noProof/>
          </w:rPr>
          <w:drawing>
            <wp:inline distT="0" distB="0" distL="0" distR="0" wp14:anchorId="15D748AB" wp14:editId="7A5742CC">
              <wp:extent cx="4572000" cy="2743200"/>
              <wp:effectExtent l="0" t="0" r="0" b="0"/>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ins>
    </w:p>
    <w:p w:rsidR="0087014B" w:rsidRDefault="00D5184D">
      <w:pPr>
        <w:jc w:val="center"/>
        <w:rPr>
          <w:ins w:id="7222" w:author="像个男人一样" w:date="2018-03-21T02:18:00Z"/>
        </w:rPr>
        <w:pPrChange w:id="7223" w:author="JIE  SUN" w:date="2018-06-22T17:24:00Z">
          <w:pPr/>
        </w:pPrChange>
      </w:pPr>
      <w:del w:id="7224" w:author="JIE  SUN" w:date="2018-06-21T15:33:00Z">
        <w:r w:rsidDel="00CC26B7">
          <w:rPr>
            <w:noProof/>
          </w:rPr>
          <w:drawing>
            <wp:inline distT="0" distB="0" distL="114300" distR="114300">
              <wp:extent cx="5472430" cy="2743200"/>
              <wp:effectExtent l="4445" t="5080" r="9525" b="13970"/>
              <wp:docPr id="40"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del>
    </w:p>
    <w:p w:rsidR="0087014B" w:rsidRDefault="00D5184D">
      <w:pPr>
        <w:pStyle w:val="Caption"/>
        <w:jc w:val="center"/>
        <w:pPrChange w:id="7225" w:author="jie sun" w:date="2018-04-16T21:42:00Z">
          <w:pPr/>
        </w:pPrChange>
      </w:pPr>
      <w:bookmarkStart w:id="7226" w:name="_Toc511906353"/>
      <w:ins w:id="7227" w:author="像个男人一样" w:date="2018-03-21T02:24:00Z">
        <w:r>
          <w:t xml:space="preserve">Figure </w:t>
        </w:r>
      </w:ins>
      <w:ins w:id="7228" w:author="JIE  SUN" w:date="2018-06-21T13:36:00Z">
        <w:r w:rsidR="00A64E7B">
          <w:fldChar w:fldCharType="begin"/>
        </w:r>
        <w:r w:rsidR="00A64E7B">
          <w:instrText xml:space="preserve"> STYLEREF 1 \s </w:instrText>
        </w:r>
      </w:ins>
      <w:r w:rsidR="00A64E7B">
        <w:fldChar w:fldCharType="separate"/>
      </w:r>
      <w:r w:rsidR="00A64E7B">
        <w:rPr>
          <w:noProof/>
        </w:rPr>
        <w:t>4</w:t>
      </w:r>
      <w:ins w:id="722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230" w:author="JIE  SUN" w:date="2018-06-21T13:36:00Z">
        <w:r w:rsidR="00A64E7B">
          <w:rPr>
            <w:noProof/>
          </w:rPr>
          <w:t>13</w:t>
        </w:r>
        <w:r w:rsidR="00A64E7B">
          <w:fldChar w:fldCharType="end"/>
        </w:r>
      </w:ins>
      <w:ins w:id="7231" w:author="jie sun" w:date="2018-04-19T13:00:00Z">
        <w:del w:id="7232" w:author="JIE  SUN" w:date="2018-06-21T13:34:00Z">
          <w:r w:rsidR="00083FE7" w:rsidDel="00A64E7B">
            <w:fldChar w:fldCharType="begin"/>
          </w:r>
          <w:r w:rsidR="00083FE7" w:rsidDel="00A64E7B">
            <w:delInstrText xml:space="preserve"> STYLEREF 1 \s </w:delInstrText>
          </w:r>
        </w:del>
      </w:ins>
      <w:del w:id="7233" w:author="JIE  SUN" w:date="2018-06-21T13:34:00Z">
        <w:r w:rsidR="00083FE7" w:rsidDel="00A64E7B">
          <w:fldChar w:fldCharType="separate"/>
        </w:r>
        <w:r w:rsidR="00083FE7" w:rsidDel="00A64E7B">
          <w:rPr>
            <w:noProof/>
          </w:rPr>
          <w:delText>4</w:delText>
        </w:r>
      </w:del>
      <w:ins w:id="7234" w:author="jie sun" w:date="2018-04-19T13:00:00Z">
        <w:del w:id="723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236" w:author="JIE  SUN" w:date="2018-06-21T13:34:00Z">
        <w:r w:rsidR="00083FE7" w:rsidDel="00A64E7B">
          <w:fldChar w:fldCharType="separate"/>
        </w:r>
      </w:del>
      <w:ins w:id="7237" w:author="jie sun" w:date="2018-04-19T13:00:00Z">
        <w:del w:id="7238" w:author="JIE  SUN" w:date="2018-06-21T13:34:00Z">
          <w:r w:rsidR="00083FE7" w:rsidDel="00A64E7B">
            <w:rPr>
              <w:noProof/>
            </w:rPr>
            <w:delText>12</w:delText>
          </w:r>
          <w:r w:rsidR="00083FE7" w:rsidDel="00A64E7B">
            <w:fldChar w:fldCharType="end"/>
          </w:r>
        </w:del>
      </w:ins>
      <w:ins w:id="7239" w:author="像个男人一样" w:date="2018-03-21T02:24:00Z">
        <w:del w:id="724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241" w:author="像个男人一样" w:date="2018-03-22T11:51:00Z">
        <w:del w:id="7242" w:author="jie sun" w:date="2018-04-10T21:45:00Z">
          <w:r w:rsidDel="00454521">
            <w:delText>11</w:delText>
          </w:r>
        </w:del>
      </w:ins>
      <w:ins w:id="7243" w:author="像个男人一样" w:date="2018-03-21T02:24:00Z">
        <w:del w:id="7244" w:author="jie sun" w:date="2018-04-10T21:45:00Z">
          <w:r w:rsidDel="00454521">
            <w:fldChar w:fldCharType="end"/>
          </w:r>
        </w:del>
        <w:bookmarkStart w:id="7245" w:name="_Toc13849"/>
        <w:bookmarkStart w:id="7246" w:name="_Toc32717"/>
        <w:bookmarkStart w:id="7247" w:name="_Toc11609"/>
        <w:bookmarkStart w:id="7248" w:name="_Toc8246"/>
        <w:bookmarkStart w:id="7249" w:name="_Toc7010"/>
        <w:bookmarkStart w:id="7250" w:name="_Toc14342"/>
        <w:bookmarkStart w:id="7251" w:name="_Toc24981"/>
        <w:bookmarkStart w:id="7252" w:name="_Toc15375"/>
        <w:bookmarkStart w:id="7253" w:name="_Toc2368"/>
        <w:bookmarkStart w:id="7254" w:name="_Toc3398"/>
        <w:bookmarkStart w:id="7255" w:name="_Toc1006"/>
        <w:bookmarkStart w:id="7256" w:name="_Toc6135"/>
        <w:bookmarkStart w:id="7257" w:name="_Toc4731"/>
        <w:bookmarkStart w:id="7258" w:name="_Toc16626"/>
        <w:bookmarkStart w:id="7259" w:name="_Toc19911"/>
        <w:bookmarkStart w:id="7260" w:name="_Toc6386"/>
        <w:bookmarkStart w:id="7261" w:name="_Toc13498"/>
        <w:bookmarkStart w:id="7262" w:name="_Toc13235"/>
        <w:bookmarkStart w:id="7263" w:name="_Toc17204"/>
        <w:bookmarkStart w:id="7264" w:name="_Toc13777"/>
        <w:bookmarkStart w:id="7265" w:name="_Toc18709"/>
        <w:bookmarkStart w:id="7266" w:name="_Toc12095"/>
        <w:bookmarkStart w:id="7267" w:name="_Toc704"/>
        <w:bookmarkStart w:id="7268" w:name="_Toc19833"/>
        <w:bookmarkStart w:id="7269" w:name="_Toc17613"/>
        <w:r>
          <w:rPr>
            <w:rFonts w:hint="eastAsia"/>
          </w:rPr>
          <w:t xml:space="preserve">: </w:t>
        </w:r>
        <w:del w:id="7270" w:author="JIE  SUN" w:date="2018-06-22T15:11:00Z">
          <w:r w:rsidDel="00CB6E76">
            <w:rPr>
              <w:rFonts w:hint="eastAsia"/>
            </w:rPr>
            <w:delText xml:space="preserve">Angles </w:delText>
          </w:r>
        </w:del>
      </w:ins>
      <w:ins w:id="7271" w:author="jie sun" w:date="2018-04-16T22:34:00Z">
        <w:del w:id="7272" w:author="JIE  SUN" w:date="2018-06-22T15:11:00Z">
          <w:r w:rsidR="00D5763B" w:rsidDel="00CB6E76">
            <w:delText>W</w:delText>
          </w:r>
        </w:del>
      </w:ins>
      <w:ins w:id="7273" w:author="像个男人一样" w:date="2018-03-21T02:24:00Z">
        <w:del w:id="7274" w:author="JIE  SUN" w:date="2018-06-22T15:11:00Z">
          <w:r w:rsidDel="00CB6E76">
            <w:rPr>
              <w:rFonts w:hint="eastAsia"/>
            </w:rPr>
            <w:delText xml:space="preserve">with </w:delText>
          </w:r>
        </w:del>
      </w:ins>
      <w:ins w:id="7275" w:author="jie sun" w:date="2018-04-16T22:34:00Z">
        <w:del w:id="7276" w:author="JIE  SUN" w:date="2018-06-22T15:11:00Z">
          <w:r w:rsidR="00D5763B" w:rsidDel="00CB6E76">
            <w:delText>T</w:delText>
          </w:r>
        </w:del>
      </w:ins>
      <w:ins w:id="7277" w:author="像个男人一样" w:date="2018-03-21T02:24:00Z">
        <w:del w:id="7278" w:author="JIE  SUN" w:date="2018-06-22T15:11:00Z">
          <w:r w:rsidDel="00CB6E76">
            <w:rPr>
              <w:rFonts w:hint="eastAsia"/>
            </w:rPr>
            <w:delText xml:space="preserve">the </w:delText>
          </w:r>
        </w:del>
      </w:ins>
      <w:ins w:id="7279" w:author="jie sun" w:date="2018-04-16T22:34:00Z">
        <w:del w:id="7280" w:author="JIE  SUN" w:date="2018-06-22T15:11:00Z">
          <w:r w:rsidR="00D5763B" w:rsidDel="00CB6E76">
            <w:delText>G</w:delText>
          </w:r>
        </w:del>
      </w:ins>
      <w:ins w:id="7281" w:author="像个男人一样" w:date="2018-03-21T02:24:00Z">
        <w:del w:id="7282" w:author="JIE  SUN" w:date="2018-06-22T15:11:00Z">
          <w:r w:rsidDel="00CB6E76">
            <w:rPr>
              <w:rFonts w:hint="eastAsia"/>
            </w:rPr>
            <w:delText xml:space="preserve">gravity </w:delText>
          </w:r>
        </w:del>
      </w:ins>
      <w:ins w:id="7283" w:author="jie sun" w:date="2018-04-16T22:34:00Z">
        <w:del w:id="7284" w:author="JIE  SUN" w:date="2018-06-22T15:11:00Z">
          <w:r w:rsidR="00D5763B" w:rsidDel="00CB6E76">
            <w:delText>C</w:delText>
          </w:r>
        </w:del>
      </w:ins>
      <w:ins w:id="7285" w:author="像个男人一样" w:date="2018-03-21T02:24:00Z">
        <w:del w:id="7286" w:author="JIE  SUN" w:date="2018-06-22T15:11:00Z">
          <w:r w:rsidDel="00CB6E76">
            <w:rPr>
              <w:rFonts w:hint="eastAsia"/>
            </w:rPr>
            <w:delText>changes</w:delText>
          </w:r>
          <w:r w:rsidDel="00CB6E76">
            <w:rPr>
              <w:rFonts w:hint="eastAsia"/>
              <w:lang w:val="en-US"/>
            </w:rPr>
            <w:delText xml:space="preserve"> </w:delText>
          </w:r>
        </w:del>
      </w:ins>
      <w:ins w:id="7287" w:author="jie sun" w:date="2018-04-16T22:34:00Z">
        <w:del w:id="7288" w:author="JIE  SUN" w:date="2018-06-22T15:11:00Z">
          <w:r w:rsidR="00D5763B" w:rsidDel="00CB6E76">
            <w:rPr>
              <w:lang w:val="en-US"/>
            </w:rPr>
            <w:delText>I</w:delText>
          </w:r>
        </w:del>
      </w:ins>
      <w:ins w:id="7289" w:author="像个男人一样" w:date="2018-03-21T02:24:00Z">
        <w:del w:id="7290" w:author="JIE  SUN" w:date="2018-06-22T15:11:00Z">
          <w:r w:rsidDel="00CB6E76">
            <w:rPr>
              <w:rFonts w:hint="eastAsia"/>
              <w:lang w:val="en-US"/>
            </w:rPr>
            <w:delText xml:space="preserve">in </w:delText>
          </w:r>
        </w:del>
      </w:ins>
      <w:ins w:id="7291" w:author="jie sun" w:date="2018-04-16T22:34:00Z">
        <w:del w:id="7292" w:author="JIE  SUN" w:date="2018-06-22T15:11:00Z">
          <w:r w:rsidR="00D5763B" w:rsidDel="00CB6E76">
            <w:rPr>
              <w:lang w:val="en-US"/>
            </w:rPr>
            <w:delText>A</w:delText>
          </w:r>
        </w:del>
      </w:ins>
      <w:ins w:id="7293" w:author="像个男人一样" w:date="2018-03-21T02:24:00Z">
        <w:del w:id="7294" w:author="JIE  SUN" w:date="2018-06-22T15:11:00Z">
          <w:r w:rsidDel="00CB6E76">
            <w:rPr>
              <w:rFonts w:hint="eastAsia"/>
              <w:lang w:val="en-US"/>
            </w:rPr>
            <w:delText>action1</w:delText>
          </w:r>
        </w:del>
      </w:ins>
      <w:bookmarkEnd w:id="7226"/>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ins w:id="7295" w:author="JIE  SUN" w:date="2018-06-22T15:11:00Z">
        <w:r w:rsidR="00CB6E76">
          <w:t xml:space="preserve"> The Inclination angle change in Gesture 1</w:t>
        </w:r>
      </w:ins>
    </w:p>
    <w:p w:rsidR="0087014B" w:rsidRPr="00677487" w:rsidDel="00125910" w:rsidRDefault="00D5184D">
      <w:pPr>
        <w:pStyle w:val="Caption"/>
        <w:rPr>
          <w:ins w:id="7296" w:author="像个男人一样" w:date="2018-03-22T11:49:00Z"/>
          <w:del w:id="7297" w:author="JIE  SUN" w:date="2018-06-22T15:11:00Z"/>
          <w:color w:val="auto"/>
          <w:rPrChange w:id="7298" w:author="jie sun" w:date="2018-04-08T14:43:00Z">
            <w:rPr>
              <w:ins w:id="7299" w:author="像个男人一样" w:date="2018-03-22T11:49:00Z"/>
              <w:del w:id="7300" w:author="JIE  SUN" w:date="2018-06-22T15:11:00Z"/>
              <w:color w:val="44546A" w:themeColor="text2"/>
              <w:lang w:val="en-US"/>
            </w:rPr>
          </w:rPrChange>
        </w:rPr>
        <w:pPrChange w:id="7301" w:author="像个男人一样" w:date="2018-03-21T02:25:00Z">
          <w:pPr/>
        </w:pPrChange>
      </w:pPr>
      <w:del w:id="7302" w:author="JIE  SUN" w:date="2018-06-22T15:11:00Z">
        <w:r w:rsidRPr="00677487" w:rsidDel="00125910">
          <w:rPr>
            <w:iCs w:val="0"/>
            <w:rPrChange w:id="7303" w:author="jie sun" w:date="2018-04-08T14:43:00Z">
              <w:rPr>
                <w:iCs/>
                <w:lang w:val="en-US"/>
              </w:rPr>
            </w:rPrChange>
          </w:rPr>
          <w:delText xml:space="preserve">Predicting the angle </w:delText>
        </w:r>
      </w:del>
      <w:del w:id="7304" w:author="JIE  SUN" w:date="2018-06-21T15:34:00Z">
        <w:r w:rsidRPr="00677487" w:rsidDel="00036E98">
          <w:rPr>
            <w:iCs w:val="0"/>
            <w:rPrChange w:id="7305" w:author="jie sun" w:date="2018-04-08T14:43:00Z">
              <w:rPr>
                <w:iCs/>
                <w:lang w:val="en-US"/>
              </w:rPr>
            </w:rPrChange>
          </w:rPr>
          <w:delText xml:space="preserve">range </w:delText>
        </w:r>
      </w:del>
      <w:del w:id="7306" w:author="JIE  SUN" w:date="2018-06-22T15:11:00Z">
        <w:r w:rsidRPr="00677487" w:rsidDel="00125910">
          <w:rPr>
            <w:iCs w:val="0"/>
            <w:rPrChange w:id="7307" w:author="jie sun" w:date="2018-04-08T14:43:00Z">
              <w:rPr>
                <w:iCs/>
                <w:lang w:val="en-US"/>
              </w:rPr>
            </w:rPrChange>
          </w:rPr>
          <w:delText xml:space="preserve">by Accelerometer data, keeping in this range for a long time, when getting the large angle to show </w:delText>
        </w:r>
        <w:bookmarkStart w:id="7308" w:name="OLE_LINK18"/>
        <w:r w:rsidRPr="00677487" w:rsidDel="00125910">
          <w:rPr>
            <w:iCs w:val="0"/>
            <w:rPrChange w:id="7309" w:author="jie sun" w:date="2018-04-08T14:43:00Z">
              <w:rPr>
                <w:iCs/>
                <w:lang w:val="en-US"/>
              </w:rPr>
            </w:rPrChange>
          </w:rPr>
          <w:delText>a stronger light</w:delText>
        </w:r>
        <w:bookmarkEnd w:id="7308"/>
        <w:r w:rsidRPr="00677487" w:rsidDel="00125910">
          <w:rPr>
            <w:iCs w:val="0"/>
            <w:rPrChange w:id="7310" w:author="jie sun" w:date="2018-04-08T14:43:00Z">
              <w:rPr>
                <w:iCs/>
                <w:lang w:val="en-US"/>
              </w:rPr>
            </w:rPrChange>
          </w:rPr>
          <w:delText>.</w:delText>
        </w:r>
      </w:del>
    </w:p>
    <w:p w:rsidR="0087014B" w:rsidRDefault="0087014B">
      <w:pPr>
        <w:rPr>
          <w:ins w:id="7311" w:author="像个男人一样" w:date="2018-03-22T11:49:00Z"/>
          <w:lang w:val="en-US"/>
        </w:rPr>
      </w:pPr>
    </w:p>
    <w:p w:rsidR="0087014B" w:rsidRDefault="00D5184D">
      <w:pPr>
        <w:pStyle w:val="Caption"/>
        <w:jc w:val="center"/>
        <w:rPr>
          <w:ins w:id="7312" w:author="jie sun" w:date="2018-04-18T21:07:00Z"/>
        </w:rPr>
      </w:pPr>
      <w:bookmarkStart w:id="7313" w:name="_Toc511906363"/>
      <w:ins w:id="7314" w:author="像个男人一样" w:date="2018-03-22T11:49: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315" w:author="像个男人一样" w:date="2018-03-22T11:51:00Z">
        <w:r>
          <w:t>2</w:t>
        </w:r>
      </w:ins>
      <w:ins w:id="7316" w:author="像个男人一样" w:date="2018-03-22T11:49:00Z">
        <w:r>
          <w:fldChar w:fldCharType="end"/>
        </w:r>
        <w:bookmarkStart w:id="7317" w:name="_Toc7759"/>
        <w:bookmarkStart w:id="7318" w:name="_Toc18308"/>
        <w:bookmarkStart w:id="7319" w:name="_Toc8218"/>
        <w:bookmarkStart w:id="7320" w:name="_Toc15389"/>
        <w:bookmarkStart w:id="7321" w:name="_Toc5363"/>
        <w:bookmarkStart w:id="7322" w:name="_Toc26874"/>
        <w:bookmarkStart w:id="7323" w:name="_Toc5248"/>
        <w:bookmarkStart w:id="7324" w:name="_Toc26946"/>
        <w:bookmarkStart w:id="7325" w:name="_Toc2727"/>
        <w:bookmarkStart w:id="7326" w:name="_Toc13230"/>
        <w:bookmarkStart w:id="7327" w:name="_Toc24763"/>
        <w:bookmarkStart w:id="7328" w:name="_Toc21724"/>
        <w:bookmarkStart w:id="7329" w:name="_Toc32446"/>
        <w:bookmarkStart w:id="7330" w:name="_Toc14924"/>
        <w:bookmarkStart w:id="7331" w:name="_Toc26218"/>
        <w:bookmarkStart w:id="7332" w:name="_Toc22717"/>
        <w:bookmarkStart w:id="7333" w:name="_Toc15613"/>
        <w:bookmarkStart w:id="7334" w:name="_Toc10914"/>
        <w:bookmarkStart w:id="7335" w:name="_Toc31757"/>
        <w:bookmarkStart w:id="7336" w:name="_Toc12027"/>
        <w:bookmarkStart w:id="7337" w:name="_Toc3057"/>
        <w:r>
          <w:rPr>
            <w:rFonts w:hint="eastAsia"/>
          </w:rPr>
          <w:t xml:space="preserve">: Angles </w:t>
        </w:r>
      </w:ins>
      <w:ins w:id="7338" w:author="jie sun" w:date="2018-04-16T22:34:00Z">
        <w:r w:rsidR="00F310AF">
          <w:t>W</w:t>
        </w:r>
      </w:ins>
      <w:ins w:id="7339" w:author="像个男人一样" w:date="2018-03-22T11:49:00Z">
        <w:del w:id="7340" w:author="jie sun" w:date="2018-04-16T22:34:00Z">
          <w:r w:rsidDel="00F310AF">
            <w:rPr>
              <w:rFonts w:hint="eastAsia"/>
            </w:rPr>
            <w:delText>w</w:delText>
          </w:r>
        </w:del>
        <w:r>
          <w:rPr>
            <w:rFonts w:hint="eastAsia"/>
          </w:rPr>
          <w:t xml:space="preserve">ith </w:t>
        </w:r>
      </w:ins>
      <w:ins w:id="7341" w:author="jie sun" w:date="2018-04-16T22:34:00Z">
        <w:r w:rsidR="00F310AF">
          <w:t>T</w:t>
        </w:r>
      </w:ins>
      <w:ins w:id="7342" w:author="像个男人一样" w:date="2018-03-22T11:49:00Z">
        <w:del w:id="7343" w:author="jie sun" w:date="2018-04-16T22:34:00Z">
          <w:r w:rsidDel="00F310AF">
            <w:rPr>
              <w:rFonts w:hint="eastAsia"/>
            </w:rPr>
            <w:delText>t</w:delText>
          </w:r>
        </w:del>
        <w:r>
          <w:rPr>
            <w:rFonts w:hint="eastAsia"/>
          </w:rPr>
          <w:t xml:space="preserve">he </w:t>
        </w:r>
      </w:ins>
      <w:ins w:id="7344" w:author="jie sun" w:date="2018-04-16T22:34:00Z">
        <w:r w:rsidR="00F310AF">
          <w:t>G</w:t>
        </w:r>
      </w:ins>
      <w:ins w:id="7345" w:author="像个男人一样" w:date="2018-03-22T11:49:00Z">
        <w:del w:id="7346" w:author="jie sun" w:date="2018-04-16T22:34:00Z">
          <w:r w:rsidDel="00F310AF">
            <w:rPr>
              <w:rFonts w:hint="eastAsia"/>
            </w:rPr>
            <w:delText>g</w:delText>
          </w:r>
        </w:del>
        <w:r>
          <w:rPr>
            <w:rFonts w:hint="eastAsia"/>
          </w:rPr>
          <w:t xml:space="preserve">ravity </w:t>
        </w:r>
      </w:ins>
      <w:ins w:id="7347" w:author="jie sun" w:date="2018-04-16T22:34:00Z">
        <w:r w:rsidR="00F310AF">
          <w:t>R</w:t>
        </w:r>
      </w:ins>
      <w:ins w:id="7348" w:author="像个男人一样" w:date="2018-03-22T11:49:00Z">
        <w:del w:id="7349" w:author="jie sun" w:date="2018-04-16T22:34:00Z">
          <w:r w:rsidDel="00F310AF">
            <w:rPr>
              <w:rFonts w:hint="eastAsia"/>
            </w:rPr>
            <w:delText>r</w:delText>
          </w:r>
        </w:del>
        <w:r>
          <w:rPr>
            <w:rFonts w:hint="eastAsia"/>
          </w:rPr>
          <w:t xml:space="preserve">estrictions </w:t>
        </w:r>
      </w:ins>
      <w:ins w:id="7350" w:author="jie sun" w:date="2018-04-16T22:34:00Z">
        <w:r w:rsidR="00F310AF">
          <w:t>I</w:t>
        </w:r>
      </w:ins>
      <w:ins w:id="7351" w:author="像个男人一样" w:date="2018-03-22T11:49:00Z">
        <w:del w:id="7352" w:author="jie sun" w:date="2018-04-16T22:34:00Z">
          <w:r w:rsidDel="00F310AF">
            <w:rPr>
              <w:rFonts w:hint="eastAsia"/>
            </w:rPr>
            <w:delText>i</w:delText>
          </w:r>
        </w:del>
        <w:r>
          <w:rPr>
            <w:rFonts w:hint="eastAsia"/>
          </w:rPr>
          <w:t xml:space="preserve">n </w:t>
        </w:r>
      </w:ins>
      <w:ins w:id="7353" w:author="jie sun" w:date="2018-04-16T22:34:00Z">
        <w:r w:rsidR="00F310AF">
          <w:t>A</w:t>
        </w:r>
      </w:ins>
      <w:ins w:id="7354" w:author="像个男人一样" w:date="2018-03-22T11:49:00Z">
        <w:del w:id="7355" w:author="jie sun" w:date="2018-04-16T22:34:00Z">
          <w:r w:rsidDel="00F310AF">
            <w:rPr>
              <w:rFonts w:hint="eastAsia"/>
            </w:rPr>
            <w:delText>a</w:delText>
          </w:r>
        </w:del>
        <w:r>
          <w:rPr>
            <w:rFonts w:hint="eastAsia"/>
          </w:rPr>
          <w:t>ction 1</w:t>
        </w:r>
      </w:ins>
      <w:bookmarkEnd w:id="7313"/>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p>
    <w:tbl>
      <w:tblPr>
        <w:tblStyle w:val="TableGrid"/>
        <w:tblW w:w="8359" w:type="dxa"/>
        <w:jc w:val="center"/>
        <w:tblLook w:val="04A0" w:firstRow="1" w:lastRow="0" w:firstColumn="1" w:lastColumn="0" w:noHBand="0" w:noVBand="1"/>
        <w:tblPrChange w:id="7356" w:author="JIE  SUN" w:date="2018-06-22T18:40:00Z">
          <w:tblPr>
            <w:tblStyle w:val="TableGrid"/>
            <w:tblW w:w="6091" w:type="dxa"/>
            <w:jc w:val="center"/>
            <w:tblLook w:val="04A0" w:firstRow="1" w:lastRow="0" w:firstColumn="1" w:lastColumn="0" w:noHBand="0" w:noVBand="1"/>
          </w:tblPr>
        </w:tblPrChange>
      </w:tblPr>
      <w:tblGrid>
        <w:gridCol w:w="2372"/>
        <w:gridCol w:w="1789"/>
        <w:gridCol w:w="4198"/>
        <w:tblGridChange w:id="7357">
          <w:tblGrid>
            <w:gridCol w:w="2372"/>
            <w:gridCol w:w="1789"/>
            <w:gridCol w:w="1930"/>
          </w:tblGrid>
        </w:tblGridChange>
      </w:tblGrid>
      <w:tr w:rsidR="009B1D3F" w:rsidTr="009B1D3F">
        <w:trPr>
          <w:jc w:val="center"/>
          <w:ins w:id="7358" w:author="jie sun" w:date="2018-04-18T21:07:00Z"/>
          <w:trPrChange w:id="7359" w:author="JIE  SUN" w:date="2018-06-22T18:40:00Z">
            <w:trPr>
              <w:jc w:val="center"/>
            </w:trPr>
          </w:trPrChange>
        </w:trPr>
        <w:tc>
          <w:tcPr>
            <w:tcW w:w="2372" w:type="dxa"/>
            <w:tcPrChange w:id="7360" w:author="JIE  SUN" w:date="2018-06-22T18:40:00Z">
              <w:tcPr>
                <w:tcW w:w="2405" w:type="dxa"/>
              </w:tcPr>
            </w:tcPrChange>
          </w:tcPr>
          <w:p w:rsidR="009B1D3F" w:rsidRDefault="009B1D3F" w:rsidP="009B1D3F">
            <w:pPr>
              <w:rPr>
                <w:ins w:id="7361" w:author="JIE  SUN" w:date="2018-06-22T18:39:00Z"/>
              </w:rPr>
            </w:pPr>
            <w:ins w:id="7362" w:author="JIE  SUN" w:date="2018-06-22T18:39:00Z">
              <w:r>
                <w:t xml:space="preserve">Accelerometer </w:t>
              </w:r>
              <w:r>
                <w:rPr>
                  <w:rFonts w:hint="eastAsia"/>
                </w:rPr>
                <w:t>Testing</w:t>
              </w:r>
            </w:ins>
          </w:p>
        </w:tc>
        <w:tc>
          <w:tcPr>
            <w:tcW w:w="1789" w:type="dxa"/>
            <w:tcPrChange w:id="7363" w:author="JIE  SUN" w:date="2018-06-22T18:40:00Z">
              <w:tcPr>
                <w:tcW w:w="1843" w:type="dxa"/>
              </w:tcPr>
            </w:tcPrChange>
          </w:tcPr>
          <w:p w:rsidR="009B1D3F" w:rsidRDefault="009B1D3F" w:rsidP="009B1D3F">
            <w:pPr>
              <w:rPr>
                <w:ins w:id="7364" w:author="jie sun" w:date="2018-04-18T21:07:00Z"/>
              </w:rPr>
            </w:pPr>
            <w:ins w:id="7365" w:author="JIE  SUN" w:date="2018-06-22T18:29:00Z">
              <w:r>
                <w:t xml:space="preserve">Valid </w:t>
              </w:r>
            </w:ins>
            <w:ins w:id="7366" w:author="jie sun" w:date="2018-04-18T21:07:00Z">
              <w:r>
                <w:t>Range</w:t>
              </w:r>
            </w:ins>
          </w:p>
        </w:tc>
        <w:tc>
          <w:tcPr>
            <w:tcW w:w="4198" w:type="dxa"/>
            <w:tcPrChange w:id="7367" w:author="JIE  SUN" w:date="2018-06-22T18:40:00Z">
              <w:tcPr>
                <w:tcW w:w="1843" w:type="dxa"/>
              </w:tcPr>
            </w:tcPrChange>
          </w:tcPr>
          <w:p w:rsidR="009B1D3F" w:rsidRDefault="009B1D3F" w:rsidP="009B1D3F">
            <w:pPr>
              <w:rPr>
                <w:ins w:id="7368" w:author="JIE  SUN" w:date="2018-06-22T18:40:00Z"/>
              </w:rPr>
            </w:pPr>
            <w:ins w:id="7369" w:author="JIE  SUN" w:date="2018-06-22T18:40:00Z">
              <w:r>
                <w:t>Regulation</w:t>
              </w:r>
            </w:ins>
          </w:p>
        </w:tc>
      </w:tr>
      <w:tr w:rsidR="009B1D3F" w:rsidTr="009B1D3F">
        <w:trPr>
          <w:jc w:val="center"/>
          <w:ins w:id="7370" w:author="jie sun" w:date="2018-04-18T21:07:00Z"/>
          <w:trPrChange w:id="7371" w:author="JIE  SUN" w:date="2018-06-22T18:40:00Z">
            <w:trPr>
              <w:jc w:val="center"/>
            </w:trPr>
          </w:trPrChange>
        </w:trPr>
        <w:tc>
          <w:tcPr>
            <w:tcW w:w="2372" w:type="dxa"/>
            <w:tcPrChange w:id="7372" w:author="JIE  SUN" w:date="2018-06-22T18:40:00Z">
              <w:tcPr>
                <w:tcW w:w="2405" w:type="dxa"/>
              </w:tcPr>
            </w:tcPrChange>
          </w:tcPr>
          <w:p w:rsidR="009B1D3F" w:rsidRDefault="009B1D3F" w:rsidP="009B1D3F">
            <w:pPr>
              <w:rPr>
                <w:ins w:id="7373" w:author="JIE  SUN" w:date="2018-06-22T18:40:00Z"/>
              </w:rPr>
            </w:pPr>
            <w:ins w:id="7374" w:author="JIE  SUN" w:date="2018-06-22T18:40:00Z">
              <w:r>
                <w:rPr>
                  <w:rFonts w:hint="eastAsia"/>
                </w:rPr>
                <w:t>Inclination</w:t>
              </w:r>
              <w:r>
                <w:t xml:space="preserve"> – Z-axis</w:t>
              </w:r>
            </w:ins>
          </w:p>
          <w:p w:rsidR="009B1D3F" w:rsidRDefault="009B1D3F">
            <w:pPr>
              <w:rPr>
                <w:ins w:id="7375" w:author="JIE  SUN" w:date="2018-06-22T18:39:00Z"/>
              </w:rPr>
            </w:pPr>
            <w:ins w:id="7376" w:author="JIE  SUN" w:date="2018-06-22T18:40:00Z">
              <w:r>
                <w:t>(Centre axis)</w:t>
              </w:r>
            </w:ins>
          </w:p>
        </w:tc>
        <w:tc>
          <w:tcPr>
            <w:tcW w:w="1789" w:type="dxa"/>
            <w:tcPrChange w:id="7377" w:author="JIE  SUN" w:date="2018-06-22T18:40:00Z">
              <w:tcPr>
                <w:tcW w:w="1843" w:type="dxa"/>
              </w:tcPr>
            </w:tcPrChange>
          </w:tcPr>
          <w:p w:rsidR="009B1D3F" w:rsidRDefault="009B1D3F" w:rsidP="009B1D3F">
            <w:pPr>
              <w:rPr>
                <w:ins w:id="7378" w:author="JIE  SUN" w:date="2018-06-22T18:40:00Z"/>
              </w:rPr>
            </w:pPr>
            <w:ins w:id="7379" w:author="JIE  SUN" w:date="2018-06-22T18:40:00Z">
              <w:r>
                <w:t>&lt; -60</w:t>
              </w:r>
              <w:r>
                <w:rPr>
                  <w:rFonts w:hint="eastAsia"/>
                </w:rPr>
                <w:t>°</w:t>
              </w:r>
              <w:r>
                <w:rPr>
                  <w:rFonts w:hint="eastAsia"/>
                </w:rPr>
                <w:t>or</w:t>
              </w:r>
            </w:ins>
          </w:p>
          <w:p w:rsidR="009B1D3F" w:rsidRDefault="009B1D3F" w:rsidP="009B1D3F">
            <w:pPr>
              <w:rPr>
                <w:ins w:id="7380" w:author="jie sun" w:date="2018-04-18T21:07:00Z"/>
              </w:rPr>
            </w:pPr>
            <w:ins w:id="7381" w:author="JIE  SUN" w:date="2018-06-22T18:40:00Z">
              <w:r>
                <w:rPr>
                  <w:rFonts w:hint="eastAsia"/>
                </w:rPr>
                <w:t>&gt;62</w:t>
              </w:r>
              <w:r>
                <w:rPr>
                  <w:rFonts w:hint="eastAsia"/>
                </w:rPr>
                <w:t>°</w:t>
              </w:r>
            </w:ins>
            <w:ins w:id="7382" w:author="jie sun" w:date="2018-04-18T21:07:00Z">
              <w:del w:id="7383" w:author="JIE  SUN" w:date="2018-06-22T18:40:00Z">
                <w:r w:rsidDel="009B1D3F">
                  <w:delText>-</w:delText>
                </w:r>
              </w:del>
              <w:del w:id="7384" w:author="JIE  SUN" w:date="2018-06-21T15:47:00Z">
                <w:r w:rsidDel="00410E0A">
                  <w:delText>2</w:delText>
                </w:r>
              </w:del>
              <w:del w:id="7385" w:author="JIE  SUN" w:date="2018-06-22T18:40:00Z">
                <w:r w:rsidDel="009B1D3F">
                  <w:delText>5</w:delText>
                </w:r>
                <w:r w:rsidDel="009B1D3F">
                  <w:rPr>
                    <w:rFonts w:hint="eastAsia"/>
                  </w:rPr>
                  <w:delText>°</w:delText>
                </w:r>
                <w:r w:rsidDel="009B1D3F">
                  <w:rPr>
                    <w:rFonts w:hint="eastAsia"/>
                  </w:rPr>
                  <w:delText>to</w:delText>
                </w:r>
              </w:del>
              <w:del w:id="7386" w:author="JIE  SUN" w:date="2018-06-21T15:47:00Z">
                <w:r w:rsidDel="00410E0A">
                  <w:delText>2</w:delText>
                </w:r>
              </w:del>
              <w:del w:id="7387" w:author="JIE  SUN" w:date="2018-06-22T18:40:00Z">
                <w:r w:rsidDel="009B1D3F">
                  <w:delText>5</w:delText>
                </w:r>
                <w:r w:rsidDel="009B1D3F">
                  <w:rPr>
                    <w:rFonts w:hint="eastAsia"/>
                  </w:rPr>
                  <w:delText>°</w:delText>
                </w:r>
              </w:del>
            </w:ins>
          </w:p>
        </w:tc>
        <w:tc>
          <w:tcPr>
            <w:tcW w:w="4198" w:type="dxa"/>
            <w:tcPrChange w:id="7388" w:author="JIE  SUN" w:date="2018-06-22T18:40:00Z">
              <w:tcPr>
                <w:tcW w:w="1843" w:type="dxa"/>
              </w:tcPr>
            </w:tcPrChange>
          </w:tcPr>
          <w:p w:rsidR="009B1D3F" w:rsidRDefault="009B1D3F" w:rsidP="009B1D3F">
            <w:pPr>
              <w:rPr>
                <w:ins w:id="7389" w:author="JIE  SUN" w:date="2018-06-22T18:40:00Z"/>
              </w:rPr>
            </w:pPr>
            <w:ins w:id="7390" w:author="JIE  SUN" w:date="2018-06-22T18:41:00Z">
              <w:r>
                <w:rPr>
                  <w:rFonts w:hint="eastAsia"/>
                </w:rPr>
                <w:t>F</w:t>
              </w:r>
              <w:r>
                <w:t>o</w:t>
              </w:r>
              <w:r>
                <w:rPr>
                  <w:rFonts w:hint="eastAsia"/>
                </w:rPr>
                <w:t>r</w:t>
              </w:r>
              <w:r>
                <w:t xml:space="preserve"> </w:t>
              </w:r>
              <w:r>
                <w:rPr>
                  <w:rFonts w:hint="eastAsia"/>
                </w:rPr>
                <w:t>Gesture</w:t>
              </w:r>
              <w:r>
                <w:t xml:space="preserve"> 1</w:t>
              </w:r>
              <w:r>
                <w:rPr>
                  <w:rFonts w:hint="eastAsia"/>
                </w:rPr>
                <w:t xml:space="preserve">, first </w:t>
              </w:r>
              <w:r>
                <w:t>and foremost ,</w:t>
              </w:r>
              <w:r>
                <w:rPr>
                  <w:rFonts w:hint="eastAsia"/>
                </w:rPr>
                <w:t xml:space="preserve">the </w:t>
              </w:r>
              <w:r>
                <w:t>inclination</w:t>
              </w:r>
              <w:r>
                <w:rPr>
                  <w:rFonts w:hint="eastAsia"/>
                </w:rPr>
                <w:t xml:space="preserve"> </w:t>
              </w:r>
              <w:r>
                <w:t>with Z axis should be in the valid range</w:t>
              </w:r>
            </w:ins>
          </w:p>
        </w:tc>
      </w:tr>
      <w:tr w:rsidR="009B1D3F" w:rsidTr="009B1D3F">
        <w:trPr>
          <w:jc w:val="center"/>
          <w:ins w:id="7391" w:author="jie sun" w:date="2018-04-18T21:07:00Z"/>
          <w:trPrChange w:id="7392" w:author="JIE  SUN" w:date="2018-06-22T18:40:00Z">
            <w:trPr>
              <w:jc w:val="center"/>
            </w:trPr>
          </w:trPrChange>
        </w:trPr>
        <w:tc>
          <w:tcPr>
            <w:tcW w:w="2372" w:type="dxa"/>
            <w:tcPrChange w:id="7393" w:author="JIE  SUN" w:date="2018-06-22T18:40:00Z">
              <w:tcPr>
                <w:tcW w:w="2405" w:type="dxa"/>
              </w:tcPr>
            </w:tcPrChange>
          </w:tcPr>
          <w:p w:rsidR="009B1D3F" w:rsidRDefault="009B1D3F" w:rsidP="009B1D3F">
            <w:pPr>
              <w:rPr>
                <w:ins w:id="7394" w:author="JIE  SUN" w:date="2018-06-22T18:39:00Z"/>
              </w:rPr>
            </w:pPr>
            <w:ins w:id="7395" w:author="JIE  SUN" w:date="2018-06-22T18:40:00Z">
              <w:r>
                <w:rPr>
                  <w:rFonts w:hint="eastAsia"/>
                </w:rPr>
                <w:t>Inclination</w:t>
              </w:r>
              <w:r>
                <w:t xml:space="preserve"> – X-axis </w:t>
              </w:r>
            </w:ins>
          </w:p>
        </w:tc>
        <w:tc>
          <w:tcPr>
            <w:tcW w:w="1789" w:type="dxa"/>
            <w:tcPrChange w:id="7396" w:author="JIE  SUN" w:date="2018-06-22T18:40:00Z">
              <w:tcPr>
                <w:tcW w:w="1843" w:type="dxa"/>
              </w:tcPr>
            </w:tcPrChange>
          </w:tcPr>
          <w:p w:rsidR="009B1D3F" w:rsidRDefault="009B1D3F" w:rsidP="009B1D3F">
            <w:pPr>
              <w:rPr>
                <w:ins w:id="7397" w:author="JIE  SUN" w:date="2018-06-22T18:40:00Z"/>
              </w:rPr>
            </w:pPr>
            <w:ins w:id="7398" w:author="JIE  SUN" w:date="2018-06-22T18:40:00Z">
              <w:r>
                <w:t>-15</w:t>
              </w:r>
              <w:r>
                <w:rPr>
                  <w:rFonts w:hint="eastAsia"/>
                </w:rPr>
                <w:t>°</w:t>
              </w:r>
              <w:r>
                <w:rPr>
                  <w:rFonts w:hint="eastAsia"/>
                </w:rPr>
                <w:t>to</w:t>
              </w:r>
            </w:ins>
          </w:p>
          <w:p w:rsidR="009B1D3F" w:rsidRDefault="009B1D3F" w:rsidP="009B1D3F">
            <w:pPr>
              <w:rPr>
                <w:ins w:id="7399" w:author="jie sun" w:date="2018-04-18T21:07:00Z"/>
              </w:rPr>
            </w:pPr>
            <w:ins w:id="7400" w:author="JIE  SUN" w:date="2018-06-22T18:40:00Z">
              <w:r>
                <w:t>5</w:t>
              </w:r>
              <w:r>
                <w:rPr>
                  <w:rFonts w:hint="eastAsia"/>
                </w:rPr>
                <w:t>°</w:t>
              </w:r>
            </w:ins>
            <w:ins w:id="7401" w:author="jie sun" w:date="2018-04-18T21:07:00Z">
              <w:del w:id="7402" w:author="JIE  SUN" w:date="2018-06-22T18:40:00Z">
                <w:r w:rsidDel="009B1D3F">
                  <w:delText>-</w:delText>
                </w:r>
              </w:del>
            </w:ins>
            <w:ins w:id="7403" w:author="jie sun" w:date="2018-04-18T21:08:00Z">
              <w:del w:id="7404" w:author="JIE  SUN" w:date="2018-06-21T15:46:00Z">
                <w:r w:rsidDel="00410E0A">
                  <w:delText>40</w:delText>
                </w:r>
              </w:del>
            </w:ins>
            <w:ins w:id="7405" w:author="jie sun" w:date="2018-04-18T21:07:00Z">
              <w:del w:id="7406" w:author="JIE  SUN" w:date="2018-06-22T18:40:00Z">
                <w:r w:rsidDel="009B1D3F">
                  <w:rPr>
                    <w:rFonts w:hint="eastAsia"/>
                  </w:rPr>
                  <w:delText>°</w:delText>
                </w:r>
                <w:r w:rsidDel="009B1D3F">
                  <w:rPr>
                    <w:rFonts w:hint="eastAsia"/>
                  </w:rPr>
                  <w:delText>to</w:delText>
                </w:r>
              </w:del>
            </w:ins>
            <w:ins w:id="7407" w:author="jie sun" w:date="2018-04-18T21:09:00Z">
              <w:del w:id="7408" w:author="JIE  SUN" w:date="2018-06-21T15:46:00Z">
                <w:r w:rsidDel="00410E0A">
                  <w:delText>4</w:delText>
                </w:r>
              </w:del>
            </w:ins>
            <w:ins w:id="7409" w:author="jie sun" w:date="2018-04-18T21:08:00Z">
              <w:del w:id="7410" w:author="JIE  SUN" w:date="2018-06-21T15:46:00Z">
                <w:r w:rsidDel="00410E0A">
                  <w:delText>0</w:delText>
                </w:r>
              </w:del>
            </w:ins>
            <w:ins w:id="7411" w:author="jie sun" w:date="2018-04-18T21:07:00Z">
              <w:del w:id="7412" w:author="JIE  SUN" w:date="2018-06-22T18:40:00Z">
                <w:r w:rsidDel="009B1D3F">
                  <w:rPr>
                    <w:rFonts w:hint="eastAsia"/>
                  </w:rPr>
                  <w:delText>°</w:delText>
                </w:r>
              </w:del>
            </w:ins>
          </w:p>
        </w:tc>
        <w:tc>
          <w:tcPr>
            <w:tcW w:w="4198" w:type="dxa"/>
            <w:tcPrChange w:id="7413" w:author="JIE  SUN" w:date="2018-06-22T18:40:00Z">
              <w:tcPr>
                <w:tcW w:w="1843" w:type="dxa"/>
              </w:tcPr>
            </w:tcPrChange>
          </w:tcPr>
          <w:p w:rsidR="009B1D3F" w:rsidRDefault="009B1D3F">
            <w:pPr>
              <w:rPr>
                <w:ins w:id="7414" w:author="JIE  SUN" w:date="2018-06-22T18:40:00Z"/>
              </w:rPr>
            </w:pPr>
            <w:ins w:id="7415" w:author="JIE  SUN" w:date="2018-06-22T18:43:00Z">
              <w:r>
                <w:t xml:space="preserve">And then, </w:t>
              </w:r>
            </w:ins>
            <w:ins w:id="7416" w:author="JIE  SUN" w:date="2018-06-22T18:46:00Z">
              <w:r>
                <w:t>control</w:t>
              </w:r>
              <w:r w:rsidR="00F37585">
                <w:t xml:space="preserve"> </w:t>
              </w:r>
            </w:ins>
            <w:ins w:id="7417" w:author="JIE  SUN" w:date="2018-06-22T18:43:00Z">
              <w:r w:rsidR="00F37585">
                <w:t>the</w:t>
              </w:r>
            </w:ins>
            <w:ins w:id="7418" w:author="JIE  SUN" w:date="2018-06-22T18:46:00Z">
              <w:r w:rsidR="00F37585">
                <w:t xml:space="preserve"> </w:t>
              </w:r>
            </w:ins>
            <w:ins w:id="7419" w:author="JIE  SUN" w:date="2018-06-22T18:43:00Z">
              <w:r w:rsidR="00F37585">
                <w:t xml:space="preserve">inclination </w:t>
              </w:r>
            </w:ins>
            <w:ins w:id="7420" w:author="JIE  SUN" w:date="2018-06-22T18:46:00Z">
              <w:r w:rsidR="00D6695F">
                <w:t>s</w:t>
              </w:r>
            </w:ins>
            <w:ins w:id="7421" w:author="JIE  SUN" w:date="2018-06-22T18:43:00Z">
              <w:r>
                <w:t xml:space="preserve">with X axis. </w:t>
              </w:r>
            </w:ins>
          </w:p>
        </w:tc>
      </w:tr>
      <w:tr w:rsidR="009B1D3F" w:rsidTr="009B1D3F">
        <w:tblPrEx>
          <w:jc w:val="left"/>
          <w:tblPrExChange w:id="7422" w:author="JIE  SUN" w:date="2018-06-22T18:40:00Z">
            <w:tblPrEx>
              <w:jc w:val="left"/>
            </w:tblPrEx>
          </w:tblPrExChange>
        </w:tblPrEx>
        <w:trPr>
          <w:ins w:id="7423" w:author="jie sun" w:date="2018-04-18T21:08:00Z"/>
        </w:trPr>
        <w:tc>
          <w:tcPr>
            <w:tcW w:w="2372" w:type="dxa"/>
            <w:tcPrChange w:id="7424" w:author="JIE  SUN" w:date="2018-06-22T18:40:00Z">
              <w:tcPr>
                <w:tcW w:w="2405" w:type="dxa"/>
              </w:tcPr>
            </w:tcPrChange>
          </w:tcPr>
          <w:p w:rsidR="009B1D3F" w:rsidRDefault="009B1D3F" w:rsidP="009B1D3F">
            <w:pPr>
              <w:rPr>
                <w:ins w:id="7425" w:author="JIE  SUN" w:date="2018-06-22T18:39:00Z"/>
              </w:rPr>
            </w:pPr>
            <w:ins w:id="7426" w:author="JIE  SUN" w:date="2018-06-22T18:40:00Z">
              <w:r>
                <w:rPr>
                  <w:rFonts w:hint="eastAsia"/>
                </w:rPr>
                <w:t>Inclination</w:t>
              </w:r>
              <w:r>
                <w:t xml:space="preserve"> – Y-axis</w:t>
              </w:r>
            </w:ins>
          </w:p>
        </w:tc>
        <w:tc>
          <w:tcPr>
            <w:tcW w:w="1789" w:type="dxa"/>
            <w:tcPrChange w:id="7427" w:author="JIE  SUN" w:date="2018-06-22T18:40:00Z">
              <w:tcPr>
                <w:tcW w:w="1843" w:type="dxa"/>
              </w:tcPr>
            </w:tcPrChange>
          </w:tcPr>
          <w:p w:rsidR="009B1D3F" w:rsidRDefault="009B1D3F" w:rsidP="009B1D3F">
            <w:pPr>
              <w:rPr>
                <w:ins w:id="7428" w:author="JIE  SUN" w:date="2018-06-22T18:40:00Z"/>
              </w:rPr>
            </w:pPr>
            <w:ins w:id="7429" w:author="JIE  SUN" w:date="2018-06-22T18:40:00Z">
              <w:r>
                <w:t>-10</w:t>
              </w:r>
              <w:r>
                <w:rPr>
                  <w:rFonts w:hint="eastAsia"/>
                </w:rPr>
                <w:t>°</w:t>
              </w:r>
              <w:r>
                <w:rPr>
                  <w:rFonts w:hint="eastAsia"/>
                </w:rPr>
                <w:t>to</w:t>
              </w:r>
            </w:ins>
          </w:p>
          <w:p w:rsidR="009B1D3F" w:rsidDel="009B1D3F" w:rsidRDefault="009B1D3F" w:rsidP="009B1D3F">
            <w:pPr>
              <w:rPr>
                <w:ins w:id="7430" w:author="jie sun" w:date="2018-04-18T21:18:00Z"/>
                <w:del w:id="7431" w:author="JIE  SUN" w:date="2018-06-22T18:40:00Z"/>
              </w:rPr>
            </w:pPr>
            <w:ins w:id="7432" w:author="JIE  SUN" w:date="2018-06-22T18:40:00Z">
              <w:r>
                <w:t>13</w:t>
              </w:r>
              <w:r>
                <w:rPr>
                  <w:rFonts w:hint="eastAsia"/>
                </w:rPr>
                <w:t>°</w:t>
              </w:r>
            </w:ins>
            <w:ins w:id="7433" w:author="jie sun" w:date="2018-04-18T21:18:00Z">
              <w:del w:id="7434" w:author="JIE  SUN" w:date="2018-06-21T15:46:00Z">
                <w:r w:rsidDel="00410E0A">
                  <w:delText>-80</w:delText>
                </w:r>
                <w:r w:rsidDel="00410E0A">
                  <w:rPr>
                    <w:rFonts w:hint="eastAsia"/>
                  </w:rPr>
                  <w:delText>°</w:delText>
                </w:r>
                <w:r w:rsidDel="00410E0A">
                  <w:rPr>
                    <w:rFonts w:hint="eastAsia"/>
                  </w:rPr>
                  <w:delText>-</w:delText>
                </w:r>
                <w:r w:rsidDel="00410E0A">
                  <w:delText>-4</w:delText>
                </w:r>
              </w:del>
              <w:del w:id="7435" w:author="JIE  SUN" w:date="2018-06-22T18:40:00Z">
                <w:r w:rsidDel="009B1D3F">
                  <w:delText>0</w:delText>
                </w:r>
                <w:bookmarkStart w:id="7436" w:name="OLE_LINK56"/>
                <w:r w:rsidDel="009B1D3F">
                  <w:rPr>
                    <w:rFonts w:hint="eastAsia"/>
                  </w:rPr>
                  <w:delText>°</w:delText>
                </w:r>
                <w:bookmarkEnd w:id="7436"/>
              </w:del>
            </w:ins>
          </w:p>
          <w:p w:rsidR="009B1D3F" w:rsidRDefault="009B1D3F" w:rsidP="009B1D3F">
            <w:pPr>
              <w:rPr>
                <w:ins w:id="7437" w:author="jie sun" w:date="2018-04-18T21:08:00Z"/>
              </w:rPr>
            </w:pPr>
            <w:ins w:id="7438" w:author="jie sun" w:date="2018-04-18T21:18:00Z">
              <w:del w:id="7439" w:author="JIE  SUN" w:date="2018-06-21T15:46:00Z">
                <w:r w:rsidDel="00410E0A">
                  <w:delText>40</w:delText>
                </w:r>
                <w:r w:rsidDel="00410E0A">
                  <w:rPr>
                    <w:rFonts w:hint="eastAsia"/>
                  </w:rPr>
                  <w:delText>°</w:delText>
                </w:r>
                <w:r w:rsidDel="00410E0A">
                  <w:rPr>
                    <w:rFonts w:hint="eastAsia"/>
                  </w:rPr>
                  <w:delText>-</w:delText>
                </w:r>
                <w:r w:rsidDel="00410E0A">
                  <w:delText>80</w:delText>
                </w:r>
                <w:r w:rsidDel="00410E0A">
                  <w:rPr>
                    <w:rFonts w:hint="eastAsia"/>
                  </w:rPr>
                  <w:delText>°</w:delText>
                </w:r>
              </w:del>
            </w:ins>
          </w:p>
        </w:tc>
        <w:tc>
          <w:tcPr>
            <w:tcW w:w="4198" w:type="dxa"/>
            <w:tcPrChange w:id="7440" w:author="JIE  SUN" w:date="2018-06-22T18:40:00Z">
              <w:tcPr>
                <w:tcW w:w="1843" w:type="dxa"/>
              </w:tcPr>
            </w:tcPrChange>
          </w:tcPr>
          <w:p w:rsidR="009B1D3F" w:rsidRDefault="009B1D3F">
            <w:pPr>
              <w:rPr>
                <w:ins w:id="7441" w:author="JIE  SUN" w:date="2018-06-22T18:40:00Z"/>
              </w:rPr>
            </w:pPr>
            <w:ins w:id="7442" w:author="JIE  SUN" w:date="2018-06-22T18:46:00Z">
              <w:r>
                <w:t>Finally, control</w:t>
              </w:r>
              <w:r w:rsidR="00F37585">
                <w:t xml:space="preserve"> the inclination </w:t>
              </w:r>
              <w:r>
                <w:t xml:space="preserve">with Z axis. </w:t>
              </w:r>
            </w:ins>
          </w:p>
        </w:tc>
      </w:tr>
    </w:tbl>
    <w:p w:rsidR="00DA3737" w:rsidRDefault="00DA3737">
      <w:pPr>
        <w:autoSpaceDE w:val="0"/>
        <w:autoSpaceDN w:val="0"/>
        <w:adjustRightInd w:val="0"/>
        <w:spacing w:after="0"/>
        <w:rPr>
          <w:ins w:id="7443" w:author="JIE  SUN" w:date="2018-06-22T20:47:00Z"/>
          <w:rFonts w:ascii="NSimSun" w:eastAsia="NSimSun" w:hAnsi="Times New Roman" w:cs="NSimSun"/>
          <w:color w:val="0000FF"/>
          <w:sz w:val="19"/>
          <w:szCs w:val="19"/>
        </w:rPr>
      </w:pPr>
      <w:bookmarkStart w:id="7444" w:name="OLE_LINK72"/>
    </w:p>
    <w:p w:rsidR="00DA3737" w:rsidRDefault="00DA3737">
      <w:pPr>
        <w:autoSpaceDE w:val="0"/>
        <w:autoSpaceDN w:val="0"/>
        <w:adjustRightInd w:val="0"/>
        <w:spacing w:after="0"/>
        <w:rPr>
          <w:ins w:id="7445" w:author="JIE  SUN" w:date="2018-06-22T20:47:00Z"/>
          <w:rFonts w:ascii="NSimSun" w:eastAsia="NSimSun" w:hAnsi="Times New Roman" w:cs="NSimSun"/>
          <w:color w:val="0000FF"/>
          <w:sz w:val="19"/>
          <w:szCs w:val="19"/>
        </w:rPr>
      </w:pPr>
    </w:p>
    <w:p w:rsidR="00DA3737" w:rsidRDefault="00DA3737">
      <w:pPr>
        <w:autoSpaceDE w:val="0"/>
        <w:autoSpaceDN w:val="0"/>
        <w:adjustRightInd w:val="0"/>
        <w:spacing w:after="0"/>
        <w:rPr>
          <w:ins w:id="7446" w:author="JIE  SUN" w:date="2018-06-22T20:47:00Z"/>
          <w:rFonts w:ascii="NSimSun" w:eastAsia="NSimSun" w:hAnsi="Times New Roman" w:cs="NSimSun"/>
          <w:color w:val="0000FF"/>
          <w:sz w:val="19"/>
          <w:szCs w:val="19"/>
        </w:rPr>
      </w:pPr>
    </w:p>
    <w:p w:rsidR="00B10569" w:rsidRPr="00B10569" w:rsidRDefault="00DA3737">
      <w:pPr>
        <w:pStyle w:val="Caption"/>
        <w:rPr>
          <w:ins w:id="7447" w:author="JIE  SUN" w:date="2018-06-22T20:47:00Z"/>
          <w:color w:val="auto"/>
          <w:sz w:val="24"/>
          <w:szCs w:val="22"/>
          <w:lang w:val="en-US"/>
          <w:rPrChange w:id="7448" w:author="JIE  SUN" w:date="2018-06-22T20:49:00Z">
            <w:rPr>
              <w:ins w:id="7449" w:author="JIE  SUN" w:date="2018-06-22T20:47:00Z"/>
              <w:rFonts w:ascii="NSimSun" w:eastAsia="NSimSun" w:hAnsi="Times New Roman" w:cs="NSimSun"/>
              <w:color w:val="0000FF"/>
              <w:sz w:val="19"/>
              <w:szCs w:val="19"/>
            </w:rPr>
          </w:rPrChange>
        </w:rPr>
        <w:pPrChange w:id="7450" w:author="JIE  SUN" w:date="2018-06-22T20:49:00Z">
          <w:pPr>
            <w:autoSpaceDE w:val="0"/>
            <w:autoSpaceDN w:val="0"/>
            <w:adjustRightInd w:val="0"/>
            <w:spacing w:after="0"/>
          </w:pPr>
        </w:pPrChange>
      </w:pPr>
      <w:ins w:id="7451" w:author="JIE  SUN" w:date="2018-06-22T20:48:00Z">
        <w:r>
          <w:rPr>
            <w:iCs w:val="0"/>
            <w:color w:val="auto"/>
            <w:sz w:val="24"/>
            <w:szCs w:val="22"/>
            <w:lang w:val="en-US"/>
          </w:rPr>
          <w:t xml:space="preserve">There is a piece of code below realizes </w:t>
        </w:r>
        <w:r w:rsidR="00353E0A">
          <w:rPr>
            <w:iCs w:val="0"/>
            <w:color w:val="auto"/>
            <w:sz w:val="24"/>
            <w:szCs w:val="22"/>
            <w:lang w:val="en-US"/>
          </w:rPr>
          <w:t xml:space="preserve">the judgement of </w:t>
        </w:r>
        <w:r>
          <w:rPr>
            <w:iCs w:val="0"/>
            <w:color w:val="auto"/>
            <w:sz w:val="24"/>
            <w:szCs w:val="22"/>
            <w:lang w:val="en-US"/>
          </w:rPr>
          <w:t xml:space="preserve">the </w:t>
        </w:r>
        <w:r w:rsidR="00353E0A">
          <w:rPr>
            <w:iCs w:val="0"/>
            <w:color w:val="auto"/>
            <w:sz w:val="24"/>
            <w:szCs w:val="22"/>
            <w:lang w:val="en-US"/>
          </w:rPr>
          <w:t>threshold data of the inclination in three axes</w:t>
        </w:r>
        <w:r>
          <w:rPr>
            <w:iCs w:val="0"/>
            <w:color w:val="auto"/>
            <w:sz w:val="24"/>
            <w:szCs w:val="22"/>
            <w:lang w:val="en-US"/>
          </w:rPr>
          <w:t>.</w:t>
        </w:r>
      </w:ins>
      <w:ins w:id="7452" w:author="JIE  SUN" w:date="2018-06-22T20:49:00Z">
        <w:r w:rsidR="00B10569">
          <w:rPr>
            <w:iCs w:val="0"/>
            <w:color w:val="auto"/>
            <w:sz w:val="24"/>
            <w:szCs w:val="22"/>
            <w:lang w:val="en-US"/>
          </w:rPr>
          <w:t xml:space="preserve"> When </w:t>
        </w:r>
        <w:r w:rsidR="00B10569">
          <w:rPr>
            <w:rFonts w:ascii="NSimSun" w:eastAsia="NSimSun" w:hAnsi="Times New Roman" w:cs="NSimSun"/>
            <w:color w:val="000000"/>
            <w:sz w:val="19"/>
            <w:szCs w:val="19"/>
          </w:rPr>
          <w:t>i == 0</w:t>
        </w:r>
        <w:r w:rsidR="00B10569" w:rsidRPr="00B10569">
          <w:rPr>
            <w:iCs w:val="0"/>
            <w:color w:val="auto"/>
            <w:sz w:val="24"/>
            <w:szCs w:val="22"/>
            <w:lang w:val="en-US"/>
            <w:rPrChange w:id="7453" w:author="JIE  SUN" w:date="2018-06-22T20:52:00Z">
              <w:rPr>
                <w:rFonts w:ascii="NSimSun" w:eastAsia="NSimSun" w:hAnsi="Times New Roman" w:cs="NSimSun"/>
                <w:iCs/>
                <w:color w:val="000000"/>
                <w:sz w:val="19"/>
                <w:szCs w:val="19"/>
              </w:rPr>
            </w:rPrChange>
          </w:rPr>
          <w:t xml:space="preserve">, which means here using the </w:t>
        </w:r>
      </w:ins>
      <w:ins w:id="7454" w:author="JIE  SUN" w:date="2018-06-22T20:50:00Z">
        <w:r w:rsidR="00B10569" w:rsidRPr="00B10569">
          <w:rPr>
            <w:iCs w:val="0"/>
            <w:color w:val="auto"/>
            <w:sz w:val="24"/>
            <w:szCs w:val="22"/>
            <w:lang w:val="en-US"/>
            <w:rPrChange w:id="7455" w:author="JIE  SUN" w:date="2018-06-22T20:52:00Z">
              <w:rPr>
                <w:rFonts w:ascii="NSimSun" w:eastAsia="NSimSun" w:hAnsi="Times New Roman" w:cs="NSimSun"/>
                <w:iCs/>
                <w:color w:val="000000"/>
                <w:sz w:val="19"/>
                <w:szCs w:val="19"/>
              </w:rPr>
            </w:rPrChange>
          </w:rPr>
          <w:t xml:space="preserve">threshold data of gesture 1, </w:t>
        </w:r>
      </w:ins>
      <w:ins w:id="7456" w:author="JIE  SUN" w:date="2018-06-22T20:51:00Z">
        <w:r w:rsidR="00B10569" w:rsidRPr="00B10569">
          <w:rPr>
            <w:iCs w:val="0"/>
            <w:color w:val="auto"/>
            <w:sz w:val="24"/>
            <w:szCs w:val="22"/>
            <w:lang w:val="en-US"/>
            <w:rPrChange w:id="7457" w:author="JIE  SUN" w:date="2018-06-22T20:52:00Z">
              <w:rPr>
                <w:rFonts w:ascii="NSimSun" w:eastAsia="NSimSun" w:hAnsi="Times New Roman" w:cs="NSimSun"/>
                <w:iCs/>
                <w:color w:val="000000"/>
                <w:sz w:val="19"/>
                <w:szCs w:val="19"/>
              </w:rPr>
            </w:rPrChange>
          </w:rPr>
          <w:t>and this code</w:t>
        </w:r>
        <w:r w:rsidR="00B10569" w:rsidRPr="00B10569">
          <w:rPr>
            <w:iCs w:val="0"/>
            <w:color w:val="auto"/>
            <w:sz w:val="24"/>
            <w:szCs w:val="22"/>
            <w:lang w:val="en-US"/>
            <w:rPrChange w:id="7458" w:author="JIE  SUN" w:date="2018-06-22T20:52:00Z">
              <w:rPr>
                <w:rFonts w:ascii="NSimSun" w:eastAsia="NSimSun" w:hAnsi="Times New Roman" w:cs="NSimSun"/>
                <w:iCs/>
                <w:color w:val="0000FF"/>
                <w:sz w:val="19"/>
                <w:szCs w:val="19"/>
              </w:rPr>
            </w:rPrChange>
          </w:rPr>
          <w:t xml:space="preserve"> if</w:t>
        </w:r>
        <w:r w:rsidR="00B10569">
          <w:rPr>
            <w:rFonts w:ascii="NSimSun" w:eastAsia="NSimSun" w:hAnsi="Times New Roman" w:cs="NSimSun"/>
            <w:color w:val="000000"/>
            <w:sz w:val="19"/>
            <w:szCs w:val="19"/>
          </w:rPr>
          <w:t xml:space="preserve">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&lt;  action_123[i].accel_z[0] || </w:t>
        </w:r>
        <w:r w:rsidR="00B10569">
          <w:rPr>
            <w:rFonts w:ascii="NSimSun" w:eastAsia="NSimSun" w:hAnsi="Times New Roman" w:cs="NSimSun"/>
            <w:color w:val="808080"/>
            <w:sz w:val="19"/>
            <w:szCs w:val="19"/>
          </w:rPr>
          <w:t>Accel</w:t>
        </w:r>
        <w:r w:rsidR="00B10569">
          <w:rPr>
            <w:rFonts w:ascii="NSimSun" w:eastAsia="NSimSun" w:hAnsi="Times New Roman" w:cs="NSimSun"/>
            <w:color w:val="000000"/>
            <w:sz w:val="19"/>
            <w:szCs w:val="19"/>
          </w:rPr>
          <w:t xml:space="preserve">.A_angle_z &gt;action_123[i].accel_z[1]) </w:t>
        </w:r>
        <w:r w:rsidR="00B10569" w:rsidRPr="00B10569">
          <w:rPr>
            <w:iCs w:val="0"/>
            <w:color w:val="auto"/>
            <w:sz w:val="24"/>
            <w:szCs w:val="22"/>
            <w:lang w:val="en-US"/>
            <w:rPrChange w:id="7459" w:author="JIE  SUN" w:date="2018-06-22T20:52:00Z">
              <w:rPr>
                <w:rFonts w:ascii="NSimSun" w:eastAsia="NSimSun" w:hAnsi="Times New Roman" w:cs="NSimSun"/>
                <w:iCs/>
                <w:color w:val="000000"/>
                <w:sz w:val="19"/>
                <w:szCs w:val="19"/>
              </w:rPr>
            </w:rPrChange>
          </w:rPr>
          <w:t>is used to restrict the inclination angle in Z-axis.</w:t>
        </w:r>
      </w:ins>
    </w:p>
    <w:p w:rsidR="004368A6" w:rsidRDefault="004368A6">
      <w:pPr>
        <w:autoSpaceDE w:val="0"/>
        <w:autoSpaceDN w:val="0"/>
        <w:adjustRightInd w:val="0"/>
        <w:spacing w:after="0"/>
        <w:rPr>
          <w:ins w:id="7460" w:author="JIE  SUN" w:date="2018-06-22T18:48:00Z"/>
          <w:rFonts w:ascii="NSimSun" w:eastAsia="NSimSun" w:hAnsi="Times New Roman" w:cs="NSimSun"/>
          <w:color w:val="000000"/>
          <w:sz w:val="19"/>
          <w:szCs w:val="19"/>
        </w:rPr>
      </w:pPr>
      <w:ins w:id="7461"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0)</w:t>
        </w:r>
      </w:ins>
    </w:p>
    <w:bookmarkEnd w:id="7444"/>
    <w:p w:rsidR="004368A6" w:rsidRDefault="004368A6">
      <w:pPr>
        <w:autoSpaceDE w:val="0"/>
        <w:autoSpaceDN w:val="0"/>
        <w:adjustRightInd w:val="0"/>
        <w:spacing w:after="0"/>
        <w:rPr>
          <w:ins w:id="7462" w:author="JIE  SUN" w:date="2018-06-22T18:48:00Z"/>
          <w:rFonts w:ascii="NSimSun" w:eastAsia="NSimSun" w:hAnsi="Times New Roman" w:cs="NSimSun"/>
          <w:color w:val="000000"/>
          <w:sz w:val="19"/>
          <w:szCs w:val="19"/>
        </w:rPr>
      </w:pPr>
      <w:ins w:id="7463" w:author="JIE  SUN" w:date="2018-06-22T18:48:00Z">
        <w:r>
          <w:rPr>
            <w:rFonts w:ascii="NSimSun" w:eastAsia="NSimSun" w:hAnsi="Times New Roman" w:cs="NSimSun"/>
            <w:color w:val="000000"/>
            <w:sz w:val="19"/>
            <w:szCs w:val="19"/>
          </w:rPr>
          <w:t>{</w:t>
        </w:r>
      </w:ins>
    </w:p>
    <w:p w:rsidR="004368A6" w:rsidRDefault="004368A6">
      <w:pPr>
        <w:autoSpaceDE w:val="0"/>
        <w:autoSpaceDN w:val="0"/>
        <w:adjustRightInd w:val="0"/>
        <w:spacing w:after="0"/>
        <w:rPr>
          <w:ins w:id="7464" w:author="JIE  SUN" w:date="2018-06-22T18:48:00Z"/>
          <w:rFonts w:ascii="NSimSun" w:eastAsia="NSimSun" w:hAnsi="Times New Roman" w:cs="NSimSun"/>
          <w:color w:val="000000"/>
          <w:sz w:val="19"/>
          <w:szCs w:val="19"/>
        </w:rPr>
      </w:pPr>
      <w:ins w:id="7465" w:author="JIE  SUN" w:date="2018-06-22T18:50:00Z">
        <w:r>
          <w:rPr>
            <w:rFonts w:ascii="NSimSun" w:eastAsia="NSimSun" w:hAnsi="Times New Roman" w:cs="NSimSun"/>
            <w:color w:val="0000FF"/>
            <w:sz w:val="19"/>
            <w:szCs w:val="19"/>
          </w:rPr>
          <w:t xml:space="preserve">  </w:t>
        </w:r>
      </w:ins>
      <w:ins w:id="7466"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&lt;  action_123[i].accel_z[0]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&gt;action_123[i].accel_z[1])</w:t>
        </w:r>
      </w:ins>
    </w:p>
    <w:p w:rsidR="004368A6" w:rsidRDefault="004368A6">
      <w:pPr>
        <w:autoSpaceDE w:val="0"/>
        <w:autoSpaceDN w:val="0"/>
        <w:adjustRightInd w:val="0"/>
        <w:spacing w:after="0"/>
        <w:rPr>
          <w:ins w:id="7467" w:author="JIE  SUN" w:date="2018-06-22T18:48:00Z"/>
          <w:rFonts w:ascii="NSimSun" w:eastAsia="NSimSun" w:hAnsi="Times New Roman" w:cs="NSimSun"/>
          <w:color w:val="000000"/>
          <w:sz w:val="19"/>
          <w:szCs w:val="19"/>
        </w:rPr>
      </w:pPr>
      <w:ins w:id="7468" w:author="JIE  SUN" w:date="2018-06-22T18:50:00Z">
        <w:r>
          <w:rPr>
            <w:rFonts w:ascii="NSimSun" w:eastAsia="NSimSun" w:hAnsi="Times New Roman" w:cs="NSimSun"/>
            <w:color w:val="0000FF"/>
            <w:sz w:val="19"/>
            <w:szCs w:val="19"/>
          </w:rPr>
          <w:t xml:space="preserve">  </w:t>
        </w:r>
      </w:ins>
      <w:ins w:id="7469"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.A_angle_y&lt; action_123[i].accel_y[1]))</w:t>
        </w:r>
      </w:ins>
    </w:p>
    <w:p w:rsidR="004368A6" w:rsidRDefault="004368A6">
      <w:pPr>
        <w:autoSpaceDE w:val="0"/>
        <w:autoSpaceDN w:val="0"/>
        <w:adjustRightInd w:val="0"/>
        <w:spacing w:after="0"/>
        <w:rPr>
          <w:ins w:id="7470" w:author="JIE  SUN" w:date="2018-06-22T18:48:00Z"/>
          <w:rFonts w:ascii="NSimSun" w:eastAsia="NSimSun" w:hAnsi="Times New Roman" w:cs="NSimSun"/>
          <w:color w:val="000000"/>
          <w:sz w:val="19"/>
          <w:szCs w:val="19"/>
        </w:rPr>
      </w:pPr>
      <w:ins w:id="7471" w:author="JIE  SUN" w:date="2018-06-22T18:50:00Z">
        <w:r>
          <w:rPr>
            <w:rFonts w:ascii="NSimSun" w:eastAsia="NSimSun" w:hAnsi="Times New Roman" w:cs="NSimSun"/>
            <w:color w:val="0000FF"/>
            <w:sz w:val="19"/>
            <w:szCs w:val="19"/>
          </w:rPr>
          <w:t xml:space="preserve">  </w:t>
        </w:r>
      </w:ins>
      <w:ins w:id="7472" w:author="JIE  SUN" w:date="2018-06-22T18:48: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&gt; action_123[i].accel_x[0]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&lt; action_123[i].accel_x[1])</w:t>
        </w:r>
      </w:ins>
    </w:p>
    <w:p w:rsidR="004368A6" w:rsidRDefault="004368A6">
      <w:pPr>
        <w:autoSpaceDE w:val="0"/>
        <w:autoSpaceDN w:val="0"/>
        <w:adjustRightInd w:val="0"/>
        <w:spacing w:after="0"/>
        <w:rPr>
          <w:ins w:id="7473" w:author="JIE  SUN" w:date="2018-06-22T18:48:00Z"/>
          <w:rFonts w:ascii="NSimSun" w:eastAsia="NSimSun" w:hAnsi="Times New Roman" w:cs="NSimSun"/>
          <w:color w:val="000000"/>
          <w:sz w:val="19"/>
          <w:szCs w:val="19"/>
        </w:rPr>
      </w:pPr>
      <w:ins w:id="7474" w:author="JIE  SUN" w:date="2018-06-22T18:50:00Z">
        <w:r>
          <w:rPr>
            <w:rFonts w:ascii="NSimSun" w:eastAsia="NSimSun" w:hAnsi="Times New Roman" w:cs="NSimSun"/>
            <w:color w:val="000000"/>
            <w:sz w:val="19"/>
            <w:szCs w:val="19"/>
          </w:rPr>
          <w:t xml:space="preserve">  </w:t>
        </w:r>
        <w:r>
          <w:rPr>
            <w:rFonts w:ascii="NSimSun" w:eastAsia="NSimSun" w:hAnsi="Times New Roman" w:cs="NSimSun"/>
            <w:color w:val="000000"/>
            <w:sz w:val="19"/>
            <w:szCs w:val="19"/>
          </w:rPr>
          <w:tab/>
        </w:r>
      </w:ins>
      <w:ins w:id="7475" w:author="JIE  SUN" w:date="2018-06-22T18:48: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F48E0" w:rsidRDefault="004368A6">
      <w:pPr>
        <w:rPr>
          <w:ins w:id="7476" w:author="JIE  SUN" w:date="2018-06-22T18:39:00Z"/>
        </w:rPr>
      </w:pPr>
      <w:ins w:id="7477" w:author="JIE  SUN" w:date="2018-06-22T18:48:00Z">
        <w:r>
          <w:rPr>
            <w:rFonts w:ascii="NSimSun" w:eastAsia="NSimSun" w:hAnsi="Times New Roman" w:cs="NSimSun"/>
            <w:color w:val="000000"/>
            <w:sz w:val="19"/>
            <w:szCs w:val="19"/>
          </w:rPr>
          <w:t>}</w:t>
        </w:r>
      </w:ins>
    </w:p>
    <w:p w:rsidR="009B1D3F" w:rsidRPr="00DF48E0" w:rsidRDefault="009B1D3F">
      <w:pPr>
        <w:jc w:val="center"/>
        <w:rPr>
          <w:rPrChange w:id="7478" w:author="jie sun" w:date="2018-04-18T21:07:00Z">
            <w:rPr>
              <w:lang w:val="en-US"/>
            </w:rPr>
          </w:rPrChange>
        </w:rPr>
        <w:pPrChange w:id="7479" w:author="jie sun" w:date="2018-04-18T21:07:00Z">
          <w:pPr/>
        </w:pPrChange>
      </w:pPr>
    </w:p>
    <w:p w:rsidR="0087014B" w:rsidRDefault="0087014B">
      <w:pPr>
        <w:rPr>
          <w:del w:id="7480" w:author="像个男人一样" w:date="2018-03-21T02:28:00Z"/>
        </w:rPr>
      </w:pPr>
    </w:p>
    <w:p w:rsidR="0087014B" w:rsidDel="00887A51" w:rsidRDefault="00D5184D">
      <w:pPr>
        <w:rPr>
          <w:del w:id="7481" w:author="JIE  SUN" w:date="2018-06-22T14:03:00Z"/>
          <w:lang w:val="en-US"/>
        </w:rPr>
      </w:pPr>
      <w:del w:id="7482" w:author="JIE  SUN" w:date="2018-06-22T12:23:00Z">
        <w:r w:rsidDel="0040790A">
          <w:rPr>
            <w:rFonts w:hint="eastAsia"/>
            <w:lang w:val="en-US"/>
          </w:rPr>
          <w:delText>Action</w:delText>
        </w:r>
      </w:del>
      <w:ins w:id="7483" w:author="JIE  SUN" w:date="2018-06-22T12:23:00Z">
        <w:r w:rsidR="0040790A">
          <w:rPr>
            <w:lang w:val="en-US"/>
          </w:rPr>
          <w:t>Gesture</w:t>
        </w:r>
      </w:ins>
      <w:r>
        <w:rPr>
          <w:rFonts w:hint="eastAsia"/>
          <w:lang w:val="en-US"/>
        </w:rPr>
        <w:t xml:space="preserve"> 2: </w:t>
      </w:r>
      <w:r>
        <w:t xml:space="preserve"> </w:t>
      </w:r>
      <w:r>
        <w:rPr>
          <w:rFonts w:hint="eastAsia"/>
          <w:lang w:val="en-US"/>
        </w:rPr>
        <w:t xml:space="preserve">shaking </w:t>
      </w:r>
      <w:r>
        <w:t xml:space="preserve">in the parallel plane to body, the glow stick </w:t>
      </w:r>
      <w:r>
        <w:rPr>
          <w:rFonts w:hint="eastAsia"/>
          <w:lang w:val="en-US"/>
        </w:rPr>
        <w:t xml:space="preserve">should </w:t>
      </w:r>
      <w:r>
        <w:t>show the yellow colour</w:t>
      </w:r>
      <w:r>
        <w:rPr>
          <w:rFonts w:hint="eastAsia"/>
          <w:lang w:val="en-US"/>
        </w:rPr>
        <w:t>.</w:t>
      </w:r>
    </w:p>
    <w:p w:rsidR="0087014B" w:rsidRDefault="00D5184D">
      <w:pPr>
        <w:rPr>
          <w:ins w:id="7484" w:author="JIE  SUN" w:date="2018-06-22T14:02:00Z"/>
          <w:noProof/>
        </w:rPr>
      </w:pPr>
      <w:del w:id="7485" w:author="JIE  SUN" w:date="2018-06-22T13:20:00Z">
        <w:r w:rsidDel="00D53513">
          <w:rPr>
            <w:noProof/>
          </w:rPr>
          <w:drawing>
            <wp:inline distT="0" distB="0" distL="114300" distR="114300">
              <wp:extent cx="4572000" cy="2743200"/>
              <wp:effectExtent l="0" t="0" r="0" b="0"/>
              <wp:docPr id="46"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del>
    </w:p>
    <w:p w:rsidR="00887A51" w:rsidRDefault="00887A51">
      <w:pPr>
        <w:jc w:val="center"/>
        <w:rPr>
          <w:ins w:id="7486" w:author="像个男人一样" w:date="2018-03-21T02:25:00Z"/>
        </w:rPr>
        <w:pPrChange w:id="7487" w:author="jie sun" w:date="2018-04-16T21:42:00Z">
          <w:pPr/>
        </w:pPrChange>
      </w:pPr>
      <w:ins w:id="7488" w:author="JIE  SUN" w:date="2018-06-22T14:02:00Z">
        <w:r>
          <w:rPr>
            <w:noProof/>
          </w:rPr>
          <w:drawing>
            <wp:inline distT="0" distB="0" distL="0" distR="0" wp14:anchorId="46DBCC56" wp14:editId="63AF14E4">
              <wp:extent cx="4572000" cy="2743200"/>
              <wp:effectExtent l="0" t="0" r="0" b="0"/>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ins>
    </w:p>
    <w:p w:rsidR="0087014B" w:rsidRDefault="00D5184D">
      <w:pPr>
        <w:pStyle w:val="Caption"/>
        <w:jc w:val="center"/>
        <w:rPr>
          <w:ins w:id="7489" w:author="JIE  SUN" w:date="2018-06-22T17:24:00Z"/>
          <w:lang w:val="en-US"/>
        </w:rPr>
        <w:pPrChange w:id="7490" w:author="jie sun" w:date="2018-04-16T21:42:00Z">
          <w:pPr/>
        </w:pPrChange>
      </w:pPr>
      <w:bookmarkStart w:id="7491" w:name="_Toc511906354"/>
      <w:ins w:id="7492" w:author="像个男人一样" w:date="2018-03-21T02:26:00Z">
        <w:r>
          <w:t xml:space="preserve">Figure </w:t>
        </w:r>
      </w:ins>
      <w:ins w:id="7493" w:author="JIE  SUN" w:date="2018-06-21T13:36:00Z">
        <w:r w:rsidR="00A64E7B">
          <w:fldChar w:fldCharType="begin"/>
        </w:r>
        <w:r w:rsidR="00A64E7B">
          <w:instrText xml:space="preserve"> STYLEREF 1 \s </w:instrText>
        </w:r>
      </w:ins>
      <w:r w:rsidR="00A64E7B">
        <w:fldChar w:fldCharType="separate"/>
      </w:r>
      <w:r w:rsidR="00A64E7B">
        <w:rPr>
          <w:noProof/>
        </w:rPr>
        <w:t>4</w:t>
      </w:r>
      <w:ins w:id="7494"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495" w:author="JIE  SUN" w:date="2018-06-21T13:36:00Z">
        <w:r w:rsidR="00A64E7B">
          <w:rPr>
            <w:noProof/>
          </w:rPr>
          <w:t>14</w:t>
        </w:r>
        <w:r w:rsidR="00A64E7B">
          <w:fldChar w:fldCharType="end"/>
        </w:r>
      </w:ins>
      <w:ins w:id="7496" w:author="jie sun" w:date="2018-04-19T13:00:00Z">
        <w:del w:id="7497" w:author="JIE  SUN" w:date="2018-06-21T13:34:00Z">
          <w:r w:rsidR="00083FE7" w:rsidDel="00A64E7B">
            <w:fldChar w:fldCharType="begin"/>
          </w:r>
          <w:r w:rsidR="00083FE7" w:rsidDel="00A64E7B">
            <w:delInstrText xml:space="preserve"> STYLEREF 1 \s </w:delInstrText>
          </w:r>
        </w:del>
      </w:ins>
      <w:del w:id="7498" w:author="JIE  SUN" w:date="2018-06-21T13:34:00Z">
        <w:r w:rsidR="00083FE7" w:rsidDel="00A64E7B">
          <w:fldChar w:fldCharType="separate"/>
        </w:r>
        <w:r w:rsidR="00083FE7" w:rsidDel="00A64E7B">
          <w:rPr>
            <w:noProof/>
          </w:rPr>
          <w:delText>4</w:delText>
        </w:r>
      </w:del>
      <w:ins w:id="7499" w:author="jie sun" w:date="2018-04-19T13:00:00Z">
        <w:del w:id="7500"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501" w:author="JIE  SUN" w:date="2018-06-21T13:34:00Z">
        <w:r w:rsidR="00083FE7" w:rsidDel="00A64E7B">
          <w:fldChar w:fldCharType="separate"/>
        </w:r>
      </w:del>
      <w:ins w:id="7502" w:author="jie sun" w:date="2018-04-19T13:00:00Z">
        <w:del w:id="7503" w:author="JIE  SUN" w:date="2018-06-21T13:34:00Z">
          <w:r w:rsidR="00083FE7" w:rsidDel="00A64E7B">
            <w:rPr>
              <w:noProof/>
            </w:rPr>
            <w:delText>13</w:delText>
          </w:r>
          <w:r w:rsidR="00083FE7" w:rsidDel="00A64E7B">
            <w:fldChar w:fldCharType="end"/>
          </w:r>
        </w:del>
      </w:ins>
      <w:ins w:id="7504" w:author="像个男人一样" w:date="2018-03-21T02:26:00Z">
        <w:del w:id="7505"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506" w:author="像个男人一样" w:date="2018-03-22T11:51:00Z">
        <w:del w:id="7507" w:author="jie sun" w:date="2018-04-10T21:45:00Z">
          <w:r w:rsidDel="00454521">
            <w:delText>12</w:delText>
          </w:r>
        </w:del>
      </w:ins>
      <w:ins w:id="7508" w:author="像个男人一样" w:date="2018-03-21T02:26:00Z">
        <w:del w:id="7509" w:author="jie sun" w:date="2018-04-10T21:45:00Z">
          <w:r w:rsidDel="00454521">
            <w:fldChar w:fldCharType="end"/>
          </w:r>
        </w:del>
        <w:bookmarkStart w:id="7510" w:name="_Toc13264"/>
        <w:bookmarkStart w:id="7511" w:name="_Toc13993"/>
        <w:bookmarkStart w:id="7512" w:name="_Toc1796"/>
        <w:bookmarkStart w:id="7513" w:name="_Toc7085"/>
        <w:bookmarkStart w:id="7514" w:name="_Toc16182"/>
        <w:bookmarkStart w:id="7515" w:name="_Toc117"/>
        <w:bookmarkStart w:id="7516" w:name="_Toc12706"/>
        <w:bookmarkStart w:id="7517" w:name="_Toc717"/>
        <w:bookmarkStart w:id="7518" w:name="_Toc10343"/>
        <w:bookmarkStart w:id="7519" w:name="_Toc30444"/>
        <w:bookmarkStart w:id="7520" w:name="_Toc2876"/>
        <w:bookmarkStart w:id="7521" w:name="_Toc17910"/>
        <w:bookmarkStart w:id="7522" w:name="_Toc22615"/>
        <w:bookmarkStart w:id="7523" w:name="_Toc25709"/>
        <w:bookmarkStart w:id="7524" w:name="_Toc24988"/>
        <w:bookmarkStart w:id="7525" w:name="_Toc3193"/>
        <w:bookmarkStart w:id="7526" w:name="_Toc13372"/>
        <w:bookmarkStart w:id="7527" w:name="_Toc4279"/>
        <w:bookmarkStart w:id="7528" w:name="_Toc5856"/>
        <w:bookmarkStart w:id="7529" w:name="_Toc25915"/>
        <w:bookmarkStart w:id="7530" w:name="_Toc12864"/>
        <w:bookmarkStart w:id="7531" w:name="_Toc27590"/>
        <w:bookmarkStart w:id="7532" w:name="_Toc10601"/>
        <w:bookmarkStart w:id="7533" w:name="_Toc6810"/>
        <w:bookmarkStart w:id="7534" w:name="_Toc32658"/>
        <w:r>
          <w:rPr>
            <w:rFonts w:hint="eastAsia"/>
          </w:rPr>
          <w:t>:</w:t>
        </w:r>
      </w:ins>
      <w:ins w:id="7535" w:author="JIE  SUN" w:date="2018-06-22T17:24:00Z">
        <w:r w:rsidR="003D2952">
          <w:t xml:space="preserve"> </w:t>
        </w:r>
      </w:ins>
      <w:ins w:id="7536" w:author="像个男人一样" w:date="2018-03-21T02:26:00Z">
        <w:r>
          <w:rPr>
            <w:rFonts w:hint="eastAsia"/>
          </w:rPr>
          <w:t xml:space="preserve">Spinning </w:t>
        </w:r>
      </w:ins>
      <w:ins w:id="7537" w:author="jie sun" w:date="2018-04-16T22:34:00Z">
        <w:r w:rsidR="00417FAA">
          <w:t>A</w:t>
        </w:r>
      </w:ins>
      <w:ins w:id="7538" w:author="像个男人一样" w:date="2018-03-21T02:26:00Z">
        <w:del w:id="7539" w:author="jie sun" w:date="2018-04-16T22:34:00Z">
          <w:r w:rsidDel="00417FAA">
            <w:rPr>
              <w:rFonts w:hint="eastAsia"/>
            </w:rPr>
            <w:delText>a</w:delText>
          </w:r>
        </w:del>
        <w:r>
          <w:rPr>
            <w:rFonts w:hint="eastAsia"/>
          </w:rPr>
          <w:t xml:space="preserve">ngle </w:t>
        </w:r>
      </w:ins>
      <w:ins w:id="7540" w:author="jie sun" w:date="2018-04-16T22:34:00Z">
        <w:r w:rsidR="00417FAA">
          <w:t>C</w:t>
        </w:r>
      </w:ins>
      <w:ins w:id="7541" w:author="像个男人一样" w:date="2018-03-21T02:26:00Z">
        <w:del w:id="7542" w:author="jie sun" w:date="2018-04-16T22:34:00Z">
          <w:r w:rsidDel="00417FAA">
            <w:rPr>
              <w:rFonts w:hint="eastAsia"/>
            </w:rPr>
            <w:delText>c</w:delText>
          </w:r>
        </w:del>
        <w:r>
          <w:rPr>
            <w:rFonts w:hint="eastAsia"/>
          </w:rPr>
          <w:t xml:space="preserve">hanges </w:t>
        </w:r>
      </w:ins>
      <w:ins w:id="7543" w:author="jie sun" w:date="2018-04-16T22:34:00Z">
        <w:r w:rsidR="00417FAA">
          <w:t>I</w:t>
        </w:r>
      </w:ins>
      <w:ins w:id="7544" w:author="像个男人一样" w:date="2018-03-21T02:26:00Z">
        <w:del w:id="7545" w:author="jie sun" w:date="2018-04-16T22:34:00Z">
          <w:r w:rsidDel="00417FAA">
            <w:rPr>
              <w:rFonts w:hint="eastAsia"/>
            </w:rPr>
            <w:delText>i</w:delText>
          </w:r>
        </w:del>
        <w:r>
          <w:rPr>
            <w:rFonts w:hint="eastAsia"/>
          </w:rPr>
          <w:t xml:space="preserve">n </w:t>
        </w:r>
      </w:ins>
      <w:ins w:id="7546" w:author="jie sun" w:date="2018-04-16T22:34:00Z">
        <w:r w:rsidR="00417FAA">
          <w:t>A</w:t>
        </w:r>
      </w:ins>
      <w:ins w:id="7547" w:author="像个男人一样" w:date="2018-03-21T02:26:00Z">
        <w:del w:id="7548" w:author="jie sun" w:date="2018-04-16T22:34:00Z">
          <w:r w:rsidDel="00417FAA">
            <w:rPr>
              <w:rFonts w:hint="eastAsia"/>
            </w:rPr>
            <w:delText>a</w:delText>
          </w:r>
        </w:del>
        <w:r>
          <w:rPr>
            <w:rFonts w:hint="eastAsia"/>
          </w:rPr>
          <w:t xml:space="preserve">ction </w:t>
        </w:r>
        <w:r>
          <w:rPr>
            <w:rFonts w:hint="eastAsia"/>
            <w:lang w:val="en-US"/>
          </w:rPr>
          <w:t>2</w:t>
        </w:r>
      </w:ins>
      <w:bookmarkEnd w:id="7491"/>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p>
    <w:p w:rsidR="00744319" w:rsidRPr="00744319" w:rsidRDefault="00744319">
      <w:pPr>
        <w:rPr>
          <w:ins w:id="7549" w:author="像个男人一样" w:date="2018-03-22T11:48:00Z"/>
          <w:lang w:val="en-US"/>
        </w:rPr>
      </w:pPr>
    </w:p>
    <w:p w:rsidR="0087014B" w:rsidRDefault="00D5184D">
      <w:pPr>
        <w:pStyle w:val="Caption"/>
        <w:jc w:val="center"/>
        <w:rPr>
          <w:lang w:val="en-US"/>
        </w:rPr>
        <w:pPrChange w:id="7550" w:author="jie sun" w:date="2018-04-16T21:42:00Z">
          <w:pPr/>
        </w:pPrChange>
      </w:pPr>
      <w:bookmarkStart w:id="7551" w:name="_Toc511906364"/>
      <w:ins w:id="7552"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553" w:author="像个男人一样" w:date="2018-03-22T11:51:00Z">
        <w:r>
          <w:t>3</w:t>
        </w:r>
      </w:ins>
      <w:ins w:id="7554" w:author="像个男人一样" w:date="2018-03-22T11:48:00Z">
        <w:r>
          <w:fldChar w:fldCharType="end"/>
        </w:r>
        <w:bookmarkStart w:id="7555" w:name="_Toc5128"/>
        <w:bookmarkStart w:id="7556" w:name="_Toc1256"/>
        <w:bookmarkStart w:id="7557" w:name="_Toc1821"/>
        <w:bookmarkStart w:id="7558" w:name="_Toc11777"/>
        <w:bookmarkStart w:id="7559" w:name="_Toc31941"/>
        <w:bookmarkStart w:id="7560" w:name="_Toc20153"/>
        <w:bookmarkStart w:id="7561" w:name="_Toc5617"/>
        <w:bookmarkStart w:id="7562" w:name="_Toc2108"/>
        <w:bookmarkStart w:id="7563" w:name="_Toc25260"/>
        <w:bookmarkStart w:id="7564" w:name="_Toc23972"/>
        <w:bookmarkStart w:id="7565" w:name="_Toc14751"/>
        <w:bookmarkStart w:id="7566" w:name="_Toc28375"/>
        <w:bookmarkStart w:id="7567" w:name="_Toc18595"/>
        <w:bookmarkStart w:id="7568" w:name="_Toc13108"/>
        <w:bookmarkStart w:id="7569" w:name="_Toc31345"/>
        <w:bookmarkStart w:id="7570" w:name="_Toc935"/>
        <w:bookmarkStart w:id="7571" w:name="_Toc6263"/>
        <w:bookmarkStart w:id="7572" w:name="_Toc6731"/>
        <w:bookmarkStart w:id="7573" w:name="_Toc2939"/>
        <w:bookmarkStart w:id="7574" w:name="_Toc6203"/>
        <w:bookmarkStart w:id="7575" w:name="_Toc17457"/>
        <w:r>
          <w:rPr>
            <w:rFonts w:hint="eastAsia"/>
          </w:rPr>
          <w:t>:</w:t>
        </w:r>
      </w:ins>
      <w:ins w:id="7576" w:author="JIE  SUN" w:date="2018-06-22T17:24:00Z">
        <w:r w:rsidR="003D2952">
          <w:t xml:space="preserve"> </w:t>
        </w:r>
      </w:ins>
      <w:ins w:id="7577" w:author="像个男人一样" w:date="2018-03-22T11:48:00Z">
        <w:r>
          <w:rPr>
            <w:rFonts w:hint="eastAsia"/>
          </w:rPr>
          <w:t xml:space="preserve">Spinning </w:t>
        </w:r>
      </w:ins>
      <w:ins w:id="7578" w:author="jie sun" w:date="2018-04-16T22:34:00Z">
        <w:r w:rsidR="005D6150">
          <w:t>A</w:t>
        </w:r>
      </w:ins>
      <w:ins w:id="7579" w:author="像个男人一样" w:date="2018-03-22T11:48:00Z">
        <w:del w:id="7580" w:author="jie sun" w:date="2018-04-16T22:34:00Z">
          <w:r w:rsidDel="005D6150">
            <w:rPr>
              <w:rFonts w:hint="eastAsia"/>
            </w:rPr>
            <w:delText>a</w:delText>
          </w:r>
        </w:del>
        <w:r>
          <w:rPr>
            <w:rFonts w:hint="eastAsia"/>
          </w:rPr>
          <w:t xml:space="preserve">ngle </w:t>
        </w:r>
      </w:ins>
      <w:ins w:id="7581" w:author="jie sun" w:date="2018-04-16T22:34:00Z">
        <w:r w:rsidR="005D6150">
          <w:t>R</w:t>
        </w:r>
      </w:ins>
      <w:ins w:id="7582" w:author="像个男人一样" w:date="2018-03-22T11:48:00Z">
        <w:del w:id="7583" w:author="jie sun" w:date="2018-04-16T22:34:00Z">
          <w:r w:rsidDel="005D6150">
            <w:rPr>
              <w:rFonts w:hint="eastAsia"/>
            </w:rPr>
            <w:delText>r</w:delText>
          </w:r>
        </w:del>
        <w:r>
          <w:rPr>
            <w:rFonts w:hint="eastAsia"/>
          </w:rPr>
          <w:t xml:space="preserve">estrictions </w:t>
        </w:r>
      </w:ins>
      <w:ins w:id="7584" w:author="jie sun" w:date="2018-04-16T22:34:00Z">
        <w:r w:rsidR="005D6150">
          <w:t>I</w:t>
        </w:r>
      </w:ins>
      <w:ins w:id="7585" w:author="像个男人一样" w:date="2018-03-22T11:48:00Z">
        <w:del w:id="7586" w:author="jie sun" w:date="2018-04-16T22:34:00Z">
          <w:r w:rsidDel="005D6150">
            <w:rPr>
              <w:rFonts w:hint="eastAsia"/>
            </w:rPr>
            <w:delText>i</w:delText>
          </w:r>
        </w:del>
        <w:r>
          <w:rPr>
            <w:rFonts w:hint="eastAsia"/>
          </w:rPr>
          <w:t xml:space="preserve">n </w:t>
        </w:r>
      </w:ins>
      <w:ins w:id="7587" w:author="jie sun" w:date="2018-04-16T22:34:00Z">
        <w:r w:rsidR="005D6150">
          <w:t>A</w:t>
        </w:r>
      </w:ins>
      <w:ins w:id="7588" w:author="像个男人一样" w:date="2018-03-22T11:48:00Z">
        <w:del w:id="7589" w:author="jie sun" w:date="2018-04-16T22:34:00Z">
          <w:r w:rsidDel="005D6150">
            <w:rPr>
              <w:rFonts w:hint="eastAsia"/>
            </w:rPr>
            <w:delText>a</w:delText>
          </w:r>
        </w:del>
        <w:r>
          <w:rPr>
            <w:rFonts w:hint="eastAsia"/>
          </w:rPr>
          <w:t xml:space="preserve">ction </w:t>
        </w:r>
        <w:r>
          <w:rPr>
            <w:rFonts w:hint="eastAsia"/>
            <w:lang w:val="en-US"/>
          </w:rPr>
          <w:t>2</w:t>
        </w:r>
      </w:ins>
      <w:bookmarkEnd w:id="7551"/>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p>
    <w:tbl>
      <w:tblPr>
        <w:tblW w:w="62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7590" w:author="JIE  SUN" w:date="2018-06-22T18:36:00Z">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PrChange>
      </w:tblPr>
      <w:tblGrid>
        <w:gridCol w:w="2582"/>
        <w:gridCol w:w="1961"/>
        <w:gridCol w:w="1701"/>
        <w:tblGridChange w:id="7591">
          <w:tblGrid>
            <w:gridCol w:w="1862"/>
            <w:gridCol w:w="908"/>
            <w:gridCol w:w="1650"/>
          </w:tblGrid>
        </w:tblGridChange>
      </w:tblGrid>
      <w:tr w:rsidR="002A37FC" w:rsidTr="002A37FC">
        <w:trPr>
          <w:trHeight w:val="396"/>
          <w:jc w:val="center"/>
          <w:trPrChange w:id="7592" w:author="JIE  SUN" w:date="2018-06-22T18:36:00Z">
            <w:trPr>
              <w:trHeight w:val="396"/>
              <w:jc w:val="center"/>
            </w:trPr>
          </w:trPrChange>
        </w:trPr>
        <w:tc>
          <w:tcPr>
            <w:tcW w:w="2582" w:type="dxa"/>
            <w:vAlign w:val="center"/>
            <w:tcPrChange w:id="7593" w:author="JIE  SUN" w:date="2018-06-22T18:36:00Z">
              <w:tcPr>
                <w:tcW w:w="1862" w:type="dxa"/>
                <w:vAlign w:val="center"/>
              </w:tcPr>
            </w:tcPrChange>
          </w:tcPr>
          <w:p w:rsidR="002A37FC" w:rsidRDefault="002A37FC" w:rsidP="002A37FC">
            <w:pPr>
              <w:jc w:val="center"/>
              <w:textAlignment w:val="center"/>
              <w:rPr>
                <w:ins w:id="7594" w:author="JIE  SUN" w:date="2018-06-22T18:35:00Z"/>
                <w:rFonts w:ascii="SimSun" w:eastAsia="SimSun" w:hAnsi="SimSun" w:cs="SimSun"/>
                <w:color w:val="000000"/>
                <w:sz w:val="22"/>
                <w:lang w:val="en-US" w:bidi="ar"/>
              </w:rPr>
            </w:pPr>
            <w:ins w:id="7595" w:author="JIE  SUN" w:date="2018-06-22T18:35:00Z">
              <w:r>
                <w:rPr>
                  <w:rFonts w:ascii="SimSun" w:eastAsia="SimSun" w:hAnsi="SimSun" w:cs="SimSun" w:hint="eastAsia"/>
                  <w:color w:val="000000"/>
                  <w:sz w:val="22"/>
                  <w:lang w:val="en-US" w:bidi="ar"/>
                </w:rPr>
                <w:t xml:space="preserve">Gyro </w:t>
              </w:r>
              <w:r>
                <w:rPr>
                  <w:rFonts w:ascii="SimSun" w:eastAsia="SimSun" w:hAnsi="SimSun" w:cs="SimSun"/>
                  <w:color w:val="000000"/>
                  <w:sz w:val="22"/>
                  <w:lang w:val="en-US" w:bidi="ar"/>
                </w:rPr>
                <w:t>testing angle</w:t>
              </w:r>
            </w:ins>
          </w:p>
        </w:tc>
        <w:tc>
          <w:tcPr>
            <w:tcW w:w="1961" w:type="dxa"/>
            <w:shd w:val="clear" w:color="auto" w:fill="auto"/>
            <w:vAlign w:val="center"/>
            <w:tcPrChange w:id="7596" w:author="JIE  SUN" w:date="2018-06-22T18:36:00Z">
              <w:tcPr>
                <w:tcW w:w="908"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Minimum</w:t>
            </w:r>
          </w:p>
        </w:tc>
        <w:tc>
          <w:tcPr>
            <w:tcW w:w="1701" w:type="dxa"/>
            <w:shd w:val="clear" w:color="auto" w:fill="auto"/>
            <w:vAlign w:val="center"/>
            <w:tcPrChange w:id="7597" w:author="JIE  SUN" w:date="2018-06-22T18:36:00Z">
              <w:tcPr>
                <w:tcW w:w="1650" w:type="dxa"/>
                <w:shd w:val="clear" w:color="auto" w:fill="auto"/>
                <w:vAlign w:val="center"/>
              </w:tcPr>
            </w:tcPrChange>
          </w:tcPr>
          <w:p w:rsidR="002A37FC" w:rsidRDefault="002A37FC" w:rsidP="002A37FC">
            <w:pPr>
              <w:jc w:val="center"/>
              <w:textAlignment w:val="center"/>
              <w:rPr>
                <w:rFonts w:ascii="SimSun" w:eastAsia="SimSun" w:hAnsi="SimSun" w:cs="SimSun"/>
                <w:color w:val="000000"/>
                <w:sz w:val="22"/>
              </w:rPr>
            </w:pPr>
            <w:r>
              <w:rPr>
                <w:rFonts w:ascii="SimSun" w:eastAsia="SimSun" w:hAnsi="SimSun" w:cs="SimSun" w:hint="eastAsia"/>
                <w:color w:val="000000"/>
                <w:sz w:val="22"/>
                <w:lang w:val="en-US" w:bidi="ar"/>
              </w:rPr>
              <w:t>Maximum</w:t>
            </w:r>
          </w:p>
        </w:tc>
      </w:tr>
      <w:tr w:rsidR="002A37FC" w:rsidTr="002A37FC">
        <w:trPr>
          <w:trHeight w:val="286"/>
          <w:jc w:val="center"/>
          <w:trPrChange w:id="7598" w:author="JIE  SUN" w:date="2018-06-22T18:36:00Z">
            <w:trPr>
              <w:trHeight w:val="286"/>
              <w:jc w:val="center"/>
            </w:trPr>
          </w:trPrChange>
        </w:trPr>
        <w:tc>
          <w:tcPr>
            <w:tcW w:w="2582" w:type="dxa"/>
            <w:vAlign w:val="center"/>
            <w:tcPrChange w:id="7599" w:author="JIE  SUN" w:date="2018-06-22T18:36:00Z">
              <w:tcPr>
                <w:tcW w:w="1862" w:type="dxa"/>
                <w:vAlign w:val="center"/>
              </w:tcPr>
            </w:tcPrChange>
          </w:tcPr>
          <w:p w:rsidR="002A37FC" w:rsidRDefault="002A37FC" w:rsidP="002A37FC">
            <w:pPr>
              <w:jc w:val="center"/>
              <w:textAlignment w:val="center"/>
              <w:rPr>
                <w:ins w:id="7600" w:author="JIE  SUN" w:date="2018-06-22T18:35:00Z"/>
                <w:rFonts w:ascii="SimSun" w:eastAsia="SimSun" w:hAnsi="SimSun" w:cs="SimSun"/>
                <w:color w:val="000000"/>
                <w:sz w:val="22"/>
                <w:lang w:val="en-US" w:bidi="ar"/>
              </w:rPr>
            </w:pPr>
            <w:ins w:id="7601" w:author="JIE  SUN" w:date="2018-06-22T18:35:00Z">
              <w:r>
                <w:rPr>
                  <w:rFonts w:ascii="SimSun" w:eastAsia="SimSun" w:hAnsi="SimSun" w:cs="SimSun" w:hint="eastAsia"/>
                  <w:color w:val="000000"/>
                  <w:sz w:val="22"/>
                  <w:lang w:val="en-US" w:bidi="ar"/>
                </w:rPr>
                <w:t>X-axis</w:t>
              </w:r>
              <w:r>
                <w:rPr>
                  <w:rFonts w:ascii="SimSun" w:eastAsia="SimSun" w:hAnsi="SimSun" w:cs="SimSun"/>
                  <w:color w:val="000000"/>
                  <w:sz w:val="22"/>
                  <w:lang w:val="en-US" w:bidi="ar"/>
                </w:rPr>
                <w:t xml:space="preserve"> </w:t>
              </w:r>
              <w:r>
                <w:rPr>
                  <w:rFonts w:ascii="SimSun" w:eastAsia="SimSun" w:hAnsi="SimSun" w:cs="SimSun" w:hint="eastAsia"/>
                  <w:color w:val="000000"/>
                  <w:sz w:val="22"/>
                  <w:lang w:val="en-US" w:bidi="ar"/>
                </w:rPr>
                <w:t>Sp</w:t>
              </w:r>
              <w:r>
                <w:rPr>
                  <w:rFonts w:ascii="SimSun" w:eastAsia="SimSun" w:hAnsi="SimSun" w:cs="SimSun"/>
                  <w:color w:val="000000"/>
                  <w:sz w:val="22"/>
                  <w:lang w:val="en-US" w:bidi="ar"/>
                </w:rPr>
                <w:t>inning Angle</w:t>
              </w:r>
            </w:ins>
          </w:p>
        </w:tc>
        <w:tc>
          <w:tcPr>
            <w:tcW w:w="1961" w:type="dxa"/>
            <w:shd w:val="clear" w:color="auto" w:fill="auto"/>
            <w:vAlign w:val="center"/>
            <w:tcPrChange w:id="7602"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03" w:author="JIE  SUN" w:date="2018-06-22T13:21:00Z">
              <w:r>
                <w:rPr>
                  <w:rFonts w:ascii="SimSun" w:eastAsia="SimSun" w:hAnsi="SimSun" w:cs="SimSun"/>
                  <w:color w:val="000000"/>
                  <w:sz w:val="22"/>
                  <w:lang w:val="en-US"/>
                </w:rPr>
                <w:t>50</w:t>
              </w:r>
            </w:ins>
            <w:del w:id="7604"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605"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06" w:author="JIE  SUN" w:date="2018-06-22T13:21:00Z">
              <w:r>
                <w:rPr>
                  <w:rFonts w:ascii="SimSun" w:eastAsia="SimSun" w:hAnsi="SimSun" w:cs="SimSun"/>
                  <w:color w:val="000000"/>
                  <w:sz w:val="22"/>
                  <w:lang w:val="en-US"/>
                </w:rPr>
                <w:t>50</w:t>
              </w:r>
            </w:ins>
            <w:del w:id="7607"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608" w:author="JIE  SUN" w:date="2018-06-22T18:36:00Z">
            <w:trPr>
              <w:trHeight w:val="286"/>
              <w:jc w:val="center"/>
            </w:trPr>
          </w:trPrChange>
        </w:trPr>
        <w:tc>
          <w:tcPr>
            <w:tcW w:w="2582" w:type="dxa"/>
            <w:vAlign w:val="center"/>
            <w:tcPrChange w:id="7609" w:author="JIE  SUN" w:date="2018-06-22T18:36:00Z">
              <w:tcPr>
                <w:tcW w:w="1862" w:type="dxa"/>
                <w:vAlign w:val="center"/>
              </w:tcPr>
            </w:tcPrChange>
          </w:tcPr>
          <w:p w:rsidR="002A37FC" w:rsidRDefault="002A37FC">
            <w:pPr>
              <w:textAlignment w:val="center"/>
              <w:rPr>
                <w:ins w:id="7610" w:author="JIE  SUN" w:date="2018-06-22T18:35:00Z"/>
                <w:rFonts w:ascii="SimSun" w:eastAsia="SimSun" w:hAnsi="SimSun" w:cs="SimSun"/>
                <w:color w:val="000000"/>
                <w:sz w:val="22"/>
                <w:lang w:val="en-US" w:bidi="ar"/>
              </w:rPr>
              <w:pPrChange w:id="7611" w:author="JIE  SUN" w:date="2018-06-22T18:36:00Z">
                <w:pPr>
                  <w:jc w:val="center"/>
                  <w:textAlignment w:val="center"/>
                </w:pPr>
              </w:pPrChange>
            </w:pPr>
            <w:ins w:id="7612" w:author="JIE  SUN" w:date="2018-06-22T18:35:00Z">
              <w:r>
                <w:rPr>
                  <w:rFonts w:ascii="SimSun" w:eastAsia="SimSun" w:hAnsi="SimSun" w:cs="SimSun" w:hint="eastAsia"/>
                  <w:color w:val="000000"/>
                  <w:sz w:val="22"/>
                  <w:lang w:val="en-US" w:bidi="ar"/>
                </w:rPr>
                <w:t>Y-aixs</w:t>
              </w:r>
              <w:r>
                <w:rPr>
                  <w:rFonts w:ascii="SimSun" w:eastAsia="SimSun" w:hAnsi="SimSun" w:cs="SimSun"/>
                  <w:color w:val="000000"/>
                  <w:sz w:val="22"/>
                  <w:lang w:val="en-US" w:bidi="ar"/>
                </w:rPr>
                <w:t xml:space="preserve"> Spinning Angle</w:t>
              </w:r>
            </w:ins>
          </w:p>
        </w:tc>
        <w:tc>
          <w:tcPr>
            <w:tcW w:w="1961" w:type="dxa"/>
            <w:shd w:val="clear" w:color="auto" w:fill="auto"/>
            <w:vAlign w:val="center"/>
            <w:tcPrChange w:id="7613"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14" w:author="JIE  SUN" w:date="2018-06-22T13:21:00Z">
              <w:r>
                <w:rPr>
                  <w:rFonts w:ascii="SimSun" w:eastAsia="SimSun" w:hAnsi="SimSun" w:cs="SimSun"/>
                  <w:color w:val="000000"/>
                  <w:sz w:val="22"/>
                  <w:lang w:val="en-US"/>
                </w:rPr>
                <w:t>50</w:t>
              </w:r>
            </w:ins>
            <w:del w:id="7615"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c>
          <w:tcPr>
            <w:tcW w:w="1701" w:type="dxa"/>
            <w:shd w:val="clear" w:color="auto" w:fill="auto"/>
            <w:vAlign w:val="center"/>
            <w:tcPrChange w:id="7616"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17" w:author="JIE  SUN" w:date="2018-06-22T13:21:00Z">
              <w:r>
                <w:rPr>
                  <w:rFonts w:ascii="SimSun" w:eastAsia="SimSun" w:hAnsi="SimSun" w:cs="SimSun"/>
                  <w:color w:val="000000"/>
                  <w:sz w:val="22"/>
                  <w:lang w:val="en-US"/>
                </w:rPr>
                <w:t>50</w:t>
              </w:r>
            </w:ins>
            <w:del w:id="7618" w:author="JIE  SUN" w:date="2018-06-22T13:21:00Z">
              <w:r w:rsidDel="00865089">
                <w:rPr>
                  <w:rFonts w:ascii="SimSun" w:eastAsia="SimSun" w:hAnsi="SimSun" w:cs="SimSun" w:hint="eastAsia"/>
                  <w:color w:val="000000"/>
                  <w:sz w:val="22"/>
                  <w:lang w:val="en-US"/>
                </w:rPr>
                <w:delText>10</w:delText>
              </w:r>
            </w:del>
            <w:r>
              <w:rPr>
                <w:rFonts w:ascii="SimSun" w:eastAsia="SimSun" w:hAnsi="SimSun" w:cs="SimSun" w:hint="eastAsia"/>
                <w:color w:val="000000"/>
                <w:sz w:val="22"/>
                <w:lang w:val="en-US"/>
              </w:rPr>
              <w:t>°</w:t>
            </w:r>
          </w:p>
        </w:tc>
      </w:tr>
      <w:tr w:rsidR="002A37FC" w:rsidTr="002A37FC">
        <w:trPr>
          <w:trHeight w:val="286"/>
          <w:jc w:val="center"/>
          <w:trPrChange w:id="7619" w:author="JIE  SUN" w:date="2018-06-22T18:36:00Z">
            <w:trPr>
              <w:trHeight w:val="286"/>
              <w:jc w:val="center"/>
            </w:trPr>
          </w:trPrChange>
        </w:trPr>
        <w:tc>
          <w:tcPr>
            <w:tcW w:w="2582" w:type="dxa"/>
            <w:vAlign w:val="center"/>
            <w:tcPrChange w:id="7620" w:author="JIE  SUN" w:date="2018-06-22T18:36:00Z">
              <w:tcPr>
                <w:tcW w:w="1862" w:type="dxa"/>
                <w:vAlign w:val="center"/>
              </w:tcPr>
            </w:tcPrChange>
          </w:tcPr>
          <w:p w:rsidR="002A37FC" w:rsidRDefault="002A37FC" w:rsidP="002A37FC">
            <w:pPr>
              <w:jc w:val="center"/>
              <w:textAlignment w:val="center"/>
              <w:rPr>
                <w:ins w:id="7621" w:author="JIE  SUN" w:date="2018-06-22T18:35:00Z"/>
                <w:rFonts w:ascii="SimSun" w:eastAsia="SimSun" w:hAnsi="SimSun" w:cs="SimSun"/>
                <w:color w:val="000000"/>
                <w:sz w:val="22"/>
                <w:lang w:val="en-US" w:bidi="ar"/>
              </w:rPr>
            </w:pPr>
            <w:ins w:id="7622" w:author="JIE  SUN" w:date="2018-06-22T18:35:00Z">
              <w:r>
                <w:rPr>
                  <w:rFonts w:ascii="SimSun" w:eastAsia="SimSun" w:hAnsi="SimSun" w:cs="SimSun" w:hint="eastAsia"/>
                  <w:color w:val="000000"/>
                  <w:sz w:val="22"/>
                  <w:lang w:val="en-US" w:bidi="ar"/>
                </w:rPr>
                <w:t>Z-aixs</w:t>
              </w:r>
              <w:r>
                <w:rPr>
                  <w:rFonts w:ascii="SimSun" w:eastAsia="SimSun" w:hAnsi="SimSun" w:cs="SimSun"/>
                  <w:color w:val="000000"/>
                  <w:sz w:val="22"/>
                  <w:lang w:val="en-US" w:bidi="ar"/>
                </w:rPr>
                <w:t xml:space="preserve"> Spining Angle</w:t>
              </w:r>
            </w:ins>
          </w:p>
        </w:tc>
        <w:tc>
          <w:tcPr>
            <w:tcW w:w="1961" w:type="dxa"/>
            <w:shd w:val="clear" w:color="auto" w:fill="auto"/>
            <w:vAlign w:val="center"/>
            <w:tcPrChange w:id="7623" w:author="JIE  SUN" w:date="2018-06-22T18:36:00Z">
              <w:tcPr>
                <w:tcW w:w="908"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r>
              <w:rPr>
                <w:rFonts w:ascii="SimSun" w:eastAsia="SimSun" w:hAnsi="SimSun" w:cs="SimSun" w:hint="eastAsia"/>
                <w:color w:val="000000"/>
                <w:sz w:val="22"/>
                <w:lang w:val="en-US"/>
              </w:rPr>
              <w:t>-</w:t>
            </w:r>
            <w:ins w:id="7624" w:author="JIE  SUN" w:date="2018-06-22T13:21:00Z">
              <w:r>
                <w:rPr>
                  <w:rFonts w:ascii="SimSun" w:eastAsia="SimSun" w:hAnsi="SimSun" w:cs="SimSun"/>
                  <w:color w:val="000000"/>
                  <w:sz w:val="22"/>
                  <w:lang w:val="en-US"/>
                </w:rPr>
                <w:t>150</w:t>
              </w:r>
            </w:ins>
            <w:del w:id="7625"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c>
          <w:tcPr>
            <w:tcW w:w="1701" w:type="dxa"/>
            <w:shd w:val="clear" w:color="auto" w:fill="auto"/>
            <w:vAlign w:val="center"/>
            <w:tcPrChange w:id="7626" w:author="JIE  SUN" w:date="2018-06-22T18:36:00Z">
              <w:tcPr>
                <w:tcW w:w="1650" w:type="dxa"/>
                <w:shd w:val="clear" w:color="auto" w:fill="auto"/>
                <w:vAlign w:val="center"/>
              </w:tcPr>
            </w:tcPrChange>
          </w:tcPr>
          <w:p w:rsidR="002A37FC" w:rsidRDefault="002A37FC" w:rsidP="002A37FC">
            <w:pPr>
              <w:jc w:val="center"/>
              <w:rPr>
                <w:rFonts w:ascii="SimSun" w:eastAsia="SimSun" w:hAnsi="SimSun" w:cs="SimSun"/>
                <w:color w:val="000000"/>
                <w:sz w:val="22"/>
                <w:lang w:val="en-US"/>
              </w:rPr>
            </w:pPr>
            <w:ins w:id="7627" w:author="JIE  SUN" w:date="2018-06-22T13:21:00Z">
              <w:r>
                <w:rPr>
                  <w:rFonts w:ascii="SimSun" w:eastAsia="SimSun" w:hAnsi="SimSun" w:cs="SimSun"/>
                  <w:color w:val="000000"/>
                  <w:sz w:val="22"/>
                  <w:lang w:val="en-US"/>
                </w:rPr>
                <w:t>150</w:t>
              </w:r>
            </w:ins>
            <w:del w:id="7628" w:author="JIE  SUN" w:date="2018-06-22T13:21:00Z">
              <w:r w:rsidDel="00865089">
                <w:rPr>
                  <w:rFonts w:ascii="SimSun" w:eastAsia="SimSun" w:hAnsi="SimSun" w:cs="SimSun" w:hint="eastAsia"/>
                  <w:color w:val="000000"/>
                  <w:sz w:val="22"/>
                  <w:lang w:val="en-US"/>
                </w:rPr>
                <w:delText>30</w:delText>
              </w:r>
            </w:del>
            <w:r>
              <w:rPr>
                <w:rFonts w:ascii="SimSun" w:eastAsia="SimSun" w:hAnsi="SimSun" w:cs="SimSun" w:hint="eastAsia"/>
                <w:color w:val="000000"/>
                <w:sz w:val="22"/>
                <w:lang w:val="en-US"/>
              </w:rPr>
              <w:t>°</w:t>
            </w:r>
          </w:p>
        </w:tc>
      </w:tr>
    </w:tbl>
    <w:p w:rsidR="00CC71BA" w:rsidRDefault="00CC71BA" w:rsidP="00CC71BA">
      <w:pPr>
        <w:rPr>
          <w:ins w:id="7629" w:author="JIE  SUN" w:date="2018-06-22T20:46:00Z"/>
        </w:rPr>
      </w:pPr>
      <w:ins w:id="7630"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w:t>
        </w:r>
        <w:r w:rsidRPr="00B056CD">
          <w:rPr>
            <w:rFonts w:ascii="NSimSun" w:eastAsia="NSimSun" w:hAnsi="Times New Roman" w:cs="NSimSun"/>
            <w:color w:val="000000" w:themeColor="text1"/>
            <w:sz w:val="19"/>
            <w:szCs w:val="19"/>
          </w:rPr>
          <w:t>].gyro_x[0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w:t>
        </w:r>
        <w:r w:rsidRPr="00B056CD">
          <w:rPr>
            <w:rFonts w:ascii="NSimSun" w:eastAsia="NSimSun" w:hAnsi="Times New Roman" w:cs="NSimSun"/>
            <w:color w:val="000000" w:themeColor="text1"/>
            <w:sz w:val="19"/>
            <w:szCs w:val="19"/>
          </w:rPr>
          <w:t>].gyro_x[1]</w:t>
        </w:r>
        <w:r>
          <w:rPr>
            <w:rFonts w:ascii="NSimSun" w:eastAsia="NSimSun" w:hAnsi="Times New Roman" w:cs="NSimSun"/>
            <w:color w:val="000000" w:themeColor="text1"/>
            <w:sz w:val="19"/>
            <w:szCs w:val="19"/>
          </w:rPr>
          <w:t xml:space="preserve"> </w:t>
        </w:r>
        <w:r w:rsidRPr="00B056CD">
          <w:t>represent the threshold data</w:t>
        </w:r>
        <w:r>
          <w:t xml:space="preserve"> of spinning angle with X-axis.</w:t>
        </w:r>
      </w:ins>
    </w:p>
    <w:p w:rsidR="00CC71BA" w:rsidRDefault="00CC71BA" w:rsidP="00CC71BA">
      <w:pPr>
        <w:rPr>
          <w:ins w:id="7631" w:author="JIE  SUN" w:date="2018-06-22T20:46:00Z"/>
        </w:rPr>
      </w:pPr>
      <w:ins w:id="7632"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1].gyro_y</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action_123[1].gyro_y</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w:t>
        </w:r>
        <w:r>
          <w:rPr>
            <w:rFonts w:hint="eastAsia"/>
          </w:rPr>
          <w:t>Y</w:t>
        </w:r>
        <w:r>
          <w:t>-axis.</w:t>
        </w:r>
      </w:ins>
    </w:p>
    <w:p w:rsidR="00CC71BA" w:rsidRDefault="00CC71BA" w:rsidP="00CC71BA">
      <w:pPr>
        <w:rPr>
          <w:ins w:id="7633" w:author="JIE  SUN" w:date="2018-06-22T20:46:00Z"/>
        </w:rPr>
      </w:pPr>
      <w:ins w:id="7634" w:author="JIE  SUN" w:date="2018-06-22T20:46:00Z">
        <w:r w:rsidRPr="00B056CD">
          <w:rPr>
            <w:rFonts w:ascii="NSimSun" w:eastAsia="NSimSun" w:hAnsi="Times New Roman" w:cs="NSimSun"/>
            <w:color w:val="000000" w:themeColor="text1"/>
            <w:sz w:val="19"/>
            <w:szCs w:val="19"/>
          </w:rPr>
          <w:t>action_123[</w:t>
        </w:r>
        <w:r>
          <w:rPr>
            <w:rFonts w:ascii="NSimSun" w:eastAsia="NSimSun" w:hAnsi="Times New Roman" w:cs="NSimSun"/>
            <w:color w:val="000000" w:themeColor="text1"/>
            <w:sz w:val="19"/>
            <w:szCs w:val="19"/>
          </w:rPr>
          <w:t>1].gyro_</w:t>
        </w:r>
        <w:r>
          <w:rPr>
            <w:rFonts w:ascii="NSimSun" w:eastAsia="NSimSun" w:hAnsi="Times New Roman" w:cs="NSimSun" w:hint="eastAsia"/>
            <w:color w:val="000000" w:themeColor="text1"/>
            <w:sz w:val="19"/>
            <w:szCs w:val="19"/>
          </w:rPr>
          <w:t>z</w:t>
        </w:r>
        <w:r w:rsidRPr="00B056CD">
          <w:rPr>
            <w:rFonts w:ascii="NSimSun" w:eastAsia="NSimSun" w:hAnsi="Times New Roman" w:cs="NSimSun"/>
            <w:color w:val="000000" w:themeColor="text1"/>
            <w:sz w:val="19"/>
            <w:szCs w:val="19"/>
          </w:rPr>
          <w:t>[0</w:t>
        </w:r>
        <w:r>
          <w:rPr>
            <w:rFonts w:ascii="NSimSun" w:eastAsia="NSimSun" w:hAnsi="Times New Roman" w:cs="NSimSun"/>
            <w:color w:val="000000" w:themeColor="text1"/>
            <w:sz w:val="19"/>
            <w:szCs w:val="19"/>
          </w:rPr>
          <w:t xml:space="preserve">] </w:t>
        </w:r>
        <w:r w:rsidRPr="00B056CD">
          <w:rPr>
            <w:rFonts w:hint="eastAsia"/>
          </w:rPr>
          <w:t>and</w:t>
        </w:r>
        <w:r>
          <w:rPr>
            <w:rFonts w:ascii="NSimSun" w:eastAsia="NSimSun" w:hAnsi="Times New Roman" w:cs="NSimSun"/>
            <w:color w:val="000000" w:themeColor="text1"/>
            <w:sz w:val="19"/>
            <w:szCs w:val="19"/>
          </w:rPr>
          <w:t xml:space="preserve"> action_123[1].gyro_z</w:t>
        </w:r>
        <w:r w:rsidRPr="00B056CD">
          <w:rPr>
            <w:rFonts w:ascii="NSimSun" w:eastAsia="NSimSun" w:hAnsi="Times New Roman" w:cs="NSimSun"/>
            <w:color w:val="000000" w:themeColor="text1"/>
            <w:sz w:val="19"/>
            <w:szCs w:val="19"/>
          </w:rPr>
          <w:t>[1]</w:t>
        </w:r>
        <w:r>
          <w:rPr>
            <w:rFonts w:ascii="NSimSun" w:eastAsia="NSimSun" w:hAnsi="Times New Roman" w:cs="NSimSun"/>
            <w:color w:val="000000" w:themeColor="text1"/>
            <w:sz w:val="19"/>
            <w:szCs w:val="19"/>
          </w:rPr>
          <w:t xml:space="preserve"> </w:t>
        </w:r>
        <w:r w:rsidRPr="00B056CD">
          <w:t>represent the threshold data</w:t>
        </w:r>
        <w:r>
          <w:t xml:space="preserve"> of spinning angle with Z-axis.</w:t>
        </w:r>
      </w:ins>
    </w:p>
    <w:p w:rsidR="00CC71BA" w:rsidRPr="00B056CD" w:rsidRDefault="00CC71BA" w:rsidP="00CC71BA">
      <w:pPr>
        <w:autoSpaceDE w:val="0"/>
        <w:autoSpaceDN w:val="0"/>
        <w:adjustRightInd w:val="0"/>
        <w:spacing w:after="0"/>
        <w:rPr>
          <w:ins w:id="7635" w:author="JIE  SUN" w:date="2018-06-22T20:46:00Z"/>
          <w:rFonts w:ascii="NSimSun" w:eastAsia="NSimSun" w:hAnsi="Times New Roman" w:cs="NSimSun"/>
          <w:color w:val="000000" w:themeColor="text1"/>
          <w:sz w:val="19"/>
          <w:szCs w:val="19"/>
        </w:rPr>
      </w:pPr>
      <w:ins w:id="7636" w:author="JIE  SUN" w:date="2018-06-22T20:46:00Z">
        <w:r w:rsidRPr="00B056CD">
          <w:rPr>
            <w:rFonts w:ascii="NSimSun" w:eastAsia="NSimSun" w:hAnsi="Times New Roman" w:cs="NSimSun"/>
            <w:color w:val="000000" w:themeColor="text1"/>
            <w:sz w:val="19"/>
            <w:szCs w:val="19"/>
          </w:rPr>
          <w:t>if (Gyro.G_angle_x &gt; action_123[0].gyro_x[1] || Gyro.G_angle_x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].gyro_x[0])</w:t>
        </w:r>
      </w:ins>
    </w:p>
    <w:p w:rsidR="00CC71BA" w:rsidRPr="00B056CD" w:rsidRDefault="00CC71BA" w:rsidP="00CC71BA">
      <w:pPr>
        <w:autoSpaceDE w:val="0"/>
        <w:autoSpaceDN w:val="0"/>
        <w:adjustRightInd w:val="0"/>
        <w:spacing w:after="0"/>
        <w:rPr>
          <w:ins w:id="7637" w:author="JIE  SUN" w:date="2018-06-22T20:46:00Z"/>
          <w:rFonts w:ascii="NSimSun" w:eastAsia="NSimSun" w:hAnsi="Times New Roman" w:cs="NSimSun"/>
          <w:color w:val="000000" w:themeColor="text1"/>
          <w:sz w:val="19"/>
          <w:szCs w:val="19"/>
        </w:rPr>
      </w:pPr>
      <w:ins w:id="7638"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639" w:author="JIE  SUN" w:date="2018-06-22T20:46:00Z"/>
          <w:rFonts w:ascii="NSimSun" w:eastAsia="NSimSun" w:hAnsi="Times New Roman" w:cs="NSimSun"/>
          <w:color w:val="000000" w:themeColor="text1"/>
          <w:sz w:val="19"/>
          <w:szCs w:val="19"/>
        </w:rPr>
      </w:pPr>
      <w:ins w:id="7640" w:author="JIE  SUN" w:date="2018-06-22T20:46:00Z">
        <w:r w:rsidRPr="00B056CD">
          <w:rPr>
            <w:rFonts w:ascii="NSimSun" w:eastAsia="NSimSun" w:hAnsi="Times New Roman" w:cs="NSimSun"/>
            <w:color w:val="000000" w:themeColor="text1"/>
            <w:sz w:val="19"/>
            <w:szCs w:val="19"/>
          </w:rPr>
          <w:t>if (Gyro.G_angle_y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].gyro_y[1] || Gyro.G_angle_y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].gyro_y[0])</w:t>
        </w:r>
      </w:ins>
    </w:p>
    <w:p w:rsidR="00CC71BA" w:rsidRPr="00B056CD" w:rsidRDefault="00CC71BA" w:rsidP="00CC71BA">
      <w:pPr>
        <w:autoSpaceDE w:val="0"/>
        <w:autoSpaceDN w:val="0"/>
        <w:adjustRightInd w:val="0"/>
        <w:spacing w:after="0"/>
        <w:rPr>
          <w:ins w:id="7641" w:author="JIE  SUN" w:date="2018-06-22T20:46:00Z"/>
          <w:rFonts w:ascii="NSimSun" w:eastAsia="NSimSun" w:hAnsi="Times New Roman" w:cs="NSimSun"/>
          <w:color w:val="000000" w:themeColor="text1"/>
          <w:sz w:val="19"/>
          <w:szCs w:val="19"/>
        </w:rPr>
      </w:pPr>
      <w:ins w:id="7642"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ins>
    </w:p>
    <w:p w:rsidR="00CC71BA" w:rsidRPr="00B056CD" w:rsidRDefault="00CC71BA" w:rsidP="00CC71BA">
      <w:pPr>
        <w:autoSpaceDE w:val="0"/>
        <w:autoSpaceDN w:val="0"/>
        <w:adjustRightInd w:val="0"/>
        <w:spacing w:after="0"/>
        <w:rPr>
          <w:ins w:id="7643" w:author="JIE  SUN" w:date="2018-06-22T20:46:00Z"/>
          <w:rFonts w:ascii="NSimSun" w:eastAsia="NSimSun" w:hAnsi="Times New Roman" w:cs="NSimSun"/>
          <w:color w:val="000000" w:themeColor="text1"/>
          <w:sz w:val="19"/>
          <w:szCs w:val="19"/>
        </w:rPr>
      </w:pPr>
      <w:ins w:id="7644" w:author="JIE  SUN" w:date="2018-06-22T20:46:00Z">
        <w:r w:rsidRPr="00B056CD">
          <w:rPr>
            <w:rFonts w:ascii="NSimSun" w:eastAsia="NSimSun" w:hAnsi="Times New Roman" w:cs="NSimSun"/>
            <w:color w:val="000000" w:themeColor="text1"/>
            <w:sz w:val="19"/>
            <w:szCs w:val="19"/>
          </w:rPr>
          <w:t>if (Gyro.G_angle_z &gt;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].gyro_z[1] || Gyro.G_angle_z &lt; action_123[</w:t>
        </w:r>
        <w:r>
          <w:rPr>
            <w:rFonts w:ascii="NSimSun" w:eastAsia="NSimSun" w:hAnsi="Times New Roman" w:cs="NSimSun"/>
            <w:color w:val="000000" w:themeColor="text1"/>
            <w:sz w:val="19"/>
            <w:szCs w:val="19"/>
          </w:rPr>
          <w:t>0</w:t>
        </w:r>
        <w:r w:rsidRPr="00B056CD">
          <w:rPr>
            <w:rFonts w:ascii="NSimSun" w:eastAsia="NSimSun" w:hAnsi="Times New Roman" w:cs="NSimSun"/>
            <w:color w:val="000000" w:themeColor="text1"/>
            <w:sz w:val="19"/>
            <w:szCs w:val="19"/>
          </w:rPr>
          <w:t>].gyro_z[0])</w:t>
        </w:r>
      </w:ins>
    </w:p>
    <w:p w:rsidR="00CC71BA" w:rsidRPr="00B056CD" w:rsidRDefault="00CC71BA" w:rsidP="00CC71BA">
      <w:pPr>
        <w:rPr>
          <w:ins w:id="7645" w:author="JIE  SUN" w:date="2018-06-22T20:46:00Z"/>
          <w:color w:val="000000" w:themeColor="text1"/>
        </w:rPr>
      </w:pPr>
      <w:ins w:id="7646" w:author="JIE  SUN" w:date="2018-06-22T20:46:00Z">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r>
        <w:r w:rsidRPr="00B056CD">
          <w:rPr>
            <w:rFonts w:ascii="NSimSun" w:eastAsia="NSimSun" w:hAnsi="Times New Roman" w:cs="NSimSun"/>
            <w:color w:val="000000" w:themeColor="text1"/>
            <w:sz w:val="19"/>
            <w:szCs w:val="19"/>
          </w:rPr>
          <w:tab/>
          <w:t>continue;</w:t>
        </w:r>
        <w:r w:rsidRPr="00B056CD">
          <w:rPr>
            <w:color w:val="000000" w:themeColor="text1"/>
          </w:rPr>
          <w:t xml:space="preserve"> </w:t>
        </w:r>
      </w:ins>
    </w:p>
    <w:p w:rsidR="0087014B" w:rsidRDefault="0087014B">
      <w:pPr>
        <w:pStyle w:val="Caption"/>
        <w:rPr>
          <w:del w:id="7647" w:author="像个男人一样" w:date="2018-03-22T11:48:00Z"/>
          <w:lang w:val="en-US"/>
        </w:rPr>
        <w:pPrChange w:id="7648" w:author="像个男人一样" w:date="2018-03-21T02:23:00Z">
          <w:pPr/>
        </w:pPrChange>
      </w:pPr>
    </w:p>
    <w:p w:rsidR="0087014B" w:rsidRDefault="0087014B">
      <w:pPr>
        <w:rPr>
          <w:ins w:id="7649" w:author="像个男人一样" w:date="2018-03-22T11:48:00Z"/>
        </w:rPr>
      </w:pPr>
    </w:p>
    <w:p w:rsidR="0087014B" w:rsidRDefault="00983345">
      <w:pPr>
        <w:jc w:val="center"/>
        <w:rPr>
          <w:ins w:id="7650" w:author="像个男人一样" w:date="2018-03-21T02:28:00Z"/>
        </w:rPr>
        <w:pPrChange w:id="7651" w:author="jie sun" w:date="2018-04-16T21:42:00Z">
          <w:pPr/>
        </w:pPrChange>
      </w:pPr>
      <w:ins w:id="7652" w:author="JIE  SUN" w:date="2018-06-22T13:59:00Z">
        <w:r>
          <w:rPr>
            <w:noProof/>
          </w:rPr>
          <w:drawing>
            <wp:inline distT="0" distB="0" distL="0" distR="0" wp14:anchorId="1CD9E432" wp14:editId="1456B1A7">
              <wp:extent cx="4572000" cy="2743200"/>
              <wp:effectExtent l="0" t="0" r="0" b="0"/>
              <wp:docPr id="74" name="Chart 7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ins>
      <w:del w:id="7653" w:author="JIE  SUN" w:date="2018-06-22T13:59:00Z">
        <w:r w:rsidR="00D5184D" w:rsidDel="00983345">
          <w:rPr>
            <w:noProof/>
          </w:rPr>
          <w:drawing>
            <wp:inline distT="0" distB="0" distL="114300" distR="114300">
              <wp:extent cx="4572000" cy="2743200"/>
              <wp:effectExtent l="0" t="0" r="0" b="0"/>
              <wp:docPr id="44"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del>
    </w:p>
    <w:p w:rsidR="0087014B" w:rsidRDefault="00D5184D">
      <w:pPr>
        <w:pStyle w:val="Caption"/>
        <w:jc w:val="center"/>
        <w:rPr>
          <w:ins w:id="7654" w:author="像个男人一样" w:date="2018-03-22T11:48:00Z"/>
        </w:rPr>
        <w:pPrChange w:id="7655" w:author="jie sun" w:date="2018-04-16T21:42:00Z">
          <w:pPr/>
        </w:pPrChange>
      </w:pPr>
      <w:bookmarkStart w:id="7656" w:name="_Toc511906355"/>
      <w:ins w:id="7657" w:author="像个男人一样" w:date="2018-03-21T02:30:00Z">
        <w:r>
          <w:t xml:space="preserve">Figure </w:t>
        </w:r>
      </w:ins>
      <w:ins w:id="7658" w:author="JIE  SUN" w:date="2018-06-21T13:36:00Z">
        <w:r w:rsidR="00A64E7B">
          <w:fldChar w:fldCharType="begin"/>
        </w:r>
        <w:r w:rsidR="00A64E7B">
          <w:instrText xml:space="preserve"> STYLEREF 1 \s </w:instrText>
        </w:r>
      </w:ins>
      <w:r w:rsidR="00A64E7B">
        <w:fldChar w:fldCharType="separate"/>
      </w:r>
      <w:r w:rsidR="00A64E7B">
        <w:rPr>
          <w:noProof/>
        </w:rPr>
        <w:t>4</w:t>
      </w:r>
      <w:ins w:id="765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7660" w:author="JIE  SUN" w:date="2018-06-21T13:36:00Z">
        <w:r w:rsidR="00A64E7B">
          <w:rPr>
            <w:noProof/>
          </w:rPr>
          <w:t>15</w:t>
        </w:r>
        <w:r w:rsidR="00A64E7B">
          <w:fldChar w:fldCharType="end"/>
        </w:r>
      </w:ins>
      <w:ins w:id="7661" w:author="jie sun" w:date="2018-04-19T13:00:00Z">
        <w:del w:id="7662" w:author="JIE  SUN" w:date="2018-06-21T13:34:00Z">
          <w:r w:rsidR="00083FE7" w:rsidDel="00A64E7B">
            <w:fldChar w:fldCharType="begin"/>
          </w:r>
          <w:r w:rsidR="00083FE7" w:rsidDel="00A64E7B">
            <w:delInstrText xml:space="preserve"> STYLEREF 1 \s </w:delInstrText>
          </w:r>
        </w:del>
      </w:ins>
      <w:del w:id="7663" w:author="JIE  SUN" w:date="2018-06-21T13:34:00Z">
        <w:r w:rsidR="00083FE7" w:rsidDel="00A64E7B">
          <w:fldChar w:fldCharType="separate"/>
        </w:r>
        <w:r w:rsidR="00083FE7" w:rsidDel="00A64E7B">
          <w:rPr>
            <w:noProof/>
          </w:rPr>
          <w:delText>4</w:delText>
        </w:r>
      </w:del>
      <w:ins w:id="7664" w:author="jie sun" w:date="2018-04-19T13:00:00Z">
        <w:del w:id="766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7666" w:author="JIE  SUN" w:date="2018-06-21T13:34:00Z">
        <w:r w:rsidR="00083FE7" w:rsidDel="00A64E7B">
          <w:fldChar w:fldCharType="separate"/>
        </w:r>
      </w:del>
      <w:ins w:id="7667" w:author="jie sun" w:date="2018-04-19T13:00:00Z">
        <w:del w:id="7668" w:author="JIE  SUN" w:date="2018-06-21T13:34:00Z">
          <w:r w:rsidR="00083FE7" w:rsidDel="00A64E7B">
            <w:rPr>
              <w:noProof/>
            </w:rPr>
            <w:delText>14</w:delText>
          </w:r>
          <w:r w:rsidR="00083FE7" w:rsidDel="00A64E7B">
            <w:fldChar w:fldCharType="end"/>
          </w:r>
        </w:del>
      </w:ins>
      <w:ins w:id="7669" w:author="像个男人一样" w:date="2018-03-21T02:30:00Z">
        <w:del w:id="7670" w:author="jie sun" w:date="2018-04-10T21:45:00Z">
          <w:r w:rsidDel="00454521">
            <w:fldChar w:fldCharType="begin"/>
          </w:r>
          <w:r w:rsidDel="00454521">
            <w:delInstrText xml:space="preserve"> STYLEREF 1 \s </w:delInstrText>
          </w:r>
          <w:r w:rsidDel="00454521">
            <w:fldChar w:fldCharType="separate"/>
          </w:r>
          <w:r w:rsidDel="00454521">
            <w:delText>4</w:delText>
          </w:r>
          <w:r w:rsidDel="00454521">
            <w:fldChar w:fldCharType="end"/>
          </w:r>
          <w:r w:rsidDel="00454521">
            <w:rPr>
              <w:rFonts w:hint="eastAsia"/>
            </w:rPr>
            <w:delText>.</w:delText>
          </w:r>
          <w:r w:rsidDel="00454521">
            <w:fldChar w:fldCharType="begin"/>
          </w:r>
          <w:r w:rsidDel="00454521">
            <w:delInstrText xml:space="preserve"> SEQ Figure \* ARABIC \s 1 </w:delInstrText>
          </w:r>
          <w:r w:rsidDel="00454521">
            <w:fldChar w:fldCharType="separate"/>
          </w:r>
        </w:del>
      </w:ins>
      <w:ins w:id="7671" w:author="像个男人一样" w:date="2018-03-22T11:51:00Z">
        <w:del w:id="7672" w:author="jie sun" w:date="2018-04-10T21:45:00Z">
          <w:r w:rsidDel="00454521">
            <w:delText>13</w:delText>
          </w:r>
        </w:del>
      </w:ins>
      <w:ins w:id="7673" w:author="像个男人一样" w:date="2018-03-21T02:30:00Z">
        <w:del w:id="7674" w:author="jie sun" w:date="2018-04-10T21:45:00Z">
          <w:r w:rsidDel="00454521">
            <w:fldChar w:fldCharType="end"/>
          </w:r>
        </w:del>
        <w:bookmarkStart w:id="7675" w:name="_Toc11542"/>
        <w:bookmarkStart w:id="7676" w:name="_Toc6434"/>
        <w:bookmarkStart w:id="7677" w:name="_Toc25122"/>
        <w:bookmarkStart w:id="7678" w:name="_Toc24221"/>
        <w:bookmarkStart w:id="7679" w:name="_Toc1741"/>
        <w:bookmarkStart w:id="7680" w:name="_Toc19022"/>
        <w:bookmarkStart w:id="7681" w:name="_Toc30918"/>
        <w:bookmarkStart w:id="7682" w:name="_Toc2556"/>
        <w:bookmarkStart w:id="7683" w:name="_Toc10130"/>
        <w:bookmarkStart w:id="7684" w:name="_Toc24890"/>
        <w:bookmarkStart w:id="7685" w:name="_Toc23208"/>
        <w:bookmarkStart w:id="7686" w:name="_Toc27905"/>
        <w:bookmarkStart w:id="7687" w:name="_Toc28570"/>
        <w:bookmarkStart w:id="7688" w:name="_Toc2598"/>
        <w:bookmarkStart w:id="7689" w:name="_Toc6189"/>
        <w:bookmarkStart w:id="7690" w:name="_Toc28452"/>
        <w:bookmarkStart w:id="7691" w:name="_Toc1305"/>
        <w:bookmarkStart w:id="7692" w:name="_Toc31051"/>
        <w:bookmarkStart w:id="7693" w:name="_Toc25729"/>
        <w:bookmarkStart w:id="7694" w:name="_Toc31728"/>
        <w:bookmarkStart w:id="7695" w:name="_Toc12381"/>
        <w:bookmarkStart w:id="7696" w:name="_Toc1781"/>
        <w:bookmarkStart w:id="7697" w:name="_Toc7718"/>
        <w:bookmarkStart w:id="7698" w:name="_Toc4101"/>
        <w:bookmarkStart w:id="7699" w:name="_Toc20570"/>
        <w:r>
          <w:rPr>
            <w:rFonts w:hint="eastAsia"/>
          </w:rPr>
          <w:t xml:space="preserve">: </w:t>
        </w:r>
        <w:del w:id="7700" w:author="JIE  SUN" w:date="2018-06-22T17:45:00Z">
          <w:r w:rsidDel="00DD09CC">
            <w:rPr>
              <w:rFonts w:hint="eastAsia"/>
            </w:rPr>
            <w:delText xml:space="preserve">Angles </w:delText>
          </w:r>
        </w:del>
      </w:ins>
      <w:ins w:id="7701" w:author="jie sun" w:date="2018-04-16T22:35:00Z">
        <w:del w:id="7702" w:author="JIE  SUN" w:date="2018-06-22T17:45:00Z">
          <w:r w:rsidR="005D6150" w:rsidDel="00DD09CC">
            <w:delText>W</w:delText>
          </w:r>
        </w:del>
      </w:ins>
      <w:ins w:id="7703" w:author="像个男人一样" w:date="2018-03-21T02:30:00Z">
        <w:del w:id="7704" w:author="JIE  SUN" w:date="2018-06-22T17:45:00Z">
          <w:r w:rsidDel="00DD09CC">
            <w:rPr>
              <w:rFonts w:hint="eastAsia"/>
            </w:rPr>
            <w:delText xml:space="preserve">with </w:delText>
          </w:r>
        </w:del>
      </w:ins>
      <w:ins w:id="7705" w:author="jie sun" w:date="2018-04-16T22:35:00Z">
        <w:del w:id="7706" w:author="JIE  SUN" w:date="2018-06-22T17:45:00Z">
          <w:r w:rsidR="005D6150" w:rsidDel="00DD09CC">
            <w:delText>T</w:delText>
          </w:r>
        </w:del>
      </w:ins>
      <w:ins w:id="7707" w:author="像个男人一样" w:date="2018-03-21T02:30:00Z">
        <w:del w:id="7708" w:author="JIE  SUN" w:date="2018-06-22T17:45:00Z">
          <w:r w:rsidDel="00DD09CC">
            <w:rPr>
              <w:rFonts w:hint="eastAsia"/>
            </w:rPr>
            <w:delText xml:space="preserve">the </w:delText>
          </w:r>
        </w:del>
      </w:ins>
      <w:ins w:id="7709" w:author="jie sun" w:date="2018-04-16T22:35:00Z">
        <w:del w:id="7710" w:author="JIE  SUN" w:date="2018-06-22T17:45:00Z">
          <w:r w:rsidR="005D6150" w:rsidDel="00DD09CC">
            <w:delText>G</w:delText>
          </w:r>
        </w:del>
      </w:ins>
      <w:ins w:id="7711" w:author="像个男人一样" w:date="2018-03-21T02:30:00Z">
        <w:del w:id="7712" w:author="JIE  SUN" w:date="2018-06-22T17:45:00Z">
          <w:r w:rsidDel="00DD09CC">
            <w:rPr>
              <w:rFonts w:hint="eastAsia"/>
            </w:rPr>
            <w:delText xml:space="preserve">gravity </w:delText>
          </w:r>
        </w:del>
      </w:ins>
      <w:ins w:id="7713" w:author="jie sun" w:date="2018-04-16T22:35:00Z">
        <w:del w:id="7714" w:author="JIE  SUN" w:date="2018-06-22T17:45:00Z">
          <w:r w:rsidR="005D6150" w:rsidDel="00DD09CC">
            <w:delText>C</w:delText>
          </w:r>
        </w:del>
      </w:ins>
      <w:ins w:id="7715" w:author="像个男人一样" w:date="2018-03-21T02:30:00Z">
        <w:del w:id="7716" w:author="JIE  SUN" w:date="2018-06-22T17:45:00Z">
          <w:r w:rsidDel="00DD09CC">
            <w:rPr>
              <w:rFonts w:hint="eastAsia"/>
            </w:rPr>
            <w:delText xml:space="preserve">changes </w:delText>
          </w:r>
        </w:del>
      </w:ins>
      <w:ins w:id="7717" w:author="JIE  SUN" w:date="2018-06-22T17:45:00Z">
        <w:r w:rsidR="00DD09CC">
          <w:t xml:space="preserve">The Change of </w:t>
        </w:r>
      </w:ins>
      <w:ins w:id="7718" w:author="JIE  SUN" w:date="2018-06-22T17:46:00Z">
        <w:r w:rsidR="00DD09CC">
          <w:rPr>
            <w:rFonts w:hint="eastAsia"/>
          </w:rPr>
          <w:t>I</w:t>
        </w:r>
      </w:ins>
      <w:ins w:id="7719" w:author="JIE  SUN" w:date="2018-06-22T17:45:00Z">
        <w:r w:rsidR="00DD09CC">
          <w:t xml:space="preserve">nclination </w:t>
        </w:r>
      </w:ins>
      <w:ins w:id="7720" w:author="JIE  SUN" w:date="2018-06-22T17:46:00Z">
        <w:r w:rsidR="00DD09CC">
          <w:rPr>
            <w:rFonts w:hint="eastAsia"/>
          </w:rPr>
          <w:t>A</w:t>
        </w:r>
      </w:ins>
      <w:ins w:id="7721" w:author="JIE  SUN" w:date="2018-06-22T17:45:00Z">
        <w:r w:rsidR="00DD09CC">
          <w:t xml:space="preserve">ngles </w:t>
        </w:r>
      </w:ins>
      <w:ins w:id="7722" w:author="jie sun" w:date="2018-04-16T22:35:00Z">
        <w:del w:id="7723" w:author="JIE  SUN" w:date="2018-06-22T17:46:00Z">
          <w:r w:rsidR="005D6150" w:rsidDel="00DD09CC">
            <w:delText>I</w:delText>
          </w:r>
        </w:del>
      </w:ins>
      <w:ins w:id="7724" w:author="像个男人一样" w:date="2018-03-21T02:30:00Z">
        <w:del w:id="7725" w:author="JIE  SUN" w:date="2018-06-22T17:46:00Z">
          <w:r w:rsidDel="00DD09CC">
            <w:rPr>
              <w:rFonts w:hint="eastAsia"/>
            </w:rPr>
            <w:delText xml:space="preserve">in </w:delText>
          </w:r>
        </w:del>
      </w:ins>
      <w:ins w:id="7726" w:author="jie sun" w:date="2018-04-16T22:35:00Z">
        <w:del w:id="7727" w:author="JIE  SUN" w:date="2018-06-22T17:46:00Z">
          <w:r w:rsidR="005D6150" w:rsidDel="00DD09CC">
            <w:delText>A</w:delText>
          </w:r>
        </w:del>
      </w:ins>
      <w:ins w:id="7728" w:author="像个男人一样" w:date="2018-03-21T02:30:00Z">
        <w:del w:id="7729" w:author="JIE  SUN" w:date="2018-06-22T17:46:00Z">
          <w:r w:rsidDel="00DD09CC">
            <w:rPr>
              <w:rFonts w:hint="eastAsia"/>
            </w:rPr>
            <w:delText>action 2</w:delText>
          </w:r>
        </w:del>
      </w:ins>
      <w:bookmarkEnd w:id="7656"/>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ins w:id="7730" w:author="JIE  SUN" w:date="2018-06-22T17:46:00Z">
        <w:r w:rsidR="00DD09CC">
          <w:t>in Gesture 2</w:t>
        </w:r>
      </w:ins>
    </w:p>
    <w:p w:rsidR="0087014B" w:rsidRDefault="00D5184D">
      <w:pPr>
        <w:pStyle w:val="Caption"/>
        <w:jc w:val="center"/>
        <w:pPrChange w:id="7731" w:author="jie sun" w:date="2018-04-16T21:42:00Z">
          <w:pPr/>
        </w:pPrChange>
      </w:pPr>
      <w:bookmarkStart w:id="7732" w:name="_Toc511906365"/>
      <w:ins w:id="7733" w:author="像个男人一样" w:date="2018-03-22T11:48:00Z">
        <w:r>
          <w:t xml:space="preserve">Table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Table \* ARABIC \s 1 </w:instrText>
        </w:r>
        <w:r>
          <w:fldChar w:fldCharType="separate"/>
        </w:r>
      </w:ins>
      <w:ins w:id="7734" w:author="像个男人一样" w:date="2018-03-22T11:51:00Z">
        <w:r>
          <w:t>4</w:t>
        </w:r>
      </w:ins>
      <w:ins w:id="7735" w:author="像个男人一样" w:date="2018-03-22T11:48:00Z">
        <w:r>
          <w:fldChar w:fldCharType="end"/>
        </w:r>
        <w:bookmarkStart w:id="7736" w:name="_Toc11886"/>
        <w:bookmarkStart w:id="7737" w:name="_Toc31001"/>
        <w:bookmarkStart w:id="7738" w:name="_Toc21101"/>
        <w:bookmarkStart w:id="7739" w:name="_Toc17458"/>
        <w:bookmarkStart w:id="7740" w:name="_Toc26962"/>
        <w:bookmarkStart w:id="7741" w:name="_Toc10246"/>
        <w:bookmarkStart w:id="7742" w:name="_Toc8205"/>
        <w:bookmarkStart w:id="7743" w:name="_Toc3325"/>
        <w:bookmarkStart w:id="7744" w:name="_Toc29775"/>
        <w:bookmarkStart w:id="7745" w:name="_Toc6746"/>
        <w:bookmarkStart w:id="7746" w:name="_Toc23664"/>
        <w:bookmarkStart w:id="7747" w:name="_Toc19198"/>
        <w:bookmarkStart w:id="7748" w:name="_Toc836"/>
        <w:bookmarkStart w:id="7749" w:name="_Toc21652"/>
        <w:bookmarkStart w:id="7750" w:name="_Toc27311"/>
        <w:bookmarkStart w:id="7751" w:name="_Toc19761"/>
        <w:bookmarkStart w:id="7752" w:name="_Toc1799"/>
        <w:bookmarkStart w:id="7753" w:name="_Toc25791"/>
        <w:bookmarkStart w:id="7754" w:name="_Toc5174"/>
        <w:bookmarkStart w:id="7755" w:name="_Toc29856"/>
        <w:bookmarkStart w:id="7756" w:name="_Toc7679"/>
        <w:r>
          <w:rPr>
            <w:rFonts w:hint="eastAsia"/>
          </w:rPr>
          <w:t>:</w:t>
        </w:r>
      </w:ins>
      <w:ins w:id="7757" w:author="JIE  SUN" w:date="2018-06-22T17:44:00Z">
        <w:r w:rsidR="00DD09CC">
          <w:t xml:space="preserve"> </w:t>
        </w:r>
      </w:ins>
      <w:ins w:id="7758" w:author="像个男人一样" w:date="2018-03-22T11:48:00Z">
        <w:del w:id="7759" w:author="JIE  SUN" w:date="2018-06-22T17:44:00Z">
          <w:r w:rsidDel="00DD09CC">
            <w:rPr>
              <w:rFonts w:hint="eastAsia"/>
            </w:rPr>
            <w:delText xml:space="preserve">Angles </w:delText>
          </w:r>
        </w:del>
      </w:ins>
      <w:ins w:id="7760" w:author="jie sun" w:date="2018-04-16T22:35:00Z">
        <w:del w:id="7761" w:author="JIE  SUN" w:date="2018-06-22T17:44:00Z">
          <w:r w:rsidR="005D6150" w:rsidDel="00DD09CC">
            <w:delText>W</w:delText>
          </w:r>
        </w:del>
      </w:ins>
      <w:ins w:id="7762" w:author="像个男人一样" w:date="2018-03-22T11:48:00Z">
        <w:del w:id="7763" w:author="JIE  SUN" w:date="2018-06-22T17:44:00Z">
          <w:r w:rsidDel="00DD09CC">
            <w:rPr>
              <w:rFonts w:hint="eastAsia"/>
            </w:rPr>
            <w:delText xml:space="preserve">with </w:delText>
          </w:r>
        </w:del>
      </w:ins>
      <w:ins w:id="7764" w:author="jie sun" w:date="2018-04-16T22:35:00Z">
        <w:del w:id="7765" w:author="JIE  SUN" w:date="2018-06-22T17:44:00Z">
          <w:r w:rsidR="005D6150" w:rsidDel="00DD09CC">
            <w:delText>T</w:delText>
          </w:r>
        </w:del>
      </w:ins>
      <w:ins w:id="7766" w:author="像个男人一样" w:date="2018-03-22T11:48:00Z">
        <w:del w:id="7767" w:author="JIE  SUN" w:date="2018-06-22T17:44:00Z">
          <w:r w:rsidDel="00DD09CC">
            <w:rPr>
              <w:rFonts w:hint="eastAsia"/>
            </w:rPr>
            <w:delText xml:space="preserve">the </w:delText>
          </w:r>
        </w:del>
      </w:ins>
      <w:ins w:id="7768" w:author="jie sun" w:date="2018-04-16T22:35:00Z">
        <w:del w:id="7769" w:author="JIE  SUN" w:date="2018-06-22T17:44:00Z">
          <w:r w:rsidR="005D6150" w:rsidDel="00DD09CC">
            <w:delText>G</w:delText>
          </w:r>
        </w:del>
      </w:ins>
      <w:ins w:id="7770" w:author="像个男人一样" w:date="2018-03-22T11:48:00Z">
        <w:del w:id="7771" w:author="JIE  SUN" w:date="2018-06-22T17:44:00Z">
          <w:r w:rsidDel="00DD09CC">
            <w:rPr>
              <w:rFonts w:hint="eastAsia"/>
            </w:rPr>
            <w:delText xml:space="preserve">gravity </w:delText>
          </w:r>
        </w:del>
      </w:ins>
      <w:ins w:id="7772" w:author="jie sun" w:date="2018-04-16T22:35:00Z">
        <w:del w:id="7773" w:author="JIE  SUN" w:date="2018-06-22T17:44:00Z">
          <w:r w:rsidR="005D6150" w:rsidDel="00DD09CC">
            <w:delText>R</w:delText>
          </w:r>
        </w:del>
      </w:ins>
      <w:ins w:id="7774" w:author="像个男人一样" w:date="2018-03-22T11:48:00Z">
        <w:del w:id="7775" w:author="JIE  SUN" w:date="2018-06-22T17:44:00Z">
          <w:r w:rsidDel="00DD09CC">
            <w:rPr>
              <w:rFonts w:hint="eastAsia"/>
            </w:rPr>
            <w:delText>restrictions</w:delText>
          </w:r>
        </w:del>
      </w:ins>
      <w:ins w:id="7776" w:author="JIE  SUN" w:date="2018-06-22T17:44:00Z">
        <w:r w:rsidR="00DD09CC">
          <w:t xml:space="preserve">The Range of </w:t>
        </w:r>
        <w:r w:rsidR="00DD09CC">
          <w:rPr>
            <w:rFonts w:hint="eastAsia"/>
          </w:rPr>
          <w:t>the</w:t>
        </w:r>
        <w:r w:rsidR="00DD09CC">
          <w:t xml:space="preserve"> Inclination Angle in Gesture </w:t>
        </w:r>
      </w:ins>
      <w:ins w:id="7777" w:author="像个男人一样" w:date="2018-03-22T11:48:00Z">
        <w:del w:id="7778" w:author="JIE  SUN" w:date="2018-06-22T17:46:00Z">
          <w:r w:rsidDel="00DD09CC">
            <w:rPr>
              <w:rFonts w:hint="eastAsia"/>
            </w:rPr>
            <w:delText xml:space="preserve"> </w:delText>
          </w:r>
        </w:del>
      </w:ins>
      <w:ins w:id="7779" w:author="jie sun" w:date="2018-04-16T22:35:00Z">
        <w:del w:id="7780" w:author="JIE  SUN" w:date="2018-06-22T17:46:00Z">
          <w:r w:rsidR="005D6150" w:rsidDel="00DD09CC">
            <w:delText>I</w:delText>
          </w:r>
        </w:del>
      </w:ins>
      <w:ins w:id="7781" w:author="像个男人一样" w:date="2018-03-22T11:48:00Z">
        <w:del w:id="7782" w:author="jie sun" w:date="2018-04-16T22:35:00Z">
          <w:r w:rsidDel="005D6150">
            <w:rPr>
              <w:rFonts w:hint="eastAsia"/>
            </w:rPr>
            <w:delText>i</w:delText>
          </w:r>
        </w:del>
        <w:del w:id="7783" w:author="JIE  SUN" w:date="2018-06-22T17:46:00Z">
          <w:r w:rsidDel="00DD09CC">
            <w:rPr>
              <w:rFonts w:hint="eastAsia"/>
            </w:rPr>
            <w:delText xml:space="preserve">n </w:delText>
          </w:r>
        </w:del>
      </w:ins>
      <w:ins w:id="7784" w:author="jie sun" w:date="2018-04-16T22:35:00Z">
        <w:del w:id="7785" w:author="JIE  SUN" w:date="2018-06-22T17:46:00Z">
          <w:r w:rsidR="005D6150" w:rsidDel="00DD09CC">
            <w:delText>A</w:delText>
          </w:r>
        </w:del>
      </w:ins>
      <w:ins w:id="7786" w:author="像个男人一样" w:date="2018-03-22T11:48:00Z">
        <w:del w:id="7787" w:author="JIE  SUN" w:date="2018-06-22T17:46:00Z">
          <w:r w:rsidDel="00DD09CC">
            <w:rPr>
              <w:rFonts w:hint="eastAsia"/>
            </w:rPr>
            <w:delText>action</w:delText>
          </w:r>
          <w:r w:rsidDel="00DD09CC">
            <w:rPr>
              <w:rFonts w:hint="eastAsia"/>
              <w:lang w:val="en-US"/>
            </w:rPr>
            <w:delText xml:space="preserve"> </w:delText>
          </w:r>
        </w:del>
        <w:r>
          <w:rPr>
            <w:rFonts w:hint="eastAsia"/>
            <w:lang w:val="en-US"/>
          </w:rPr>
          <w:t>2</w:t>
        </w:r>
      </w:ins>
      <w:bookmarkEnd w:id="7732"/>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p>
    <w:tbl>
      <w:tblPr>
        <w:tblStyle w:val="TableGrid"/>
        <w:tblW w:w="0" w:type="auto"/>
        <w:jc w:val="center"/>
        <w:tblLook w:val="04A0" w:firstRow="1" w:lastRow="0" w:firstColumn="1" w:lastColumn="0" w:noHBand="0" w:noVBand="1"/>
        <w:tblPrChange w:id="7788" w:author="JIE  SUN" w:date="2018-06-22T18:31:00Z">
          <w:tblPr>
            <w:tblStyle w:val="TableGrid"/>
            <w:tblW w:w="0" w:type="auto"/>
            <w:jc w:val="center"/>
            <w:tblLook w:val="04A0" w:firstRow="1" w:lastRow="0" w:firstColumn="1" w:lastColumn="0" w:noHBand="0" w:noVBand="1"/>
          </w:tblPr>
        </w:tblPrChange>
      </w:tblPr>
      <w:tblGrid>
        <w:gridCol w:w="3119"/>
        <w:gridCol w:w="3397"/>
        <w:tblGridChange w:id="7789">
          <w:tblGrid>
            <w:gridCol w:w="2405"/>
            <w:gridCol w:w="1855"/>
          </w:tblGrid>
        </w:tblGridChange>
      </w:tblGrid>
      <w:tr w:rsidR="00EE0436" w:rsidTr="00EE0436">
        <w:trPr>
          <w:jc w:val="center"/>
          <w:ins w:id="7790" w:author="jie sun" w:date="2018-04-18T21:14:00Z"/>
          <w:trPrChange w:id="7791" w:author="JIE  SUN" w:date="2018-06-22T18:31:00Z">
            <w:trPr>
              <w:jc w:val="center"/>
            </w:trPr>
          </w:trPrChange>
        </w:trPr>
        <w:tc>
          <w:tcPr>
            <w:tcW w:w="3119" w:type="dxa"/>
            <w:tcPrChange w:id="7792" w:author="JIE  SUN" w:date="2018-06-22T18:31:00Z">
              <w:tcPr>
                <w:tcW w:w="2405" w:type="dxa"/>
              </w:tcPr>
            </w:tcPrChange>
          </w:tcPr>
          <w:p w:rsidR="00EE0436" w:rsidRDefault="00EE0436" w:rsidP="009306FF">
            <w:pPr>
              <w:rPr>
                <w:ins w:id="7793" w:author="jie sun" w:date="2018-04-18T21:14:00Z"/>
              </w:rPr>
            </w:pPr>
            <w:ins w:id="7794" w:author="jie sun" w:date="2018-04-18T21:14:00Z">
              <w:del w:id="7795" w:author="JIE  SUN" w:date="2018-06-22T18:37:00Z">
                <w:r w:rsidDel="00FF2136">
                  <w:rPr>
                    <w:rFonts w:hint="eastAsia"/>
                  </w:rPr>
                  <w:delText>Angle</w:delText>
                </w:r>
                <w:r w:rsidDel="00FF2136">
                  <w:delText xml:space="preserve"> with X/Y/</w:delText>
                </w:r>
                <w:r w:rsidDel="00FF2136">
                  <w:rPr>
                    <w:rFonts w:hint="eastAsia"/>
                  </w:rPr>
                  <w:delText>Z</w:delText>
                </w:r>
              </w:del>
            </w:ins>
            <w:ins w:id="7796" w:author="JIE  SUN" w:date="2018-06-22T18:37:00Z">
              <w:r w:rsidR="00FF2136">
                <w:t xml:space="preserve">Accelerometer </w:t>
              </w:r>
              <w:r w:rsidR="00FF2136">
                <w:rPr>
                  <w:rFonts w:hint="eastAsia"/>
                </w:rPr>
                <w:t>Testing</w:t>
              </w:r>
            </w:ins>
          </w:p>
        </w:tc>
        <w:tc>
          <w:tcPr>
            <w:tcW w:w="3397" w:type="dxa"/>
            <w:tcPrChange w:id="7797" w:author="JIE  SUN" w:date="2018-06-22T18:31:00Z">
              <w:tcPr>
                <w:tcW w:w="1855" w:type="dxa"/>
              </w:tcPr>
            </w:tcPrChange>
          </w:tcPr>
          <w:p w:rsidR="00EE0436" w:rsidRDefault="00EE0436" w:rsidP="009306FF">
            <w:pPr>
              <w:rPr>
                <w:ins w:id="7798" w:author="jie sun" w:date="2018-04-18T21:14:00Z"/>
              </w:rPr>
            </w:pPr>
            <w:ins w:id="7799" w:author="JIE  SUN" w:date="2018-06-22T18:29:00Z">
              <w:r>
                <w:t xml:space="preserve">Valid </w:t>
              </w:r>
            </w:ins>
            <w:ins w:id="7800" w:author="jie sun" w:date="2018-04-18T21:14:00Z">
              <w:r>
                <w:t>Range</w:t>
              </w:r>
            </w:ins>
          </w:p>
        </w:tc>
      </w:tr>
      <w:tr w:rsidR="00EE0436" w:rsidTr="00EE0436">
        <w:trPr>
          <w:jc w:val="center"/>
          <w:ins w:id="7801" w:author="jie sun" w:date="2018-04-18T21:14:00Z"/>
          <w:trPrChange w:id="7802" w:author="JIE  SUN" w:date="2018-06-22T18:31:00Z">
            <w:trPr>
              <w:jc w:val="center"/>
            </w:trPr>
          </w:trPrChange>
        </w:trPr>
        <w:tc>
          <w:tcPr>
            <w:tcW w:w="3119" w:type="dxa"/>
            <w:tcPrChange w:id="7803" w:author="JIE  SUN" w:date="2018-06-22T18:31:00Z">
              <w:tcPr>
                <w:tcW w:w="2405" w:type="dxa"/>
              </w:tcPr>
            </w:tcPrChange>
          </w:tcPr>
          <w:p w:rsidR="00EE0436" w:rsidRDefault="00EE0436" w:rsidP="009306FF">
            <w:pPr>
              <w:rPr>
                <w:ins w:id="7804" w:author="jie sun" w:date="2018-04-18T21:14:00Z"/>
              </w:rPr>
            </w:pPr>
            <w:ins w:id="7805" w:author="JIE  SUN" w:date="2018-06-22T18:30:00Z">
              <w:r>
                <w:rPr>
                  <w:rFonts w:hint="eastAsia"/>
                </w:rPr>
                <w:t>Inclination</w:t>
              </w:r>
              <w:r>
                <w:t xml:space="preserve"> </w:t>
              </w:r>
            </w:ins>
            <w:ins w:id="7806" w:author="jie sun" w:date="2018-04-18T21:14:00Z">
              <w:del w:id="7807" w:author="JIE  SUN" w:date="2018-06-22T18:30:00Z">
                <w:r w:rsidDel="00EE0436">
                  <w:delText xml:space="preserve">Angle </w:delText>
                </w:r>
              </w:del>
              <w:r>
                <w:t>– X-axis</w:t>
              </w:r>
            </w:ins>
            <w:ins w:id="7808" w:author="jie sun" w:date="2018-04-18T21:18:00Z">
              <w:r>
                <w:t xml:space="preserve"> (Centre axis)</w:t>
              </w:r>
            </w:ins>
          </w:p>
        </w:tc>
        <w:tc>
          <w:tcPr>
            <w:tcW w:w="3397" w:type="dxa"/>
            <w:tcPrChange w:id="7809" w:author="JIE  SUN" w:date="2018-06-22T18:31:00Z">
              <w:tcPr>
                <w:tcW w:w="1855" w:type="dxa"/>
              </w:tcPr>
            </w:tcPrChange>
          </w:tcPr>
          <w:p w:rsidR="00EE0436" w:rsidDel="00EE0436" w:rsidRDefault="00EE0436" w:rsidP="009306FF">
            <w:pPr>
              <w:rPr>
                <w:ins w:id="7810" w:author="jie sun" w:date="2018-04-18T21:17:00Z"/>
                <w:del w:id="7811" w:author="JIE  SUN" w:date="2018-06-22T18:31:00Z"/>
              </w:rPr>
            </w:pPr>
            <w:ins w:id="7812" w:author="JIE  SUN" w:date="2018-06-22T18:20:00Z">
              <w:r>
                <w:t>&lt;-63</w:t>
              </w:r>
              <w:r>
                <w:rPr>
                  <w:rFonts w:hint="eastAsia"/>
                </w:rPr>
                <w:t>°</w:t>
              </w:r>
              <w:r>
                <w:rPr>
                  <w:rFonts w:hint="eastAsia"/>
                </w:rPr>
                <w:t>or</w:t>
              </w:r>
            </w:ins>
            <w:ins w:id="7813" w:author="jie sun" w:date="2018-04-18T21:14:00Z">
              <w:del w:id="7814" w:author="JIE  SUN" w:date="2018-06-22T18:20:00Z">
                <w:r w:rsidDel="009926D7">
                  <w:delText>-</w:delText>
                </w:r>
              </w:del>
            </w:ins>
            <w:ins w:id="7815" w:author="jie sun" w:date="2018-04-18T21:16:00Z">
              <w:del w:id="7816" w:author="JIE  SUN" w:date="2018-06-22T18:20:00Z">
                <w:r w:rsidDel="009926D7">
                  <w:delText>80</w:delText>
                </w:r>
              </w:del>
            </w:ins>
            <w:ins w:id="7817" w:author="jie sun" w:date="2018-04-18T21:14:00Z">
              <w:del w:id="7818" w:author="JIE  SUN" w:date="2018-06-22T18:20:00Z">
                <w:r w:rsidDel="009926D7">
                  <w:rPr>
                    <w:rFonts w:hint="eastAsia"/>
                  </w:rPr>
                  <w:delText>°</w:delText>
                </w:r>
              </w:del>
            </w:ins>
            <w:ins w:id="7819" w:author="jie sun" w:date="2018-04-18T21:17:00Z">
              <w:del w:id="7820" w:author="JIE  SUN" w:date="2018-06-22T18:20:00Z">
                <w:r w:rsidDel="009926D7">
                  <w:rPr>
                    <w:rFonts w:hint="eastAsia"/>
                  </w:rPr>
                  <w:delText>-</w:delText>
                </w:r>
                <w:r w:rsidDel="009926D7">
                  <w:delText>-40</w:delText>
                </w:r>
                <w:r w:rsidDel="009926D7">
                  <w:rPr>
                    <w:rFonts w:hint="eastAsia"/>
                  </w:rPr>
                  <w:delText>°</w:delText>
                </w:r>
              </w:del>
            </w:ins>
            <w:ins w:id="7821" w:author="JIE  SUN" w:date="2018-06-22T18:31:00Z">
              <w:r>
                <w:t xml:space="preserve">   </w:t>
              </w:r>
            </w:ins>
          </w:p>
          <w:p w:rsidR="00EE0436" w:rsidRDefault="00EE0436" w:rsidP="009306FF">
            <w:pPr>
              <w:rPr>
                <w:ins w:id="7822" w:author="jie sun" w:date="2018-04-18T21:14:00Z"/>
              </w:rPr>
            </w:pPr>
            <w:ins w:id="7823" w:author="jie sun" w:date="2018-04-18T21:17:00Z">
              <w:del w:id="7824" w:author="JIE  SUN" w:date="2018-06-22T18:21:00Z">
                <w:r w:rsidDel="009926D7">
                  <w:delText>40</w:delText>
                </w:r>
                <w:r w:rsidDel="009926D7">
                  <w:rPr>
                    <w:rFonts w:hint="eastAsia"/>
                  </w:rPr>
                  <w:delText>°</w:delText>
                </w:r>
                <w:r w:rsidDel="009926D7">
                  <w:rPr>
                    <w:rFonts w:hint="eastAsia"/>
                  </w:rPr>
                  <w:delText>-</w:delText>
                </w:r>
              </w:del>
            </w:ins>
            <w:ins w:id="7825" w:author="jie sun" w:date="2018-04-18T21:16:00Z">
              <w:del w:id="7826" w:author="JIE  SUN" w:date="2018-06-22T18:21:00Z">
                <w:r w:rsidDel="009926D7">
                  <w:delText>80</w:delText>
                </w:r>
              </w:del>
            </w:ins>
            <w:ins w:id="7827" w:author="jie sun" w:date="2018-04-18T21:14:00Z">
              <w:del w:id="7828" w:author="JIE  SUN" w:date="2018-06-22T18:21:00Z">
                <w:r w:rsidDel="009926D7">
                  <w:rPr>
                    <w:rFonts w:hint="eastAsia"/>
                  </w:rPr>
                  <w:delText>°</w:delText>
                </w:r>
              </w:del>
            </w:ins>
            <w:ins w:id="7829" w:author="JIE  SUN" w:date="2018-06-22T18:21:00Z">
              <w:r>
                <w:t>&gt;63</w:t>
              </w:r>
              <w:r>
                <w:rPr>
                  <w:rFonts w:hint="eastAsia"/>
                </w:rPr>
                <w:t>°</w:t>
              </w:r>
            </w:ins>
          </w:p>
        </w:tc>
      </w:tr>
      <w:tr w:rsidR="00EE0436" w:rsidTr="00EE0436">
        <w:trPr>
          <w:jc w:val="center"/>
          <w:ins w:id="7830" w:author="jie sun" w:date="2018-04-18T21:14:00Z"/>
          <w:trPrChange w:id="7831" w:author="JIE  SUN" w:date="2018-06-22T18:31:00Z">
            <w:trPr>
              <w:jc w:val="center"/>
            </w:trPr>
          </w:trPrChange>
        </w:trPr>
        <w:tc>
          <w:tcPr>
            <w:tcW w:w="3119" w:type="dxa"/>
            <w:tcPrChange w:id="7832" w:author="JIE  SUN" w:date="2018-06-22T18:31:00Z">
              <w:tcPr>
                <w:tcW w:w="2405" w:type="dxa"/>
              </w:tcPr>
            </w:tcPrChange>
          </w:tcPr>
          <w:p w:rsidR="00EE0436" w:rsidRDefault="00EE0436" w:rsidP="009306FF">
            <w:pPr>
              <w:rPr>
                <w:ins w:id="7833" w:author="jie sun" w:date="2018-04-18T21:14:00Z"/>
              </w:rPr>
            </w:pPr>
            <w:ins w:id="7834" w:author="JIE  SUN" w:date="2018-06-22T18:30:00Z">
              <w:r>
                <w:rPr>
                  <w:rFonts w:hint="eastAsia"/>
                </w:rPr>
                <w:t>Inclination</w:t>
              </w:r>
              <w:r>
                <w:t xml:space="preserve"> </w:t>
              </w:r>
            </w:ins>
            <w:ins w:id="7835" w:author="jie sun" w:date="2018-04-18T21:14:00Z">
              <w:del w:id="7836" w:author="JIE  SUN" w:date="2018-06-22T18:30:00Z">
                <w:r w:rsidDel="00EE0436">
                  <w:delText xml:space="preserve">Angle </w:delText>
                </w:r>
              </w:del>
              <w:r>
                <w:t>– Y-axis</w:t>
              </w:r>
            </w:ins>
          </w:p>
        </w:tc>
        <w:tc>
          <w:tcPr>
            <w:tcW w:w="3397" w:type="dxa"/>
            <w:tcPrChange w:id="7837" w:author="JIE  SUN" w:date="2018-06-22T18:31:00Z">
              <w:tcPr>
                <w:tcW w:w="1855" w:type="dxa"/>
              </w:tcPr>
            </w:tcPrChange>
          </w:tcPr>
          <w:p w:rsidR="00EE0436" w:rsidRDefault="00EE0436" w:rsidP="009306FF">
            <w:pPr>
              <w:rPr>
                <w:ins w:id="7838" w:author="jie sun" w:date="2018-04-18T21:14:00Z"/>
              </w:rPr>
            </w:pPr>
            <w:ins w:id="7839" w:author="jie sun" w:date="2018-04-18T21:14:00Z">
              <w:r>
                <w:t>-</w:t>
              </w:r>
            </w:ins>
            <w:ins w:id="7840" w:author="JIE  SUN" w:date="2018-06-22T18:21:00Z">
              <w:r>
                <w:t>10</w:t>
              </w:r>
            </w:ins>
            <w:ins w:id="7841" w:author="jie sun" w:date="2018-04-18T21:14:00Z">
              <w:del w:id="7842" w:author="JIE  SUN" w:date="2018-06-22T18:21:00Z">
                <w:r w:rsidDel="009926D7">
                  <w:delText>40</w:delText>
                </w:r>
              </w:del>
              <w:r>
                <w:rPr>
                  <w:rFonts w:hint="eastAsia"/>
                </w:rPr>
                <w:t>°</w:t>
              </w:r>
              <w:r>
                <w:rPr>
                  <w:rFonts w:hint="eastAsia"/>
                </w:rPr>
                <w:t>t</w:t>
              </w:r>
            </w:ins>
            <w:ins w:id="7843" w:author="JIE  SUN" w:date="2018-06-22T18:21:00Z">
              <w:r>
                <w:t>o  30</w:t>
              </w:r>
            </w:ins>
            <w:ins w:id="7844" w:author="jie sun" w:date="2018-04-18T21:14:00Z">
              <w:del w:id="7845" w:author="JIE  SUN" w:date="2018-06-22T18:21:00Z">
                <w:r w:rsidDel="009926D7">
                  <w:rPr>
                    <w:rFonts w:hint="eastAsia"/>
                  </w:rPr>
                  <w:delText>o</w:delText>
                </w:r>
                <w:r w:rsidDel="009926D7">
                  <w:delText>40</w:delText>
                </w:r>
              </w:del>
              <w:r>
                <w:rPr>
                  <w:rFonts w:hint="eastAsia"/>
                </w:rPr>
                <w:t>°</w:t>
              </w:r>
            </w:ins>
          </w:p>
        </w:tc>
      </w:tr>
      <w:tr w:rsidR="00EE0436" w:rsidTr="00EE0436">
        <w:tblPrEx>
          <w:jc w:val="left"/>
          <w:tblPrExChange w:id="7846" w:author="JIE  SUN" w:date="2018-06-22T18:31:00Z">
            <w:tblPrEx>
              <w:jc w:val="left"/>
            </w:tblPrEx>
          </w:tblPrExChange>
        </w:tblPrEx>
        <w:trPr>
          <w:ins w:id="7847" w:author="jie sun" w:date="2018-04-18T21:14:00Z"/>
        </w:trPr>
        <w:tc>
          <w:tcPr>
            <w:tcW w:w="3119" w:type="dxa"/>
            <w:tcPrChange w:id="7848" w:author="JIE  SUN" w:date="2018-06-22T18:31:00Z">
              <w:tcPr>
                <w:tcW w:w="2405" w:type="dxa"/>
              </w:tcPr>
            </w:tcPrChange>
          </w:tcPr>
          <w:p w:rsidR="00EE0436" w:rsidRDefault="00EE0436" w:rsidP="009306FF">
            <w:pPr>
              <w:rPr>
                <w:ins w:id="7849" w:author="jie sun" w:date="2018-04-18T21:14:00Z"/>
              </w:rPr>
            </w:pPr>
            <w:ins w:id="7850" w:author="jie sun" w:date="2018-04-18T21:14:00Z">
              <w:del w:id="7851" w:author="JIE  SUN" w:date="2018-06-22T18:30:00Z">
                <w:r w:rsidDel="00EE0436">
                  <w:rPr>
                    <w:rFonts w:hint="eastAsia"/>
                  </w:rPr>
                  <w:delText xml:space="preserve">Angle </w:delText>
                </w:r>
              </w:del>
            </w:ins>
            <w:ins w:id="7852" w:author="JIE  SUN" w:date="2018-06-22T18:30:00Z">
              <w:r>
                <w:rPr>
                  <w:rFonts w:hint="eastAsia"/>
                </w:rPr>
                <w:t>Inclination</w:t>
              </w:r>
              <w:r>
                <w:t xml:space="preserve"> </w:t>
              </w:r>
            </w:ins>
            <w:ins w:id="7853" w:author="jie sun" w:date="2018-04-18T21:14:00Z">
              <w:r>
                <w:t>– Z-axis</w:t>
              </w:r>
            </w:ins>
          </w:p>
        </w:tc>
        <w:tc>
          <w:tcPr>
            <w:tcW w:w="3397" w:type="dxa"/>
            <w:tcPrChange w:id="7854" w:author="JIE  SUN" w:date="2018-06-22T18:31:00Z">
              <w:tcPr>
                <w:tcW w:w="1855" w:type="dxa"/>
              </w:tcPr>
            </w:tcPrChange>
          </w:tcPr>
          <w:p w:rsidR="00EE0436" w:rsidRDefault="00EE0436" w:rsidP="009306FF">
            <w:pPr>
              <w:rPr>
                <w:ins w:id="7855" w:author="jie sun" w:date="2018-04-18T21:14:00Z"/>
              </w:rPr>
            </w:pPr>
            <w:ins w:id="7856" w:author="jie sun" w:date="2018-04-18T21:14:00Z">
              <w:r>
                <w:t>-</w:t>
              </w:r>
            </w:ins>
            <w:ins w:id="7857" w:author="JIE  SUN" w:date="2018-06-22T18:21:00Z">
              <w:r>
                <w:t>10</w:t>
              </w:r>
            </w:ins>
            <w:ins w:id="7858" w:author="jie sun" w:date="2018-04-18T21:15:00Z">
              <w:del w:id="7859" w:author="JIE  SUN" w:date="2018-06-22T18:21:00Z">
                <w:r w:rsidDel="009926D7">
                  <w:delText>25</w:delText>
                </w:r>
              </w:del>
            </w:ins>
            <w:ins w:id="7860" w:author="jie sun" w:date="2018-04-18T21:14:00Z">
              <w:r>
                <w:rPr>
                  <w:rFonts w:hint="eastAsia"/>
                </w:rPr>
                <w:t>°</w:t>
              </w:r>
            </w:ins>
            <w:ins w:id="7861" w:author="JIE  SUN" w:date="2018-06-22T18:22:00Z">
              <w:r>
                <w:rPr>
                  <w:rFonts w:hint="eastAsia"/>
                </w:rPr>
                <w:t xml:space="preserve">to  </w:t>
              </w:r>
            </w:ins>
            <w:ins w:id="7862" w:author="jie sun" w:date="2018-04-18T21:14:00Z">
              <w:del w:id="7863" w:author="JIE  SUN" w:date="2018-06-22T18:22:00Z">
                <w:r w:rsidDel="009926D7">
                  <w:rPr>
                    <w:rFonts w:hint="eastAsia"/>
                  </w:rPr>
                  <w:delText>to</w:delText>
                </w:r>
              </w:del>
            </w:ins>
            <w:ins w:id="7864" w:author="jie sun" w:date="2018-04-18T21:15:00Z">
              <w:del w:id="7865" w:author="JIE  SUN" w:date="2018-06-22T18:22:00Z">
                <w:r w:rsidDel="009926D7">
                  <w:delText>2</w:delText>
                </w:r>
              </w:del>
            </w:ins>
            <w:ins w:id="7866" w:author="JIE  SUN" w:date="2018-06-22T18:22:00Z">
              <w:r>
                <w:t>30</w:t>
              </w:r>
            </w:ins>
            <w:ins w:id="7867" w:author="jie sun" w:date="2018-04-18T21:15:00Z">
              <w:del w:id="7868" w:author="JIE  SUN" w:date="2018-06-22T18:22:00Z">
                <w:r w:rsidDel="009926D7">
                  <w:delText>5</w:delText>
                </w:r>
              </w:del>
            </w:ins>
            <w:ins w:id="7869" w:author="jie sun" w:date="2018-04-18T21:14:00Z">
              <w:r>
                <w:rPr>
                  <w:rFonts w:hint="eastAsia"/>
                </w:rPr>
                <w:t>°</w:t>
              </w:r>
            </w:ins>
          </w:p>
        </w:tc>
      </w:tr>
    </w:tbl>
    <w:p w:rsidR="0087014B" w:rsidDel="00DA3737" w:rsidRDefault="0087014B">
      <w:pPr>
        <w:rPr>
          <w:del w:id="7870" w:author="像个男人一样" w:date="2018-03-22T11:48:00Z"/>
          <w:lang w:val="en-US"/>
        </w:rPr>
      </w:pPr>
    </w:p>
    <w:p w:rsidR="00DA3737" w:rsidRPr="00984694" w:rsidRDefault="00DA3737">
      <w:pPr>
        <w:autoSpaceDE w:val="0"/>
        <w:autoSpaceDN w:val="0"/>
        <w:adjustRightInd w:val="0"/>
        <w:spacing w:after="0"/>
        <w:rPr>
          <w:ins w:id="7871" w:author="JIE  SUN" w:date="2018-06-22T20:46:00Z"/>
          <w:iCs/>
          <w:lang w:val="en-US"/>
          <w:rPrChange w:id="7872" w:author="JIE  SUN" w:date="2018-06-22T20:59:00Z">
            <w:rPr>
              <w:ins w:id="7873" w:author="JIE  SUN" w:date="2018-06-22T20:46:00Z"/>
              <w:lang w:val="en-US"/>
            </w:rPr>
          </w:rPrChange>
        </w:rPr>
        <w:pPrChange w:id="7874" w:author="JIE  SUN" w:date="2018-06-22T20:59:00Z">
          <w:pPr/>
        </w:pPrChange>
      </w:pPr>
      <w:ins w:id="7875" w:author="JIE  SUN" w:date="2018-06-22T20:46:00Z">
        <w:r>
          <w:rPr>
            <w:iCs/>
            <w:lang w:val="en-US"/>
          </w:rPr>
          <w:t xml:space="preserve">There is a </w:t>
        </w:r>
      </w:ins>
      <w:ins w:id="7876" w:author="JIE  SUN" w:date="2018-06-22T20:47:00Z">
        <w:r>
          <w:rPr>
            <w:iCs/>
            <w:lang w:val="en-US"/>
          </w:rPr>
          <w:t>piece</w:t>
        </w:r>
      </w:ins>
      <w:ins w:id="7877" w:author="JIE  SUN" w:date="2018-06-22T20:46:00Z">
        <w:r>
          <w:rPr>
            <w:iCs/>
            <w:lang w:val="en-US"/>
          </w:rPr>
          <w:t xml:space="preserve"> </w:t>
        </w:r>
      </w:ins>
      <w:ins w:id="7878" w:author="JIE  SUN" w:date="2018-06-22T20:47:00Z">
        <w:r>
          <w:rPr>
            <w:iCs/>
            <w:lang w:val="en-US"/>
          </w:rPr>
          <w:t xml:space="preserve">of code below realizes this </w:t>
        </w:r>
      </w:ins>
      <w:ins w:id="7879" w:author="JIE  SUN" w:date="2018-06-22T20:53:00Z">
        <w:r w:rsidR="006601C3">
          <w:rPr>
            <w:iCs/>
            <w:lang w:val="en-US"/>
          </w:rPr>
          <w:t>judgement of the inclination angle with three-axes</w:t>
        </w:r>
      </w:ins>
      <w:ins w:id="7880" w:author="JIE  SUN" w:date="2018-06-22T20:47:00Z">
        <w:r>
          <w:rPr>
            <w:iCs/>
            <w:lang w:val="en-US"/>
          </w:rPr>
          <w:t>.</w:t>
        </w:r>
      </w:ins>
      <w:ins w:id="7881" w:author="JIE  SUN" w:date="2018-06-22T20:55:00Z">
        <w:r w:rsidR="006601C3">
          <w:rPr>
            <w:iCs/>
            <w:lang w:val="en-US"/>
          </w:rPr>
          <w:t xml:space="preserve"> H</w:t>
        </w:r>
      </w:ins>
      <w:ins w:id="7882" w:author="JIE  SUN" w:date="2018-06-22T20:56:00Z">
        <w:r w:rsidR="006601C3">
          <w:rPr>
            <w:iCs/>
            <w:lang w:val="en-US"/>
          </w:rPr>
          <w:t xml:space="preserve">ere, firstly this line of code : </w:t>
        </w:r>
        <w:r w:rsidR="006601C3">
          <w:rPr>
            <w:rFonts w:ascii="NSimSun" w:eastAsia="NSimSun" w:hAnsi="Times New Roman" w:cs="NSimSun"/>
            <w:color w:val="0000FF"/>
            <w:sz w:val="19"/>
            <w:szCs w:val="19"/>
          </w:rPr>
          <w:t>if</w:t>
        </w:r>
        <w:r w:rsidR="006601C3">
          <w:rPr>
            <w:rFonts w:ascii="NSimSun" w:eastAsia="NSimSun" w:hAnsi="Times New Roman" w:cs="NSimSun"/>
            <w:color w:val="000000"/>
            <w:sz w:val="19"/>
            <w:szCs w:val="19"/>
          </w:rPr>
          <w:t xml:space="preserve">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&lt;  action_123[i].accel_x[0] || </w:t>
        </w:r>
        <w:r w:rsidR="006601C3">
          <w:rPr>
            <w:rFonts w:ascii="NSimSun" w:eastAsia="NSimSun" w:hAnsi="Times New Roman" w:cs="NSimSun"/>
            <w:color w:val="808080"/>
            <w:sz w:val="19"/>
            <w:szCs w:val="19"/>
          </w:rPr>
          <w:t>Accel</w:t>
        </w:r>
        <w:r w:rsidR="006601C3">
          <w:rPr>
            <w:rFonts w:ascii="NSimSun" w:eastAsia="NSimSun" w:hAnsi="Times New Roman" w:cs="NSimSun"/>
            <w:color w:val="000000"/>
            <w:sz w:val="19"/>
            <w:szCs w:val="19"/>
          </w:rPr>
          <w:t xml:space="preserve">.A_angle_x &gt;action_123[i].accel_x[1]), </w:t>
        </w:r>
        <w:r w:rsidR="006601C3" w:rsidRPr="006601C3">
          <w:rPr>
            <w:iCs/>
            <w:lang w:val="en-US"/>
            <w:rPrChange w:id="7883" w:author="JIE  SUN" w:date="2018-06-22T20:58:00Z">
              <w:rPr>
                <w:rFonts w:ascii="NSimSun" w:eastAsia="NSimSun" w:hAnsi="Times New Roman" w:cs="NSimSun"/>
                <w:color w:val="000000"/>
                <w:sz w:val="19"/>
                <w:szCs w:val="19"/>
              </w:rPr>
            </w:rPrChange>
          </w:rPr>
          <w:t xml:space="preserve">it judges the </w:t>
        </w:r>
      </w:ins>
      <w:ins w:id="7884" w:author="JIE  SUN" w:date="2018-06-22T20:57:00Z">
        <w:r w:rsidR="006601C3" w:rsidRPr="006601C3">
          <w:rPr>
            <w:iCs/>
            <w:lang w:val="en-US"/>
            <w:rPrChange w:id="7885" w:author="JIE  SUN" w:date="2018-06-22T20:58:00Z">
              <w:rPr>
                <w:rFonts w:ascii="NSimSun" w:eastAsia="NSimSun" w:hAnsi="Times New Roman" w:cs="NSimSun"/>
                <w:color w:val="000000"/>
                <w:sz w:val="19"/>
                <w:szCs w:val="19"/>
              </w:rPr>
            </w:rPrChange>
          </w:rPr>
          <w:t>inclination</w:t>
        </w:r>
      </w:ins>
      <w:ins w:id="7886" w:author="JIE  SUN" w:date="2018-06-22T20:56:00Z">
        <w:r w:rsidR="006601C3" w:rsidRPr="006601C3">
          <w:rPr>
            <w:iCs/>
            <w:lang w:val="en-US"/>
            <w:rPrChange w:id="7887" w:author="JIE  SUN" w:date="2018-06-22T20:58:00Z">
              <w:rPr>
                <w:rFonts w:ascii="NSimSun" w:eastAsia="NSimSun" w:hAnsi="Times New Roman" w:cs="NSimSun"/>
                <w:color w:val="000000"/>
                <w:sz w:val="19"/>
                <w:szCs w:val="19"/>
              </w:rPr>
            </w:rPrChange>
          </w:rPr>
          <w:t xml:space="preserve"> </w:t>
        </w:r>
      </w:ins>
      <w:ins w:id="7888" w:author="JIE  SUN" w:date="2018-06-22T20:57:00Z">
        <w:r w:rsidR="006601C3" w:rsidRPr="006601C3">
          <w:rPr>
            <w:iCs/>
            <w:lang w:val="en-US"/>
            <w:rPrChange w:id="7889" w:author="JIE  SUN" w:date="2018-06-22T20:58:00Z">
              <w:rPr>
                <w:rFonts w:ascii="NSimSun" w:eastAsia="NSimSun" w:hAnsi="Times New Roman" w:cs="NSimSun"/>
                <w:color w:val="000000"/>
                <w:sz w:val="19"/>
                <w:szCs w:val="19"/>
              </w:rPr>
            </w:rPrChange>
          </w:rPr>
          <w:t>angle of X-axis as an initial condition</w:t>
        </w:r>
      </w:ins>
      <w:ins w:id="7890" w:author="JIE  SUN" w:date="2018-06-22T20:58:00Z">
        <w:r w:rsidR="006601C3" w:rsidRPr="006601C3">
          <w:rPr>
            <w:iCs/>
            <w:lang w:val="en-US"/>
            <w:rPrChange w:id="7891" w:author="JIE  SUN" w:date="2018-06-22T20:58:00Z">
              <w:rPr>
                <w:rFonts w:ascii="NSimSun" w:eastAsia="NSimSun" w:hAnsi="Times New Roman" w:cs="NSimSun"/>
                <w:color w:val="000000"/>
                <w:sz w:val="19"/>
                <w:szCs w:val="19"/>
              </w:rPr>
            </w:rPrChange>
          </w:rPr>
          <w:t>, and then just the inclinations of Y-aixs and Z-axis, the same with judging gesture 1</w:t>
        </w:r>
        <w:r w:rsidR="006601C3">
          <w:rPr>
            <w:iCs/>
            <w:lang w:val="en-US"/>
          </w:rPr>
          <w:t>.</w:t>
        </w:r>
      </w:ins>
    </w:p>
    <w:p w:rsidR="008E7778" w:rsidRDefault="008E7778">
      <w:pPr>
        <w:autoSpaceDE w:val="0"/>
        <w:autoSpaceDN w:val="0"/>
        <w:adjustRightInd w:val="0"/>
        <w:spacing w:after="0"/>
        <w:rPr>
          <w:ins w:id="7892" w:author="JIE  SUN" w:date="2018-06-22T20:52:00Z"/>
          <w:rFonts w:ascii="NSimSun" w:eastAsia="NSimSun" w:hAnsi="Times New Roman" w:cs="NSimSun"/>
          <w:color w:val="000000"/>
          <w:sz w:val="19"/>
          <w:szCs w:val="19"/>
        </w:rPr>
      </w:pPr>
      <w:ins w:id="7893"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(i == 1) {</w:t>
        </w:r>
      </w:ins>
    </w:p>
    <w:p w:rsidR="008E7778" w:rsidRDefault="008E7778">
      <w:pPr>
        <w:autoSpaceDE w:val="0"/>
        <w:autoSpaceDN w:val="0"/>
        <w:adjustRightInd w:val="0"/>
        <w:spacing w:after="0"/>
        <w:rPr>
          <w:ins w:id="7894" w:author="JIE  SUN" w:date="2018-06-22T20:52:00Z"/>
          <w:rFonts w:ascii="NSimSun" w:eastAsia="NSimSun" w:hAnsi="Times New Roman" w:cs="NSimSun"/>
          <w:color w:val="000000"/>
          <w:sz w:val="19"/>
          <w:szCs w:val="19"/>
        </w:rPr>
      </w:pPr>
      <w:ins w:id="7895" w:author="JIE  SUN" w:date="2018-06-22T20:53:00Z">
        <w:r>
          <w:rPr>
            <w:rFonts w:ascii="NSimSun" w:eastAsia="NSimSun" w:hAnsi="Times New Roman" w:cs="NSimSun"/>
            <w:color w:val="0000FF"/>
            <w:sz w:val="19"/>
            <w:szCs w:val="19"/>
          </w:rPr>
          <w:t xml:space="preserve">  </w:t>
        </w:r>
      </w:ins>
      <w:ins w:id="7896"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.A_angle_x &lt;  action_123[i].accel_x[0] ||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.A_angle_x &gt;action_123[i].accel_x[1])</w:t>
        </w:r>
      </w:ins>
    </w:p>
    <w:p w:rsidR="008E7778" w:rsidRDefault="008E7778">
      <w:pPr>
        <w:autoSpaceDE w:val="0"/>
        <w:autoSpaceDN w:val="0"/>
        <w:adjustRightInd w:val="0"/>
        <w:spacing w:after="0"/>
        <w:rPr>
          <w:ins w:id="7897" w:author="JIE  SUN" w:date="2018-06-22T20:52:00Z"/>
          <w:rFonts w:ascii="NSimSun" w:eastAsia="NSimSun" w:hAnsi="Times New Roman" w:cs="NSimSun"/>
          <w:color w:val="000000"/>
          <w:sz w:val="19"/>
          <w:szCs w:val="19"/>
        </w:rPr>
      </w:pPr>
      <w:ins w:id="7898" w:author="JIE  SUN" w:date="2018-06-22T20:53:00Z">
        <w:r>
          <w:rPr>
            <w:rFonts w:ascii="NSimSun" w:eastAsia="NSimSun" w:hAnsi="Times New Roman" w:cs="NSimSun"/>
            <w:color w:val="0000FF"/>
            <w:sz w:val="19"/>
            <w:szCs w:val="19"/>
          </w:rPr>
          <w:t xml:space="preserve">  </w:t>
        </w:r>
      </w:ins>
      <w:ins w:id="7899"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.A_angle_y &gt; action_123[i].accel_y[0]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.A_angle_y &lt; action_123[i].accel_y[1])</w:t>
        </w:r>
      </w:ins>
    </w:p>
    <w:p w:rsidR="008E7778" w:rsidRDefault="008E7778">
      <w:pPr>
        <w:autoSpaceDE w:val="0"/>
        <w:autoSpaceDN w:val="0"/>
        <w:adjustRightInd w:val="0"/>
        <w:spacing w:after="0"/>
        <w:rPr>
          <w:ins w:id="7900" w:author="JIE  SUN" w:date="2018-06-22T20:52:00Z"/>
          <w:rFonts w:ascii="NSimSun" w:eastAsia="NSimSun" w:hAnsi="Times New Roman" w:cs="NSimSun"/>
          <w:color w:val="000000"/>
          <w:sz w:val="19"/>
          <w:szCs w:val="19"/>
        </w:rPr>
      </w:pPr>
      <w:ins w:id="7901" w:author="JIE  SUN" w:date="2018-06-22T20:53:00Z">
        <w:r>
          <w:rPr>
            <w:rFonts w:ascii="NSimSun" w:eastAsia="NSimSun" w:hAnsi="Times New Roman" w:cs="NSimSun"/>
            <w:color w:val="0000FF"/>
            <w:sz w:val="19"/>
            <w:szCs w:val="19"/>
          </w:rPr>
          <w:t xml:space="preserve">  </w:t>
        </w:r>
      </w:ins>
      <w:ins w:id="7902" w:author="JIE  SUN" w:date="2018-06-22T20:52: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w:t>
        </w:r>
        <w:r>
          <w:rPr>
            <w:rFonts w:ascii="NSimSun" w:eastAsia="NSimSun" w:hAnsi="Times New Roman" w:cs="NSimSun"/>
            <w:color w:val="808080"/>
            <w:sz w:val="19"/>
            <w:szCs w:val="19"/>
          </w:rPr>
          <w:t>Accel</w:t>
        </w:r>
        <w:r>
          <w:rPr>
            <w:rFonts w:ascii="NSimSun" w:eastAsia="NSimSun" w:hAnsi="Times New Roman" w:cs="NSimSun"/>
            <w:color w:val="000000"/>
            <w:sz w:val="19"/>
            <w:szCs w:val="19"/>
          </w:rPr>
          <w:t xml:space="preserve">.A_angle_z &gt; action_123[i].accel_z[0] &amp;&amp; </w:t>
        </w:r>
        <w:r>
          <w:rPr>
            <w:rFonts w:ascii="NSimSun" w:eastAsia="NSimSun" w:hAnsi="Times New Roman" w:cs="NSimSun"/>
            <w:color w:val="808080"/>
            <w:sz w:val="19"/>
            <w:szCs w:val="19"/>
          </w:rPr>
          <w:t>Accel</w:t>
        </w:r>
        <w:r>
          <w:rPr>
            <w:rFonts w:ascii="NSimSun" w:eastAsia="NSimSun" w:hAnsi="Times New Roman" w:cs="NSimSun"/>
            <w:color w:val="000000"/>
            <w:sz w:val="19"/>
            <w:szCs w:val="19"/>
          </w:rPr>
          <w:t>.A_angle_z &lt; action_123[i].accel_z[1])</w:t>
        </w:r>
      </w:ins>
    </w:p>
    <w:p w:rsidR="008E7778" w:rsidRDefault="008E7778">
      <w:pPr>
        <w:autoSpaceDE w:val="0"/>
        <w:autoSpaceDN w:val="0"/>
        <w:adjustRightInd w:val="0"/>
        <w:spacing w:after="0"/>
        <w:rPr>
          <w:ins w:id="7903" w:author="JIE  SUN" w:date="2018-06-22T20:52:00Z"/>
          <w:rFonts w:ascii="NSimSun" w:eastAsia="NSimSun" w:hAnsi="Times New Roman" w:cs="NSimSun"/>
          <w:color w:val="000000"/>
          <w:sz w:val="19"/>
          <w:szCs w:val="19"/>
        </w:rPr>
      </w:pPr>
      <w:ins w:id="7904" w:author="JIE  SUN" w:date="2018-06-22T20:53:00Z">
        <w:r>
          <w:rPr>
            <w:rFonts w:ascii="NSimSun" w:eastAsia="NSimSun" w:hAnsi="Times New Roman" w:cs="NSimSun"/>
            <w:color w:val="000000"/>
            <w:sz w:val="19"/>
            <w:szCs w:val="19"/>
          </w:rPr>
          <w:t xml:space="preserve">  </w:t>
        </w:r>
        <w:r w:rsidR="006601C3">
          <w:rPr>
            <w:rFonts w:ascii="NSimSun" w:eastAsia="NSimSun" w:hAnsi="Times New Roman" w:cs="NSimSun"/>
            <w:color w:val="000000"/>
            <w:sz w:val="19"/>
            <w:szCs w:val="19"/>
          </w:rPr>
          <w:tab/>
        </w:r>
      </w:ins>
      <w:ins w:id="7905" w:author="JIE  SUN" w:date="2018-06-22T20:52:00Z">
        <w:r>
          <w:rPr>
            <w:rFonts w:ascii="NSimSun" w:eastAsia="NSimSun" w:hAnsi="Times New Roman" w:cs="NSimSun"/>
            <w:color w:val="000000"/>
            <w:sz w:val="19"/>
            <w:szCs w:val="19"/>
          </w:rPr>
          <w:t xml:space="preserve">flag[i] = </w:t>
        </w:r>
        <w:r>
          <w:rPr>
            <w:rFonts w:ascii="NSimSun" w:eastAsia="NSimSun" w:hAnsi="Times New Roman" w:cs="NSimSun"/>
            <w:color w:val="0000FF"/>
            <w:sz w:val="19"/>
            <w:szCs w:val="19"/>
          </w:rPr>
          <w:t>true</w:t>
        </w:r>
        <w:r>
          <w:rPr>
            <w:rFonts w:ascii="NSimSun" w:eastAsia="NSimSun" w:hAnsi="Times New Roman" w:cs="NSimSun"/>
            <w:color w:val="000000"/>
            <w:sz w:val="19"/>
            <w:szCs w:val="19"/>
          </w:rPr>
          <w:t>;</w:t>
        </w:r>
      </w:ins>
    </w:p>
    <w:p w:rsidR="00DA3737" w:rsidRDefault="008E7778">
      <w:pPr>
        <w:rPr>
          <w:ins w:id="7906" w:author="JIE  SUN" w:date="2018-06-22T20:46:00Z"/>
          <w:lang w:val="en-US"/>
        </w:rPr>
      </w:pPr>
      <w:ins w:id="7907" w:author="JIE  SUN" w:date="2018-06-22T20:52:00Z">
        <w:r>
          <w:rPr>
            <w:rFonts w:ascii="NSimSun" w:eastAsia="NSimSun" w:hAnsi="Times New Roman" w:cs="NSimSun"/>
            <w:color w:val="000000"/>
            <w:sz w:val="19"/>
            <w:szCs w:val="19"/>
          </w:rPr>
          <w:t>}</w:t>
        </w:r>
      </w:ins>
    </w:p>
    <w:p w:rsidR="0087014B" w:rsidRDefault="0087014B">
      <w:pPr>
        <w:pStyle w:val="Caption"/>
        <w:rPr>
          <w:ins w:id="7908" w:author="像个男人一样" w:date="2018-03-22T11:48:00Z"/>
          <w:lang w:val="en-US"/>
        </w:rPr>
        <w:pPrChange w:id="7909" w:author="像个男人一样" w:date="2018-03-21T02:31:00Z">
          <w:pPr/>
        </w:pPrChange>
      </w:pPr>
    </w:p>
    <w:p w:rsidR="0087014B" w:rsidDel="00520787" w:rsidRDefault="00D5184D">
      <w:pPr>
        <w:pStyle w:val="Caption"/>
        <w:rPr>
          <w:del w:id="7910" w:author="JIE  SUN" w:date="2018-06-22T16:32:00Z"/>
        </w:rPr>
        <w:pPrChange w:id="7911" w:author="像个男人一样" w:date="2018-03-21T02:31:00Z">
          <w:pPr/>
        </w:pPrChange>
      </w:pPr>
      <w:del w:id="7912" w:author="JIE  SUN" w:date="2018-06-22T16:32:00Z">
        <w:r w:rsidDel="00520787">
          <w:rPr>
            <w:rFonts w:hint="eastAsia"/>
            <w:lang w:val="en-US"/>
          </w:rPr>
          <w:delText xml:space="preserve">Action 3: </w:delText>
        </w:r>
      </w:del>
      <w:ins w:id="7913" w:author="jie sun" w:date="2018-04-16T22:35:00Z">
        <w:del w:id="7914" w:author="JIE  SUN" w:date="2018-06-22T16:32:00Z">
          <w:r w:rsidR="007F0ED5" w:rsidDel="00520787">
            <w:rPr>
              <w:lang w:val="en-US"/>
            </w:rPr>
            <w:delText>R</w:delText>
          </w:r>
        </w:del>
      </w:ins>
      <w:del w:id="7915" w:author="JIE  SUN" w:date="2018-06-22T16:32:00Z">
        <w:r w:rsidDel="00520787">
          <w:rPr>
            <w:rFonts w:hint="eastAsia"/>
            <w:lang w:val="en-US"/>
          </w:rPr>
          <w:delText>rotating</w:delText>
        </w:r>
        <w:r w:rsidDel="00520787">
          <w:delText xml:space="preserve"> </w:delText>
        </w:r>
      </w:del>
      <w:ins w:id="7916" w:author="jie sun" w:date="2018-04-16T22:35:00Z">
        <w:del w:id="7917" w:author="JIE  SUN" w:date="2018-06-22T16:32:00Z">
          <w:r w:rsidR="007F0ED5" w:rsidDel="00520787">
            <w:delText>A</w:delText>
          </w:r>
        </w:del>
      </w:ins>
      <w:del w:id="7918" w:author="JIE  SUN" w:date="2018-06-22T16:32:00Z">
        <w:r w:rsidDel="00520787">
          <w:delText xml:space="preserve">above </w:delText>
        </w:r>
      </w:del>
      <w:ins w:id="7919" w:author="jie sun" w:date="2018-04-16T22:35:00Z">
        <w:del w:id="7920" w:author="JIE  SUN" w:date="2018-06-22T16:32:00Z">
          <w:r w:rsidR="007F0ED5" w:rsidDel="00520787">
            <w:delText>Y</w:delText>
          </w:r>
        </w:del>
      </w:ins>
      <w:del w:id="7921" w:author="JIE  SUN" w:date="2018-06-22T16:32:00Z">
        <w:r w:rsidDel="00520787">
          <w:delText>you</w:delText>
        </w:r>
      </w:del>
      <w:ins w:id="7922" w:author="jie sun" w:date="2018-04-11T20:47:00Z">
        <w:del w:id="7923" w:author="JIE  SUN" w:date="2018-06-22T16:32:00Z">
          <w:r w:rsidR="00804078" w:rsidDel="00520787">
            <w:delText>r</w:delText>
          </w:r>
        </w:del>
      </w:ins>
      <w:del w:id="7924" w:author="JIE  SUN" w:date="2018-06-22T16:32:00Z">
        <w:r w:rsidDel="00520787">
          <w:delText xml:space="preserve"> </w:delText>
        </w:r>
      </w:del>
      <w:ins w:id="7925" w:author="jie sun" w:date="2018-04-16T22:35:00Z">
        <w:del w:id="7926" w:author="JIE  SUN" w:date="2018-06-22T16:32:00Z">
          <w:r w:rsidR="007F0ED5" w:rsidDel="00520787">
            <w:delText>B</w:delText>
          </w:r>
        </w:del>
      </w:ins>
      <w:del w:id="7927" w:author="JIE  SUN" w:date="2018-06-22T16:32:00Z">
        <w:r w:rsidDel="00520787">
          <w:delText xml:space="preserve">body, </w:delText>
        </w:r>
      </w:del>
      <w:ins w:id="7928" w:author="jie sun" w:date="2018-04-16T22:35:00Z">
        <w:del w:id="7929" w:author="JIE  SUN" w:date="2018-06-22T16:32:00Z">
          <w:r w:rsidR="007F0ED5" w:rsidDel="00520787">
            <w:delText>T</w:delText>
          </w:r>
        </w:del>
      </w:ins>
      <w:del w:id="7930" w:author="JIE  SUN" w:date="2018-06-22T16:32:00Z">
        <w:r w:rsidDel="00520787">
          <w:delText xml:space="preserve">the </w:delText>
        </w:r>
      </w:del>
      <w:ins w:id="7931" w:author="jie sun" w:date="2018-04-16T22:36:00Z">
        <w:del w:id="7932" w:author="JIE  SUN" w:date="2018-06-22T16:32:00Z">
          <w:r w:rsidR="007F0ED5" w:rsidDel="00520787">
            <w:delText>G</w:delText>
          </w:r>
        </w:del>
      </w:ins>
      <w:del w:id="7933" w:author="JIE  SUN" w:date="2018-06-22T16:32:00Z">
        <w:r w:rsidDel="00520787">
          <w:delText xml:space="preserve">glow </w:delText>
        </w:r>
      </w:del>
      <w:ins w:id="7934" w:author="jie sun" w:date="2018-04-16T22:36:00Z">
        <w:del w:id="7935" w:author="JIE  SUN" w:date="2018-06-22T16:32:00Z">
          <w:r w:rsidR="007F0ED5" w:rsidDel="00520787">
            <w:rPr>
              <w:rFonts w:hint="eastAsia"/>
            </w:rPr>
            <w:delText>S</w:delText>
          </w:r>
        </w:del>
      </w:ins>
      <w:del w:id="7936" w:author="JIE  SUN" w:date="2018-06-22T16:32:00Z">
        <w:r w:rsidDel="00520787">
          <w:delText xml:space="preserve">stick </w:delText>
        </w:r>
      </w:del>
      <w:ins w:id="7937" w:author="jie sun" w:date="2018-04-16T22:36:00Z">
        <w:del w:id="7938" w:author="JIE  SUN" w:date="2018-06-22T16:32:00Z">
          <w:r w:rsidR="007F0ED5" w:rsidDel="00520787">
            <w:rPr>
              <w:lang w:val="en-US"/>
            </w:rPr>
            <w:delText>S</w:delText>
          </w:r>
        </w:del>
      </w:ins>
      <w:del w:id="7939" w:author="JIE  SUN" w:date="2018-06-22T16:32:00Z">
        <w:r w:rsidDel="00520787">
          <w:rPr>
            <w:rFonts w:hint="eastAsia"/>
            <w:lang w:val="en-US"/>
          </w:rPr>
          <w:delText xml:space="preserve">should </w:delText>
        </w:r>
      </w:del>
      <w:ins w:id="7940" w:author="jie sun" w:date="2018-04-16T22:36:00Z">
        <w:del w:id="7941" w:author="JIE  SUN" w:date="2018-06-22T16:32:00Z">
          <w:r w:rsidR="007F0ED5" w:rsidDel="00520787">
            <w:delText>S</w:delText>
          </w:r>
        </w:del>
      </w:ins>
      <w:del w:id="7942" w:author="JIE  SUN" w:date="2018-06-22T16:32:00Z">
        <w:r w:rsidDel="00520787">
          <w:delText xml:space="preserve">show </w:delText>
        </w:r>
      </w:del>
      <w:ins w:id="7943" w:author="jie sun" w:date="2018-04-16T22:36:00Z">
        <w:del w:id="7944" w:author="JIE  SUN" w:date="2018-06-22T16:32:00Z">
          <w:r w:rsidR="007F0ED5" w:rsidDel="00520787">
            <w:delText>T</w:delText>
          </w:r>
        </w:del>
      </w:ins>
      <w:del w:id="7945" w:author="JIE  SUN" w:date="2018-06-22T16:32:00Z">
        <w:r w:rsidDel="00520787">
          <w:delText xml:space="preserve">the </w:delText>
        </w:r>
      </w:del>
      <w:ins w:id="7946" w:author="jie sun" w:date="2018-04-16T22:36:00Z">
        <w:del w:id="7947" w:author="JIE  SUN" w:date="2018-06-22T16:32:00Z">
          <w:r w:rsidR="007F0ED5" w:rsidDel="00520787">
            <w:delText>R</w:delText>
          </w:r>
        </w:del>
      </w:ins>
      <w:del w:id="7948" w:author="JIE  SUN" w:date="2018-06-22T16:32:00Z">
        <w:r w:rsidDel="00520787">
          <w:delText xml:space="preserve">red </w:delText>
        </w:r>
      </w:del>
      <w:ins w:id="7949" w:author="jie sun" w:date="2018-04-16T22:36:00Z">
        <w:del w:id="7950" w:author="JIE  SUN" w:date="2018-06-22T16:32:00Z">
          <w:r w:rsidR="007F0ED5" w:rsidDel="00520787">
            <w:delText>C</w:delText>
          </w:r>
        </w:del>
      </w:ins>
      <w:del w:id="7951" w:author="JIE  SUN" w:date="2018-06-22T16:32:00Z">
        <w:r w:rsidDel="00520787">
          <w:delText xml:space="preserve">colour. </w:delText>
        </w:r>
      </w:del>
    </w:p>
    <w:p w:rsidR="0087014B" w:rsidDel="00520787" w:rsidRDefault="00D5184D">
      <w:pPr>
        <w:jc w:val="center"/>
        <w:rPr>
          <w:ins w:id="7952" w:author="像个男人一样" w:date="2018-03-21T02:32:00Z"/>
          <w:del w:id="7953" w:author="JIE  SUN" w:date="2018-06-22T16:32:00Z"/>
        </w:rPr>
        <w:pPrChange w:id="7954" w:author="jie sun" w:date="2018-04-16T21:42:00Z">
          <w:pPr/>
        </w:pPrChange>
      </w:pPr>
      <w:del w:id="7955" w:author="JIE  SUN" w:date="2018-06-22T16:32:00Z">
        <w:r w:rsidDel="00520787">
          <w:rPr>
            <w:noProof/>
          </w:rPr>
          <w:drawing>
            <wp:inline distT="0" distB="0" distL="114300" distR="114300">
              <wp:extent cx="4572000" cy="2743200"/>
              <wp:effectExtent l="4445" t="4445" r="14605" b="14605"/>
              <wp:docPr id="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del>
    </w:p>
    <w:p w:rsidR="0087014B" w:rsidDel="00520787" w:rsidRDefault="00D5184D">
      <w:pPr>
        <w:pStyle w:val="Caption"/>
        <w:jc w:val="center"/>
        <w:rPr>
          <w:ins w:id="7956" w:author="像个男人一样" w:date="2018-03-22T11:48:00Z"/>
          <w:del w:id="7957" w:author="JIE  SUN" w:date="2018-06-22T16:32:00Z"/>
        </w:rPr>
        <w:pPrChange w:id="7958" w:author="jie sun" w:date="2018-04-16T21:42:00Z">
          <w:pPr/>
        </w:pPrChange>
      </w:pPr>
      <w:bookmarkStart w:id="7959" w:name="_Toc511906356"/>
      <w:ins w:id="7960" w:author="像个男人一样" w:date="2018-03-21T02:32:00Z">
        <w:del w:id="7961" w:author="JIE  SUN" w:date="2018-06-22T16:32:00Z">
          <w:r w:rsidDel="00520787">
            <w:delText xml:space="preserve">Figure </w:delText>
          </w:r>
        </w:del>
      </w:ins>
      <w:ins w:id="7962" w:author="jie sun" w:date="2018-04-19T13:00:00Z">
        <w:del w:id="7963" w:author="JIE  SUN" w:date="2018-06-21T13:34:00Z">
          <w:r w:rsidR="00083FE7" w:rsidDel="00A64E7B">
            <w:rPr>
              <w:iCs w:val="0"/>
            </w:rPr>
            <w:fldChar w:fldCharType="begin"/>
          </w:r>
          <w:r w:rsidR="00083FE7" w:rsidDel="00A64E7B">
            <w:delInstrText xml:space="preserve"> STYLEREF 1 \s </w:delInstrText>
          </w:r>
        </w:del>
      </w:ins>
      <w:del w:id="7964" w:author="JIE  SUN" w:date="2018-06-21T13:34:00Z">
        <w:r w:rsidR="00083FE7" w:rsidDel="00A64E7B">
          <w:rPr>
            <w:iCs w:val="0"/>
          </w:rPr>
          <w:fldChar w:fldCharType="separate"/>
        </w:r>
        <w:r w:rsidR="00083FE7" w:rsidDel="00A64E7B">
          <w:rPr>
            <w:noProof/>
          </w:rPr>
          <w:delText>4</w:delText>
        </w:r>
      </w:del>
      <w:ins w:id="7965" w:author="jie sun" w:date="2018-04-19T13:00:00Z">
        <w:del w:id="7966"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7967" w:author="JIE  SUN" w:date="2018-06-21T13:34:00Z">
        <w:r w:rsidR="00083FE7" w:rsidDel="00A64E7B">
          <w:rPr>
            <w:iCs w:val="0"/>
          </w:rPr>
          <w:fldChar w:fldCharType="separate"/>
        </w:r>
      </w:del>
      <w:ins w:id="7968" w:author="jie sun" w:date="2018-04-19T13:00:00Z">
        <w:del w:id="7969" w:author="JIE  SUN" w:date="2018-06-21T13:34:00Z">
          <w:r w:rsidR="00083FE7" w:rsidDel="00A64E7B">
            <w:rPr>
              <w:noProof/>
            </w:rPr>
            <w:delText>15</w:delText>
          </w:r>
          <w:r w:rsidR="00083FE7" w:rsidDel="00A64E7B">
            <w:rPr>
              <w:iCs w:val="0"/>
            </w:rPr>
            <w:fldChar w:fldCharType="end"/>
          </w:r>
        </w:del>
      </w:ins>
      <w:ins w:id="7970" w:author="像个男人一样" w:date="2018-03-21T02:32:00Z">
        <w:del w:id="7971" w:author="JIE  SUN" w:date="2018-06-22T16:32:00Z">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Figure \* ARABIC \s 1 </w:delInstrText>
          </w:r>
          <w:r w:rsidDel="00520787">
            <w:rPr>
              <w:iCs w:val="0"/>
            </w:rPr>
            <w:fldChar w:fldCharType="separate"/>
          </w:r>
        </w:del>
      </w:ins>
      <w:ins w:id="7972" w:author="像个男人一样" w:date="2018-03-22T11:51:00Z">
        <w:del w:id="7973" w:author="JIE  SUN" w:date="2018-06-22T16:32:00Z">
          <w:r w:rsidDel="00520787">
            <w:delText>14</w:delText>
          </w:r>
        </w:del>
      </w:ins>
      <w:ins w:id="7974" w:author="像个男人一样" w:date="2018-03-21T02:32:00Z">
        <w:del w:id="7975" w:author="JIE  SUN" w:date="2018-06-22T16:32:00Z">
          <w:r w:rsidDel="00520787">
            <w:rPr>
              <w:iCs w:val="0"/>
            </w:rPr>
            <w:fldChar w:fldCharType="end"/>
          </w:r>
          <w:bookmarkStart w:id="7976" w:name="_Toc20768"/>
          <w:bookmarkStart w:id="7977" w:name="_Toc22677"/>
          <w:bookmarkStart w:id="7978" w:name="_Toc23284"/>
          <w:bookmarkStart w:id="7979" w:name="_Toc16066"/>
          <w:bookmarkStart w:id="7980" w:name="_Toc16270"/>
          <w:bookmarkStart w:id="7981" w:name="_Toc12430"/>
          <w:bookmarkStart w:id="7982" w:name="_Toc19962"/>
          <w:bookmarkStart w:id="7983" w:name="_Toc2983"/>
          <w:bookmarkStart w:id="7984" w:name="_Toc10510"/>
          <w:bookmarkStart w:id="7985" w:name="_Toc12975"/>
          <w:bookmarkStart w:id="7986" w:name="_Toc25978"/>
          <w:bookmarkStart w:id="7987" w:name="_Toc23055"/>
          <w:bookmarkStart w:id="7988" w:name="_Toc4662"/>
          <w:bookmarkStart w:id="7989" w:name="_Toc14714"/>
          <w:bookmarkStart w:id="7990" w:name="_Toc13371"/>
          <w:bookmarkStart w:id="7991" w:name="_Toc31414"/>
          <w:bookmarkStart w:id="7992" w:name="_Toc15869"/>
          <w:bookmarkStart w:id="7993" w:name="_Toc30755"/>
          <w:bookmarkStart w:id="7994" w:name="_Toc7325"/>
          <w:bookmarkStart w:id="7995" w:name="_Toc10451"/>
          <w:bookmarkStart w:id="7996" w:name="_Toc23652"/>
          <w:bookmarkStart w:id="7997" w:name="_Toc27309"/>
          <w:bookmarkStart w:id="7998" w:name="_Toc23081"/>
          <w:bookmarkStart w:id="7999" w:name="_Toc5480"/>
          <w:bookmarkStart w:id="8000" w:name="_Toc23047"/>
          <w:r w:rsidDel="00520787">
            <w:rPr>
              <w:rFonts w:hint="eastAsia"/>
            </w:rPr>
            <w:delText>:</w:delText>
          </w:r>
        </w:del>
      </w:ins>
      <w:ins w:id="8001" w:author="像个男人一样" w:date="2018-03-22T11:48:00Z">
        <w:del w:id="8002" w:author="JIE  SUN" w:date="2018-06-22T16:32:00Z">
          <w:r w:rsidDel="00520787">
            <w:rPr>
              <w:rFonts w:hint="eastAsia"/>
              <w:lang w:val="en-US"/>
            </w:rPr>
            <w:delText xml:space="preserve"> </w:delText>
          </w:r>
        </w:del>
      </w:ins>
      <w:ins w:id="8003" w:author="像个男人一样" w:date="2018-03-21T02:32:00Z">
        <w:del w:id="8004" w:author="JIE  SUN" w:date="2018-06-22T16:32:00Z">
          <w:r w:rsidDel="00520787">
            <w:rPr>
              <w:rFonts w:hint="eastAsia"/>
            </w:rPr>
            <w:delText xml:space="preserve">Spinning </w:delText>
          </w:r>
        </w:del>
      </w:ins>
      <w:ins w:id="8005" w:author="jie sun" w:date="2018-04-16T22:36:00Z">
        <w:del w:id="8006" w:author="JIE  SUN" w:date="2018-06-22T16:32:00Z">
          <w:r w:rsidR="00841C6E" w:rsidDel="00520787">
            <w:delText>A</w:delText>
          </w:r>
        </w:del>
      </w:ins>
      <w:ins w:id="8007" w:author="像个男人一样" w:date="2018-03-21T02:32:00Z">
        <w:del w:id="8008" w:author="JIE  SUN" w:date="2018-06-22T16:32:00Z">
          <w:r w:rsidDel="00520787">
            <w:rPr>
              <w:rFonts w:hint="eastAsia"/>
            </w:rPr>
            <w:delText xml:space="preserve">angle </w:delText>
          </w:r>
        </w:del>
      </w:ins>
      <w:ins w:id="8009" w:author="jie sun" w:date="2018-04-16T22:36:00Z">
        <w:del w:id="8010" w:author="JIE  SUN" w:date="2018-06-22T16:32:00Z">
          <w:r w:rsidR="00841C6E" w:rsidDel="00520787">
            <w:delText>C</w:delText>
          </w:r>
        </w:del>
      </w:ins>
      <w:ins w:id="8011" w:author="像个男人一样" w:date="2018-03-21T02:32:00Z">
        <w:del w:id="8012" w:author="JIE  SUN" w:date="2018-06-22T16:32:00Z">
          <w:r w:rsidDel="00520787">
            <w:rPr>
              <w:rFonts w:hint="eastAsia"/>
            </w:rPr>
            <w:delText xml:space="preserve">changes </w:delText>
          </w:r>
        </w:del>
      </w:ins>
      <w:ins w:id="8013" w:author="jie sun" w:date="2018-04-16T22:36:00Z">
        <w:del w:id="8014" w:author="JIE  SUN" w:date="2018-06-22T16:32:00Z">
          <w:r w:rsidR="00841C6E" w:rsidDel="00520787">
            <w:delText>I</w:delText>
          </w:r>
        </w:del>
      </w:ins>
      <w:ins w:id="8015" w:author="像个男人一样" w:date="2018-03-21T02:32:00Z">
        <w:del w:id="8016" w:author="JIE  SUN" w:date="2018-06-22T16:32:00Z">
          <w:r w:rsidDel="00520787">
            <w:rPr>
              <w:rFonts w:hint="eastAsia"/>
            </w:rPr>
            <w:delText xml:space="preserve">in </w:delText>
          </w:r>
        </w:del>
      </w:ins>
      <w:ins w:id="8017" w:author="jie sun" w:date="2018-04-16T22:36:00Z">
        <w:del w:id="8018" w:author="JIE  SUN" w:date="2018-06-22T16:32:00Z">
          <w:r w:rsidR="00841C6E" w:rsidDel="00520787">
            <w:delText>A</w:delText>
          </w:r>
        </w:del>
      </w:ins>
      <w:ins w:id="8019" w:author="像个男人一样" w:date="2018-03-21T02:32:00Z">
        <w:del w:id="8020" w:author="JIE  SUN" w:date="2018-06-22T16:32:00Z">
          <w:r w:rsidDel="00520787">
            <w:rPr>
              <w:rFonts w:hint="eastAsia"/>
            </w:rPr>
            <w:delText>action 3</w:delText>
          </w:r>
        </w:del>
      </w:ins>
      <w:bookmarkEnd w:id="7959"/>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bookmarkEnd w:id="7997"/>
      <w:bookmarkEnd w:id="7998"/>
      <w:bookmarkEnd w:id="7999"/>
      <w:bookmarkEnd w:id="8000"/>
    </w:p>
    <w:p w:rsidR="0087014B" w:rsidDel="00520787" w:rsidRDefault="00D5184D">
      <w:pPr>
        <w:pStyle w:val="Caption"/>
        <w:jc w:val="center"/>
        <w:rPr>
          <w:del w:id="8021" w:author="JIE  SUN" w:date="2018-06-22T16:32:00Z"/>
        </w:rPr>
        <w:pPrChange w:id="8022" w:author="jie sun" w:date="2018-04-16T21:42:00Z">
          <w:pPr/>
        </w:pPrChange>
      </w:pPr>
      <w:bookmarkStart w:id="8023" w:name="_Toc511906366"/>
      <w:ins w:id="8024" w:author="像个男人一样" w:date="2018-03-22T11:48:00Z">
        <w:del w:id="8025" w:author="JIE  SUN" w:date="2018-06-22T16:32:00Z">
          <w:r w:rsidDel="00520787">
            <w:delText xml:space="preserve">Table </w:delText>
          </w:r>
          <w:r w:rsidDel="00520787">
            <w:rPr>
              <w:iCs w:val="0"/>
            </w:rPr>
            <w:fldChar w:fldCharType="begin"/>
          </w:r>
          <w:r w:rsidDel="00520787">
            <w:delInstrText xml:space="preserve"> STYLEREF 1 \s </w:delInstrText>
          </w:r>
          <w:r w:rsidDel="00520787">
            <w:rPr>
              <w:iCs w:val="0"/>
            </w:rPr>
            <w:fldChar w:fldCharType="separate"/>
          </w:r>
          <w:r w:rsidDel="00520787">
            <w:delText>4</w:delText>
          </w:r>
          <w:r w:rsidDel="00520787">
            <w:rPr>
              <w:iCs w:val="0"/>
            </w:rPr>
            <w:fldChar w:fldCharType="end"/>
          </w:r>
          <w:r w:rsidDel="00520787">
            <w:rPr>
              <w:rFonts w:hint="eastAsia"/>
            </w:rPr>
            <w:delText>.</w:delText>
          </w:r>
          <w:r w:rsidDel="00520787">
            <w:rPr>
              <w:iCs w:val="0"/>
            </w:rPr>
            <w:fldChar w:fldCharType="begin"/>
          </w:r>
          <w:r w:rsidDel="00520787">
            <w:delInstrText xml:space="preserve"> SEQ Table \* ARABIC \s 1 </w:delInstrText>
          </w:r>
          <w:r w:rsidDel="00520787">
            <w:rPr>
              <w:iCs w:val="0"/>
            </w:rPr>
            <w:fldChar w:fldCharType="separate"/>
          </w:r>
        </w:del>
      </w:ins>
      <w:ins w:id="8026" w:author="像个男人一样" w:date="2018-03-22T11:51:00Z">
        <w:del w:id="8027" w:author="JIE  SUN" w:date="2018-06-22T16:32:00Z">
          <w:r w:rsidDel="00520787">
            <w:delText>5</w:delText>
          </w:r>
        </w:del>
      </w:ins>
      <w:ins w:id="8028" w:author="像个男人一样" w:date="2018-03-22T11:48:00Z">
        <w:del w:id="8029" w:author="JIE  SUN" w:date="2018-06-22T16:32:00Z">
          <w:r w:rsidDel="00520787">
            <w:rPr>
              <w:iCs w:val="0"/>
            </w:rPr>
            <w:fldChar w:fldCharType="end"/>
          </w:r>
          <w:bookmarkStart w:id="8030" w:name="_Toc23980"/>
          <w:bookmarkStart w:id="8031" w:name="_Toc30349"/>
          <w:bookmarkStart w:id="8032" w:name="_Toc16670"/>
          <w:bookmarkStart w:id="8033" w:name="_Toc16159"/>
          <w:bookmarkStart w:id="8034" w:name="_Toc24551"/>
          <w:bookmarkStart w:id="8035" w:name="_Toc16597"/>
          <w:bookmarkStart w:id="8036" w:name="_Toc5804"/>
          <w:bookmarkStart w:id="8037" w:name="_Toc15335"/>
          <w:bookmarkStart w:id="8038" w:name="_Toc7240"/>
          <w:bookmarkStart w:id="8039" w:name="_Toc12709"/>
          <w:bookmarkStart w:id="8040" w:name="_Toc25064"/>
          <w:bookmarkStart w:id="8041" w:name="_Toc13186"/>
          <w:bookmarkStart w:id="8042" w:name="_Toc31138"/>
          <w:bookmarkStart w:id="8043" w:name="_Toc32704"/>
          <w:bookmarkStart w:id="8044" w:name="_Toc16383"/>
          <w:bookmarkStart w:id="8045" w:name="_Toc25345"/>
          <w:bookmarkStart w:id="8046" w:name="_Toc6447"/>
          <w:bookmarkStart w:id="8047" w:name="_Toc19520"/>
          <w:bookmarkStart w:id="8048" w:name="_Toc28357"/>
          <w:bookmarkStart w:id="8049" w:name="_Toc32713"/>
          <w:bookmarkStart w:id="8050" w:name="_Toc24951"/>
          <w:r w:rsidDel="00520787">
            <w:rPr>
              <w:rFonts w:hint="eastAsia"/>
            </w:rPr>
            <w:delText>:</w:delText>
          </w:r>
          <w:r w:rsidDel="00520787">
            <w:rPr>
              <w:rFonts w:hint="eastAsia"/>
              <w:lang w:val="en-US"/>
            </w:rPr>
            <w:delText xml:space="preserve"> </w:delText>
          </w:r>
          <w:r w:rsidDel="00520787">
            <w:rPr>
              <w:rFonts w:hint="eastAsia"/>
            </w:rPr>
            <w:delText xml:space="preserve">Spinning </w:delText>
          </w:r>
        </w:del>
      </w:ins>
      <w:ins w:id="8051" w:author="jie sun" w:date="2018-04-16T22:36:00Z">
        <w:del w:id="8052" w:author="JIE  SUN" w:date="2018-06-22T16:32:00Z">
          <w:r w:rsidR="00841C6E" w:rsidDel="00520787">
            <w:delText>A</w:delText>
          </w:r>
        </w:del>
      </w:ins>
      <w:ins w:id="8053" w:author="像个男人一样" w:date="2018-03-22T11:48:00Z">
        <w:del w:id="8054" w:author="JIE  SUN" w:date="2018-06-22T16:32:00Z">
          <w:r w:rsidDel="00520787">
            <w:rPr>
              <w:rFonts w:hint="eastAsia"/>
            </w:rPr>
            <w:delText xml:space="preserve">angle </w:delText>
          </w:r>
        </w:del>
      </w:ins>
      <w:ins w:id="8055" w:author="jie sun" w:date="2018-04-16T22:36:00Z">
        <w:del w:id="8056" w:author="JIE  SUN" w:date="2018-06-22T16:32:00Z">
          <w:r w:rsidR="00841C6E" w:rsidDel="00520787">
            <w:delText>R</w:delText>
          </w:r>
        </w:del>
      </w:ins>
      <w:ins w:id="8057" w:author="像个男人一样" w:date="2018-03-22T11:48:00Z">
        <w:del w:id="8058" w:author="JIE  SUN" w:date="2018-06-22T16:32:00Z">
          <w:r w:rsidDel="00520787">
            <w:rPr>
              <w:rFonts w:hint="eastAsia"/>
            </w:rPr>
            <w:delText xml:space="preserve">restrictions </w:delText>
          </w:r>
        </w:del>
      </w:ins>
      <w:ins w:id="8059" w:author="jie sun" w:date="2018-04-16T22:36:00Z">
        <w:del w:id="8060" w:author="JIE  SUN" w:date="2018-06-22T16:32:00Z">
          <w:r w:rsidR="00841C6E" w:rsidDel="00520787">
            <w:delText>I</w:delText>
          </w:r>
        </w:del>
      </w:ins>
      <w:ins w:id="8061" w:author="像个男人一样" w:date="2018-03-22T11:48:00Z">
        <w:del w:id="8062" w:author="JIE  SUN" w:date="2018-06-22T16:32:00Z">
          <w:r w:rsidDel="00520787">
            <w:rPr>
              <w:rFonts w:hint="eastAsia"/>
            </w:rPr>
            <w:delText xml:space="preserve">in </w:delText>
          </w:r>
        </w:del>
      </w:ins>
      <w:ins w:id="8063" w:author="jie sun" w:date="2018-04-16T22:36:00Z">
        <w:del w:id="8064" w:author="JIE  SUN" w:date="2018-06-22T16:32:00Z">
          <w:r w:rsidR="00841C6E" w:rsidDel="00520787">
            <w:delText>A</w:delText>
          </w:r>
        </w:del>
      </w:ins>
      <w:ins w:id="8065" w:author="像个男人一样" w:date="2018-03-22T11:48:00Z">
        <w:del w:id="8066" w:author="JIE  SUN" w:date="2018-06-22T16:32:00Z">
          <w:r w:rsidDel="00520787">
            <w:rPr>
              <w:rFonts w:hint="eastAsia"/>
            </w:rPr>
            <w:delText>action 3</w:delText>
          </w:r>
        </w:del>
      </w:ins>
      <w:bookmarkEnd w:id="8023"/>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p>
    <w:tbl>
      <w:tblPr>
        <w:tblW w:w="44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Change w:id="8067" w:author="jie sun" w:date="2018-04-16T21:42:00Z">
          <w:tblPr>
            <w:tblW w:w="4420" w:type="dxa"/>
            <w:tblLayout w:type="fixed"/>
            <w:tblCellMar>
              <w:top w:w="15" w:type="dxa"/>
              <w:left w:w="15" w:type="dxa"/>
              <w:bottom w:w="15" w:type="dxa"/>
              <w:right w:w="15" w:type="dxa"/>
            </w:tblCellMar>
            <w:tblLook w:val="04A0" w:firstRow="1" w:lastRow="0" w:firstColumn="1" w:lastColumn="0" w:noHBand="0" w:noVBand="1"/>
          </w:tblPr>
        </w:tblPrChange>
      </w:tblPr>
      <w:tblGrid>
        <w:gridCol w:w="1862"/>
        <w:gridCol w:w="908"/>
        <w:gridCol w:w="1650"/>
        <w:tblGridChange w:id="8068">
          <w:tblGrid>
            <w:gridCol w:w="1862"/>
            <w:gridCol w:w="908"/>
            <w:gridCol w:w="1650"/>
          </w:tblGrid>
        </w:tblGridChange>
      </w:tblGrid>
      <w:tr w:rsidR="0087014B" w:rsidDel="00520787" w:rsidTr="00701728">
        <w:trPr>
          <w:trHeight w:val="396"/>
          <w:jc w:val="center"/>
          <w:del w:id="8069" w:author="JIE  SUN" w:date="2018-06-22T16:32:00Z"/>
          <w:trPrChange w:id="8070" w:author="jie sun" w:date="2018-04-16T21:42:00Z">
            <w:trPr>
              <w:trHeight w:val="396"/>
            </w:trPr>
          </w:trPrChange>
        </w:trPr>
        <w:tc>
          <w:tcPr>
            <w:tcW w:w="1862" w:type="dxa"/>
            <w:shd w:val="clear" w:color="auto" w:fill="auto"/>
            <w:vAlign w:val="center"/>
            <w:tcPrChange w:id="8071" w:author="jie sun" w:date="2018-04-16T21:42:00Z">
              <w:tcPr>
                <w:tcW w:w="1862" w:type="dxa"/>
                <w:shd w:val="clear" w:color="auto" w:fill="auto"/>
                <w:vAlign w:val="center"/>
              </w:tcPr>
            </w:tcPrChange>
          </w:tcPr>
          <w:p w:rsidR="0087014B" w:rsidDel="00520787" w:rsidRDefault="00D5184D">
            <w:pPr>
              <w:jc w:val="center"/>
              <w:textAlignment w:val="center"/>
              <w:rPr>
                <w:del w:id="8072" w:author="JIE  SUN" w:date="2018-06-22T16:32:00Z"/>
                <w:rFonts w:ascii="SimSun" w:eastAsia="SimSun" w:hAnsi="SimSun" w:cs="SimSun"/>
                <w:color w:val="000000"/>
                <w:sz w:val="22"/>
              </w:rPr>
            </w:pPr>
            <w:del w:id="8073" w:author="JIE  SUN" w:date="2018-06-22T16:32:00Z">
              <w:r w:rsidDel="00520787">
                <w:rPr>
                  <w:rFonts w:ascii="SimSun" w:eastAsia="SimSun" w:hAnsi="SimSun" w:cs="SimSun" w:hint="eastAsia"/>
                  <w:color w:val="000000"/>
                  <w:sz w:val="22"/>
                  <w:lang w:val="en-US" w:bidi="ar"/>
                </w:rPr>
                <w:delText>Gyro valid rang</w:delText>
              </w:r>
            </w:del>
          </w:p>
        </w:tc>
        <w:tc>
          <w:tcPr>
            <w:tcW w:w="908" w:type="dxa"/>
            <w:shd w:val="clear" w:color="auto" w:fill="auto"/>
            <w:vAlign w:val="center"/>
            <w:tcPrChange w:id="8074" w:author="jie sun" w:date="2018-04-16T21:42:00Z">
              <w:tcPr>
                <w:tcW w:w="908" w:type="dxa"/>
                <w:shd w:val="clear" w:color="auto" w:fill="auto"/>
                <w:vAlign w:val="center"/>
              </w:tcPr>
            </w:tcPrChange>
          </w:tcPr>
          <w:p w:rsidR="0087014B" w:rsidDel="00520787" w:rsidRDefault="00D5184D">
            <w:pPr>
              <w:jc w:val="center"/>
              <w:textAlignment w:val="center"/>
              <w:rPr>
                <w:del w:id="8075" w:author="JIE  SUN" w:date="2018-06-22T16:32:00Z"/>
                <w:rFonts w:ascii="SimSun" w:eastAsia="SimSun" w:hAnsi="SimSun" w:cs="SimSun"/>
                <w:color w:val="000000"/>
                <w:sz w:val="22"/>
              </w:rPr>
            </w:pPr>
            <w:del w:id="8076" w:author="JIE  SUN" w:date="2018-06-22T16:32:00Z">
              <w:r w:rsidDel="00520787">
                <w:rPr>
                  <w:rFonts w:ascii="SimSun" w:eastAsia="SimSun" w:hAnsi="SimSun" w:cs="SimSun" w:hint="eastAsia"/>
                  <w:color w:val="000000"/>
                  <w:sz w:val="22"/>
                  <w:lang w:val="en-US" w:bidi="ar"/>
                </w:rPr>
                <w:delText xml:space="preserve">Minimum </w:delText>
              </w:r>
            </w:del>
          </w:p>
        </w:tc>
        <w:tc>
          <w:tcPr>
            <w:tcW w:w="1650" w:type="dxa"/>
            <w:shd w:val="clear" w:color="auto" w:fill="auto"/>
            <w:vAlign w:val="center"/>
            <w:tcPrChange w:id="8077" w:author="jie sun" w:date="2018-04-16T21:42:00Z">
              <w:tcPr>
                <w:tcW w:w="1650" w:type="dxa"/>
                <w:shd w:val="clear" w:color="auto" w:fill="auto"/>
                <w:vAlign w:val="center"/>
              </w:tcPr>
            </w:tcPrChange>
          </w:tcPr>
          <w:p w:rsidR="0087014B" w:rsidDel="00520787" w:rsidRDefault="00D5184D">
            <w:pPr>
              <w:jc w:val="center"/>
              <w:textAlignment w:val="center"/>
              <w:rPr>
                <w:del w:id="8078" w:author="JIE  SUN" w:date="2018-06-22T16:32:00Z"/>
                <w:rFonts w:ascii="SimSun" w:eastAsia="SimSun" w:hAnsi="SimSun" w:cs="SimSun"/>
                <w:color w:val="000000"/>
                <w:sz w:val="22"/>
              </w:rPr>
            </w:pPr>
            <w:del w:id="8079" w:author="JIE  SUN" w:date="2018-06-22T16:32:00Z">
              <w:r w:rsidDel="00520787">
                <w:rPr>
                  <w:rFonts w:ascii="SimSun" w:eastAsia="SimSun" w:hAnsi="SimSun" w:cs="SimSun" w:hint="eastAsia"/>
                  <w:color w:val="000000"/>
                  <w:sz w:val="22"/>
                  <w:lang w:val="en-US" w:bidi="ar"/>
                </w:rPr>
                <w:delText>Maximum</w:delText>
              </w:r>
            </w:del>
          </w:p>
        </w:tc>
      </w:tr>
      <w:tr w:rsidR="0087014B" w:rsidDel="00520787" w:rsidTr="00701728">
        <w:trPr>
          <w:trHeight w:val="286"/>
          <w:jc w:val="center"/>
          <w:del w:id="8080" w:author="JIE  SUN" w:date="2018-06-22T16:32:00Z"/>
          <w:trPrChange w:id="8081" w:author="jie sun" w:date="2018-04-16T21:42:00Z">
            <w:trPr>
              <w:trHeight w:val="286"/>
            </w:trPr>
          </w:trPrChange>
        </w:trPr>
        <w:tc>
          <w:tcPr>
            <w:tcW w:w="1862" w:type="dxa"/>
            <w:shd w:val="clear" w:color="auto" w:fill="auto"/>
            <w:vAlign w:val="center"/>
            <w:tcPrChange w:id="8082" w:author="jie sun" w:date="2018-04-16T21:42:00Z">
              <w:tcPr>
                <w:tcW w:w="1862" w:type="dxa"/>
                <w:shd w:val="clear" w:color="auto" w:fill="auto"/>
                <w:vAlign w:val="center"/>
              </w:tcPr>
            </w:tcPrChange>
          </w:tcPr>
          <w:p w:rsidR="0087014B" w:rsidDel="00520787" w:rsidRDefault="00D5184D">
            <w:pPr>
              <w:jc w:val="center"/>
              <w:textAlignment w:val="center"/>
              <w:rPr>
                <w:del w:id="8083" w:author="JIE  SUN" w:date="2018-06-22T16:32:00Z"/>
                <w:rFonts w:ascii="SimSun" w:eastAsia="SimSun" w:hAnsi="SimSun" w:cs="SimSun"/>
                <w:color w:val="000000"/>
                <w:sz w:val="22"/>
              </w:rPr>
            </w:pPr>
            <w:del w:id="8084" w:author="JIE  SUN" w:date="2018-06-22T16:32:00Z">
              <w:r w:rsidDel="00520787">
                <w:rPr>
                  <w:rFonts w:ascii="SimSun" w:eastAsia="SimSun" w:hAnsi="SimSun" w:cs="SimSun" w:hint="eastAsia"/>
                  <w:color w:val="000000"/>
                  <w:sz w:val="22"/>
                  <w:lang w:val="en-US" w:bidi="ar"/>
                </w:rPr>
                <w:delText>X-axis</w:delText>
              </w:r>
            </w:del>
          </w:p>
        </w:tc>
        <w:tc>
          <w:tcPr>
            <w:tcW w:w="908" w:type="dxa"/>
            <w:shd w:val="clear" w:color="auto" w:fill="auto"/>
            <w:vAlign w:val="center"/>
            <w:tcPrChange w:id="8085" w:author="jie sun" w:date="2018-04-16T21:42:00Z">
              <w:tcPr>
                <w:tcW w:w="908" w:type="dxa"/>
                <w:shd w:val="clear" w:color="auto" w:fill="auto"/>
                <w:vAlign w:val="center"/>
              </w:tcPr>
            </w:tcPrChange>
          </w:tcPr>
          <w:p w:rsidR="0087014B" w:rsidDel="00520787" w:rsidRDefault="00D5184D">
            <w:pPr>
              <w:jc w:val="center"/>
              <w:rPr>
                <w:del w:id="8086" w:author="JIE  SUN" w:date="2018-06-22T16:32:00Z"/>
                <w:rFonts w:ascii="SimSun" w:eastAsia="SimSun" w:hAnsi="SimSun" w:cs="SimSun"/>
                <w:color w:val="000000"/>
                <w:sz w:val="22"/>
                <w:lang w:val="en-US"/>
              </w:rPr>
            </w:pPr>
            <w:del w:id="8087" w:author="JIE  SUN" w:date="2018-06-22T16:32:00Z">
              <w:r w:rsidDel="00520787">
                <w:rPr>
                  <w:rFonts w:ascii="SimSun" w:eastAsia="SimSun" w:hAnsi="SimSun" w:cs="SimSun" w:hint="eastAsia"/>
                  <w:color w:val="000000"/>
                  <w:sz w:val="22"/>
                  <w:lang w:val="en-US"/>
                </w:rPr>
                <w:delText xml:space="preserve"> -15°</w:delText>
              </w:r>
            </w:del>
          </w:p>
        </w:tc>
        <w:tc>
          <w:tcPr>
            <w:tcW w:w="1650" w:type="dxa"/>
            <w:shd w:val="clear" w:color="auto" w:fill="auto"/>
            <w:vAlign w:val="center"/>
            <w:tcPrChange w:id="8088" w:author="jie sun" w:date="2018-04-16T21:42:00Z">
              <w:tcPr>
                <w:tcW w:w="1650" w:type="dxa"/>
                <w:shd w:val="clear" w:color="auto" w:fill="auto"/>
                <w:vAlign w:val="center"/>
              </w:tcPr>
            </w:tcPrChange>
          </w:tcPr>
          <w:p w:rsidR="0087014B" w:rsidDel="00520787" w:rsidRDefault="00D5184D">
            <w:pPr>
              <w:jc w:val="center"/>
              <w:rPr>
                <w:del w:id="8089" w:author="JIE  SUN" w:date="2018-06-22T16:32:00Z"/>
                <w:rFonts w:ascii="SimSun" w:eastAsia="SimSun" w:hAnsi="SimSun" w:cs="SimSun"/>
                <w:color w:val="000000"/>
                <w:sz w:val="22"/>
                <w:lang w:val="en-US"/>
              </w:rPr>
            </w:pPr>
            <w:del w:id="8090"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091" w:author="JIE  SUN" w:date="2018-06-22T16:32:00Z"/>
          <w:trPrChange w:id="8092" w:author="jie sun" w:date="2018-04-16T21:42:00Z">
            <w:trPr>
              <w:trHeight w:val="286"/>
            </w:trPr>
          </w:trPrChange>
        </w:trPr>
        <w:tc>
          <w:tcPr>
            <w:tcW w:w="1862" w:type="dxa"/>
            <w:shd w:val="clear" w:color="auto" w:fill="auto"/>
            <w:vAlign w:val="center"/>
            <w:tcPrChange w:id="8093" w:author="jie sun" w:date="2018-04-16T21:42:00Z">
              <w:tcPr>
                <w:tcW w:w="1862" w:type="dxa"/>
                <w:shd w:val="clear" w:color="auto" w:fill="auto"/>
                <w:vAlign w:val="center"/>
              </w:tcPr>
            </w:tcPrChange>
          </w:tcPr>
          <w:p w:rsidR="0087014B" w:rsidDel="00520787" w:rsidRDefault="00D5184D">
            <w:pPr>
              <w:jc w:val="center"/>
              <w:textAlignment w:val="center"/>
              <w:rPr>
                <w:del w:id="8094" w:author="JIE  SUN" w:date="2018-06-22T16:32:00Z"/>
                <w:rFonts w:ascii="SimSun" w:eastAsia="SimSun" w:hAnsi="SimSun" w:cs="SimSun"/>
                <w:color w:val="000000"/>
                <w:sz w:val="22"/>
              </w:rPr>
            </w:pPr>
            <w:del w:id="8095" w:author="JIE  SUN" w:date="2018-06-22T16:32:00Z">
              <w:r w:rsidDel="00520787">
                <w:rPr>
                  <w:rFonts w:ascii="SimSun" w:eastAsia="SimSun" w:hAnsi="SimSun" w:cs="SimSun" w:hint="eastAsia"/>
                  <w:color w:val="000000"/>
                  <w:sz w:val="22"/>
                  <w:lang w:val="en-US" w:bidi="ar"/>
                </w:rPr>
                <w:delText>Y-aixs</w:delText>
              </w:r>
            </w:del>
          </w:p>
        </w:tc>
        <w:tc>
          <w:tcPr>
            <w:tcW w:w="908" w:type="dxa"/>
            <w:shd w:val="clear" w:color="auto" w:fill="auto"/>
            <w:vAlign w:val="center"/>
            <w:tcPrChange w:id="8096" w:author="jie sun" w:date="2018-04-16T21:42:00Z">
              <w:tcPr>
                <w:tcW w:w="908" w:type="dxa"/>
                <w:shd w:val="clear" w:color="auto" w:fill="auto"/>
                <w:vAlign w:val="center"/>
              </w:tcPr>
            </w:tcPrChange>
          </w:tcPr>
          <w:p w:rsidR="0087014B" w:rsidDel="00520787" w:rsidRDefault="00D5184D">
            <w:pPr>
              <w:jc w:val="center"/>
              <w:rPr>
                <w:del w:id="8097" w:author="JIE  SUN" w:date="2018-06-22T16:32:00Z"/>
                <w:rFonts w:ascii="SimSun" w:eastAsia="SimSun" w:hAnsi="SimSun" w:cs="SimSun"/>
                <w:color w:val="000000"/>
                <w:sz w:val="22"/>
                <w:lang w:val="en-US"/>
              </w:rPr>
            </w:pPr>
            <w:del w:id="8098" w:author="JIE  SUN" w:date="2018-06-22T16:32:00Z">
              <w:r w:rsidDel="00520787">
                <w:rPr>
                  <w:rFonts w:ascii="SimSun" w:eastAsia="SimSun" w:hAnsi="SimSun" w:cs="SimSun" w:hint="eastAsia"/>
                  <w:color w:val="000000"/>
                  <w:sz w:val="22"/>
                  <w:lang w:val="en-US"/>
                </w:rPr>
                <w:delText>-15°</w:delText>
              </w:r>
            </w:del>
          </w:p>
        </w:tc>
        <w:tc>
          <w:tcPr>
            <w:tcW w:w="1650" w:type="dxa"/>
            <w:shd w:val="clear" w:color="auto" w:fill="auto"/>
            <w:vAlign w:val="center"/>
            <w:tcPrChange w:id="8099" w:author="jie sun" w:date="2018-04-16T21:42:00Z">
              <w:tcPr>
                <w:tcW w:w="1650" w:type="dxa"/>
                <w:shd w:val="clear" w:color="auto" w:fill="auto"/>
                <w:vAlign w:val="center"/>
              </w:tcPr>
            </w:tcPrChange>
          </w:tcPr>
          <w:p w:rsidR="0087014B" w:rsidDel="00520787" w:rsidRDefault="00D5184D">
            <w:pPr>
              <w:jc w:val="center"/>
              <w:rPr>
                <w:del w:id="8100" w:author="JIE  SUN" w:date="2018-06-22T16:32:00Z"/>
                <w:rFonts w:ascii="SimSun" w:eastAsia="SimSun" w:hAnsi="SimSun" w:cs="SimSun"/>
                <w:color w:val="000000"/>
                <w:sz w:val="22"/>
                <w:lang w:val="en-US"/>
              </w:rPr>
            </w:pPr>
            <w:del w:id="8101" w:author="JIE  SUN" w:date="2018-06-22T16:32:00Z">
              <w:r w:rsidDel="00520787">
                <w:rPr>
                  <w:rFonts w:ascii="SimSun" w:eastAsia="SimSun" w:hAnsi="SimSun" w:cs="SimSun" w:hint="eastAsia"/>
                  <w:color w:val="000000"/>
                  <w:sz w:val="22"/>
                  <w:lang w:val="en-US"/>
                </w:rPr>
                <w:delText>15°</w:delText>
              </w:r>
            </w:del>
          </w:p>
        </w:tc>
      </w:tr>
      <w:tr w:rsidR="0087014B" w:rsidDel="00520787" w:rsidTr="00701728">
        <w:trPr>
          <w:trHeight w:val="286"/>
          <w:jc w:val="center"/>
          <w:del w:id="8102" w:author="JIE  SUN" w:date="2018-06-22T16:32:00Z"/>
          <w:trPrChange w:id="8103" w:author="jie sun" w:date="2018-04-16T21:42:00Z">
            <w:trPr>
              <w:trHeight w:val="286"/>
            </w:trPr>
          </w:trPrChange>
        </w:trPr>
        <w:tc>
          <w:tcPr>
            <w:tcW w:w="1862" w:type="dxa"/>
            <w:shd w:val="clear" w:color="auto" w:fill="auto"/>
            <w:vAlign w:val="center"/>
            <w:tcPrChange w:id="8104" w:author="jie sun" w:date="2018-04-16T21:42:00Z">
              <w:tcPr>
                <w:tcW w:w="1862" w:type="dxa"/>
                <w:shd w:val="clear" w:color="auto" w:fill="auto"/>
                <w:vAlign w:val="center"/>
              </w:tcPr>
            </w:tcPrChange>
          </w:tcPr>
          <w:p w:rsidR="0087014B" w:rsidDel="00520787" w:rsidRDefault="00D5184D">
            <w:pPr>
              <w:jc w:val="center"/>
              <w:textAlignment w:val="center"/>
              <w:rPr>
                <w:del w:id="8105" w:author="JIE  SUN" w:date="2018-06-22T16:32:00Z"/>
                <w:rFonts w:ascii="SimSun" w:eastAsia="SimSun" w:hAnsi="SimSun" w:cs="SimSun"/>
                <w:color w:val="000000"/>
                <w:sz w:val="22"/>
              </w:rPr>
            </w:pPr>
            <w:del w:id="8106" w:author="JIE  SUN" w:date="2018-06-22T16:32:00Z">
              <w:r w:rsidDel="00520787">
                <w:rPr>
                  <w:rFonts w:ascii="SimSun" w:eastAsia="SimSun" w:hAnsi="SimSun" w:cs="SimSun" w:hint="eastAsia"/>
                  <w:color w:val="000000"/>
                  <w:sz w:val="22"/>
                  <w:lang w:val="en-US" w:bidi="ar"/>
                </w:rPr>
                <w:delText>Z-aixs</w:delText>
              </w:r>
            </w:del>
          </w:p>
        </w:tc>
        <w:tc>
          <w:tcPr>
            <w:tcW w:w="908" w:type="dxa"/>
            <w:shd w:val="clear" w:color="auto" w:fill="auto"/>
            <w:vAlign w:val="center"/>
            <w:tcPrChange w:id="8107" w:author="jie sun" w:date="2018-04-16T21:42:00Z">
              <w:tcPr>
                <w:tcW w:w="908" w:type="dxa"/>
                <w:shd w:val="clear" w:color="auto" w:fill="auto"/>
                <w:vAlign w:val="center"/>
              </w:tcPr>
            </w:tcPrChange>
          </w:tcPr>
          <w:p w:rsidR="0087014B" w:rsidDel="00520787" w:rsidRDefault="00D5184D">
            <w:pPr>
              <w:jc w:val="center"/>
              <w:rPr>
                <w:del w:id="8108" w:author="JIE  SUN" w:date="2018-06-22T16:32:00Z"/>
                <w:rFonts w:ascii="SimSun" w:eastAsia="SimSun" w:hAnsi="SimSun" w:cs="SimSun"/>
                <w:color w:val="000000"/>
                <w:sz w:val="22"/>
                <w:lang w:val="en-US"/>
              </w:rPr>
            </w:pPr>
            <w:del w:id="8109" w:author="JIE  SUN" w:date="2018-06-22T16:32:00Z">
              <w:r w:rsidDel="00520787">
                <w:rPr>
                  <w:rFonts w:ascii="SimSun" w:eastAsia="SimSun" w:hAnsi="SimSun" w:cs="SimSun" w:hint="eastAsia"/>
                  <w:color w:val="000000"/>
                  <w:sz w:val="22"/>
                  <w:lang w:val="en-US"/>
                </w:rPr>
                <w:delText>-20°</w:delText>
              </w:r>
            </w:del>
          </w:p>
        </w:tc>
        <w:tc>
          <w:tcPr>
            <w:tcW w:w="1650" w:type="dxa"/>
            <w:shd w:val="clear" w:color="auto" w:fill="auto"/>
            <w:vAlign w:val="center"/>
            <w:tcPrChange w:id="8110" w:author="jie sun" w:date="2018-04-16T21:42:00Z">
              <w:tcPr>
                <w:tcW w:w="1650" w:type="dxa"/>
                <w:shd w:val="clear" w:color="auto" w:fill="auto"/>
                <w:vAlign w:val="center"/>
              </w:tcPr>
            </w:tcPrChange>
          </w:tcPr>
          <w:p w:rsidR="0087014B" w:rsidDel="00520787" w:rsidRDefault="00D5184D">
            <w:pPr>
              <w:jc w:val="center"/>
              <w:rPr>
                <w:del w:id="8111" w:author="JIE  SUN" w:date="2018-06-22T16:32:00Z"/>
                <w:rFonts w:ascii="SimSun" w:eastAsia="SimSun" w:hAnsi="SimSun" w:cs="SimSun"/>
                <w:color w:val="000000"/>
                <w:sz w:val="22"/>
                <w:lang w:val="en-US"/>
              </w:rPr>
            </w:pPr>
            <w:del w:id="8112" w:author="JIE  SUN" w:date="2018-06-22T16:32:00Z">
              <w:r w:rsidDel="00520787">
                <w:rPr>
                  <w:rFonts w:ascii="SimSun" w:eastAsia="SimSun" w:hAnsi="SimSun" w:cs="SimSun" w:hint="eastAsia"/>
                  <w:color w:val="000000"/>
                  <w:sz w:val="22"/>
                  <w:lang w:val="en-US"/>
                </w:rPr>
                <w:delText xml:space="preserve">20° </w:delText>
              </w:r>
            </w:del>
          </w:p>
        </w:tc>
      </w:tr>
    </w:tbl>
    <w:p w:rsidR="00BD4F7A" w:rsidRDefault="00BD4F7A" w:rsidP="00BD4F7A">
      <w:pPr>
        <w:autoSpaceDE w:val="0"/>
        <w:autoSpaceDN w:val="0"/>
        <w:adjustRightInd w:val="0"/>
        <w:spacing w:after="0"/>
        <w:rPr>
          <w:ins w:id="8113" w:author="JIE  SUN" w:date="2018-06-22T18:17:00Z"/>
          <w:lang w:val="en-US"/>
        </w:rPr>
      </w:pPr>
      <w:ins w:id="8114" w:author="JIE  SUN" w:date="2018-06-22T18:17:00Z">
        <w:r>
          <w:rPr>
            <w:rFonts w:hint="eastAsia"/>
            <w:lang w:val="en-US"/>
          </w:rPr>
          <w:t>In</w:t>
        </w:r>
        <w:r>
          <w:rPr>
            <w:lang w:val="en-US"/>
          </w:rPr>
          <w:t xml:space="preserve"> code, defining those threshold values in </w:t>
        </w:r>
      </w:ins>
      <w:ins w:id="8115" w:author="JIE  SUN" w:date="2018-06-22T18:19:00Z">
        <w:r>
          <w:rPr>
            <w:lang w:val="en-US"/>
          </w:rPr>
          <w:t xml:space="preserve">a structure </w:t>
        </w:r>
        <w:r w:rsidR="009926D7">
          <w:rPr>
            <w:lang w:val="en-US"/>
          </w:rPr>
          <w:t>below:</w:t>
        </w:r>
      </w:ins>
    </w:p>
    <w:p w:rsidR="00BD4F7A" w:rsidRPr="00790EB9" w:rsidRDefault="00BD4F7A" w:rsidP="00BD4F7A">
      <w:pPr>
        <w:autoSpaceDE w:val="0"/>
        <w:autoSpaceDN w:val="0"/>
        <w:adjustRightInd w:val="0"/>
        <w:spacing w:after="0"/>
        <w:rPr>
          <w:ins w:id="8116" w:author="JIE  SUN" w:date="2018-06-22T18:17:00Z"/>
          <w:rFonts w:ascii="NSimSun" w:eastAsia="NSimSun" w:hAnsi="Times New Roman" w:cs="NSimSun"/>
          <w:color w:val="000000" w:themeColor="text1"/>
          <w:sz w:val="19"/>
          <w:szCs w:val="19"/>
          <w:rPrChange w:id="8117" w:author="JIE  SUN" w:date="2018-06-22T18:39:00Z">
            <w:rPr>
              <w:ins w:id="8118" w:author="JIE  SUN" w:date="2018-06-22T18:17:00Z"/>
              <w:rFonts w:ascii="NSimSun" w:eastAsia="NSimSun" w:hAnsi="Times New Roman" w:cs="NSimSun"/>
              <w:color w:val="000000"/>
              <w:sz w:val="19"/>
              <w:szCs w:val="19"/>
            </w:rPr>
          </w:rPrChange>
        </w:rPr>
      </w:pPr>
      <w:ins w:id="8119" w:author="JIE  SUN" w:date="2018-06-22T18:17:00Z">
        <w:r w:rsidRPr="00790EB9">
          <w:rPr>
            <w:color w:val="000000" w:themeColor="text1"/>
            <w:lang w:val="en-US"/>
            <w:rPrChange w:id="8120" w:author="JIE  SUN" w:date="2018-06-22T18:39:00Z">
              <w:rPr>
                <w:lang w:val="en-US"/>
              </w:rPr>
            </w:rPrChange>
          </w:rPr>
          <w:t xml:space="preserve"> </w:t>
        </w:r>
        <w:r w:rsidRPr="00790EB9">
          <w:rPr>
            <w:rFonts w:ascii="NSimSun" w:eastAsia="NSimSun" w:hAnsi="Times New Roman" w:cs="NSimSun"/>
            <w:color w:val="000000" w:themeColor="text1"/>
            <w:sz w:val="19"/>
            <w:szCs w:val="19"/>
            <w:rPrChange w:id="8121" w:author="JIE  SUN" w:date="2018-06-22T18:39:00Z">
              <w:rPr>
                <w:rFonts w:ascii="NSimSun" w:eastAsia="NSimSun" w:hAnsi="Times New Roman" w:cs="NSimSun"/>
                <w:color w:val="008000"/>
                <w:sz w:val="19"/>
                <w:szCs w:val="19"/>
              </w:rPr>
            </w:rPrChange>
          </w:rPr>
          <w:t>struct Action_angle_strict action_123[2] = {</w:t>
        </w:r>
      </w:ins>
    </w:p>
    <w:p w:rsidR="00BD4F7A" w:rsidRPr="00790EB9" w:rsidRDefault="00BD4F7A" w:rsidP="00BD4F7A">
      <w:pPr>
        <w:autoSpaceDE w:val="0"/>
        <w:autoSpaceDN w:val="0"/>
        <w:adjustRightInd w:val="0"/>
        <w:spacing w:after="0"/>
        <w:rPr>
          <w:ins w:id="8122" w:author="JIE  SUN" w:date="2018-06-22T18:17:00Z"/>
          <w:rFonts w:ascii="NSimSun" w:eastAsia="NSimSun" w:hAnsi="Times New Roman" w:cs="NSimSun"/>
          <w:color w:val="000000" w:themeColor="text1"/>
          <w:sz w:val="19"/>
          <w:szCs w:val="19"/>
          <w:rPrChange w:id="8123" w:author="JIE  SUN" w:date="2018-06-22T18:39:00Z">
            <w:rPr>
              <w:ins w:id="8124" w:author="JIE  SUN" w:date="2018-06-22T18:17:00Z"/>
              <w:rFonts w:ascii="NSimSun" w:eastAsia="NSimSun" w:hAnsi="Times New Roman" w:cs="NSimSun"/>
              <w:color w:val="000000"/>
              <w:sz w:val="19"/>
              <w:szCs w:val="19"/>
            </w:rPr>
          </w:rPrChange>
        </w:rPr>
      </w:pPr>
      <w:ins w:id="8125" w:author="JIE  SUN" w:date="2018-06-22T18:17:00Z">
        <w:r w:rsidRPr="00790EB9">
          <w:rPr>
            <w:rFonts w:ascii="NSimSun" w:eastAsia="NSimSun" w:hAnsi="Times New Roman" w:cs="NSimSun"/>
            <w:color w:val="000000" w:themeColor="text1"/>
            <w:sz w:val="19"/>
            <w:szCs w:val="19"/>
            <w:rPrChange w:id="8126" w:author="JIE  SUN" w:date="2018-06-22T18:39:00Z">
              <w:rPr>
                <w:rFonts w:ascii="NSimSun" w:eastAsia="NSimSun" w:hAnsi="Times New Roman" w:cs="NSimSun"/>
                <w:color w:val="008000"/>
                <w:sz w:val="19"/>
                <w:szCs w:val="19"/>
              </w:rPr>
            </w:rPrChange>
          </w:rPr>
          <w:tab/>
          <w:t>{ -30,30,-10,10,-10,10,-15,15,-10,13,-63,63 },  // action1  control Z-axis</w:t>
        </w:r>
      </w:ins>
    </w:p>
    <w:p w:rsidR="00BD4F7A" w:rsidRPr="00790EB9" w:rsidRDefault="00BD4F7A" w:rsidP="00BD4F7A">
      <w:pPr>
        <w:autoSpaceDE w:val="0"/>
        <w:autoSpaceDN w:val="0"/>
        <w:adjustRightInd w:val="0"/>
        <w:spacing w:after="0"/>
        <w:rPr>
          <w:ins w:id="8127" w:author="JIE  SUN" w:date="2018-06-22T18:17:00Z"/>
          <w:rFonts w:ascii="NSimSun" w:eastAsia="NSimSun" w:hAnsi="Times New Roman" w:cs="NSimSun"/>
          <w:color w:val="000000" w:themeColor="text1"/>
          <w:sz w:val="19"/>
          <w:szCs w:val="19"/>
          <w:rPrChange w:id="8128" w:author="JIE  SUN" w:date="2018-06-22T18:39:00Z">
            <w:rPr>
              <w:ins w:id="8129" w:author="JIE  SUN" w:date="2018-06-22T18:17:00Z"/>
              <w:rFonts w:ascii="NSimSun" w:eastAsia="NSimSun" w:hAnsi="Times New Roman" w:cs="NSimSun"/>
              <w:color w:val="000000"/>
              <w:sz w:val="19"/>
              <w:szCs w:val="19"/>
            </w:rPr>
          </w:rPrChange>
        </w:rPr>
      </w:pPr>
      <w:ins w:id="8130" w:author="JIE  SUN" w:date="2018-06-22T18:17:00Z">
        <w:r w:rsidRPr="00790EB9">
          <w:rPr>
            <w:rFonts w:ascii="NSimSun" w:eastAsia="NSimSun" w:hAnsi="Times New Roman" w:cs="NSimSun"/>
            <w:color w:val="000000" w:themeColor="text1"/>
            <w:sz w:val="19"/>
            <w:szCs w:val="19"/>
            <w:rPrChange w:id="8131" w:author="JIE  SUN" w:date="2018-06-22T18:39:00Z">
              <w:rPr>
                <w:rFonts w:ascii="NSimSun" w:eastAsia="NSimSun" w:hAnsi="Times New Roman" w:cs="NSimSun"/>
                <w:color w:val="008000"/>
                <w:sz w:val="19"/>
                <w:szCs w:val="19"/>
              </w:rPr>
            </w:rPrChange>
          </w:rPr>
          <w:tab/>
          <w:t>{ -10, 10, -10, 10, -30, 30,  -63, 63,  -10,30,  -10, 30 }, // action2 X-aixs</w:t>
        </w:r>
      </w:ins>
    </w:p>
    <w:p w:rsidR="0087014B" w:rsidRPr="00790EB9" w:rsidRDefault="00BD4F7A">
      <w:pPr>
        <w:pStyle w:val="Caption"/>
        <w:rPr>
          <w:del w:id="8132" w:author="像个男人一样" w:date="2018-03-22T11:48:00Z"/>
          <w:color w:val="000000" w:themeColor="text1"/>
          <w:lang w:val="en-US"/>
          <w:rPrChange w:id="8133" w:author="JIE  SUN" w:date="2018-06-22T18:39:00Z">
            <w:rPr>
              <w:del w:id="8134" w:author="像个男人一样" w:date="2018-03-22T11:48:00Z"/>
              <w:lang w:val="en-US"/>
            </w:rPr>
          </w:rPrChange>
        </w:rPr>
        <w:pPrChange w:id="8135" w:author="JIE  SUN" w:date="2018-06-22T18:17:00Z">
          <w:pPr/>
        </w:pPrChange>
      </w:pPr>
      <w:ins w:id="8136" w:author="JIE  SUN" w:date="2018-06-22T18:17:00Z">
        <w:r w:rsidRPr="00790EB9">
          <w:rPr>
            <w:rFonts w:ascii="NSimSun" w:eastAsia="NSimSun" w:hAnsi="Times New Roman" w:cs="NSimSun"/>
            <w:color w:val="000000" w:themeColor="text1"/>
            <w:sz w:val="19"/>
            <w:szCs w:val="19"/>
            <w:rPrChange w:id="8137" w:author="JIE  SUN" w:date="2018-06-22T18:39:00Z">
              <w:rPr>
                <w:rFonts w:ascii="NSimSun" w:eastAsia="NSimSun" w:hAnsi="Times New Roman" w:cs="NSimSun"/>
                <w:color w:val="008000"/>
                <w:sz w:val="19"/>
                <w:szCs w:val="19"/>
              </w:rPr>
            </w:rPrChange>
          </w:rPr>
          <w:t>};</w:t>
        </w:r>
      </w:ins>
    </w:p>
    <w:p w:rsidR="0087014B" w:rsidRPr="00790EB9" w:rsidDel="001010E9" w:rsidRDefault="00D5184D">
      <w:pPr>
        <w:rPr>
          <w:ins w:id="8138" w:author="像个男人一样" w:date="2018-03-21T02:31:00Z"/>
          <w:del w:id="8139" w:author="JIE  SUN" w:date="2018-06-22T17:25:00Z"/>
          <w:color w:val="000000" w:themeColor="text1"/>
          <w:rPrChange w:id="8140" w:author="JIE  SUN" w:date="2018-06-22T18:39:00Z">
            <w:rPr>
              <w:ins w:id="8141" w:author="像个男人一样" w:date="2018-03-21T02:31:00Z"/>
              <w:del w:id="8142" w:author="JIE  SUN" w:date="2018-06-22T17:25:00Z"/>
            </w:rPr>
          </w:rPrChange>
        </w:rPr>
      </w:pPr>
      <w:del w:id="8143" w:author="jie sun" w:date="2018-06-08T20:18:00Z">
        <w:r w:rsidRPr="00790EB9" w:rsidDel="00B36BF4">
          <w:rPr>
            <w:noProof/>
            <w:color w:val="000000" w:themeColor="text1"/>
            <w:rPrChange w:id="8144" w:author="JIE  SUN" w:date="2018-06-22T18:39:00Z">
              <w:rPr>
                <w:noProof/>
              </w:rPr>
            </w:rPrChange>
          </w:rPr>
          <w:drawing>
            <wp:inline distT="0" distB="0" distL="114300" distR="114300">
              <wp:extent cx="4572000" cy="2743200"/>
              <wp:effectExtent l="0" t="0" r="0" b="0"/>
              <wp:docPr id="50"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del>
      <w:ins w:id="8145" w:author="jie sun" w:date="2018-06-08T20:18:00Z">
        <w:del w:id="8146" w:author="JIE  SUN" w:date="2018-06-22T16:32:00Z">
          <w:r w:rsidR="00B36BF4" w:rsidRPr="00790EB9" w:rsidDel="00520787">
            <w:rPr>
              <w:noProof/>
              <w:color w:val="000000" w:themeColor="text1"/>
              <w:rPrChange w:id="8147" w:author="JIE  SUN" w:date="2018-06-22T18:39:00Z">
                <w:rPr>
                  <w:noProof/>
                </w:rPr>
              </w:rPrChange>
            </w:rPr>
            <w:drawing>
              <wp:inline distT="0" distB="0" distL="0" distR="0" wp14:anchorId="446A05DD" wp14:editId="326FD1D1">
                <wp:extent cx="4572000" cy="2743200"/>
                <wp:effectExtent l="0" t="0" r="0" b="0"/>
                <wp:docPr id="63" name="Chart 63">
                  <a:extLst xmlns:a="http://schemas.openxmlformats.org/drawingml/2006/main">
                    <a:ext uri="{FF2B5EF4-FFF2-40B4-BE49-F238E27FC236}">
                      <a16:creationId xmlns:a16="http://schemas.microsoft.com/office/drawing/2014/main" id="{8193FF6A-ED9B-431F-BC66-2E0A6D5D43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del>
      </w:ins>
    </w:p>
    <w:p w:rsidR="0087014B" w:rsidRPr="00790EB9" w:rsidDel="00520787" w:rsidRDefault="00D5184D">
      <w:pPr>
        <w:pStyle w:val="Caption"/>
        <w:rPr>
          <w:ins w:id="8148" w:author="像个男人一样" w:date="2018-03-22T11:48:00Z"/>
          <w:del w:id="8149" w:author="JIE  SUN" w:date="2018-06-22T16:32:00Z"/>
          <w:color w:val="000000" w:themeColor="text1"/>
          <w:rPrChange w:id="8150" w:author="JIE  SUN" w:date="2018-06-22T18:39:00Z">
            <w:rPr>
              <w:ins w:id="8151" w:author="像个男人一样" w:date="2018-03-22T11:48:00Z"/>
              <w:del w:id="8152" w:author="JIE  SUN" w:date="2018-06-22T16:32:00Z"/>
            </w:rPr>
          </w:rPrChange>
        </w:rPr>
        <w:pPrChange w:id="8153" w:author="JIE  SUN" w:date="2018-06-22T18:17:00Z">
          <w:pPr/>
        </w:pPrChange>
      </w:pPr>
      <w:bookmarkStart w:id="8154" w:name="_Toc511906357"/>
      <w:ins w:id="8155" w:author="像个男人一样" w:date="2018-03-21T02:31:00Z">
        <w:del w:id="8156" w:author="JIE  SUN" w:date="2018-06-22T16:32:00Z">
          <w:r w:rsidRPr="00790EB9" w:rsidDel="00520787">
            <w:rPr>
              <w:color w:val="000000" w:themeColor="text1"/>
              <w:rPrChange w:id="8157" w:author="JIE  SUN" w:date="2018-06-22T18:39:00Z">
                <w:rPr/>
              </w:rPrChange>
            </w:rPr>
            <w:delText xml:space="preserve">Figure </w:delText>
          </w:r>
        </w:del>
      </w:ins>
      <w:ins w:id="8158" w:author="jie sun" w:date="2018-04-19T13:00:00Z">
        <w:del w:id="8159" w:author="JIE  SUN" w:date="2018-06-21T13:34:00Z">
          <w:r w:rsidR="00083FE7" w:rsidRPr="00790EB9" w:rsidDel="00A64E7B">
            <w:rPr>
              <w:color w:val="000000" w:themeColor="text1"/>
              <w:rPrChange w:id="8160" w:author="JIE  SUN" w:date="2018-06-22T18:39:00Z">
                <w:rPr/>
              </w:rPrChange>
            </w:rPr>
            <w:fldChar w:fldCharType="begin"/>
          </w:r>
          <w:r w:rsidR="00083FE7" w:rsidRPr="00790EB9" w:rsidDel="00A64E7B">
            <w:rPr>
              <w:color w:val="000000" w:themeColor="text1"/>
              <w:rPrChange w:id="8161" w:author="JIE  SUN" w:date="2018-06-22T18:39:00Z">
                <w:rPr/>
              </w:rPrChange>
            </w:rPr>
            <w:delInstrText xml:space="preserve"> STYLEREF 1 \s </w:delInstrText>
          </w:r>
        </w:del>
      </w:ins>
      <w:del w:id="8162" w:author="JIE  SUN" w:date="2018-06-21T13:34:00Z">
        <w:r w:rsidR="00083FE7" w:rsidRPr="00790EB9" w:rsidDel="00A64E7B">
          <w:rPr>
            <w:color w:val="000000" w:themeColor="text1"/>
            <w:rPrChange w:id="8163" w:author="JIE  SUN" w:date="2018-06-22T18:39:00Z">
              <w:rPr/>
            </w:rPrChange>
          </w:rPr>
          <w:fldChar w:fldCharType="separate"/>
        </w:r>
        <w:r w:rsidR="00083FE7" w:rsidRPr="00790EB9" w:rsidDel="00A64E7B">
          <w:rPr>
            <w:noProof/>
            <w:color w:val="000000" w:themeColor="text1"/>
            <w:rPrChange w:id="8164" w:author="JIE  SUN" w:date="2018-06-22T18:39:00Z">
              <w:rPr>
                <w:noProof/>
              </w:rPr>
            </w:rPrChange>
          </w:rPr>
          <w:delText>4</w:delText>
        </w:r>
      </w:del>
      <w:ins w:id="8165" w:author="jie sun" w:date="2018-04-19T13:00:00Z">
        <w:del w:id="8166" w:author="JIE  SUN" w:date="2018-06-21T13:34:00Z">
          <w:r w:rsidR="00083FE7" w:rsidRPr="00790EB9" w:rsidDel="00A64E7B">
            <w:rPr>
              <w:color w:val="000000" w:themeColor="text1"/>
              <w:rPrChange w:id="8167" w:author="JIE  SUN" w:date="2018-06-22T18:39:00Z">
                <w:rPr/>
              </w:rPrChange>
            </w:rPr>
            <w:fldChar w:fldCharType="end"/>
          </w:r>
          <w:r w:rsidR="00083FE7" w:rsidRPr="00790EB9" w:rsidDel="00A64E7B">
            <w:rPr>
              <w:color w:val="000000" w:themeColor="text1"/>
              <w:rPrChange w:id="8168" w:author="JIE  SUN" w:date="2018-06-22T18:39:00Z">
                <w:rPr/>
              </w:rPrChange>
            </w:rPr>
            <w:delText>.</w:delText>
          </w:r>
          <w:r w:rsidR="00083FE7" w:rsidRPr="00790EB9" w:rsidDel="00A64E7B">
            <w:rPr>
              <w:color w:val="000000" w:themeColor="text1"/>
              <w:rPrChange w:id="8169" w:author="JIE  SUN" w:date="2018-06-22T18:39:00Z">
                <w:rPr/>
              </w:rPrChange>
            </w:rPr>
            <w:fldChar w:fldCharType="begin"/>
          </w:r>
          <w:r w:rsidR="00083FE7" w:rsidRPr="00790EB9" w:rsidDel="00A64E7B">
            <w:rPr>
              <w:color w:val="000000" w:themeColor="text1"/>
              <w:rPrChange w:id="8170" w:author="JIE  SUN" w:date="2018-06-22T18:39:00Z">
                <w:rPr/>
              </w:rPrChange>
            </w:rPr>
            <w:delInstrText xml:space="preserve"> SEQ Figure \* ARABIC \s 1 </w:delInstrText>
          </w:r>
        </w:del>
      </w:ins>
      <w:del w:id="8171" w:author="JIE  SUN" w:date="2018-06-21T13:34:00Z">
        <w:r w:rsidR="00083FE7" w:rsidRPr="00790EB9" w:rsidDel="00A64E7B">
          <w:rPr>
            <w:color w:val="000000" w:themeColor="text1"/>
            <w:rPrChange w:id="8172" w:author="JIE  SUN" w:date="2018-06-22T18:39:00Z">
              <w:rPr/>
            </w:rPrChange>
          </w:rPr>
          <w:fldChar w:fldCharType="separate"/>
        </w:r>
      </w:del>
      <w:ins w:id="8173" w:author="jie sun" w:date="2018-04-19T13:00:00Z">
        <w:del w:id="8174" w:author="JIE  SUN" w:date="2018-06-21T13:34:00Z">
          <w:r w:rsidR="00083FE7" w:rsidRPr="00790EB9" w:rsidDel="00A64E7B">
            <w:rPr>
              <w:noProof/>
              <w:color w:val="000000" w:themeColor="text1"/>
              <w:rPrChange w:id="8175" w:author="JIE  SUN" w:date="2018-06-22T18:39:00Z">
                <w:rPr>
                  <w:noProof/>
                </w:rPr>
              </w:rPrChange>
            </w:rPr>
            <w:delText>16</w:delText>
          </w:r>
          <w:r w:rsidR="00083FE7" w:rsidRPr="00790EB9" w:rsidDel="00A64E7B">
            <w:rPr>
              <w:color w:val="000000" w:themeColor="text1"/>
              <w:rPrChange w:id="8176" w:author="JIE  SUN" w:date="2018-06-22T18:39:00Z">
                <w:rPr/>
              </w:rPrChange>
            </w:rPr>
            <w:fldChar w:fldCharType="end"/>
          </w:r>
        </w:del>
      </w:ins>
      <w:ins w:id="8177" w:author="像个男人一样" w:date="2018-03-21T02:31:00Z">
        <w:del w:id="8178" w:author="JIE  SUN" w:date="2018-06-22T16:32:00Z">
          <w:r w:rsidRPr="00790EB9" w:rsidDel="00520787">
            <w:rPr>
              <w:color w:val="000000" w:themeColor="text1"/>
              <w:rPrChange w:id="8179" w:author="JIE  SUN" w:date="2018-06-22T18:39:00Z">
                <w:rPr/>
              </w:rPrChange>
            </w:rPr>
            <w:fldChar w:fldCharType="begin"/>
          </w:r>
          <w:r w:rsidRPr="00790EB9" w:rsidDel="00520787">
            <w:rPr>
              <w:color w:val="000000" w:themeColor="text1"/>
              <w:rPrChange w:id="8180" w:author="JIE  SUN" w:date="2018-06-22T18:39:00Z">
                <w:rPr/>
              </w:rPrChange>
            </w:rPr>
            <w:delInstrText xml:space="preserve"> STYLEREF 1 \s </w:delInstrText>
          </w:r>
          <w:r w:rsidRPr="00790EB9" w:rsidDel="00520787">
            <w:rPr>
              <w:color w:val="000000" w:themeColor="text1"/>
              <w:rPrChange w:id="8181" w:author="JIE  SUN" w:date="2018-06-22T18:39:00Z">
                <w:rPr/>
              </w:rPrChange>
            </w:rPr>
            <w:fldChar w:fldCharType="separate"/>
          </w:r>
          <w:r w:rsidRPr="00790EB9" w:rsidDel="00520787">
            <w:rPr>
              <w:color w:val="000000" w:themeColor="text1"/>
              <w:rPrChange w:id="8182" w:author="JIE  SUN" w:date="2018-06-22T18:39:00Z">
                <w:rPr/>
              </w:rPrChange>
            </w:rPr>
            <w:delText>4</w:delText>
          </w:r>
          <w:r w:rsidRPr="00790EB9" w:rsidDel="00520787">
            <w:rPr>
              <w:color w:val="000000" w:themeColor="text1"/>
              <w:rPrChange w:id="8183" w:author="JIE  SUN" w:date="2018-06-22T18:39:00Z">
                <w:rPr/>
              </w:rPrChange>
            </w:rPr>
            <w:fldChar w:fldCharType="end"/>
          </w:r>
          <w:r w:rsidRPr="00790EB9" w:rsidDel="00520787">
            <w:rPr>
              <w:color w:val="000000" w:themeColor="text1"/>
              <w:rPrChange w:id="8184" w:author="JIE  SUN" w:date="2018-06-22T18:39:00Z">
                <w:rPr/>
              </w:rPrChange>
            </w:rPr>
            <w:delText>.</w:delText>
          </w:r>
          <w:r w:rsidRPr="00790EB9" w:rsidDel="00520787">
            <w:rPr>
              <w:color w:val="000000" w:themeColor="text1"/>
              <w:rPrChange w:id="8185" w:author="JIE  SUN" w:date="2018-06-22T18:39:00Z">
                <w:rPr/>
              </w:rPrChange>
            </w:rPr>
            <w:fldChar w:fldCharType="begin"/>
          </w:r>
          <w:r w:rsidRPr="00790EB9" w:rsidDel="00520787">
            <w:rPr>
              <w:color w:val="000000" w:themeColor="text1"/>
              <w:rPrChange w:id="8186" w:author="JIE  SUN" w:date="2018-06-22T18:39:00Z">
                <w:rPr/>
              </w:rPrChange>
            </w:rPr>
            <w:delInstrText xml:space="preserve"> SEQ Figure \* ARABIC \s 1 </w:delInstrText>
          </w:r>
          <w:r w:rsidRPr="00790EB9" w:rsidDel="00520787">
            <w:rPr>
              <w:color w:val="000000" w:themeColor="text1"/>
              <w:rPrChange w:id="8187" w:author="JIE  SUN" w:date="2018-06-22T18:39:00Z">
                <w:rPr/>
              </w:rPrChange>
            </w:rPr>
            <w:fldChar w:fldCharType="separate"/>
          </w:r>
        </w:del>
      </w:ins>
      <w:ins w:id="8188" w:author="像个男人一样" w:date="2018-03-22T11:51:00Z">
        <w:del w:id="8189" w:author="JIE  SUN" w:date="2018-06-22T16:32:00Z">
          <w:r w:rsidRPr="00790EB9" w:rsidDel="00520787">
            <w:rPr>
              <w:color w:val="000000" w:themeColor="text1"/>
              <w:rPrChange w:id="8190" w:author="JIE  SUN" w:date="2018-06-22T18:39:00Z">
                <w:rPr/>
              </w:rPrChange>
            </w:rPr>
            <w:delText>15</w:delText>
          </w:r>
        </w:del>
      </w:ins>
      <w:ins w:id="8191" w:author="像个男人一样" w:date="2018-03-21T02:31:00Z">
        <w:del w:id="8192" w:author="JIE  SUN" w:date="2018-06-22T16:32:00Z">
          <w:r w:rsidRPr="00790EB9" w:rsidDel="00520787">
            <w:rPr>
              <w:color w:val="000000" w:themeColor="text1"/>
              <w:rPrChange w:id="8193" w:author="JIE  SUN" w:date="2018-06-22T18:39:00Z">
                <w:rPr/>
              </w:rPrChange>
            </w:rPr>
            <w:fldChar w:fldCharType="end"/>
          </w:r>
          <w:bookmarkStart w:id="8194" w:name="_Toc21173"/>
          <w:bookmarkStart w:id="8195" w:name="_Toc16934"/>
          <w:bookmarkStart w:id="8196" w:name="_Toc27077"/>
          <w:bookmarkStart w:id="8197" w:name="_Toc22366"/>
          <w:bookmarkStart w:id="8198" w:name="_Toc21769"/>
          <w:bookmarkStart w:id="8199" w:name="_Toc1829"/>
          <w:bookmarkStart w:id="8200" w:name="_Toc13941"/>
          <w:bookmarkStart w:id="8201" w:name="_Toc19989"/>
          <w:bookmarkStart w:id="8202" w:name="_Toc12810"/>
          <w:bookmarkStart w:id="8203" w:name="_Toc7569"/>
          <w:bookmarkStart w:id="8204" w:name="_Toc23277"/>
          <w:bookmarkStart w:id="8205" w:name="_Toc21825"/>
          <w:bookmarkStart w:id="8206" w:name="_Toc20840"/>
          <w:bookmarkStart w:id="8207" w:name="_Toc32747"/>
          <w:bookmarkStart w:id="8208" w:name="_Toc22785"/>
          <w:bookmarkStart w:id="8209" w:name="_Toc12824"/>
          <w:bookmarkStart w:id="8210" w:name="_Toc13007"/>
          <w:bookmarkStart w:id="8211" w:name="_Toc982"/>
          <w:bookmarkStart w:id="8212" w:name="_Toc32659"/>
          <w:bookmarkStart w:id="8213" w:name="_Toc31872"/>
          <w:bookmarkStart w:id="8214" w:name="_Toc13709"/>
          <w:bookmarkStart w:id="8215" w:name="_Toc19385"/>
          <w:bookmarkStart w:id="8216" w:name="_Toc11180"/>
          <w:bookmarkStart w:id="8217" w:name="_Toc9302"/>
          <w:bookmarkStart w:id="8218" w:name="_Toc30678"/>
          <w:r w:rsidRPr="00790EB9" w:rsidDel="00520787">
            <w:rPr>
              <w:color w:val="000000" w:themeColor="text1"/>
              <w:rPrChange w:id="8219" w:author="JIE  SUN" w:date="2018-06-22T18:39:00Z">
                <w:rPr/>
              </w:rPrChange>
            </w:rPr>
            <w:delText xml:space="preserve">:  Angles </w:delText>
          </w:r>
        </w:del>
      </w:ins>
      <w:ins w:id="8220" w:author="jie sun" w:date="2018-04-16T22:36:00Z">
        <w:del w:id="8221" w:author="JIE  SUN" w:date="2018-06-22T16:32:00Z">
          <w:r w:rsidR="009C02F2" w:rsidRPr="00790EB9" w:rsidDel="00520787">
            <w:rPr>
              <w:color w:val="000000" w:themeColor="text1"/>
              <w:rPrChange w:id="8222" w:author="JIE  SUN" w:date="2018-06-22T18:39:00Z">
                <w:rPr/>
              </w:rPrChange>
            </w:rPr>
            <w:delText>W</w:delText>
          </w:r>
        </w:del>
      </w:ins>
      <w:ins w:id="8223" w:author="像个男人一样" w:date="2018-03-21T02:31:00Z">
        <w:del w:id="8224" w:author="JIE  SUN" w:date="2018-06-22T16:32:00Z">
          <w:r w:rsidRPr="00790EB9" w:rsidDel="00520787">
            <w:rPr>
              <w:color w:val="000000" w:themeColor="text1"/>
              <w:rPrChange w:id="8225" w:author="JIE  SUN" w:date="2018-06-22T18:39:00Z">
                <w:rPr/>
              </w:rPrChange>
            </w:rPr>
            <w:delText xml:space="preserve">with </w:delText>
          </w:r>
        </w:del>
      </w:ins>
      <w:ins w:id="8226" w:author="jie sun" w:date="2018-04-16T22:36:00Z">
        <w:del w:id="8227" w:author="JIE  SUN" w:date="2018-06-22T16:32:00Z">
          <w:r w:rsidR="009C02F2" w:rsidRPr="00790EB9" w:rsidDel="00520787">
            <w:rPr>
              <w:color w:val="000000" w:themeColor="text1"/>
              <w:rPrChange w:id="8228" w:author="JIE  SUN" w:date="2018-06-22T18:39:00Z">
                <w:rPr/>
              </w:rPrChange>
            </w:rPr>
            <w:delText>T</w:delText>
          </w:r>
        </w:del>
      </w:ins>
      <w:ins w:id="8229" w:author="像个男人一样" w:date="2018-03-21T02:31:00Z">
        <w:del w:id="8230" w:author="JIE  SUN" w:date="2018-06-22T16:32:00Z">
          <w:r w:rsidRPr="00790EB9" w:rsidDel="00520787">
            <w:rPr>
              <w:color w:val="000000" w:themeColor="text1"/>
              <w:rPrChange w:id="8231" w:author="JIE  SUN" w:date="2018-06-22T18:39:00Z">
                <w:rPr/>
              </w:rPrChange>
            </w:rPr>
            <w:delText xml:space="preserve">the </w:delText>
          </w:r>
        </w:del>
      </w:ins>
      <w:ins w:id="8232" w:author="jie sun" w:date="2018-04-16T22:36:00Z">
        <w:del w:id="8233" w:author="JIE  SUN" w:date="2018-06-22T16:32:00Z">
          <w:r w:rsidR="009C02F2" w:rsidRPr="00790EB9" w:rsidDel="00520787">
            <w:rPr>
              <w:color w:val="000000" w:themeColor="text1"/>
              <w:rPrChange w:id="8234" w:author="JIE  SUN" w:date="2018-06-22T18:39:00Z">
                <w:rPr/>
              </w:rPrChange>
            </w:rPr>
            <w:delText>G</w:delText>
          </w:r>
        </w:del>
      </w:ins>
      <w:ins w:id="8235" w:author="像个男人一样" w:date="2018-03-21T02:31:00Z">
        <w:del w:id="8236" w:author="JIE  SUN" w:date="2018-06-22T16:32:00Z">
          <w:r w:rsidRPr="00790EB9" w:rsidDel="00520787">
            <w:rPr>
              <w:color w:val="000000" w:themeColor="text1"/>
              <w:rPrChange w:id="8237" w:author="JIE  SUN" w:date="2018-06-22T18:39:00Z">
                <w:rPr/>
              </w:rPrChange>
            </w:rPr>
            <w:delText xml:space="preserve">gravity </w:delText>
          </w:r>
        </w:del>
      </w:ins>
      <w:ins w:id="8238" w:author="jie sun" w:date="2018-04-16T22:36:00Z">
        <w:del w:id="8239" w:author="JIE  SUN" w:date="2018-06-22T16:32:00Z">
          <w:r w:rsidR="009C02F2" w:rsidRPr="00790EB9" w:rsidDel="00520787">
            <w:rPr>
              <w:color w:val="000000" w:themeColor="text1"/>
              <w:rPrChange w:id="8240" w:author="JIE  SUN" w:date="2018-06-22T18:39:00Z">
                <w:rPr/>
              </w:rPrChange>
            </w:rPr>
            <w:delText>C</w:delText>
          </w:r>
        </w:del>
      </w:ins>
      <w:ins w:id="8241" w:author="像个男人一样" w:date="2018-03-21T02:31:00Z">
        <w:del w:id="8242" w:author="JIE  SUN" w:date="2018-06-22T16:32:00Z">
          <w:r w:rsidRPr="00790EB9" w:rsidDel="00520787">
            <w:rPr>
              <w:color w:val="000000" w:themeColor="text1"/>
              <w:rPrChange w:id="8243" w:author="JIE  SUN" w:date="2018-06-22T18:39:00Z">
                <w:rPr/>
              </w:rPrChange>
            </w:rPr>
            <w:delText xml:space="preserve">changes </w:delText>
          </w:r>
        </w:del>
      </w:ins>
      <w:ins w:id="8244" w:author="jie sun" w:date="2018-04-16T22:36:00Z">
        <w:del w:id="8245" w:author="JIE  SUN" w:date="2018-06-22T16:32:00Z">
          <w:r w:rsidR="009C02F2" w:rsidRPr="00790EB9" w:rsidDel="00520787">
            <w:rPr>
              <w:color w:val="000000" w:themeColor="text1"/>
              <w:rPrChange w:id="8246" w:author="JIE  SUN" w:date="2018-06-22T18:39:00Z">
                <w:rPr/>
              </w:rPrChange>
            </w:rPr>
            <w:delText>I</w:delText>
          </w:r>
        </w:del>
      </w:ins>
      <w:ins w:id="8247" w:author="像个男人一样" w:date="2018-03-21T02:31:00Z">
        <w:del w:id="8248" w:author="JIE  SUN" w:date="2018-06-22T16:32:00Z">
          <w:r w:rsidRPr="00790EB9" w:rsidDel="00520787">
            <w:rPr>
              <w:color w:val="000000" w:themeColor="text1"/>
              <w:rPrChange w:id="8249" w:author="JIE  SUN" w:date="2018-06-22T18:39:00Z">
                <w:rPr/>
              </w:rPrChange>
            </w:rPr>
            <w:delText xml:space="preserve">in </w:delText>
          </w:r>
        </w:del>
      </w:ins>
      <w:ins w:id="8250" w:author="jie sun" w:date="2018-04-16T22:36:00Z">
        <w:del w:id="8251" w:author="JIE  SUN" w:date="2018-06-22T16:32:00Z">
          <w:r w:rsidR="009C02F2" w:rsidRPr="00790EB9" w:rsidDel="00520787">
            <w:rPr>
              <w:color w:val="000000" w:themeColor="text1"/>
              <w:rPrChange w:id="8252" w:author="JIE  SUN" w:date="2018-06-22T18:39:00Z">
                <w:rPr/>
              </w:rPrChange>
            </w:rPr>
            <w:delText>A</w:delText>
          </w:r>
        </w:del>
      </w:ins>
      <w:ins w:id="8253" w:author="像个男人一样" w:date="2018-03-21T02:31:00Z">
        <w:del w:id="8254" w:author="JIE  SUN" w:date="2018-06-22T16:32:00Z">
          <w:r w:rsidRPr="00790EB9" w:rsidDel="00520787">
            <w:rPr>
              <w:color w:val="000000" w:themeColor="text1"/>
              <w:rPrChange w:id="8255" w:author="JIE  SUN" w:date="2018-06-22T18:39:00Z">
                <w:rPr/>
              </w:rPrChange>
            </w:rPr>
            <w:delText>action 3</w:delText>
          </w:r>
        </w:del>
      </w:ins>
      <w:bookmarkEnd w:id="8154"/>
      <w:bookmarkEnd w:id="8194"/>
      <w:bookmarkEnd w:id="8195"/>
      <w:bookmarkEnd w:id="8196"/>
      <w:bookmarkEnd w:id="8197"/>
      <w:bookmarkEnd w:id="8198"/>
      <w:bookmarkEnd w:id="8199"/>
      <w:bookmarkEnd w:id="8200"/>
      <w:bookmarkEnd w:id="8201"/>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p>
    <w:p w:rsidR="0087014B" w:rsidRPr="00790EB9" w:rsidDel="00520787" w:rsidRDefault="0087014B">
      <w:pPr>
        <w:rPr>
          <w:ins w:id="8256" w:author="jie sun" w:date="2018-04-19T13:08:00Z"/>
          <w:del w:id="8257" w:author="JIE  SUN" w:date="2018-06-22T16:32:00Z"/>
          <w:color w:val="000000" w:themeColor="text1"/>
          <w:rPrChange w:id="8258" w:author="JIE  SUN" w:date="2018-06-22T18:39:00Z">
            <w:rPr>
              <w:ins w:id="8259" w:author="jie sun" w:date="2018-04-19T13:08:00Z"/>
              <w:del w:id="8260" w:author="JIE  SUN" w:date="2018-06-22T16:32:00Z"/>
            </w:rPr>
          </w:rPrChange>
        </w:rPr>
        <w:pPrChange w:id="8261" w:author="JIE  SUN" w:date="2018-06-22T18:17:00Z">
          <w:pPr>
            <w:jc w:val="center"/>
          </w:pPr>
        </w:pPrChange>
      </w:pPr>
    </w:p>
    <w:p w:rsidR="00862C00" w:rsidRPr="00790EB9" w:rsidRDefault="00862C00">
      <w:pPr>
        <w:rPr>
          <w:ins w:id="8262" w:author="像个男人一样" w:date="2018-03-22T11:48:00Z"/>
          <w:color w:val="000000" w:themeColor="text1"/>
          <w:rPrChange w:id="8263" w:author="JIE  SUN" w:date="2018-06-22T18:39:00Z">
            <w:rPr>
              <w:ins w:id="8264" w:author="像个男人一样" w:date="2018-03-22T11:48:00Z"/>
            </w:rPr>
          </w:rPrChange>
        </w:rPr>
      </w:pPr>
    </w:p>
    <w:p w:rsidR="0087014B" w:rsidRPr="00790EB9" w:rsidDel="00520787" w:rsidRDefault="00D5184D">
      <w:pPr>
        <w:pStyle w:val="Caption"/>
        <w:jc w:val="center"/>
        <w:rPr>
          <w:del w:id="8265" w:author="JIE  SUN" w:date="2018-06-22T16:32:00Z"/>
          <w:color w:val="000000" w:themeColor="text1"/>
          <w:rPrChange w:id="8266" w:author="JIE  SUN" w:date="2018-06-22T18:39:00Z">
            <w:rPr>
              <w:del w:id="8267" w:author="JIE  SUN" w:date="2018-06-22T16:32:00Z"/>
            </w:rPr>
          </w:rPrChange>
        </w:rPr>
        <w:pPrChange w:id="8268" w:author="jie sun" w:date="2018-04-16T21:42:00Z">
          <w:pPr/>
        </w:pPrChange>
      </w:pPr>
      <w:bookmarkStart w:id="8269" w:name="_Toc511906367"/>
      <w:ins w:id="8270" w:author="像个男人一样" w:date="2018-03-22T11:48:00Z">
        <w:del w:id="8271" w:author="JIE  SUN" w:date="2018-06-22T16:32:00Z">
          <w:r w:rsidRPr="00790EB9" w:rsidDel="00520787">
            <w:rPr>
              <w:color w:val="000000" w:themeColor="text1"/>
              <w:rPrChange w:id="8272" w:author="JIE  SUN" w:date="2018-06-22T18:39:00Z">
                <w:rPr/>
              </w:rPrChange>
            </w:rPr>
            <w:delText xml:space="preserve">Table </w:delText>
          </w:r>
          <w:r w:rsidRPr="00790EB9" w:rsidDel="00520787">
            <w:rPr>
              <w:color w:val="000000" w:themeColor="text1"/>
              <w:rPrChange w:id="8273" w:author="JIE  SUN" w:date="2018-06-22T18:39:00Z">
                <w:rPr/>
              </w:rPrChange>
            </w:rPr>
            <w:fldChar w:fldCharType="begin"/>
          </w:r>
          <w:r w:rsidRPr="00790EB9" w:rsidDel="00520787">
            <w:rPr>
              <w:color w:val="000000" w:themeColor="text1"/>
              <w:rPrChange w:id="8274" w:author="JIE  SUN" w:date="2018-06-22T18:39:00Z">
                <w:rPr/>
              </w:rPrChange>
            </w:rPr>
            <w:delInstrText xml:space="preserve"> STYLEREF 1 \s </w:delInstrText>
          </w:r>
          <w:r w:rsidRPr="00790EB9" w:rsidDel="00520787">
            <w:rPr>
              <w:color w:val="000000" w:themeColor="text1"/>
              <w:rPrChange w:id="8275" w:author="JIE  SUN" w:date="2018-06-22T18:39:00Z">
                <w:rPr/>
              </w:rPrChange>
            </w:rPr>
            <w:fldChar w:fldCharType="separate"/>
          </w:r>
          <w:r w:rsidRPr="00790EB9" w:rsidDel="00520787">
            <w:rPr>
              <w:color w:val="000000" w:themeColor="text1"/>
              <w:rPrChange w:id="8276" w:author="JIE  SUN" w:date="2018-06-22T18:39:00Z">
                <w:rPr/>
              </w:rPrChange>
            </w:rPr>
            <w:delText>4</w:delText>
          </w:r>
          <w:r w:rsidRPr="00790EB9" w:rsidDel="00520787">
            <w:rPr>
              <w:color w:val="000000" w:themeColor="text1"/>
              <w:rPrChange w:id="8277" w:author="JIE  SUN" w:date="2018-06-22T18:39:00Z">
                <w:rPr/>
              </w:rPrChange>
            </w:rPr>
            <w:fldChar w:fldCharType="end"/>
          </w:r>
          <w:r w:rsidRPr="00790EB9" w:rsidDel="00520787">
            <w:rPr>
              <w:color w:val="000000" w:themeColor="text1"/>
              <w:rPrChange w:id="8278" w:author="JIE  SUN" w:date="2018-06-22T18:39:00Z">
                <w:rPr/>
              </w:rPrChange>
            </w:rPr>
            <w:delText>.</w:delText>
          </w:r>
          <w:r w:rsidRPr="00790EB9" w:rsidDel="00520787">
            <w:rPr>
              <w:color w:val="000000" w:themeColor="text1"/>
              <w:rPrChange w:id="8279" w:author="JIE  SUN" w:date="2018-06-22T18:39:00Z">
                <w:rPr/>
              </w:rPrChange>
            </w:rPr>
            <w:fldChar w:fldCharType="begin"/>
          </w:r>
          <w:r w:rsidRPr="00790EB9" w:rsidDel="00520787">
            <w:rPr>
              <w:color w:val="000000" w:themeColor="text1"/>
              <w:rPrChange w:id="8280" w:author="JIE  SUN" w:date="2018-06-22T18:39:00Z">
                <w:rPr/>
              </w:rPrChange>
            </w:rPr>
            <w:delInstrText xml:space="preserve"> SEQ Table \* ARABIC \s 1 </w:delInstrText>
          </w:r>
          <w:r w:rsidRPr="00790EB9" w:rsidDel="00520787">
            <w:rPr>
              <w:color w:val="000000" w:themeColor="text1"/>
              <w:rPrChange w:id="8281" w:author="JIE  SUN" w:date="2018-06-22T18:39:00Z">
                <w:rPr/>
              </w:rPrChange>
            </w:rPr>
            <w:fldChar w:fldCharType="separate"/>
          </w:r>
        </w:del>
      </w:ins>
      <w:ins w:id="8282" w:author="像个男人一样" w:date="2018-03-22T11:51:00Z">
        <w:del w:id="8283" w:author="JIE  SUN" w:date="2018-06-22T16:32:00Z">
          <w:r w:rsidRPr="00790EB9" w:rsidDel="00520787">
            <w:rPr>
              <w:color w:val="000000" w:themeColor="text1"/>
              <w:rPrChange w:id="8284" w:author="JIE  SUN" w:date="2018-06-22T18:39:00Z">
                <w:rPr/>
              </w:rPrChange>
            </w:rPr>
            <w:delText>6</w:delText>
          </w:r>
        </w:del>
      </w:ins>
      <w:ins w:id="8285" w:author="像个男人一样" w:date="2018-03-22T11:48:00Z">
        <w:del w:id="8286" w:author="JIE  SUN" w:date="2018-06-22T16:32:00Z">
          <w:r w:rsidRPr="00790EB9" w:rsidDel="00520787">
            <w:rPr>
              <w:color w:val="000000" w:themeColor="text1"/>
              <w:rPrChange w:id="8287" w:author="JIE  SUN" w:date="2018-06-22T18:39:00Z">
                <w:rPr/>
              </w:rPrChange>
            </w:rPr>
            <w:fldChar w:fldCharType="end"/>
          </w:r>
          <w:bookmarkStart w:id="8288" w:name="_Toc20638"/>
          <w:bookmarkStart w:id="8289" w:name="_Toc26921"/>
          <w:bookmarkStart w:id="8290" w:name="_Toc18527"/>
          <w:bookmarkStart w:id="8291" w:name="_Toc13047"/>
          <w:bookmarkStart w:id="8292" w:name="_Toc29456"/>
          <w:bookmarkStart w:id="8293" w:name="_Toc25182"/>
          <w:bookmarkStart w:id="8294" w:name="_Toc6319"/>
          <w:bookmarkStart w:id="8295" w:name="_Toc6162"/>
          <w:bookmarkStart w:id="8296" w:name="_Toc3213"/>
          <w:bookmarkStart w:id="8297" w:name="_Toc8592"/>
          <w:bookmarkStart w:id="8298" w:name="_Toc28122"/>
          <w:bookmarkStart w:id="8299" w:name="_Toc23826"/>
          <w:bookmarkStart w:id="8300" w:name="_Toc9636"/>
          <w:bookmarkStart w:id="8301" w:name="_Toc16747"/>
          <w:bookmarkStart w:id="8302" w:name="_Toc27497"/>
          <w:bookmarkStart w:id="8303" w:name="_Toc2619"/>
          <w:bookmarkStart w:id="8304" w:name="_Toc18202"/>
          <w:bookmarkStart w:id="8305" w:name="_Toc21087"/>
          <w:bookmarkStart w:id="8306" w:name="_Toc25373"/>
          <w:bookmarkStart w:id="8307" w:name="_Toc15965"/>
          <w:bookmarkStart w:id="8308" w:name="_Toc26974"/>
          <w:r w:rsidRPr="00790EB9" w:rsidDel="00520787">
            <w:rPr>
              <w:color w:val="000000" w:themeColor="text1"/>
              <w:rPrChange w:id="8309" w:author="JIE  SUN" w:date="2018-06-22T18:39:00Z">
                <w:rPr/>
              </w:rPrChange>
            </w:rPr>
            <w:delText>:Angles w</w:delText>
          </w:r>
        </w:del>
      </w:ins>
      <w:ins w:id="8310" w:author="jie sun" w:date="2018-04-16T22:37:00Z">
        <w:del w:id="8311" w:author="JIE  SUN" w:date="2018-06-22T16:32:00Z">
          <w:r w:rsidR="009C02F2" w:rsidRPr="00790EB9" w:rsidDel="00520787">
            <w:rPr>
              <w:color w:val="000000" w:themeColor="text1"/>
              <w:rPrChange w:id="8312" w:author="JIE  SUN" w:date="2018-06-22T18:39:00Z">
                <w:rPr/>
              </w:rPrChange>
            </w:rPr>
            <w:delText>W</w:delText>
          </w:r>
        </w:del>
      </w:ins>
      <w:ins w:id="8313" w:author="像个男人一样" w:date="2018-03-22T11:48:00Z">
        <w:del w:id="8314" w:author="JIE  SUN" w:date="2018-06-22T16:32:00Z">
          <w:r w:rsidRPr="00790EB9" w:rsidDel="00520787">
            <w:rPr>
              <w:color w:val="000000" w:themeColor="text1"/>
              <w:rPrChange w:id="8315" w:author="JIE  SUN" w:date="2018-06-22T18:39:00Z">
                <w:rPr/>
              </w:rPrChange>
            </w:rPr>
            <w:delText xml:space="preserve">ith </w:delText>
          </w:r>
        </w:del>
      </w:ins>
      <w:ins w:id="8316" w:author="jie sun" w:date="2018-04-16T22:37:00Z">
        <w:del w:id="8317" w:author="JIE  SUN" w:date="2018-06-22T16:32:00Z">
          <w:r w:rsidR="009C02F2" w:rsidRPr="00790EB9" w:rsidDel="00520787">
            <w:rPr>
              <w:color w:val="000000" w:themeColor="text1"/>
              <w:rPrChange w:id="8318" w:author="JIE  SUN" w:date="2018-06-22T18:39:00Z">
                <w:rPr/>
              </w:rPrChange>
            </w:rPr>
            <w:delText>T</w:delText>
          </w:r>
        </w:del>
      </w:ins>
      <w:ins w:id="8319" w:author="像个男人一样" w:date="2018-03-22T11:48:00Z">
        <w:del w:id="8320" w:author="JIE  SUN" w:date="2018-06-22T16:32:00Z">
          <w:r w:rsidRPr="00790EB9" w:rsidDel="00520787">
            <w:rPr>
              <w:color w:val="000000" w:themeColor="text1"/>
              <w:rPrChange w:id="8321" w:author="JIE  SUN" w:date="2018-06-22T18:39:00Z">
                <w:rPr/>
              </w:rPrChange>
            </w:rPr>
            <w:delText xml:space="preserve">the </w:delText>
          </w:r>
        </w:del>
      </w:ins>
      <w:ins w:id="8322" w:author="jie sun" w:date="2018-04-16T22:37:00Z">
        <w:del w:id="8323" w:author="JIE  SUN" w:date="2018-06-22T16:32:00Z">
          <w:r w:rsidR="009C02F2" w:rsidRPr="00790EB9" w:rsidDel="00520787">
            <w:rPr>
              <w:color w:val="000000" w:themeColor="text1"/>
              <w:rPrChange w:id="8324" w:author="JIE  SUN" w:date="2018-06-22T18:39:00Z">
                <w:rPr/>
              </w:rPrChange>
            </w:rPr>
            <w:delText>G</w:delText>
          </w:r>
        </w:del>
      </w:ins>
      <w:ins w:id="8325" w:author="像个男人一样" w:date="2018-03-22T11:48:00Z">
        <w:del w:id="8326" w:author="JIE  SUN" w:date="2018-06-22T16:32:00Z">
          <w:r w:rsidRPr="00790EB9" w:rsidDel="00520787">
            <w:rPr>
              <w:color w:val="000000" w:themeColor="text1"/>
              <w:rPrChange w:id="8327" w:author="JIE  SUN" w:date="2018-06-22T18:39:00Z">
                <w:rPr/>
              </w:rPrChange>
            </w:rPr>
            <w:delText xml:space="preserve">gravity </w:delText>
          </w:r>
        </w:del>
      </w:ins>
      <w:ins w:id="8328" w:author="jie sun" w:date="2018-04-16T22:37:00Z">
        <w:del w:id="8329" w:author="JIE  SUN" w:date="2018-06-22T16:32:00Z">
          <w:r w:rsidR="009C02F2" w:rsidRPr="00790EB9" w:rsidDel="00520787">
            <w:rPr>
              <w:color w:val="000000" w:themeColor="text1"/>
              <w:rPrChange w:id="8330" w:author="JIE  SUN" w:date="2018-06-22T18:39:00Z">
                <w:rPr/>
              </w:rPrChange>
            </w:rPr>
            <w:delText>R</w:delText>
          </w:r>
        </w:del>
      </w:ins>
      <w:ins w:id="8331" w:author="像个男人一样" w:date="2018-03-22T11:48:00Z">
        <w:del w:id="8332" w:author="JIE  SUN" w:date="2018-06-22T16:32:00Z">
          <w:r w:rsidRPr="00790EB9" w:rsidDel="00520787">
            <w:rPr>
              <w:color w:val="000000" w:themeColor="text1"/>
              <w:rPrChange w:id="8333" w:author="JIE  SUN" w:date="2018-06-22T18:39:00Z">
                <w:rPr/>
              </w:rPrChange>
            </w:rPr>
            <w:delText xml:space="preserve">restrictions </w:delText>
          </w:r>
        </w:del>
      </w:ins>
      <w:ins w:id="8334" w:author="jie sun" w:date="2018-04-16T22:37:00Z">
        <w:del w:id="8335" w:author="JIE  SUN" w:date="2018-06-22T16:32:00Z">
          <w:r w:rsidR="009C02F2" w:rsidRPr="00790EB9" w:rsidDel="00520787">
            <w:rPr>
              <w:color w:val="000000" w:themeColor="text1"/>
              <w:rPrChange w:id="8336" w:author="JIE  SUN" w:date="2018-06-22T18:39:00Z">
                <w:rPr/>
              </w:rPrChange>
            </w:rPr>
            <w:delText>I</w:delText>
          </w:r>
        </w:del>
      </w:ins>
      <w:ins w:id="8337" w:author="像个男人一样" w:date="2018-03-22T11:48:00Z">
        <w:del w:id="8338" w:author="JIE  SUN" w:date="2018-06-22T16:32:00Z">
          <w:r w:rsidRPr="00790EB9" w:rsidDel="00520787">
            <w:rPr>
              <w:color w:val="000000" w:themeColor="text1"/>
              <w:rPrChange w:id="8339" w:author="JIE  SUN" w:date="2018-06-22T18:39:00Z">
                <w:rPr/>
              </w:rPrChange>
            </w:rPr>
            <w:delText xml:space="preserve">in </w:delText>
          </w:r>
        </w:del>
      </w:ins>
      <w:ins w:id="8340" w:author="jie sun" w:date="2018-04-16T22:37:00Z">
        <w:del w:id="8341" w:author="JIE  SUN" w:date="2018-06-22T16:32:00Z">
          <w:r w:rsidR="009C02F2" w:rsidRPr="00790EB9" w:rsidDel="00520787">
            <w:rPr>
              <w:color w:val="000000" w:themeColor="text1"/>
              <w:rPrChange w:id="8342" w:author="JIE  SUN" w:date="2018-06-22T18:39:00Z">
                <w:rPr/>
              </w:rPrChange>
            </w:rPr>
            <w:delText>A</w:delText>
          </w:r>
        </w:del>
      </w:ins>
      <w:ins w:id="8343" w:author="像个男人一样" w:date="2018-03-22T11:48:00Z">
        <w:del w:id="8344" w:author="JIE  SUN" w:date="2018-06-22T16:32:00Z">
          <w:r w:rsidRPr="00790EB9" w:rsidDel="00520787">
            <w:rPr>
              <w:color w:val="000000" w:themeColor="text1"/>
              <w:rPrChange w:id="8345" w:author="JIE  SUN" w:date="2018-06-22T18:39:00Z">
                <w:rPr/>
              </w:rPrChange>
            </w:rPr>
            <w:delText>action 3</w:delText>
          </w:r>
        </w:del>
      </w:ins>
      <w:bookmarkEnd w:id="8269"/>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p>
    <w:tbl>
      <w:tblPr>
        <w:tblStyle w:val="TableGrid"/>
        <w:tblW w:w="0" w:type="auto"/>
        <w:jc w:val="center"/>
        <w:tblLook w:val="04A0" w:firstRow="1" w:lastRow="0" w:firstColumn="1" w:lastColumn="0" w:noHBand="0" w:noVBand="1"/>
      </w:tblPr>
      <w:tblGrid>
        <w:gridCol w:w="2405"/>
        <w:gridCol w:w="3969"/>
        <w:gridCol w:w="1418"/>
        <w:tblGridChange w:id="8346">
          <w:tblGrid>
            <w:gridCol w:w="2405"/>
            <w:gridCol w:w="3969"/>
            <w:gridCol w:w="1418"/>
          </w:tblGrid>
        </w:tblGridChange>
      </w:tblGrid>
      <w:tr w:rsidR="00BF6CCB" w:rsidRPr="00790EB9" w:rsidDel="00520787" w:rsidTr="009306FF">
        <w:trPr>
          <w:jc w:val="center"/>
          <w:ins w:id="8347" w:author="jie sun" w:date="2018-04-18T21:18:00Z"/>
          <w:del w:id="8348" w:author="JIE  SUN" w:date="2018-06-22T16:32:00Z"/>
        </w:trPr>
        <w:tc>
          <w:tcPr>
            <w:tcW w:w="2405" w:type="dxa"/>
          </w:tcPr>
          <w:p w:rsidR="00BF6CCB" w:rsidRPr="00790EB9" w:rsidDel="00520787" w:rsidRDefault="00BF6CCB" w:rsidP="009306FF">
            <w:pPr>
              <w:rPr>
                <w:ins w:id="8349" w:author="jie sun" w:date="2018-04-18T21:18:00Z"/>
                <w:del w:id="8350" w:author="JIE  SUN" w:date="2018-06-22T16:32:00Z"/>
                <w:color w:val="000000" w:themeColor="text1"/>
                <w:rPrChange w:id="8351" w:author="JIE  SUN" w:date="2018-06-22T18:39:00Z">
                  <w:rPr>
                    <w:ins w:id="8352" w:author="jie sun" w:date="2018-04-18T21:18:00Z"/>
                    <w:del w:id="8353" w:author="JIE  SUN" w:date="2018-06-22T16:32:00Z"/>
                  </w:rPr>
                </w:rPrChange>
              </w:rPr>
            </w:pPr>
            <w:ins w:id="8354" w:author="jie sun" w:date="2018-04-18T21:18:00Z">
              <w:del w:id="8355" w:author="JIE  SUN" w:date="2018-06-22T16:32:00Z">
                <w:r w:rsidRPr="00790EB9" w:rsidDel="00520787">
                  <w:rPr>
                    <w:color w:val="000000" w:themeColor="text1"/>
                    <w:rPrChange w:id="8356" w:author="JIE  SUN" w:date="2018-06-22T18:39:00Z">
                      <w:rPr/>
                    </w:rPrChange>
                  </w:rPr>
                  <w:delText>Angle with X/Y/Z</w:delText>
                </w:r>
              </w:del>
            </w:ins>
          </w:p>
        </w:tc>
        <w:tc>
          <w:tcPr>
            <w:tcW w:w="3969" w:type="dxa"/>
          </w:tcPr>
          <w:p w:rsidR="00BF6CCB" w:rsidRPr="00790EB9" w:rsidDel="00520787" w:rsidRDefault="00BF6CCB" w:rsidP="009306FF">
            <w:pPr>
              <w:rPr>
                <w:ins w:id="8357" w:author="jie sun" w:date="2018-04-18T21:18:00Z"/>
                <w:del w:id="8358" w:author="JIE  SUN" w:date="2018-06-22T16:32:00Z"/>
                <w:color w:val="000000" w:themeColor="text1"/>
                <w:rPrChange w:id="8359" w:author="JIE  SUN" w:date="2018-06-22T18:39:00Z">
                  <w:rPr>
                    <w:ins w:id="8360" w:author="jie sun" w:date="2018-04-18T21:18:00Z"/>
                    <w:del w:id="8361" w:author="JIE  SUN" w:date="2018-06-22T16:32:00Z"/>
                  </w:rPr>
                </w:rPrChange>
              </w:rPr>
            </w:pPr>
            <w:ins w:id="8362" w:author="jie sun" w:date="2018-04-18T21:18:00Z">
              <w:del w:id="8363" w:author="JIE  SUN" w:date="2018-06-22T16:32:00Z">
                <w:r w:rsidRPr="00790EB9" w:rsidDel="00520787">
                  <w:rPr>
                    <w:color w:val="000000" w:themeColor="text1"/>
                    <w:rPrChange w:id="8364" w:author="JIE  SUN" w:date="2018-06-22T18:39:00Z">
                      <w:rPr/>
                    </w:rPrChange>
                  </w:rPr>
                  <w:delText>Regulation</w:delText>
                </w:r>
              </w:del>
            </w:ins>
          </w:p>
        </w:tc>
        <w:tc>
          <w:tcPr>
            <w:tcW w:w="1418" w:type="dxa"/>
          </w:tcPr>
          <w:p w:rsidR="00BF6CCB" w:rsidRPr="00790EB9" w:rsidDel="00520787" w:rsidRDefault="00BF6CCB" w:rsidP="009306FF">
            <w:pPr>
              <w:rPr>
                <w:ins w:id="8365" w:author="jie sun" w:date="2018-04-18T21:18:00Z"/>
                <w:del w:id="8366" w:author="JIE  SUN" w:date="2018-06-22T16:32:00Z"/>
                <w:color w:val="000000" w:themeColor="text1"/>
                <w:rPrChange w:id="8367" w:author="JIE  SUN" w:date="2018-06-22T18:39:00Z">
                  <w:rPr>
                    <w:ins w:id="8368" w:author="jie sun" w:date="2018-04-18T21:18:00Z"/>
                    <w:del w:id="8369" w:author="JIE  SUN" w:date="2018-06-22T16:32:00Z"/>
                  </w:rPr>
                </w:rPrChange>
              </w:rPr>
            </w:pPr>
            <w:ins w:id="8370" w:author="jie sun" w:date="2018-04-18T21:18:00Z">
              <w:del w:id="8371" w:author="JIE  SUN" w:date="2018-06-22T16:32:00Z">
                <w:r w:rsidRPr="00790EB9" w:rsidDel="00520787">
                  <w:rPr>
                    <w:color w:val="000000" w:themeColor="text1"/>
                    <w:rPrChange w:id="8372" w:author="JIE  SUN" w:date="2018-06-22T18:39:00Z">
                      <w:rPr/>
                    </w:rPrChange>
                  </w:rPr>
                  <w:delText>Range</w:delText>
                </w:r>
              </w:del>
            </w:ins>
          </w:p>
        </w:tc>
      </w:tr>
      <w:tr w:rsidR="00BF6CCB" w:rsidRPr="00790EB9" w:rsidDel="00520787" w:rsidTr="009306FF">
        <w:trPr>
          <w:jc w:val="center"/>
          <w:ins w:id="8373" w:author="jie sun" w:date="2018-04-18T21:18:00Z"/>
          <w:del w:id="8374" w:author="JIE  SUN" w:date="2018-06-22T16:32:00Z"/>
        </w:trPr>
        <w:tc>
          <w:tcPr>
            <w:tcW w:w="2405" w:type="dxa"/>
          </w:tcPr>
          <w:p w:rsidR="00BF6CCB" w:rsidRPr="00790EB9" w:rsidDel="00520787" w:rsidRDefault="00BF6CCB" w:rsidP="009306FF">
            <w:pPr>
              <w:rPr>
                <w:ins w:id="8375" w:author="jie sun" w:date="2018-04-18T21:18:00Z"/>
                <w:del w:id="8376" w:author="JIE  SUN" w:date="2018-06-22T16:32:00Z"/>
                <w:color w:val="000000" w:themeColor="text1"/>
                <w:rPrChange w:id="8377" w:author="JIE  SUN" w:date="2018-06-22T18:39:00Z">
                  <w:rPr>
                    <w:ins w:id="8378" w:author="jie sun" w:date="2018-04-18T21:18:00Z"/>
                    <w:del w:id="8379" w:author="JIE  SUN" w:date="2018-06-22T16:32:00Z"/>
                  </w:rPr>
                </w:rPrChange>
              </w:rPr>
            </w:pPr>
            <w:ins w:id="8380" w:author="jie sun" w:date="2018-04-18T21:18:00Z">
              <w:del w:id="8381" w:author="JIE  SUN" w:date="2018-06-22T16:32:00Z">
                <w:r w:rsidRPr="00790EB9" w:rsidDel="00520787">
                  <w:rPr>
                    <w:color w:val="000000" w:themeColor="text1"/>
                    <w:rPrChange w:id="8382" w:author="JIE  SUN" w:date="2018-06-22T18:39:00Z">
                      <w:rPr/>
                    </w:rPrChange>
                  </w:rPr>
                  <w:delText xml:space="preserve">Angle – X-axis </w:delText>
                </w:r>
              </w:del>
            </w:ins>
          </w:p>
        </w:tc>
        <w:tc>
          <w:tcPr>
            <w:tcW w:w="3969" w:type="dxa"/>
          </w:tcPr>
          <w:p w:rsidR="00BF6CCB" w:rsidRPr="00790EB9" w:rsidDel="00520787" w:rsidRDefault="00BF6CCB" w:rsidP="009306FF">
            <w:pPr>
              <w:rPr>
                <w:ins w:id="8383" w:author="jie sun" w:date="2018-04-18T21:18:00Z"/>
                <w:del w:id="8384" w:author="JIE  SUN" w:date="2018-06-22T16:32:00Z"/>
                <w:color w:val="000000" w:themeColor="text1"/>
                <w:rPrChange w:id="8385" w:author="JIE  SUN" w:date="2018-06-22T18:39:00Z">
                  <w:rPr>
                    <w:ins w:id="8386" w:author="jie sun" w:date="2018-04-18T21:18:00Z"/>
                    <w:del w:id="8387" w:author="JIE  SUN" w:date="2018-06-22T16:32:00Z"/>
                  </w:rPr>
                </w:rPrChange>
              </w:rPr>
            </w:pPr>
            <w:ins w:id="8388" w:author="jie sun" w:date="2018-04-18T21:18:00Z">
              <w:del w:id="8389" w:author="JIE  SUN" w:date="2018-06-22T16:32:00Z">
                <w:r w:rsidRPr="00790EB9" w:rsidDel="00520787">
                  <w:rPr>
                    <w:color w:val="000000" w:themeColor="text1"/>
                    <w:rPrChange w:id="8390" w:author="JIE  SUN" w:date="2018-06-22T18:39:00Z">
                      <w:rPr/>
                    </w:rPrChange>
                  </w:rPr>
                  <w:delText>When X-axis increases, Y-axis angle</w:delText>
                </w:r>
              </w:del>
            </w:ins>
            <w:ins w:id="8391" w:author="jie sun" w:date="2018-04-18T21:20:00Z">
              <w:del w:id="8392" w:author="JIE  SUN" w:date="2018-06-22T16:32:00Z">
                <w:r w:rsidR="001B3E71" w:rsidRPr="00790EB9" w:rsidDel="00520787">
                  <w:rPr>
                    <w:color w:val="000000" w:themeColor="text1"/>
                    <w:rPrChange w:id="8393" w:author="JIE  SUN" w:date="2018-06-22T18:39:00Z">
                      <w:rPr/>
                    </w:rPrChange>
                  </w:rPr>
                  <w:delText xml:space="preserve"> also</w:delText>
                </w:r>
              </w:del>
            </w:ins>
            <w:ins w:id="8394" w:author="jie sun" w:date="2018-04-18T21:18:00Z">
              <w:del w:id="8395" w:author="JIE  SUN" w:date="2018-06-22T16:32:00Z">
                <w:r w:rsidRPr="00790EB9" w:rsidDel="00520787">
                  <w:rPr>
                    <w:color w:val="000000" w:themeColor="text1"/>
                    <w:rPrChange w:id="8396" w:author="JIE  SUN" w:date="2018-06-22T18:39:00Z">
                      <w:rPr/>
                    </w:rPrChange>
                  </w:rPr>
                  <w:delText xml:space="preserve"> </w:delText>
                </w:r>
              </w:del>
            </w:ins>
            <w:ins w:id="8397" w:author="jie sun" w:date="2018-04-18T21:20:00Z">
              <w:del w:id="8398" w:author="JIE  SUN" w:date="2018-06-22T16:32:00Z">
                <w:r w:rsidR="001B3E71" w:rsidRPr="00790EB9" w:rsidDel="00520787">
                  <w:rPr>
                    <w:color w:val="000000" w:themeColor="text1"/>
                    <w:rPrChange w:id="8399" w:author="JIE  SUN" w:date="2018-06-22T18:39:00Z">
                      <w:rPr/>
                    </w:rPrChange>
                  </w:rPr>
                  <w:delText>in</w:delText>
                </w:r>
              </w:del>
            </w:ins>
            <w:ins w:id="8400" w:author="jie sun" w:date="2018-04-18T21:18:00Z">
              <w:del w:id="8401" w:author="JIE  SUN" w:date="2018-06-22T16:32:00Z">
                <w:r w:rsidRPr="00790EB9" w:rsidDel="00520787">
                  <w:rPr>
                    <w:color w:val="000000" w:themeColor="text1"/>
                    <w:rPrChange w:id="8402" w:author="JIE  SUN" w:date="2018-06-22T18:39:00Z">
                      <w:rPr/>
                    </w:rPrChange>
                  </w:rPr>
                  <w:delText>crease</w:delText>
                </w:r>
              </w:del>
            </w:ins>
            <w:ins w:id="8403" w:author="jie sun" w:date="2018-04-18T21:21:00Z">
              <w:del w:id="8404" w:author="JIE  SUN" w:date="2018-06-22T16:32:00Z">
                <w:r w:rsidR="00B90811" w:rsidRPr="00790EB9" w:rsidDel="00520787">
                  <w:rPr>
                    <w:color w:val="000000" w:themeColor="text1"/>
                    <w:rPrChange w:id="8405" w:author="JIE  SUN" w:date="2018-06-22T18:39:00Z">
                      <w:rPr/>
                    </w:rPrChange>
                  </w:rPr>
                  <w:delText>.</w:delText>
                </w:r>
              </w:del>
            </w:ins>
            <w:ins w:id="8406" w:author="jie sun" w:date="2018-04-18T21:20:00Z">
              <w:del w:id="8407" w:author="JIE  SUN" w:date="2018-06-22T16:32:00Z">
                <w:r w:rsidR="001B3E71" w:rsidRPr="00790EB9" w:rsidDel="00520787">
                  <w:rPr>
                    <w:color w:val="000000" w:themeColor="text1"/>
                    <w:rPrChange w:id="8408" w:author="JIE  SUN" w:date="2018-06-22T18:39:00Z">
                      <w:rPr/>
                    </w:rPrChange>
                  </w:rPr>
                  <w:delText xml:space="preserve"> Z-axis almost increase too.</w:delText>
                </w:r>
              </w:del>
            </w:ins>
            <w:ins w:id="8409" w:author="jie sun" w:date="2018-04-18T21:22:00Z">
              <w:del w:id="8410" w:author="JIE  SUN" w:date="2018-06-22T16:32:00Z">
                <w:r w:rsidR="00B90811" w:rsidRPr="00790EB9" w:rsidDel="00520787">
                  <w:rPr>
                    <w:color w:val="000000" w:themeColor="text1"/>
                    <w:rPrChange w:id="8411" w:author="JIE  SUN" w:date="2018-06-22T18:39:00Z">
                      <w:rPr/>
                    </w:rPrChange>
                  </w:rPr>
                  <w:delText xml:space="preserve"> (In a squat of circle)</w:delText>
                </w:r>
              </w:del>
            </w:ins>
          </w:p>
        </w:tc>
        <w:tc>
          <w:tcPr>
            <w:tcW w:w="1418" w:type="dxa"/>
          </w:tcPr>
          <w:p w:rsidR="00BF6CCB" w:rsidRPr="00790EB9" w:rsidDel="00520787" w:rsidRDefault="00BF6CCB" w:rsidP="009306FF">
            <w:pPr>
              <w:rPr>
                <w:ins w:id="8412" w:author="jie sun" w:date="2018-04-18T21:18:00Z"/>
                <w:del w:id="8413" w:author="JIE  SUN" w:date="2018-06-22T16:32:00Z"/>
                <w:color w:val="000000" w:themeColor="text1"/>
                <w:rPrChange w:id="8414" w:author="JIE  SUN" w:date="2018-06-22T18:39:00Z">
                  <w:rPr>
                    <w:ins w:id="8415" w:author="jie sun" w:date="2018-04-18T21:18:00Z"/>
                    <w:del w:id="8416" w:author="JIE  SUN" w:date="2018-06-22T16:32:00Z"/>
                  </w:rPr>
                </w:rPrChange>
              </w:rPr>
            </w:pPr>
            <w:ins w:id="8417" w:author="jie sun" w:date="2018-04-18T21:18:00Z">
              <w:del w:id="8418" w:author="JIE  SUN" w:date="2018-06-22T16:32:00Z">
                <w:r w:rsidRPr="00790EB9" w:rsidDel="00520787">
                  <w:rPr>
                    <w:color w:val="000000" w:themeColor="text1"/>
                    <w:rPrChange w:id="8419" w:author="JIE  SUN" w:date="2018-06-22T18:39:00Z">
                      <w:rPr/>
                    </w:rPrChange>
                  </w:rPr>
                  <w:delText>-80</w:delText>
                </w:r>
                <w:r w:rsidRPr="00790EB9" w:rsidDel="00520787">
                  <w:rPr>
                    <w:rFonts w:hint="eastAsia"/>
                    <w:color w:val="000000" w:themeColor="text1"/>
                    <w:rPrChange w:id="8420" w:author="JIE  SUN" w:date="2018-06-22T18:39:00Z">
                      <w:rPr>
                        <w:rFonts w:hint="eastAsia"/>
                      </w:rPr>
                    </w:rPrChange>
                  </w:rPr>
                  <w:delText>°</w:delText>
                </w:r>
                <w:r w:rsidRPr="00790EB9" w:rsidDel="00520787">
                  <w:rPr>
                    <w:color w:val="000000" w:themeColor="text1"/>
                    <w:rPrChange w:id="8421" w:author="JIE  SUN" w:date="2018-06-22T18:39:00Z">
                      <w:rPr/>
                    </w:rPrChange>
                  </w:rPr>
                  <w:delText>--40</w:delText>
                </w:r>
                <w:r w:rsidRPr="00790EB9" w:rsidDel="00520787">
                  <w:rPr>
                    <w:rFonts w:hint="eastAsia"/>
                    <w:color w:val="000000" w:themeColor="text1"/>
                    <w:rPrChange w:id="8422" w:author="JIE  SUN" w:date="2018-06-22T18:39:00Z">
                      <w:rPr>
                        <w:rFonts w:hint="eastAsia"/>
                      </w:rPr>
                    </w:rPrChange>
                  </w:rPr>
                  <w:delText>°</w:delText>
                </w:r>
              </w:del>
            </w:ins>
          </w:p>
          <w:p w:rsidR="00BF6CCB" w:rsidRPr="00790EB9" w:rsidDel="00520787" w:rsidRDefault="00BF6CCB" w:rsidP="009306FF">
            <w:pPr>
              <w:rPr>
                <w:ins w:id="8423" w:author="jie sun" w:date="2018-04-18T21:18:00Z"/>
                <w:del w:id="8424" w:author="JIE  SUN" w:date="2018-06-22T16:32:00Z"/>
                <w:color w:val="000000" w:themeColor="text1"/>
                <w:rPrChange w:id="8425" w:author="JIE  SUN" w:date="2018-06-22T18:39:00Z">
                  <w:rPr>
                    <w:ins w:id="8426" w:author="jie sun" w:date="2018-04-18T21:18:00Z"/>
                    <w:del w:id="8427" w:author="JIE  SUN" w:date="2018-06-22T16:32:00Z"/>
                  </w:rPr>
                </w:rPrChange>
              </w:rPr>
            </w:pPr>
            <w:ins w:id="8428" w:author="jie sun" w:date="2018-04-18T21:18:00Z">
              <w:del w:id="8429" w:author="JIE  SUN" w:date="2018-06-22T16:32:00Z">
                <w:r w:rsidRPr="00790EB9" w:rsidDel="00520787">
                  <w:rPr>
                    <w:color w:val="000000" w:themeColor="text1"/>
                    <w:rPrChange w:id="8430" w:author="JIE  SUN" w:date="2018-06-22T18:39:00Z">
                      <w:rPr/>
                    </w:rPrChange>
                  </w:rPr>
                  <w:delText>40</w:delText>
                </w:r>
                <w:r w:rsidRPr="00790EB9" w:rsidDel="00520787">
                  <w:rPr>
                    <w:rFonts w:hint="eastAsia"/>
                    <w:color w:val="000000" w:themeColor="text1"/>
                    <w:rPrChange w:id="8431" w:author="JIE  SUN" w:date="2018-06-22T18:39:00Z">
                      <w:rPr>
                        <w:rFonts w:hint="eastAsia"/>
                      </w:rPr>
                    </w:rPrChange>
                  </w:rPr>
                  <w:delText>°</w:delText>
                </w:r>
                <w:r w:rsidRPr="00790EB9" w:rsidDel="00520787">
                  <w:rPr>
                    <w:color w:val="000000" w:themeColor="text1"/>
                    <w:rPrChange w:id="8432" w:author="JIE  SUN" w:date="2018-06-22T18:39:00Z">
                      <w:rPr/>
                    </w:rPrChange>
                  </w:rPr>
                  <w:delText>-80</w:delText>
                </w:r>
                <w:r w:rsidRPr="00790EB9" w:rsidDel="00520787">
                  <w:rPr>
                    <w:rFonts w:hint="eastAsia"/>
                    <w:color w:val="000000" w:themeColor="text1"/>
                    <w:rPrChange w:id="8433" w:author="JIE  SUN" w:date="2018-06-22T18:39:00Z">
                      <w:rPr>
                        <w:rFonts w:hint="eastAsia"/>
                      </w:rPr>
                    </w:rPrChange>
                  </w:rPr>
                  <w:delText>°</w:delText>
                </w:r>
              </w:del>
            </w:ins>
          </w:p>
        </w:tc>
      </w:tr>
      <w:tr w:rsidR="0099567A" w:rsidRPr="00790EB9" w:rsidDel="00520787" w:rsidTr="00836354">
        <w:tblPrEx>
          <w:tblW w:w="0" w:type="auto"/>
          <w:jc w:val="center"/>
          <w:tblPrExChange w:id="8434" w:author="jie sun" w:date="2018-04-18T21:19:00Z">
            <w:tblPrEx>
              <w:tblW w:w="0" w:type="auto"/>
              <w:jc w:val="center"/>
            </w:tblPrEx>
          </w:tblPrExChange>
        </w:tblPrEx>
        <w:trPr>
          <w:trHeight w:val="1091"/>
          <w:jc w:val="center"/>
          <w:ins w:id="8435" w:author="jie sun" w:date="2018-04-18T21:18:00Z"/>
          <w:del w:id="8436" w:author="JIE  SUN" w:date="2018-06-22T16:32:00Z"/>
          <w:trPrChange w:id="8437" w:author="jie sun" w:date="2018-04-18T21:19:00Z">
            <w:trPr>
              <w:jc w:val="center"/>
            </w:trPr>
          </w:trPrChange>
        </w:trPr>
        <w:tc>
          <w:tcPr>
            <w:tcW w:w="2405" w:type="dxa"/>
            <w:tcPrChange w:id="8438" w:author="jie sun" w:date="2018-04-18T21:19:00Z">
              <w:tcPr>
                <w:tcW w:w="2405" w:type="dxa"/>
              </w:tcPr>
            </w:tcPrChange>
          </w:tcPr>
          <w:p w:rsidR="0099567A" w:rsidRPr="00790EB9" w:rsidDel="00520787" w:rsidRDefault="0099567A" w:rsidP="0099567A">
            <w:pPr>
              <w:rPr>
                <w:ins w:id="8439" w:author="jie sun" w:date="2018-04-18T21:19:00Z"/>
                <w:del w:id="8440" w:author="JIE  SUN" w:date="2018-06-22T16:32:00Z"/>
                <w:color w:val="000000" w:themeColor="text1"/>
                <w:rPrChange w:id="8441" w:author="JIE  SUN" w:date="2018-06-22T18:39:00Z">
                  <w:rPr>
                    <w:ins w:id="8442" w:author="jie sun" w:date="2018-04-18T21:19:00Z"/>
                    <w:del w:id="8443" w:author="JIE  SUN" w:date="2018-06-22T16:32:00Z"/>
                  </w:rPr>
                </w:rPrChange>
              </w:rPr>
            </w:pPr>
            <w:ins w:id="8444" w:author="jie sun" w:date="2018-04-18T21:18:00Z">
              <w:del w:id="8445" w:author="JIE  SUN" w:date="2018-06-22T16:32:00Z">
                <w:r w:rsidRPr="00790EB9" w:rsidDel="00520787">
                  <w:rPr>
                    <w:color w:val="000000" w:themeColor="text1"/>
                    <w:rPrChange w:id="8446" w:author="JIE  SUN" w:date="2018-06-22T18:39:00Z">
                      <w:rPr/>
                    </w:rPrChange>
                  </w:rPr>
                  <w:delText>Angle – Y-axis</w:delText>
                </w:r>
              </w:del>
            </w:ins>
          </w:p>
          <w:p w:rsidR="0099567A" w:rsidRPr="00790EB9" w:rsidDel="00520787" w:rsidRDefault="0099567A" w:rsidP="0099567A">
            <w:pPr>
              <w:rPr>
                <w:ins w:id="8447" w:author="jie sun" w:date="2018-04-18T21:18:00Z"/>
                <w:del w:id="8448" w:author="JIE  SUN" w:date="2018-06-22T16:32:00Z"/>
                <w:color w:val="000000" w:themeColor="text1"/>
                <w:rPrChange w:id="8449" w:author="JIE  SUN" w:date="2018-06-22T18:39:00Z">
                  <w:rPr>
                    <w:ins w:id="8450" w:author="jie sun" w:date="2018-04-18T21:18:00Z"/>
                    <w:del w:id="8451" w:author="JIE  SUN" w:date="2018-06-22T16:32:00Z"/>
                  </w:rPr>
                </w:rPrChange>
              </w:rPr>
            </w:pPr>
            <w:ins w:id="8452" w:author="jie sun" w:date="2018-04-18T21:19:00Z">
              <w:del w:id="8453" w:author="JIE  SUN" w:date="2018-06-22T16:32:00Z">
                <w:r w:rsidRPr="00790EB9" w:rsidDel="00520787">
                  <w:rPr>
                    <w:color w:val="000000" w:themeColor="text1"/>
                    <w:rPrChange w:id="8454" w:author="JIE  SUN" w:date="2018-06-22T18:39:00Z">
                      <w:rPr/>
                    </w:rPrChange>
                  </w:rPr>
                  <w:delText>(Centre axis)</w:delText>
                </w:r>
              </w:del>
            </w:ins>
          </w:p>
        </w:tc>
        <w:tc>
          <w:tcPr>
            <w:tcW w:w="3969" w:type="dxa"/>
            <w:tcPrChange w:id="8455" w:author="jie sun" w:date="2018-04-18T21:19:00Z">
              <w:tcPr>
                <w:tcW w:w="3969" w:type="dxa"/>
              </w:tcPr>
            </w:tcPrChange>
          </w:tcPr>
          <w:p w:rsidR="0099567A" w:rsidRPr="00790EB9" w:rsidDel="00520787" w:rsidRDefault="0099567A" w:rsidP="0099567A">
            <w:pPr>
              <w:rPr>
                <w:ins w:id="8456" w:author="jie sun" w:date="2018-04-18T21:18:00Z"/>
                <w:del w:id="8457" w:author="JIE  SUN" w:date="2018-06-22T16:32:00Z"/>
                <w:color w:val="000000" w:themeColor="text1"/>
                <w:rPrChange w:id="8458" w:author="JIE  SUN" w:date="2018-06-22T18:39:00Z">
                  <w:rPr>
                    <w:ins w:id="8459" w:author="jie sun" w:date="2018-04-18T21:18:00Z"/>
                    <w:del w:id="8460" w:author="JIE  SUN" w:date="2018-06-22T16:32:00Z"/>
                  </w:rPr>
                </w:rPrChange>
              </w:rPr>
            </w:pPr>
            <w:ins w:id="8461" w:author="jie sun" w:date="2018-04-18T21:20:00Z">
              <w:del w:id="8462" w:author="JIE  SUN" w:date="2018-06-22T16:32:00Z">
                <w:r w:rsidRPr="00790EB9" w:rsidDel="00520787">
                  <w:rPr>
                    <w:color w:val="000000" w:themeColor="text1"/>
                    <w:rPrChange w:id="8463" w:author="JIE  SUN" w:date="2018-06-22T18:39:00Z">
                      <w:rPr/>
                    </w:rPrChange>
                  </w:rPr>
                  <w:delText>When X-axis increases, Y-axis angle also increase</w:delText>
                </w:r>
              </w:del>
            </w:ins>
            <w:ins w:id="8464" w:author="jie sun" w:date="2018-04-18T21:22:00Z">
              <w:del w:id="8465" w:author="JIE  SUN" w:date="2018-06-22T16:32:00Z">
                <w:r w:rsidR="00B90811" w:rsidRPr="00790EB9" w:rsidDel="00520787">
                  <w:rPr>
                    <w:color w:val="000000" w:themeColor="text1"/>
                    <w:rPrChange w:id="8466" w:author="JIE  SUN" w:date="2018-06-22T18:39:00Z">
                      <w:rPr/>
                    </w:rPrChange>
                  </w:rPr>
                  <w:delText>.</w:delText>
                </w:r>
              </w:del>
            </w:ins>
            <w:ins w:id="8467" w:author="jie sun" w:date="2018-04-18T21:20:00Z">
              <w:del w:id="8468" w:author="JIE  SUN" w:date="2018-06-22T16:32:00Z">
                <w:r w:rsidRPr="00790EB9" w:rsidDel="00520787">
                  <w:rPr>
                    <w:color w:val="000000" w:themeColor="text1"/>
                    <w:rPrChange w:id="8469" w:author="JIE  SUN" w:date="2018-06-22T18:39:00Z">
                      <w:rPr/>
                    </w:rPrChange>
                  </w:rPr>
                  <w:delText xml:space="preserve"> Z-axis almost increase too.</w:delText>
                </w:r>
              </w:del>
            </w:ins>
          </w:p>
        </w:tc>
        <w:tc>
          <w:tcPr>
            <w:tcW w:w="1418" w:type="dxa"/>
            <w:tcPrChange w:id="8470" w:author="jie sun" w:date="2018-04-18T21:19:00Z">
              <w:tcPr>
                <w:tcW w:w="1418" w:type="dxa"/>
              </w:tcPr>
            </w:tcPrChange>
          </w:tcPr>
          <w:p w:rsidR="0099567A" w:rsidRPr="00790EB9" w:rsidDel="00520787" w:rsidRDefault="0099567A" w:rsidP="0099567A">
            <w:pPr>
              <w:rPr>
                <w:ins w:id="8471" w:author="jie sun" w:date="2018-04-18T21:18:00Z"/>
                <w:del w:id="8472" w:author="JIE  SUN" w:date="2018-06-22T16:32:00Z"/>
                <w:color w:val="000000" w:themeColor="text1"/>
                <w:rPrChange w:id="8473" w:author="JIE  SUN" w:date="2018-06-22T18:39:00Z">
                  <w:rPr>
                    <w:ins w:id="8474" w:author="jie sun" w:date="2018-04-18T21:18:00Z"/>
                    <w:del w:id="8475" w:author="JIE  SUN" w:date="2018-06-22T16:32:00Z"/>
                  </w:rPr>
                </w:rPrChange>
              </w:rPr>
            </w:pPr>
            <w:ins w:id="8476" w:author="jie sun" w:date="2018-04-18T21:18:00Z">
              <w:del w:id="8477" w:author="JIE  SUN" w:date="2018-06-22T16:32:00Z">
                <w:r w:rsidRPr="00790EB9" w:rsidDel="00520787">
                  <w:rPr>
                    <w:color w:val="000000" w:themeColor="text1"/>
                    <w:rPrChange w:id="8478" w:author="JIE  SUN" w:date="2018-06-22T18:39:00Z">
                      <w:rPr/>
                    </w:rPrChange>
                  </w:rPr>
                  <w:delText>-</w:delText>
                </w:r>
              </w:del>
            </w:ins>
            <w:ins w:id="8479" w:author="jie sun" w:date="2018-04-18T21:21:00Z">
              <w:del w:id="8480" w:author="JIE  SUN" w:date="2018-06-22T16:32:00Z">
                <w:r w:rsidRPr="00790EB9" w:rsidDel="00520787">
                  <w:rPr>
                    <w:color w:val="000000" w:themeColor="text1"/>
                    <w:rPrChange w:id="8481" w:author="JIE  SUN" w:date="2018-06-22T18:39:00Z">
                      <w:rPr/>
                    </w:rPrChange>
                  </w:rPr>
                  <w:delText>5</w:delText>
                </w:r>
              </w:del>
            </w:ins>
            <w:ins w:id="8482" w:author="jie sun" w:date="2018-04-18T21:18:00Z">
              <w:del w:id="8483" w:author="JIE  SUN" w:date="2018-06-22T16:32:00Z">
                <w:r w:rsidRPr="00790EB9" w:rsidDel="00520787">
                  <w:rPr>
                    <w:color w:val="000000" w:themeColor="text1"/>
                    <w:rPrChange w:id="8484" w:author="JIE  SUN" w:date="2018-06-22T18:39:00Z">
                      <w:rPr/>
                    </w:rPrChange>
                  </w:rPr>
                  <w:delText>0</w:delText>
                </w:r>
                <w:r w:rsidRPr="00790EB9" w:rsidDel="00520787">
                  <w:rPr>
                    <w:rFonts w:hint="eastAsia"/>
                    <w:color w:val="000000" w:themeColor="text1"/>
                    <w:rPrChange w:id="8485" w:author="JIE  SUN" w:date="2018-06-22T18:39:00Z">
                      <w:rPr>
                        <w:rFonts w:hint="eastAsia"/>
                      </w:rPr>
                    </w:rPrChange>
                  </w:rPr>
                  <w:delText>°</w:delText>
                </w:r>
                <w:r w:rsidRPr="00790EB9" w:rsidDel="00520787">
                  <w:rPr>
                    <w:color w:val="000000" w:themeColor="text1"/>
                    <w:rPrChange w:id="8486" w:author="JIE  SUN" w:date="2018-06-22T18:39:00Z">
                      <w:rPr/>
                    </w:rPrChange>
                  </w:rPr>
                  <w:delText>to</w:delText>
                </w:r>
              </w:del>
            </w:ins>
            <w:ins w:id="8487" w:author="jie sun" w:date="2018-04-18T21:21:00Z">
              <w:del w:id="8488" w:author="JIE  SUN" w:date="2018-06-22T16:32:00Z">
                <w:r w:rsidRPr="00790EB9" w:rsidDel="00520787">
                  <w:rPr>
                    <w:color w:val="000000" w:themeColor="text1"/>
                    <w:rPrChange w:id="8489" w:author="JIE  SUN" w:date="2018-06-22T18:39:00Z">
                      <w:rPr/>
                    </w:rPrChange>
                  </w:rPr>
                  <w:delText>5</w:delText>
                </w:r>
              </w:del>
            </w:ins>
            <w:ins w:id="8490" w:author="jie sun" w:date="2018-04-18T21:18:00Z">
              <w:del w:id="8491" w:author="JIE  SUN" w:date="2018-06-22T16:32:00Z">
                <w:r w:rsidRPr="00790EB9" w:rsidDel="00520787">
                  <w:rPr>
                    <w:color w:val="000000" w:themeColor="text1"/>
                    <w:rPrChange w:id="8492" w:author="JIE  SUN" w:date="2018-06-22T18:39:00Z">
                      <w:rPr/>
                    </w:rPrChange>
                  </w:rPr>
                  <w:delText>0</w:delText>
                </w:r>
                <w:r w:rsidRPr="00790EB9" w:rsidDel="00520787">
                  <w:rPr>
                    <w:rFonts w:hint="eastAsia"/>
                    <w:color w:val="000000" w:themeColor="text1"/>
                    <w:rPrChange w:id="8493" w:author="JIE  SUN" w:date="2018-06-22T18:39:00Z">
                      <w:rPr>
                        <w:rFonts w:hint="eastAsia"/>
                      </w:rPr>
                    </w:rPrChange>
                  </w:rPr>
                  <w:delText>°</w:delText>
                </w:r>
              </w:del>
            </w:ins>
          </w:p>
        </w:tc>
      </w:tr>
      <w:tr w:rsidR="0099567A" w:rsidRPr="00790EB9" w:rsidDel="00520787" w:rsidTr="009306FF">
        <w:tblPrEx>
          <w:jc w:val="left"/>
        </w:tblPrEx>
        <w:trPr>
          <w:ins w:id="8494" w:author="jie sun" w:date="2018-04-18T21:18:00Z"/>
          <w:del w:id="8495" w:author="JIE  SUN" w:date="2018-06-22T16:32:00Z"/>
        </w:trPr>
        <w:tc>
          <w:tcPr>
            <w:tcW w:w="2405" w:type="dxa"/>
          </w:tcPr>
          <w:p w:rsidR="0099567A" w:rsidRPr="00790EB9" w:rsidDel="00520787" w:rsidRDefault="0099567A" w:rsidP="0099567A">
            <w:pPr>
              <w:rPr>
                <w:ins w:id="8496" w:author="jie sun" w:date="2018-04-18T21:18:00Z"/>
                <w:del w:id="8497" w:author="JIE  SUN" w:date="2018-06-22T16:32:00Z"/>
                <w:color w:val="000000" w:themeColor="text1"/>
                <w:rPrChange w:id="8498" w:author="JIE  SUN" w:date="2018-06-22T18:39:00Z">
                  <w:rPr>
                    <w:ins w:id="8499" w:author="jie sun" w:date="2018-04-18T21:18:00Z"/>
                    <w:del w:id="8500" w:author="JIE  SUN" w:date="2018-06-22T16:32:00Z"/>
                  </w:rPr>
                </w:rPrChange>
              </w:rPr>
            </w:pPr>
            <w:ins w:id="8501" w:author="jie sun" w:date="2018-04-18T21:18:00Z">
              <w:del w:id="8502" w:author="JIE  SUN" w:date="2018-06-22T16:32:00Z">
                <w:r w:rsidRPr="00790EB9" w:rsidDel="00520787">
                  <w:rPr>
                    <w:color w:val="000000" w:themeColor="text1"/>
                    <w:rPrChange w:id="8503" w:author="JIE  SUN" w:date="2018-06-22T18:39:00Z">
                      <w:rPr/>
                    </w:rPrChange>
                  </w:rPr>
                  <w:delText>Angle – Z-axis</w:delText>
                </w:r>
              </w:del>
            </w:ins>
          </w:p>
        </w:tc>
        <w:tc>
          <w:tcPr>
            <w:tcW w:w="3969" w:type="dxa"/>
          </w:tcPr>
          <w:p w:rsidR="0099567A" w:rsidRPr="00790EB9" w:rsidDel="00520787" w:rsidRDefault="0099567A" w:rsidP="0099567A">
            <w:pPr>
              <w:rPr>
                <w:ins w:id="8504" w:author="jie sun" w:date="2018-04-18T21:18:00Z"/>
                <w:del w:id="8505" w:author="JIE  SUN" w:date="2018-06-22T16:32:00Z"/>
                <w:color w:val="000000" w:themeColor="text1"/>
                <w:rPrChange w:id="8506" w:author="JIE  SUN" w:date="2018-06-22T18:39:00Z">
                  <w:rPr>
                    <w:ins w:id="8507" w:author="jie sun" w:date="2018-04-18T21:18:00Z"/>
                    <w:del w:id="8508" w:author="JIE  SUN" w:date="2018-06-22T16:32:00Z"/>
                  </w:rPr>
                </w:rPrChange>
              </w:rPr>
            </w:pPr>
            <w:ins w:id="8509" w:author="jie sun" w:date="2018-04-18T21:20:00Z">
              <w:del w:id="8510" w:author="JIE  SUN" w:date="2018-06-22T16:32:00Z">
                <w:r w:rsidRPr="00790EB9" w:rsidDel="00520787">
                  <w:rPr>
                    <w:color w:val="000000" w:themeColor="text1"/>
                    <w:rPrChange w:id="8511" w:author="JIE  SUN" w:date="2018-06-22T18:39:00Z">
                      <w:rPr/>
                    </w:rPrChange>
                  </w:rPr>
                  <w:delText>When X-axis increases, Y-axis angle also increase</w:delText>
                </w:r>
              </w:del>
            </w:ins>
            <w:ins w:id="8512" w:author="jie sun" w:date="2018-04-18T21:23:00Z">
              <w:del w:id="8513" w:author="JIE  SUN" w:date="2018-06-22T16:32:00Z">
                <w:r w:rsidR="00B90811" w:rsidRPr="00790EB9" w:rsidDel="00520787">
                  <w:rPr>
                    <w:color w:val="000000" w:themeColor="text1"/>
                    <w:rPrChange w:id="8514" w:author="JIE  SUN" w:date="2018-06-22T18:39:00Z">
                      <w:rPr/>
                    </w:rPrChange>
                  </w:rPr>
                  <w:delText>.</w:delText>
                </w:r>
              </w:del>
            </w:ins>
            <w:ins w:id="8515" w:author="jie sun" w:date="2018-04-18T21:20:00Z">
              <w:del w:id="8516" w:author="JIE  SUN" w:date="2018-06-22T16:32:00Z">
                <w:r w:rsidRPr="00790EB9" w:rsidDel="00520787">
                  <w:rPr>
                    <w:color w:val="000000" w:themeColor="text1"/>
                    <w:rPrChange w:id="8517" w:author="JIE  SUN" w:date="2018-06-22T18:39:00Z">
                      <w:rPr/>
                    </w:rPrChange>
                  </w:rPr>
                  <w:delText xml:space="preserve"> Z-axis almost increase too.</w:delText>
                </w:r>
              </w:del>
            </w:ins>
          </w:p>
        </w:tc>
        <w:tc>
          <w:tcPr>
            <w:tcW w:w="1418" w:type="dxa"/>
          </w:tcPr>
          <w:p w:rsidR="0099567A" w:rsidRPr="00790EB9" w:rsidDel="00520787" w:rsidRDefault="0099567A" w:rsidP="0099567A">
            <w:pPr>
              <w:rPr>
                <w:ins w:id="8518" w:author="jie sun" w:date="2018-04-18T21:21:00Z"/>
                <w:del w:id="8519" w:author="JIE  SUN" w:date="2018-06-22T16:32:00Z"/>
                <w:color w:val="000000" w:themeColor="text1"/>
                <w:rPrChange w:id="8520" w:author="JIE  SUN" w:date="2018-06-22T18:39:00Z">
                  <w:rPr>
                    <w:ins w:id="8521" w:author="jie sun" w:date="2018-04-18T21:21:00Z"/>
                    <w:del w:id="8522" w:author="JIE  SUN" w:date="2018-06-22T16:32:00Z"/>
                  </w:rPr>
                </w:rPrChange>
              </w:rPr>
            </w:pPr>
            <w:ins w:id="8523" w:author="jie sun" w:date="2018-04-18T21:21:00Z">
              <w:del w:id="8524" w:author="JIE  SUN" w:date="2018-06-22T16:32:00Z">
                <w:r w:rsidRPr="00790EB9" w:rsidDel="00520787">
                  <w:rPr>
                    <w:color w:val="000000" w:themeColor="text1"/>
                    <w:rPrChange w:id="8525" w:author="JIE  SUN" w:date="2018-06-22T18:39:00Z">
                      <w:rPr/>
                    </w:rPrChange>
                  </w:rPr>
                  <w:delText>-80</w:delText>
                </w:r>
                <w:r w:rsidRPr="00790EB9" w:rsidDel="00520787">
                  <w:rPr>
                    <w:rFonts w:hint="eastAsia"/>
                    <w:color w:val="000000" w:themeColor="text1"/>
                    <w:rPrChange w:id="8526" w:author="JIE  SUN" w:date="2018-06-22T18:39:00Z">
                      <w:rPr>
                        <w:rFonts w:hint="eastAsia"/>
                      </w:rPr>
                    </w:rPrChange>
                  </w:rPr>
                  <w:delText>°</w:delText>
                </w:r>
                <w:r w:rsidRPr="00790EB9" w:rsidDel="00520787">
                  <w:rPr>
                    <w:color w:val="000000" w:themeColor="text1"/>
                    <w:rPrChange w:id="8527" w:author="JIE  SUN" w:date="2018-06-22T18:39:00Z">
                      <w:rPr/>
                    </w:rPrChange>
                  </w:rPr>
                  <w:delText>--40</w:delText>
                </w:r>
                <w:r w:rsidRPr="00790EB9" w:rsidDel="00520787">
                  <w:rPr>
                    <w:rFonts w:hint="eastAsia"/>
                    <w:color w:val="000000" w:themeColor="text1"/>
                    <w:rPrChange w:id="8528" w:author="JIE  SUN" w:date="2018-06-22T18:39:00Z">
                      <w:rPr>
                        <w:rFonts w:hint="eastAsia"/>
                      </w:rPr>
                    </w:rPrChange>
                  </w:rPr>
                  <w:delText>°</w:delText>
                </w:r>
              </w:del>
            </w:ins>
          </w:p>
          <w:p w:rsidR="0099567A" w:rsidRPr="00790EB9" w:rsidDel="00520787" w:rsidRDefault="0099567A" w:rsidP="0099567A">
            <w:pPr>
              <w:rPr>
                <w:ins w:id="8529" w:author="jie sun" w:date="2018-04-18T21:18:00Z"/>
                <w:del w:id="8530" w:author="JIE  SUN" w:date="2018-06-22T16:32:00Z"/>
                <w:color w:val="000000" w:themeColor="text1"/>
                <w:rPrChange w:id="8531" w:author="JIE  SUN" w:date="2018-06-22T18:39:00Z">
                  <w:rPr>
                    <w:ins w:id="8532" w:author="jie sun" w:date="2018-04-18T21:18:00Z"/>
                    <w:del w:id="8533" w:author="JIE  SUN" w:date="2018-06-22T16:32:00Z"/>
                  </w:rPr>
                </w:rPrChange>
              </w:rPr>
            </w:pPr>
            <w:ins w:id="8534" w:author="jie sun" w:date="2018-04-18T21:21:00Z">
              <w:del w:id="8535" w:author="JIE  SUN" w:date="2018-06-22T16:32:00Z">
                <w:r w:rsidRPr="00790EB9" w:rsidDel="00520787">
                  <w:rPr>
                    <w:color w:val="000000" w:themeColor="text1"/>
                    <w:rPrChange w:id="8536" w:author="JIE  SUN" w:date="2018-06-22T18:39:00Z">
                      <w:rPr/>
                    </w:rPrChange>
                  </w:rPr>
                  <w:delText>40</w:delText>
                </w:r>
                <w:r w:rsidRPr="00790EB9" w:rsidDel="00520787">
                  <w:rPr>
                    <w:rFonts w:hint="eastAsia"/>
                    <w:color w:val="000000" w:themeColor="text1"/>
                    <w:rPrChange w:id="8537" w:author="JIE  SUN" w:date="2018-06-22T18:39:00Z">
                      <w:rPr>
                        <w:rFonts w:hint="eastAsia"/>
                      </w:rPr>
                    </w:rPrChange>
                  </w:rPr>
                  <w:delText>°</w:delText>
                </w:r>
                <w:r w:rsidRPr="00790EB9" w:rsidDel="00520787">
                  <w:rPr>
                    <w:color w:val="000000" w:themeColor="text1"/>
                    <w:rPrChange w:id="8538" w:author="JIE  SUN" w:date="2018-06-22T18:39:00Z">
                      <w:rPr/>
                    </w:rPrChange>
                  </w:rPr>
                  <w:delText>-80</w:delText>
                </w:r>
                <w:r w:rsidRPr="00790EB9" w:rsidDel="00520787">
                  <w:rPr>
                    <w:rFonts w:hint="eastAsia"/>
                    <w:color w:val="000000" w:themeColor="text1"/>
                    <w:rPrChange w:id="8539" w:author="JIE  SUN" w:date="2018-06-22T18:39:00Z">
                      <w:rPr>
                        <w:rFonts w:hint="eastAsia"/>
                      </w:rPr>
                    </w:rPrChange>
                  </w:rPr>
                  <w:delText>°</w:delText>
                </w:r>
              </w:del>
            </w:ins>
          </w:p>
        </w:tc>
      </w:tr>
    </w:tbl>
    <w:p w:rsidR="0087014B" w:rsidDel="00937E4F" w:rsidRDefault="0087014B">
      <w:pPr>
        <w:rPr>
          <w:del w:id="8540" w:author="像个男人一样" w:date="2018-03-22T11:48:00Z"/>
          <w:lang w:val="en-US"/>
        </w:rPr>
      </w:pPr>
    </w:p>
    <w:p w:rsidR="00937E4F" w:rsidRDefault="00937E4F">
      <w:pPr>
        <w:pStyle w:val="Caption"/>
        <w:rPr>
          <w:ins w:id="8541" w:author="jie sun" w:date="2018-04-11T20:59:00Z"/>
          <w:iCs w:val="0"/>
          <w:color w:val="auto"/>
          <w:sz w:val="24"/>
          <w:szCs w:val="22"/>
          <w:lang w:val="en-US"/>
        </w:rPr>
      </w:pPr>
    </w:p>
    <w:p w:rsidR="00937E4F" w:rsidRPr="00A41C79" w:rsidRDefault="00A41C79">
      <w:pPr>
        <w:pStyle w:val="Heading4"/>
        <w:rPr>
          <w:ins w:id="8542" w:author="jie sun" w:date="2018-04-11T20:59:00Z"/>
          <w:rPrChange w:id="8543" w:author="JIE  SUN" w:date="2018-06-21T22:23:00Z">
            <w:rPr>
              <w:ins w:id="8544" w:author="jie sun" w:date="2018-04-11T20:59:00Z"/>
              <w:lang w:val="en-US"/>
            </w:rPr>
          </w:rPrChange>
        </w:rPr>
        <w:pPrChange w:id="8545" w:author="JIE  SUN" w:date="2018-06-21T22:23:00Z">
          <w:pPr/>
        </w:pPrChange>
      </w:pPr>
      <w:ins w:id="8546" w:author="JIE  SUN" w:date="2018-06-21T22:24:00Z">
        <w:r>
          <w:t xml:space="preserve">Validating the </w:t>
        </w:r>
      </w:ins>
      <w:ins w:id="8547" w:author="JIE  SUN" w:date="2018-06-22T21:01:00Z">
        <w:r w:rsidR="00751489">
          <w:t>Collection Data</w:t>
        </w:r>
        <w:r w:rsidR="00CC5BD9">
          <w:t xml:space="preserve"> </w:t>
        </w:r>
      </w:ins>
    </w:p>
    <w:p w:rsidR="00A41C79" w:rsidRDefault="00A41C79">
      <w:pPr>
        <w:rPr>
          <w:ins w:id="8548" w:author="JIE  SUN" w:date="2018-06-22T17:27:00Z"/>
        </w:rPr>
      </w:pPr>
      <w:ins w:id="8549" w:author="JIE  SUN" w:date="2018-06-21T22:24:00Z">
        <w:r>
          <w:t xml:space="preserve">After </w:t>
        </w:r>
      </w:ins>
      <w:ins w:id="8550" w:author="JIE  SUN" w:date="2018-06-22T17:25:00Z">
        <w:r w:rsidR="001010E9">
          <w:t xml:space="preserve">judging the data </w:t>
        </w:r>
      </w:ins>
      <w:ins w:id="8551" w:author="JIE  SUN" w:date="2018-06-22T21:02:00Z">
        <w:r w:rsidR="00CC5BD9">
          <w:t>validity</w:t>
        </w:r>
      </w:ins>
      <w:ins w:id="8552" w:author="JIE  SUN" w:date="2018-06-22T17:26:00Z">
        <w:r w:rsidR="001010E9">
          <w:t xml:space="preserve"> through the threshold values</w:t>
        </w:r>
      </w:ins>
      <w:ins w:id="8553" w:author="JIE  SUN" w:date="2018-06-21T22:24:00Z">
        <w:r>
          <w:t xml:space="preserve">, </w:t>
        </w:r>
      </w:ins>
      <w:ins w:id="8554" w:author="JIE  SUN" w:date="2018-06-21T22:25:00Z">
        <w:r>
          <w:t xml:space="preserve">there is </w:t>
        </w:r>
      </w:ins>
      <w:ins w:id="8555" w:author="JIE  SUN" w:date="2018-06-22T17:26:00Z">
        <w:r w:rsidR="001010E9">
          <w:t>other two</w:t>
        </w:r>
      </w:ins>
      <w:ins w:id="8556" w:author="JIE  SUN" w:date="2018-06-21T22:25:00Z">
        <w:r>
          <w:t xml:space="preserve"> algorithm</w:t>
        </w:r>
      </w:ins>
      <w:ins w:id="8557" w:author="JIE  SUN" w:date="2018-06-22T17:26:00Z">
        <w:r w:rsidR="001010E9">
          <w:t>s</w:t>
        </w:r>
      </w:ins>
      <w:ins w:id="8558" w:author="JIE  SUN" w:date="2018-06-21T22:25:00Z">
        <w:r>
          <w:t xml:space="preserve"> to validate </w:t>
        </w:r>
      </w:ins>
      <w:ins w:id="8559" w:author="JIE  SUN" w:date="2018-06-21T22:23:00Z">
        <w:r>
          <w:t xml:space="preserve">whether </w:t>
        </w:r>
      </w:ins>
      <w:ins w:id="8560" w:author="JIE  SUN" w:date="2018-06-21T22:26:00Z">
        <w:r>
          <w:t xml:space="preserve">it </w:t>
        </w:r>
      </w:ins>
      <w:ins w:id="8561" w:author="JIE  SUN" w:date="2018-06-21T22:23:00Z">
        <w:r>
          <w:t>is a</w:t>
        </w:r>
      </w:ins>
      <w:ins w:id="8562" w:author="JIE  SUN" w:date="2018-06-22T17:31:00Z">
        <w:r w:rsidR="001010E9">
          <w:t xml:space="preserve"> valid</w:t>
        </w:r>
      </w:ins>
      <w:ins w:id="8563" w:author="JIE  SUN" w:date="2018-06-21T22:23:00Z">
        <w:r>
          <w:t xml:space="preserve"> gesture or not. </w:t>
        </w:r>
      </w:ins>
    </w:p>
    <w:p w:rsidR="001010E9" w:rsidRDefault="001010E9">
      <w:pPr>
        <w:rPr>
          <w:ins w:id="8564" w:author="JIE  SUN" w:date="2018-06-22T17:35:00Z"/>
        </w:rPr>
      </w:pPr>
      <w:ins w:id="8565" w:author="JIE  SUN" w:date="2018-06-22T17:27:00Z">
        <w:r>
          <w:t xml:space="preserve">First: </w:t>
        </w:r>
      </w:ins>
      <w:ins w:id="8566" w:author="JIE  SUN" w:date="2018-06-22T17:32:00Z">
        <w:r>
          <w:t xml:space="preserve"> a valid gesture happened should be there are more than</w:t>
        </w:r>
      </w:ins>
      <w:ins w:id="8567" w:author="JIE  SUN" w:date="2018-06-22T17:33:00Z">
        <w:r>
          <w:t xml:space="preserve"> </w:t>
        </w:r>
        <w:r w:rsidR="00396BC8">
          <w:t>4</w:t>
        </w:r>
      </w:ins>
      <w:ins w:id="8568" w:author="JIE  SUN" w:date="2018-06-22T17:32:00Z">
        <w:r>
          <w:t xml:space="preserve"> continuous valid data</w:t>
        </w:r>
      </w:ins>
      <w:ins w:id="8569" w:author="JIE  SUN" w:date="2018-06-22T17:33:00Z">
        <w:r w:rsidR="00396BC8">
          <w:t xml:space="preserve"> of the inclination angle meet the standards; in this way, it can avoid some individual abnormal data </w:t>
        </w:r>
      </w:ins>
      <w:ins w:id="8570" w:author="JIE  SUN" w:date="2018-06-22T17:35:00Z">
        <w:r w:rsidR="00396BC8">
          <w:t>affecting</w:t>
        </w:r>
      </w:ins>
      <w:ins w:id="8571" w:author="JIE  SUN" w:date="2018-06-22T17:33:00Z">
        <w:r w:rsidR="00396BC8">
          <w:t xml:space="preserve"> </w:t>
        </w:r>
      </w:ins>
      <w:ins w:id="8572" w:author="JIE  SUN" w:date="2018-06-22T17:35:00Z">
        <w:r w:rsidR="00396BC8">
          <w:t xml:space="preserve">the result. </w:t>
        </w:r>
      </w:ins>
    </w:p>
    <w:p w:rsidR="00396BC8" w:rsidRDefault="00396BC8">
      <w:pPr>
        <w:rPr>
          <w:ins w:id="8573" w:author="JIE  SUN" w:date="2018-06-21T22:26:00Z"/>
        </w:rPr>
      </w:pPr>
      <w:ins w:id="8574" w:author="JIE  SUN" w:date="2018-06-22T17:35:00Z">
        <w:r>
          <w:t xml:space="preserve">Second: </w:t>
        </w:r>
      </w:ins>
      <w:ins w:id="8575" w:author="JIE  SUN" w:date="2018-06-22T17:40:00Z">
        <w:r w:rsidR="00A60668">
          <w:t xml:space="preserve"> In</w:t>
        </w:r>
        <w:r w:rsidR="00C006AA">
          <w:t xml:space="preserve"> </w:t>
        </w:r>
        <w:r w:rsidR="00C006AA">
          <w:rPr>
            <w:rFonts w:hint="eastAsia"/>
          </w:rPr>
          <w:t>one</w:t>
        </w:r>
        <w:r w:rsidR="00C006AA">
          <w:t xml:space="preserve"> </w:t>
        </w:r>
        <w:r w:rsidR="00C006AA">
          <w:rPr>
            <w:rFonts w:hint="eastAsia"/>
          </w:rPr>
          <w:t xml:space="preserve">time can only one gesture happen and </w:t>
        </w:r>
      </w:ins>
      <w:ins w:id="8576" w:author="JIE  SUN" w:date="2018-06-22T17:41:00Z">
        <w:r w:rsidR="00163D68">
          <w:t>there must be a module change</w:t>
        </w:r>
      </w:ins>
      <w:ins w:id="8577" w:author="JIE  SUN" w:date="2018-06-22T17:43:00Z">
        <w:r w:rsidR="00DD09CC">
          <w:t>,</w:t>
        </w:r>
      </w:ins>
      <w:ins w:id="8578" w:author="JIE  SUN" w:date="2018-06-22T17:46:00Z">
        <w:r w:rsidR="00163D68">
          <w:t xml:space="preserve"> </w:t>
        </w:r>
      </w:ins>
      <w:ins w:id="8579" w:author="JIE  SUN" w:date="2018-06-22T17:43:00Z">
        <w:r w:rsidR="00DD09CC">
          <w:t xml:space="preserve">which means the data </w:t>
        </w:r>
      </w:ins>
      <w:ins w:id="8580" w:author="JIE  SUN" w:date="2018-06-22T17:47:00Z">
        <w:r w:rsidR="00163D68">
          <w:t xml:space="preserve">of Inclination angle must change from invalid range to an invalid range to </w:t>
        </w:r>
      </w:ins>
      <w:ins w:id="8581" w:author="JIE  SUN" w:date="2018-06-22T17:48:00Z">
        <w:r w:rsidR="00163D68">
          <w:t>prove</w:t>
        </w:r>
      </w:ins>
      <w:ins w:id="8582" w:author="JIE  SUN" w:date="2018-06-22T17:47:00Z">
        <w:r w:rsidR="00163D68">
          <w:t xml:space="preserve"> </w:t>
        </w:r>
      </w:ins>
      <w:ins w:id="8583" w:author="JIE  SUN" w:date="2018-06-22T17:48:00Z">
        <w:r w:rsidR="00163D68">
          <w:t>this is a movement, not just a static condition.</w:t>
        </w:r>
      </w:ins>
    </w:p>
    <w:p w:rsidR="00163D68" w:rsidRDefault="00163D68" w:rsidP="00EF405F">
      <w:pPr>
        <w:autoSpaceDE w:val="0"/>
        <w:autoSpaceDN w:val="0"/>
        <w:adjustRightInd w:val="0"/>
        <w:spacing w:after="0"/>
        <w:rPr>
          <w:ins w:id="8584" w:author="JIE  SUN" w:date="2018-06-22T17:48:00Z"/>
        </w:rPr>
      </w:pPr>
      <w:ins w:id="8585" w:author="JIE  SUN" w:date="2018-06-22T17:48:00Z">
        <w:r>
          <w:t>There is a piece of code</w:t>
        </w:r>
      </w:ins>
      <w:ins w:id="8586" w:author="JIE  SUN" w:date="2018-06-22T18:14:00Z">
        <w:r w:rsidR="00325963">
          <w:t xml:space="preserve"> below</w:t>
        </w:r>
      </w:ins>
      <w:ins w:id="8587" w:author="JIE  SUN" w:date="2018-06-22T17:48:00Z">
        <w:r>
          <w:t xml:space="preserve"> realizing the function, </w:t>
        </w:r>
      </w:ins>
      <w:ins w:id="8588" w:author="JIE  SUN" w:date="2018-06-22T17:49:00Z">
        <w:r>
          <w:t xml:space="preserve">for example. </w:t>
        </w:r>
        <w:r>
          <w:rPr>
            <w:rFonts w:ascii="NSimSun" w:eastAsia="NSimSun" w:hAnsi="Times New Roman" w:cs="NSimSun"/>
            <w:color w:val="000000"/>
            <w:sz w:val="19"/>
            <w:szCs w:val="19"/>
          </w:rPr>
          <w:t xml:space="preserve">aflag.last_times[0] </w:t>
        </w:r>
        <w:r w:rsidRPr="00163D68">
          <w:rPr>
            <w:rPrChange w:id="8589" w:author="JIE  SUN" w:date="2018-06-22T17:50:00Z">
              <w:rPr>
                <w:rFonts w:ascii="NSimSun" w:eastAsia="NSimSun" w:hAnsi="Times New Roman" w:cs="NSimSun"/>
                <w:color w:val="000000"/>
                <w:sz w:val="19"/>
                <w:szCs w:val="19"/>
              </w:rPr>
            </w:rPrChange>
          </w:rPr>
          <w:t>Gesture</w:t>
        </w:r>
      </w:ins>
      <w:ins w:id="8590" w:author="JIE  SUN" w:date="2018-06-22T17:50:00Z">
        <w:r>
          <w:t xml:space="preserve"> 1</w:t>
        </w:r>
      </w:ins>
      <w:ins w:id="8591" w:author="JIE  SUN" w:date="2018-06-22T17:49:00Z">
        <w:r w:rsidRPr="00163D68">
          <w:rPr>
            <w:rPrChange w:id="8592" w:author="JIE  SUN" w:date="2018-06-22T17:50:00Z">
              <w:rPr>
                <w:rFonts w:ascii="NSimSun" w:eastAsia="NSimSun" w:hAnsi="Times New Roman" w:cs="NSimSun"/>
                <w:color w:val="000000"/>
                <w:sz w:val="19"/>
                <w:szCs w:val="19"/>
              </w:rPr>
            </w:rPrChange>
          </w:rPr>
          <w:t xml:space="preserve"> flag variable</w:t>
        </w:r>
      </w:ins>
      <w:ins w:id="8593" w:author="JIE  SUN" w:date="2018-06-22T17:51:00Z">
        <w:r>
          <w:t xml:space="preserve"> and </w:t>
        </w:r>
        <w:r>
          <w:rPr>
            <w:rFonts w:ascii="NSimSun" w:eastAsia="NSimSun" w:hAnsi="Times New Roman" w:cs="NSimSun"/>
            <w:color w:val="000000"/>
            <w:sz w:val="19"/>
            <w:szCs w:val="19"/>
          </w:rPr>
          <w:t>aflag.last_times[1]</w:t>
        </w:r>
        <w:r>
          <w:t xml:space="preserve"> is </w:t>
        </w:r>
        <w:r w:rsidRPr="00B056CD">
          <w:t>Gesture</w:t>
        </w:r>
        <w:r>
          <w:t xml:space="preserve"> 2</w:t>
        </w:r>
        <w:r w:rsidRPr="00B056CD">
          <w:t xml:space="preserve"> flag variable</w:t>
        </w:r>
        <w:r>
          <w:rPr>
            <w:rFonts w:hint="eastAsia"/>
          </w:rPr>
          <w:t xml:space="preserve"> </w:t>
        </w:r>
        <w:r>
          <w:t xml:space="preserve">,when there is a specific gesture happened it will become 1 from 0, and </w:t>
        </w:r>
      </w:ins>
      <w:ins w:id="8594" w:author="JIE  SUN" w:date="2018-06-22T17:52:00Z">
        <w:r>
          <w:rPr>
            <w:rFonts w:ascii="NSimSun" w:eastAsia="NSimSun" w:hAnsi="Times New Roman" w:cs="NSimSun"/>
            <w:color w:val="000000"/>
            <w:sz w:val="19"/>
            <w:szCs w:val="19"/>
          </w:rPr>
          <w:t xml:space="preserve">aflag.previous_time </w:t>
        </w:r>
        <w:r w:rsidRPr="00EF405F">
          <w:rPr>
            <w:rPrChange w:id="8595" w:author="JIE  SUN" w:date="2018-06-22T18:12:00Z">
              <w:rPr>
                <w:rFonts w:ascii="NSimSun" w:eastAsia="NSimSun" w:hAnsi="Times New Roman" w:cs="NSimSun"/>
                <w:color w:val="000000"/>
                <w:sz w:val="19"/>
                <w:szCs w:val="19"/>
              </w:rPr>
            </w:rPrChange>
          </w:rPr>
          <w:t xml:space="preserve">means how many times the </w:t>
        </w:r>
      </w:ins>
      <w:ins w:id="8596" w:author="JIE  SUN" w:date="2018-06-22T17:53:00Z">
        <w:r w:rsidRPr="00EF405F">
          <w:rPr>
            <w:rPrChange w:id="8597" w:author="JIE  SUN" w:date="2018-06-22T18:12:00Z">
              <w:rPr>
                <w:rFonts w:ascii="NSimSun" w:eastAsia="NSimSun" w:hAnsi="Times New Roman" w:cs="NSimSun"/>
                <w:color w:val="000000"/>
                <w:sz w:val="19"/>
                <w:szCs w:val="19"/>
              </w:rPr>
            </w:rPrChange>
          </w:rPr>
          <w:t>data continually meet the condition</w:t>
        </w:r>
      </w:ins>
      <w:ins w:id="8598" w:author="JIE  SUN" w:date="2018-06-22T17:52:00Z">
        <w:r w:rsidRPr="00EF405F">
          <w:rPr>
            <w:rPrChange w:id="8599" w:author="JIE  SUN" w:date="2018-06-22T18:12:00Z">
              <w:rPr>
                <w:rFonts w:ascii="NSimSun" w:eastAsia="NSimSun" w:hAnsi="Times New Roman" w:cs="NSimSun"/>
                <w:color w:val="000000"/>
                <w:sz w:val="19"/>
                <w:szCs w:val="19"/>
              </w:rPr>
            </w:rPrChange>
          </w:rPr>
          <w:t xml:space="preserve">, and  </w:t>
        </w:r>
      </w:ins>
      <w:ins w:id="8600" w:author="JIE  SUN" w:date="2018-06-22T18:12:00Z">
        <w:r w:rsidR="00EF405F">
          <w:rPr>
            <w:rFonts w:ascii="NSimSun" w:eastAsia="NSimSun" w:hAnsi="Times New Roman" w:cs="NSimSun"/>
            <w:color w:val="000000"/>
            <w:sz w:val="19"/>
            <w:szCs w:val="19"/>
          </w:rPr>
          <w:t xml:space="preserve">act </w:t>
        </w:r>
      </w:ins>
      <w:ins w:id="8601" w:author="JIE  SUN" w:date="2018-06-22T17:52:00Z">
        <w:r w:rsidRPr="00EF405F">
          <w:rPr>
            <w:rPrChange w:id="8602" w:author="JIE  SUN" w:date="2018-06-22T18:12:00Z">
              <w:rPr>
                <w:rFonts w:ascii="NSimSun" w:eastAsia="NSimSun" w:hAnsi="Times New Roman" w:cs="NSimSun"/>
                <w:color w:val="000000"/>
                <w:sz w:val="19"/>
                <w:szCs w:val="19"/>
              </w:rPr>
            </w:rPrChange>
          </w:rPr>
          <w:t xml:space="preserve">is a </w:t>
        </w:r>
      </w:ins>
      <w:ins w:id="8603" w:author="JIE  SUN" w:date="2018-06-22T18:12:00Z">
        <w:r w:rsidR="00EF405F">
          <w:t xml:space="preserve">flag for marking a gesture happens or not, if </w:t>
        </w:r>
      </w:ins>
      <w:ins w:id="8604" w:author="JIE  SUN" w:date="2018-06-22T18:13:00Z">
        <w:r w:rsidR="00EF405F">
          <w:rPr>
            <w:rFonts w:ascii="NSimSun" w:eastAsia="NSimSun" w:hAnsi="Times New Roman" w:cs="NSimSun"/>
            <w:color w:val="000000"/>
            <w:sz w:val="19"/>
            <w:szCs w:val="19"/>
          </w:rPr>
          <w:t>act</w:t>
        </w:r>
      </w:ins>
    </w:p>
    <w:p w:rsidR="00EF405F" w:rsidRDefault="00EF405F" w:rsidP="00396BC8">
      <w:pPr>
        <w:autoSpaceDE w:val="0"/>
        <w:autoSpaceDN w:val="0"/>
        <w:adjustRightInd w:val="0"/>
        <w:spacing w:after="0"/>
        <w:rPr>
          <w:ins w:id="8605" w:author="JIE  SUN" w:date="2018-06-22T18:14:00Z"/>
          <w:rFonts w:ascii="NSimSun" w:eastAsia="NSimSun" w:hAnsi="Times New Roman" w:cs="NSimSun"/>
          <w:color w:val="000000"/>
          <w:sz w:val="19"/>
          <w:szCs w:val="19"/>
        </w:rPr>
      </w:pPr>
      <w:ins w:id="8606" w:author="JIE  SUN" w:date="2018-06-22T18:13:00Z">
        <w:r>
          <w:rPr>
            <w:rFonts w:ascii="NSimSun" w:eastAsia="NSimSun" w:hAnsi="Times New Roman" w:cs="NSimSun"/>
            <w:color w:val="000000"/>
            <w:sz w:val="19"/>
            <w:szCs w:val="19"/>
          </w:rPr>
          <w:t>== 1</w:t>
        </w:r>
      </w:ins>
      <w:ins w:id="8607" w:author="JIE  SUN" w:date="2018-06-22T17:52:00Z">
        <w:r w:rsidR="00163D68">
          <w:rPr>
            <w:rFonts w:ascii="NSimSun" w:eastAsia="NSimSun" w:hAnsi="Times New Roman" w:cs="NSimSun"/>
            <w:color w:val="000000"/>
            <w:sz w:val="19"/>
            <w:szCs w:val="19"/>
          </w:rPr>
          <w:t xml:space="preserve"> </w:t>
        </w:r>
      </w:ins>
      <w:ins w:id="8608" w:author="JIE  SUN" w:date="2018-06-22T18:13:00Z">
        <w:r w:rsidRPr="00EF405F">
          <w:rPr>
            <w:rPrChange w:id="8609" w:author="JIE  SUN" w:date="2018-06-22T18:13:00Z">
              <w:rPr>
                <w:rFonts w:ascii="NSimSun" w:eastAsia="NSimSun" w:hAnsi="Times New Roman" w:cs="NSimSun"/>
                <w:color w:val="000000"/>
                <w:sz w:val="19"/>
                <w:szCs w:val="19"/>
              </w:rPr>
            </w:rPrChange>
          </w:rPr>
          <w:t xml:space="preserve">means there is a </w:t>
        </w:r>
      </w:ins>
      <w:ins w:id="8610" w:author="JIE  SUN" w:date="2018-06-22T21:03:00Z">
        <w:r w:rsidR="0091419F">
          <w:t xml:space="preserve">correct </w:t>
        </w:r>
      </w:ins>
      <w:ins w:id="8611" w:author="JIE  SUN" w:date="2018-06-22T18:13:00Z">
        <w:r w:rsidRPr="00EF405F">
          <w:rPr>
            <w:rPrChange w:id="8612" w:author="JIE  SUN" w:date="2018-06-22T18:13:00Z">
              <w:rPr>
                <w:rFonts w:ascii="NSimSun" w:eastAsia="NSimSun" w:hAnsi="Times New Roman" w:cs="NSimSun"/>
                <w:color w:val="000000"/>
                <w:sz w:val="19"/>
                <w:szCs w:val="19"/>
              </w:rPr>
            </w:rPrChange>
          </w:rPr>
          <w:t>gesture caught</w:t>
        </w:r>
      </w:ins>
      <w:ins w:id="8613" w:author="JIE  SUN" w:date="2018-06-22T18:15:00Z">
        <w:r w:rsidR="003B5070">
          <w:t>.</w:t>
        </w:r>
      </w:ins>
      <w:ins w:id="8614" w:author="JIE  SUN" w:date="2018-06-22T17:33:00Z">
        <w:r w:rsidR="00396BC8" w:rsidRPr="00EF405F">
          <w:rPr>
            <w:rPrChange w:id="8615" w:author="JIE  SUN" w:date="2018-06-22T18:13:00Z">
              <w:rPr>
                <w:rFonts w:ascii="NSimSun" w:eastAsia="NSimSun" w:hAnsi="Times New Roman" w:cs="NSimSun"/>
                <w:color w:val="000000"/>
                <w:sz w:val="19"/>
                <w:szCs w:val="19"/>
              </w:rPr>
            </w:rPrChange>
          </w:rPr>
          <w:tab/>
        </w:r>
        <w:r w:rsidR="00396BC8" w:rsidRPr="00EF405F">
          <w:rPr>
            <w:rPrChange w:id="8616" w:author="JIE  SUN" w:date="2018-06-22T18:13:00Z">
              <w:rPr>
                <w:rFonts w:ascii="NSimSun" w:eastAsia="NSimSun" w:hAnsi="Times New Roman" w:cs="NSimSun"/>
                <w:color w:val="000000"/>
                <w:sz w:val="19"/>
                <w:szCs w:val="19"/>
              </w:rPr>
            </w:rPrChange>
          </w:rPr>
          <w:tab/>
        </w:r>
        <w:r w:rsidR="00396BC8">
          <w:rPr>
            <w:rFonts w:ascii="NSimSun" w:eastAsia="NSimSun" w:hAnsi="Times New Roman" w:cs="NSimSun"/>
            <w:color w:val="000000"/>
            <w:sz w:val="19"/>
            <w:szCs w:val="19"/>
          </w:rPr>
          <w:tab/>
        </w:r>
      </w:ins>
    </w:p>
    <w:p w:rsidR="00EF405F" w:rsidRDefault="00EF405F" w:rsidP="00396BC8">
      <w:pPr>
        <w:autoSpaceDE w:val="0"/>
        <w:autoSpaceDN w:val="0"/>
        <w:adjustRightInd w:val="0"/>
        <w:spacing w:after="0"/>
        <w:rPr>
          <w:ins w:id="8617" w:author="JIE  SUN" w:date="2018-06-22T18:13:00Z"/>
          <w:rFonts w:ascii="NSimSun" w:eastAsia="NSimSun" w:hAnsi="Times New Roman" w:cs="NSimSun"/>
          <w:color w:val="000000"/>
          <w:sz w:val="19"/>
          <w:szCs w:val="19"/>
        </w:rPr>
      </w:pPr>
    </w:p>
    <w:p w:rsidR="00396BC8" w:rsidRDefault="00396BC8">
      <w:pPr>
        <w:autoSpaceDE w:val="0"/>
        <w:autoSpaceDN w:val="0"/>
        <w:adjustRightInd w:val="0"/>
        <w:spacing w:after="0"/>
        <w:ind w:left="1440" w:firstLine="720"/>
        <w:rPr>
          <w:ins w:id="8618" w:author="JIE  SUN" w:date="2018-06-22T17:33:00Z"/>
          <w:rFonts w:ascii="NSimSun" w:eastAsia="NSimSun" w:hAnsi="Times New Roman" w:cs="NSimSun"/>
          <w:color w:val="000000"/>
          <w:sz w:val="19"/>
          <w:szCs w:val="19"/>
        </w:rPr>
        <w:pPrChange w:id="8619" w:author="JIE  SUN" w:date="2018-06-22T18:14:00Z">
          <w:pPr>
            <w:autoSpaceDE w:val="0"/>
            <w:autoSpaceDN w:val="0"/>
            <w:adjustRightInd w:val="0"/>
            <w:spacing w:after="0"/>
          </w:pPr>
        </w:pPrChange>
      </w:pPr>
      <w:ins w:id="8620" w:author="JIE  SUN" w:date="2018-06-22T17:33:00Z">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(aflag.last_times[1] != 0)</w:t>
        </w:r>
      </w:ins>
    </w:p>
    <w:p w:rsidR="00396BC8" w:rsidRDefault="00396BC8" w:rsidP="00396BC8">
      <w:pPr>
        <w:autoSpaceDE w:val="0"/>
        <w:autoSpaceDN w:val="0"/>
        <w:adjustRightInd w:val="0"/>
        <w:spacing w:after="0"/>
        <w:rPr>
          <w:ins w:id="8621" w:author="JIE  SUN" w:date="2018-06-22T17:33:00Z"/>
          <w:rFonts w:ascii="NSimSun" w:eastAsia="NSimSun" w:hAnsi="Times New Roman" w:cs="NSimSun"/>
          <w:color w:val="000000"/>
          <w:sz w:val="19"/>
          <w:szCs w:val="19"/>
        </w:rPr>
      </w:pPr>
      <w:ins w:id="862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23" w:author="JIE  SUN" w:date="2018-06-22T17:33:00Z"/>
          <w:rFonts w:ascii="NSimSun" w:eastAsia="NSimSun" w:hAnsi="Times New Roman" w:cs="NSimSun"/>
          <w:color w:val="000000"/>
          <w:sz w:val="19"/>
          <w:szCs w:val="19"/>
        </w:rPr>
      </w:pPr>
      <w:ins w:id="862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625" w:author="JIE  SUN" w:date="2018-06-22T17:33:00Z"/>
          <w:rFonts w:ascii="NSimSun" w:eastAsia="NSimSun" w:hAnsi="Times New Roman" w:cs="NSimSun"/>
          <w:color w:val="000000"/>
          <w:sz w:val="19"/>
          <w:szCs w:val="19"/>
        </w:rPr>
      </w:pPr>
      <w:ins w:id="862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aflag.last_times[1] = 0;</w:t>
        </w:r>
      </w:ins>
    </w:p>
    <w:p w:rsidR="00396BC8" w:rsidRDefault="00396BC8" w:rsidP="00396BC8">
      <w:pPr>
        <w:autoSpaceDE w:val="0"/>
        <w:autoSpaceDN w:val="0"/>
        <w:adjustRightInd w:val="0"/>
        <w:spacing w:after="0"/>
        <w:rPr>
          <w:ins w:id="8627" w:author="JIE  SUN" w:date="2018-06-22T17:33:00Z"/>
          <w:rFonts w:ascii="NSimSun" w:eastAsia="NSimSun" w:hAnsi="Times New Roman" w:cs="NSimSun"/>
          <w:color w:val="000000"/>
          <w:sz w:val="19"/>
          <w:szCs w:val="19"/>
        </w:rPr>
      </w:pPr>
      <w:ins w:id="862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 = 0;</w:t>
        </w:r>
      </w:ins>
    </w:p>
    <w:p w:rsidR="00396BC8" w:rsidRDefault="00396BC8" w:rsidP="00396BC8">
      <w:pPr>
        <w:autoSpaceDE w:val="0"/>
        <w:autoSpaceDN w:val="0"/>
        <w:adjustRightInd w:val="0"/>
        <w:spacing w:after="0"/>
        <w:rPr>
          <w:ins w:id="8629" w:author="JIE  SUN" w:date="2018-06-22T17:33:00Z"/>
          <w:rFonts w:ascii="NSimSun" w:eastAsia="NSimSun" w:hAnsi="Times New Roman" w:cs="NSimSun"/>
          <w:color w:val="000000"/>
          <w:sz w:val="19"/>
          <w:szCs w:val="19"/>
        </w:rPr>
      </w:pPr>
      <w:ins w:id="863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631" w:author="JIE  SUN" w:date="2018-06-22T17:33:00Z"/>
          <w:rFonts w:ascii="NSimSun" w:eastAsia="NSimSun" w:hAnsi="Times New Roman" w:cs="NSimSun"/>
          <w:color w:val="000000"/>
          <w:sz w:val="19"/>
          <w:szCs w:val="19"/>
        </w:rPr>
      </w:pPr>
      <w:ins w:id="863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33" w:author="JIE  SUN" w:date="2018-06-22T17:33:00Z"/>
          <w:rFonts w:ascii="NSimSun" w:eastAsia="NSimSun" w:hAnsi="Times New Roman" w:cs="NSimSun"/>
          <w:color w:val="000000"/>
          <w:sz w:val="19"/>
          <w:szCs w:val="19"/>
        </w:rPr>
      </w:pPr>
      <w:ins w:id="863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635" w:author="JIE  SUN" w:date="2018-06-22T17:33:00Z"/>
          <w:rFonts w:ascii="NSimSun" w:eastAsia="NSimSun" w:hAnsi="Times New Roman" w:cs="NSimSun"/>
          <w:color w:val="000000"/>
          <w:sz w:val="19"/>
          <w:szCs w:val="19"/>
        </w:rPr>
      </w:pPr>
      <w:ins w:id="863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(aflag.previous_time == 4)</w:t>
        </w:r>
      </w:ins>
    </w:p>
    <w:p w:rsidR="00396BC8" w:rsidRDefault="00396BC8" w:rsidP="00396BC8">
      <w:pPr>
        <w:autoSpaceDE w:val="0"/>
        <w:autoSpaceDN w:val="0"/>
        <w:adjustRightInd w:val="0"/>
        <w:spacing w:after="0"/>
        <w:rPr>
          <w:ins w:id="8637" w:author="JIE  SUN" w:date="2018-06-22T17:33:00Z"/>
          <w:rFonts w:ascii="NSimSun" w:eastAsia="NSimSun" w:hAnsi="Times New Roman" w:cs="NSimSun"/>
          <w:color w:val="000000"/>
          <w:sz w:val="19"/>
          <w:szCs w:val="19"/>
        </w:rPr>
      </w:pPr>
      <w:ins w:id="863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w:t>
        </w:r>
      </w:ins>
    </w:p>
    <w:p w:rsidR="00396BC8" w:rsidRDefault="00396BC8" w:rsidP="00396BC8">
      <w:pPr>
        <w:autoSpaceDE w:val="0"/>
        <w:autoSpaceDN w:val="0"/>
        <w:adjustRightInd w:val="0"/>
        <w:spacing w:after="0"/>
        <w:rPr>
          <w:ins w:id="8639" w:author="JIE  SUN" w:date="2018-06-22T17:33:00Z"/>
          <w:rFonts w:ascii="NSimSun" w:eastAsia="NSimSun" w:hAnsi="Times New Roman" w:cs="NSimSun"/>
          <w:color w:val="000000"/>
          <w:sz w:val="19"/>
          <w:szCs w:val="19"/>
        </w:rPr>
      </w:pPr>
      <w:ins w:id="864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aflag.previous_time++;</w:t>
        </w:r>
      </w:ins>
    </w:p>
    <w:p w:rsidR="00396BC8" w:rsidRDefault="00396BC8" w:rsidP="00396BC8">
      <w:pPr>
        <w:autoSpaceDE w:val="0"/>
        <w:autoSpaceDN w:val="0"/>
        <w:adjustRightInd w:val="0"/>
        <w:spacing w:after="0"/>
        <w:rPr>
          <w:ins w:id="8641"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42" w:author="JIE  SUN" w:date="2018-06-22T17:33:00Z"/>
          <w:rFonts w:ascii="NSimSun" w:eastAsia="NSimSun" w:hAnsi="Times New Roman" w:cs="NSimSun"/>
          <w:color w:val="000000"/>
          <w:sz w:val="19"/>
          <w:szCs w:val="19"/>
        </w:rPr>
      </w:pPr>
    </w:p>
    <w:p w:rsidR="00396BC8" w:rsidRDefault="00396BC8" w:rsidP="00396BC8">
      <w:pPr>
        <w:autoSpaceDE w:val="0"/>
        <w:autoSpaceDN w:val="0"/>
        <w:adjustRightInd w:val="0"/>
        <w:spacing w:after="0"/>
        <w:rPr>
          <w:ins w:id="8643" w:author="JIE  SUN" w:date="2018-06-22T17:33:00Z"/>
          <w:rFonts w:ascii="NSimSun" w:eastAsia="NSimSun" w:hAnsi="Times New Roman" w:cs="NSimSun"/>
          <w:color w:val="000000"/>
          <w:sz w:val="19"/>
          <w:szCs w:val="19"/>
        </w:rPr>
      </w:pPr>
      <w:ins w:id="864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if</w:t>
        </w:r>
        <w:r>
          <w:rPr>
            <w:rFonts w:ascii="NSimSun" w:eastAsia="NSimSun" w:hAnsi="Times New Roman" w:cs="NSimSun"/>
            <w:color w:val="000000"/>
            <w:sz w:val="19"/>
            <w:szCs w:val="19"/>
          </w:rPr>
          <w:t xml:space="preserve"> (aflag.last_times[0] == 1) {</w:t>
        </w:r>
      </w:ins>
    </w:p>
    <w:p w:rsidR="00396BC8" w:rsidRDefault="00396BC8" w:rsidP="00396BC8">
      <w:pPr>
        <w:autoSpaceDE w:val="0"/>
        <w:autoSpaceDN w:val="0"/>
        <w:adjustRightInd w:val="0"/>
        <w:spacing w:after="0"/>
        <w:rPr>
          <w:ins w:id="8645" w:author="JIE  SUN" w:date="2018-06-22T17:33:00Z"/>
          <w:rFonts w:ascii="NSimSun" w:eastAsia="NSimSun" w:hAnsi="Times New Roman" w:cs="NSimSun"/>
          <w:color w:val="000000"/>
          <w:sz w:val="19"/>
          <w:szCs w:val="19"/>
        </w:rPr>
      </w:pPr>
      <w:ins w:id="864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aflag.last_times[0] = 0;</w:t>
        </w:r>
      </w:ins>
    </w:p>
    <w:p w:rsidR="00396BC8" w:rsidRDefault="00396BC8" w:rsidP="00396BC8">
      <w:pPr>
        <w:autoSpaceDE w:val="0"/>
        <w:autoSpaceDN w:val="0"/>
        <w:adjustRightInd w:val="0"/>
        <w:spacing w:after="0"/>
        <w:rPr>
          <w:ins w:id="8647" w:author="JIE  SUN" w:date="2018-06-22T17:33:00Z"/>
          <w:rFonts w:ascii="NSimSun" w:eastAsia="NSimSun" w:hAnsi="Times New Roman" w:cs="NSimSun"/>
          <w:color w:val="000000"/>
          <w:sz w:val="19"/>
          <w:szCs w:val="19"/>
        </w:rPr>
      </w:pPr>
      <w:ins w:id="864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1;</w:t>
        </w:r>
      </w:ins>
    </w:p>
    <w:p w:rsidR="00396BC8" w:rsidRDefault="00396BC8" w:rsidP="00396BC8">
      <w:pPr>
        <w:autoSpaceDE w:val="0"/>
        <w:autoSpaceDN w:val="0"/>
        <w:adjustRightInd w:val="0"/>
        <w:spacing w:after="0"/>
        <w:rPr>
          <w:ins w:id="8649" w:author="JIE  SUN" w:date="2018-06-22T17:33:00Z"/>
          <w:rFonts w:ascii="NSimSun" w:eastAsia="NSimSun" w:hAnsi="Times New Roman" w:cs="NSimSun"/>
          <w:color w:val="000000"/>
          <w:sz w:val="19"/>
          <w:szCs w:val="19"/>
        </w:rPr>
      </w:pPr>
      <w:ins w:id="8650"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51" w:author="JIE  SUN" w:date="2018-06-22T17:33:00Z"/>
          <w:rFonts w:ascii="NSimSun" w:eastAsia="NSimSun" w:hAnsi="Times New Roman" w:cs="NSimSun"/>
          <w:color w:val="000000"/>
          <w:sz w:val="19"/>
          <w:szCs w:val="19"/>
        </w:rPr>
      </w:pPr>
      <w:ins w:id="8652"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FF"/>
            <w:sz w:val="19"/>
            <w:szCs w:val="19"/>
          </w:rPr>
          <w:t>else</w:t>
        </w:r>
        <w:r>
          <w:rPr>
            <w:rFonts w:ascii="NSimSun" w:eastAsia="NSimSun" w:hAnsi="Times New Roman" w:cs="NSimSun"/>
            <w:color w:val="000000"/>
            <w:sz w:val="19"/>
            <w:szCs w:val="19"/>
          </w:rPr>
          <w:t xml:space="preserve"> {</w:t>
        </w:r>
      </w:ins>
    </w:p>
    <w:p w:rsidR="00396BC8" w:rsidRDefault="00396BC8" w:rsidP="00396BC8">
      <w:pPr>
        <w:autoSpaceDE w:val="0"/>
        <w:autoSpaceDN w:val="0"/>
        <w:adjustRightInd w:val="0"/>
        <w:spacing w:after="0"/>
        <w:rPr>
          <w:ins w:id="8653" w:author="JIE  SUN" w:date="2018-06-22T17:33:00Z"/>
          <w:rFonts w:ascii="NSimSun" w:eastAsia="NSimSun" w:hAnsi="Times New Roman" w:cs="NSimSun"/>
          <w:color w:val="000000"/>
          <w:sz w:val="19"/>
          <w:szCs w:val="19"/>
        </w:rPr>
      </w:pPr>
      <w:ins w:id="8654"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act = 0;</w:t>
        </w:r>
      </w:ins>
    </w:p>
    <w:p w:rsidR="00396BC8" w:rsidRDefault="00396BC8" w:rsidP="00396BC8">
      <w:pPr>
        <w:autoSpaceDE w:val="0"/>
        <w:autoSpaceDN w:val="0"/>
        <w:adjustRightInd w:val="0"/>
        <w:spacing w:after="0"/>
        <w:rPr>
          <w:ins w:id="8655" w:author="JIE  SUN" w:date="2018-06-22T17:33:00Z"/>
          <w:rFonts w:ascii="NSimSun" w:eastAsia="NSimSun" w:hAnsi="Times New Roman" w:cs="NSimSun"/>
          <w:color w:val="000000"/>
          <w:sz w:val="19"/>
          <w:szCs w:val="19"/>
        </w:rPr>
      </w:pPr>
      <w:ins w:id="8656"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396BC8" w:rsidRDefault="00396BC8" w:rsidP="00396BC8">
      <w:pPr>
        <w:autoSpaceDE w:val="0"/>
        <w:autoSpaceDN w:val="0"/>
        <w:adjustRightInd w:val="0"/>
        <w:spacing w:after="0"/>
        <w:rPr>
          <w:ins w:id="8657" w:author="JIE  SUN" w:date="2018-06-22T17:33:00Z"/>
          <w:rFonts w:ascii="NSimSun" w:eastAsia="NSimSun" w:hAnsi="Times New Roman" w:cs="NSimSun"/>
          <w:color w:val="000000"/>
          <w:sz w:val="19"/>
          <w:szCs w:val="19"/>
        </w:rPr>
      </w:pPr>
      <w:ins w:id="8658" w:author="JIE  SUN" w:date="2018-06-22T17:33:00Z">
        <w:r>
          <w:rPr>
            <w:rFonts w:ascii="NSimSun" w:eastAsia="NSimSun" w:hAnsi="Times New Roman" w:cs="NSimSun"/>
            <w:color w:val="000000"/>
            <w:sz w:val="19"/>
            <w:szCs w:val="19"/>
          </w:rPr>
          <w:tab/>
        </w:r>
        <w:r>
          <w:rPr>
            <w:rFonts w:ascii="NSimSun" w:eastAsia="NSimSun" w:hAnsi="Times New Roman" w:cs="NSimSun"/>
            <w:color w:val="000000"/>
            <w:sz w:val="19"/>
            <w:szCs w:val="19"/>
          </w:rPr>
          <w:tab/>
        </w:r>
        <w:r>
          <w:rPr>
            <w:rFonts w:ascii="NSimSun" w:eastAsia="NSimSun" w:hAnsi="Times New Roman" w:cs="NSimSun"/>
            <w:color w:val="000000"/>
            <w:sz w:val="19"/>
            <w:szCs w:val="19"/>
          </w:rPr>
          <w:tab/>
          <w:t>}</w:t>
        </w:r>
      </w:ins>
    </w:p>
    <w:p w:rsidR="0087014B" w:rsidRDefault="00396BC8" w:rsidP="00396BC8">
      <w:pPr>
        <w:rPr>
          <w:ins w:id="8659" w:author="像个男人一样" w:date="2018-03-22T12:29:00Z"/>
        </w:rPr>
      </w:pPr>
      <w:ins w:id="8660" w:author="JIE  SUN" w:date="2018-06-22T17:33:00Z">
        <w:r>
          <w:rPr>
            <w:rFonts w:ascii="NSimSun" w:eastAsia="NSimSun" w:hAnsi="Times New Roman" w:cs="NSimSun"/>
            <w:color w:val="000000"/>
            <w:sz w:val="19"/>
            <w:szCs w:val="19"/>
          </w:rPr>
          <w:tab/>
        </w:r>
      </w:ins>
    </w:p>
    <w:p w:rsidR="00601451" w:rsidRDefault="00601451" w:rsidP="00601451">
      <w:pPr>
        <w:pStyle w:val="Heading2"/>
        <w:rPr>
          <w:ins w:id="8661" w:author="jie sun" w:date="2018-04-11T21:01:00Z"/>
          <w:lang w:val="en-US"/>
        </w:rPr>
      </w:pPr>
      <w:bookmarkStart w:id="8662" w:name="_Toc511906316"/>
      <w:ins w:id="8663" w:author="jie sun" w:date="2018-04-11T20:59:00Z">
        <w:r>
          <w:rPr>
            <w:lang w:val="en-US"/>
          </w:rPr>
          <w:t xml:space="preserve">The </w:t>
        </w:r>
      </w:ins>
      <w:ins w:id="8664" w:author="jie sun" w:date="2018-04-16T21:28:00Z">
        <w:r w:rsidR="0077421C">
          <w:rPr>
            <w:lang w:val="en-US"/>
          </w:rPr>
          <w:t>T</w:t>
        </w:r>
      </w:ins>
      <w:ins w:id="8665" w:author="jie sun" w:date="2018-04-11T20:59:00Z">
        <w:r>
          <w:rPr>
            <w:lang w:val="en-US"/>
          </w:rPr>
          <w:t xml:space="preserve">est </w:t>
        </w:r>
      </w:ins>
      <w:ins w:id="8666" w:author="jie sun" w:date="2018-04-16T21:28:00Z">
        <w:r w:rsidR="0077421C">
          <w:rPr>
            <w:lang w:val="en-US"/>
          </w:rPr>
          <w:t>P</w:t>
        </w:r>
      </w:ins>
      <w:ins w:id="8667" w:author="jie sun" w:date="2018-04-11T20:59:00Z">
        <w:r>
          <w:rPr>
            <w:lang w:val="en-US"/>
          </w:rPr>
          <w:t>rogram</w:t>
        </w:r>
      </w:ins>
      <w:ins w:id="8668" w:author="jie sun" w:date="2018-04-11T21:00:00Z">
        <w:r w:rsidR="000820B3">
          <w:rPr>
            <w:lang w:val="en-US"/>
          </w:rPr>
          <w:t xml:space="preserve"> </w:t>
        </w:r>
      </w:ins>
      <w:ins w:id="8669" w:author="jie sun" w:date="2018-04-18T17:35:00Z">
        <w:r w:rsidR="009C6D16">
          <w:rPr>
            <w:rFonts w:hint="eastAsia"/>
            <w:lang w:val="en-US"/>
          </w:rPr>
          <w:t>o</w:t>
        </w:r>
      </w:ins>
      <w:ins w:id="8670" w:author="jie sun" w:date="2018-04-11T21:00:00Z">
        <w:r w:rsidR="000820B3">
          <w:rPr>
            <w:lang w:val="en-US"/>
          </w:rPr>
          <w:t xml:space="preserve">f </w:t>
        </w:r>
      </w:ins>
      <w:ins w:id="8671" w:author="JIE  SUN" w:date="2018-06-24T18:48:00Z">
        <w:r w:rsidR="009B5EF7">
          <w:rPr>
            <w:rFonts w:hint="eastAsia"/>
            <w:lang w:val="en-US"/>
          </w:rPr>
          <w:t>t</w:t>
        </w:r>
      </w:ins>
      <w:ins w:id="8672" w:author="jie sun" w:date="2018-04-16T21:28:00Z">
        <w:del w:id="8673" w:author="JIE  SUN" w:date="2018-06-24T18:48:00Z">
          <w:r w:rsidR="0077421C" w:rsidDel="009B5EF7">
            <w:rPr>
              <w:lang w:val="en-US"/>
            </w:rPr>
            <w:delText>T</w:delText>
          </w:r>
        </w:del>
      </w:ins>
      <w:ins w:id="8674" w:author="jie sun" w:date="2018-04-11T21:00:00Z">
        <w:r w:rsidR="000820B3">
          <w:rPr>
            <w:lang w:val="en-US"/>
          </w:rPr>
          <w:t xml:space="preserve">he </w:t>
        </w:r>
      </w:ins>
      <w:ins w:id="8675" w:author="jie sun" w:date="2018-04-16T21:28:00Z">
        <w:r w:rsidR="0077421C">
          <w:rPr>
            <w:lang w:val="en-US"/>
          </w:rPr>
          <w:t>A</w:t>
        </w:r>
      </w:ins>
      <w:ins w:id="8676" w:author="jie sun" w:date="2018-04-11T21:00:00Z">
        <w:r w:rsidR="000820B3">
          <w:rPr>
            <w:lang w:val="en-US"/>
          </w:rPr>
          <w:t xml:space="preserve">ction </w:t>
        </w:r>
      </w:ins>
      <w:ins w:id="8677" w:author="jie sun" w:date="2018-04-16T21:29:00Z">
        <w:r w:rsidR="0077421C">
          <w:rPr>
            <w:lang w:val="en-US"/>
          </w:rPr>
          <w:t>R</w:t>
        </w:r>
      </w:ins>
      <w:ins w:id="8678" w:author="jie sun" w:date="2018-04-11T21:00:00Z">
        <w:r w:rsidR="000820B3">
          <w:rPr>
            <w:lang w:val="en-US"/>
          </w:rPr>
          <w:t>ecognition</w:t>
        </w:r>
      </w:ins>
      <w:bookmarkEnd w:id="8662"/>
    </w:p>
    <w:p w:rsidR="00195668" w:rsidRPr="00195668" w:rsidRDefault="00195668">
      <w:pPr>
        <w:rPr>
          <w:ins w:id="8679" w:author="jie sun" w:date="2018-04-11T20:59:00Z"/>
          <w:lang w:val="en-US"/>
          <w:rPrChange w:id="8680" w:author="jie sun" w:date="2018-04-11T21:01:00Z">
            <w:rPr>
              <w:ins w:id="8681" w:author="jie sun" w:date="2018-04-11T20:59:00Z"/>
            </w:rPr>
          </w:rPrChange>
        </w:rPr>
        <w:pPrChange w:id="8682" w:author="jie sun" w:date="2018-04-11T21:01:00Z">
          <w:pPr>
            <w:pStyle w:val="Heading2"/>
          </w:pPr>
        </w:pPrChange>
      </w:pPr>
    </w:p>
    <w:p w:rsidR="0087014B" w:rsidRDefault="007122A6" w:rsidP="00F97A28">
      <w:pPr>
        <w:pStyle w:val="Heading3"/>
        <w:rPr>
          <w:ins w:id="8683" w:author="jie sun" w:date="2018-04-11T21:51:00Z"/>
        </w:rPr>
      </w:pPr>
      <w:bookmarkStart w:id="8684" w:name="_Toc511906317"/>
      <w:ins w:id="8685" w:author="jie sun" w:date="2018-04-11T21:50:00Z">
        <w:r>
          <w:t xml:space="preserve">The </w:t>
        </w:r>
      </w:ins>
      <w:ins w:id="8686" w:author="jie sun" w:date="2018-04-16T21:29:00Z">
        <w:r w:rsidR="0077421C">
          <w:t>I</w:t>
        </w:r>
      </w:ins>
      <w:ins w:id="8687" w:author="jie sun" w:date="2018-04-11T21:50:00Z">
        <w:r>
          <w:t xml:space="preserve">nterface </w:t>
        </w:r>
      </w:ins>
      <w:ins w:id="8688" w:author="jie sun" w:date="2018-04-18T17:35:00Z">
        <w:r w:rsidR="009C6D16">
          <w:t>o</w:t>
        </w:r>
      </w:ins>
      <w:ins w:id="8689" w:author="jie sun" w:date="2018-04-11T21:50:00Z">
        <w:r>
          <w:t xml:space="preserve">f </w:t>
        </w:r>
      </w:ins>
      <w:ins w:id="8690" w:author="JIE  SUN" w:date="2018-06-24T18:49:00Z">
        <w:r w:rsidR="00CA1A44">
          <w:t>t</w:t>
        </w:r>
      </w:ins>
      <w:ins w:id="8691" w:author="jie sun" w:date="2018-04-16T21:29:00Z">
        <w:del w:id="8692" w:author="JIE  SUN" w:date="2018-06-24T18:49:00Z">
          <w:r w:rsidR="0077421C" w:rsidDel="00CA1A44">
            <w:delText>T</w:delText>
          </w:r>
        </w:del>
      </w:ins>
      <w:ins w:id="8693" w:author="jie sun" w:date="2018-04-11T21:50:00Z">
        <w:r>
          <w:t xml:space="preserve">he </w:t>
        </w:r>
      </w:ins>
      <w:ins w:id="8694" w:author="jie sun" w:date="2018-04-16T21:29:00Z">
        <w:r w:rsidR="0077421C">
          <w:t>P</w:t>
        </w:r>
      </w:ins>
      <w:ins w:id="8695" w:author="jie sun" w:date="2018-04-11T21:50:00Z">
        <w:r>
          <w:t>rogram</w:t>
        </w:r>
      </w:ins>
      <w:bookmarkEnd w:id="8684"/>
    </w:p>
    <w:p w:rsidR="007C70DB" w:rsidRPr="007C70DB" w:rsidRDefault="007739AB">
      <w:ins w:id="8696" w:author="jie sun" w:date="2018-04-12T11:07:00Z">
        <w:r>
          <w:rPr>
            <w:rFonts w:hint="eastAsia"/>
          </w:rPr>
          <w:t>The</w:t>
        </w:r>
        <w:r>
          <w:t xml:space="preserve"> program interface </w:t>
        </w:r>
        <w:r w:rsidR="00D4741C">
          <w:t xml:space="preserve">below </w:t>
        </w:r>
      </w:ins>
      <w:ins w:id="8697" w:author="jie sun" w:date="2018-04-12T11:08:00Z">
        <w:r w:rsidR="00D4741C">
          <w:t>can run two files, Acceleration file and Gyroscope file from iPhone, to calculate how many time</w:t>
        </w:r>
      </w:ins>
      <w:ins w:id="8698" w:author="jie sun" w:date="2018-04-12T11:10:00Z">
        <w:r w:rsidR="00D4741C">
          <w:t>s</w:t>
        </w:r>
      </w:ins>
      <w:ins w:id="8699" w:author="jie sun" w:date="2018-04-12T11:08:00Z">
        <w:r w:rsidR="00D4741C">
          <w:t xml:space="preserve"> those thre</w:t>
        </w:r>
      </w:ins>
      <w:ins w:id="8700" w:author="jie sun" w:date="2018-04-12T11:09:00Z">
        <w:r w:rsidR="00D4741C">
          <w:t>e actions happen</w:t>
        </w:r>
      </w:ins>
      <w:ins w:id="8701" w:author="jie sun" w:date="2018-04-12T11:10:00Z">
        <w:r w:rsidR="00D4741C">
          <w:t>s</w:t>
        </w:r>
      </w:ins>
      <w:ins w:id="8702" w:author="jie sun" w:date="2018-04-12T11:09:00Z">
        <w:r w:rsidR="00D4741C">
          <w:t xml:space="preserve">, so in this way, it can totally show the action recognition </w:t>
        </w:r>
      </w:ins>
      <w:ins w:id="8703" w:author="jie sun" w:date="2018-04-12T11:10:00Z">
        <w:r w:rsidR="00D4741C">
          <w:t>algori</w:t>
        </w:r>
      </w:ins>
      <w:ins w:id="8704" w:author="jie sun" w:date="2018-04-12T11:11:00Z">
        <w:r w:rsidR="00D4741C">
          <w:t xml:space="preserve">thm </w:t>
        </w:r>
      </w:ins>
      <w:ins w:id="8705" w:author="jie sun" w:date="2018-04-12T11:09:00Z">
        <w:r w:rsidR="00D4741C">
          <w:t xml:space="preserve">works and </w:t>
        </w:r>
      </w:ins>
      <w:ins w:id="8706" w:author="jie sun" w:date="2018-04-12T11:11:00Z">
        <w:r w:rsidR="00D4741C">
          <w:t xml:space="preserve">prove those kinds of products which </w:t>
        </w:r>
      </w:ins>
      <w:ins w:id="8707" w:author="jie sun" w:date="2018-04-12T11:13:00Z">
        <w:r w:rsidR="003F7DA4">
          <w:t>will</w:t>
        </w:r>
      </w:ins>
      <w:ins w:id="8708" w:author="jie sun" w:date="2018-04-12T11:11:00Z">
        <w:r w:rsidR="00D4741C">
          <w:t xml:space="preserve"> be created in near future market.</w:t>
        </w:r>
      </w:ins>
    </w:p>
    <w:p w:rsidR="0087014B" w:rsidDel="0043181B" w:rsidRDefault="007122A6" w:rsidP="0043181B">
      <w:pPr>
        <w:ind w:left="432" w:hanging="432"/>
        <w:jc w:val="center"/>
        <w:rPr>
          <w:del w:id="8709" w:author="jie sun" w:date="2018-04-19T12:52:00Z"/>
          <w:iCs/>
          <w:color w:val="44546A" w:themeColor="text2"/>
          <w:sz w:val="21"/>
          <w:szCs w:val="18"/>
        </w:rPr>
      </w:pPr>
      <w:ins w:id="8710" w:author="jie sun" w:date="2018-04-11T21:50:00Z">
        <w:r w:rsidRPr="007122A6">
          <w:rPr>
            <w:noProof/>
          </w:rPr>
          <w:drawing>
            <wp:inline distT="0" distB="0" distL="0" distR="0">
              <wp:extent cx="4951562" cy="3588385"/>
              <wp:effectExtent l="0" t="0" r="1905" b="0"/>
              <wp:docPr id="57" name="Picture 57" descr="C:\Users\sunjie\AppData\Local\Temp\1523476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3476188(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53020" cy="3589442"/>
                      </a:xfrm>
                      <a:prstGeom prst="rect">
                        <a:avLst/>
                      </a:prstGeom>
                      <a:noFill/>
                      <a:ln>
                        <a:noFill/>
                      </a:ln>
                    </pic:spPr>
                  </pic:pic>
                </a:graphicData>
              </a:graphic>
            </wp:inline>
          </w:drawing>
        </w:r>
      </w:ins>
    </w:p>
    <w:p w:rsidR="0043181B" w:rsidRDefault="0043181B">
      <w:pPr>
        <w:ind w:left="432" w:hanging="432"/>
        <w:jc w:val="center"/>
        <w:rPr>
          <w:ins w:id="8711" w:author="jie sun" w:date="2018-04-19T12:52:00Z"/>
        </w:rPr>
      </w:pPr>
    </w:p>
    <w:p w:rsidR="0087014B" w:rsidRPr="00862C00" w:rsidDel="0043181B" w:rsidRDefault="0043181B">
      <w:pPr>
        <w:pStyle w:val="Caption"/>
        <w:jc w:val="center"/>
        <w:rPr>
          <w:del w:id="8712" w:author="jie sun" w:date="2018-04-12T11:24:00Z"/>
        </w:rPr>
        <w:pPrChange w:id="8713" w:author="jie sun" w:date="2018-04-19T13:08:00Z">
          <w:pPr>
            <w:jc w:val="center"/>
          </w:pPr>
        </w:pPrChange>
      </w:pPr>
      <w:bookmarkStart w:id="8714" w:name="_Toc511906358"/>
      <w:ins w:id="8715" w:author="jie sun" w:date="2018-04-19T12:52:00Z">
        <w:r>
          <w:t xml:space="preserve">Figure </w:t>
        </w:r>
      </w:ins>
      <w:ins w:id="8716" w:author="JIE  SUN" w:date="2018-06-21T13:36:00Z">
        <w:r w:rsidR="00A64E7B">
          <w:rPr>
            <w:iCs w:val="0"/>
          </w:rPr>
          <w:fldChar w:fldCharType="begin"/>
        </w:r>
        <w:r w:rsidR="00A64E7B">
          <w:instrText xml:space="preserve"> STYLEREF 1 \s </w:instrText>
        </w:r>
      </w:ins>
      <w:r w:rsidR="00A64E7B">
        <w:rPr>
          <w:iCs w:val="0"/>
        </w:rPr>
        <w:fldChar w:fldCharType="separate"/>
      </w:r>
      <w:r w:rsidR="00A64E7B">
        <w:rPr>
          <w:noProof/>
        </w:rPr>
        <w:t>4</w:t>
      </w:r>
      <w:ins w:id="8717" w:author="JIE  SUN" w:date="2018-06-21T13:36:00Z">
        <w:r w:rsidR="00A64E7B">
          <w:rPr>
            <w:iCs w:val="0"/>
          </w:rPr>
          <w:fldChar w:fldCharType="end"/>
        </w:r>
        <w:r w:rsidR="00A64E7B">
          <w:noBreakHyphen/>
        </w:r>
        <w:r w:rsidR="00A64E7B">
          <w:rPr>
            <w:iCs w:val="0"/>
          </w:rPr>
          <w:fldChar w:fldCharType="begin"/>
        </w:r>
        <w:r w:rsidR="00A64E7B">
          <w:instrText xml:space="preserve"> SEQ Figure \* ARABIC \s 1 </w:instrText>
        </w:r>
      </w:ins>
      <w:r w:rsidR="00A64E7B">
        <w:rPr>
          <w:iCs w:val="0"/>
        </w:rPr>
        <w:fldChar w:fldCharType="separate"/>
      </w:r>
      <w:ins w:id="8718" w:author="JIE  SUN" w:date="2018-06-21T13:36:00Z">
        <w:r w:rsidR="00A64E7B">
          <w:rPr>
            <w:noProof/>
          </w:rPr>
          <w:t>18</w:t>
        </w:r>
        <w:r w:rsidR="00A64E7B">
          <w:rPr>
            <w:iCs w:val="0"/>
          </w:rPr>
          <w:fldChar w:fldCharType="end"/>
        </w:r>
      </w:ins>
      <w:ins w:id="8719" w:author="jie sun" w:date="2018-04-19T13:00:00Z">
        <w:del w:id="8720" w:author="JIE  SUN" w:date="2018-06-21T13:34:00Z">
          <w:r w:rsidR="00083FE7" w:rsidDel="00A64E7B">
            <w:rPr>
              <w:iCs w:val="0"/>
            </w:rPr>
            <w:fldChar w:fldCharType="begin"/>
          </w:r>
          <w:r w:rsidR="00083FE7" w:rsidDel="00A64E7B">
            <w:delInstrText xml:space="preserve"> STYLEREF 1 \s </w:delInstrText>
          </w:r>
        </w:del>
      </w:ins>
      <w:del w:id="8721" w:author="JIE  SUN" w:date="2018-06-21T13:34:00Z">
        <w:r w:rsidR="00083FE7" w:rsidDel="00A64E7B">
          <w:rPr>
            <w:iCs w:val="0"/>
          </w:rPr>
          <w:fldChar w:fldCharType="separate"/>
        </w:r>
        <w:r w:rsidR="00083FE7" w:rsidDel="00A64E7B">
          <w:rPr>
            <w:noProof/>
          </w:rPr>
          <w:delText>4</w:delText>
        </w:r>
      </w:del>
      <w:ins w:id="8722" w:author="jie sun" w:date="2018-04-19T13:00:00Z">
        <w:del w:id="8723" w:author="JIE  SUN" w:date="2018-06-21T13:34:00Z">
          <w:r w:rsidR="00083FE7" w:rsidDel="00A64E7B">
            <w:rPr>
              <w:iCs w:val="0"/>
            </w:rPr>
            <w:fldChar w:fldCharType="end"/>
          </w:r>
          <w:r w:rsidR="00083FE7" w:rsidDel="00A64E7B">
            <w:delText>.</w:delText>
          </w:r>
          <w:r w:rsidR="00083FE7" w:rsidDel="00A64E7B">
            <w:rPr>
              <w:iCs w:val="0"/>
            </w:rPr>
            <w:fldChar w:fldCharType="begin"/>
          </w:r>
          <w:r w:rsidR="00083FE7" w:rsidDel="00A64E7B">
            <w:delInstrText xml:space="preserve"> SEQ Figure \* ARABIC \s 1 </w:delInstrText>
          </w:r>
        </w:del>
      </w:ins>
      <w:del w:id="8724" w:author="JIE  SUN" w:date="2018-06-21T13:34:00Z">
        <w:r w:rsidR="00083FE7" w:rsidDel="00A64E7B">
          <w:rPr>
            <w:iCs w:val="0"/>
          </w:rPr>
          <w:fldChar w:fldCharType="separate"/>
        </w:r>
      </w:del>
      <w:ins w:id="8725" w:author="jie sun" w:date="2018-04-19T13:00:00Z">
        <w:del w:id="8726" w:author="JIE  SUN" w:date="2018-06-21T13:34:00Z">
          <w:r w:rsidR="00083FE7" w:rsidDel="00A64E7B">
            <w:rPr>
              <w:noProof/>
            </w:rPr>
            <w:delText>17</w:delText>
          </w:r>
          <w:r w:rsidR="00083FE7" w:rsidDel="00A64E7B">
            <w:rPr>
              <w:iCs w:val="0"/>
            </w:rPr>
            <w:fldChar w:fldCharType="end"/>
          </w:r>
        </w:del>
      </w:ins>
      <w:ins w:id="8727" w:author="jie sun" w:date="2018-04-19T12:52:00Z">
        <w:r>
          <w:t xml:space="preserve"> Action Report Interface</w:t>
        </w:r>
      </w:ins>
      <w:bookmarkEnd w:id="8714"/>
    </w:p>
    <w:p w:rsidR="0087014B" w:rsidDel="006E5371" w:rsidRDefault="0087014B">
      <w:pPr>
        <w:pStyle w:val="Caption"/>
        <w:jc w:val="center"/>
        <w:rPr>
          <w:ins w:id="8728" w:author="像个男人一样" w:date="2018-03-22T12:30:00Z"/>
          <w:del w:id="8729" w:author="jie sun" w:date="2018-04-12T11:24:00Z"/>
        </w:rPr>
        <w:pPrChange w:id="8730" w:author="jie sun" w:date="2018-04-19T13:08:00Z">
          <w:pPr>
            <w:pStyle w:val="Heading1"/>
            <w:numPr>
              <w:numId w:val="0"/>
            </w:numPr>
            <w:ind w:left="0" w:firstLine="0"/>
          </w:pPr>
        </w:pPrChange>
      </w:pPr>
    </w:p>
    <w:p w:rsidR="0087014B" w:rsidDel="00B24752" w:rsidRDefault="0087014B">
      <w:pPr>
        <w:pStyle w:val="Caption"/>
        <w:jc w:val="center"/>
        <w:rPr>
          <w:ins w:id="8731" w:author="像个男人一样" w:date="2018-03-22T12:30:00Z"/>
          <w:del w:id="8732" w:author="jie sun" w:date="2018-04-15T19:38:00Z"/>
        </w:rPr>
        <w:pPrChange w:id="8733" w:author="jie sun" w:date="2018-04-19T13:08:00Z">
          <w:pPr>
            <w:pStyle w:val="Heading1"/>
            <w:numPr>
              <w:numId w:val="0"/>
            </w:numPr>
            <w:ind w:left="0" w:firstLine="0"/>
          </w:pPr>
        </w:pPrChange>
      </w:pPr>
    </w:p>
    <w:p w:rsidR="0087014B" w:rsidDel="00B24752" w:rsidRDefault="0087014B">
      <w:pPr>
        <w:pStyle w:val="Caption"/>
        <w:jc w:val="center"/>
        <w:rPr>
          <w:ins w:id="8734" w:author="像个男人一样" w:date="2018-03-22T12:30:00Z"/>
          <w:del w:id="8735" w:author="jie sun" w:date="2018-04-15T19:38:00Z"/>
        </w:rPr>
        <w:pPrChange w:id="8736" w:author="jie sun" w:date="2018-04-19T13:08:00Z">
          <w:pPr>
            <w:pStyle w:val="Heading1"/>
            <w:numPr>
              <w:numId w:val="0"/>
            </w:numPr>
            <w:ind w:left="0" w:firstLine="0"/>
          </w:pPr>
        </w:pPrChange>
      </w:pPr>
    </w:p>
    <w:p w:rsidR="0087014B" w:rsidDel="00B24752" w:rsidRDefault="0087014B">
      <w:pPr>
        <w:pStyle w:val="Caption"/>
        <w:jc w:val="center"/>
        <w:rPr>
          <w:ins w:id="8737" w:author="像个男人一样" w:date="2018-03-22T12:31:00Z"/>
          <w:del w:id="8738" w:author="jie sun" w:date="2018-04-15T19:38:00Z"/>
        </w:rPr>
        <w:pPrChange w:id="8739" w:author="jie sun" w:date="2018-04-19T13:08:00Z">
          <w:pPr>
            <w:pStyle w:val="Heading1"/>
            <w:numPr>
              <w:numId w:val="0"/>
            </w:numPr>
            <w:ind w:left="0" w:firstLine="0"/>
          </w:pPr>
        </w:pPrChange>
      </w:pPr>
    </w:p>
    <w:p w:rsidR="00815F7F" w:rsidRDefault="00815F7F">
      <w:pPr>
        <w:pStyle w:val="Caption"/>
        <w:jc w:val="center"/>
        <w:rPr>
          <w:ins w:id="8740" w:author="jie sun" w:date="2018-04-15T19:38:00Z"/>
        </w:rPr>
        <w:pPrChange w:id="8741" w:author="jie sun" w:date="2018-04-19T13:08:00Z">
          <w:pPr>
            <w:ind w:left="432" w:hanging="432"/>
          </w:pPr>
        </w:pPrChange>
      </w:pPr>
    </w:p>
    <w:p w:rsidR="00815F7F" w:rsidRDefault="00B24752" w:rsidP="003D602A">
      <w:pPr>
        <w:pStyle w:val="Heading3"/>
        <w:rPr>
          <w:ins w:id="8742" w:author="jie sun" w:date="2018-04-15T21:11:00Z"/>
        </w:rPr>
      </w:pPr>
      <w:bookmarkStart w:id="8743" w:name="_Toc511906318"/>
      <w:ins w:id="8744" w:author="jie sun" w:date="2018-04-15T19:38:00Z">
        <w:r w:rsidRPr="002B2555">
          <w:t xml:space="preserve">Action Recognition </w:t>
        </w:r>
        <w:r w:rsidR="00815F7F" w:rsidRPr="002B2555">
          <w:t>Algorithms</w:t>
        </w:r>
      </w:ins>
      <w:bookmarkEnd w:id="8743"/>
    </w:p>
    <w:p w:rsidR="006715F5" w:rsidRDefault="00D46A9F" w:rsidP="00F63614">
      <w:pPr>
        <w:rPr>
          <w:ins w:id="8745" w:author="jie sun" w:date="2018-04-19T11:56:00Z"/>
        </w:rPr>
      </w:pPr>
      <w:ins w:id="8746" w:author="jie sun" w:date="2018-04-18T20:56:00Z">
        <w:r>
          <w:t>Action 1</w:t>
        </w:r>
      </w:ins>
      <w:ins w:id="8747" w:author="jie sun" w:date="2018-04-19T12:36:00Z">
        <w:r w:rsidR="00776EFA">
          <w:t xml:space="preserve"> algorithm</w:t>
        </w:r>
      </w:ins>
      <w:ins w:id="8748" w:author="jie sun" w:date="2018-04-18T20:56:00Z">
        <w:r>
          <w:t xml:space="preserve">: </w:t>
        </w:r>
      </w:ins>
      <w:ins w:id="8749" w:author="jie sun" w:date="2018-04-19T11:57:00Z">
        <w:r w:rsidR="00BB0E31">
          <w:t xml:space="preserve"> </w:t>
        </w:r>
        <w:r w:rsidR="00BB0E31">
          <w:rPr>
            <w:rFonts w:hint="eastAsia"/>
          </w:rPr>
          <w:t>Do</w:t>
        </w:r>
        <w:r w:rsidR="00BB0E31">
          <w:t xml:space="preserve">ing action 1 </w:t>
        </w:r>
      </w:ins>
      <w:ins w:id="8750" w:author="jie sun" w:date="2018-04-19T12:36:00Z">
        <w:r w:rsidR="000A09FC">
          <w:t>exact</w:t>
        </w:r>
      </w:ins>
      <w:ins w:id="8751" w:author="jie sun" w:date="2018-04-19T11:57:00Z">
        <w:r w:rsidR="00BB0E31">
          <w:t xml:space="preserve"> 25 times, get the data below</w:t>
        </w:r>
      </w:ins>
      <w:ins w:id="8752" w:author="jie sun" w:date="2018-04-19T12:03:00Z">
        <w:r w:rsidR="00617CB5">
          <w:t>.</w:t>
        </w:r>
      </w:ins>
    </w:p>
    <w:p w:rsidR="00440E3F" w:rsidRDefault="00D45CEE">
      <w:pPr>
        <w:jc w:val="center"/>
        <w:rPr>
          <w:ins w:id="8753" w:author="jie sun" w:date="2018-04-18T21:00:00Z"/>
        </w:rPr>
        <w:pPrChange w:id="8754" w:author="jie sun" w:date="2018-04-19T12:51:00Z">
          <w:pPr/>
        </w:pPrChange>
      </w:pPr>
      <w:ins w:id="8755" w:author="jie sun" w:date="2018-04-19T12:17:00Z">
        <w:r>
          <w:rPr>
            <w:noProof/>
          </w:rPr>
          <w:drawing>
            <wp:inline distT="0" distB="0" distL="0" distR="0" wp14:anchorId="140017E1" wp14:editId="62A0D127">
              <wp:extent cx="4787265" cy="3692106"/>
              <wp:effectExtent l="0" t="0" r="13335" b="3810"/>
              <wp:docPr id="26" name="Chart 26">
                <a:extLst xmlns:a="http://schemas.openxmlformats.org/drawingml/2006/main">
                  <a:ext uri="{FF2B5EF4-FFF2-40B4-BE49-F238E27FC236}">
                    <a16:creationId xmlns:a16="http://schemas.microsoft.com/office/drawing/2014/main" id="{0AFFF4A4-8715-4481-9271-59C309FF24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ins>
    </w:p>
    <w:p w:rsidR="00BC5AFE" w:rsidRDefault="0043181B">
      <w:pPr>
        <w:pStyle w:val="Caption"/>
        <w:jc w:val="center"/>
        <w:rPr>
          <w:ins w:id="8756" w:author="jie sun" w:date="2018-04-18T20:57:00Z"/>
        </w:rPr>
        <w:pPrChange w:id="8757" w:author="jie sun" w:date="2018-04-19T12:51:00Z">
          <w:pPr/>
        </w:pPrChange>
      </w:pPr>
      <w:bookmarkStart w:id="8758" w:name="_Toc511906359"/>
      <w:ins w:id="8759" w:author="jie sun" w:date="2018-04-19T12:47:00Z">
        <w:r>
          <w:t xml:space="preserve">Figure </w:t>
        </w:r>
      </w:ins>
      <w:ins w:id="8760" w:author="JIE  SUN" w:date="2018-06-21T13:36:00Z">
        <w:r w:rsidR="00A64E7B">
          <w:fldChar w:fldCharType="begin"/>
        </w:r>
        <w:r w:rsidR="00A64E7B">
          <w:instrText xml:space="preserve"> STYLEREF 1 \s </w:instrText>
        </w:r>
      </w:ins>
      <w:r w:rsidR="00A64E7B">
        <w:fldChar w:fldCharType="separate"/>
      </w:r>
      <w:r w:rsidR="00A64E7B">
        <w:rPr>
          <w:noProof/>
        </w:rPr>
        <w:t>4</w:t>
      </w:r>
      <w:ins w:id="8761"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762" w:author="JIE  SUN" w:date="2018-06-21T13:36:00Z">
        <w:r w:rsidR="00A64E7B">
          <w:rPr>
            <w:noProof/>
          </w:rPr>
          <w:t>19</w:t>
        </w:r>
        <w:r w:rsidR="00A64E7B">
          <w:fldChar w:fldCharType="end"/>
        </w:r>
      </w:ins>
      <w:ins w:id="8763" w:author="jie sun" w:date="2018-04-19T13:00:00Z">
        <w:del w:id="8764" w:author="JIE  SUN" w:date="2018-06-21T13:34:00Z">
          <w:r w:rsidR="00083FE7" w:rsidDel="00A64E7B">
            <w:fldChar w:fldCharType="begin"/>
          </w:r>
          <w:r w:rsidR="00083FE7" w:rsidDel="00A64E7B">
            <w:delInstrText xml:space="preserve"> STYLEREF 1 \s </w:delInstrText>
          </w:r>
        </w:del>
      </w:ins>
      <w:del w:id="8765" w:author="JIE  SUN" w:date="2018-06-21T13:34:00Z">
        <w:r w:rsidR="00083FE7" w:rsidDel="00A64E7B">
          <w:fldChar w:fldCharType="separate"/>
        </w:r>
        <w:r w:rsidR="00083FE7" w:rsidDel="00A64E7B">
          <w:rPr>
            <w:noProof/>
          </w:rPr>
          <w:delText>4</w:delText>
        </w:r>
      </w:del>
      <w:ins w:id="8766" w:author="jie sun" w:date="2018-04-19T13:00:00Z">
        <w:del w:id="8767"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768" w:author="JIE  SUN" w:date="2018-06-21T13:34:00Z">
        <w:r w:rsidR="00083FE7" w:rsidDel="00A64E7B">
          <w:fldChar w:fldCharType="separate"/>
        </w:r>
      </w:del>
      <w:ins w:id="8769" w:author="jie sun" w:date="2018-04-19T13:00:00Z">
        <w:del w:id="8770" w:author="JIE  SUN" w:date="2018-06-21T13:34:00Z">
          <w:r w:rsidR="00083FE7" w:rsidDel="00A64E7B">
            <w:rPr>
              <w:noProof/>
            </w:rPr>
            <w:delText>18</w:delText>
          </w:r>
          <w:r w:rsidR="00083FE7" w:rsidDel="00A64E7B">
            <w:fldChar w:fldCharType="end"/>
          </w:r>
        </w:del>
      </w:ins>
      <w:ins w:id="8771" w:author="jie sun" w:date="2018-04-19T12:47:00Z">
        <w:r>
          <w:t xml:space="preserve"> Action 1 Gyro Data</w:t>
        </w:r>
      </w:ins>
      <w:bookmarkEnd w:id="8758"/>
    </w:p>
    <w:p w:rsidR="000F5157" w:rsidRDefault="00083FE7" w:rsidP="00083FE7">
      <w:pPr>
        <w:jc w:val="center"/>
        <w:rPr>
          <w:ins w:id="8772" w:author="jie sun" w:date="2018-04-19T13:00:00Z"/>
        </w:rPr>
      </w:pPr>
      <w:ins w:id="8773" w:author="jie sun" w:date="2018-04-19T13:00:00Z">
        <w:r>
          <w:rPr>
            <w:noProof/>
          </w:rPr>
          <w:drawing>
            <wp:inline distT="0" distB="0" distL="0" distR="0" wp14:anchorId="4D019481" wp14:editId="50AB05BC">
              <wp:extent cx="5227320" cy="3338422"/>
              <wp:effectExtent l="0" t="0" r="11430" b="14605"/>
              <wp:docPr id="61" name="Chart 61">
                <a:extLst xmlns:a="http://schemas.openxmlformats.org/drawingml/2006/main">
                  <a:ext uri="{FF2B5EF4-FFF2-40B4-BE49-F238E27FC236}">
                    <a16:creationId xmlns:a16="http://schemas.microsoft.com/office/drawing/2014/main" id="{B51905A3-D3DE-491D-9490-BE21652A84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ins>
    </w:p>
    <w:p w:rsidR="00083FE7" w:rsidRDefault="00083FE7">
      <w:pPr>
        <w:pStyle w:val="Caption"/>
        <w:jc w:val="center"/>
        <w:rPr>
          <w:ins w:id="8774" w:author="jie sun" w:date="2018-04-19T13:00:00Z"/>
        </w:rPr>
        <w:pPrChange w:id="8775" w:author="jie sun" w:date="2018-04-19T13:00:00Z">
          <w:pPr>
            <w:jc w:val="center"/>
          </w:pPr>
        </w:pPrChange>
      </w:pPr>
      <w:bookmarkStart w:id="8776" w:name="_Toc511906360"/>
      <w:ins w:id="8777" w:author="jie sun" w:date="2018-04-19T13:00:00Z">
        <w:r>
          <w:t xml:space="preserve">Figure </w:t>
        </w:r>
      </w:ins>
      <w:ins w:id="8778" w:author="JIE  SUN" w:date="2018-06-21T13:36:00Z">
        <w:r w:rsidR="00A64E7B">
          <w:fldChar w:fldCharType="begin"/>
        </w:r>
        <w:r w:rsidR="00A64E7B">
          <w:instrText xml:space="preserve"> STYLEREF 1 \s </w:instrText>
        </w:r>
      </w:ins>
      <w:r w:rsidR="00A64E7B">
        <w:fldChar w:fldCharType="separate"/>
      </w:r>
      <w:r w:rsidR="00A64E7B">
        <w:rPr>
          <w:noProof/>
        </w:rPr>
        <w:t>4</w:t>
      </w:r>
      <w:ins w:id="877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780" w:author="JIE  SUN" w:date="2018-06-21T13:36:00Z">
        <w:r w:rsidR="00A64E7B">
          <w:rPr>
            <w:noProof/>
          </w:rPr>
          <w:t>20</w:t>
        </w:r>
        <w:r w:rsidR="00A64E7B">
          <w:fldChar w:fldCharType="end"/>
        </w:r>
      </w:ins>
      <w:ins w:id="8781" w:author="jie sun" w:date="2018-04-19T13:00:00Z">
        <w:del w:id="8782" w:author="JIE  SUN" w:date="2018-06-21T13:34:00Z">
          <w:r w:rsidDel="00A64E7B">
            <w:fldChar w:fldCharType="begin"/>
          </w:r>
          <w:r w:rsidDel="00A64E7B">
            <w:delInstrText xml:space="preserve"> STYLEREF 1 \s </w:delInstrText>
          </w:r>
        </w:del>
      </w:ins>
      <w:del w:id="8783" w:author="JIE  SUN" w:date="2018-06-21T13:34:00Z">
        <w:r w:rsidDel="00A64E7B">
          <w:fldChar w:fldCharType="separate"/>
        </w:r>
        <w:r w:rsidDel="00A64E7B">
          <w:rPr>
            <w:noProof/>
          </w:rPr>
          <w:delText>4</w:delText>
        </w:r>
      </w:del>
      <w:ins w:id="8784" w:author="jie sun" w:date="2018-04-19T13:00:00Z">
        <w:del w:id="8785" w:author="JIE  SUN" w:date="2018-06-21T13:34:00Z">
          <w:r w:rsidDel="00A64E7B">
            <w:fldChar w:fldCharType="end"/>
          </w:r>
          <w:r w:rsidDel="00A64E7B">
            <w:delText>.</w:delText>
          </w:r>
          <w:r w:rsidDel="00A64E7B">
            <w:fldChar w:fldCharType="begin"/>
          </w:r>
          <w:r w:rsidDel="00A64E7B">
            <w:delInstrText xml:space="preserve"> SEQ Figure \* ARABIC \s 1 </w:delInstrText>
          </w:r>
        </w:del>
      </w:ins>
      <w:del w:id="8786" w:author="JIE  SUN" w:date="2018-06-21T13:34:00Z">
        <w:r w:rsidDel="00A64E7B">
          <w:fldChar w:fldCharType="separate"/>
        </w:r>
      </w:del>
      <w:ins w:id="8787" w:author="jie sun" w:date="2018-04-19T13:00:00Z">
        <w:del w:id="8788" w:author="JIE  SUN" w:date="2018-06-21T13:34:00Z">
          <w:r w:rsidDel="00A64E7B">
            <w:rPr>
              <w:noProof/>
            </w:rPr>
            <w:delText>19</w:delText>
          </w:r>
          <w:r w:rsidDel="00A64E7B">
            <w:fldChar w:fldCharType="end"/>
          </w:r>
        </w:del>
        <w:r>
          <w:t xml:space="preserve"> : Action 1 Acceleration Data</w:t>
        </w:r>
        <w:bookmarkEnd w:id="8776"/>
      </w:ins>
    </w:p>
    <w:p w:rsidR="00083FE7" w:rsidRPr="000F5157" w:rsidRDefault="00083FE7">
      <w:pPr>
        <w:jc w:val="center"/>
        <w:rPr>
          <w:ins w:id="8789" w:author="jie sun" w:date="2018-04-17T14:01:00Z"/>
        </w:rPr>
        <w:pPrChange w:id="8790" w:author="jie sun" w:date="2018-04-19T13:00:00Z">
          <w:pPr/>
        </w:pPrChange>
      </w:pPr>
    </w:p>
    <w:p w:rsidR="00C30F16" w:rsidRDefault="00776EFA">
      <w:pPr>
        <w:jc w:val="center"/>
        <w:rPr>
          <w:ins w:id="8791" w:author="jie sun" w:date="2018-04-17T14:01:00Z"/>
        </w:rPr>
        <w:pPrChange w:id="8792" w:author="jie sun" w:date="2018-04-19T12:51:00Z">
          <w:pPr/>
        </w:pPrChange>
      </w:pPr>
      <w:ins w:id="8793" w:author="jie sun" w:date="2018-04-19T12:36:00Z">
        <w:r w:rsidRPr="00776EFA">
          <w:rPr>
            <w:noProof/>
          </w:rPr>
          <w:drawing>
            <wp:inline distT="0" distB="0" distL="0" distR="0">
              <wp:extent cx="5270500" cy="3536950"/>
              <wp:effectExtent l="0" t="0" r="6350" b="6350"/>
              <wp:docPr id="59" name="Picture 59" descr="C:\Users\sunjie\AppData\Local\Temp\1524134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ie\AppData\Local\Temp\1524134191(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3536950"/>
                      </a:xfrm>
                      <a:prstGeom prst="rect">
                        <a:avLst/>
                      </a:prstGeom>
                      <a:noFill/>
                      <a:ln>
                        <a:noFill/>
                      </a:ln>
                    </pic:spPr>
                  </pic:pic>
                </a:graphicData>
              </a:graphic>
            </wp:inline>
          </w:drawing>
        </w:r>
      </w:ins>
    </w:p>
    <w:p w:rsidR="00C30F16" w:rsidRDefault="0043181B">
      <w:pPr>
        <w:pStyle w:val="Caption"/>
        <w:jc w:val="center"/>
        <w:rPr>
          <w:ins w:id="8794" w:author="jie sun" w:date="2018-04-17T14:01:00Z"/>
        </w:rPr>
        <w:pPrChange w:id="8795" w:author="jie sun" w:date="2018-04-19T12:51:00Z">
          <w:pPr/>
        </w:pPrChange>
      </w:pPr>
      <w:bookmarkStart w:id="8796" w:name="_Toc511906361"/>
      <w:ins w:id="8797" w:author="jie sun" w:date="2018-04-19T12:51:00Z">
        <w:r>
          <w:t xml:space="preserve">Figure </w:t>
        </w:r>
      </w:ins>
      <w:ins w:id="8798" w:author="JIE  SUN" w:date="2018-06-21T13:36:00Z">
        <w:r w:rsidR="00A64E7B">
          <w:fldChar w:fldCharType="begin"/>
        </w:r>
        <w:r w:rsidR="00A64E7B">
          <w:instrText xml:space="preserve"> STYLEREF 1 \s </w:instrText>
        </w:r>
      </w:ins>
      <w:r w:rsidR="00A64E7B">
        <w:fldChar w:fldCharType="separate"/>
      </w:r>
      <w:r w:rsidR="00A64E7B">
        <w:rPr>
          <w:noProof/>
        </w:rPr>
        <w:t>4</w:t>
      </w:r>
      <w:ins w:id="8799" w:author="JIE  SUN" w:date="2018-06-21T13:36:00Z">
        <w:r w:rsidR="00A64E7B">
          <w:fldChar w:fldCharType="end"/>
        </w:r>
        <w:r w:rsidR="00A64E7B">
          <w:noBreakHyphen/>
        </w:r>
        <w:r w:rsidR="00A64E7B">
          <w:fldChar w:fldCharType="begin"/>
        </w:r>
        <w:r w:rsidR="00A64E7B">
          <w:instrText xml:space="preserve"> SEQ Figure \* ARABIC \s 1 </w:instrText>
        </w:r>
      </w:ins>
      <w:r w:rsidR="00A64E7B">
        <w:fldChar w:fldCharType="separate"/>
      </w:r>
      <w:ins w:id="8800" w:author="JIE  SUN" w:date="2018-06-21T13:36:00Z">
        <w:r w:rsidR="00A64E7B">
          <w:rPr>
            <w:noProof/>
          </w:rPr>
          <w:t>21</w:t>
        </w:r>
        <w:r w:rsidR="00A64E7B">
          <w:fldChar w:fldCharType="end"/>
        </w:r>
      </w:ins>
      <w:ins w:id="8801" w:author="jie sun" w:date="2018-04-19T13:00:00Z">
        <w:del w:id="8802" w:author="JIE  SUN" w:date="2018-06-21T13:34:00Z">
          <w:r w:rsidR="00083FE7" w:rsidDel="00A64E7B">
            <w:fldChar w:fldCharType="begin"/>
          </w:r>
          <w:r w:rsidR="00083FE7" w:rsidDel="00A64E7B">
            <w:delInstrText xml:space="preserve"> STYLEREF 1 \s </w:delInstrText>
          </w:r>
        </w:del>
      </w:ins>
      <w:del w:id="8803" w:author="JIE  SUN" w:date="2018-06-21T13:34:00Z">
        <w:r w:rsidR="00083FE7" w:rsidDel="00A64E7B">
          <w:fldChar w:fldCharType="separate"/>
        </w:r>
        <w:r w:rsidR="00083FE7" w:rsidDel="00A64E7B">
          <w:rPr>
            <w:noProof/>
          </w:rPr>
          <w:delText>4</w:delText>
        </w:r>
      </w:del>
      <w:ins w:id="8804" w:author="jie sun" w:date="2018-04-19T13:00:00Z">
        <w:del w:id="8805" w:author="JIE  SUN" w:date="2018-06-21T13:34:00Z">
          <w:r w:rsidR="00083FE7" w:rsidDel="00A64E7B">
            <w:fldChar w:fldCharType="end"/>
          </w:r>
          <w:r w:rsidR="00083FE7" w:rsidDel="00A64E7B">
            <w:delText>.</w:delText>
          </w:r>
          <w:r w:rsidR="00083FE7" w:rsidDel="00A64E7B">
            <w:fldChar w:fldCharType="begin"/>
          </w:r>
          <w:r w:rsidR="00083FE7" w:rsidDel="00A64E7B">
            <w:delInstrText xml:space="preserve"> SEQ Figure \* ARABIC \s 1 </w:delInstrText>
          </w:r>
        </w:del>
      </w:ins>
      <w:del w:id="8806" w:author="JIE  SUN" w:date="2018-06-21T13:34:00Z">
        <w:r w:rsidR="00083FE7" w:rsidDel="00A64E7B">
          <w:fldChar w:fldCharType="separate"/>
        </w:r>
      </w:del>
      <w:ins w:id="8807" w:author="jie sun" w:date="2018-04-19T13:00:00Z">
        <w:del w:id="8808" w:author="JIE  SUN" w:date="2018-06-21T13:34:00Z">
          <w:r w:rsidR="00083FE7" w:rsidDel="00A64E7B">
            <w:rPr>
              <w:noProof/>
            </w:rPr>
            <w:delText>20</w:delText>
          </w:r>
          <w:r w:rsidR="00083FE7" w:rsidDel="00A64E7B">
            <w:fldChar w:fldCharType="end"/>
          </w:r>
        </w:del>
      </w:ins>
      <w:ins w:id="8809" w:author="jie sun" w:date="2018-04-19T12:51:00Z">
        <w:r>
          <w:t xml:space="preserve"> Action 1 Calculation</w:t>
        </w:r>
      </w:ins>
      <w:bookmarkEnd w:id="8796"/>
      <w:ins w:id="8810" w:author="jie sun" w:date="2018-04-19T13:08:00Z">
        <w:r w:rsidR="00833C88">
          <w:t xml:space="preserve"> Result</w:t>
        </w:r>
      </w:ins>
    </w:p>
    <w:p w:rsidR="00C30F16" w:rsidDel="00BF34BB" w:rsidRDefault="00C30F16" w:rsidP="00806241">
      <w:pPr>
        <w:rPr>
          <w:del w:id="8811" w:author="jie sun" w:date="2018-04-18T00:14:00Z"/>
          <w:b/>
        </w:rPr>
      </w:pPr>
    </w:p>
    <w:p w:rsidR="00BF34BB" w:rsidRDefault="00BF34BB">
      <w:pPr>
        <w:pStyle w:val="Heading1"/>
        <w:numPr>
          <w:ilvl w:val="0"/>
          <w:numId w:val="0"/>
        </w:numPr>
        <w:rPr>
          <w:ins w:id="8812" w:author="jie sun" w:date="2018-06-09T18:10:00Z"/>
          <w:rFonts w:eastAsiaTheme="minorEastAsia" w:cstheme="minorBidi"/>
          <w:sz w:val="24"/>
          <w:szCs w:val="22"/>
        </w:rPr>
      </w:pPr>
    </w:p>
    <w:p w:rsidR="00BF34BB" w:rsidRDefault="00BF34BB" w:rsidP="00BF34BB">
      <w:pPr>
        <w:rPr>
          <w:ins w:id="8813" w:author="jie sun" w:date="2018-06-09T18:10:00Z"/>
        </w:rPr>
      </w:pPr>
    </w:p>
    <w:p w:rsidR="00BF34BB" w:rsidRDefault="00BF34BB" w:rsidP="00BF34BB">
      <w:pPr>
        <w:rPr>
          <w:ins w:id="8814" w:author="jie sun" w:date="2018-06-09T18:10:00Z"/>
        </w:rPr>
      </w:pPr>
      <w:ins w:id="8815" w:author="jie sun" w:date="2018-06-09T18:10:00Z">
        <w:r>
          <w:t xml:space="preserve"> </w:t>
        </w:r>
        <w:r w:rsidR="006A4A14">
          <w:t xml:space="preserve">Two  </w:t>
        </w:r>
        <w:r w:rsidR="006A4A14">
          <w:rPr>
            <w:rFonts w:hint="eastAsia"/>
          </w:rPr>
          <w:t>Al</w:t>
        </w:r>
        <w:r w:rsidR="006A4A14">
          <w:t>gorithms for action1;</w:t>
        </w:r>
      </w:ins>
    </w:p>
    <w:p w:rsidR="006A4A14" w:rsidRDefault="006A4A14" w:rsidP="00BF34BB">
      <w:pPr>
        <w:rPr>
          <w:ins w:id="8816" w:author="jie sun" w:date="2018-06-09T18:10:00Z"/>
        </w:rPr>
      </w:pPr>
      <w:ins w:id="8817" w:author="jie sun" w:date="2018-06-09T18:10:00Z">
        <w:r>
          <w:t>Action judge algorithm:</w:t>
        </w:r>
      </w:ins>
    </w:p>
    <w:p w:rsidR="006A4A14" w:rsidRDefault="006A4A14" w:rsidP="00BF34BB">
      <w:pPr>
        <w:rPr>
          <w:ins w:id="8818" w:author="jie sun" w:date="2018-06-09T18:11:00Z"/>
        </w:rPr>
      </w:pPr>
      <w:ins w:id="8819" w:author="jie sun" w:date="2018-06-09T18:10:00Z">
        <w:r>
          <w:tab/>
          <w:t>There are some conditions it m</w:t>
        </w:r>
      </w:ins>
      <w:ins w:id="8820" w:author="jie sun" w:date="2018-06-09T18:11:00Z">
        <w:r>
          <w:t>ust meet to prove getting a correct action.</w:t>
        </w:r>
      </w:ins>
    </w:p>
    <w:tbl>
      <w:tblPr>
        <w:tblStyle w:val="TableGrid"/>
        <w:tblW w:w="0" w:type="auto"/>
        <w:tblLook w:val="04A0" w:firstRow="1" w:lastRow="0" w:firstColumn="1" w:lastColumn="0" w:noHBand="0" w:noVBand="1"/>
      </w:tblPr>
      <w:tblGrid>
        <w:gridCol w:w="4508"/>
        <w:gridCol w:w="4508"/>
      </w:tblGrid>
      <w:tr w:rsidR="00573551" w:rsidTr="00573551">
        <w:trPr>
          <w:ins w:id="8821" w:author="jie sun" w:date="2018-06-09T18:11:00Z"/>
        </w:trPr>
        <w:tc>
          <w:tcPr>
            <w:tcW w:w="4508" w:type="dxa"/>
          </w:tcPr>
          <w:p w:rsidR="00573551" w:rsidRDefault="00573551" w:rsidP="00BF34BB">
            <w:pPr>
              <w:rPr>
                <w:ins w:id="8822" w:author="jie sun" w:date="2018-06-09T18:11:00Z"/>
              </w:rPr>
            </w:pPr>
            <w:ins w:id="8823" w:author="jie sun" w:date="2018-06-09T18:11:00Z">
              <w:r>
                <w:t>1. Z get an position w</w:t>
              </w:r>
            </w:ins>
            <w:ins w:id="8824" w:author="jie sun" w:date="2018-06-09T18:12:00Z">
              <w:r>
                <w:t>hich meet the requirements</w:t>
              </w:r>
            </w:ins>
          </w:p>
        </w:tc>
        <w:tc>
          <w:tcPr>
            <w:tcW w:w="4508" w:type="dxa"/>
          </w:tcPr>
          <w:p w:rsidR="00573551" w:rsidRDefault="00573551" w:rsidP="00BF34BB">
            <w:pPr>
              <w:rPr>
                <w:ins w:id="8825" w:author="jie sun" w:date="2018-06-09T18:11:00Z"/>
              </w:rPr>
            </w:pPr>
            <w:ins w:id="8826" w:author="jie sun" w:date="2018-06-09T18:12:00Z">
              <w:r>
                <w:t xml:space="preserve"> Angle Z must be bigger than </w:t>
              </w:r>
            </w:ins>
            <w:ins w:id="8827" w:author="jie sun" w:date="2018-06-09T18:13:00Z">
              <w:r>
                <w:t xml:space="preserve">55 </w:t>
              </w:r>
              <w:r>
                <w:rPr>
                  <w:rFonts w:hint="eastAsia"/>
                </w:rPr>
                <w:t>or</w:t>
              </w:r>
              <w:r>
                <w:t xml:space="preserve"> less than -55</w:t>
              </w:r>
            </w:ins>
          </w:p>
        </w:tc>
      </w:tr>
      <w:tr w:rsidR="00573551" w:rsidTr="00573551">
        <w:trPr>
          <w:ins w:id="8828" w:author="jie sun" w:date="2018-06-09T18:11:00Z"/>
        </w:trPr>
        <w:tc>
          <w:tcPr>
            <w:tcW w:w="4508" w:type="dxa"/>
          </w:tcPr>
          <w:p w:rsidR="00573551" w:rsidRDefault="00EE241A">
            <w:pPr>
              <w:rPr>
                <w:ins w:id="8829" w:author="jie sun" w:date="2018-06-09T18:11:00Z"/>
              </w:rPr>
            </w:pPr>
            <w:ins w:id="8830" w:author="jie sun" w:date="2018-06-09T18:15:00Z">
              <w:r>
                <w:t xml:space="preserve">2. </w:t>
              </w:r>
            </w:ins>
            <w:ins w:id="8831" w:author="jie sun" w:date="2018-06-09T18:13:00Z">
              <w:r w:rsidR="00B04DDB">
                <w:t>And then</w:t>
              </w:r>
            </w:ins>
            <w:ins w:id="8832" w:author="jie sun" w:date="2018-06-09T18:17:00Z">
              <w:r w:rsidR="00511EB4">
                <w:t xml:space="preserve"> Y</w:t>
              </w:r>
            </w:ins>
            <w:ins w:id="8833" w:author="jie sun" w:date="2018-06-09T18:18:00Z">
              <w:r w:rsidR="00535D4E">
                <w:t xml:space="preserve"> must be</w:t>
              </w:r>
            </w:ins>
            <w:ins w:id="8834" w:author="jie sun" w:date="2018-06-09T18:13:00Z">
              <w:r w:rsidR="00B04DDB">
                <w:t xml:space="preserve"> </w:t>
              </w:r>
            </w:ins>
            <w:ins w:id="8835" w:author="jie sun" w:date="2018-06-09T18:14:00Z">
              <w:r w:rsidR="00B04DDB">
                <w:t>in -20 to 20</w:t>
              </w:r>
            </w:ins>
          </w:p>
        </w:tc>
        <w:tc>
          <w:tcPr>
            <w:tcW w:w="4508" w:type="dxa"/>
          </w:tcPr>
          <w:p w:rsidR="00573551" w:rsidRDefault="00B04DDB" w:rsidP="00BF34BB">
            <w:pPr>
              <w:rPr>
                <w:ins w:id="8836" w:author="jie sun" w:date="2018-06-09T18:11:00Z"/>
              </w:rPr>
            </w:pPr>
            <w:ins w:id="8837" w:author="jie sun" w:date="2018-06-09T18:14:00Z">
              <w:r>
                <w:t xml:space="preserve">Angle Y must be bigger than -20 and </w:t>
              </w:r>
            </w:ins>
            <w:ins w:id="8838" w:author="jie sun" w:date="2018-06-09T18:15:00Z">
              <w:r>
                <w:t>less 20</w:t>
              </w:r>
            </w:ins>
          </w:p>
        </w:tc>
      </w:tr>
      <w:tr w:rsidR="00573551" w:rsidTr="00573551">
        <w:trPr>
          <w:ins w:id="8839" w:author="jie sun" w:date="2018-06-09T18:11:00Z"/>
        </w:trPr>
        <w:tc>
          <w:tcPr>
            <w:tcW w:w="4508" w:type="dxa"/>
          </w:tcPr>
          <w:p w:rsidR="00573551" w:rsidRDefault="00773046">
            <w:pPr>
              <w:rPr>
                <w:ins w:id="8840" w:author="jie sun" w:date="2018-06-09T18:11:00Z"/>
              </w:rPr>
            </w:pPr>
            <w:ins w:id="8841" w:author="jie sun" w:date="2018-06-09T18:17:00Z">
              <w:r>
                <w:t xml:space="preserve">3. </w:t>
              </w:r>
            </w:ins>
            <w:ins w:id="8842" w:author="jie sun" w:date="2018-06-09T18:15:00Z">
              <w:r w:rsidR="00EE241A">
                <w:t xml:space="preserve">X is </w:t>
              </w:r>
            </w:ins>
            <w:ins w:id="8843" w:author="jie sun" w:date="2018-06-09T18:16:00Z">
              <w:r w:rsidR="00EE241A">
                <w:t>a minor condition to control the movement.</w:t>
              </w:r>
            </w:ins>
          </w:p>
        </w:tc>
        <w:tc>
          <w:tcPr>
            <w:tcW w:w="4508" w:type="dxa"/>
          </w:tcPr>
          <w:p w:rsidR="00573551" w:rsidRDefault="006C62C8" w:rsidP="00BF34BB">
            <w:pPr>
              <w:rPr>
                <w:ins w:id="8844" w:author="jie sun" w:date="2018-06-09T18:11:00Z"/>
              </w:rPr>
            </w:pPr>
            <w:ins w:id="8845" w:author="jie sun" w:date="2018-06-09T18:17:00Z">
              <w:r>
                <w:t>Angle X must be bigger than -20 and less 20</w:t>
              </w:r>
            </w:ins>
          </w:p>
        </w:tc>
      </w:tr>
    </w:tbl>
    <w:p w:rsidR="006A4A14" w:rsidRPr="00BF34BB" w:rsidRDefault="006A4A14">
      <w:pPr>
        <w:rPr>
          <w:ins w:id="8846" w:author="jie sun" w:date="2018-06-09T18:10:00Z"/>
        </w:rPr>
        <w:pPrChange w:id="8847" w:author="jie sun" w:date="2018-06-09T18:10:00Z">
          <w:pPr>
            <w:pStyle w:val="Heading1"/>
            <w:numPr>
              <w:numId w:val="0"/>
            </w:numPr>
            <w:ind w:left="0" w:firstLine="0"/>
          </w:pPr>
        </w:pPrChange>
      </w:pPr>
    </w:p>
    <w:p w:rsidR="00806241" w:rsidRDefault="002A4CE9" w:rsidP="00806241">
      <w:pPr>
        <w:rPr>
          <w:ins w:id="8848" w:author="jie sun" w:date="2018-06-09T18:20:00Z"/>
        </w:rPr>
      </w:pPr>
      <w:ins w:id="8849" w:author="jie sun" w:date="2018-06-09T18:20:00Z">
        <w:r>
          <w:t>Action mode algorithm:</w:t>
        </w:r>
      </w:ins>
    </w:p>
    <w:p w:rsidR="002A4CE9" w:rsidRDefault="002A4CE9" w:rsidP="00806241">
      <w:pPr>
        <w:rPr>
          <w:ins w:id="8850" w:author="jie sun" w:date="2018-04-18T00:14:00Z"/>
        </w:rPr>
      </w:pPr>
      <w:ins w:id="8851" w:author="jie sun" w:date="2018-06-09T18:20:00Z">
        <w:r>
          <w:t xml:space="preserve">If it is in a static condition, it should </w:t>
        </w:r>
      </w:ins>
      <w:ins w:id="8852" w:author="jie sun" w:date="2018-06-09T18:21:00Z">
        <w:r>
          <w:t>not be recorded as an action.</w:t>
        </w:r>
      </w:ins>
    </w:p>
    <w:p w:rsidR="00806241" w:rsidRDefault="00806241" w:rsidP="00806241">
      <w:pPr>
        <w:rPr>
          <w:ins w:id="8853" w:author="jie sun" w:date="2018-04-18T00:14:00Z"/>
        </w:rPr>
      </w:pPr>
    </w:p>
    <w:customXmlInsRangeStart w:id="8854" w:author="jie sun" w:date="2018-04-18T15:21:00Z"/>
    <w:bookmarkStart w:id="8855" w:name="_Toc511906319" w:displacedByCustomXml="next"/>
    <w:sdt>
      <w:sdtPr>
        <w:rPr>
          <w:rFonts w:eastAsiaTheme="minorEastAsia" w:cstheme="minorBidi"/>
          <w:b w:val="0"/>
          <w:sz w:val="24"/>
          <w:szCs w:val="22"/>
        </w:rPr>
        <w:id w:val="1299875541"/>
        <w:docPartObj>
          <w:docPartGallery w:val="Bibliographies"/>
          <w:docPartUnique/>
        </w:docPartObj>
      </w:sdtPr>
      <w:sdtContent>
        <w:customXmlInsRangeEnd w:id="8854"/>
        <w:p w:rsidR="00D149CF" w:rsidRDefault="00D149CF">
          <w:pPr>
            <w:pStyle w:val="Heading1"/>
            <w:rPr>
              <w:ins w:id="8856" w:author="jie sun" w:date="2018-04-18T15:21:00Z"/>
            </w:rPr>
          </w:pPr>
          <w:ins w:id="8857" w:author="jie sun" w:date="2018-04-18T15:21:00Z">
            <w:r>
              <w:t>Bibliography</w:t>
            </w:r>
            <w:bookmarkEnd w:id="8855"/>
          </w:ins>
        </w:p>
        <w:customXmlInsRangeStart w:id="8858" w:author="jie sun" w:date="2018-04-18T15:21:00Z"/>
        <w:sdt>
          <w:sdtPr>
            <w:id w:val="111145805"/>
            <w:bibliography/>
          </w:sdtPr>
          <w:sdtContent>
            <w:customXmlInsRangeEnd w:id="8858"/>
            <w:p w:rsidR="006116D1" w:rsidRDefault="00D149CF">
              <w:pPr>
                <w:pStyle w:val="Bibliography"/>
                <w:rPr>
                  <w:noProof/>
                  <w:szCs w:val="24"/>
                </w:rPr>
                <w:pPrChange w:id="8859" w:author="jie sun" w:date="2018-04-18T17:34:00Z">
                  <w:pPr>
                    <w:pStyle w:val="Bibliography"/>
                    <w:ind w:left="720" w:hanging="720"/>
                  </w:pPr>
                </w:pPrChange>
              </w:pPr>
              <w:ins w:id="8860" w:author="jie sun" w:date="2018-04-18T15:21:00Z">
                <w:r>
                  <w:fldChar w:fldCharType="begin"/>
                </w:r>
                <w:r>
                  <w:instrText xml:space="preserve"> BIBLIOGRAPHY </w:instrText>
                </w:r>
                <w:r>
                  <w:fldChar w:fldCharType="separate"/>
                </w:r>
              </w:ins>
              <w:del w:id="8861" w:author="jie sun" w:date="2018-04-18T17:33:00Z">
                <w:r w:rsidR="006116D1" w:rsidDel="00682175">
                  <w:rPr>
                    <w:noProof/>
                  </w:rPr>
                  <w:delText>(n.d.).</w:delText>
                </w:r>
              </w:del>
            </w:p>
            <w:p w:rsidR="006116D1" w:rsidRDefault="006116D1" w:rsidP="006116D1">
              <w:pPr>
                <w:pStyle w:val="Bibliography"/>
                <w:ind w:left="720" w:hanging="720"/>
                <w:rPr>
                  <w:noProof/>
                </w:rPr>
              </w:pPr>
              <w:r>
                <w:rPr>
                  <w:noProof/>
                </w:rPr>
                <w:t xml:space="preserve">CSDN Blogs. (2014, 08 13). </w:t>
              </w:r>
              <w:r>
                <w:rPr>
                  <w:i/>
                  <w:iCs/>
                  <w:noProof/>
                </w:rPr>
                <w:t>Accelerometer calculting the angles</w:t>
              </w:r>
              <w:r>
                <w:rPr>
                  <w:noProof/>
                </w:rPr>
                <w:t>. Retrieved from CSDN: https://blog.csdn.net/u010389437/article/details/38541561</w:t>
              </w:r>
            </w:p>
            <w:p w:rsidR="006116D1" w:rsidRDefault="006116D1" w:rsidP="006116D1">
              <w:pPr>
                <w:pStyle w:val="Bibliography"/>
                <w:ind w:left="720" w:hanging="720"/>
                <w:rPr>
                  <w:noProof/>
                </w:rPr>
              </w:pPr>
              <w:r>
                <w:rPr>
                  <w:noProof/>
                </w:rPr>
                <w:t xml:space="preserve">H, V. (2010, 12 14). </w:t>
              </w:r>
              <w:r>
                <w:rPr>
                  <w:i/>
                  <w:iCs/>
                  <w:noProof/>
                </w:rPr>
                <w:t>Gyroscope apps and games</w:t>
              </w:r>
              <w:r>
                <w:rPr>
                  <w:noProof/>
                </w:rPr>
                <w:t>. Retrieved from Phonearena: https://www.phonearena.com/news/Gyroscope-apps-and-games_id15299</w:t>
              </w:r>
            </w:p>
            <w:p w:rsidR="006116D1" w:rsidRDefault="006116D1" w:rsidP="006116D1">
              <w:pPr>
                <w:pStyle w:val="Bibliography"/>
                <w:ind w:left="720" w:hanging="720"/>
                <w:rPr>
                  <w:noProof/>
                </w:rPr>
              </w:pPr>
              <w:r>
                <w:rPr>
                  <w:noProof/>
                </w:rPr>
                <w:t xml:space="preserve">Mraz, S. (2014, 06 12). </w:t>
              </w:r>
              <w:r>
                <w:rPr>
                  <w:i/>
                  <w:iCs/>
                  <w:noProof/>
                </w:rPr>
                <w:t>What’s the Difference Between Pitch, Roll, and Yaw?</w:t>
              </w:r>
              <w:r>
                <w:rPr>
                  <w:noProof/>
                </w:rPr>
                <w:t xml:space="preserve"> Retrieved from MachineDesign: http://www.machinedesign.com/engineering-essentials/what-s-difference-between-pitch-roll-and-yaw</w:t>
              </w:r>
            </w:p>
            <w:p w:rsidR="006116D1" w:rsidRDefault="006116D1" w:rsidP="006116D1">
              <w:pPr>
                <w:pStyle w:val="Bibliography"/>
                <w:ind w:left="720" w:hanging="720"/>
                <w:rPr>
                  <w:noProof/>
                  <w:lang w:val="en-US"/>
                </w:rPr>
              </w:pPr>
              <w:r>
                <w:rPr>
                  <w:noProof/>
                </w:rPr>
                <w:t xml:space="preserve">Nisticò, A. (2013). </w:t>
              </w:r>
              <w:r>
                <w:rPr>
                  <w:i/>
                  <w:iCs/>
                  <w:noProof/>
                </w:rPr>
                <w:t>Working principle of a capacitive accelerometer.</w:t>
              </w:r>
              <w:r>
                <w:rPr>
                  <w:noProof/>
                </w:rPr>
                <w:t xml:space="preserve"> Retrieved from Working principle of a capacitive accelerometer: http://engineering-sciences.uniroma2.it/MENU/DOC/TESI/2013/2013_tesi%20NISTICO%20Andrea.pdf</w:t>
              </w:r>
            </w:p>
            <w:p w:rsidR="006116D1" w:rsidRDefault="006116D1" w:rsidP="006116D1">
              <w:pPr>
                <w:pStyle w:val="Bibliography"/>
                <w:ind w:left="720" w:hanging="720"/>
                <w:rPr>
                  <w:noProof/>
                </w:rPr>
              </w:pPr>
              <w:r>
                <w:rPr>
                  <w:noProof/>
                </w:rPr>
                <w:t xml:space="preserve">Oxforddictionaries. (Mid 19th century). </w:t>
              </w:r>
              <w:r>
                <w:rPr>
                  <w:i/>
                  <w:iCs/>
                  <w:noProof/>
                </w:rPr>
                <w:t>gyroscope definition</w:t>
              </w:r>
              <w:r>
                <w:rPr>
                  <w:noProof/>
                </w:rPr>
                <w:t>. Retrieved from oxforddictionaries: https://en.oxforddictionaries.com/definition/gyroscope</w:t>
              </w:r>
            </w:p>
            <w:p w:rsidR="006116D1" w:rsidRDefault="006116D1" w:rsidP="006116D1">
              <w:pPr>
                <w:pStyle w:val="Bibliography"/>
                <w:ind w:left="720" w:hanging="720"/>
                <w:rPr>
                  <w:noProof/>
                </w:rPr>
              </w:pPr>
              <w:r>
                <w:rPr>
                  <w:noProof/>
                </w:rPr>
                <w:t xml:space="preserve">Pieter-Jan. (2016, 9 6). </w:t>
              </w:r>
              <w:r>
                <w:rPr>
                  <w:i/>
                  <w:iCs/>
                  <w:noProof/>
                </w:rPr>
                <w:t>Getting the angular position from gyroscope data</w:t>
              </w:r>
              <w:r>
                <w:rPr>
                  <w:noProof/>
                </w:rPr>
                <w:t>. Retrieved from http://www.pieter-jan.com/node/7: http://www.pieter-jan.com/node/7</w:t>
              </w:r>
            </w:p>
            <w:p w:rsidR="006116D1" w:rsidRDefault="006116D1" w:rsidP="006116D1">
              <w:pPr>
                <w:pStyle w:val="Bibliography"/>
                <w:ind w:left="720" w:hanging="720"/>
                <w:rPr>
                  <w:noProof/>
                </w:rPr>
              </w:pPr>
              <w:r>
                <w:rPr>
                  <w:noProof/>
                </w:rPr>
                <w:t xml:space="preserve">Pigeon's nest. (n.d.). </w:t>
              </w:r>
              <w:r>
                <w:rPr>
                  <w:i/>
                  <w:iCs/>
                  <w:noProof/>
                </w:rPr>
                <w:t>Gyroscope</w:t>
              </w:r>
              <w:r>
                <w:rPr>
                  <w:noProof/>
                </w:rPr>
                <w:t>. Retrieved from Pigeonsnest: http://pigeonsnest.co.uk/stuff/howards-stuff/gyro/gyro.html</w:t>
              </w:r>
            </w:p>
            <w:p w:rsidR="006116D1" w:rsidRDefault="006116D1" w:rsidP="006116D1">
              <w:pPr>
                <w:pStyle w:val="Bibliography"/>
                <w:ind w:left="720" w:hanging="720"/>
                <w:rPr>
                  <w:noProof/>
                </w:rPr>
              </w:pPr>
              <w:r>
                <w:rPr>
                  <w:noProof/>
                </w:rPr>
                <w:t xml:space="preserve">Przemek. (2014, 11 27). </w:t>
              </w:r>
              <w:r>
                <w:rPr>
                  <w:i/>
                  <w:iCs/>
                  <w:noProof/>
                </w:rPr>
                <w:t>Scanning rooms with an iPhone</w:t>
              </w:r>
              <w:r>
                <w:rPr>
                  <w:noProof/>
                </w:rPr>
                <w:t>. Retrieved from nomtek: https://www.nomtek.com/scanning-rooms-with-an-iphone/</w:t>
              </w:r>
            </w:p>
            <w:p w:rsidR="006116D1" w:rsidRDefault="006116D1" w:rsidP="006116D1">
              <w:pPr>
                <w:pStyle w:val="Bibliography"/>
                <w:ind w:left="720" w:hanging="720"/>
                <w:rPr>
                  <w:noProof/>
                </w:rPr>
              </w:pPr>
              <w:r>
                <w:rPr>
                  <w:noProof/>
                </w:rPr>
                <w:t xml:space="preserve">Wilimedia. (2006, Oct 4). </w:t>
              </w:r>
              <w:r>
                <w:rPr>
                  <w:i/>
                  <w:iCs/>
                  <w:noProof/>
                </w:rPr>
                <w:t>3D Gyroscope.png</w:t>
              </w:r>
              <w:r>
                <w:rPr>
                  <w:noProof/>
                </w:rPr>
                <w:t>. Retrieved from Wilimedia: https://commons.wikimedia.org/wiki/File:3D_Gyroscope.png</w:t>
              </w:r>
            </w:p>
            <w:p w:rsidR="006116D1" w:rsidRDefault="006116D1" w:rsidP="006116D1">
              <w:pPr>
                <w:pStyle w:val="Bibliography"/>
                <w:ind w:left="720" w:hanging="720"/>
                <w:rPr>
                  <w:noProof/>
                </w:rPr>
              </w:pPr>
              <w:r>
                <w:rPr>
                  <w:noProof/>
                </w:rPr>
                <w:t xml:space="preserve">YingWen, B. (2014). </w:t>
              </w:r>
              <w:r>
                <w:rPr>
                  <w:i/>
                  <w:iCs/>
                  <w:noProof/>
                </w:rPr>
                <w:t>http://ieeexplore.ieee.org/document/6901041/.</w:t>
              </w:r>
              <w:r>
                <w:rPr>
                  <w:noProof/>
                </w:rPr>
                <w:t xml:space="preserve"> Retrieved from ieeexplore.ieee.org: http://ieeexplore.ieee.org/document/6901041/</w:t>
              </w:r>
            </w:p>
            <w:p w:rsidR="006116D1" w:rsidRDefault="006116D1" w:rsidP="006116D1">
              <w:pPr>
                <w:pStyle w:val="Bibliography"/>
                <w:ind w:left="720" w:hanging="720"/>
                <w:rPr>
                  <w:noProof/>
                </w:rPr>
              </w:pPr>
              <w:r>
                <w:rPr>
                  <w:noProof/>
                </w:rPr>
                <w:t xml:space="preserve">Zhao, N. (2008). </w:t>
              </w:r>
              <w:bookmarkStart w:id="8862" w:name="OLE_LINK39"/>
              <w:bookmarkStart w:id="8863" w:name="OLE_LINK40"/>
              <w:r>
                <w:rPr>
                  <w:i/>
                  <w:iCs/>
                  <w:noProof/>
                </w:rPr>
                <w:t>Understanding the Model</w:t>
              </w:r>
              <w:bookmarkEnd w:id="8862"/>
              <w:bookmarkEnd w:id="8863"/>
              <w:r>
                <w:rPr>
                  <w:i/>
                  <w:iCs/>
                  <w:noProof/>
                </w:rPr>
                <w:t>.</w:t>
              </w:r>
              <w:r>
                <w:rPr>
                  <w:noProof/>
                </w:rPr>
                <w:t xml:space="preserve"> Retrieved from Analog dialogue: http://www.analog.com/en/analog-dialogue/articles/pedometer-design-3-axis-digital-acceler.html</w:t>
              </w:r>
            </w:p>
            <w:p w:rsidR="00D149CF" w:rsidRDefault="00D149CF" w:rsidP="006116D1">
              <w:pPr>
                <w:rPr>
                  <w:ins w:id="8864" w:author="jie sun" w:date="2018-04-18T15:21:00Z"/>
                </w:rPr>
              </w:pPr>
              <w:ins w:id="8865" w:author="jie sun" w:date="2018-04-18T15:21:00Z">
                <w:r>
                  <w:rPr>
                    <w:b/>
                    <w:bCs/>
                    <w:noProof/>
                  </w:rPr>
                  <w:fldChar w:fldCharType="end"/>
                </w:r>
              </w:ins>
            </w:p>
            <w:customXmlInsRangeStart w:id="8866" w:author="jie sun" w:date="2018-04-18T15:21:00Z"/>
          </w:sdtContent>
        </w:sdt>
        <w:customXmlInsRangeEnd w:id="8866"/>
        <w:customXmlInsRangeStart w:id="8867" w:author="jie sun" w:date="2018-04-18T15:21:00Z"/>
      </w:sdtContent>
    </w:sdt>
    <w:customXmlInsRangeEnd w:id="8867"/>
    <w:p w:rsidR="00806241" w:rsidRDefault="00806241" w:rsidP="00806241">
      <w:pPr>
        <w:rPr>
          <w:ins w:id="8868" w:author="jie sun" w:date="2018-04-18T00:14:00Z"/>
        </w:rPr>
      </w:pPr>
    </w:p>
    <w:p w:rsidR="00806241" w:rsidRPr="00CD4D88" w:rsidRDefault="00806241">
      <w:pPr>
        <w:rPr>
          <w:ins w:id="8869" w:author="jie sun" w:date="2018-04-18T00:14:00Z"/>
        </w:rPr>
        <w:pPrChange w:id="8870" w:author="jie sun" w:date="2018-04-18T00:14:00Z">
          <w:pPr>
            <w:pStyle w:val="Heading1"/>
            <w:numPr>
              <w:numId w:val="0"/>
            </w:numPr>
            <w:ind w:left="0" w:firstLine="0"/>
          </w:pPr>
        </w:pPrChange>
      </w:pPr>
    </w:p>
    <w:p w:rsidR="0087014B" w:rsidDel="00806241" w:rsidRDefault="0087014B">
      <w:pPr>
        <w:ind w:left="432" w:hanging="432"/>
        <w:rPr>
          <w:ins w:id="8871" w:author="像个男人一样" w:date="2018-03-22T12:31:00Z"/>
          <w:del w:id="8872" w:author="jie sun" w:date="2018-04-18T00:14:00Z"/>
        </w:rPr>
        <w:pPrChange w:id="8873" w:author="像个男人一样" w:date="2018-03-22T12:31:00Z">
          <w:pPr>
            <w:pStyle w:val="Heading1"/>
            <w:numPr>
              <w:numId w:val="0"/>
            </w:numPr>
            <w:ind w:left="0" w:firstLine="0"/>
          </w:pPr>
        </w:pPrChange>
      </w:pPr>
    </w:p>
    <w:p w:rsidR="0087014B" w:rsidDel="00C30F16" w:rsidRDefault="00D5184D" w:rsidP="00CD4D88">
      <w:pPr>
        <w:pStyle w:val="Heading1"/>
        <w:numPr>
          <w:ilvl w:val="0"/>
          <w:numId w:val="0"/>
          <w:ins w:id="8874" w:author="像个男人一样" w:date="2018-03-22T12:34:00Z"/>
        </w:numPr>
        <w:rPr>
          <w:del w:id="8875" w:author="jie sun" w:date="2018-04-17T14:01:00Z"/>
        </w:rPr>
      </w:pPr>
      <w:ins w:id="8876" w:author="像个男人一样" w:date="2018-03-22T12:34:00Z">
        <w:del w:id="8877" w:author="jie sun" w:date="2018-04-08T15:36:00Z">
          <w:r w:rsidDel="00DA0F8B">
            <w:rPr>
              <w:rFonts w:hint="eastAsia"/>
              <w:lang w:val="en-US"/>
            </w:rPr>
            <w:delText>Re</w:delText>
          </w:r>
        </w:del>
        <w:del w:id="8878" w:author="jie sun" w:date="2018-04-08T15:35:00Z">
          <w:r w:rsidDel="00DA0F8B">
            <w:rPr>
              <w:rFonts w:hint="eastAsia"/>
              <w:lang w:val="en-US"/>
            </w:rPr>
            <w:delText>ferences</w:delText>
          </w:r>
        </w:del>
      </w:ins>
    </w:p>
    <w:p w:rsidR="0087014B" w:rsidRDefault="00D5184D">
      <w:pPr>
        <w:pStyle w:val="Heading1"/>
        <w:numPr>
          <w:ilvl w:val="0"/>
          <w:numId w:val="0"/>
          <w:ins w:id="8879" w:author="像个男人一样" w:date="2018-03-22T12:34:00Z"/>
        </w:numPr>
        <w:rPr>
          <w:del w:id="8880" w:author="像个男人一样" w:date="2018-03-22T12:33:00Z"/>
        </w:rPr>
        <w:pPrChange w:id="8881" w:author="jie sun" w:date="2018-04-17T14:01:00Z">
          <w:pPr>
            <w:pStyle w:val="Heading1"/>
          </w:pPr>
        </w:pPrChange>
      </w:pPr>
      <w:bookmarkStart w:id="8882" w:name="_Toc20792"/>
      <w:bookmarkStart w:id="8883" w:name="_Toc18981"/>
      <w:bookmarkStart w:id="8884" w:name="_Toc16999"/>
      <w:bookmarkStart w:id="8885" w:name="_Toc12205"/>
      <w:bookmarkStart w:id="8886" w:name="_Toc16877"/>
      <w:bookmarkStart w:id="8887" w:name="_Toc28373"/>
      <w:bookmarkStart w:id="8888" w:name="_Toc4344"/>
      <w:bookmarkStart w:id="8889" w:name="_Toc11207"/>
      <w:bookmarkStart w:id="8890" w:name="_Toc19636"/>
      <w:del w:id="8891" w:author="像个男人一样" w:date="2018-03-22T12:33:00Z">
        <w:r>
          <w:delText>References</w:delText>
        </w:r>
        <w:bookmarkEnd w:id="8882"/>
        <w:bookmarkEnd w:id="8883"/>
        <w:bookmarkEnd w:id="8884"/>
        <w:bookmarkEnd w:id="8885"/>
        <w:bookmarkEnd w:id="8886"/>
        <w:bookmarkEnd w:id="8887"/>
        <w:bookmarkEnd w:id="8888"/>
        <w:bookmarkEnd w:id="8889"/>
        <w:bookmarkEnd w:id="8890"/>
      </w:del>
    </w:p>
    <w:bookmarkStart w:id="8892" w:name="_Toc10134"/>
    <w:bookmarkStart w:id="8893" w:name="_Toc31032"/>
    <w:bookmarkStart w:id="8894" w:name="_Toc13970"/>
    <w:p w:rsidR="0087014B" w:rsidRDefault="00D5184D">
      <w:pPr>
        <w:pStyle w:val="Heading1"/>
        <w:numPr>
          <w:ilvl w:val="0"/>
          <w:numId w:val="0"/>
        </w:numPr>
        <w:rPr>
          <w:del w:id="8895" w:author="像个男人一样" w:date="2018-03-22T12:33:00Z"/>
        </w:rPr>
        <w:pPrChange w:id="8896" w:author="jie sun" w:date="2018-04-17T14:01:00Z">
          <w:pPr>
            <w:pStyle w:val="Bibliography1"/>
            <w:ind w:left="720" w:hanging="720"/>
          </w:pPr>
        </w:pPrChange>
      </w:pPr>
      <w:del w:id="8897" w:author="像个男人一样" w:date="2018-03-22T12:33:00Z">
        <w:r>
          <w:fldChar w:fldCharType="begin"/>
        </w:r>
        <w:r>
          <w:delInstrText xml:space="preserve"> BIBLIOGRAPHY </w:delInstrText>
        </w:r>
        <w:r>
          <w:fldChar w:fldCharType="separate"/>
        </w:r>
        <w:r>
          <w:delText xml:space="preserve">uk.mathworks.com. (2018, Feb 1). uk.mathworks.com. Retrieved from uk.mathworks.com: </w:delText>
        </w:r>
        <w:bookmarkStart w:id="8898" w:name="OLE_LINK21"/>
        <w:r>
          <w:delText>https://uk.mathworks.com/hardware-support/android-sensor.html?s_tid=test</w:delText>
        </w:r>
        <w:bookmarkEnd w:id="8892"/>
        <w:bookmarkEnd w:id="8893"/>
        <w:bookmarkEnd w:id="8894"/>
        <w:bookmarkEnd w:id="8898"/>
      </w:del>
    </w:p>
    <w:bookmarkStart w:id="8899" w:name="_Toc10533"/>
    <w:bookmarkStart w:id="8900" w:name="_Toc19748"/>
    <w:bookmarkStart w:id="8901" w:name="_Toc3650"/>
    <w:p w:rsidR="0087014B" w:rsidRDefault="00D5184D">
      <w:pPr>
        <w:pStyle w:val="Heading1"/>
        <w:numPr>
          <w:ilvl w:val="0"/>
          <w:numId w:val="0"/>
        </w:numPr>
        <w:rPr>
          <w:del w:id="8902" w:author="像个男人一样" w:date="2018-03-22T12:33:00Z"/>
        </w:rPr>
        <w:pPrChange w:id="8903" w:author="jie sun" w:date="2018-04-17T14:01:00Z">
          <w:pPr/>
        </w:pPrChange>
      </w:pPr>
      <w:del w:id="8904" w:author="像个男人一样" w:date="2018-03-22T12:33:00Z">
        <w:r>
          <w:fldChar w:fldCharType="end"/>
        </w:r>
        <w:r>
          <w:delText>Uk.mathworks.com. (2018). Android Sensor Support from MATLAB. [online]</w:delText>
        </w:r>
        <w:bookmarkEnd w:id="8899"/>
        <w:bookmarkEnd w:id="8900"/>
        <w:bookmarkEnd w:id="8901"/>
      </w:del>
    </w:p>
    <w:p w:rsidR="0087014B" w:rsidRDefault="00D5184D">
      <w:pPr>
        <w:pStyle w:val="Heading1"/>
        <w:numPr>
          <w:ilvl w:val="0"/>
          <w:numId w:val="0"/>
        </w:numPr>
        <w:rPr>
          <w:del w:id="8905" w:author="像个男人一样" w:date="2018-03-22T12:33:00Z"/>
        </w:rPr>
        <w:pPrChange w:id="8906" w:author="jie sun" w:date="2018-04-17T14:01:00Z">
          <w:pPr/>
        </w:pPrChange>
      </w:pPr>
      <w:del w:id="8907" w:author="像个男人一样" w:date="2018-03-22T12:33:00Z">
        <w:r>
          <w:delText xml:space="preserve"> </w:delText>
        </w:r>
        <w:bookmarkStart w:id="8908" w:name="_Toc3121"/>
        <w:bookmarkStart w:id="8909" w:name="_Toc28999"/>
        <w:bookmarkStart w:id="8910" w:name="_Toc7414"/>
        <w:r>
          <w:delText xml:space="preserve">Available at: </w:delText>
        </w:r>
        <w:r>
          <w:fldChar w:fldCharType="begin"/>
        </w:r>
        <w:r>
          <w:delInstrText xml:space="preserve"> HYPERLINK "https://uk.mathworks.com/hardware-support/android-sensor.html?s_tid=test" </w:delInstrText>
        </w:r>
        <w:r>
          <w:fldChar w:fldCharType="separate"/>
        </w:r>
        <w:r>
          <w:rPr>
            <w:rStyle w:val="Hyperlink"/>
            <w:rFonts w:ascii="Open Sans" w:eastAsia="Open Sans" w:hAnsi="Open Sans" w:cs="Open Sans"/>
            <w:b w:val="0"/>
            <w:szCs w:val="19"/>
            <w:shd w:val="clear" w:color="auto" w:fill="FFF5AA"/>
          </w:rPr>
          <w:delText>https://uk.mathworks.com/hardware-support/android-sensor.html?s_tid=test</w:delText>
        </w:r>
        <w:r>
          <w:fldChar w:fldCharType="end"/>
        </w:r>
        <w:bookmarkEnd w:id="8908"/>
        <w:bookmarkEnd w:id="8909"/>
        <w:bookmarkEnd w:id="8910"/>
      </w:del>
    </w:p>
    <w:p w:rsidR="0087014B" w:rsidRDefault="00D5184D">
      <w:pPr>
        <w:pStyle w:val="Heading1"/>
        <w:numPr>
          <w:ilvl w:val="0"/>
          <w:numId w:val="0"/>
        </w:numPr>
        <w:pPrChange w:id="8911" w:author="jie sun" w:date="2018-04-17T14:01:00Z">
          <w:pPr/>
        </w:pPrChange>
      </w:pPr>
      <w:del w:id="8912" w:author="像个男人一样" w:date="2018-03-22T12:33:00Z">
        <w:r>
          <w:delText xml:space="preserve"> </w:delText>
        </w:r>
        <w:bookmarkStart w:id="8913" w:name="_Toc2394"/>
        <w:bookmarkStart w:id="8914" w:name="_Toc6950"/>
        <w:bookmarkStart w:id="8915" w:name="_Toc28330"/>
        <w:r>
          <w:delText>[Accessed 20 Mar. 2018].</w:delText>
        </w:r>
      </w:del>
      <w:bookmarkEnd w:id="8913"/>
      <w:bookmarkEnd w:id="8914"/>
      <w:bookmarkEnd w:id="8915"/>
    </w:p>
    <w:sectPr w:rsidR="0087014B">
      <w:footerReference w:type="default" r:id="rId79"/>
      <w:endnotePr>
        <w:numFmt w:val="decimal"/>
      </w:end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1A44" w:rsidRDefault="00CA1A44"/>
  </w:endnote>
  <w:endnote w:type="continuationSeparator" w:id="0">
    <w:p w:rsidR="00CA1A44" w:rsidRDefault="00CA1A44">
      <w:r>
        <w:continuationSeparator/>
      </w:r>
    </w:p>
  </w:endnote>
  <w:endnote w:id="1">
    <w:p w:rsidR="00CA1A44" w:rsidRPr="00DA0F8B" w:rsidDel="00DA0F8B" w:rsidRDefault="00CA1A44">
      <w:pPr>
        <w:pStyle w:val="Bibliography"/>
        <w:ind w:left="720" w:hanging="720"/>
        <w:rPr>
          <w:ins w:id="1316" w:author="jie sun" w:date="2018-04-08T15:34:00Z"/>
          <w:del w:id="1317" w:author="jie sun" w:date="2018-04-08T15:38:00Z"/>
          <w:iCs/>
          <w:color w:val="44546A" w:themeColor="text2"/>
          <w:sz w:val="21"/>
          <w:szCs w:val="18"/>
          <w:rPrChange w:id="1318" w:author="jie sun" w:date="2018-04-08T15:34:00Z">
            <w:rPr>
              <w:ins w:id="1319" w:author="jie sun" w:date="2018-04-08T15:34:00Z"/>
              <w:del w:id="1320" w:author="jie sun" w:date="2018-04-08T15:38:00Z"/>
              <w:noProof/>
              <w:szCs w:val="24"/>
            </w:rPr>
          </w:rPrChange>
        </w:rPr>
      </w:pPr>
      <w:ins w:id="1321" w:author="jie sun" w:date="2018-04-08T15:34:00Z">
        <w:del w:id="1322" w:author="jie sun" w:date="2018-04-08T15:38:00Z">
          <w:r w:rsidRPr="00F0688D" w:rsidDel="00DA0F8B">
            <w:rPr>
              <w:iCs/>
              <w:color w:val="44546A" w:themeColor="text2"/>
              <w:sz w:val="21"/>
              <w:szCs w:val="18"/>
            </w:rPr>
            <w:fldChar w:fldCharType="begin"/>
          </w:r>
          <w:r w:rsidRPr="00DA0F8B" w:rsidDel="00DA0F8B">
            <w:rPr>
              <w:iCs/>
              <w:color w:val="44546A" w:themeColor="text2"/>
              <w:sz w:val="21"/>
              <w:szCs w:val="18"/>
              <w:rPrChange w:id="1323" w:author="jie sun" w:date="2018-04-08T15:34:00Z">
                <w:rPr/>
              </w:rPrChange>
            </w:rPr>
            <w:delInstrText xml:space="preserve"> BIBLIOGRAPHY  \l 2052 </w:delInstrText>
          </w:r>
        </w:del>
      </w:ins>
      <w:del w:id="1324" w:author="jie sun" w:date="2018-04-08T15:38:00Z">
        <w:r w:rsidRPr="00F0688D" w:rsidDel="00DA0F8B">
          <w:rPr>
            <w:iCs/>
            <w:color w:val="44546A" w:themeColor="text2"/>
            <w:sz w:val="21"/>
            <w:szCs w:val="18"/>
            <w:rPrChange w:id="1325" w:author="jie sun" w:date="2018-04-08T15:34:00Z">
              <w:rPr>
                <w:vertAlign w:val="superscript"/>
              </w:rPr>
            </w:rPrChange>
          </w:rPr>
          <w:fldChar w:fldCharType="separate"/>
        </w:r>
      </w:del>
      <w:ins w:id="1326" w:author="jie sun" w:date="2018-04-08T15:34:00Z">
        <w:del w:id="1327" w:author="jie sun" w:date="2018-04-08T15:38:00Z">
          <w:r w:rsidRPr="00DA0F8B" w:rsidDel="00DA0F8B">
            <w:rPr>
              <w:iCs/>
              <w:color w:val="44546A" w:themeColor="text2"/>
              <w:sz w:val="21"/>
              <w:szCs w:val="18"/>
              <w:rPrChange w:id="1328" w:author="jie sun" w:date="2018-04-08T15:34:00Z">
                <w:rPr>
                  <w:noProof/>
                </w:rPr>
              </w:rPrChange>
            </w:rPr>
            <w:delText>AndreaNistic</w:delText>
          </w:r>
          <w:r w:rsidRPr="00DA0F8B" w:rsidDel="00DA0F8B">
            <w:rPr>
              <w:rFonts w:hint="eastAsia"/>
              <w:iCs/>
              <w:color w:val="44546A" w:themeColor="text2"/>
              <w:sz w:val="21"/>
              <w:szCs w:val="18"/>
              <w:rPrChange w:id="1329" w:author="jie sun" w:date="2018-04-08T15:34:00Z">
                <w:rPr>
                  <w:rFonts w:hint="eastAsia"/>
                  <w:noProof/>
                </w:rPr>
              </w:rPrChange>
            </w:rPr>
            <w:delText>ò</w:delText>
          </w:r>
          <w:r w:rsidRPr="00DA0F8B" w:rsidDel="00DA0F8B">
            <w:rPr>
              <w:iCs/>
              <w:color w:val="44546A" w:themeColor="text2"/>
              <w:sz w:val="21"/>
              <w:szCs w:val="18"/>
              <w:rPrChange w:id="1330" w:author="jie sun" w:date="2018-04-08T15:34:00Z">
                <w:rPr>
                  <w:noProof/>
                </w:rPr>
              </w:rPrChange>
            </w:rPr>
            <w:delText>. (</w:delText>
          </w:r>
          <w:r w:rsidRPr="00DA0F8B" w:rsidDel="00DA0F8B">
            <w:rPr>
              <w:rFonts w:hint="eastAsia"/>
              <w:iCs/>
              <w:color w:val="44546A" w:themeColor="text2"/>
              <w:sz w:val="21"/>
              <w:szCs w:val="18"/>
              <w:rPrChange w:id="1331" w:author="jie sun" w:date="2018-04-08T15:34:00Z">
                <w:rPr>
                  <w:rFonts w:hint="eastAsia"/>
                  <w:noProof/>
                </w:rPr>
              </w:rPrChange>
            </w:rPr>
            <w:delText>无日期</w:delText>
          </w:r>
          <w:r w:rsidRPr="00DA0F8B" w:rsidDel="00DA0F8B">
            <w:rPr>
              <w:iCs/>
              <w:color w:val="44546A" w:themeColor="text2"/>
              <w:sz w:val="21"/>
              <w:szCs w:val="18"/>
              <w:rPrChange w:id="1332" w:author="jie sun" w:date="2018-04-08T15:34:00Z">
                <w:rPr>
                  <w:noProof/>
                </w:rPr>
              </w:rPrChange>
            </w:rPr>
            <w:delText xml:space="preserve">). Working principle of a capacitive accelerometer. </w:delText>
          </w:r>
          <w:r w:rsidRPr="00DA0F8B" w:rsidDel="00DA0F8B">
            <w:rPr>
              <w:rFonts w:hint="eastAsia"/>
              <w:iCs/>
              <w:color w:val="44546A" w:themeColor="text2"/>
              <w:sz w:val="21"/>
              <w:szCs w:val="18"/>
              <w:rPrChange w:id="1333" w:author="jie sun" w:date="2018-04-08T15:34:00Z">
                <w:rPr>
                  <w:rFonts w:hint="eastAsia"/>
                  <w:noProof/>
                </w:rPr>
              </w:rPrChange>
            </w:rPr>
            <w:delText>检索来源</w:delText>
          </w:r>
          <w:r w:rsidRPr="00DA0F8B" w:rsidDel="00DA0F8B">
            <w:rPr>
              <w:iCs/>
              <w:color w:val="44546A" w:themeColor="text2"/>
              <w:sz w:val="21"/>
              <w:szCs w:val="18"/>
              <w:rPrChange w:id="1334" w:author="jie sun" w:date="2018-04-08T15:34:00Z">
                <w:rPr>
                  <w:noProof/>
                </w:rPr>
              </w:rPrChange>
            </w:rPr>
            <w:delText>: Working principle of a capacitive accelerometer: http://engineering-sciences.uniroma2.it/MENU/DOC/TESI/2013/2013_tesi%20NISTICO%20Andrea.pdf</w:delText>
          </w:r>
        </w:del>
      </w:ins>
    </w:p>
    <w:p w:rsidR="00CA1A44" w:rsidRPr="00DA0F8B" w:rsidDel="00DA0F8B" w:rsidRDefault="00CA1A44">
      <w:pPr>
        <w:pStyle w:val="Bibliography"/>
        <w:ind w:left="720" w:hanging="720"/>
        <w:rPr>
          <w:ins w:id="1335" w:author="jie sun" w:date="2018-04-08T15:34:00Z"/>
          <w:del w:id="1336" w:author="jie sun" w:date="2018-04-08T15:38:00Z"/>
          <w:iCs/>
          <w:color w:val="44546A" w:themeColor="text2"/>
          <w:sz w:val="21"/>
          <w:szCs w:val="18"/>
          <w:rPrChange w:id="1337" w:author="jie sun" w:date="2018-04-08T15:34:00Z">
            <w:rPr>
              <w:ins w:id="1338" w:author="jie sun" w:date="2018-04-08T15:34:00Z"/>
              <w:del w:id="1339" w:author="jie sun" w:date="2018-04-08T15:38:00Z"/>
              <w:noProof/>
            </w:rPr>
          </w:rPrChange>
        </w:rPr>
      </w:pPr>
      <w:ins w:id="1340" w:author="jie sun" w:date="2018-04-08T15:34:00Z">
        <w:del w:id="1341" w:author="jie sun" w:date="2018-04-08T15:38:00Z">
          <w:r w:rsidRPr="00DA0F8B" w:rsidDel="00DA0F8B">
            <w:rPr>
              <w:iCs/>
              <w:color w:val="44546A" w:themeColor="text2"/>
              <w:sz w:val="21"/>
              <w:szCs w:val="18"/>
              <w:rPrChange w:id="1342" w:author="jie sun" w:date="2018-04-08T15:34:00Z">
                <w:rPr>
                  <w:noProof/>
                </w:rPr>
              </w:rPrChange>
            </w:rPr>
            <w:delText>uk.mathworks.com. (2018</w:delText>
          </w:r>
          <w:r w:rsidRPr="00DA0F8B" w:rsidDel="00DA0F8B">
            <w:rPr>
              <w:rFonts w:hint="eastAsia"/>
              <w:iCs/>
              <w:color w:val="44546A" w:themeColor="text2"/>
              <w:sz w:val="21"/>
              <w:szCs w:val="18"/>
              <w:rPrChange w:id="1343" w:author="jie sun" w:date="2018-04-08T15:34:00Z">
                <w:rPr>
                  <w:rFonts w:hint="eastAsia"/>
                  <w:noProof/>
                </w:rPr>
              </w:rPrChange>
            </w:rPr>
            <w:delText>年</w:delText>
          </w:r>
          <w:r w:rsidRPr="00DA0F8B" w:rsidDel="00DA0F8B">
            <w:rPr>
              <w:iCs/>
              <w:color w:val="44546A" w:themeColor="text2"/>
              <w:sz w:val="21"/>
              <w:szCs w:val="18"/>
              <w:rPrChange w:id="1344" w:author="jie sun" w:date="2018-04-08T15:34:00Z">
                <w:rPr>
                  <w:noProof/>
                </w:rPr>
              </w:rPrChange>
            </w:rPr>
            <w:delText>Feb</w:delText>
          </w:r>
          <w:r w:rsidRPr="00DA0F8B" w:rsidDel="00DA0F8B">
            <w:rPr>
              <w:rFonts w:hint="eastAsia"/>
              <w:iCs/>
              <w:color w:val="44546A" w:themeColor="text2"/>
              <w:sz w:val="21"/>
              <w:szCs w:val="18"/>
              <w:rPrChange w:id="1345" w:author="jie sun" w:date="2018-04-08T15:34:00Z">
                <w:rPr>
                  <w:rFonts w:hint="eastAsia"/>
                  <w:noProof/>
                </w:rPr>
              </w:rPrChange>
            </w:rPr>
            <w:delText>月</w:delText>
          </w:r>
          <w:r w:rsidRPr="00DA0F8B" w:rsidDel="00DA0F8B">
            <w:rPr>
              <w:iCs/>
              <w:color w:val="44546A" w:themeColor="text2"/>
              <w:sz w:val="21"/>
              <w:szCs w:val="18"/>
              <w:rPrChange w:id="1346" w:author="jie sun" w:date="2018-04-08T15:34:00Z">
                <w:rPr>
                  <w:noProof/>
                </w:rPr>
              </w:rPrChange>
            </w:rPr>
            <w:delText>1</w:delText>
          </w:r>
          <w:r w:rsidRPr="00DA0F8B" w:rsidDel="00DA0F8B">
            <w:rPr>
              <w:rFonts w:hint="eastAsia"/>
              <w:iCs/>
              <w:color w:val="44546A" w:themeColor="text2"/>
              <w:sz w:val="21"/>
              <w:szCs w:val="18"/>
              <w:rPrChange w:id="1347" w:author="jie sun" w:date="2018-04-08T15:34:00Z">
                <w:rPr>
                  <w:rFonts w:hint="eastAsia"/>
                  <w:noProof/>
                </w:rPr>
              </w:rPrChange>
            </w:rPr>
            <w:delText>日</w:delText>
          </w:r>
          <w:r w:rsidRPr="00DA0F8B" w:rsidDel="00DA0F8B">
            <w:rPr>
              <w:iCs/>
              <w:color w:val="44546A" w:themeColor="text2"/>
              <w:sz w:val="21"/>
              <w:szCs w:val="18"/>
              <w:rPrChange w:id="1348" w:author="jie sun" w:date="2018-04-08T15:34:00Z">
                <w:rPr>
                  <w:noProof/>
                </w:rPr>
              </w:rPrChange>
            </w:rPr>
            <w:delText xml:space="preserve">). uk.mathworks.com. </w:delText>
          </w:r>
          <w:r w:rsidRPr="00DA0F8B" w:rsidDel="00DA0F8B">
            <w:rPr>
              <w:rFonts w:hint="eastAsia"/>
              <w:iCs/>
              <w:color w:val="44546A" w:themeColor="text2"/>
              <w:sz w:val="21"/>
              <w:szCs w:val="18"/>
              <w:rPrChange w:id="1349" w:author="jie sun" w:date="2018-04-08T15:34:00Z">
                <w:rPr>
                  <w:rFonts w:hint="eastAsia"/>
                  <w:noProof/>
                </w:rPr>
              </w:rPrChange>
            </w:rPr>
            <w:delText>检索来源</w:delText>
          </w:r>
          <w:r w:rsidRPr="00DA0F8B" w:rsidDel="00DA0F8B">
            <w:rPr>
              <w:iCs/>
              <w:color w:val="44546A" w:themeColor="text2"/>
              <w:sz w:val="21"/>
              <w:szCs w:val="18"/>
              <w:rPrChange w:id="1350" w:author="jie sun" w:date="2018-04-08T15:34:00Z">
                <w:rPr>
                  <w:noProof/>
                </w:rPr>
              </w:rPrChange>
            </w:rPr>
            <w:delText>: uk.mathworks.com: https://uk.mathworks.com/hardware-support/android-sensor.html?s_tid=test</w:delText>
          </w:r>
        </w:del>
      </w:ins>
    </w:p>
    <w:p w:rsidR="00CA1A44" w:rsidRPr="00F0688D" w:rsidDel="00DA0F8B" w:rsidRDefault="00CA1A44">
      <w:pPr>
        <w:pStyle w:val="Bibliography"/>
        <w:ind w:left="720" w:hanging="720"/>
        <w:rPr>
          <w:ins w:id="1351" w:author="像个男人一样" w:date="2018-03-22T12:30:00Z"/>
          <w:del w:id="1352" w:author="jie sun" w:date="2018-04-08T15:38:00Z"/>
          <w:iCs/>
          <w:color w:val="44546A" w:themeColor="text2"/>
          <w:sz w:val="21"/>
          <w:szCs w:val="18"/>
          <w:rPrChange w:id="1353" w:author="jie sun" w:date="2018-04-11T17:41:00Z">
            <w:rPr>
              <w:ins w:id="1354" w:author="像个男人一样" w:date="2018-03-22T12:30:00Z"/>
              <w:del w:id="1355" w:author="jie sun" w:date="2018-04-08T15:38:00Z"/>
              <w:rStyle w:val="EndnoteReference"/>
            </w:rPr>
          </w:rPrChange>
        </w:rPr>
        <w:pPrChange w:id="1356" w:author="jie sun" w:date="2018-04-11T17:41:00Z">
          <w:pPr>
            <w:pStyle w:val="EndnoteText"/>
          </w:pPr>
        </w:pPrChange>
      </w:pPr>
      <w:ins w:id="1357" w:author="jie sun" w:date="2018-04-08T15:34:00Z">
        <w:del w:id="1358" w:author="jie sun" w:date="2018-04-08T15:38:00Z">
          <w:r w:rsidRPr="00F0688D" w:rsidDel="00DA0F8B">
            <w:rPr>
              <w:iCs/>
              <w:color w:val="44546A" w:themeColor="text2"/>
              <w:sz w:val="21"/>
              <w:szCs w:val="18"/>
              <w:rPrChange w:id="1359" w:author="jie sun" w:date="2018-04-11T17:41:00Z">
                <w:rPr>
                  <w:vertAlign w:val="superscript"/>
                </w:rPr>
              </w:rPrChange>
            </w:rPr>
            <w:fldChar w:fldCharType="end"/>
          </w:r>
        </w:del>
      </w:ins>
    </w:p>
    <w:p w:rsidR="00CA1A44" w:rsidRPr="00F0688D" w:rsidDel="00DA0F8B" w:rsidRDefault="00CA1A44">
      <w:pPr>
        <w:pStyle w:val="Bibliography"/>
        <w:ind w:left="720" w:hanging="720"/>
        <w:rPr>
          <w:del w:id="1360" w:author="jie sun" w:date="2018-04-08T15:38:00Z"/>
          <w:iCs/>
          <w:color w:val="44546A" w:themeColor="text2"/>
          <w:sz w:val="21"/>
          <w:szCs w:val="18"/>
          <w:rPrChange w:id="1361" w:author="jie sun" w:date="2018-04-11T17:41:00Z">
            <w:rPr>
              <w:del w:id="1362" w:author="jie sun" w:date="2018-04-08T15:38:00Z"/>
            </w:rPr>
          </w:rPrChange>
        </w:rPr>
        <w:pPrChange w:id="1363" w:author="jie sun" w:date="2018-04-11T17:41:00Z">
          <w:pPr>
            <w:pStyle w:val="EndnoteText"/>
          </w:pPr>
        </w:pPrChange>
      </w:pPr>
      <w:ins w:id="1364" w:author="像个男人一样" w:date="2018-03-22T12:06:00Z">
        <w:del w:id="1365" w:author="jie sun" w:date="2018-04-08T15:38:00Z">
          <w:r w:rsidRPr="00F0688D" w:rsidDel="00DA0F8B">
            <w:rPr>
              <w:iCs/>
              <w:color w:val="44546A" w:themeColor="text2"/>
              <w:sz w:val="21"/>
              <w:szCs w:val="18"/>
              <w:rPrChange w:id="1366" w:author="jie sun" w:date="2018-04-11T17:41:00Z">
                <w:rPr>
                  <w:rStyle w:val="EndnoteReference"/>
                </w:rPr>
              </w:rPrChange>
            </w:rPr>
            <w:delText>[</w:delText>
          </w:r>
        </w:del>
      </w:ins>
      <w:ins w:id="1367" w:author="像个男人一样" w:date="2018-03-22T12:05:00Z">
        <w:del w:id="1368" w:author="jie sun" w:date="2018-04-08T15:38:00Z">
          <w:r w:rsidRPr="00F0688D" w:rsidDel="00DA0F8B">
            <w:rPr>
              <w:iCs/>
              <w:color w:val="44546A" w:themeColor="text2"/>
              <w:sz w:val="21"/>
              <w:szCs w:val="18"/>
              <w:rPrChange w:id="1369" w:author="jie sun" w:date="2018-04-11T17:41:00Z">
                <w:rPr>
                  <w:rStyle w:val="EndnoteReference"/>
                </w:rPr>
              </w:rPrChange>
            </w:rPr>
            <w:endnoteRef/>
          </w:r>
        </w:del>
      </w:ins>
      <w:ins w:id="1370" w:author="像个男人一样" w:date="2018-03-22T12:06:00Z">
        <w:del w:id="1371" w:author="jie sun" w:date="2018-04-08T15:38:00Z">
          <w:r w:rsidRPr="00F0688D" w:rsidDel="00DA0F8B">
            <w:rPr>
              <w:iCs/>
              <w:color w:val="44546A" w:themeColor="text2"/>
              <w:sz w:val="21"/>
              <w:szCs w:val="18"/>
              <w:rPrChange w:id="1372" w:author="jie sun" w:date="2018-04-11T17:41:00Z">
                <w:rPr>
                  <w:rStyle w:val="EndnoteReference"/>
                </w:rPr>
              </w:rPrChange>
            </w:rPr>
            <w:delText>]</w:delText>
          </w:r>
        </w:del>
      </w:ins>
      <w:ins w:id="1373" w:author="像个男人一样" w:date="2018-03-22T12:05:00Z">
        <w:del w:id="1374" w:author="jie sun" w:date="2018-04-08T15:38:00Z">
          <w:r w:rsidRPr="00F0688D" w:rsidDel="00DA0F8B">
            <w:rPr>
              <w:iCs/>
              <w:color w:val="44546A" w:themeColor="text2"/>
              <w:sz w:val="21"/>
              <w:szCs w:val="18"/>
              <w:rPrChange w:id="1375" w:author="jie sun" w:date="2018-04-11T17:41:00Z">
                <w:rPr/>
              </w:rPrChange>
            </w:rPr>
            <w:delText xml:space="preserve"> </w:delText>
          </w:r>
        </w:del>
      </w:ins>
      <w:ins w:id="1376" w:author="像个男人一样" w:date="2018-03-22T12:06:00Z">
        <w:del w:id="1377" w:author="jie sun" w:date="2018-04-08T15:38:00Z">
          <w:r w:rsidRPr="00F0688D" w:rsidDel="00DA0F8B">
            <w:rPr>
              <w:iCs/>
              <w:color w:val="44546A" w:themeColor="text2"/>
              <w:sz w:val="21"/>
              <w:szCs w:val="18"/>
              <w:rPrChange w:id="1378" w:author="jie sun" w:date="2018-04-11T17:41:00Z">
                <w:rPr/>
              </w:rPrChange>
            </w:rPr>
            <w:delText xml:space="preserve">Engineering-sciences.uniroma2.it. (2018). Working principle of a capacitive accelerometer. [online] Available at: </w:delText>
          </w:r>
          <w:r w:rsidRPr="00F0688D" w:rsidDel="00DA0F8B">
            <w:rPr>
              <w:iCs/>
              <w:color w:val="44546A" w:themeColor="text2"/>
              <w:sz w:val="21"/>
              <w:szCs w:val="18"/>
              <w:rPrChange w:id="1379" w:author="jie sun" w:date="2018-04-11T17:41:00Z">
                <w:rPr>
                  <w:iCs/>
                </w:rPr>
              </w:rPrChange>
            </w:rPr>
            <w:delText>http://engineering-sciences.uniroma2.it/MENU/DOC/TESI/2013/2013_tesi%20NISTICO%20Andrea.pdf [Accessed 21 Mar. 2018].</w:delText>
          </w:r>
        </w:del>
      </w:ins>
    </w:p>
  </w:endnote>
  <w:endnote w:id="2">
    <w:p w:rsidR="00CA1A44" w:rsidRPr="00F0688D" w:rsidDel="00A556A3" w:rsidRDefault="00CA1A44">
      <w:pPr>
        <w:pStyle w:val="Bibliography"/>
        <w:ind w:left="720" w:hanging="720"/>
        <w:rPr>
          <w:del w:id="2042" w:author="jie sun" w:date="2018-04-08T16:49:00Z"/>
          <w:iCs/>
          <w:color w:val="44546A" w:themeColor="text2"/>
          <w:sz w:val="21"/>
          <w:szCs w:val="18"/>
          <w:rPrChange w:id="2043" w:author="jie sun" w:date="2018-04-11T17:41:00Z">
            <w:rPr>
              <w:del w:id="2044" w:author="jie sun" w:date="2018-04-08T16:49:00Z"/>
            </w:rPr>
          </w:rPrChange>
        </w:rPr>
        <w:pPrChange w:id="2045" w:author="jie sun" w:date="2018-04-11T17:41:00Z">
          <w:pPr>
            <w:pStyle w:val="EndnoteText"/>
          </w:pPr>
        </w:pPrChange>
      </w:pPr>
      <w:ins w:id="2046" w:author="像个男人一样" w:date="2018-03-22T12:08:00Z">
        <w:del w:id="2047" w:author="jie sun" w:date="2018-04-08T16:49:00Z">
          <w:r w:rsidRPr="00F0688D" w:rsidDel="00A556A3">
            <w:rPr>
              <w:iCs/>
              <w:color w:val="44546A" w:themeColor="text2"/>
              <w:sz w:val="21"/>
              <w:szCs w:val="18"/>
              <w:rPrChange w:id="2048" w:author="jie sun" w:date="2018-04-11T17:41:00Z">
                <w:rPr>
                  <w:rStyle w:val="EndnoteReference"/>
                </w:rPr>
              </w:rPrChange>
            </w:rPr>
            <w:delText>[</w:delText>
          </w:r>
          <w:r w:rsidRPr="00F0688D" w:rsidDel="00A556A3">
            <w:rPr>
              <w:iCs/>
              <w:color w:val="44546A" w:themeColor="text2"/>
              <w:sz w:val="21"/>
              <w:szCs w:val="18"/>
              <w:rPrChange w:id="2049" w:author="jie sun" w:date="2018-04-11T17:41:00Z">
                <w:rPr>
                  <w:rStyle w:val="EndnoteReference"/>
                </w:rPr>
              </w:rPrChange>
            </w:rPr>
            <w:endnoteRef/>
          </w:r>
          <w:r w:rsidRPr="00F0688D" w:rsidDel="00A556A3">
            <w:rPr>
              <w:iCs/>
              <w:color w:val="44546A" w:themeColor="text2"/>
              <w:sz w:val="21"/>
              <w:szCs w:val="18"/>
              <w:rPrChange w:id="2050" w:author="jie sun" w:date="2018-04-11T17:41:00Z">
                <w:rPr>
                  <w:rStyle w:val="EndnoteReference"/>
                </w:rPr>
              </w:rPrChange>
            </w:rPr>
            <w:delText>]</w:delText>
          </w:r>
          <w:r w:rsidRPr="00F0688D" w:rsidDel="00A556A3">
            <w:rPr>
              <w:iCs/>
              <w:color w:val="44546A" w:themeColor="text2"/>
              <w:sz w:val="21"/>
              <w:szCs w:val="18"/>
              <w:rPrChange w:id="2051" w:author="jie sun" w:date="2018-04-11T17:41:00Z">
                <w:rPr/>
              </w:rPrChange>
            </w:rPr>
            <w:delText xml:space="preserve"> Analog.com. (2018). Full-Featured Pedometer Design Realized with 3-Axis Digital Accelerometer | Analog Devices. [online] Available at: http://www.analog.com/en/analog-dialogue/articles/pedometer-design-3-axis-digital-acceler.html [Accessed 22 Mar. 2018].</w:delText>
          </w:r>
        </w:del>
      </w:ins>
    </w:p>
  </w:endnote>
  <w:endnote w:id="3">
    <w:p w:rsidR="00CA1A44" w:rsidRPr="00F0688D" w:rsidDel="005C2108" w:rsidRDefault="00CA1A44">
      <w:pPr>
        <w:pStyle w:val="Bibliography"/>
        <w:ind w:left="720" w:hanging="720"/>
        <w:rPr>
          <w:del w:id="3954" w:author="jie sun" w:date="2018-04-08T19:01:00Z"/>
          <w:iCs/>
          <w:color w:val="44546A" w:themeColor="text2"/>
          <w:sz w:val="21"/>
          <w:szCs w:val="18"/>
          <w:rPrChange w:id="3955" w:author="jie sun" w:date="2018-04-11T17:41:00Z">
            <w:rPr>
              <w:del w:id="3956" w:author="jie sun" w:date="2018-04-08T19:01:00Z"/>
            </w:rPr>
          </w:rPrChange>
        </w:rPr>
        <w:pPrChange w:id="3957" w:author="jie sun" w:date="2018-04-11T17:41:00Z">
          <w:pPr>
            <w:pStyle w:val="EndnoteText"/>
          </w:pPr>
        </w:pPrChange>
      </w:pPr>
      <w:ins w:id="3958" w:author="像个男人一样" w:date="2018-03-22T12:11:00Z">
        <w:del w:id="3959" w:author="jie sun" w:date="2018-04-08T19:01:00Z">
          <w:r w:rsidRPr="00F0688D" w:rsidDel="005C2108">
            <w:rPr>
              <w:iCs/>
              <w:color w:val="44546A" w:themeColor="text2"/>
              <w:sz w:val="21"/>
              <w:szCs w:val="18"/>
              <w:rPrChange w:id="3960" w:author="jie sun" w:date="2018-04-11T17:41:00Z">
                <w:rPr>
                  <w:rStyle w:val="EndnoteReference"/>
                </w:rPr>
              </w:rPrChange>
            </w:rPr>
            <w:delText>[</w:delText>
          </w:r>
          <w:r w:rsidRPr="00F0688D" w:rsidDel="005C2108">
            <w:rPr>
              <w:iCs/>
              <w:color w:val="44546A" w:themeColor="text2"/>
              <w:sz w:val="21"/>
              <w:szCs w:val="18"/>
              <w:rPrChange w:id="3961" w:author="jie sun" w:date="2018-04-11T17:41:00Z">
                <w:rPr>
                  <w:rStyle w:val="EndnoteReference"/>
                </w:rPr>
              </w:rPrChange>
            </w:rPr>
            <w:endnoteRef/>
          </w:r>
          <w:r w:rsidRPr="00F0688D" w:rsidDel="005C2108">
            <w:rPr>
              <w:iCs/>
              <w:color w:val="44546A" w:themeColor="text2"/>
              <w:sz w:val="21"/>
              <w:szCs w:val="18"/>
              <w:rPrChange w:id="3962" w:author="jie sun" w:date="2018-04-11T17:41:00Z">
                <w:rPr>
                  <w:rStyle w:val="EndnoteReference"/>
                </w:rPr>
              </w:rPrChange>
            </w:rPr>
            <w:delText>]</w:delText>
          </w:r>
          <w:r w:rsidRPr="00F0688D" w:rsidDel="005C2108">
            <w:rPr>
              <w:iCs/>
              <w:color w:val="44546A" w:themeColor="text2"/>
              <w:sz w:val="21"/>
              <w:szCs w:val="18"/>
              <w:rPrChange w:id="3963" w:author="jie sun" w:date="2018-04-11T17:41:00Z">
                <w:rPr/>
              </w:rPrChange>
            </w:rPr>
            <w:delText xml:space="preserve"> McFadden, C., Shop, I., Vyas, K., Miley, J., Engineering, I. and Barnett, T. (2018). What are Gyroscopes and Why are They Important?. [online] Interestingengineering.com. Available at: https://interestingengineering.com/what-are-gyroscopes-and-why-are-they-important [Accessed 21 Mar. 2018].</w:delText>
          </w:r>
        </w:del>
      </w:ins>
    </w:p>
  </w:endnote>
  <w:endnote w:id="4">
    <w:p w:rsidR="00CA1A44" w:rsidRPr="00F0688D" w:rsidDel="00321759" w:rsidRDefault="00CA1A44" w:rsidP="00804078">
      <w:pPr>
        <w:pStyle w:val="Bibliography"/>
        <w:ind w:left="720" w:hanging="720"/>
        <w:rPr>
          <w:ins w:id="4279" w:author="jie sun" w:date="2018-04-08T20:17:00Z"/>
          <w:del w:id="4280" w:author="jie sun" w:date="2018-04-16T22:45:00Z"/>
          <w:iCs/>
          <w:color w:val="44546A" w:themeColor="text2"/>
          <w:sz w:val="21"/>
          <w:szCs w:val="18"/>
          <w:rPrChange w:id="4281" w:author="jie sun" w:date="2018-04-11T17:41:00Z">
            <w:rPr>
              <w:ins w:id="4282" w:author="jie sun" w:date="2018-04-08T20:17:00Z"/>
              <w:del w:id="4283" w:author="jie sun" w:date="2018-04-16T22:45:00Z"/>
            </w:rPr>
          </w:rPrChange>
        </w:rPr>
      </w:pPr>
      <w:ins w:id="4284" w:author="像个男人一样" w:date="2018-03-22T12:12:00Z">
        <w:del w:id="4285" w:author="jie sun" w:date="2018-04-16T22:45:00Z">
          <w:r w:rsidRPr="00F0688D" w:rsidDel="00321759">
            <w:rPr>
              <w:iCs/>
              <w:color w:val="44546A" w:themeColor="text2"/>
              <w:sz w:val="21"/>
              <w:szCs w:val="18"/>
              <w:rPrChange w:id="4286" w:author="jie sun" w:date="2018-04-11T17:41:00Z">
                <w:rPr>
                  <w:rStyle w:val="EndnoteReference"/>
                </w:rPr>
              </w:rPrChange>
            </w:rPr>
            <w:delText>[</w:delText>
          </w:r>
          <w:r w:rsidRPr="00F0688D" w:rsidDel="00321759">
            <w:rPr>
              <w:iCs/>
              <w:color w:val="44546A" w:themeColor="text2"/>
              <w:sz w:val="21"/>
              <w:szCs w:val="18"/>
              <w:rPrChange w:id="4287" w:author="jie sun" w:date="2018-04-11T17:41:00Z">
                <w:rPr>
                  <w:rStyle w:val="EndnoteReference"/>
                </w:rPr>
              </w:rPrChange>
            </w:rPr>
            <w:endnoteRef/>
          </w:r>
          <w:r w:rsidRPr="00F0688D" w:rsidDel="00321759">
            <w:rPr>
              <w:iCs/>
              <w:color w:val="44546A" w:themeColor="text2"/>
              <w:sz w:val="21"/>
              <w:szCs w:val="18"/>
              <w:rPrChange w:id="4288" w:author="jie sun" w:date="2018-04-11T17:41:00Z">
                <w:rPr>
                  <w:rStyle w:val="EndnoteReference"/>
                </w:rPr>
              </w:rPrChange>
            </w:rPr>
            <w:delText>]</w:delText>
          </w:r>
          <w:r w:rsidRPr="00F0688D" w:rsidDel="00321759">
            <w:rPr>
              <w:iCs/>
              <w:color w:val="44546A" w:themeColor="text2"/>
              <w:sz w:val="21"/>
              <w:szCs w:val="18"/>
              <w:rPrChange w:id="4289" w:author="jie sun" w:date="2018-04-11T17:41:00Z">
                <w:rPr/>
              </w:rPrChange>
            </w:rPr>
            <w:delText xml:space="preserve"> Uk.mathworks.com. (2018). Android Sensor Support from MATLAB. [online] Available at: https://uk.mathworks.com/hardware-support/android-sensor.html?s_tid=test [Accessed 20 Mar. 2018].</w:delText>
          </w:r>
        </w:del>
      </w:ins>
      <w:ins w:id="4290" w:author="jie sun" w:date="2018-04-08T20:17:00Z">
        <w:del w:id="4291" w:author="jie sun" w:date="2018-04-16T22:45:00Z">
          <w:r w:rsidRPr="00F0688D" w:rsidDel="00321759">
            <w:rPr>
              <w:iCs/>
              <w:color w:val="44546A" w:themeColor="text2"/>
              <w:sz w:val="21"/>
              <w:szCs w:val="18"/>
              <w:rPrChange w:id="4292" w:author="jie sun" w:date="2018-04-11T17:41:00Z">
                <w:rPr/>
              </w:rPrChange>
            </w:rPr>
            <w:fldChar w:fldCharType="begin"/>
          </w:r>
          <w:r w:rsidRPr="00F0688D" w:rsidDel="00321759">
            <w:rPr>
              <w:iCs/>
              <w:color w:val="44546A" w:themeColor="text2"/>
              <w:sz w:val="21"/>
              <w:szCs w:val="18"/>
              <w:rPrChange w:id="4293" w:author="jie sun" w:date="2018-04-11T17:41:00Z">
                <w:rPr/>
              </w:rPrChange>
            </w:rPr>
            <w:delInstrText xml:space="preserve"> BIBLIOGRAPHY  \l 2052 </w:delInstrText>
          </w:r>
        </w:del>
      </w:ins>
      <w:del w:id="4294" w:author="jie sun" w:date="2018-04-16T22:45:00Z">
        <w:r w:rsidRPr="00F0688D" w:rsidDel="00321759">
          <w:rPr>
            <w:iCs/>
            <w:color w:val="44546A" w:themeColor="text2"/>
            <w:sz w:val="21"/>
            <w:szCs w:val="18"/>
            <w:rPrChange w:id="4295" w:author="jie sun" w:date="2018-04-11T17:41:00Z">
              <w:rPr/>
            </w:rPrChange>
          </w:rPr>
          <w:fldChar w:fldCharType="separate"/>
        </w:r>
      </w:del>
      <w:ins w:id="4296" w:author="jie sun" w:date="2018-04-08T20:17:00Z">
        <w:del w:id="4297" w:author="jie sun" w:date="2018-04-16T22:45:00Z">
          <w:r w:rsidRPr="00F0688D" w:rsidDel="00321759">
            <w:rPr>
              <w:iCs/>
              <w:color w:val="44546A" w:themeColor="text2"/>
              <w:sz w:val="21"/>
              <w:szCs w:val="18"/>
              <w:rPrChange w:id="4298" w:author="jie sun" w:date="2018-04-11T17:41:00Z">
                <w:rPr/>
              </w:rPrChange>
            </w:rPr>
            <w:delText xml:space="preserve">Nisticò, A. (2013). </w:delText>
          </w:r>
          <w:r w:rsidRPr="00F0688D" w:rsidDel="00321759">
            <w:rPr>
              <w:iCs/>
              <w:color w:val="44546A" w:themeColor="text2"/>
              <w:sz w:val="21"/>
              <w:szCs w:val="18"/>
              <w:rPrChange w:id="4299" w:author="jie sun" w:date="2018-04-11T17:41:00Z">
                <w:rPr>
                  <w:i/>
                  <w:iCs/>
                  <w:noProof/>
                </w:rPr>
              </w:rPrChange>
            </w:rPr>
            <w:delText>Working principle of a capacitive accelerometer.</w:delText>
          </w:r>
          <w:r w:rsidRPr="00F0688D" w:rsidDel="00321759">
            <w:rPr>
              <w:iCs/>
              <w:color w:val="44546A" w:themeColor="text2"/>
              <w:sz w:val="21"/>
              <w:szCs w:val="18"/>
              <w:rPrChange w:id="4300" w:author="jie sun" w:date="2018-04-11T17:41:00Z">
                <w:rPr/>
              </w:rPrChange>
            </w:rPr>
            <w:delText xml:space="preserve"> Retrieved from </w:delText>
          </w:r>
          <w:r w:rsidRPr="00F0688D" w:rsidDel="00321759">
            <w:rPr>
              <w:iCs/>
              <w:color w:val="44546A" w:themeColor="text2"/>
              <w:sz w:val="21"/>
              <w:szCs w:val="18"/>
              <w:rPrChange w:id="4301" w:author="jie sun" w:date="2018-04-11T17:41:00Z">
                <w:rPr>
                  <w:noProof/>
                </w:rPr>
              </w:rPrChange>
            </w:rPr>
            <w:delText>Working</w:delText>
          </w:r>
          <w:r w:rsidRPr="00F0688D" w:rsidDel="00321759">
            <w:rPr>
              <w:iCs/>
              <w:color w:val="44546A" w:themeColor="text2"/>
              <w:sz w:val="21"/>
              <w:szCs w:val="18"/>
              <w:rPrChange w:id="4302" w:author="jie sun" w:date="2018-04-11T17:41:00Z">
                <w:rPr/>
              </w:rPrChange>
            </w:rPr>
            <w:delText xml:space="preserve"> principle of a capacitive accelerometer: http://engineering-sciences.uniroma2.it/MENU/DOC/TESI/2013/2013_tesi%20NISTICO%20Andrea.pdf</w:delText>
          </w:r>
        </w:del>
      </w:ins>
    </w:p>
    <w:p w:rsidR="00CA1A44" w:rsidRPr="00F0688D" w:rsidDel="00321759" w:rsidRDefault="00CA1A44">
      <w:pPr>
        <w:pStyle w:val="Bibliography"/>
        <w:ind w:left="720" w:hanging="720"/>
        <w:rPr>
          <w:ins w:id="4303" w:author="jie sun" w:date="2018-04-08T20:17:00Z"/>
          <w:del w:id="4304" w:author="jie sun" w:date="2018-04-16T22:45:00Z"/>
          <w:iCs/>
          <w:color w:val="44546A" w:themeColor="text2"/>
          <w:sz w:val="21"/>
          <w:szCs w:val="18"/>
          <w:rPrChange w:id="4305" w:author="jie sun" w:date="2018-04-11T17:40:00Z">
            <w:rPr>
              <w:ins w:id="4306" w:author="jie sun" w:date="2018-04-08T20:17:00Z"/>
              <w:del w:id="4307" w:author="jie sun" w:date="2018-04-16T22:45:00Z"/>
              <w:noProof/>
            </w:rPr>
          </w:rPrChange>
        </w:rPr>
      </w:pPr>
      <w:ins w:id="4308" w:author="jie sun" w:date="2018-04-08T20:17:00Z">
        <w:del w:id="4309" w:author="jie sun" w:date="2018-04-16T22:45:00Z">
          <w:r w:rsidRPr="00F0688D" w:rsidDel="00321759">
            <w:rPr>
              <w:iCs/>
              <w:color w:val="44546A" w:themeColor="text2"/>
              <w:sz w:val="21"/>
              <w:szCs w:val="18"/>
              <w:rPrChange w:id="4310" w:author="jie sun" w:date="2018-04-11T17:40:00Z">
                <w:rPr>
                  <w:noProof/>
                </w:rPr>
              </w:rPrChange>
            </w:rPr>
            <w:delText xml:space="preserve">Oxforddictionaries. (Mid 19th century). </w:delText>
          </w:r>
          <w:r w:rsidRPr="00F0688D" w:rsidDel="00321759">
            <w:rPr>
              <w:iCs/>
              <w:color w:val="44546A" w:themeColor="text2"/>
              <w:sz w:val="21"/>
              <w:szCs w:val="18"/>
              <w:rPrChange w:id="4311" w:author="jie sun" w:date="2018-04-11T17:40:00Z">
                <w:rPr>
                  <w:i/>
                  <w:iCs/>
                  <w:noProof/>
                </w:rPr>
              </w:rPrChange>
            </w:rPr>
            <w:delText>gyroscope definition</w:delText>
          </w:r>
          <w:r w:rsidRPr="00F0688D" w:rsidDel="00321759">
            <w:rPr>
              <w:iCs/>
              <w:color w:val="44546A" w:themeColor="text2"/>
              <w:sz w:val="21"/>
              <w:szCs w:val="18"/>
              <w:rPrChange w:id="4312" w:author="jie sun" w:date="2018-04-11T17:40:00Z">
                <w:rPr>
                  <w:noProof/>
                </w:rPr>
              </w:rPrChange>
            </w:rPr>
            <w:delText>. Retrieved from oxforddictionaries: https://en.oxforddictionaries.com/definition/gyroscope</w:delText>
          </w:r>
        </w:del>
      </w:ins>
    </w:p>
    <w:p w:rsidR="00CA1A44" w:rsidRPr="00F0688D" w:rsidDel="00321759" w:rsidRDefault="00CA1A44">
      <w:pPr>
        <w:pStyle w:val="Bibliography"/>
        <w:ind w:left="720" w:hanging="720"/>
        <w:rPr>
          <w:ins w:id="4313" w:author="jie sun" w:date="2018-04-08T20:17:00Z"/>
          <w:del w:id="4314" w:author="jie sun" w:date="2018-04-16T22:45:00Z"/>
          <w:iCs/>
          <w:color w:val="44546A" w:themeColor="text2"/>
          <w:sz w:val="21"/>
          <w:szCs w:val="18"/>
          <w:rPrChange w:id="4315" w:author="jie sun" w:date="2018-04-11T17:40:00Z">
            <w:rPr>
              <w:ins w:id="4316" w:author="jie sun" w:date="2018-04-08T20:17:00Z"/>
              <w:del w:id="4317" w:author="jie sun" w:date="2018-04-16T22:45:00Z"/>
              <w:noProof/>
            </w:rPr>
          </w:rPrChange>
        </w:rPr>
      </w:pPr>
      <w:ins w:id="4318" w:author="jie sun" w:date="2018-04-08T20:17:00Z">
        <w:del w:id="4319" w:author="jie sun" w:date="2018-04-16T22:45:00Z">
          <w:r w:rsidRPr="00F0688D" w:rsidDel="00321759">
            <w:rPr>
              <w:iCs/>
              <w:color w:val="44546A" w:themeColor="text2"/>
              <w:sz w:val="21"/>
              <w:szCs w:val="18"/>
              <w:rPrChange w:id="4320" w:author="jie sun" w:date="2018-04-11T17:40:00Z">
                <w:rPr>
                  <w:noProof/>
                </w:rPr>
              </w:rPrChange>
            </w:rPr>
            <w:delText xml:space="preserve">Pieter-Jan. (2016, 9 6). </w:delText>
          </w:r>
          <w:r w:rsidRPr="00F0688D" w:rsidDel="00321759">
            <w:rPr>
              <w:iCs/>
              <w:color w:val="44546A" w:themeColor="text2"/>
              <w:sz w:val="21"/>
              <w:szCs w:val="18"/>
              <w:rPrChange w:id="4321" w:author="jie sun" w:date="2018-04-11T17:40:00Z">
                <w:rPr>
                  <w:i/>
                  <w:iCs/>
                  <w:noProof/>
                </w:rPr>
              </w:rPrChange>
            </w:rPr>
            <w:delText>Getting the angular position from gyroscope data</w:delText>
          </w:r>
          <w:r w:rsidRPr="00F0688D" w:rsidDel="00321759">
            <w:rPr>
              <w:iCs/>
              <w:color w:val="44546A" w:themeColor="text2"/>
              <w:sz w:val="21"/>
              <w:szCs w:val="18"/>
              <w:rPrChange w:id="4322" w:author="jie sun" w:date="2018-04-11T17:40:00Z">
                <w:rPr>
                  <w:noProof/>
                </w:rPr>
              </w:rPrChange>
            </w:rPr>
            <w:delText>. Retrieved from http://www.pieter-jan.com/node/7: http://www.pieter-jan.com/node/7</w:delText>
          </w:r>
        </w:del>
      </w:ins>
    </w:p>
    <w:p w:rsidR="00CA1A44" w:rsidRPr="00F0688D" w:rsidDel="00321759" w:rsidRDefault="00CA1A44">
      <w:pPr>
        <w:pStyle w:val="Bibliography"/>
        <w:ind w:left="720" w:hanging="720"/>
        <w:rPr>
          <w:ins w:id="4323" w:author="jie sun" w:date="2018-04-08T20:17:00Z"/>
          <w:del w:id="4324" w:author="jie sun" w:date="2018-04-16T22:45:00Z"/>
          <w:iCs/>
          <w:color w:val="44546A" w:themeColor="text2"/>
          <w:sz w:val="21"/>
          <w:szCs w:val="18"/>
          <w:rPrChange w:id="4325" w:author="jie sun" w:date="2018-04-11T17:40:00Z">
            <w:rPr>
              <w:ins w:id="4326" w:author="jie sun" w:date="2018-04-08T20:17:00Z"/>
              <w:del w:id="4327" w:author="jie sun" w:date="2018-04-16T22:45:00Z"/>
              <w:noProof/>
            </w:rPr>
          </w:rPrChange>
        </w:rPr>
      </w:pPr>
      <w:ins w:id="4328" w:author="jie sun" w:date="2018-04-08T20:17:00Z">
        <w:del w:id="4329" w:author="jie sun" w:date="2018-04-16T22:45:00Z">
          <w:r w:rsidRPr="00F0688D" w:rsidDel="00321759">
            <w:rPr>
              <w:iCs/>
              <w:color w:val="44546A" w:themeColor="text2"/>
              <w:sz w:val="21"/>
              <w:szCs w:val="18"/>
              <w:rPrChange w:id="4330" w:author="jie sun" w:date="2018-04-11T17:40:00Z">
                <w:rPr>
                  <w:noProof/>
                </w:rPr>
              </w:rPrChange>
            </w:rPr>
            <w:delText xml:space="preserve">Pigeon's nest. (n.d.). </w:delText>
          </w:r>
          <w:r w:rsidRPr="00F0688D" w:rsidDel="00321759">
            <w:rPr>
              <w:iCs/>
              <w:color w:val="44546A" w:themeColor="text2"/>
              <w:sz w:val="21"/>
              <w:szCs w:val="18"/>
              <w:rPrChange w:id="4331" w:author="jie sun" w:date="2018-04-11T17:40:00Z">
                <w:rPr>
                  <w:i/>
                  <w:iCs/>
                  <w:noProof/>
                </w:rPr>
              </w:rPrChange>
            </w:rPr>
            <w:delText>Gyroscope</w:delText>
          </w:r>
          <w:r w:rsidRPr="00F0688D" w:rsidDel="00321759">
            <w:rPr>
              <w:iCs/>
              <w:color w:val="44546A" w:themeColor="text2"/>
              <w:sz w:val="21"/>
              <w:szCs w:val="18"/>
              <w:rPrChange w:id="4332" w:author="jie sun" w:date="2018-04-11T17:40:00Z">
                <w:rPr>
                  <w:noProof/>
                </w:rPr>
              </w:rPrChange>
            </w:rPr>
            <w:delText>. Retrieved from Pigeonsnest: http://pigeonsnest.co.uk/stuff/howards-stuff/gyro/gyro.html</w:delText>
          </w:r>
        </w:del>
      </w:ins>
    </w:p>
    <w:p w:rsidR="00CA1A44" w:rsidRPr="00F0688D" w:rsidDel="00321759" w:rsidRDefault="00CA1A44">
      <w:pPr>
        <w:pStyle w:val="Bibliography"/>
        <w:ind w:left="720" w:hanging="720"/>
        <w:rPr>
          <w:ins w:id="4333" w:author="jie sun" w:date="2018-04-08T20:17:00Z"/>
          <w:del w:id="4334" w:author="jie sun" w:date="2018-04-16T22:45:00Z"/>
          <w:iCs/>
          <w:color w:val="44546A" w:themeColor="text2"/>
          <w:sz w:val="21"/>
          <w:szCs w:val="18"/>
          <w:rPrChange w:id="4335" w:author="jie sun" w:date="2018-04-11T17:40:00Z">
            <w:rPr>
              <w:ins w:id="4336" w:author="jie sun" w:date="2018-04-08T20:17:00Z"/>
              <w:del w:id="4337" w:author="jie sun" w:date="2018-04-16T22:45:00Z"/>
              <w:noProof/>
            </w:rPr>
          </w:rPrChange>
        </w:rPr>
      </w:pPr>
      <w:ins w:id="4338" w:author="jie sun" w:date="2018-04-08T20:17:00Z">
        <w:del w:id="4339" w:author="jie sun" w:date="2018-04-16T22:45:00Z">
          <w:r w:rsidRPr="00F0688D" w:rsidDel="00321759">
            <w:rPr>
              <w:iCs/>
              <w:color w:val="44546A" w:themeColor="text2"/>
              <w:sz w:val="21"/>
              <w:szCs w:val="18"/>
              <w:rPrChange w:id="4340" w:author="jie sun" w:date="2018-04-11T17:40:00Z">
                <w:rPr>
                  <w:noProof/>
                </w:rPr>
              </w:rPrChange>
            </w:rPr>
            <w:delText xml:space="preserve">Przemek. (2014, 11 27). </w:delText>
          </w:r>
          <w:r w:rsidRPr="00F0688D" w:rsidDel="00321759">
            <w:rPr>
              <w:iCs/>
              <w:color w:val="44546A" w:themeColor="text2"/>
              <w:sz w:val="21"/>
              <w:szCs w:val="18"/>
              <w:rPrChange w:id="4341" w:author="jie sun" w:date="2018-04-11T17:40:00Z">
                <w:rPr>
                  <w:i/>
                  <w:iCs/>
                  <w:noProof/>
                </w:rPr>
              </w:rPrChange>
            </w:rPr>
            <w:delText>Scanning rooms with an iPhone</w:delText>
          </w:r>
          <w:r w:rsidRPr="00F0688D" w:rsidDel="00321759">
            <w:rPr>
              <w:iCs/>
              <w:color w:val="44546A" w:themeColor="text2"/>
              <w:sz w:val="21"/>
              <w:szCs w:val="18"/>
              <w:rPrChange w:id="4342" w:author="jie sun" w:date="2018-04-11T17:40:00Z">
                <w:rPr>
                  <w:noProof/>
                </w:rPr>
              </w:rPrChange>
            </w:rPr>
            <w:delText>. Retrieved from nomtek: https://www.nomtek.com/scanning-rooms-with-an-iphone/</w:delText>
          </w:r>
        </w:del>
      </w:ins>
    </w:p>
    <w:p w:rsidR="00CA1A44" w:rsidRPr="00F0688D" w:rsidDel="00321759" w:rsidRDefault="00CA1A44">
      <w:pPr>
        <w:pStyle w:val="Bibliography"/>
        <w:ind w:left="720" w:hanging="720"/>
        <w:rPr>
          <w:ins w:id="4343" w:author="jie sun" w:date="2018-04-08T20:17:00Z"/>
          <w:del w:id="4344" w:author="jie sun" w:date="2018-04-16T22:45:00Z"/>
          <w:iCs/>
          <w:color w:val="44546A" w:themeColor="text2"/>
          <w:sz w:val="21"/>
          <w:szCs w:val="18"/>
          <w:rPrChange w:id="4345" w:author="jie sun" w:date="2018-04-11T17:40:00Z">
            <w:rPr>
              <w:ins w:id="4346" w:author="jie sun" w:date="2018-04-08T20:17:00Z"/>
              <w:del w:id="4347" w:author="jie sun" w:date="2018-04-16T22:45:00Z"/>
              <w:noProof/>
            </w:rPr>
          </w:rPrChange>
        </w:rPr>
      </w:pPr>
      <w:ins w:id="4348" w:author="jie sun" w:date="2018-04-08T20:17:00Z">
        <w:del w:id="4349" w:author="jie sun" w:date="2018-04-16T22:45:00Z">
          <w:r w:rsidRPr="00F0688D" w:rsidDel="00321759">
            <w:rPr>
              <w:iCs/>
              <w:color w:val="44546A" w:themeColor="text2"/>
              <w:sz w:val="21"/>
              <w:szCs w:val="18"/>
              <w:rPrChange w:id="4350" w:author="jie sun" w:date="2018-04-11T17:40:00Z">
                <w:rPr>
                  <w:noProof/>
                </w:rPr>
              </w:rPrChange>
            </w:rPr>
            <w:delText xml:space="preserve">Wilimedia. (2006, Oct 4). </w:delText>
          </w:r>
          <w:r w:rsidRPr="00F0688D" w:rsidDel="00321759">
            <w:rPr>
              <w:iCs/>
              <w:color w:val="44546A" w:themeColor="text2"/>
              <w:sz w:val="21"/>
              <w:szCs w:val="18"/>
              <w:rPrChange w:id="4351" w:author="jie sun" w:date="2018-04-11T17:40:00Z">
                <w:rPr>
                  <w:i/>
                  <w:iCs/>
                  <w:noProof/>
                </w:rPr>
              </w:rPrChange>
            </w:rPr>
            <w:delText>3D Gyroscope.png</w:delText>
          </w:r>
          <w:r w:rsidRPr="00F0688D" w:rsidDel="00321759">
            <w:rPr>
              <w:iCs/>
              <w:color w:val="44546A" w:themeColor="text2"/>
              <w:sz w:val="21"/>
              <w:szCs w:val="18"/>
              <w:rPrChange w:id="4352" w:author="jie sun" w:date="2018-04-11T17:40:00Z">
                <w:rPr>
                  <w:noProof/>
                </w:rPr>
              </w:rPrChange>
            </w:rPr>
            <w:delText>. Retrieved from Wilimedia: https://commons.wikimedia.org/wiki/File:3D_Gyroscope.png</w:delText>
          </w:r>
        </w:del>
      </w:ins>
    </w:p>
    <w:p w:rsidR="00CA1A44" w:rsidRPr="00F0688D" w:rsidDel="00321759" w:rsidRDefault="00CA1A44">
      <w:pPr>
        <w:pStyle w:val="Bibliography"/>
        <w:ind w:left="720" w:hanging="720"/>
        <w:rPr>
          <w:ins w:id="4353" w:author="jie sun" w:date="2018-04-08T20:17:00Z"/>
          <w:del w:id="4354" w:author="jie sun" w:date="2018-04-16T22:45:00Z"/>
          <w:iCs/>
          <w:color w:val="44546A" w:themeColor="text2"/>
          <w:sz w:val="21"/>
          <w:szCs w:val="18"/>
          <w:rPrChange w:id="4355" w:author="jie sun" w:date="2018-04-11T17:40:00Z">
            <w:rPr>
              <w:ins w:id="4356" w:author="jie sun" w:date="2018-04-08T20:17:00Z"/>
              <w:del w:id="4357" w:author="jie sun" w:date="2018-04-16T22:45:00Z"/>
              <w:noProof/>
            </w:rPr>
          </w:rPrChange>
        </w:rPr>
      </w:pPr>
      <w:ins w:id="4358" w:author="jie sun" w:date="2018-04-08T20:17:00Z">
        <w:del w:id="4359" w:author="jie sun" w:date="2018-04-16T22:45:00Z">
          <w:r w:rsidRPr="00F0688D" w:rsidDel="00321759">
            <w:rPr>
              <w:iCs/>
              <w:color w:val="44546A" w:themeColor="text2"/>
              <w:sz w:val="21"/>
              <w:szCs w:val="18"/>
              <w:rPrChange w:id="4360" w:author="jie sun" w:date="2018-04-11T17:40:00Z">
                <w:rPr>
                  <w:noProof/>
                </w:rPr>
              </w:rPrChange>
            </w:rPr>
            <w:delText xml:space="preserve">YingWen, B. (2014). </w:delText>
          </w:r>
          <w:r w:rsidRPr="00F0688D" w:rsidDel="00321759">
            <w:rPr>
              <w:iCs/>
              <w:color w:val="44546A" w:themeColor="text2"/>
              <w:sz w:val="21"/>
              <w:szCs w:val="18"/>
              <w:rPrChange w:id="4361" w:author="jie sun" w:date="2018-04-11T17:40:00Z">
                <w:rPr>
                  <w:i/>
                  <w:iCs/>
                  <w:noProof/>
                </w:rPr>
              </w:rPrChange>
            </w:rPr>
            <w:delText>http://ieeexplore.ieee.org/document/6901041/.</w:delText>
          </w:r>
          <w:r w:rsidRPr="00F0688D" w:rsidDel="00321759">
            <w:rPr>
              <w:iCs/>
              <w:color w:val="44546A" w:themeColor="text2"/>
              <w:sz w:val="21"/>
              <w:szCs w:val="18"/>
              <w:rPrChange w:id="4362" w:author="jie sun" w:date="2018-04-11T17:40:00Z">
                <w:rPr>
                  <w:noProof/>
                </w:rPr>
              </w:rPrChange>
            </w:rPr>
            <w:delText xml:space="preserve"> Retrieved from ieeexplore.ieee.org: http://ieeexplore.ieee.org/document/6901041/</w:delText>
          </w:r>
        </w:del>
      </w:ins>
    </w:p>
    <w:p w:rsidR="00CA1A44" w:rsidRPr="00F0688D" w:rsidDel="00321759" w:rsidRDefault="00CA1A44">
      <w:pPr>
        <w:pStyle w:val="Bibliography"/>
        <w:ind w:left="720" w:hanging="720"/>
        <w:rPr>
          <w:ins w:id="4363" w:author="jie sun" w:date="2018-04-08T20:17:00Z"/>
          <w:del w:id="4364" w:author="jie sun" w:date="2018-04-16T22:45:00Z"/>
          <w:iCs/>
          <w:color w:val="44546A" w:themeColor="text2"/>
          <w:sz w:val="21"/>
          <w:szCs w:val="18"/>
          <w:rPrChange w:id="4365" w:author="jie sun" w:date="2018-04-11T17:40:00Z">
            <w:rPr>
              <w:ins w:id="4366" w:author="jie sun" w:date="2018-04-08T20:17:00Z"/>
              <w:del w:id="4367" w:author="jie sun" w:date="2018-04-16T22:45:00Z"/>
              <w:noProof/>
            </w:rPr>
          </w:rPrChange>
        </w:rPr>
      </w:pPr>
      <w:ins w:id="4368" w:author="jie sun" w:date="2018-04-08T20:17:00Z">
        <w:del w:id="4369" w:author="jie sun" w:date="2018-04-16T22:45:00Z">
          <w:r w:rsidRPr="00F0688D" w:rsidDel="00321759">
            <w:rPr>
              <w:iCs/>
              <w:color w:val="44546A" w:themeColor="text2"/>
              <w:sz w:val="21"/>
              <w:szCs w:val="18"/>
              <w:rPrChange w:id="4370" w:author="jie sun" w:date="2018-04-11T17:40:00Z">
                <w:rPr>
                  <w:noProof/>
                </w:rPr>
              </w:rPrChange>
            </w:rPr>
            <w:delText xml:space="preserve">Zhao, N. (2008). </w:delText>
          </w:r>
          <w:r w:rsidRPr="00F0688D" w:rsidDel="00321759">
            <w:rPr>
              <w:iCs/>
              <w:color w:val="44546A" w:themeColor="text2"/>
              <w:sz w:val="21"/>
              <w:szCs w:val="18"/>
              <w:rPrChange w:id="4371" w:author="jie sun" w:date="2018-04-11T17:40:00Z">
                <w:rPr>
                  <w:i/>
                  <w:iCs/>
                  <w:noProof/>
                </w:rPr>
              </w:rPrChange>
            </w:rPr>
            <w:delText>Understanding the Model.</w:delText>
          </w:r>
          <w:r w:rsidRPr="00F0688D" w:rsidDel="00321759">
            <w:rPr>
              <w:iCs/>
              <w:color w:val="44546A" w:themeColor="text2"/>
              <w:sz w:val="21"/>
              <w:szCs w:val="18"/>
              <w:rPrChange w:id="4372" w:author="jie sun" w:date="2018-04-11T17:40:00Z">
                <w:rPr>
                  <w:noProof/>
                </w:rPr>
              </w:rPrChange>
            </w:rPr>
            <w:delText xml:space="preserve"> Retrieved from Analog dialogue: http://www.analog.com/en/analog-dialogue/articles/pedometer-design-3-axis-digital-acceler.html</w:delText>
          </w:r>
        </w:del>
      </w:ins>
    </w:p>
    <w:p w:rsidR="00CA1A44" w:rsidRPr="00B3406A" w:rsidDel="00321759" w:rsidRDefault="00CA1A44">
      <w:pPr>
        <w:pStyle w:val="Bibliography"/>
        <w:ind w:left="720" w:hanging="720"/>
        <w:rPr>
          <w:del w:id="4373" w:author="jie sun" w:date="2018-04-16T22:45:00Z"/>
        </w:rPr>
        <w:pPrChange w:id="4374" w:author="jie sun" w:date="2018-04-11T17:41:00Z">
          <w:pPr>
            <w:pStyle w:val="EndnoteText"/>
          </w:pPr>
        </w:pPrChange>
      </w:pPr>
      <w:ins w:id="4375" w:author="jie sun" w:date="2018-04-08T20:17:00Z">
        <w:del w:id="4376" w:author="jie sun" w:date="2018-04-16T22:45:00Z">
          <w:r w:rsidRPr="00F0688D" w:rsidDel="00321759">
            <w:rPr>
              <w:iCs/>
              <w:color w:val="44546A" w:themeColor="text2"/>
              <w:sz w:val="21"/>
              <w:szCs w:val="18"/>
              <w:rPrChange w:id="4377" w:author="jie sun" w:date="2018-04-11T17:40:00Z">
                <w:rPr/>
              </w:rPrChange>
            </w:rPr>
            <w:fldChar w:fldCharType="end"/>
          </w:r>
        </w:del>
      </w:ins>
    </w:p>
  </w:endnote>
  <w:endnote w:id="5">
    <w:p w:rsidR="00CA1A44" w:rsidDel="00021E90" w:rsidRDefault="00CA1A44">
      <w:pPr>
        <w:pStyle w:val="Caption"/>
        <w:snapToGrid w:val="0"/>
        <w:rPr>
          <w:del w:id="4940" w:author="jie sun" w:date="2018-04-08T19:39:00Z"/>
        </w:rPr>
        <w:pPrChange w:id="4941" w:author="像个男人一样" w:date="2018-03-22T12:12:00Z">
          <w:pPr>
            <w:pStyle w:val="EndnoteText"/>
          </w:pPr>
        </w:pPrChange>
      </w:pPr>
      <w:ins w:id="4942" w:author="像个男人一样" w:date="2018-03-22T12:12:00Z">
        <w:del w:id="4943" w:author="jie sun" w:date="2018-04-08T19:39:00Z">
          <w:r w:rsidDel="00021E90">
            <w:rPr>
              <w:rStyle w:val="EndnoteReference"/>
            </w:rPr>
            <w:delText>[</w:delText>
          </w:r>
          <w:r w:rsidDel="00021E90">
            <w:rPr>
              <w:rStyle w:val="EndnoteReference"/>
            </w:rPr>
            <w:endnoteRef/>
          </w:r>
          <w:r w:rsidDel="00021E90">
            <w:rPr>
              <w:rStyle w:val="EndnoteReference"/>
            </w:rPr>
            <w:delText>]</w:delText>
          </w:r>
          <w:r w:rsidDel="00021E90">
            <w:delText xml:space="preserve"> Pieter-jan.com. (2018). Getting the angular position from gyroscope data | Pieter-Jan.com. [online] Available at: http://www.pieter-jan.com/node/7 [Accessed 21 Mar. 2018].</w:delText>
          </w:r>
        </w:del>
      </w:ins>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DengXian">
    <w:altName w:val="等线"/>
    <w:panose1 w:val="02010600030101010101"/>
    <w:charset w:val="86"/>
    <w:family w:val="script"/>
    <w:pitch w:val="fixed"/>
    <w:sig w:usb0="800002BF" w:usb1="38CF7CFA" w:usb2="00000016" w:usb3="00000000" w:csb0="00040001"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ookman Old Style">
    <w:altName w:val="Segoe Print"/>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PingFang SC">
    <w:altName w:val="Segoe Print"/>
    <w:charset w:val="00"/>
    <w:family w:val="auto"/>
    <w:pitch w:val="default"/>
  </w:font>
  <w:font w:name="Microsoft YaHei">
    <w:altName w:val="微软雅黑"/>
    <w:panose1 w:val="020B0503020204020204"/>
    <w:charset w:val="86"/>
    <w:family w:val="swiss"/>
    <w:pitch w:val="variable"/>
    <w:sig w:usb0="80000287" w:usb1="2ACF3C50" w:usb2="00000016" w:usb3="00000000" w:csb0="0004001F" w:csb1="00000000"/>
  </w:font>
  <w:font w:name="zuoyeFont_mathFont">
    <w:altName w:val="Segoe Print"/>
    <w:charset w:val="00"/>
    <w:family w:val="auto"/>
    <w:pitch w:val="default"/>
  </w:font>
  <w:font w:name="NSimSun">
    <w:panose1 w:val="02010609030101010101"/>
    <w:charset w:val="86"/>
    <w:family w:val="modern"/>
    <w:pitch w:val="fixed"/>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8916" w:author="jie sun" w:date="2018-04-19T15:23:00Z"/>
  <w:sdt>
    <w:sdtPr>
      <w:id w:val="1743515047"/>
      <w:docPartObj>
        <w:docPartGallery w:val="Page Numbers (Bottom of Page)"/>
        <w:docPartUnique/>
      </w:docPartObj>
    </w:sdtPr>
    <w:sdtEndPr>
      <w:rPr>
        <w:noProof/>
      </w:rPr>
    </w:sdtEndPr>
    <w:sdtContent>
      <w:customXmlInsRangeEnd w:id="8916"/>
      <w:p w:rsidR="00CA1A44" w:rsidRDefault="00CA1A44">
        <w:pPr>
          <w:pStyle w:val="Footer"/>
          <w:jc w:val="center"/>
          <w:rPr>
            <w:ins w:id="8917" w:author="jie sun" w:date="2018-04-19T15:23:00Z"/>
          </w:rPr>
        </w:pPr>
        <w:ins w:id="8918" w:author="jie sun" w:date="2018-04-19T15:23:00Z">
          <w:r>
            <w:fldChar w:fldCharType="begin"/>
          </w:r>
          <w:r>
            <w:instrText xml:space="preserve"> PAGE   \* MERGEFORMAT </w:instrText>
          </w:r>
          <w:r>
            <w:fldChar w:fldCharType="separate"/>
          </w:r>
        </w:ins>
        <w:r w:rsidR="00290E4B">
          <w:rPr>
            <w:noProof/>
          </w:rPr>
          <w:t>40</w:t>
        </w:r>
        <w:ins w:id="8919" w:author="jie sun" w:date="2018-04-19T15:23:00Z">
          <w:r>
            <w:rPr>
              <w:noProof/>
            </w:rPr>
            <w:fldChar w:fldCharType="end"/>
          </w:r>
        </w:ins>
      </w:p>
      <w:customXmlInsRangeStart w:id="8920" w:author="jie sun" w:date="2018-04-19T15:23:00Z"/>
    </w:sdtContent>
  </w:sdt>
  <w:customXmlInsRangeEnd w:id="8920"/>
  <w:p w:rsidR="00CA1A44" w:rsidRDefault="00CA1A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1A44" w:rsidRDefault="00CA1A44"/>
  </w:footnote>
  <w:footnote w:type="continuationSeparator" w:id="0">
    <w:p w:rsidR="00CA1A44" w:rsidRDefault="00CA1A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61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5CA4ED9"/>
    <w:multiLevelType w:val="multilevel"/>
    <w:tmpl w:val="05CA4ED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A15DB4"/>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84C4843"/>
    <w:multiLevelType w:val="multilevel"/>
    <w:tmpl w:val="184C48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1D2835E9"/>
    <w:multiLevelType w:val="multilevel"/>
    <w:tmpl w:val="1D2835E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5DE971E1"/>
    <w:multiLevelType w:val="multilevel"/>
    <w:tmpl w:val="5DE971E1"/>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794F2585"/>
    <w:multiLevelType w:val="multilevel"/>
    <w:tmpl w:val="07A15D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5"/>
  </w:num>
  <w:num w:numId="8">
    <w:abstractNumId w:val="5"/>
  </w:num>
  <w:num w:numId="9">
    <w:abstractNumId w:val="5"/>
  </w:num>
  <w:num w:numId="10">
    <w:abstractNumId w:val="5"/>
  </w:num>
  <w:num w:numId="11">
    <w:abstractNumId w:val="5"/>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ie sun">
    <w15:presenceInfo w15:providerId="Windows Live" w15:userId="b80ef1c7f51ba404"/>
  </w15:person>
  <w15:person w15:author="JIE  SUN">
    <w15:presenceInfo w15:providerId="None" w15:userId="JIE  S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noPunctuationKerning/>
  <w:characterSpacingControl w:val="doNotCompress"/>
  <w:footnotePr>
    <w:footnote w:id="-1"/>
    <w:footnote w:id="0"/>
  </w:footnotePr>
  <w:endnotePr>
    <w:numFmt w:val="decimal"/>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039"/>
    <w:rsid w:val="0000199A"/>
    <w:rsid w:val="00003A5C"/>
    <w:rsid w:val="00003BE4"/>
    <w:rsid w:val="00004504"/>
    <w:rsid w:val="0000483C"/>
    <w:rsid w:val="00004F0B"/>
    <w:rsid w:val="00012EAD"/>
    <w:rsid w:val="00015AC0"/>
    <w:rsid w:val="00015E73"/>
    <w:rsid w:val="000169CE"/>
    <w:rsid w:val="00016B83"/>
    <w:rsid w:val="00017A13"/>
    <w:rsid w:val="000205F1"/>
    <w:rsid w:val="00021E90"/>
    <w:rsid w:val="00024ABE"/>
    <w:rsid w:val="00025179"/>
    <w:rsid w:val="0002788E"/>
    <w:rsid w:val="0003102B"/>
    <w:rsid w:val="000356A2"/>
    <w:rsid w:val="0003650B"/>
    <w:rsid w:val="00036E98"/>
    <w:rsid w:val="00037A73"/>
    <w:rsid w:val="000417EC"/>
    <w:rsid w:val="000420FB"/>
    <w:rsid w:val="00042C68"/>
    <w:rsid w:val="00044484"/>
    <w:rsid w:val="00044710"/>
    <w:rsid w:val="0004567E"/>
    <w:rsid w:val="00046079"/>
    <w:rsid w:val="00046541"/>
    <w:rsid w:val="00047127"/>
    <w:rsid w:val="00047568"/>
    <w:rsid w:val="000479D9"/>
    <w:rsid w:val="000506D4"/>
    <w:rsid w:val="00051A41"/>
    <w:rsid w:val="00053383"/>
    <w:rsid w:val="00054FC9"/>
    <w:rsid w:val="00055976"/>
    <w:rsid w:val="000576B6"/>
    <w:rsid w:val="0005799F"/>
    <w:rsid w:val="00057A58"/>
    <w:rsid w:val="00057D1E"/>
    <w:rsid w:val="00061F63"/>
    <w:rsid w:val="00062834"/>
    <w:rsid w:val="00063CB2"/>
    <w:rsid w:val="00064460"/>
    <w:rsid w:val="00067134"/>
    <w:rsid w:val="00067759"/>
    <w:rsid w:val="00067905"/>
    <w:rsid w:val="000704C4"/>
    <w:rsid w:val="00071A45"/>
    <w:rsid w:val="00071E71"/>
    <w:rsid w:val="000721EA"/>
    <w:rsid w:val="000727F8"/>
    <w:rsid w:val="000743A8"/>
    <w:rsid w:val="00074B9F"/>
    <w:rsid w:val="00075579"/>
    <w:rsid w:val="000820B3"/>
    <w:rsid w:val="00083757"/>
    <w:rsid w:val="00083FE7"/>
    <w:rsid w:val="0008451D"/>
    <w:rsid w:val="00084FC2"/>
    <w:rsid w:val="000853D9"/>
    <w:rsid w:val="000867BB"/>
    <w:rsid w:val="00086E71"/>
    <w:rsid w:val="000915FB"/>
    <w:rsid w:val="00091B1E"/>
    <w:rsid w:val="000920EF"/>
    <w:rsid w:val="00094865"/>
    <w:rsid w:val="000A09FC"/>
    <w:rsid w:val="000A0C92"/>
    <w:rsid w:val="000A34BF"/>
    <w:rsid w:val="000A4135"/>
    <w:rsid w:val="000A497F"/>
    <w:rsid w:val="000A6221"/>
    <w:rsid w:val="000A65FF"/>
    <w:rsid w:val="000B0543"/>
    <w:rsid w:val="000B0961"/>
    <w:rsid w:val="000B1BF5"/>
    <w:rsid w:val="000B35FE"/>
    <w:rsid w:val="000B54BC"/>
    <w:rsid w:val="000B693B"/>
    <w:rsid w:val="000B743A"/>
    <w:rsid w:val="000B7642"/>
    <w:rsid w:val="000B7B42"/>
    <w:rsid w:val="000C0348"/>
    <w:rsid w:val="000C1879"/>
    <w:rsid w:val="000C21BF"/>
    <w:rsid w:val="000C5C32"/>
    <w:rsid w:val="000C5D38"/>
    <w:rsid w:val="000D05EE"/>
    <w:rsid w:val="000D1577"/>
    <w:rsid w:val="000D197A"/>
    <w:rsid w:val="000E4C16"/>
    <w:rsid w:val="000E4DAF"/>
    <w:rsid w:val="000E4E5A"/>
    <w:rsid w:val="000E6500"/>
    <w:rsid w:val="000E65AB"/>
    <w:rsid w:val="000E6656"/>
    <w:rsid w:val="000E6AB3"/>
    <w:rsid w:val="000F3C45"/>
    <w:rsid w:val="000F5157"/>
    <w:rsid w:val="000F548A"/>
    <w:rsid w:val="000F5689"/>
    <w:rsid w:val="000F7091"/>
    <w:rsid w:val="00100CE8"/>
    <w:rsid w:val="00100EBA"/>
    <w:rsid w:val="00101063"/>
    <w:rsid w:val="00101086"/>
    <w:rsid w:val="001010E9"/>
    <w:rsid w:val="00101DC6"/>
    <w:rsid w:val="00102BFD"/>
    <w:rsid w:val="001054D6"/>
    <w:rsid w:val="001059C4"/>
    <w:rsid w:val="00105BB9"/>
    <w:rsid w:val="00107265"/>
    <w:rsid w:val="00114163"/>
    <w:rsid w:val="00114CE9"/>
    <w:rsid w:val="0011581D"/>
    <w:rsid w:val="00116DF2"/>
    <w:rsid w:val="001173BD"/>
    <w:rsid w:val="00120EDD"/>
    <w:rsid w:val="0012193D"/>
    <w:rsid w:val="00122733"/>
    <w:rsid w:val="001227F2"/>
    <w:rsid w:val="0012544E"/>
    <w:rsid w:val="00125910"/>
    <w:rsid w:val="00127E5E"/>
    <w:rsid w:val="00130F95"/>
    <w:rsid w:val="001322C3"/>
    <w:rsid w:val="00132A65"/>
    <w:rsid w:val="00134162"/>
    <w:rsid w:val="00136A7C"/>
    <w:rsid w:val="0013726F"/>
    <w:rsid w:val="001403E8"/>
    <w:rsid w:val="00140A81"/>
    <w:rsid w:val="00140E52"/>
    <w:rsid w:val="00140F6A"/>
    <w:rsid w:val="00141A87"/>
    <w:rsid w:val="001444AF"/>
    <w:rsid w:val="00145899"/>
    <w:rsid w:val="001460D8"/>
    <w:rsid w:val="00147746"/>
    <w:rsid w:val="0015161D"/>
    <w:rsid w:val="001540FD"/>
    <w:rsid w:val="0015456B"/>
    <w:rsid w:val="00155771"/>
    <w:rsid w:val="00156B43"/>
    <w:rsid w:val="001603D2"/>
    <w:rsid w:val="00160E1D"/>
    <w:rsid w:val="00162520"/>
    <w:rsid w:val="00163D68"/>
    <w:rsid w:val="00164A7B"/>
    <w:rsid w:val="0016544F"/>
    <w:rsid w:val="001668E1"/>
    <w:rsid w:val="00171ADE"/>
    <w:rsid w:val="00172B7C"/>
    <w:rsid w:val="0017364C"/>
    <w:rsid w:val="001739AD"/>
    <w:rsid w:val="00175243"/>
    <w:rsid w:val="0017596E"/>
    <w:rsid w:val="00175F76"/>
    <w:rsid w:val="0017772C"/>
    <w:rsid w:val="00177AC7"/>
    <w:rsid w:val="001805A5"/>
    <w:rsid w:val="00180FFF"/>
    <w:rsid w:val="00183634"/>
    <w:rsid w:val="001840BB"/>
    <w:rsid w:val="001848BB"/>
    <w:rsid w:val="001848D9"/>
    <w:rsid w:val="00184C75"/>
    <w:rsid w:val="00185706"/>
    <w:rsid w:val="00187143"/>
    <w:rsid w:val="00193282"/>
    <w:rsid w:val="00195625"/>
    <w:rsid w:val="00195660"/>
    <w:rsid w:val="00195668"/>
    <w:rsid w:val="00195F6E"/>
    <w:rsid w:val="00197319"/>
    <w:rsid w:val="001976D7"/>
    <w:rsid w:val="001A0132"/>
    <w:rsid w:val="001A11EC"/>
    <w:rsid w:val="001B0755"/>
    <w:rsid w:val="001B0C83"/>
    <w:rsid w:val="001B2669"/>
    <w:rsid w:val="001B3E71"/>
    <w:rsid w:val="001B4462"/>
    <w:rsid w:val="001B5BAC"/>
    <w:rsid w:val="001C0309"/>
    <w:rsid w:val="001C0620"/>
    <w:rsid w:val="001C566E"/>
    <w:rsid w:val="001C795D"/>
    <w:rsid w:val="001D0C83"/>
    <w:rsid w:val="001D1EE1"/>
    <w:rsid w:val="001D247A"/>
    <w:rsid w:val="001D281C"/>
    <w:rsid w:val="001D307D"/>
    <w:rsid w:val="001D3330"/>
    <w:rsid w:val="001D5002"/>
    <w:rsid w:val="001D79B5"/>
    <w:rsid w:val="001D7E1A"/>
    <w:rsid w:val="001E320F"/>
    <w:rsid w:val="001E3A86"/>
    <w:rsid w:val="001E419C"/>
    <w:rsid w:val="001E6575"/>
    <w:rsid w:val="001E6BDA"/>
    <w:rsid w:val="001E73E4"/>
    <w:rsid w:val="001F082D"/>
    <w:rsid w:val="001F37DA"/>
    <w:rsid w:val="001F3B3F"/>
    <w:rsid w:val="001F421E"/>
    <w:rsid w:val="001F466F"/>
    <w:rsid w:val="001F69FC"/>
    <w:rsid w:val="002000DA"/>
    <w:rsid w:val="00202879"/>
    <w:rsid w:val="00210927"/>
    <w:rsid w:val="002126F1"/>
    <w:rsid w:val="00212EB1"/>
    <w:rsid w:val="00213A23"/>
    <w:rsid w:val="00215C91"/>
    <w:rsid w:val="0022000B"/>
    <w:rsid w:val="00223FED"/>
    <w:rsid w:val="002244A0"/>
    <w:rsid w:val="002244F1"/>
    <w:rsid w:val="00225012"/>
    <w:rsid w:val="0022501E"/>
    <w:rsid w:val="002258D4"/>
    <w:rsid w:val="00231287"/>
    <w:rsid w:val="002324A0"/>
    <w:rsid w:val="002444D0"/>
    <w:rsid w:val="00244980"/>
    <w:rsid w:val="00245466"/>
    <w:rsid w:val="002454FD"/>
    <w:rsid w:val="00245B33"/>
    <w:rsid w:val="00245CAE"/>
    <w:rsid w:val="002462E7"/>
    <w:rsid w:val="00246CFE"/>
    <w:rsid w:val="0025008F"/>
    <w:rsid w:val="00252560"/>
    <w:rsid w:val="00252BC6"/>
    <w:rsid w:val="002539C6"/>
    <w:rsid w:val="002554D1"/>
    <w:rsid w:val="00256375"/>
    <w:rsid w:val="00256536"/>
    <w:rsid w:val="002600DC"/>
    <w:rsid w:val="002624CD"/>
    <w:rsid w:val="0026271D"/>
    <w:rsid w:val="00263712"/>
    <w:rsid w:val="00264CC3"/>
    <w:rsid w:val="00264EDD"/>
    <w:rsid w:val="00265D81"/>
    <w:rsid w:val="0026623F"/>
    <w:rsid w:val="0026693E"/>
    <w:rsid w:val="002677D5"/>
    <w:rsid w:val="00273D37"/>
    <w:rsid w:val="00274455"/>
    <w:rsid w:val="002744F0"/>
    <w:rsid w:val="0028136C"/>
    <w:rsid w:val="00282F7D"/>
    <w:rsid w:val="002838D6"/>
    <w:rsid w:val="00283E36"/>
    <w:rsid w:val="00285914"/>
    <w:rsid w:val="00285C0D"/>
    <w:rsid w:val="0029057A"/>
    <w:rsid w:val="00290BFF"/>
    <w:rsid w:val="00290E4B"/>
    <w:rsid w:val="002910AD"/>
    <w:rsid w:val="00291712"/>
    <w:rsid w:val="00295617"/>
    <w:rsid w:val="00295CDE"/>
    <w:rsid w:val="002969C2"/>
    <w:rsid w:val="002A1759"/>
    <w:rsid w:val="002A23B8"/>
    <w:rsid w:val="002A37FC"/>
    <w:rsid w:val="002A4003"/>
    <w:rsid w:val="002A4B71"/>
    <w:rsid w:val="002A4CE9"/>
    <w:rsid w:val="002A6585"/>
    <w:rsid w:val="002B0076"/>
    <w:rsid w:val="002B15FA"/>
    <w:rsid w:val="002B2555"/>
    <w:rsid w:val="002B27CA"/>
    <w:rsid w:val="002B3AFB"/>
    <w:rsid w:val="002B4584"/>
    <w:rsid w:val="002B45ED"/>
    <w:rsid w:val="002B4E1E"/>
    <w:rsid w:val="002B59CF"/>
    <w:rsid w:val="002B7EE5"/>
    <w:rsid w:val="002C4D98"/>
    <w:rsid w:val="002C570E"/>
    <w:rsid w:val="002C6FB4"/>
    <w:rsid w:val="002D004A"/>
    <w:rsid w:val="002D05C8"/>
    <w:rsid w:val="002D1D44"/>
    <w:rsid w:val="002D3D78"/>
    <w:rsid w:val="002D440E"/>
    <w:rsid w:val="002E0B5A"/>
    <w:rsid w:val="002E2ACC"/>
    <w:rsid w:val="002E75D3"/>
    <w:rsid w:val="002F0EA0"/>
    <w:rsid w:val="002F1733"/>
    <w:rsid w:val="002F3B5C"/>
    <w:rsid w:val="002F42AB"/>
    <w:rsid w:val="002F47AE"/>
    <w:rsid w:val="00306C7B"/>
    <w:rsid w:val="003104D7"/>
    <w:rsid w:val="003106C9"/>
    <w:rsid w:val="003108E2"/>
    <w:rsid w:val="00311047"/>
    <w:rsid w:val="003138CC"/>
    <w:rsid w:val="003141EB"/>
    <w:rsid w:val="0031424B"/>
    <w:rsid w:val="003149DC"/>
    <w:rsid w:val="003150A2"/>
    <w:rsid w:val="00315D27"/>
    <w:rsid w:val="00316375"/>
    <w:rsid w:val="00316A4B"/>
    <w:rsid w:val="003175CE"/>
    <w:rsid w:val="00317F10"/>
    <w:rsid w:val="00321759"/>
    <w:rsid w:val="003224E8"/>
    <w:rsid w:val="00323B61"/>
    <w:rsid w:val="00325963"/>
    <w:rsid w:val="00327127"/>
    <w:rsid w:val="00334BEE"/>
    <w:rsid w:val="00337765"/>
    <w:rsid w:val="00345230"/>
    <w:rsid w:val="003507B3"/>
    <w:rsid w:val="00351794"/>
    <w:rsid w:val="003517F6"/>
    <w:rsid w:val="00353E0A"/>
    <w:rsid w:val="003566E5"/>
    <w:rsid w:val="0036186A"/>
    <w:rsid w:val="00365076"/>
    <w:rsid w:val="00365DE8"/>
    <w:rsid w:val="00366A7C"/>
    <w:rsid w:val="003702BE"/>
    <w:rsid w:val="00370500"/>
    <w:rsid w:val="00370D68"/>
    <w:rsid w:val="00372C54"/>
    <w:rsid w:val="00373EF7"/>
    <w:rsid w:val="00374085"/>
    <w:rsid w:val="00377783"/>
    <w:rsid w:val="00382DA8"/>
    <w:rsid w:val="003840FE"/>
    <w:rsid w:val="00393432"/>
    <w:rsid w:val="0039577D"/>
    <w:rsid w:val="0039622E"/>
    <w:rsid w:val="00396BC8"/>
    <w:rsid w:val="003973E0"/>
    <w:rsid w:val="00397CA3"/>
    <w:rsid w:val="003A0FC9"/>
    <w:rsid w:val="003A3C90"/>
    <w:rsid w:val="003A402E"/>
    <w:rsid w:val="003A487F"/>
    <w:rsid w:val="003A652C"/>
    <w:rsid w:val="003A6858"/>
    <w:rsid w:val="003A695D"/>
    <w:rsid w:val="003A72EB"/>
    <w:rsid w:val="003A7DD6"/>
    <w:rsid w:val="003B16B7"/>
    <w:rsid w:val="003B2570"/>
    <w:rsid w:val="003B32C1"/>
    <w:rsid w:val="003B36F1"/>
    <w:rsid w:val="003B3D83"/>
    <w:rsid w:val="003B49F1"/>
    <w:rsid w:val="003B5070"/>
    <w:rsid w:val="003B5408"/>
    <w:rsid w:val="003B557C"/>
    <w:rsid w:val="003B74FA"/>
    <w:rsid w:val="003C21A6"/>
    <w:rsid w:val="003C2ADD"/>
    <w:rsid w:val="003C2FD5"/>
    <w:rsid w:val="003C357B"/>
    <w:rsid w:val="003C5DE6"/>
    <w:rsid w:val="003D0985"/>
    <w:rsid w:val="003D14E2"/>
    <w:rsid w:val="003D1934"/>
    <w:rsid w:val="003D2952"/>
    <w:rsid w:val="003D5DED"/>
    <w:rsid w:val="003D602A"/>
    <w:rsid w:val="003D64D6"/>
    <w:rsid w:val="003D7089"/>
    <w:rsid w:val="003E06A9"/>
    <w:rsid w:val="003E1F99"/>
    <w:rsid w:val="003E39E3"/>
    <w:rsid w:val="003E7610"/>
    <w:rsid w:val="003E79FB"/>
    <w:rsid w:val="003F29EA"/>
    <w:rsid w:val="003F58EF"/>
    <w:rsid w:val="003F5D5C"/>
    <w:rsid w:val="003F5E4D"/>
    <w:rsid w:val="003F7157"/>
    <w:rsid w:val="003F7DA4"/>
    <w:rsid w:val="00400F9B"/>
    <w:rsid w:val="0040265C"/>
    <w:rsid w:val="00402B89"/>
    <w:rsid w:val="0040338A"/>
    <w:rsid w:val="00405660"/>
    <w:rsid w:val="004061F9"/>
    <w:rsid w:val="0040790A"/>
    <w:rsid w:val="00410136"/>
    <w:rsid w:val="00410E0A"/>
    <w:rsid w:val="00413F15"/>
    <w:rsid w:val="004143EC"/>
    <w:rsid w:val="004159AA"/>
    <w:rsid w:val="00416D66"/>
    <w:rsid w:val="00417D50"/>
    <w:rsid w:val="00417FAA"/>
    <w:rsid w:val="00421F77"/>
    <w:rsid w:val="004256CC"/>
    <w:rsid w:val="00427F2A"/>
    <w:rsid w:val="0043018A"/>
    <w:rsid w:val="0043181B"/>
    <w:rsid w:val="00435D6A"/>
    <w:rsid w:val="004368A6"/>
    <w:rsid w:val="00437182"/>
    <w:rsid w:val="004404E0"/>
    <w:rsid w:val="00440821"/>
    <w:rsid w:val="00440E3F"/>
    <w:rsid w:val="00441BE0"/>
    <w:rsid w:val="00441C38"/>
    <w:rsid w:val="00442B39"/>
    <w:rsid w:val="00443737"/>
    <w:rsid w:val="00443D8B"/>
    <w:rsid w:val="00445DC1"/>
    <w:rsid w:val="00446633"/>
    <w:rsid w:val="00447615"/>
    <w:rsid w:val="0045059A"/>
    <w:rsid w:val="00451336"/>
    <w:rsid w:val="00452C0C"/>
    <w:rsid w:val="00453F95"/>
    <w:rsid w:val="00454521"/>
    <w:rsid w:val="004569C7"/>
    <w:rsid w:val="0045750C"/>
    <w:rsid w:val="0045776A"/>
    <w:rsid w:val="00457C0B"/>
    <w:rsid w:val="00463170"/>
    <w:rsid w:val="00463E38"/>
    <w:rsid w:val="00464000"/>
    <w:rsid w:val="0046415C"/>
    <w:rsid w:val="004651A5"/>
    <w:rsid w:val="004721E9"/>
    <w:rsid w:val="004739A5"/>
    <w:rsid w:val="00473E37"/>
    <w:rsid w:val="00483ACA"/>
    <w:rsid w:val="0048428B"/>
    <w:rsid w:val="004844CA"/>
    <w:rsid w:val="00484E34"/>
    <w:rsid w:val="004856E2"/>
    <w:rsid w:val="00491C7B"/>
    <w:rsid w:val="00491D44"/>
    <w:rsid w:val="004928AF"/>
    <w:rsid w:val="00493279"/>
    <w:rsid w:val="004933E5"/>
    <w:rsid w:val="00495B69"/>
    <w:rsid w:val="00495DE5"/>
    <w:rsid w:val="00496C94"/>
    <w:rsid w:val="004A05BF"/>
    <w:rsid w:val="004A0AF8"/>
    <w:rsid w:val="004A3A62"/>
    <w:rsid w:val="004A3AF2"/>
    <w:rsid w:val="004A509C"/>
    <w:rsid w:val="004A50B7"/>
    <w:rsid w:val="004A577E"/>
    <w:rsid w:val="004A6967"/>
    <w:rsid w:val="004A7215"/>
    <w:rsid w:val="004B17BA"/>
    <w:rsid w:val="004B17BB"/>
    <w:rsid w:val="004B3A75"/>
    <w:rsid w:val="004B52BC"/>
    <w:rsid w:val="004B637B"/>
    <w:rsid w:val="004D0EA6"/>
    <w:rsid w:val="004D4B93"/>
    <w:rsid w:val="004D594C"/>
    <w:rsid w:val="004D7FA3"/>
    <w:rsid w:val="004E0C70"/>
    <w:rsid w:val="004E123B"/>
    <w:rsid w:val="004E1542"/>
    <w:rsid w:val="004E373C"/>
    <w:rsid w:val="004E375B"/>
    <w:rsid w:val="004E3F09"/>
    <w:rsid w:val="004E4048"/>
    <w:rsid w:val="004E7111"/>
    <w:rsid w:val="004F7E17"/>
    <w:rsid w:val="0050162E"/>
    <w:rsid w:val="005034E6"/>
    <w:rsid w:val="00506E82"/>
    <w:rsid w:val="005071A9"/>
    <w:rsid w:val="00510990"/>
    <w:rsid w:val="00510E28"/>
    <w:rsid w:val="00511EB4"/>
    <w:rsid w:val="00514B35"/>
    <w:rsid w:val="005153AA"/>
    <w:rsid w:val="00515F35"/>
    <w:rsid w:val="005161CE"/>
    <w:rsid w:val="00516CEF"/>
    <w:rsid w:val="00520787"/>
    <w:rsid w:val="00521540"/>
    <w:rsid w:val="00522032"/>
    <w:rsid w:val="005226E8"/>
    <w:rsid w:val="00525A3C"/>
    <w:rsid w:val="00525D59"/>
    <w:rsid w:val="00526DDF"/>
    <w:rsid w:val="005278F3"/>
    <w:rsid w:val="00527F16"/>
    <w:rsid w:val="00531602"/>
    <w:rsid w:val="005319BF"/>
    <w:rsid w:val="0053429B"/>
    <w:rsid w:val="005357DD"/>
    <w:rsid w:val="00535D4E"/>
    <w:rsid w:val="00541F27"/>
    <w:rsid w:val="0054394C"/>
    <w:rsid w:val="00543AB1"/>
    <w:rsid w:val="00544A73"/>
    <w:rsid w:val="00544F82"/>
    <w:rsid w:val="00545E10"/>
    <w:rsid w:val="005512CD"/>
    <w:rsid w:val="00551AE7"/>
    <w:rsid w:val="0055280B"/>
    <w:rsid w:val="00552889"/>
    <w:rsid w:val="00552BFE"/>
    <w:rsid w:val="0055465E"/>
    <w:rsid w:val="0055740F"/>
    <w:rsid w:val="0055747F"/>
    <w:rsid w:val="00561B35"/>
    <w:rsid w:val="00562CE6"/>
    <w:rsid w:val="005635FC"/>
    <w:rsid w:val="00565B55"/>
    <w:rsid w:val="005661D1"/>
    <w:rsid w:val="00566DE7"/>
    <w:rsid w:val="005711BC"/>
    <w:rsid w:val="0057183F"/>
    <w:rsid w:val="00571CCE"/>
    <w:rsid w:val="005725E0"/>
    <w:rsid w:val="00573551"/>
    <w:rsid w:val="0057721A"/>
    <w:rsid w:val="005800C1"/>
    <w:rsid w:val="005836AF"/>
    <w:rsid w:val="00584246"/>
    <w:rsid w:val="005843EA"/>
    <w:rsid w:val="0058487B"/>
    <w:rsid w:val="00584A28"/>
    <w:rsid w:val="00585C85"/>
    <w:rsid w:val="00586C0A"/>
    <w:rsid w:val="00586D59"/>
    <w:rsid w:val="0058727A"/>
    <w:rsid w:val="005875DC"/>
    <w:rsid w:val="00590875"/>
    <w:rsid w:val="00594C6F"/>
    <w:rsid w:val="0059509E"/>
    <w:rsid w:val="0059624F"/>
    <w:rsid w:val="00596B9A"/>
    <w:rsid w:val="005A09FE"/>
    <w:rsid w:val="005A23E9"/>
    <w:rsid w:val="005A24BD"/>
    <w:rsid w:val="005A7635"/>
    <w:rsid w:val="005B193F"/>
    <w:rsid w:val="005B2C44"/>
    <w:rsid w:val="005B34A2"/>
    <w:rsid w:val="005B374E"/>
    <w:rsid w:val="005B45C4"/>
    <w:rsid w:val="005B46D2"/>
    <w:rsid w:val="005B5F6E"/>
    <w:rsid w:val="005B6A76"/>
    <w:rsid w:val="005B71B7"/>
    <w:rsid w:val="005B77A0"/>
    <w:rsid w:val="005C0135"/>
    <w:rsid w:val="005C2108"/>
    <w:rsid w:val="005C6752"/>
    <w:rsid w:val="005C6A5C"/>
    <w:rsid w:val="005C73B4"/>
    <w:rsid w:val="005C7B87"/>
    <w:rsid w:val="005C7B97"/>
    <w:rsid w:val="005D0092"/>
    <w:rsid w:val="005D08AE"/>
    <w:rsid w:val="005D1659"/>
    <w:rsid w:val="005D365E"/>
    <w:rsid w:val="005D3B4B"/>
    <w:rsid w:val="005D55E2"/>
    <w:rsid w:val="005D5667"/>
    <w:rsid w:val="005D5A58"/>
    <w:rsid w:val="005D6150"/>
    <w:rsid w:val="005D6531"/>
    <w:rsid w:val="005E035E"/>
    <w:rsid w:val="005E0EB9"/>
    <w:rsid w:val="005E63B6"/>
    <w:rsid w:val="005E736B"/>
    <w:rsid w:val="005F160F"/>
    <w:rsid w:val="005F1BAB"/>
    <w:rsid w:val="005F544D"/>
    <w:rsid w:val="005F55EC"/>
    <w:rsid w:val="005F62D1"/>
    <w:rsid w:val="005F7AE0"/>
    <w:rsid w:val="00601451"/>
    <w:rsid w:val="00601E79"/>
    <w:rsid w:val="00602BB6"/>
    <w:rsid w:val="00602DA2"/>
    <w:rsid w:val="006041E7"/>
    <w:rsid w:val="00606542"/>
    <w:rsid w:val="00606928"/>
    <w:rsid w:val="006116D1"/>
    <w:rsid w:val="00612544"/>
    <w:rsid w:val="00613B78"/>
    <w:rsid w:val="00615A34"/>
    <w:rsid w:val="00617CB5"/>
    <w:rsid w:val="006204A5"/>
    <w:rsid w:val="00621507"/>
    <w:rsid w:val="006219EC"/>
    <w:rsid w:val="006254B9"/>
    <w:rsid w:val="0062673B"/>
    <w:rsid w:val="006323D6"/>
    <w:rsid w:val="00632D4F"/>
    <w:rsid w:val="00633330"/>
    <w:rsid w:val="00633A01"/>
    <w:rsid w:val="00642AD8"/>
    <w:rsid w:val="0064480A"/>
    <w:rsid w:val="00647400"/>
    <w:rsid w:val="0065293C"/>
    <w:rsid w:val="006601C3"/>
    <w:rsid w:val="006605B0"/>
    <w:rsid w:val="006614BE"/>
    <w:rsid w:val="00665FD9"/>
    <w:rsid w:val="0066654D"/>
    <w:rsid w:val="006666A2"/>
    <w:rsid w:val="0067023A"/>
    <w:rsid w:val="0067031A"/>
    <w:rsid w:val="006703B0"/>
    <w:rsid w:val="006709A5"/>
    <w:rsid w:val="006715F5"/>
    <w:rsid w:val="006717AF"/>
    <w:rsid w:val="00673AF7"/>
    <w:rsid w:val="006740C1"/>
    <w:rsid w:val="006745E1"/>
    <w:rsid w:val="00675FB4"/>
    <w:rsid w:val="00677487"/>
    <w:rsid w:val="00677622"/>
    <w:rsid w:val="00677F3C"/>
    <w:rsid w:val="006809A2"/>
    <w:rsid w:val="0068179B"/>
    <w:rsid w:val="00682175"/>
    <w:rsid w:val="006827B3"/>
    <w:rsid w:val="00682C61"/>
    <w:rsid w:val="00683F14"/>
    <w:rsid w:val="006912DE"/>
    <w:rsid w:val="00692064"/>
    <w:rsid w:val="00694CBA"/>
    <w:rsid w:val="00694FDD"/>
    <w:rsid w:val="00694FFA"/>
    <w:rsid w:val="00695558"/>
    <w:rsid w:val="00696A19"/>
    <w:rsid w:val="00697A85"/>
    <w:rsid w:val="006A2BB0"/>
    <w:rsid w:val="006A3610"/>
    <w:rsid w:val="006A4A14"/>
    <w:rsid w:val="006A58DB"/>
    <w:rsid w:val="006A5EA7"/>
    <w:rsid w:val="006A76C0"/>
    <w:rsid w:val="006B040F"/>
    <w:rsid w:val="006B141A"/>
    <w:rsid w:val="006B231C"/>
    <w:rsid w:val="006B3783"/>
    <w:rsid w:val="006B5014"/>
    <w:rsid w:val="006B73E8"/>
    <w:rsid w:val="006B7E0D"/>
    <w:rsid w:val="006C0D71"/>
    <w:rsid w:val="006C1243"/>
    <w:rsid w:val="006C170B"/>
    <w:rsid w:val="006C2232"/>
    <w:rsid w:val="006C2814"/>
    <w:rsid w:val="006C62C8"/>
    <w:rsid w:val="006D00EC"/>
    <w:rsid w:val="006D0C22"/>
    <w:rsid w:val="006D1780"/>
    <w:rsid w:val="006D2814"/>
    <w:rsid w:val="006D38A4"/>
    <w:rsid w:val="006D54C0"/>
    <w:rsid w:val="006D6F8A"/>
    <w:rsid w:val="006D6FAE"/>
    <w:rsid w:val="006E321D"/>
    <w:rsid w:val="006E5371"/>
    <w:rsid w:val="006E653D"/>
    <w:rsid w:val="006E6F31"/>
    <w:rsid w:val="006F32BA"/>
    <w:rsid w:val="006F40F5"/>
    <w:rsid w:val="006F6BA4"/>
    <w:rsid w:val="006F727E"/>
    <w:rsid w:val="006F786B"/>
    <w:rsid w:val="00701728"/>
    <w:rsid w:val="00701DF3"/>
    <w:rsid w:val="00701F98"/>
    <w:rsid w:val="00704D61"/>
    <w:rsid w:val="00704F52"/>
    <w:rsid w:val="007057AF"/>
    <w:rsid w:val="00706D38"/>
    <w:rsid w:val="00706D79"/>
    <w:rsid w:val="00710E10"/>
    <w:rsid w:val="007112C7"/>
    <w:rsid w:val="00711D8E"/>
    <w:rsid w:val="007120C3"/>
    <w:rsid w:val="007122A6"/>
    <w:rsid w:val="007128F6"/>
    <w:rsid w:val="00713465"/>
    <w:rsid w:val="007151EC"/>
    <w:rsid w:val="0071564C"/>
    <w:rsid w:val="0071591E"/>
    <w:rsid w:val="0071697F"/>
    <w:rsid w:val="007227F3"/>
    <w:rsid w:val="00722E15"/>
    <w:rsid w:val="00724A82"/>
    <w:rsid w:val="00724CFF"/>
    <w:rsid w:val="00727BC8"/>
    <w:rsid w:val="007301AA"/>
    <w:rsid w:val="0073073A"/>
    <w:rsid w:val="007307F0"/>
    <w:rsid w:val="00731687"/>
    <w:rsid w:val="007370FE"/>
    <w:rsid w:val="00741DDB"/>
    <w:rsid w:val="007428CE"/>
    <w:rsid w:val="00742BC2"/>
    <w:rsid w:val="00743184"/>
    <w:rsid w:val="00743499"/>
    <w:rsid w:val="00743CF9"/>
    <w:rsid w:val="00744087"/>
    <w:rsid w:val="00744319"/>
    <w:rsid w:val="007452E4"/>
    <w:rsid w:val="00746635"/>
    <w:rsid w:val="00747724"/>
    <w:rsid w:val="00751489"/>
    <w:rsid w:val="00753258"/>
    <w:rsid w:val="0075351B"/>
    <w:rsid w:val="007555A8"/>
    <w:rsid w:val="00755D41"/>
    <w:rsid w:val="007601BC"/>
    <w:rsid w:val="00761C48"/>
    <w:rsid w:val="00764B11"/>
    <w:rsid w:val="00766622"/>
    <w:rsid w:val="0077064F"/>
    <w:rsid w:val="00770DD6"/>
    <w:rsid w:val="00773046"/>
    <w:rsid w:val="007739AB"/>
    <w:rsid w:val="0077421C"/>
    <w:rsid w:val="007768FC"/>
    <w:rsid w:val="00776EFA"/>
    <w:rsid w:val="00780299"/>
    <w:rsid w:val="00783EE6"/>
    <w:rsid w:val="00784A47"/>
    <w:rsid w:val="00786522"/>
    <w:rsid w:val="007870B0"/>
    <w:rsid w:val="00790EB9"/>
    <w:rsid w:val="0079105A"/>
    <w:rsid w:val="00791277"/>
    <w:rsid w:val="0079614A"/>
    <w:rsid w:val="007A0DDC"/>
    <w:rsid w:val="007A0F9A"/>
    <w:rsid w:val="007B177C"/>
    <w:rsid w:val="007B2F10"/>
    <w:rsid w:val="007B67CB"/>
    <w:rsid w:val="007C4453"/>
    <w:rsid w:val="007C62E3"/>
    <w:rsid w:val="007C64C6"/>
    <w:rsid w:val="007C70DB"/>
    <w:rsid w:val="007C7533"/>
    <w:rsid w:val="007C756F"/>
    <w:rsid w:val="007D068F"/>
    <w:rsid w:val="007D3007"/>
    <w:rsid w:val="007D4123"/>
    <w:rsid w:val="007D6BF6"/>
    <w:rsid w:val="007E0889"/>
    <w:rsid w:val="007E13D1"/>
    <w:rsid w:val="007E2068"/>
    <w:rsid w:val="007E278C"/>
    <w:rsid w:val="007E49ED"/>
    <w:rsid w:val="007E508F"/>
    <w:rsid w:val="007E54F1"/>
    <w:rsid w:val="007E7264"/>
    <w:rsid w:val="007F0A24"/>
    <w:rsid w:val="007F0CCF"/>
    <w:rsid w:val="007F0D83"/>
    <w:rsid w:val="007F0ED5"/>
    <w:rsid w:val="007F2183"/>
    <w:rsid w:val="007F2E7D"/>
    <w:rsid w:val="007F38BC"/>
    <w:rsid w:val="007F4A6F"/>
    <w:rsid w:val="007F5505"/>
    <w:rsid w:val="0080045E"/>
    <w:rsid w:val="00800617"/>
    <w:rsid w:val="008034E7"/>
    <w:rsid w:val="00803B81"/>
    <w:rsid w:val="00804078"/>
    <w:rsid w:val="00804717"/>
    <w:rsid w:val="00806241"/>
    <w:rsid w:val="0081410A"/>
    <w:rsid w:val="00814134"/>
    <w:rsid w:val="00814F2F"/>
    <w:rsid w:val="00815F7F"/>
    <w:rsid w:val="00816B3B"/>
    <w:rsid w:val="00820751"/>
    <w:rsid w:val="0082173E"/>
    <w:rsid w:val="00821ACE"/>
    <w:rsid w:val="008223C9"/>
    <w:rsid w:val="008242A7"/>
    <w:rsid w:val="00824300"/>
    <w:rsid w:val="00833814"/>
    <w:rsid w:val="00833C88"/>
    <w:rsid w:val="00836354"/>
    <w:rsid w:val="00836AE2"/>
    <w:rsid w:val="008401D6"/>
    <w:rsid w:val="00840F62"/>
    <w:rsid w:val="00841C6E"/>
    <w:rsid w:val="008449B3"/>
    <w:rsid w:val="00845B5B"/>
    <w:rsid w:val="00846AEC"/>
    <w:rsid w:val="00850948"/>
    <w:rsid w:val="0085096F"/>
    <w:rsid w:val="008512DD"/>
    <w:rsid w:val="00851C8B"/>
    <w:rsid w:val="00855A64"/>
    <w:rsid w:val="00855D29"/>
    <w:rsid w:val="008566CE"/>
    <w:rsid w:val="00857059"/>
    <w:rsid w:val="00860298"/>
    <w:rsid w:val="00860477"/>
    <w:rsid w:val="00861881"/>
    <w:rsid w:val="00862200"/>
    <w:rsid w:val="00862C00"/>
    <w:rsid w:val="00862C44"/>
    <w:rsid w:val="00863EC6"/>
    <w:rsid w:val="00864B17"/>
    <w:rsid w:val="00865089"/>
    <w:rsid w:val="00866554"/>
    <w:rsid w:val="00866654"/>
    <w:rsid w:val="0087014B"/>
    <w:rsid w:val="00871BA1"/>
    <w:rsid w:val="00872387"/>
    <w:rsid w:val="008729C6"/>
    <w:rsid w:val="0087542D"/>
    <w:rsid w:val="0087643C"/>
    <w:rsid w:val="00876951"/>
    <w:rsid w:val="00877E37"/>
    <w:rsid w:val="00882127"/>
    <w:rsid w:val="00883DCE"/>
    <w:rsid w:val="00884ED5"/>
    <w:rsid w:val="00885CA8"/>
    <w:rsid w:val="00885E45"/>
    <w:rsid w:val="0088671D"/>
    <w:rsid w:val="0088691C"/>
    <w:rsid w:val="00887A51"/>
    <w:rsid w:val="00891B5D"/>
    <w:rsid w:val="00893F23"/>
    <w:rsid w:val="00897AFC"/>
    <w:rsid w:val="008A0161"/>
    <w:rsid w:val="008A0796"/>
    <w:rsid w:val="008A0A66"/>
    <w:rsid w:val="008A69D8"/>
    <w:rsid w:val="008A7AA1"/>
    <w:rsid w:val="008A7B16"/>
    <w:rsid w:val="008B1862"/>
    <w:rsid w:val="008B1C59"/>
    <w:rsid w:val="008B1DD3"/>
    <w:rsid w:val="008B26F1"/>
    <w:rsid w:val="008B3330"/>
    <w:rsid w:val="008B4354"/>
    <w:rsid w:val="008B70F3"/>
    <w:rsid w:val="008C02A1"/>
    <w:rsid w:val="008C0A26"/>
    <w:rsid w:val="008C1255"/>
    <w:rsid w:val="008D006D"/>
    <w:rsid w:val="008D1F73"/>
    <w:rsid w:val="008D25AB"/>
    <w:rsid w:val="008D31FB"/>
    <w:rsid w:val="008D3C33"/>
    <w:rsid w:val="008D3D24"/>
    <w:rsid w:val="008D5450"/>
    <w:rsid w:val="008D68BC"/>
    <w:rsid w:val="008D75E0"/>
    <w:rsid w:val="008E06FC"/>
    <w:rsid w:val="008E1261"/>
    <w:rsid w:val="008E2E78"/>
    <w:rsid w:val="008E36F4"/>
    <w:rsid w:val="008E3C9F"/>
    <w:rsid w:val="008E4085"/>
    <w:rsid w:val="008E4550"/>
    <w:rsid w:val="008E64F9"/>
    <w:rsid w:val="008E6AD4"/>
    <w:rsid w:val="008E72C7"/>
    <w:rsid w:val="008E7778"/>
    <w:rsid w:val="008F143B"/>
    <w:rsid w:val="008F145E"/>
    <w:rsid w:val="008F19D0"/>
    <w:rsid w:val="008F438A"/>
    <w:rsid w:val="008F4478"/>
    <w:rsid w:val="008F547B"/>
    <w:rsid w:val="0090293C"/>
    <w:rsid w:val="00903EAC"/>
    <w:rsid w:val="00904019"/>
    <w:rsid w:val="00904B62"/>
    <w:rsid w:val="009070BC"/>
    <w:rsid w:val="00911F74"/>
    <w:rsid w:val="0091419F"/>
    <w:rsid w:val="009156F7"/>
    <w:rsid w:val="009161F7"/>
    <w:rsid w:val="00920DAF"/>
    <w:rsid w:val="0092292D"/>
    <w:rsid w:val="00924B19"/>
    <w:rsid w:val="009250B8"/>
    <w:rsid w:val="0092652C"/>
    <w:rsid w:val="009276F8"/>
    <w:rsid w:val="009277DC"/>
    <w:rsid w:val="009279E3"/>
    <w:rsid w:val="009306FF"/>
    <w:rsid w:val="009310F3"/>
    <w:rsid w:val="00931664"/>
    <w:rsid w:val="00931949"/>
    <w:rsid w:val="00932944"/>
    <w:rsid w:val="00932DAE"/>
    <w:rsid w:val="0093377F"/>
    <w:rsid w:val="009345E4"/>
    <w:rsid w:val="00934638"/>
    <w:rsid w:val="00935C33"/>
    <w:rsid w:val="00936904"/>
    <w:rsid w:val="00936AFE"/>
    <w:rsid w:val="00937E4F"/>
    <w:rsid w:val="00941198"/>
    <w:rsid w:val="00942E3E"/>
    <w:rsid w:val="00943797"/>
    <w:rsid w:val="0094381E"/>
    <w:rsid w:val="009438D9"/>
    <w:rsid w:val="009445D9"/>
    <w:rsid w:val="00945850"/>
    <w:rsid w:val="009474F3"/>
    <w:rsid w:val="00952027"/>
    <w:rsid w:val="009525CF"/>
    <w:rsid w:val="00952CAF"/>
    <w:rsid w:val="00953039"/>
    <w:rsid w:val="00955237"/>
    <w:rsid w:val="00955CA9"/>
    <w:rsid w:val="009564EA"/>
    <w:rsid w:val="00963F6F"/>
    <w:rsid w:val="00964728"/>
    <w:rsid w:val="00964778"/>
    <w:rsid w:val="009679C1"/>
    <w:rsid w:val="00973E76"/>
    <w:rsid w:val="00975802"/>
    <w:rsid w:val="00975B8E"/>
    <w:rsid w:val="0097705E"/>
    <w:rsid w:val="00980452"/>
    <w:rsid w:val="00980F03"/>
    <w:rsid w:val="00983345"/>
    <w:rsid w:val="0098391A"/>
    <w:rsid w:val="00984694"/>
    <w:rsid w:val="00984F18"/>
    <w:rsid w:val="009860B3"/>
    <w:rsid w:val="00987B0D"/>
    <w:rsid w:val="009926D7"/>
    <w:rsid w:val="009934FB"/>
    <w:rsid w:val="00993E4F"/>
    <w:rsid w:val="00995169"/>
    <w:rsid w:val="0099567A"/>
    <w:rsid w:val="00995B65"/>
    <w:rsid w:val="009961E2"/>
    <w:rsid w:val="009965E9"/>
    <w:rsid w:val="00996615"/>
    <w:rsid w:val="009A0741"/>
    <w:rsid w:val="009A1C34"/>
    <w:rsid w:val="009A3951"/>
    <w:rsid w:val="009A3A41"/>
    <w:rsid w:val="009A51FD"/>
    <w:rsid w:val="009A5553"/>
    <w:rsid w:val="009A6DD6"/>
    <w:rsid w:val="009B0339"/>
    <w:rsid w:val="009B1D3F"/>
    <w:rsid w:val="009B1EE9"/>
    <w:rsid w:val="009B2D96"/>
    <w:rsid w:val="009B4B19"/>
    <w:rsid w:val="009B5EF7"/>
    <w:rsid w:val="009B7595"/>
    <w:rsid w:val="009C02F2"/>
    <w:rsid w:val="009C0CE5"/>
    <w:rsid w:val="009C0E28"/>
    <w:rsid w:val="009C4331"/>
    <w:rsid w:val="009C4B58"/>
    <w:rsid w:val="009C4CF5"/>
    <w:rsid w:val="009C4DED"/>
    <w:rsid w:val="009C4E35"/>
    <w:rsid w:val="009C5CD0"/>
    <w:rsid w:val="009C5E3A"/>
    <w:rsid w:val="009C6D16"/>
    <w:rsid w:val="009C7BD8"/>
    <w:rsid w:val="009D1743"/>
    <w:rsid w:val="009D4000"/>
    <w:rsid w:val="009D4345"/>
    <w:rsid w:val="009D7D76"/>
    <w:rsid w:val="009D7EE4"/>
    <w:rsid w:val="009E3BE4"/>
    <w:rsid w:val="009E3DBB"/>
    <w:rsid w:val="009E44CE"/>
    <w:rsid w:val="009E530B"/>
    <w:rsid w:val="009E66C1"/>
    <w:rsid w:val="009F0AC0"/>
    <w:rsid w:val="009F3105"/>
    <w:rsid w:val="009F38BD"/>
    <w:rsid w:val="009F4945"/>
    <w:rsid w:val="009F6E1F"/>
    <w:rsid w:val="009F7182"/>
    <w:rsid w:val="009F7704"/>
    <w:rsid w:val="00A039F7"/>
    <w:rsid w:val="00A079E3"/>
    <w:rsid w:val="00A100D5"/>
    <w:rsid w:val="00A152D2"/>
    <w:rsid w:val="00A1669B"/>
    <w:rsid w:val="00A2285B"/>
    <w:rsid w:val="00A22A4F"/>
    <w:rsid w:val="00A22F31"/>
    <w:rsid w:val="00A244F7"/>
    <w:rsid w:val="00A26D6B"/>
    <w:rsid w:val="00A270F1"/>
    <w:rsid w:val="00A314D3"/>
    <w:rsid w:val="00A33E35"/>
    <w:rsid w:val="00A346D3"/>
    <w:rsid w:val="00A34956"/>
    <w:rsid w:val="00A37DDB"/>
    <w:rsid w:val="00A405F4"/>
    <w:rsid w:val="00A41C79"/>
    <w:rsid w:val="00A4354C"/>
    <w:rsid w:val="00A45034"/>
    <w:rsid w:val="00A45A73"/>
    <w:rsid w:val="00A5002D"/>
    <w:rsid w:val="00A53FDC"/>
    <w:rsid w:val="00A54460"/>
    <w:rsid w:val="00A554F1"/>
    <w:rsid w:val="00A556A3"/>
    <w:rsid w:val="00A60668"/>
    <w:rsid w:val="00A64E7B"/>
    <w:rsid w:val="00A668A3"/>
    <w:rsid w:val="00A70A78"/>
    <w:rsid w:val="00A71744"/>
    <w:rsid w:val="00A72A55"/>
    <w:rsid w:val="00A761CA"/>
    <w:rsid w:val="00A7783C"/>
    <w:rsid w:val="00A8132D"/>
    <w:rsid w:val="00A839F9"/>
    <w:rsid w:val="00A910F0"/>
    <w:rsid w:val="00A91A29"/>
    <w:rsid w:val="00A91C95"/>
    <w:rsid w:val="00A93A5C"/>
    <w:rsid w:val="00A96862"/>
    <w:rsid w:val="00A968A1"/>
    <w:rsid w:val="00A97042"/>
    <w:rsid w:val="00AA37F6"/>
    <w:rsid w:val="00AA45A7"/>
    <w:rsid w:val="00AA4638"/>
    <w:rsid w:val="00AA4800"/>
    <w:rsid w:val="00AA4C4A"/>
    <w:rsid w:val="00AA5073"/>
    <w:rsid w:val="00AA57FF"/>
    <w:rsid w:val="00AB174F"/>
    <w:rsid w:val="00AB4D3D"/>
    <w:rsid w:val="00AB527B"/>
    <w:rsid w:val="00AB75DD"/>
    <w:rsid w:val="00AB7741"/>
    <w:rsid w:val="00AC0AFB"/>
    <w:rsid w:val="00AC0DE5"/>
    <w:rsid w:val="00AC0F62"/>
    <w:rsid w:val="00AC186C"/>
    <w:rsid w:val="00AC3D64"/>
    <w:rsid w:val="00AC4613"/>
    <w:rsid w:val="00AC6492"/>
    <w:rsid w:val="00AC7E04"/>
    <w:rsid w:val="00AD01BE"/>
    <w:rsid w:val="00AD0BC6"/>
    <w:rsid w:val="00AD1873"/>
    <w:rsid w:val="00AD2BBA"/>
    <w:rsid w:val="00AD2E06"/>
    <w:rsid w:val="00AD5852"/>
    <w:rsid w:val="00AE175A"/>
    <w:rsid w:val="00AE4D10"/>
    <w:rsid w:val="00AE4F7B"/>
    <w:rsid w:val="00AE55E4"/>
    <w:rsid w:val="00AF024C"/>
    <w:rsid w:val="00AF12D7"/>
    <w:rsid w:val="00AF228B"/>
    <w:rsid w:val="00AF56EE"/>
    <w:rsid w:val="00AF72A5"/>
    <w:rsid w:val="00AF7576"/>
    <w:rsid w:val="00AF759F"/>
    <w:rsid w:val="00B00490"/>
    <w:rsid w:val="00B02A4A"/>
    <w:rsid w:val="00B02D28"/>
    <w:rsid w:val="00B03714"/>
    <w:rsid w:val="00B04DDB"/>
    <w:rsid w:val="00B10569"/>
    <w:rsid w:val="00B11657"/>
    <w:rsid w:val="00B15199"/>
    <w:rsid w:val="00B16CED"/>
    <w:rsid w:val="00B16E68"/>
    <w:rsid w:val="00B17EE5"/>
    <w:rsid w:val="00B23F33"/>
    <w:rsid w:val="00B24356"/>
    <w:rsid w:val="00B24752"/>
    <w:rsid w:val="00B24F58"/>
    <w:rsid w:val="00B25158"/>
    <w:rsid w:val="00B26109"/>
    <w:rsid w:val="00B3069E"/>
    <w:rsid w:val="00B31C46"/>
    <w:rsid w:val="00B33DC8"/>
    <w:rsid w:val="00B3406A"/>
    <w:rsid w:val="00B34278"/>
    <w:rsid w:val="00B3582A"/>
    <w:rsid w:val="00B35830"/>
    <w:rsid w:val="00B36BF4"/>
    <w:rsid w:val="00B36CA6"/>
    <w:rsid w:val="00B36E4A"/>
    <w:rsid w:val="00B37232"/>
    <w:rsid w:val="00B40EE6"/>
    <w:rsid w:val="00B42E18"/>
    <w:rsid w:val="00B43B47"/>
    <w:rsid w:val="00B43F8D"/>
    <w:rsid w:val="00B43FCE"/>
    <w:rsid w:val="00B46971"/>
    <w:rsid w:val="00B47AF9"/>
    <w:rsid w:val="00B5127C"/>
    <w:rsid w:val="00B559A4"/>
    <w:rsid w:val="00B55A96"/>
    <w:rsid w:val="00B57DCF"/>
    <w:rsid w:val="00B62E18"/>
    <w:rsid w:val="00B64099"/>
    <w:rsid w:val="00B64DE7"/>
    <w:rsid w:val="00B6641C"/>
    <w:rsid w:val="00B6726A"/>
    <w:rsid w:val="00B6797C"/>
    <w:rsid w:val="00B70023"/>
    <w:rsid w:val="00B71F5C"/>
    <w:rsid w:val="00B72F74"/>
    <w:rsid w:val="00B73480"/>
    <w:rsid w:val="00B73AE1"/>
    <w:rsid w:val="00B74DC1"/>
    <w:rsid w:val="00B84C1A"/>
    <w:rsid w:val="00B85C4B"/>
    <w:rsid w:val="00B86A1A"/>
    <w:rsid w:val="00B902C0"/>
    <w:rsid w:val="00B90811"/>
    <w:rsid w:val="00B90B9F"/>
    <w:rsid w:val="00B93E7E"/>
    <w:rsid w:val="00B95C9C"/>
    <w:rsid w:val="00B9631D"/>
    <w:rsid w:val="00B96BEE"/>
    <w:rsid w:val="00BA18FC"/>
    <w:rsid w:val="00BA30E8"/>
    <w:rsid w:val="00BA5C5B"/>
    <w:rsid w:val="00BA649D"/>
    <w:rsid w:val="00BA6C67"/>
    <w:rsid w:val="00BB090A"/>
    <w:rsid w:val="00BB0E31"/>
    <w:rsid w:val="00BB3F4D"/>
    <w:rsid w:val="00BB4424"/>
    <w:rsid w:val="00BB6C7E"/>
    <w:rsid w:val="00BB7976"/>
    <w:rsid w:val="00BC0AC3"/>
    <w:rsid w:val="00BC1913"/>
    <w:rsid w:val="00BC5612"/>
    <w:rsid w:val="00BC5AFE"/>
    <w:rsid w:val="00BC6345"/>
    <w:rsid w:val="00BC6D83"/>
    <w:rsid w:val="00BD1A3F"/>
    <w:rsid w:val="00BD27E3"/>
    <w:rsid w:val="00BD2847"/>
    <w:rsid w:val="00BD322D"/>
    <w:rsid w:val="00BD34C2"/>
    <w:rsid w:val="00BD3A93"/>
    <w:rsid w:val="00BD4F7A"/>
    <w:rsid w:val="00BD5298"/>
    <w:rsid w:val="00BD5FA8"/>
    <w:rsid w:val="00BD66EE"/>
    <w:rsid w:val="00BD7009"/>
    <w:rsid w:val="00BE0251"/>
    <w:rsid w:val="00BE07C7"/>
    <w:rsid w:val="00BE17B8"/>
    <w:rsid w:val="00BE610E"/>
    <w:rsid w:val="00BE67F3"/>
    <w:rsid w:val="00BF0ACA"/>
    <w:rsid w:val="00BF32CF"/>
    <w:rsid w:val="00BF34BB"/>
    <w:rsid w:val="00BF6CCB"/>
    <w:rsid w:val="00BF7051"/>
    <w:rsid w:val="00BF7605"/>
    <w:rsid w:val="00BF793A"/>
    <w:rsid w:val="00BF7EBA"/>
    <w:rsid w:val="00C006AA"/>
    <w:rsid w:val="00C0161E"/>
    <w:rsid w:val="00C01919"/>
    <w:rsid w:val="00C045C8"/>
    <w:rsid w:val="00C06047"/>
    <w:rsid w:val="00C065D4"/>
    <w:rsid w:val="00C12205"/>
    <w:rsid w:val="00C13100"/>
    <w:rsid w:val="00C145CA"/>
    <w:rsid w:val="00C146D6"/>
    <w:rsid w:val="00C15E54"/>
    <w:rsid w:val="00C2057E"/>
    <w:rsid w:val="00C21664"/>
    <w:rsid w:val="00C217C5"/>
    <w:rsid w:val="00C21DAA"/>
    <w:rsid w:val="00C22316"/>
    <w:rsid w:val="00C23B5D"/>
    <w:rsid w:val="00C24382"/>
    <w:rsid w:val="00C250CB"/>
    <w:rsid w:val="00C30B1F"/>
    <w:rsid w:val="00C30F16"/>
    <w:rsid w:val="00C31DEC"/>
    <w:rsid w:val="00C33320"/>
    <w:rsid w:val="00C37C50"/>
    <w:rsid w:val="00C4030B"/>
    <w:rsid w:val="00C42E33"/>
    <w:rsid w:val="00C447B3"/>
    <w:rsid w:val="00C52008"/>
    <w:rsid w:val="00C5234E"/>
    <w:rsid w:val="00C52B34"/>
    <w:rsid w:val="00C52EB9"/>
    <w:rsid w:val="00C54A95"/>
    <w:rsid w:val="00C5586A"/>
    <w:rsid w:val="00C57347"/>
    <w:rsid w:val="00C60999"/>
    <w:rsid w:val="00C63492"/>
    <w:rsid w:val="00C64582"/>
    <w:rsid w:val="00C65215"/>
    <w:rsid w:val="00C71814"/>
    <w:rsid w:val="00C7278B"/>
    <w:rsid w:val="00C72D1B"/>
    <w:rsid w:val="00C73440"/>
    <w:rsid w:val="00C75550"/>
    <w:rsid w:val="00C75EBF"/>
    <w:rsid w:val="00C76A69"/>
    <w:rsid w:val="00C77066"/>
    <w:rsid w:val="00C77F65"/>
    <w:rsid w:val="00C80D30"/>
    <w:rsid w:val="00C81826"/>
    <w:rsid w:val="00C83799"/>
    <w:rsid w:val="00C8473E"/>
    <w:rsid w:val="00C85512"/>
    <w:rsid w:val="00C85A4B"/>
    <w:rsid w:val="00C8618F"/>
    <w:rsid w:val="00C91EA7"/>
    <w:rsid w:val="00C9457F"/>
    <w:rsid w:val="00C97E5F"/>
    <w:rsid w:val="00C97E62"/>
    <w:rsid w:val="00CA1A44"/>
    <w:rsid w:val="00CA2470"/>
    <w:rsid w:val="00CA2F32"/>
    <w:rsid w:val="00CA4CC7"/>
    <w:rsid w:val="00CA61F8"/>
    <w:rsid w:val="00CB1267"/>
    <w:rsid w:val="00CB1B24"/>
    <w:rsid w:val="00CB37E0"/>
    <w:rsid w:val="00CB3BAA"/>
    <w:rsid w:val="00CB4A69"/>
    <w:rsid w:val="00CB6024"/>
    <w:rsid w:val="00CB6E76"/>
    <w:rsid w:val="00CC00CF"/>
    <w:rsid w:val="00CC0532"/>
    <w:rsid w:val="00CC18C7"/>
    <w:rsid w:val="00CC2117"/>
    <w:rsid w:val="00CC26B7"/>
    <w:rsid w:val="00CC2A45"/>
    <w:rsid w:val="00CC5911"/>
    <w:rsid w:val="00CC5BD9"/>
    <w:rsid w:val="00CC71A0"/>
    <w:rsid w:val="00CC71BA"/>
    <w:rsid w:val="00CC7992"/>
    <w:rsid w:val="00CD19D0"/>
    <w:rsid w:val="00CD1DD4"/>
    <w:rsid w:val="00CD3DF4"/>
    <w:rsid w:val="00CD473B"/>
    <w:rsid w:val="00CD4D88"/>
    <w:rsid w:val="00CD51E2"/>
    <w:rsid w:val="00CE0EFD"/>
    <w:rsid w:val="00CE2565"/>
    <w:rsid w:val="00CE2B4F"/>
    <w:rsid w:val="00CE3C06"/>
    <w:rsid w:val="00CE3EC7"/>
    <w:rsid w:val="00CE5206"/>
    <w:rsid w:val="00CE7782"/>
    <w:rsid w:val="00CE7862"/>
    <w:rsid w:val="00CE78F6"/>
    <w:rsid w:val="00CF13DE"/>
    <w:rsid w:val="00CF1CE6"/>
    <w:rsid w:val="00CF226E"/>
    <w:rsid w:val="00CF3303"/>
    <w:rsid w:val="00CF4761"/>
    <w:rsid w:val="00CF611C"/>
    <w:rsid w:val="00CF7100"/>
    <w:rsid w:val="00CF7802"/>
    <w:rsid w:val="00D02A48"/>
    <w:rsid w:val="00D02CED"/>
    <w:rsid w:val="00D037FE"/>
    <w:rsid w:val="00D0401D"/>
    <w:rsid w:val="00D05427"/>
    <w:rsid w:val="00D06DA1"/>
    <w:rsid w:val="00D147D0"/>
    <w:rsid w:val="00D149CF"/>
    <w:rsid w:val="00D16A7B"/>
    <w:rsid w:val="00D177A8"/>
    <w:rsid w:val="00D270EF"/>
    <w:rsid w:val="00D27CA4"/>
    <w:rsid w:val="00D27F5B"/>
    <w:rsid w:val="00D313B2"/>
    <w:rsid w:val="00D313D8"/>
    <w:rsid w:val="00D327C6"/>
    <w:rsid w:val="00D34751"/>
    <w:rsid w:val="00D41B34"/>
    <w:rsid w:val="00D442B4"/>
    <w:rsid w:val="00D447A7"/>
    <w:rsid w:val="00D45CEE"/>
    <w:rsid w:val="00D45EC6"/>
    <w:rsid w:val="00D46057"/>
    <w:rsid w:val="00D46A9F"/>
    <w:rsid w:val="00D47240"/>
    <w:rsid w:val="00D4741C"/>
    <w:rsid w:val="00D47B03"/>
    <w:rsid w:val="00D47CD0"/>
    <w:rsid w:val="00D5184D"/>
    <w:rsid w:val="00D52267"/>
    <w:rsid w:val="00D530C9"/>
    <w:rsid w:val="00D53513"/>
    <w:rsid w:val="00D564DF"/>
    <w:rsid w:val="00D5763B"/>
    <w:rsid w:val="00D61186"/>
    <w:rsid w:val="00D6272B"/>
    <w:rsid w:val="00D650DD"/>
    <w:rsid w:val="00D65A5C"/>
    <w:rsid w:val="00D6606E"/>
    <w:rsid w:val="00D6695F"/>
    <w:rsid w:val="00D67C80"/>
    <w:rsid w:val="00D70A39"/>
    <w:rsid w:val="00D73D40"/>
    <w:rsid w:val="00D76070"/>
    <w:rsid w:val="00D7689B"/>
    <w:rsid w:val="00D77464"/>
    <w:rsid w:val="00D77B16"/>
    <w:rsid w:val="00D80F96"/>
    <w:rsid w:val="00D81441"/>
    <w:rsid w:val="00D81616"/>
    <w:rsid w:val="00D823EF"/>
    <w:rsid w:val="00D8440A"/>
    <w:rsid w:val="00D85055"/>
    <w:rsid w:val="00D852A7"/>
    <w:rsid w:val="00D8561E"/>
    <w:rsid w:val="00D86BD1"/>
    <w:rsid w:val="00D8719F"/>
    <w:rsid w:val="00D87F58"/>
    <w:rsid w:val="00D90FF4"/>
    <w:rsid w:val="00D96224"/>
    <w:rsid w:val="00D96C48"/>
    <w:rsid w:val="00DA038E"/>
    <w:rsid w:val="00DA0F8B"/>
    <w:rsid w:val="00DA26E1"/>
    <w:rsid w:val="00DA3737"/>
    <w:rsid w:val="00DA3CD9"/>
    <w:rsid w:val="00DA506C"/>
    <w:rsid w:val="00DA5425"/>
    <w:rsid w:val="00DA7466"/>
    <w:rsid w:val="00DA7C71"/>
    <w:rsid w:val="00DB2940"/>
    <w:rsid w:val="00DB61CC"/>
    <w:rsid w:val="00DB7422"/>
    <w:rsid w:val="00DB7D4F"/>
    <w:rsid w:val="00DC0374"/>
    <w:rsid w:val="00DC4494"/>
    <w:rsid w:val="00DC498F"/>
    <w:rsid w:val="00DD09CC"/>
    <w:rsid w:val="00DD152E"/>
    <w:rsid w:val="00DD1734"/>
    <w:rsid w:val="00DD19AA"/>
    <w:rsid w:val="00DD2CA7"/>
    <w:rsid w:val="00DD5E1B"/>
    <w:rsid w:val="00DD605D"/>
    <w:rsid w:val="00DD6B32"/>
    <w:rsid w:val="00DD7B04"/>
    <w:rsid w:val="00DE140D"/>
    <w:rsid w:val="00DE26A9"/>
    <w:rsid w:val="00DE417E"/>
    <w:rsid w:val="00DE55B4"/>
    <w:rsid w:val="00DF0071"/>
    <w:rsid w:val="00DF0BF7"/>
    <w:rsid w:val="00DF2593"/>
    <w:rsid w:val="00DF27A1"/>
    <w:rsid w:val="00DF3550"/>
    <w:rsid w:val="00DF48E0"/>
    <w:rsid w:val="00DF5794"/>
    <w:rsid w:val="00DF6414"/>
    <w:rsid w:val="00DF7239"/>
    <w:rsid w:val="00DF7562"/>
    <w:rsid w:val="00E002DE"/>
    <w:rsid w:val="00E012ED"/>
    <w:rsid w:val="00E01D92"/>
    <w:rsid w:val="00E02AE8"/>
    <w:rsid w:val="00E0340C"/>
    <w:rsid w:val="00E1049E"/>
    <w:rsid w:val="00E13970"/>
    <w:rsid w:val="00E14CCF"/>
    <w:rsid w:val="00E17557"/>
    <w:rsid w:val="00E22A59"/>
    <w:rsid w:val="00E23633"/>
    <w:rsid w:val="00E25699"/>
    <w:rsid w:val="00E258C2"/>
    <w:rsid w:val="00E25EB0"/>
    <w:rsid w:val="00E265DE"/>
    <w:rsid w:val="00E27577"/>
    <w:rsid w:val="00E305A4"/>
    <w:rsid w:val="00E305C3"/>
    <w:rsid w:val="00E3350D"/>
    <w:rsid w:val="00E335F8"/>
    <w:rsid w:val="00E34EF4"/>
    <w:rsid w:val="00E46597"/>
    <w:rsid w:val="00E47F96"/>
    <w:rsid w:val="00E5640E"/>
    <w:rsid w:val="00E56863"/>
    <w:rsid w:val="00E61B69"/>
    <w:rsid w:val="00E64FB4"/>
    <w:rsid w:val="00E65147"/>
    <w:rsid w:val="00E65EF5"/>
    <w:rsid w:val="00E672C0"/>
    <w:rsid w:val="00E67BD3"/>
    <w:rsid w:val="00E70987"/>
    <w:rsid w:val="00E72C98"/>
    <w:rsid w:val="00E73977"/>
    <w:rsid w:val="00E73A23"/>
    <w:rsid w:val="00E73FE0"/>
    <w:rsid w:val="00E773B7"/>
    <w:rsid w:val="00E831AD"/>
    <w:rsid w:val="00E8476A"/>
    <w:rsid w:val="00E852BB"/>
    <w:rsid w:val="00E85B24"/>
    <w:rsid w:val="00E90B93"/>
    <w:rsid w:val="00E91078"/>
    <w:rsid w:val="00E9139D"/>
    <w:rsid w:val="00E93244"/>
    <w:rsid w:val="00E94F4C"/>
    <w:rsid w:val="00E9634D"/>
    <w:rsid w:val="00EA207E"/>
    <w:rsid w:val="00EA30B7"/>
    <w:rsid w:val="00EA44F2"/>
    <w:rsid w:val="00EA4759"/>
    <w:rsid w:val="00EA49A3"/>
    <w:rsid w:val="00EA6424"/>
    <w:rsid w:val="00EB1ADC"/>
    <w:rsid w:val="00EB31AB"/>
    <w:rsid w:val="00EB428D"/>
    <w:rsid w:val="00EB500D"/>
    <w:rsid w:val="00EB5412"/>
    <w:rsid w:val="00EB55BB"/>
    <w:rsid w:val="00EB6F60"/>
    <w:rsid w:val="00EC28A7"/>
    <w:rsid w:val="00EC2C06"/>
    <w:rsid w:val="00EC4523"/>
    <w:rsid w:val="00EC5A9A"/>
    <w:rsid w:val="00EC62D5"/>
    <w:rsid w:val="00EC6545"/>
    <w:rsid w:val="00EC735C"/>
    <w:rsid w:val="00ED183B"/>
    <w:rsid w:val="00ED1A85"/>
    <w:rsid w:val="00ED2A84"/>
    <w:rsid w:val="00ED3617"/>
    <w:rsid w:val="00ED378F"/>
    <w:rsid w:val="00ED3FAC"/>
    <w:rsid w:val="00ED4471"/>
    <w:rsid w:val="00ED4E4A"/>
    <w:rsid w:val="00ED739B"/>
    <w:rsid w:val="00ED7558"/>
    <w:rsid w:val="00ED76F7"/>
    <w:rsid w:val="00EE0436"/>
    <w:rsid w:val="00EE21C7"/>
    <w:rsid w:val="00EE241A"/>
    <w:rsid w:val="00EE45CE"/>
    <w:rsid w:val="00EE4AC3"/>
    <w:rsid w:val="00EE5708"/>
    <w:rsid w:val="00EE6C97"/>
    <w:rsid w:val="00EE7D28"/>
    <w:rsid w:val="00EF405F"/>
    <w:rsid w:val="00EF44D9"/>
    <w:rsid w:val="00EF6C7B"/>
    <w:rsid w:val="00EF6FCA"/>
    <w:rsid w:val="00EF7986"/>
    <w:rsid w:val="00EF7B97"/>
    <w:rsid w:val="00F00A9D"/>
    <w:rsid w:val="00F01126"/>
    <w:rsid w:val="00F0166A"/>
    <w:rsid w:val="00F041EB"/>
    <w:rsid w:val="00F0440B"/>
    <w:rsid w:val="00F06730"/>
    <w:rsid w:val="00F0688D"/>
    <w:rsid w:val="00F11374"/>
    <w:rsid w:val="00F13B8C"/>
    <w:rsid w:val="00F16791"/>
    <w:rsid w:val="00F17283"/>
    <w:rsid w:val="00F17DF7"/>
    <w:rsid w:val="00F20A07"/>
    <w:rsid w:val="00F22BA9"/>
    <w:rsid w:val="00F259F2"/>
    <w:rsid w:val="00F26E74"/>
    <w:rsid w:val="00F26F52"/>
    <w:rsid w:val="00F30059"/>
    <w:rsid w:val="00F30AAD"/>
    <w:rsid w:val="00F30B0E"/>
    <w:rsid w:val="00F310AF"/>
    <w:rsid w:val="00F31E90"/>
    <w:rsid w:val="00F327AE"/>
    <w:rsid w:val="00F32912"/>
    <w:rsid w:val="00F34960"/>
    <w:rsid w:val="00F35291"/>
    <w:rsid w:val="00F3567A"/>
    <w:rsid w:val="00F368CF"/>
    <w:rsid w:val="00F37585"/>
    <w:rsid w:val="00F40598"/>
    <w:rsid w:val="00F41A0C"/>
    <w:rsid w:val="00F41DEB"/>
    <w:rsid w:val="00F42978"/>
    <w:rsid w:val="00F44E65"/>
    <w:rsid w:val="00F462E4"/>
    <w:rsid w:val="00F46A9D"/>
    <w:rsid w:val="00F46C8C"/>
    <w:rsid w:val="00F508C5"/>
    <w:rsid w:val="00F50D2F"/>
    <w:rsid w:val="00F511C9"/>
    <w:rsid w:val="00F51DEF"/>
    <w:rsid w:val="00F532F8"/>
    <w:rsid w:val="00F5501B"/>
    <w:rsid w:val="00F56A89"/>
    <w:rsid w:val="00F56A93"/>
    <w:rsid w:val="00F60EE9"/>
    <w:rsid w:val="00F63614"/>
    <w:rsid w:val="00F63BCB"/>
    <w:rsid w:val="00F6701D"/>
    <w:rsid w:val="00F67079"/>
    <w:rsid w:val="00F75A4B"/>
    <w:rsid w:val="00F80C1D"/>
    <w:rsid w:val="00F821EE"/>
    <w:rsid w:val="00F831B8"/>
    <w:rsid w:val="00F85887"/>
    <w:rsid w:val="00F86BCC"/>
    <w:rsid w:val="00F91EFF"/>
    <w:rsid w:val="00F928D3"/>
    <w:rsid w:val="00F94CD9"/>
    <w:rsid w:val="00F97452"/>
    <w:rsid w:val="00F97A28"/>
    <w:rsid w:val="00F97F7B"/>
    <w:rsid w:val="00FA3B72"/>
    <w:rsid w:val="00FA61F4"/>
    <w:rsid w:val="00FB0B14"/>
    <w:rsid w:val="00FB0F28"/>
    <w:rsid w:val="00FB19D0"/>
    <w:rsid w:val="00FB43B1"/>
    <w:rsid w:val="00FB4EB3"/>
    <w:rsid w:val="00FB4FCF"/>
    <w:rsid w:val="00FB64ED"/>
    <w:rsid w:val="00FC1DF2"/>
    <w:rsid w:val="00FC2A81"/>
    <w:rsid w:val="00FC3011"/>
    <w:rsid w:val="00FC4D5E"/>
    <w:rsid w:val="00FC5244"/>
    <w:rsid w:val="00FC5522"/>
    <w:rsid w:val="00FD23D0"/>
    <w:rsid w:val="00FD2844"/>
    <w:rsid w:val="00FD29A7"/>
    <w:rsid w:val="00FD4122"/>
    <w:rsid w:val="00FD4A37"/>
    <w:rsid w:val="00FD4B67"/>
    <w:rsid w:val="00FD7F7E"/>
    <w:rsid w:val="00FE12EC"/>
    <w:rsid w:val="00FE14B0"/>
    <w:rsid w:val="00FE2AE8"/>
    <w:rsid w:val="00FE2F08"/>
    <w:rsid w:val="00FE4E03"/>
    <w:rsid w:val="00FE5DDE"/>
    <w:rsid w:val="00FE6C8B"/>
    <w:rsid w:val="00FF0552"/>
    <w:rsid w:val="00FF0AE7"/>
    <w:rsid w:val="00FF1238"/>
    <w:rsid w:val="00FF2136"/>
    <w:rsid w:val="00FF2C11"/>
    <w:rsid w:val="00FF356E"/>
    <w:rsid w:val="00FF3BC7"/>
    <w:rsid w:val="00FF6AFA"/>
    <w:rsid w:val="00FF6FF1"/>
    <w:rsid w:val="01543C14"/>
    <w:rsid w:val="01880A68"/>
    <w:rsid w:val="01C06922"/>
    <w:rsid w:val="01F403B3"/>
    <w:rsid w:val="0224474C"/>
    <w:rsid w:val="025B42CF"/>
    <w:rsid w:val="02C63C7C"/>
    <w:rsid w:val="02FC499A"/>
    <w:rsid w:val="030461B1"/>
    <w:rsid w:val="03996719"/>
    <w:rsid w:val="03D25437"/>
    <w:rsid w:val="044143CE"/>
    <w:rsid w:val="048202F4"/>
    <w:rsid w:val="04A34F83"/>
    <w:rsid w:val="04B23FFC"/>
    <w:rsid w:val="04C65EB5"/>
    <w:rsid w:val="04D44277"/>
    <w:rsid w:val="052771ED"/>
    <w:rsid w:val="05A649DA"/>
    <w:rsid w:val="05AE3B27"/>
    <w:rsid w:val="05BC1AD6"/>
    <w:rsid w:val="05CA43A8"/>
    <w:rsid w:val="05D6270D"/>
    <w:rsid w:val="05F13D6F"/>
    <w:rsid w:val="06042170"/>
    <w:rsid w:val="06117039"/>
    <w:rsid w:val="061E14E8"/>
    <w:rsid w:val="063A7F26"/>
    <w:rsid w:val="06454EDD"/>
    <w:rsid w:val="06D04653"/>
    <w:rsid w:val="06DD37A4"/>
    <w:rsid w:val="06E42EFE"/>
    <w:rsid w:val="071B13C4"/>
    <w:rsid w:val="0761457B"/>
    <w:rsid w:val="084E64AE"/>
    <w:rsid w:val="08526D20"/>
    <w:rsid w:val="087E5E64"/>
    <w:rsid w:val="08B30A27"/>
    <w:rsid w:val="08C95D7D"/>
    <w:rsid w:val="08DB5951"/>
    <w:rsid w:val="090C71B3"/>
    <w:rsid w:val="09243094"/>
    <w:rsid w:val="09343DE6"/>
    <w:rsid w:val="094A372B"/>
    <w:rsid w:val="09FD48E1"/>
    <w:rsid w:val="0A3C3654"/>
    <w:rsid w:val="0A952EF9"/>
    <w:rsid w:val="0AAC27C3"/>
    <w:rsid w:val="0ADC3EFB"/>
    <w:rsid w:val="0ADC5053"/>
    <w:rsid w:val="0AEA2B37"/>
    <w:rsid w:val="0B097538"/>
    <w:rsid w:val="0B1E4B30"/>
    <w:rsid w:val="0B2C7943"/>
    <w:rsid w:val="0B7A5550"/>
    <w:rsid w:val="0C4D5761"/>
    <w:rsid w:val="0C81543B"/>
    <w:rsid w:val="0D1E152C"/>
    <w:rsid w:val="0DA9293D"/>
    <w:rsid w:val="0DB150F5"/>
    <w:rsid w:val="0DD140F6"/>
    <w:rsid w:val="0DFE3976"/>
    <w:rsid w:val="0DFF6B05"/>
    <w:rsid w:val="0E847CE2"/>
    <w:rsid w:val="0E9D1FE3"/>
    <w:rsid w:val="0F530402"/>
    <w:rsid w:val="0FC24356"/>
    <w:rsid w:val="0FC5474A"/>
    <w:rsid w:val="0FCF551E"/>
    <w:rsid w:val="0FD23F57"/>
    <w:rsid w:val="10246D5C"/>
    <w:rsid w:val="107E371D"/>
    <w:rsid w:val="10E0220E"/>
    <w:rsid w:val="1187776F"/>
    <w:rsid w:val="12412E54"/>
    <w:rsid w:val="12703184"/>
    <w:rsid w:val="128C61DE"/>
    <w:rsid w:val="12982DD6"/>
    <w:rsid w:val="12E4180D"/>
    <w:rsid w:val="13304DF0"/>
    <w:rsid w:val="134303B3"/>
    <w:rsid w:val="135065CF"/>
    <w:rsid w:val="1351419C"/>
    <w:rsid w:val="137F1CBB"/>
    <w:rsid w:val="139357E6"/>
    <w:rsid w:val="1410766F"/>
    <w:rsid w:val="148429EF"/>
    <w:rsid w:val="149B171E"/>
    <w:rsid w:val="14D3448F"/>
    <w:rsid w:val="14F4002B"/>
    <w:rsid w:val="154A6CE6"/>
    <w:rsid w:val="15AF11C2"/>
    <w:rsid w:val="15CC6AA2"/>
    <w:rsid w:val="163A7DE7"/>
    <w:rsid w:val="167D186F"/>
    <w:rsid w:val="168C56E8"/>
    <w:rsid w:val="16C570E3"/>
    <w:rsid w:val="17252F1B"/>
    <w:rsid w:val="172568B5"/>
    <w:rsid w:val="17413EA1"/>
    <w:rsid w:val="177506FB"/>
    <w:rsid w:val="17C5000F"/>
    <w:rsid w:val="17CB773B"/>
    <w:rsid w:val="17FD60FD"/>
    <w:rsid w:val="194C656C"/>
    <w:rsid w:val="197B7D9D"/>
    <w:rsid w:val="19A13C59"/>
    <w:rsid w:val="19D707E5"/>
    <w:rsid w:val="19E91A13"/>
    <w:rsid w:val="1A3C52CC"/>
    <w:rsid w:val="1A4131A8"/>
    <w:rsid w:val="1A770F61"/>
    <w:rsid w:val="1AD35BF5"/>
    <w:rsid w:val="1B1B74B0"/>
    <w:rsid w:val="1BC438AA"/>
    <w:rsid w:val="1BD4476F"/>
    <w:rsid w:val="1C1C4298"/>
    <w:rsid w:val="1C512177"/>
    <w:rsid w:val="1C7C5AA9"/>
    <w:rsid w:val="1CA067CC"/>
    <w:rsid w:val="1CFE168E"/>
    <w:rsid w:val="1D1A5D24"/>
    <w:rsid w:val="1D3748F4"/>
    <w:rsid w:val="1D6F6BA8"/>
    <w:rsid w:val="1D735A58"/>
    <w:rsid w:val="1DFE0A30"/>
    <w:rsid w:val="1E370584"/>
    <w:rsid w:val="1E445FCD"/>
    <w:rsid w:val="1E5614FB"/>
    <w:rsid w:val="1E641E34"/>
    <w:rsid w:val="1E837C53"/>
    <w:rsid w:val="1E8D136A"/>
    <w:rsid w:val="1EB2276D"/>
    <w:rsid w:val="1EF07E10"/>
    <w:rsid w:val="1F35075A"/>
    <w:rsid w:val="1F6326A5"/>
    <w:rsid w:val="1FC653D7"/>
    <w:rsid w:val="1FFF08CF"/>
    <w:rsid w:val="20727D2F"/>
    <w:rsid w:val="20EA66AC"/>
    <w:rsid w:val="21A92D95"/>
    <w:rsid w:val="21BB5187"/>
    <w:rsid w:val="21FB382C"/>
    <w:rsid w:val="22783D17"/>
    <w:rsid w:val="2284606D"/>
    <w:rsid w:val="23303506"/>
    <w:rsid w:val="234A1588"/>
    <w:rsid w:val="235E4460"/>
    <w:rsid w:val="235F7DE6"/>
    <w:rsid w:val="23AD4481"/>
    <w:rsid w:val="23AE2FC3"/>
    <w:rsid w:val="241805C1"/>
    <w:rsid w:val="241B5EE9"/>
    <w:rsid w:val="241E33CD"/>
    <w:rsid w:val="2526319A"/>
    <w:rsid w:val="2535710E"/>
    <w:rsid w:val="25A87B24"/>
    <w:rsid w:val="25DD2349"/>
    <w:rsid w:val="26281D2D"/>
    <w:rsid w:val="265A3FDB"/>
    <w:rsid w:val="26841EC7"/>
    <w:rsid w:val="26B61235"/>
    <w:rsid w:val="26C80F39"/>
    <w:rsid w:val="26CE5089"/>
    <w:rsid w:val="26D8028F"/>
    <w:rsid w:val="2728485C"/>
    <w:rsid w:val="27A936E9"/>
    <w:rsid w:val="27C02FC9"/>
    <w:rsid w:val="27CA53D8"/>
    <w:rsid w:val="27F41FAF"/>
    <w:rsid w:val="27F64162"/>
    <w:rsid w:val="28111B52"/>
    <w:rsid w:val="28200578"/>
    <w:rsid w:val="282A1944"/>
    <w:rsid w:val="28395ADF"/>
    <w:rsid w:val="28BA42E2"/>
    <w:rsid w:val="28D46EEF"/>
    <w:rsid w:val="28E13B2B"/>
    <w:rsid w:val="29E14537"/>
    <w:rsid w:val="2A517DB6"/>
    <w:rsid w:val="2A8B539F"/>
    <w:rsid w:val="2AE25351"/>
    <w:rsid w:val="2AFC5025"/>
    <w:rsid w:val="2B5720DD"/>
    <w:rsid w:val="2B5B5043"/>
    <w:rsid w:val="2BA06D4F"/>
    <w:rsid w:val="2BCE39D5"/>
    <w:rsid w:val="2CA82D63"/>
    <w:rsid w:val="2CD9315F"/>
    <w:rsid w:val="2D0F4D3B"/>
    <w:rsid w:val="2D3604FB"/>
    <w:rsid w:val="2D3F6B11"/>
    <w:rsid w:val="2DA873E0"/>
    <w:rsid w:val="2E232632"/>
    <w:rsid w:val="2E9E7B13"/>
    <w:rsid w:val="2EF759A5"/>
    <w:rsid w:val="2F053163"/>
    <w:rsid w:val="2F470B37"/>
    <w:rsid w:val="2F710F0F"/>
    <w:rsid w:val="2FA04D89"/>
    <w:rsid w:val="2FB5161F"/>
    <w:rsid w:val="2FF64260"/>
    <w:rsid w:val="3004331B"/>
    <w:rsid w:val="3018749E"/>
    <w:rsid w:val="30252865"/>
    <w:rsid w:val="30455532"/>
    <w:rsid w:val="30537D46"/>
    <w:rsid w:val="3066040B"/>
    <w:rsid w:val="30BF2EF8"/>
    <w:rsid w:val="30E16085"/>
    <w:rsid w:val="313A3DDE"/>
    <w:rsid w:val="315C6D8A"/>
    <w:rsid w:val="315F59E6"/>
    <w:rsid w:val="319C3E95"/>
    <w:rsid w:val="31EA1654"/>
    <w:rsid w:val="31F84E35"/>
    <w:rsid w:val="32090FC8"/>
    <w:rsid w:val="324F48B1"/>
    <w:rsid w:val="328B1E6D"/>
    <w:rsid w:val="32BE02BD"/>
    <w:rsid w:val="33074F47"/>
    <w:rsid w:val="33156BF1"/>
    <w:rsid w:val="338F58EA"/>
    <w:rsid w:val="33907E2A"/>
    <w:rsid w:val="33AE5F0D"/>
    <w:rsid w:val="340B538E"/>
    <w:rsid w:val="34112586"/>
    <w:rsid w:val="34260D86"/>
    <w:rsid w:val="345157F6"/>
    <w:rsid w:val="348B40B5"/>
    <w:rsid w:val="348C00B5"/>
    <w:rsid w:val="34C34984"/>
    <w:rsid w:val="34C706CC"/>
    <w:rsid w:val="3523422F"/>
    <w:rsid w:val="35274F30"/>
    <w:rsid w:val="35317735"/>
    <w:rsid w:val="35602373"/>
    <w:rsid w:val="35F216F8"/>
    <w:rsid w:val="36040F4E"/>
    <w:rsid w:val="3617654E"/>
    <w:rsid w:val="363C7ACF"/>
    <w:rsid w:val="36652AB2"/>
    <w:rsid w:val="36782EF6"/>
    <w:rsid w:val="36A029B6"/>
    <w:rsid w:val="36DC22EA"/>
    <w:rsid w:val="374C64A5"/>
    <w:rsid w:val="374F39E9"/>
    <w:rsid w:val="38067E26"/>
    <w:rsid w:val="384F02E2"/>
    <w:rsid w:val="386805D7"/>
    <w:rsid w:val="38A700D8"/>
    <w:rsid w:val="38AB24F2"/>
    <w:rsid w:val="38AE4A02"/>
    <w:rsid w:val="38BD013E"/>
    <w:rsid w:val="38D967E7"/>
    <w:rsid w:val="38DE7104"/>
    <w:rsid w:val="396007CC"/>
    <w:rsid w:val="39A43EF7"/>
    <w:rsid w:val="3A2C07D9"/>
    <w:rsid w:val="3A301F11"/>
    <w:rsid w:val="3A3B481D"/>
    <w:rsid w:val="3A6776E9"/>
    <w:rsid w:val="3A732B1D"/>
    <w:rsid w:val="3AB32161"/>
    <w:rsid w:val="3AB86373"/>
    <w:rsid w:val="3B9A035F"/>
    <w:rsid w:val="3BDD3F5F"/>
    <w:rsid w:val="3BE4666E"/>
    <w:rsid w:val="3C145EE3"/>
    <w:rsid w:val="3C490F7F"/>
    <w:rsid w:val="3DA64788"/>
    <w:rsid w:val="3DB14B23"/>
    <w:rsid w:val="3DC8517D"/>
    <w:rsid w:val="3DE76B39"/>
    <w:rsid w:val="3DFA4DB6"/>
    <w:rsid w:val="3DFB7954"/>
    <w:rsid w:val="3E52603A"/>
    <w:rsid w:val="3E6D065F"/>
    <w:rsid w:val="3E8B68BC"/>
    <w:rsid w:val="3EA555C6"/>
    <w:rsid w:val="3EDD4EBC"/>
    <w:rsid w:val="3F27376C"/>
    <w:rsid w:val="3F80150A"/>
    <w:rsid w:val="3F9F79C4"/>
    <w:rsid w:val="3FFE10D0"/>
    <w:rsid w:val="40350C87"/>
    <w:rsid w:val="40B81AD7"/>
    <w:rsid w:val="413D2B7A"/>
    <w:rsid w:val="416E219A"/>
    <w:rsid w:val="41762214"/>
    <w:rsid w:val="41771104"/>
    <w:rsid w:val="41CF203B"/>
    <w:rsid w:val="421E36CB"/>
    <w:rsid w:val="42342C41"/>
    <w:rsid w:val="428C7B79"/>
    <w:rsid w:val="429C4954"/>
    <w:rsid w:val="42A56970"/>
    <w:rsid w:val="433013BE"/>
    <w:rsid w:val="43476D54"/>
    <w:rsid w:val="43604741"/>
    <w:rsid w:val="436174C1"/>
    <w:rsid w:val="43834D78"/>
    <w:rsid w:val="43C579BF"/>
    <w:rsid w:val="43FC3372"/>
    <w:rsid w:val="443F3895"/>
    <w:rsid w:val="448467AF"/>
    <w:rsid w:val="449945BA"/>
    <w:rsid w:val="44D57CC0"/>
    <w:rsid w:val="44D872DB"/>
    <w:rsid w:val="44E01446"/>
    <w:rsid w:val="44E13F2E"/>
    <w:rsid w:val="45265286"/>
    <w:rsid w:val="452E54A3"/>
    <w:rsid w:val="45385F1D"/>
    <w:rsid w:val="45C42397"/>
    <w:rsid w:val="45F9113B"/>
    <w:rsid w:val="46002F4F"/>
    <w:rsid w:val="460C46C2"/>
    <w:rsid w:val="469609D1"/>
    <w:rsid w:val="46E80120"/>
    <w:rsid w:val="471E2F2C"/>
    <w:rsid w:val="47B21DDC"/>
    <w:rsid w:val="47B37F50"/>
    <w:rsid w:val="47C47BDD"/>
    <w:rsid w:val="47E50DFB"/>
    <w:rsid w:val="48935096"/>
    <w:rsid w:val="48DB39E4"/>
    <w:rsid w:val="49233E4B"/>
    <w:rsid w:val="499E519D"/>
    <w:rsid w:val="49DA42AE"/>
    <w:rsid w:val="49FA4881"/>
    <w:rsid w:val="49FC7C06"/>
    <w:rsid w:val="4A1B2AD0"/>
    <w:rsid w:val="4A383EE4"/>
    <w:rsid w:val="4A557271"/>
    <w:rsid w:val="4A5F046F"/>
    <w:rsid w:val="4ACD0D57"/>
    <w:rsid w:val="4B3B79BB"/>
    <w:rsid w:val="4B5750F8"/>
    <w:rsid w:val="4BD834B0"/>
    <w:rsid w:val="4BD84ADF"/>
    <w:rsid w:val="4BE64737"/>
    <w:rsid w:val="4BF829D7"/>
    <w:rsid w:val="4C0211B9"/>
    <w:rsid w:val="4C71178B"/>
    <w:rsid w:val="4C8F15A5"/>
    <w:rsid w:val="4C9F2CCA"/>
    <w:rsid w:val="4CDA58A2"/>
    <w:rsid w:val="4CDE2A15"/>
    <w:rsid w:val="4D0151B9"/>
    <w:rsid w:val="4D1752D3"/>
    <w:rsid w:val="4D1B64E5"/>
    <w:rsid w:val="4D3C5947"/>
    <w:rsid w:val="4D4C197E"/>
    <w:rsid w:val="4D655396"/>
    <w:rsid w:val="4D791CFC"/>
    <w:rsid w:val="4D9A7BA8"/>
    <w:rsid w:val="4DA67E34"/>
    <w:rsid w:val="4DE344A3"/>
    <w:rsid w:val="4DEF45D7"/>
    <w:rsid w:val="4DF9301E"/>
    <w:rsid w:val="4E4355C4"/>
    <w:rsid w:val="4E5C3E38"/>
    <w:rsid w:val="4E612198"/>
    <w:rsid w:val="4E67301F"/>
    <w:rsid w:val="4EAB739F"/>
    <w:rsid w:val="4EC779D2"/>
    <w:rsid w:val="4F0F57DE"/>
    <w:rsid w:val="4F167419"/>
    <w:rsid w:val="4F17420C"/>
    <w:rsid w:val="4F8932BE"/>
    <w:rsid w:val="4FCD1CA0"/>
    <w:rsid w:val="4FED78F6"/>
    <w:rsid w:val="4FEE653A"/>
    <w:rsid w:val="500F1E8C"/>
    <w:rsid w:val="50727544"/>
    <w:rsid w:val="50A566E3"/>
    <w:rsid w:val="50F90E0E"/>
    <w:rsid w:val="50F910C0"/>
    <w:rsid w:val="50FB3416"/>
    <w:rsid w:val="5129250A"/>
    <w:rsid w:val="51F64DD1"/>
    <w:rsid w:val="51F802F8"/>
    <w:rsid w:val="521932E3"/>
    <w:rsid w:val="524905B2"/>
    <w:rsid w:val="52493912"/>
    <w:rsid w:val="526102CA"/>
    <w:rsid w:val="52666A73"/>
    <w:rsid w:val="527668C8"/>
    <w:rsid w:val="52B07F46"/>
    <w:rsid w:val="52D40DE2"/>
    <w:rsid w:val="52DA092C"/>
    <w:rsid w:val="52E637C7"/>
    <w:rsid w:val="53452B15"/>
    <w:rsid w:val="53640D50"/>
    <w:rsid w:val="538D1CC5"/>
    <w:rsid w:val="53900E05"/>
    <w:rsid w:val="53B14104"/>
    <w:rsid w:val="53C76D70"/>
    <w:rsid w:val="53D0394C"/>
    <w:rsid w:val="54634F29"/>
    <w:rsid w:val="54CF1162"/>
    <w:rsid w:val="54D94E29"/>
    <w:rsid w:val="55000A48"/>
    <w:rsid w:val="55276B44"/>
    <w:rsid w:val="552B3868"/>
    <w:rsid w:val="553A1EEF"/>
    <w:rsid w:val="55745ECC"/>
    <w:rsid w:val="55FC1424"/>
    <w:rsid w:val="561E2C38"/>
    <w:rsid w:val="567E2A35"/>
    <w:rsid w:val="57000E19"/>
    <w:rsid w:val="57B83D2C"/>
    <w:rsid w:val="58082222"/>
    <w:rsid w:val="58322D23"/>
    <w:rsid w:val="58422DF2"/>
    <w:rsid w:val="58C03880"/>
    <w:rsid w:val="58C452D8"/>
    <w:rsid w:val="58FF593B"/>
    <w:rsid w:val="59032762"/>
    <w:rsid w:val="59211C95"/>
    <w:rsid w:val="596004C6"/>
    <w:rsid w:val="597969F9"/>
    <w:rsid w:val="59B86BAD"/>
    <w:rsid w:val="59DF1F9B"/>
    <w:rsid w:val="5A112219"/>
    <w:rsid w:val="5ABD0AB9"/>
    <w:rsid w:val="5AF06C3F"/>
    <w:rsid w:val="5B1238F6"/>
    <w:rsid w:val="5B752E17"/>
    <w:rsid w:val="5B9B1FB5"/>
    <w:rsid w:val="5BA748A8"/>
    <w:rsid w:val="5BBB3894"/>
    <w:rsid w:val="5BF50B53"/>
    <w:rsid w:val="5C227EE5"/>
    <w:rsid w:val="5C554D3D"/>
    <w:rsid w:val="5CAC40F1"/>
    <w:rsid w:val="5D187AB2"/>
    <w:rsid w:val="5D282501"/>
    <w:rsid w:val="5DA66E01"/>
    <w:rsid w:val="5DDD73D5"/>
    <w:rsid w:val="5E1D0254"/>
    <w:rsid w:val="5E3F6742"/>
    <w:rsid w:val="5E485B90"/>
    <w:rsid w:val="5E551E70"/>
    <w:rsid w:val="5E9A226C"/>
    <w:rsid w:val="5EC53FA3"/>
    <w:rsid w:val="5ED6641D"/>
    <w:rsid w:val="5EDC65D2"/>
    <w:rsid w:val="5F8E351B"/>
    <w:rsid w:val="5FBE7CAE"/>
    <w:rsid w:val="605C5C4F"/>
    <w:rsid w:val="608921A6"/>
    <w:rsid w:val="608C661E"/>
    <w:rsid w:val="609A1E09"/>
    <w:rsid w:val="609C62BF"/>
    <w:rsid w:val="6146770E"/>
    <w:rsid w:val="61B95E28"/>
    <w:rsid w:val="61EC5457"/>
    <w:rsid w:val="6202009C"/>
    <w:rsid w:val="622B18A8"/>
    <w:rsid w:val="625D2E5C"/>
    <w:rsid w:val="62742AFB"/>
    <w:rsid w:val="62862868"/>
    <w:rsid w:val="62924B7D"/>
    <w:rsid w:val="631423E4"/>
    <w:rsid w:val="634E2FE4"/>
    <w:rsid w:val="6369627A"/>
    <w:rsid w:val="63793F6B"/>
    <w:rsid w:val="63F1007B"/>
    <w:rsid w:val="640822A0"/>
    <w:rsid w:val="64221FD7"/>
    <w:rsid w:val="64330245"/>
    <w:rsid w:val="64456BDC"/>
    <w:rsid w:val="644D0E2E"/>
    <w:rsid w:val="65310E5E"/>
    <w:rsid w:val="65995B41"/>
    <w:rsid w:val="65BF5FD0"/>
    <w:rsid w:val="65F57829"/>
    <w:rsid w:val="65F62AF4"/>
    <w:rsid w:val="665F123B"/>
    <w:rsid w:val="667967DA"/>
    <w:rsid w:val="66B3326C"/>
    <w:rsid w:val="66F92451"/>
    <w:rsid w:val="67647136"/>
    <w:rsid w:val="67964B8F"/>
    <w:rsid w:val="67AE5E89"/>
    <w:rsid w:val="67B74D86"/>
    <w:rsid w:val="67CC4BBF"/>
    <w:rsid w:val="67E067D2"/>
    <w:rsid w:val="67ED6D0E"/>
    <w:rsid w:val="68015621"/>
    <w:rsid w:val="68083881"/>
    <w:rsid w:val="6885736B"/>
    <w:rsid w:val="688C7634"/>
    <w:rsid w:val="68E60A04"/>
    <w:rsid w:val="68F8142E"/>
    <w:rsid w:val="6946799B"/>
    <w:rsid w:val="695219F2"/>
    <w:rsid w:val="69636EC5"/>
    <w:rsid w:val="69744C7F"/>
    <w:rsid w:val="698C4BBC"/>
    <w:rsid w:val="699D46AE"/>
    <w:rsid w:val="69B5203F"/>
    <w:rsid w:val="6A317063"/>
    <w:rsid w:val="6A470F53"/>
    <w:rsid w:val="6B5C530A"/>
    <w:rsid w:val="6B666B90"/>
    <w:rsid w:val="6B8733FA"/>
    <w:rsid w:val="6BA12503"/>
    <w:rsid w:val="6C5B5BC8"/>
    <w:rsid w:val="6DA60D5A"/>
    <w:rsid w:val="6E7B29E8"/>
    <w:rsid w:val="6F591DD1"/>
    <w:rsid w:val="6F92742F"/>
    <w:rsid w:val="6FAC534F"/>
    <w:rsid w:val="6FF308AD"/>
    <w:rsid w:val="70755E9B"/>
    <w:rsid w:val="70F2018B"/>
    <w:rsid w:val="71250915"/>
    <w:rsid w:val="713B7366"/>
    <w:rsid w:val="714D3C32"/>
    <w:rsid w:val="717178B9"/>
    <w:rsid w:val="717B4D6B"/>
    <w:rsid w:val="71851765"/>
    <w:rsid w:val="71AA20CC"/>
    <w:rsid w:val="71FC0110"/>
    <w:rsid w:val="7232240F"/>
    <w:rsid w:val="72520C69"/>
    <w:rsid w:val="7274127A"/>
    <w:rsid w:val="72793D7F"/>
    <w:rsid w:val="72B47309"/>
    <w:rsid w:val="72B843C8"/>
    <w:rsid w:val="72BC1B83"/>
    <w:rsid w:val="72F34CD7"/>
    <w:rsid w:val="735A25DF"/>
    <w:rsid w:val="739921FA"/>
    <w:rsid w:val="73C86BCA"/>
    <w:rsid w:val="73D93C9A"/>
    <w:rsid w:val="73FF6CEF"/>
    <w:rsid w:val="74405316"/>
    <w:rsid w:val="744B3176"/>
    <w:rsid w:val="74B009D1"/>
    <w:rsid w:val="74BF1E8A"/>
    <w:rsid w:val="75C13C92"/>
    <w:rsid w:val="76503DA1"/>
    <w:rsid w:val="766B6B6B"/>
    <w:rsid w:val="768F35FA"/>
    <w:rsid w:val="769E04E9"/>
    <w:rsid w:val="76AF0CA9"/>
    <w:rsid w:val="76D753A9"/>
    <w:rsid w:val="76D9636B"/>
    <w:rsid w:val="777E7FF0"/>
    <w:rsid w:val="77910A34"/>
    <w:rsid w:val="783C5D5C"/>
    <w:rsid w:val="786C3817"/>
    <w:rsid w:val="793A253D"/>
    <w:rsid w:val="795915A1"/>
    <w:rsid w:val="799C22FF"/>
    <w:rsid w:val="79D5452E"/>
    <w:rsid w:val="7A256D54"/>
    <w:rsid w:val="7A2E48BE"/>
    <w:rsid w:val="7A522750"/>
    <w:rsid w:val="7A6C2166"/>
    <w:rsid w:val="7B0C1FC7"/>
    <w:rsid w:val="7B3550D1"/>
    <w:rsid w:val="7B4A18F6"/>
    <w:rsid w:val="7B58672D"/>
    <w:rsid w:val="7B921917"/>
    <w:rsid w:val="7BB33A6D"/>
    <w:rsid w:val="7C266591"/>
    <w:rsid w:val="7C712815"/>
    <w:rsid w:val="7D3A3E89"/>
    <w:rsid w:val="7D4A355C"/>
    <w:rsid w:val="7E623E04"/>
    <w:rsid w:val="7EC43639"/>
    <w:rsid w:val="7ED120CB"/>
    <w:rsid w:val="7ED46473"/>
    <w:rsid w:val="7ED86C28"/>
    <w:rsid w:val="7F705884"/>
    <w:rsid w:val="7F737A6C"/>
    <w:rsid w:val="7F826F84"/>
    <w:rsid w:val="7F91224D"/>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C56EF"/>
  <w15:docId w15:val="{DEE25895-06D5-447E-A9A9-43A3900B8D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pPr>
    <w:rPr>
      <w:rFonts w:ascii="Microsoft JhengHei" w:eastAsiaTheme="minorEastAsia" w:hAnsi="Microsoft JhengHei" w:cstheme="minorBidi"/>
      <w:sz w:val="24"/>
      <w:szCs w:val="22"/>
      <w:lang w:val="en-IE"/>
    </w:rPr>
  </w:style>
  <w:style w:type="paragraph" w:styleId="Heading1">
    <w:name w:val="heading 1"/>
    <w:basedOn w:val="Normal"/>
    <w:next w:val="Normal"/>
    <w:link w:val="Heading1Char"/>
    <w:uiPriority w:val="9"/>
    <w:qFormat/>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unhideWhenUsed/>
    <w:qFormat/>
    <w:pPr>
      <w:spacing w:after="200"/>
    </w:pPr>
    <w:rPr>
      <w:iCs/>
      <w:color w:val="44546A" w:themeColor="text2"/>
      <w:sz w:val="21"/>
      <w:szCs w:val="18"/>
    </w:rPr>
  </w:style>
  <w:style w:type="paragraph" w:styleId="TOC3">
    <w:name w:val="toc 3"/>
    <w:basedOn w:val="Normal"/>
    <w:next w:val="Normal"/>
    <w:uiPriority w:val="39"/>
    <w:unhideWhenUsed/>
    <w:qFormat/>
    <w:pPr>
      <w:spacing w:after="100"/>
      <w:ind w:left="480"/>
    </w:pPr>
  </w:style>
  <w:style w:type="paragraph" w:styleId="EndnoteText">
    <w:name w:val="endnote text"/>
    <w:basedOn w:val="Normal"/>
    <w:uiPriority w:val="99"/>
    <w:semiHidden/>
    <w:unhideWhenUsed/>
    <w:qFormat/>
    <w:pPr>
      <w:snapToGrid w:val="0"/>
    </w:p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TOC1">
    <w:name w:val="toc 1"/>
    <w:basedOn w:val="Normal"/>
    <w:next w:val="Normal"/>
    <w:uiPriority w:val="39"/>
    <w:unhideWhenUsed/>
    <w:qFormat/>
    <w:pPr>
      <w:spacing w:after="100"/>
    </w:pPr>
  </w:style>
  <w:style w:type="paragraph" w:styleId="Subtitle">
    <w:name w:val="Subtitle"/>
    <w:basedOn w:val="Normal"/>
    <w:next w:val="Normal"/>
    <w:link w:val="SubtitleChar"/>
    <w:uiPriority w:val="11"/>
    <w:qFormat/>
    <w:rPr>
      <w:spacing w:val="15"/>
      <w:sz w:val="20"/>
    </w:rPr>
  </w:style>
  <w:style w:type="paragraph" w:styleId="TableofFigures">
    <w:name w:val="table of figures"/>
    <w:basedOn w:val="Normal"/>
    <w:next w:val="Normal"/>
    <w:uiPriority w:val="99"/>
    <w:unhideWhenUsed/>
    <w:qFormat/>
    <w:pPr>
      <w:spacing w:after="0"/>
    </w:pPr>
  </w:style>
  <w:style w:type="paragraph" w:styleId="TOC2">
    <w:name w:val="toc 2"/>
    <w:basedOn w:val="Normal"/>
    <w:next w:val="Normal"/>
    <w:uiPriority w:val="39"/>
    <w:unhideWhenUsed/>
    <w:qFormat/>
    <w:pPr>
      <w:spacing w:after="100"/>
      <w:ind w:left="240"/>
    </w:pPr>
  </w:style>
  <w:style w:type="paragraph" w:styleId="NormalWeb">
    <w:name w:val="Normal (Web)"/>
    <w:basedOn w:val="Normal"/>
    <w:uiPriority w:val="99"/>
    <w:unhideWhenUsed/>
    <w:qFormat/>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spacing w:val="-10"/>
      <w:kern w:val="28"/>
      <w:sz w:val="56"/>
      <w:szCs w:val="56"/>
    </w:rPr>
  </w:style>
  <w:style w:type="character" w:styleId="EndnoteReference">
    <w:name w:val="endnote reference"/>
    <w:basedOn w:val="DefaultParagraphFont"/>
    <w:uiPriority w:val="99"/>
    <w:semiHidden/>
    <w:unhideWhenUsed/>
    <w:qFormat/>
    <w:rPr>
      <w:vertAlign w:val="superscript"/>
    </w:rPr>
  </w:style>
  <w:style w:type="character" w:styleId="FollowedHyperlink">
    <w:name w:val="FollowedHyperlink"/>
    <w:basedOn w:val="DefaultParagraphFont"/>
    <w:uiPriority w:val="99"/>
    <w:semiHidden/>
    <w:unhideWhenUsed/>
    <w:qFormat/>
    <w:rPr>
      <w:color w:val="954F72" w:themeColor="followedHyperlink"/>
      <w:u w:val="single"/>
    </w:rPr>
  </w:style>
  <w:style w:type="character" w:styleId="Emphasis">
    <w:name w:val="Emphasis"/>
    <w:basedOn w:val="DefaultParagraphFont"/>
    <w:uiPriority w:val="20"/>
    <w:qFormat/>
    <w:rPr>
      <w:i/>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qFormat/>
    <w:rPr>
      <w:rFonts w:ascii="Microsoft JhengHei" w:eastAsiaTheme="majorEastAsia" w:hAnsi="Microsoft JhengHei" w:cstheme="majorBidi"/>
      <w:b/>
      <w:sz w:val="36"/>
      <w:szCs w:val="32"/>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qFormat/>
    <w:rPr>
      <w:rFonts w:ascii="Microsoft JhengHei" w:eastAsiaTheme="majorEastAsia" w:hAnsi="Microsoft JhengHei" w:cstheme="majorBidi"/>
      <w:b/>
      <w:color w:val="000000" w:themeColor="text1"/>
      <w:sz w:val="32"/>
      <w:szCs w:val="26"/>
    </w:rPr>
  </w:style>
  <w:style w:type="character" w:customStyle="1" w:styleId="Heading3Char">
    <w:name w:val="Heading 3 Char"/>
    <w:basedOn w:val="DefaultParagraphFont"/>
    <w:link w:val="Heading3"/>
    <w:uiPriority w:val="9"/>
    <w:qFormat/>
    <w:rPr>
      <w:rFonts w:ascii="Microsoft JhengHei" w:eastAsiaTheme="majorEastAsia" w:hAnsi="Microsoft JhengHei" w:cstheme="majorBidi"/>
      <w:b/>
      <w:sz w:val="28"/>
      <w:szCs w:val="24"/>
    </w:rPr>
  </w:style>
  <w:style w:type="character" w:customStyle="1" w:styleId="Heading4Char">
    <w:name w:val="Heading 4 Char"/>
    <w:basedOn w:val="DefaultParagraphFont"/>
    <w:link w:val="Heading4"/>
    <w:uiPriority w:val="9"/>
    <w:qFormat/>
    <w:rPr>
      <w:rFonts w:ascii="Microsoft JhengHei" w:eastAsiaTheme="majorEastAsia" w:hAnsi="Microsoft JhengHei" w:cstheme="majorBidi"/>
      <w:b/>
      <w:iCs/>
      <w:color w:val="000000" w:themeColor="text1"/>
      <w:sz w:val="24"/>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32"/>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32"/>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3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customStyle="1" w:styleId="Default">
    <w:name w:val="Default"/>
    <w:qFormat/>
    <w:pPr>
      <w:autoSpaceDE w:val="0"/>
      <w:autoSpaceDN w:val="0"/>
      <w:adjustRightInd w:val="0"/>
    </w:pPr>
    <w:rPr>
      <w:rFonts w:ascii="Bookman Old Style" w:eastAsiaTheme="minorEastAsia" w:hAnsi="Bookman Old Style" w:cs="Bookman Old Style"/>
      <w:color w:val="000000"/>
      <w:sz w:val="24"/>
      <w:szCs w:val="24"/>
      <w:lang w:val="en-IE"/>
    </w:rPr>
  </w:style>
  <w:style w:type="character" w:customStyle="1" w:styleId="SubtitleChar">
    <w:name w:val="Subtitle Char"/>
    <w:basedOn w:val="DefaultParagraphFont"/>
    <w:link w:val="Subtitle"/>
    <w:uiPriority w:val="11"/>
    <w:qFormat/>
    <w:rPr>
      <w:rFonts w:ascii="Microsoft JhengHei" w:hAnsi="Microsoft JhengHei"/>
      <w:spacing w:val="15"/>
      <w:sz w:val="20"/>
    </w:rPr>
  </w:style>
  <w:style w:type="character" w:customStyle="1" w:styleId="HeaderChar">
    <w:name w:val="Header Char"/>
    <w:basedOn w:val="DefaultParagraphFont"/>
    <w:link w:val="Header"/>
    <w:uiPriority w:val="99"/>
    <w:qFormat/>
    <w:rPr>
      <w:rFonts w:ascii="Microsoft JhengHei" w:hAnsi="Microsoft JhengHei"/>
      <w:sz w:val="24"/>
    </w:rPr>
  </w:style>
  <w:style w:type="character" w:customStyle="1" w:styleId="FooterChar">
    <w:name w:val="Footer Char"/>
    <w:basedOn w:val="DefaultParagraphFont"/>
    <w:link w:val="Footer"/>
    <w:uiPriority w:val="99"/>
    <w:qFormat/>
    <w:rPr>
      <w:rFonts w:ascii="Microsoft JhengHei" w:hAnsi="Microsoft JhengHei"/>
      <w:sz w:val="24"/>
    </w:rPr>
  </w:style>
  <w:style w:type="paragraph" w:customStyle="1" w:styleId="TOCHeading1">
    <w:name w:val="TOC Heading1"/>
    <w:basedOn w:val="Heading1"/>
    <w:next w:val="Normal"/>
    <w:uiPriority w:val="39"/>
    <w:unhideWhenUsed/>
    <w:qFormat/>
    <w:pPr>
      <w:numPr>
        <w:numId w:val="0"/>
      </w:numPr>
      <w:spacing w:line="259" w:lineRule="auto"/>
      <w:outlineLvl w:val="9"/>
    </w:pPr>
    <w:rPr>
      <w:rFonts w:asciiTheme="majorHAnsi" w:hAnsiTheme="majorHAnsi"/>
      <w:b w:val="0"/>
      <w:color w:val="2F5496" w:themeColor="accent1" w:themeShade="BF"/>
      <w:sz w:val="32"/>
      <w:lang w:val="en-US" w:eastAsia="en-US"/>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paragraph" w:customStyle="1" w:styleId="Bibliography1">
    <w:name w:val="Bibliography1"/>
    <w:basedOn w:val="Normal"/>
    <w:next w:val="Normal"/>
    <w:uiPriority w:val="37"/>
    <w:unhideWhenUsed/>
    <w:qFormat/>
  </w:style>
  <w:style w:type="character" w:customStyle="1" w:styleId="selectable">
    <w:name w:val="selectable"/>
    <w:basedOn w:val="DefaultParagraphFont"/>
    <w:qFormat/>
  </w:style>
  <w:style w:type="character" w:customStyle="1" w:styleId="SubtleEmphasis1">
    <w:name w:val="Subtle Emphasis1"/>
    <w:basedOn w:val="DefaultParagraphFont"/>
    <w:uiPriority w:val="19"/>
    <w:qFormat/>
    <w:rPr>
      <w:i/>
      <w:iCs/>
      <w:color w:val="404040" w:themeColor="text1" w:themeTint="BF"/>
    </w:rPr>
  </w:style>
  <w:style w:type="character" w:customStyle="1" w:styleId="CaptionChar">
    <w:name w:val="Caption Char"/>
    <w:link w:val="Caption"/>
    <w:uiPriority w:val="35"/>
    <w:qFormat/>
    <w:rPr>
      <w:rFonts w:eastAsiaTheme="minorEastAsia"/>
      <w:iCs/>
      <w:color w:val="44546A" w:themeColor="text2"/>
      <w:sz w:val="21"/>
      <w:szCs w:val="18"/>
    </w:rPr>
  </w:style>
  <w:style w:type="paragraph" w:styleId="BalloonText">
    <w:name w:val="Balloon Text"/>
    <w:basedOn w:val="Normal"/>
    <w:link w:val="BalloonTextChar"/>
    <w:uiPriority w:val="99"/>
    <w:semiHidden/>
    <w:unhideWhenUsed/>
    <w:rsid w:val="00606542"/>
    <w:pPr>
      <w:spacing w:after="0"/>
    </w:pPr>
    <w:rPr>
      <w:sz w:val="18"/>
      <w:szCs w:val="18"/>
    </w:rPr>
  </w:style>
  <w:style w:type="character" w:customStyle="1" w:styleId="BalloonTextChar">
    <w:name w:val="Balloon Text Char"/>
    <w:basedOn w:val="DefaultParagraphFont"/>
    <w:link w:val="BalloonText"/>
    <w:uiPriority w:val="99"/>
    <w:semiHidden/>
    <w:rsid w:val="00606542"/>
    <w:rPr>
      <w:rFonts w:ascii="Microsoft JhengHei" w:eastAsiaTheme="minorEastAsia" w:hAnsi="Microsoft JhengHei" w:cstheme="minorBidi"/>
      <w:sz w:val="18"/>
      <w:szCs w:val="18"/>
      <w:lang w:val="en-IE"/>
    </w:rPr>
  </w:style>
  <w:style w:type="paragraph" w:styleId="Bibliography">
    <w:name w:val="Bibliography"/>
    <w:basedOn w:val="Normal"/>
    <w:next w:val="Normal"/>
    <w:uiPriority w:val="37"/>
    <w:unhideWhenUsed/>
    <w:rsid w:val="00584A28"/>
  </w:style>
  <w:style w:type="character" w:customStyle="1" w:styleId="apple-converted-space">
    <w:name w:val="apple-converted-space"/>
    <w:basedOn w:val="DefaultParagraphFont"/>
    <w:rsid w:val="00CF1CE6"/>
  </w:style>
  <w:style w:type="paragraph" w:styleId="ListParagraph">
    <w:name w:val="List Paragraph"/>
    <w:basedOn w:val="Normal"/>
    <w:uiPriority w:val="99"/>
    <w:rsid w:val="003D60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357991">
      <w:bodyDiv w:val="1"/>
      <w:marLeft w:val="0"/>
      <w:marRight w:val="0"/>
      <w:marTop w:val="0"/>
      <w:marBottom w:val="0"/>
      <w:divBdr>
        <w:top w:val="none" w:sz="0" w:space="0" w:color="auto"/>
        <w:left w:val="none" w:sz="0" w:space="0" w:color="auto"/>
        <w:bottom w:val="none" w:sz="0" w:space="0" w:color="auto"/>
        <w:right w:val="none" w:sz="0" w:space="0" w:color="auto"/>
      </w:divBdr>
    </w:div>
    <w:div w:id="41559588">
      <w:bodyDiv w:val="1"/>
      <w:marLeft w:val="0"/>
      <w:marRight w:val="0"/>
      <w:marTop w:val="0"/>
      <w:marBottom w:val="0"/>
      <w:divBdr>
        <w:top w:val="none" w:sz="0" w:space="0" w:color="auto"/>
        <w:left w:val="none" w:sz="0" w:space="0" w:color="auto"/>
        <w:bottom w:val="none" w:sz="0" w:space="0" w:color="auto"/>
        <w:right w:val="none" w:sz="0" w:space="0" w:color="auto"/>
      </w:divBdr>
    </w:div>
    <w:div w:id="56785014">
      <w:bodyDiv w:val="1"/>
      <w:marLeft w:val="0"/>
      <w:marRight w:val="0"/>
      <w:marTop w:val="0"/>
      <w:marBottom w:val="0"/>
      <w:divBdr>
        <w:top w:val="none" w:sz="0" w:space="0" w:color="auto"/>
        <w:left w:val="none" w:sz="0" w:space="0" w:color="auto"/>
        <w:bottom w:val="none" w:sz="0" w:space="0" w:color="auto"/>
        <w:right w:val="none" w:sz="0" w:space="0" w:color="auto"/>
      </w:divBdr>
    </w:div>
    <w:div w:id="61608912">
      <w:bodyDiv w:val="1"/>
      <w:marLeft w:val="0"/>
      <w:marRight w:val="0"/>
      <w:marTop w:val="0"/>
      <w:marBottom w:val="0"/>
      <w:divBdr>
        <w:top w:val="none" w:sz="0" w:space="0" w:color="auto"/>
        <w:left w:val="none" w:sz="0" w:space="0" w:color="auto"/>
        <w:bottom w:val="none" w:sz="0" w:space="0" w:color="auto"/>
        <w:right w:val="none" w:sz="0" w:space="0" w:color="auto"/>
      </w:divBdr>
    </w:div>
    <w:div w:id="100343824">
      <w:bodyDiv w:val="1"/>
      <w:marLeft w:val="0"/>
      <w:marRight w:val="0"/>
      <w:marTop w:val="0"/>
      <w:marBottom w:val="0"/>
      <w:divBdr>
        <w:top w:val="none" w:sz="0" w:space="0" w:color="auto"/>
        <w:left w:val="none" w:sz="0" w:space="0" w:color="auto"/>
        <w:bottom w:val="none" w:sz="0" w:space="0" w:color="auto"/>
        <w:right w:val="none" w:sz="0" w:space="0" w:color="auto"/>
      </w:divBdr>
    </w:div>
    <w:div w:id="109664195">
      <w:bodyDiv w:val="1"/>
      <w:marLeft w:val="0"/>
      <w:marRight w:val="0"/>
      <w:marTop w:val="0"/>
      <w:marBottom w:val="0"/>
      <w:divBdr>
        <w:top w:val="none" w:sz="0" w:space="0" w:color="auto"/>
        <w:left w:val="none" w:sz="0" w:space="0" w:color="auto"/>
        <w:bottom w:val="none" w:sz="0" w:space="0" w:color="auto"/>
        <w:right w:val="none" w:sz="0" w:space="0" w:color="auto"/>
      </w:divBdr>
    </w:div>
    <w:div w:id="118038088">
      <w:bodyDiv w:val="1"/>
      <w:marLeft w:val="0"/>
      <w:marRight w:val="0"/>
      <w:marTop w:val="0"/>
      <w:marBottom w:val="0"/>
      <w:divBdr>
        <w:top w:val="none" w:sz="0" w:space="0" w:color="auto"/>
        <w:left w:val="none" w:sz="0" w:space="0" w:color="auto"/>
        <w:bottom w:val="none" w:sz="0" w:space="0" w:color="auto"/>
        <w:right w:val="none" w:sz="0" w:space="0" w:color="auto"/>
      </w:divBdr>
    </w:div>
    <w:div w:id="120153145">
      <w:bodyDiv w:val="1"/>
      <w:marLeft w:val="0"/>
      <w:marRight w:val="0"/>
      <w:marTop w:val="0"/>
      <w:marBottom w:val="0"/>
      <w:divBdr>
        <w:top w:val="none" w:sz="0" w:space="0" w:color="auto"/>
        <w:left w:val="none" w:sz="0" w:space="0" w:color="auto"/>
        <w:bottom w:val="none" w:sz="0" w:space="0" w:color="auto"/>
        <w:right w:val="none" w:sz="0" w:space="0" w:color="auto"/>
      </w:divBdr>
    </w:div>
    <w:div w:id="160897324">
      <w:bodyDiv w:val="1"/>
      <w:marLeft w:val="0"/>
      <w:marRight w:val="0"/>
      <w:marTop w:val="0"/>
      <w:marBottom w:val="0"/>
      <w:divBdr>
        <w:top w:val="none" w:sz="0" w:space="0" w:color="auto"/>
        <w:left w:val="none" w:sz="0" w:space="0" w:color="auto"/>
        <w:bottom w:val="none" w:sz="0" w:space="0" w:color="auto"/>
        <w:right w:val="none" w:sz="0" w:space="0" w:color="auto"/>
      </w:divBdr>
    </w:div>
    <w:div w:id="190918160">
      <w:bodyDiv w:val="1"/>
      <w:marLeft w:val="0"/>
      <w:marRight w:val="0"/>
      <w:marTop w:val="0"/>
      <w:marBottom w:val="0"/>
      <w:divBdr>
        <w:top w:val="none" w:sz="0" w:space="0" w:color="auto"/>
        <w:left w:val="none" w:sz="0" w:space="0" w:color="auto"/>
        <w:bottom w:val="none" w:sz="0" w:space="0" w:color="auto"/>
        <w:right w:val="none" w:sz="0" w:space="0" w:color="auto"/>
      </w:divBdr>
    </w:div>
    <w:div w:id="232013031">
      <w:bodyDiv w:val="1"/>
      <w:marLeft w:val="0"/>
      <w:marRight w:val="0"/>
      <w:marTop w:val="0"/>
      <w:marBottom w:val="0"/>
      <w:divBdr>
        <w:top w:val="none" w:sz="0" w:space="0" w:color="auto"/>
        <w:left w:val="none" w:sz="0" w:space="0" w:color="auto"/>
        <w:bottom w:val="none" w:sz="0" w:space="0" w:color="auto"/>
        <w:right w:val="none" w:sz="0" w:space="0" w:color="auto"/>
      </w:divBdr>
    </w:div>
    <w:div w:id="250624335">
      <w:bodyDiv w:val="1"/>
      <w:marLeft w:val="0"/>
      <w:marRight w:val="0"/>
      <w:marTop w:val="0"/>
      <w:marBottom w:val="0"/>
      <w:divBdr>
        <w:top w:val="none" w:sz="0" w:space="0" w:color="auto"/>
        <w:left w:val="none" w:sz="0" w:space="0" w:color="auto"/>
        <w:bottom w:val="none" w:sz="0" w:space="0" w:color="auto"/>
        <w:right w:val="none" w:sz="0" w:space="0" w:color="auto"/>
      </w:divBdr>
    </w:div>
    <w:div w:id="279802420">
      <w:bodyDiv w:val="1"/>
      <w:marLeft w:val="0"/>
      <w:marRight w:val="0"/>
      <w:marTop w:val="0"/>
      <w:marBottom w:val="0"/>
      <w:divBdr>
        <w:top w:val="none" w:sz="0" w:space="0" w:color="auto"/>
        <w:left w:val="none" w:sz="0" w:space="0" w:color="auto"/>
        <w:bottom w:val="none" w:sz="0" w:space="0" w:color="auto"/>
        <w:right w:val="none" w:sz="0" w:space="0" w:color="auto"/>
      </w:divBdr>
    </w:div>
    <w:div w:id="303394924">
      <w:bodyDiv w:val="1"/>
      <w:marLeft w:val="0"/>
      <w:marRight w:val="0"/>
      <w:marTop w:val="0"/>
      <w:marBottom w:val="0"/>
      <w:divBdr>
        <w:top w:val="none" w:sz="0" w:space="0" w:color="auto"/>
        <w:left w:val="none" w:sz="0" w:space="0" w:color="auto"/>
        <w:bottom w:val="none" w:sz="0" w:space="0" w:color="auto"/>
        <w:right w:val="none" w:sz="0" w:space="0" w:color="auto"/>
      </w:divBdr>
    </w:div>
    <w:div w:id="320815316">
      <w:bodyDiv w:val="1"/>
      <w:marLeft w:val="0"/>
      <w:marRight w:val="0"/>
      <w:marTop w:val="0"/>
      <w:marBottom w:val="0"/>
      <w:divBdr>
        <w:top w:val="none" w:sz="0" w:space="0" w:color="auto"/>
        <w:left w:val="none" w:sz="0" w:space="0" w:color="auto"/>
        <w:bottom w:val="none" w:sz="0" w:space="0" w:color="auto"/>
        <w:right w:val="none" w:sz="0" w:space="0" w:color="auto"/>
      </w:divBdr>
    </w:div>
    <w:div w:id="355619749">
      <w:bodyDiv w:val="1"/>
      <w:marLeft w:val="0"/>
      <w:marRight w:val="0"/>
      <w:marTop w:val="0"/>
      <w:marBottom w:val="0"/>
      <w:divBdr>
        <w:top w:val="none" w:sz="0" w:space="0" w:color="auto"/>
        <w:left w:val="none" w:sz="0" w:space="0" w:color="auto"/>
        <w:bottom w:val="none" w:sz="0" w:space="0" w:color="auto"/>
        <w:right w:val="none" w:sz="0" w:space="0" w:color="auto"/>
      </w:divBdr>
    </w:div>
    <w:div w:id="362288972">
      <w:bodyDiv w:val="1"/>
      <w:marLeft w:val="0"/>
      <w:marRight w:val="0"/>
      <w:marTop w:val="0"/>
      <w:marBottom w:val="0"/>
      <w:divBdr>
        <w:top w:val="none" w:sz="0" w:space="0" w:color="auto"/>
        <w:left w:val="none" w:sz="0" w:space="0" w:color="auto"/>
        <w:bottom w:val="none" w:sz="0" w:space="0" w:color="auto"/>
        <w:right w:val="none" w:sz="0" w:space="0" w:color="auto"/>
      </w:divBdr>
    </w:div>
    <w:div w:id="405110156">
      <w:bodyDiv w:val="1"/>
      <w:marLeft w:val="0"/>
      <w:marRight w:val="0"/>
      <w:marTop w:val="0"/>
      <w:marBottom w:val="0"/>
      <w:divBdr>
        <w:top w:val="none" w:sz="0" w:space="0" w:color="auto"/>
        <w:left w:val="none" w:sz="0" w:space="0" w:color="auto"/>
        <w:bottom w:val="none" w:sz="0" w:space="0" w:color="auto"/>
        <w:right w:val="none" w:sz="0" w:space="0" w:color="auto"/>
      </w:divBdr>
    </w:div>
    <w:div w:id="418252118">
      <w:bodyDiv w:val="1"/>
      <w:marLeft w:val="0"/>
      <w:marRight w:val="0"/>
      <w:marTop w:val="0"/>
      <w:marBottom w:val="0"/>
      <w:divBdr>
        <w:top w:val="none" w:sz="0" w:space="0" w:color="auto"/>
        <w:left w:val="none" w:sz="0" w:space="0" w:color="auto"/>
        <w:bottom w:val="none" w:sz="0" w:space="0" w:color="auto"/>
        <w:right w:val="none" w:sz="0" w:space="0" w:color="auto"/>
      </w:divBdr>
    </w:div>
    <w:div w:id="455872159">
      <w:bodyDiv w:val="1"/>
      <w:marLeft w:val="0"/>
      <w:marRight w:val="0"/>
      <w:marTop w:val="0"/>
      <w:marBottom w:val="0"/>
      <w:divBdr>
        <w:top w:val="none" w:sz="0" w:space="0" w:color="auto"/>
        <w:left w:val="none" w:sz="0" w:space="0" w:color="auto"/>
        <w:bottom w:val="none" w:sz="0" w:space="0" w:color="auto"/>
        <w:right w:val="none" w:sz="0" w:space="0" w:color="auto"/>
      </w:divBdr>
    </w:div>
    <w:div w:id="487981604">
      <w:bodyDiv w:val="1"/>
      <w:marLeft w:val="0"/>
      <w:marRight w:val="0"/>
      <w:marTop w:val="0"/>
      <w:marBottom w:val="0"/>
      <w:divBdr>
        <w:top w:val="none" w:sz="0" w:space="0" w:color="auto"/>
        <w:left w:val="none" w:sz="0" w:space="0" w:color="auto"/>
        <w:bottom w:val="none" w:sz="0" w:space="0" w:color="auto"/>
        <w:right w:val="none" w:sz="0" w:space="0" w:color="auto"/>
      </w:divBdr>
    </w:div>
    <w:div w:id="512038383">
      <w:bodyDiv w:val="1"/>
      <w:marLeft w:val="0"/>
      <w:marRight w:val="0"/>
      <w:marTop w:val="0"/>
      <w:marBottom w:val="0"/>
      <w:divBdr>
        <w:top w:val="none" w:sz="0" w:space="0" w:color="auto"/>
        <w:left w:val="none" w:sz="0" w:space="0" w:color="auto"/>
        <w:bottom w:val="none" w:sz="0" w:space="0" w:color="auto"/>
        <w:right w:val="none" w:sz="0" w:space="0" w:color="auto"/>
      </w:divBdr>
    </w:div>
    <w:div w:id="586698122">
      <w:bodyDiv w:val="1"/>
      <w:marLeft w:val="0"/>
      <w:marRight w:val="0"/>
      <w:marTop w:val="0"/>
      <w:marBottom w:val="0"/>
      <w:divBdr>
        <w:top w:val="none" w:sz="0" w:space="0" w:color="auto"/>
        <w:left w:val="none" w:sz="0" w:space="0" w:color="auto"/>
        <w:bottom w:val="none" w:sz="0" w:space="0" w:color="auto"/>
        <w:right w:val="none" w:sz="0" w:space="0" w:color="auto"/>
      </w:divBdr>
    </w:div>
    <w:div w:id="626737157">
      <w:bodyDiv w:val="1"/>
      <w:marLeft w:val="0"/>
      <w:marRight w:val="0"/>
      <w:marTop w:val="0"/>
      <w:marBottom w:val="0"/>
      <w:divBdr>
        <w:top w:val="none" w:sz="0" w:space="0" w:color="auto"/>
        <w:left w:val="none" w:sz="0" w:space="0" w:color="auto"/>
        <w:bottom w:val="none" w:sz="0" w:space="0" w:color="auto"/>
        <w:right w:val="none" w:sz="0" w:space="0" w:color="auto"/>
      </w:divBdr>
    </w:div>
    <w:div w:id="668678134">
      <w:bodyDiv w:val="1"/>
      <w:marLeft w:val="0"/>
      <w:marRight w:val="0"/>
      <w:marTop w:val="0"/>
      <w:marBottom w:val="0"/>
      <w:divBdr>
        <w:top w:val="none" w:sz="0" w:space="0" w:color="auto"/>
        <w:left w:val="none" w:sz="0" w:space="0" w:color="auto"/>
        <w:bottom w:val="none" w:sz="0" w:space="0" w:color="auto"/>
        <w:right w:val="none" w:sz="0" w:space="0" w:color="auto"/>
      </w:divBdr>
    </w:div>
    <w:div w:id="670834412">
      <w:bodyDiv w:val="1"/>
      <w:marLeft w:val="0"/>
      <w:marRight w:val="0"/>
      <w:marTop w:val="0"/>
      <w:marBottom w:val="0"/>
      <w:divBdr>
        <w:top w:val="none" w:sz="0" w:space="0" w:color="auto"/>
        <w:left w:val="none" w:sz="0" w:space="0" w:color="auto"/>
        <w:bottom w:val="none" w:sz="0" w:space="0" w:color="auto"/>
        <w:right w:val="none" w:sz="0" w:space="0" w:color="auto"/>
      </w:divBdr>
    </w:div>
    <w:div w:id="673915986">
      <w:bodyDiv w:val="1"/>
      <w:marLeft w:val="0"/>
      <w:marRight w:val="0"/>
      <w:marTop w:val="0"/>
      <w:marBottom w:val="0"/>
      <w:divBdr>
        <w:top w:val="none" w:sz="0" w:space="0" w:color="auto"/>
        <w:left w:val="none" w:sz="0" w:space="0" w:color="auto"/>
        <w:bottom w:val="none" w:sz="0" w:space="0" w:color="auto"/>
        <w:right w:val="none" w:sz="0" w:space="0" w:color="auto"/>
      </w:divBdr>
    </w:div>
    <w:div w:id="681443751">
      <w:bodyDiv w:val="1"/>
      <w:marLeft w:val="0"/>
      <w:marRight w:val="0"/>
      <w:marTop w:val="0"/>
      <w:marBottom w:val="0"/>
      <w:divBdr>
        <w:top w:val="none" w:sz="0" w:space="0" w:color="auto"/>
        <w:left w:val="none" w:sz="0" w:space="0" w:color="auto"/>
        <w:bottom w:val="none" w:sz="0" w:space="0" w:color="auto"/>
        <w:right w:val="none" w:sz="0" w:space="0" w:color="auto"/>
      </w:divBdr>
    </w:div>
    <w:div w:id="685835885">
      <w:bodyDiv w:val="1"/>
      <w:marLeft w:val="0"/>
      <w:marRight w:val="0"/>
      <w:marTop w:val="0"/>
      <w:marBottom w:val="0"/>
      <w:divBdr>
        <w:top w:val="none" w:sz="0" w:space="0" w:color="auto"/>
        <w:left w:val="none" w:sz="0" w:space="0" w:color="auto"/>
        <w:bottom w:val="none" w:sz="0" w:space="0" w:color="auto"/>
        <w:right w:val="none" w:sz="0" w:space="0" w:color="auto"/>
      </w:divBdr>
    </w:div>
    <w:div w:id="692192671">
      <w:bodyDiv w:val="1"/>
      <w:marLeft w:val="0"/>
      <w:marRight w:val="0"/>
      <w:marTop w:val="0"/>
      <w:marBottom w:val="0"/>
      <w:divBdr>
        <w:top w:val="none" w:sz="0" w:space="0" w:color="auto"/>
        <w:left w:val="none" w:sz="0" w:space="0" w:color="auto"/>
        <w:bottom w:val="none" w:sz="0" w:space="0" w:color="auto"/>
        <w:right w:val="none" w:sz="0" w:space="0" w:color="auto"/>
      </w:divBdr>
    </w:div>
    <w:div w:id="715592143">
      <w:bodyDiv w:val="1"/>
      <w:marLeft w:val="0"/>
      <w:marRight w:val="0"/>
      <w:marTop w:val="0"/>
      <w:marBottom w:val="0"/>
      <w:divBdr>
        <w:top w:val="none" w:sz="0" w:space="0" w:color="auto"/>
        <w:left w:val="none" w:sz="0" w:space="0" w:color="auto"/>
        <w:bottom w:val="none" w:sz="0" w:space="0" w:color="auto"/>
        <w:right w:val="none" w:sz="0" w:space="0" w:color="auto"/>
      </w:divBdr>
    </w:div>
    <w:div w:id="781268838">
      <w:bodyDiv w:val="1"/>
      <w:marLeft w:val="0"/>
      <w:marRight w:val="0"/>
      <w:marTop w:val="0"/>
      <w:marBottom w:val="0"/>
      <w:divBdr>
        <w:top w:val="none" w:sz="0" w:space="0" w:color="auto"/>
        <w:left w:val="none" w:sz="0" w:space="0" w:color="auto"/>
        <w:bottom w:val="none" w:sz="0" w:space="0" w:color="auto"/>
        <w:right w:val="none" w:sz="0" w:space="0" w:color="auto"/>
      </w:divBdr>
    </w:div>
    <w:div w:id="872772702">
      <w:bodyDiv w:val="1"/>
      <w:marLeft w:val="0"/>
      <w:marRight w:val="0"/>
      <w:marTop w:val="0"/>
      <w:marBottom w:val="0"/>
      <w:divBdr>
        <w:top w:val="none" w:sz="0" w:space="0" w:color="auto"/>
        <w:left w:val="none" w:sz="0" w:space="0" w:color="auto"/>
        <w:bottom w:val="none" w:sz="0" w:space="0" w:color="auto"/>
        <w:right w:val="none" w:sz="0" w:space="0" w:color="auto"/>
      </w:divBdr>
    </w:div>
    <w:div w:id="875235086">
      <w:bodyDiv w:val="1"/>
      <w:marLeft w:val="0"/>
      <w:marRight w:val="0"/>
      <w:marTop w:val="0"/>
      <w:marBottom w:val="0"/>
      <w:divBdr>
        <w:top w:val="none" w:sz="0" w:space="0" w:color="auto"/>
        <w:left w:val="none" w:sz="0" w:space="0" w:color="auto"/>
        <w:bottom w:val="none" w:sz="0" w:space="0" w:color="auto"/>
        <w:right w:val="none" w:sz="0" w:space="0" w:color="auto"/>
      </w:divBdr>
    </w:div>
    <w:div w:id="993532748">
      <w:bodyDiv w:val="1"/>
      <w:marLeft w:val="0"/>
      <w:marRight w:val="0"/>
      <w:marTop w:val="0"/>
      <w:marBottom w:val="0"/>
      <w:divBdr>
        <w:top w:val="none" w:sz="0" w:space="0" w:color="auto"/>
        <w:left w:val="none" w:sz="0" w:space="0" w:color="auto"/>
        <w:bottom w:val="none" w:sz="0" w:space="0" w:color="auto"/>
        <w:right w:val="none" w:sz="0" w:space="0" w:color="auto"/>
      </w:divBdr>
    </w:div>
    <w:div w:id="1031883945">
      <w:bodyDiv w:val="1"/>
      <w:marLeft w:val="0"/>
      <w:marRight w:val="0"/>
      <w:marTop w:val="0"/>
      <w:marBottom w:val="0"/>
      <w:divBdr>
        <w:top w:val="none" w:sz="0" w:space="0" w:color="auto"/>
        <w:left w:val="none" w:sz="0" w:space="0" w:color="auto"/>
        <w:bottom w:val="none" w:sz="0" w:space="0" w:color="auto"/>
        <w:right w:val="none" w:sz="0" w:space="0" w:color="auto"/>
      </w:divBdr>
    </w:div>
    <w:div w:id="1121533864">
      <w:bodyDiv w:val="1"/>
      <w:marLeft w:val="0"/>
      <w:marRight w:val="0"/>
      <w:marTop w:val="0"/>
      <w:marBottom w:val="0"/>
      <w:divBdr>
        <w:top w:val="none" w:sz="0" w:space="0" w:color="auto"/>
        <w:left w:val="none" w:sz="0" w:space="0" w:color="auto"/>
        <w:bottom w:val="none" w:sz="0" w:space="0" w:color="auto"/>
        <w:right w:val="none" w:sz="0" w:space="0" w:color="auto"/>
      </w:divBdr>
    </w:div>
    <w:div w:id="1198275426">
      <w:bodyDiv w:val="1"/>
      <w:marLeft w:val="0"/>
      <w:marRight w:val="0"/>
      <w:marTop w:val="0"/>
      <w:marBottom w:val="0"/>
      <w:divBdr>
        <w:top w:val="none" w:sz="0" w:space="0" w:color="auto"/>
        <w:left w:val="none" w:sz="0" w:space="0" w:color="auto"/>
        <w:bottom w:val="none" w:sz="0" w:space="0" w:color="auto"/>
        <w:right w:val="none" w:sz="0" w:space="0" w:color="auto"/>
      </w:divBdr>
    </w:div>
    <w:div w:id="1258296839">
      <w:bodyDiv w:val="1"/>
      <w:marLeft w:val="0"/>
      <w:marRight w:val="0"/>
      <w:marTop w:val="0"/>
      <w:marBottom w:val="0"/>
      <w:divBdr>
        <w:top w:val="none" w:sz="0" w:space="0" w:color="auto"/>
        <w:left w:val="none" w:sz="0" w:space="0" w:color="auto"/>
        <w:bottom w:val="none" w:sz="0" w:space="0" w:color="auto"/>
        <w:right w:val="none" w:sz="0" w:space="0" w:color="auto"/>
      </w:divBdr>
    </w:div>
    <w:div w:id="1346052655">
      <w:bodyDiv w:val="1"/>
      <w:marLeft w:val="0"/>
      <w:marRight w:val="0"/>
      <w:marTop w:val="0"/>
      <w:marBottom w:val="0"/>
      <w:divBdr>
        <w:top w:val="none" w:sz="0" w:space="0" w:color="auto"/>
        <w:left w:val="none" w:sz="0" w:space="0" w:color="auto"/>
        <w:bottom w:val="none" w:sz="0" w:space="0" w:color="auto"/>
        <w:right w:val="none" w:sz="0" w:space="0" w:color="auto"/>
      </w:divBdr>
    </w:div>
    <w:div w:id="1353993331">
      <w:bodyDiv w:val="1"/>
      <w:marLeft w:val="0"/>
      <w:marRight w:val="0"/>
      <w:marTop w:val="0"/>
      <w:marBottom w:val="0"/>
      <w:divBdr>
        <w:top w:val="none" w:sz="0" w:space="0" w:color="auto"/>
        <w:left w:val="none" w:sz="0" w:space="0" w:color="auto"/>
        <w:bottom w:val="none" w:sz="0" w:space="0" w:color="auto"/>
        <w:right w:val="none" w:sz="0" w:space="0" w:color="auto"/>
      </w:divBdr>
    </w:div>
    <w:div w:id="1379205864">
      <w:bodyDiv w:val="1"/>
      <w:marLeft w:val="0"/>
      <w:marRight w:val="0"/>
      <w:marTop w:val="0"/>
      <w:marBottom w:val="0"/>
      <w:divBdr>
        <w:top w:val="none" w:sz="0" w:space="0" w:color="auto"/>
        <w:left w:val="none" w:sz="0" w:space="0" w:color="auto"/>
        <w:bottom w:val="none" w:sz="0" w:space="0" w:color="auto"/>
        <w:right w:val="none" w:sz="0" w:space="0" w:color="auto"/>
      </w:divBdr>
    </w:div>
    <w:div w:id="1505583957">
      <w:bodyDiv w:val="1"/>
      <w:marLeft w:val="0"/>
      <w:marRight w:val="0"/>
      <w:marTop w:val="0"/>
      <w:marBottom w:val="0"/>
      <w:divBdr>
        <w:top w:val="none" w:sz="0" w:space="0" w:color="auto"/>
        <w:left w:val="none" w:sz="0" w:space="0" w:color="auto"/>
        <w:bottom w:val="none" w:sz="0" w:space="0" w:color="auto"/>
        <w:right w:val="none" w:sz="0" w:space="0" w:color="auto"/>
      </w:divBdr>
    </w:div>
    <w:div w:id="1511288080">
      <w:bodyDiv w:val="1"/>
      <w:marLeft w:val="0"/>
      <w:marRight w:val="0"/>
      <w:marTop w:val="0"/>
      <w:marBottom w:val="0"/>
      <w:divBdr>
        <w:top w:val="none" w:sz="0" w:space="0" w:color="auto"/>
        <w:left w:val="none" w:sz="0" w:space="0" w:color="auto"/>
        <w:bottom w:val="none" w:sz="0" w:space="0" w:color="auto"/>
        <w:right w:val="none" w:sz="0" w:space="0" w:color="auto"/>
      </w:divBdr>
    </w:div>
    <w:div w:id="1541480586">
      <w:bodyDiv w:val="1"/>
      <w:marLeft w:val="0"/>
      <w:marRight w:val="0"/>
      <w:marTop w:val="0"/>
      <w:marBottom w:val="0"/>
      <w:divBdr>
        <w:top w:val="none" w:sz="0" w:space="0" w:color="auto"/>
        <w:left w:val="none" w:sz="0" w:space="0" w:color="auto"/>
        <w:bottom w:val="none" w:sz="0" w:space="0" w:color="auto"/>
        <w:right w:val="none" w:sz="0" w:space="0" w:color="auto"/>
      </w:divBdr>
    </w:div>
    <w:div w:id="1548486511">
      <w:bodyDiv w:val="1"/>
      <w:marLeft w:val="0"/>
      <w:marRight w:val="0"/>
      <w:marTop w:val="0"/>
      <w:marBottom w:val="0"/>
      <w:divBdr>
        <w:top w:val="none" w:sz="0" w:space="0" w:color="auto"/>
        <w:left w:val="none" w:sz="0" w:space="0" w:color="auto"/>
        <w:bottom w:val="none" w:sz="0" w:space="0" w:color="auto"/>
        <w:right w:val="none" w:sz="0" w:space="0" w:color="auto"/>
      </w:divBdr>
    </w:div>
    <w:div w:id="1551720038">
      <w:bodyDiv w:val="1"/>
      <w:marLeft w:val="0"/>
      <w:marRight w:val="0"/>
      <w:marTop w:val="0"/>
      <w:marBottom w:val="0"/>
      <w:divBdr>
        <w:top w:val="none" w:sz="0" w:space="0" w:color="auto"/>
        <w:left w:val="none" w:sz="0" w:space="0" w:color="auto"/>
        <w:bottom w:val="none" w:sz="0" w:space="0" w:color="auto"/>
        <w:right w:val="none" w:sz="0" w:space="0" w:color="auto"/>
      </w:divBdr>
    </w:div>
    <w:div w:id="1573659688">
      <w:bodyDiv w:val="1"/>
      <w:marLeft w:val="0"/>
      <w:marRight w:val="0"/>
      <w:marTop w:val="0"/>
      <w:marBottom w:val="0"/>
      <w:divBdr>
        <w:top w:val="none" w:sz="0" w:space="0" w:color="auto"/>
        <w:left w:val="none" w:sz="0" w:space="0" w:color="auto"/>
        <w:bottom w:val="none" w:sz="0" w:space="0" w:color="auto"/>
        <w:right w:val="none" w:sz="0" w:space="0" w:color="auto"/>
      </w:divBdr>
    </w:div>
    <w:div w:id="1636597755">
      <w:bodyDiv w:val="1"/>
      <w:marLeft w:val="0"/>
      <w:marRight w:val="0"/>
      <w:marTop w:val="0"/>
      <w:marBottom w:val="0"/>
      <w:divBdr>
        <w:top w:val="none" w:sz="0" w:space="0" w:color="auto"/>
        <w:left w:val="none" w:sz="0" w:space="0" w:color="auto"/>
        <w:bottom w:val="none" w:sz="0" w:space="0" w:color="auto"/>
        <w:right w:val="none" w:sz="0" w:space="0" w:color="auto"/>
      </w:divBdr>
    </w:div>
    <w:div w:id="1656183881">
      <w:bodyDiv w:val="1"/>
      <w:marLeft w:val="0"/>
      <w:marRight w:val="0"/>
      <w:marTop w:val="0"/>
      <w:marBottom w:val="0"/>
      <w:divBdr>
        <w:top w:val="none" w:sz="0" w:space="0" w:color="auto"/>
        <w:left w:val="none" w:sz="0" w:space="0" w:color="auto"/>
        <w:bottom w:val="none" w:sz="0" w:space="0" w:color="auto"/>
        <w:right w:val="none" w:sz="0" w:space="0" w:color="auto"/>
      </w:divBdr>
    </w:div>
    <w:div w:id="1718704037">
      <w:bodyDiv w:val="1"/>
      <w:marLeft w:val="0"/>
      <w:marRight w:val="0"/>
      <w:marTop w:val="0"/>
      <w:marBottom w:val="0"/>
      <w:divBdr>
        <w:top w:val="none" w:sz="0" w:space="0" w:color="auto"/>
        <w:left w:val="none" w:sz="0" w:space="0" w:color="auto"/>
        <w:bottom w:val="none" w:sz="0" w:space="0" w:color="auto"/>
        <w:right w:val="none" w:sz="0" w:space="0" w:color="auto"/>
      </w:divBdr>
    </w:div>
    <w:div w:id="1770809267">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
    <w:div w:id="1815873097">
      <w:bodyDiv w:val="1"/>
      <w:marLeft w:val="0"/>
      <w:marRight w:val="0"/>
      <w:marTop w:val="0"/>
      <w:marBottom w:val="0"/>
      <w:divBdr>
        <w:top w:val="none" w:sz="0" w:space="0" w:color="auto"/>
        <w:left w:val="none" w:sz="0" w:space="0" w:color="auto"/>
        <w:bottom w:val="none" w:sz="0" w:space="0" w:color="auto"/>
        <w:right w:val="none" w:sz="0" w:space="0" w:color="auto"/>
      </w:divBdr>
    </w:div>
    <w:div w:id="1826621742">
      <w:bodyDiv w:val="1"/>
      <w:marLeft w:val="0"/>
      <w:marRight w:val="0"/>
      <w:marTop w:val="0"/>
      <w:marBottom w:val="0"/>
      <w:divBdr>
        <w:top w:val="none" w:sz="0" w:space="0" w:color="auto"/>
        <w:left w:val="none" w:sz="0" w:space="0" w:color="auto"/>
        <w:bottom w:val="none" w:sz="0" w:space="0" w:color="auto"/>
        <w:right w:val="none" w:sz="0" w:space="0" w:color="auto"/>
      </w:divBdr>
    </w:div>
    <w:div w:id="1835996480">
      <w:bodyDiv w:val="1"/>
      <w:marLeft w:val="0"/>
      <w:marRight w:val="0"/>
      <w:marTop w:val="0"/>
      <w:marBottom w:val="0"/>
      <w:divBdr>
        <w:top w:val="none" w:sz="0" w:space="0" w:color="auto"/>
        <w:left w:val="none" w:sz="0" w:space="0" w:color="auto"/>
        <w:bottom w:val="none" w:sz="0" w:space="0" w:color="auto"/>
        <w:right w:val="none" w:sz="0" w:space="0" w:color="auto"/>
      </w:divBdr>
    </w:div>
    <w:div w:id="1843624733">
      <w:bodyDiv w:val="1"/>
      <w:marLeft w:val="0"/>
      <w:marRight w:val="0"/>
      <w:marTop w:val="0"/>
      <w:marBottom w:val="0"/>
      <w:divBdr>
        <w:top w:val="none" w:sz="0" w:space="0" w:color="auto"/>
        <w:left w:val="none" w:sz="0" w:space="0" w:color="auto"/>
        <w:bottom w:val="none" w:sz="0" w:space="0" w:color="auto"/>
        <w:right w:val="none" w:sz="0" w:space="0" w:color="auto"/>
      </w:divBdr>
    </w:div>
    <w:div w:id="1879195943">
      <w:bodyDiv w:val="1"/>
      <w:marLeft w:val="0"/>
      <w:marRight w:val="0"/>
      <w:marTop w:val="0"/>
      <w:marBottom w:val="0"/>
      <w:divBdr>
        <w:top w:val="none" w:sz="0" w:space="0" w:color="auto"/>
        <w:left w:val="none" w:sz="0" w:space="0" w:color="auto"/>
        <w:bottom w:val="none" w:sz="0" w:space="0" w:color="auto"/>
        <w:right w:val="none" w:sz="0" w:space="0" w:color="auto"/>
      </w:divBdr>
    </w:div>
    <w:div w:id="1900092282">
      <w:bodyDiv w:val="1"/>
      <w:marLeft w:val="0"/>
      <w:marRight w:val="0"/>
      <w:marTop w:val="0"/>
      <w:marBottom w:val="0"/>
      <w:divBdr>
        <w:top w:val="none" w:sz="0" w:space="0" w:color="auto"/>
        <w:left w:val="none" w:sz="0" w:space="0" w:color="auto"/>
        <w:bottom w:val="none" w:sz="0" w:space="0" w:color="auto"/>
        <w:right w:val="none" w:sz="0" w:space="0" w:color="auto"/>
      </w:divBdr>
    </w:div>
    <w:div w:id="1900095334">
      <w:bodyDiv w:val="1"/>
      <w:marLeft w:val="0"/>
      <w:marRight w:val="0"/>
      <w:marTop w:val="0"/>
      <w:marBottom w:val="0"/>
      <w:divBdr>
        <w:top w:val="none" w:sz="0" w:space="0" w:color="auto"/>
        <w:left w:val="none" w:sz="0" w:space="0" w:color="auto"/>
        <w:bottom w:val="none" w:sz="0" w:space="0" w:color="auto"/>
        <w:right w:val="none" w:sz="0" w:space="0" w:color="auto"/>
      </w:divBdr>
    </w:div>
    <w:div w:id="1915168045">
      <w:bodyDiv w:val="1"/>
      <w:marLeft w:val="0"/>
      <w:marRight w:val="0"/>
      <w:marTop w:val="0"/>
      <w:marBottom w:val="0"/>
      <w:divBdr>
        <w:top w:val="none" w:sz="0" w:space="0" w:color="auto"/>
        <w:left w:val="none" w:sz="0" w:space="0" w:color="auto"/>
        <w:bottom w:val="none" w:sz="0" w:space="0" w:color="auto"/>
        <w:right w:val="none" w:sz="0" w:space="0" w:color="auto"/>
      </w:divBdr>
    </w:div>
    <w:div w:id="1937399785">
      <w:bodyDiv w:val="1"/>
      <w:marLeft w:val="0"/>
      <w:marRight w:val="0"/>
      <w:marTop w:val="0"/>
      <w:marBottom w:val="0"/>
      <w:divBdr>
        <w:top w:val="none" w:sz="0" w:space="0" w:color="auto"/>
        <w:left w:val="none" w:sz="0" w:space="0" w:color="auto"/>
        <w:bottom w:val="none" w:sz="0" w:space="0" w:color="auto"/>
        <w:right w:val="none" w:sz="0" w:space="0" w:color="auto"/>
      </w:divBdr>
    </w:div>
    <w:div w:id="1958641274">
      <w:bodyDiv w:val="1"/>
      <w:marLeft w:val="0"/>
      <w:marRight w:val="0"/>
      <w:marTop w:val="0"/>
      <w:marBottom w:val="0"/>
      <w:divBdr>
        <w:top w:val="none" w:sz="0" w:space="0" w:color="auto"/>
        <w:left w:val="none" w:sz="0" w:space="0" w:color="auto"/>
        <w:bottom w:val="none" w:sz="0" w:space="0" w:color="auto"/>
        <w:right w:val="none" w:sz="0" w:space="0" w:color="auto"/>
      </w:divBdr>
    </w:div>
    <w:div w:id="1963219144">
      <w:bodyDiv w:val="1"/>
      <w:marLeft w:val="0"/>
      <w:marRight w:val="0"/>
      <w:marTop w:val="0"/>
      <w:marBottom w:val="0"/>
      <w:divBdr>
        <w:top w:val="none" w:sz="0" w:space="0" w:color="auto"/>
        <w:left w:val="none" w:sz="0" w:space="0" w:color="auto"/>
        <w:bottom w:val="none" w:sz="0" w:space="0" w:color="auto"/>
        <w:right w:val="none" w:sz="0" w:space="0" w:color="auto"/>
      </w:divBdr>
    </w:div>
    <w:div w:id="1963225119">
      <w:bodyDiv w:val="1"/>
      <w:marLeft w:val="0"/>
      <w:marRight w:val="0"/>
      <w:marTop w:val="0"/>
      <w:marBottom w:val="0"/>
      <w:divBdr>
        <w:top w:val="none" w:sz="0" w:space="0" w:color="auto"/>
        <w:left w:val="none" w:sz="0" w:space="0" w:color="auto"/>
        <w:bottom w:val="none" w:sz="0" w:space="0" w:color="auto"/>
        <w:right w:val="none" w:sz="0" w:space="0" w:color="auto"/>
      </w:divBdr>
    </w:div>
    <w:div w:id="1980726694">
      <w:bodyDiv w:val="1"/>
      <w:marLeft w:val="0"/>
      <w:marRight w:val="0"/>
      <w:marTop w:val="0"/>
      <w:marBottom w:val="0"/>
      <w:divBdr>
        <w:top w:val="none" w:sz="0" w:space="0" w:color="auto"/>
        <w:left w:val="none" w:sz="0" w:space="0" w:color="auto"/>
        <w:bottom w:val="none" w:sz="0" w:space="0" w:color="auto"/>
        <w:right w:val="none" w:sz="0" w:space="0" w:color="auto"/>
      </w:divBdr>
    </w:div>
    <w:div w:id="1990015627">
      <w:bodyDiv w:val="1"/>
      <w:marLeft w:val="0"/>
      <w:marRight w:val="0"/>
      <w:marTop w:val="0"/>
      <w:marBottom w:val="0"/>
      <w:divBdr>
        <w:top w:val="none" w:sz="0" w:space="0" w:color="auto"/>
        <w:left w:val="none" w:sz="0" w:space="0" w:color="auto"/>
        <w:bottom w:val="none" w:sz="0" w:space="0" w:color="auto"/>
        <w:right w:val="none" w:sz="0" w:space="0" w:color="auto"/>
      </w:divBdr>
    </w:div>
    <w:div w:id="2125345595">
      <w:bodyDiv w:val="1"/>
      <w:marLeft w:val="0"/>
      <w:marRight w:val="0"/>
      <w:marTop w:val="0"/>
      <w:marBottom w:val="0"/>
      <w:divBdr>
        <w:top w:val="none" w:sz="0" w:space="0" w:color="auto"/>
        <w:left w:val="none" w:sz="0" w:space="0" w:color="auto"/>
        <w:bottom w:val="none" w:sz="0" w:space="0" w:color="auto"/>
        <w:right w:val="none" w:sz="0" w:space="0" w:color="auto"/>
      </w:divBdr>
    </w:div>
    <w:div w:id="2126536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2.xml"/><Relationship Id="rId26" Type="http://schemas.openxmlformats.org/officeDocument/2006/relationships/image" Target="media/image10.png"/><Relationship Id="rId39" Type="http://schemas.openxmlformats.org/officeDocument/2006/relationships/chart" Target="charts/chart9.xml"/><Relationship Id="rId21" Type="http://schemas.openxmlformats.org/officeDocument/2006/relationships/chart" Target="charts/chart5.xml"/><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chart" Target="charts/chart11.xml"/><Relationship Id="rId50" Type="http://schemas.openxmlformats.org/officeDocument/2006/relationships/image" Target="media/image28.GIF"/><Relationship Id="rId55" Type="http://schemas.openxmlformats.org/officeDocument/2006/relationships/hyperlink" Target="C:/Users/sunjie/AppData/Local/Youdao/Dict/Application/7.5.2.0/resultui/dict/?keyword=" TargetMode="External"/><Relationship Id="rId63" Type="http://schemas.openxmlformats.org/officeDocument/2006/relationships/image" Target="media/image33.png"/><Relationship Id="rId68" Type="http://schemas.openxmlformats.org/officeDocument/2006/relationships/chart" Target="charts/chart20.xml"/><Relationship Id="rId76" Type="http://schemas.openxmlformats.org/officeDocument/2006/relationships/chart" Target="charts/chart27.xml"/><Relationship Id="rId7" Type="http://schemas.openxmlformats.org/officeDocument/2006/relationships/footnotes" Target="footnotes.xml"/><Relationship Id="rId71" Type="http://schemas.openxmlformats.org/officeDocument/2006/relationships/chart" Target="charts/chart23.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3.jpe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jpeg"/><Relationship Id="rId40" Type="http://schemas.openxmlformats.org/officeDocument/2006/relationships/chart" Target="charts/chart10.xml"/><Relationship Id="rId45" Type="http://schemas.openxmlformats.org/officeDocument/2006/relationships/image" Target="media/image26.png"/><Relationship Id="rId53" Type="http://schemas.openxmlformats.org/officeDocument/2006/relationships/hyperlink" Target="C:/Users/sunjie/AppData/Local/Youdao/Dict/Application/7.5.2.0/resultui/dict/?keyword=" TargetMode="External"/><Relationship Id="rId58" Type="http://schemas.openxmlformats.org/officeDocument/2006/relationships/hyperlink" Target="C:/Users/sunjie/AppData/Local/Youdao/Dict/Application/7.5.2.0/resultui/dict/?keyword=equilibrium" TargetMode="External"/><Relationship Id="rId66" Type="http://schemas.openxmlformats.org/officeDocument/2006/relationships/chart" Target="charts/chart18.xml"/><Relationship Id="rId74" Type="http://schemas.openxmlformats.org/officeDocument/2006/relationships/chart" Target="charts/chart26.xm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chart" Target="charts/chart14.xm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chart" Target="charts/chart3.xml"/><Relationship Id="rId31" Type="http://schemas.openxmlformats.org/officeDocument/2006/relationships/image" Target="media/image15.jpeg"/><Relationship Id="rId44" Type="http://schemas.openxmlformats.org/officeDocument/2006/relationships/image" Target="media/image25.jpeg"/><Relationship Id="rId52" Type="http://schemas.openxmlformats.org/officeDocument/2006/relationships/image" Target="media/image30.jpeg"/><Relationship Id="rId60" Type="http://schemas.openxmlformats.org/officeDocument/2006/relationships/image" Target="media/image32.jpeg"/><Relationship Id="rId65" Type="http://schemas.openxmlformats.org/officeDocument/2006/relationships/chart" Target="charts/chart17.xml"/><Relationship Id="rId73" Type="http://schemas.openxmlformats.org/officeDocument/2006/relationships/chart" Target="charts/chart25.xml"/><Relationship Id="rId78" Type="http://schemas.openxmlformats.org/officeDocument/2006/relationships/image" Target="media/image35.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chart" Target="charts/chart6.xml"/><Relationship Id="rId27" Type="http://schemas.openxmlformats.org/officeDocument/2006/relationships/image" Target="media/image11.emf"/><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chart" Target="charts/chart12.xml"/><Relationship Id="rId56" Type="http://schemas.openxmlformats.org/officeDocument/2006/relationships/hyperlink" Target="C:/Users/sunjie/AppData/Local/Youdao/Dict/Application/7.5.2.0/resultui/dict/?keyword=of" TargetMode="External"/><Relationship Id="rId64" Type="http://schemas.openxmlformats.org/officeDocument/2006/relationships/chart" Target="charts/chart16.xml"/><Relationship Id="rId69" Type="http://schemas.openxmlformats.org/officeDocument/2006/relationships/chart" Target="charts/chart21.xml"/><Relationship Id="rId77" Type="http://schemas.openxmlformats.org/officeDocument/2006/relationships/chart" Target="charts/chart28.xml"/><Relationship Id="rId8" Type="http://schemas.openxmlformats.org/officeDocument/2006/relationships/endnotes" Target="endnotes.xml"/><Relationship Id="rId51" Type="http://schemas.openxmlformats.org/officeDocument/2006/relationships/image" Target="media/image29.jpeg"/><Relationship Id="rId72" Type="http://schemas.openxmlformats.org/officeDocument/2006/relationships/chart" Target="charts/chart24.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chart" Target="charts/chart1.xml"/><Relationship Id="rId25" Type="http://schemas.openxmlformats.org/officeDocument/2006/relationships/hyperlink" Target="https://en.oxforddictionaries.com/definition/gyroscope" TargetMode="External"/><Relationship Id="rId33" Type="http://schemas.openxmlformats.org/officeDocument/2006/relationships/chart" Target="charts/chart8.xml"/><Relationship Id="rId38" Type="http://schemas.openxmlformats.org/officeDocument/2006/relationships/image" Target="media/image21.jpeg"/><Relationship Id="rId46" Type="http://schemas.openxmlformats.org/officeDocument/2006/relationships/image" Target="media/image27.png"/><Relationship Id="rId59" Type="http://schemas.openxmlformats.org/officeDocument/2006/relationships/image" Target="media/image31.jpeg"/><Relationship Id="rId67" Type="http://schemas.openxmlformats.org/officeDocument/2006/relationships/chart" Target="charts/chart19.xml"/><Relationship Id="rId20" Type="http://schemas.openxmlformats.org/officeDocument/2006/relationships/chart" Target="charts/chart4.xml"/><Relationship Id="rId41" Type="http://schemas.openxmlformats.org/officeDocument/2006/relationships/image" Target="media/image22.jpeg"/><Relationship Id="rId54" Type="http://schemas.openxmlformats.org/officeDocument/2006/relationships/hyperlink" Target="C:/Users/sunjie/AppData/Local/Youdao/Dict/Application/7.5.2.0/resultui/dict/?keyword=principle" TargetMode="External"/><Relationship Id="rId62" Type="http://schemas.openxmlformats.org/officeDocument/2006/relationships/chart" Target="charts/chart15.xml"/><Relationship Id="rId70" Type="http://schemas.openxmlformats.org/officeDocument/2006/relationships/chart" Target="charts/chart22.xml"/><Relationship Id="rId75"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7.xml"/><Relationship Id="rId28" Type="http://schemas.openxmlformats.org/officeDocument/2006/relationships/image" Target="media/image12.gif"/><Relationship Id="rId36" Type="http://schemas.openxmlformats.org/officeDocument/2006/relationships/image" Target="media/image19.jpeg"/><Relationship Id="rId49" Type="http://schemas.openxmlformats.org/officeDocument/2006/relationships/chart" Target="charts/chart13.xml"/><Relationship Id="rId57" Type="http://schemas.openxmlformats.org/officeDocument/2006/relationships/hyperlink" Target="C:/Users/sunjie/AppData/Local/Youdao/Dict/Application/7.5.2.0/resultui/dict/?keywor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21032018\&#39640;&#36890;&#28388;&#27874;&#65292;&#23545;&#38464;&#34746;&#20202;\Gyro%20(1).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fs2\16230972\Total%20Courses\Thesis\Excel%20Data%20Analysis\Gyro%20Analysis\static%20Gyro\Gyro.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20174;&#27700;&#24179;&#38754;&#25226;&#23427;&#31446;&#36215;&#26469;.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Put%20the%20phone%20up%20from%20the%20desk\accelerometer.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Gyro_A1_20.csv"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1\accelerometer.csv"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06%20accelerometer%20get%20successful%20angles\fusion%20test.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F:\My%20Thesis\Accelerometer%20Project\Data%20Catch\accelerometer.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gyro.csv"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Gyro_G2_20.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fs2\16230972\Total%20Courses\Thesis\Excel%20Data%20Analysis\Gesture%20Collections\Action%202\Accel_G2_20.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2%205%20times\action2%205%20times%20accele.csv"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_5times_gyro.csv"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9032018\action3%205%20times\action3%205%20times%20accel.csv"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G:\My%20thesis\Excel%20Data%20Analysis\GY%20Analysis\A3_20\A3_Accel_20.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G:\My%20thesis\Excel%20Data\A1_20_gyro.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G:\My%20thesis\NUIG_Thesis-master\A%20glow%20sticks%20pitcure%20and%20data\data%20catch\18042018_20times_action01\A1_20_accel.xlsx" TargetMode="External"/><Relationship Id="rId2" Type="http://schemas.microsoft.com/office/2011/relationships/chartColorStyle" Target="colors28.xml"/><Relationship Id="rId1" Type="http://schemas.microsoft.com/office/2011/relationships/chartStyle" Target="style28.xml"/></Relationships>
</file>

<file path=word/charts/_rels/chart3.xml.rels><?xml version="1.0" encoding="UTF-8" standalone="yes"?>
<Relationships xmlns="http://schemas.openxmlformats.org/package/2006/relationships"><Relationship Id="rId3" Type="http://schemas.openxmlformats.org/officeDocument/2006/relationships/oleObject" Target="file:///F:\College%20Project\Accelerometer%20Project\Data_Catch\Accelerometer_2017_11_08.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sun\AppData\Roaming\Microsoft\Excel\50Hz250StepsWalkingInPocket%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sun\AppData\Roaming\Microsoft\Excel\Accelerometer_2017_11_08%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F:\College%20Project\Accelerometer%20Project\Data_Catch\Data%20Catch%2030112017\50Hz250StepsWalkingInPo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G:\&#35838;&#31243;&#23398;&#20064;&#24635;&#25991;&#20214;&#22841;\&#31532;&#20108;&#24180;&#30340;&#39033;&#30446;\NUIG_Thesis-master\Gyroscope\Data%20catch\Simulate_raci_31_01_2018.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F:\My%20Thesis\Gyroscope\Data%20catch\Simulate_raci_31_01_2018.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accelerometer!$L$1</c:f>
              <c:strCache>
                <c:ptCount val="1"/>
                <c:pt idx="0">
                  <c:v>Axis_X</c:v>
                </c:pt>
              </c:strCache>
            </c:strRef>
          </c:tx>
          <c:spPr>
            <a:ln w="28575" cap="rnd">
              <a:solidFill>
                <a:schemeClr val="accent1"/>
              </a:solidFill>
              <a:round/>
            </a:ln>
            <a:effectLst/>
          </c:spPr>
          <c:marker>
            <c:symbol val="none"/>
          </c:marker>
          <c:val>
            <c:numRef>
              <c:f>accelerometer!$L$2:$L$1002</c:f>
              <c:numCache>
                <c:formatCode>General</c:formatCode>
                <c:ptCount val="1001"/>
                <c:pt idx="0">
                  <c:v>-0.81359899999999996</c:v>
                </c:pt>
                <c:pt idx="1">
                  <c:v>-0.79505899999999996</c:v>
                </c:pt>
                <c:pt idx="2">
                  <c:v>-0.76721200000000001</c:v>
                </c:pt>
                <c:pt idx="3">
                  <c:v>-0.73146100000000003</c:v>
                </c:pt>
                <c:pt idx="4">
                  <c:v>-0.68679800000000002</c:v>
                </c:pt>
                <c:pt idx="5">
                  <c:v>-0.64932299999999998</c:v>
                </c:pt>
                <c:pt idx="6">
                  <c:v>-0.63142399999999999</c:v>
                </c:pt>
                <c:pt idx="7">
                  <c:v>-0.62568699999999999</c:v>
                </c:pt>
                <c:pt idx="8">
                  <c:v>-0.64002999999999999</c:v>
                </c:pt>
                <c:pt idx="9">
                  <c:v>-0.66096500000000002</c:v>
                </c:pt>
                <c:pt idx="10">
                  <c:v>-0.69654799999999994</c:v>
                </c:pt>
                <c:pt idx="11">
                  <c:v>-0.713028</c:v>
                </c:pt>
                <c:pt idx="12">
                  <c:v>-0.697403</c:v>
                </c:pt>
                <c:pt idx="13">
                  <c:v>-0.66847199999999996</c:v>
                </c:pt>
                <c:pt idx="14">
                  <c:v>-0.59567300000000001</c:v>
                </c:pt>
                <c:pt idx="15">
                  <c:v>-0.48297099999999998</c:v>
                </c:pt>
                <c:pt idx="16">
                  <c:v>-0.35359200000000002</c:v>
                </c:pt>
                <c:pt idx="17">
                  <c:v>-0.214615</c:v>
                </c:pt>
                <c:pt idx="18">
                  <c:v>-0.10792499999999999</c:v>
                </c:pt>
                <c:pt idx="19">
                  <c:v>-5.04E-2</c:v>
                </c:pt>
                <c:pt idx="20">
                  <c:v>-4.0695000000000002E-2</c:v>
                </c:pt>
                <c:pt idx="21">
                  <c:v>-3.6942000000000003E-2</c:v>
                </c:pt>
                <c:pt idx="22">
                  <c:v>-2.4643000000000002E-2</c:v>
                </c:pt>
                <c:pt idx="23">
                  <c:v>-1.0406E-2</c:v>
                </c:pt>
                <c:pt idx="24">
                  <c:v>1.1520000000000001E-2</c:v>
                </c:pt>
                <c:pt idx="25">
                  <c:v>3.5506999999999997E-2</c:v>
                </c:pt>
                <c:pt idx="26">
                  <c:v>6.5430000000000002E-2</c:v>
                </c:pt>
                <c:pt idx="27">
                  <c:v>0.10852100000000001</c:v>
                </c:pt>
                <c:pt idx="28">
                  <c:v>0.155975</c:v>
                </c:pt>
                <c:pt idx="29">
                  <c:v>0.207092</c:v>
                </c:pt>
                <c:pt idx="30">
                  <c:v>0.26289400000000002</c:v>
                </c:pt>
                <c:pt idx="31">
                  <c:v>0.30169699999999999</c:v>
                </c:pt>
                <c:pt idx="32">
                  <c:v>0.31831399999999999</c:v>
                </c:pt>
                <c:pt idx="33">
                  <c:v>0.323349</c:v>
                </c:pt>
                <c:pt idx="34">
                  <c:v>0.37332199999999999</c:v>
                </c:pt>
                <c:pt idx="35">
                  <c:v>0.449158</c:v>
                </c:pt>
                <c:pt idx="36">
                  <c:v>0.50825500000000001</c:v>
                </c:pt>
                <c:pt idx="37">
                  <c:v>0.55584699999999998</c:v>
                </c:pt>
                <c:pt idx="38">
                  <c:v>0.58323700000000001</c:v>
                </c:pt>
                <c:pt idx="39">
                  <c:v>0.60665899999999995</c:v>
                </c:pt>
                <c:pt idx="40">
                  <c:v>0.62710600000000005</c:v>
                </c:pt>
                <c:pt idx="41">
                  <c:v>0.66012599999999999</c:v>
                </c:pt>
                <c:pt idx="42">
                  <c:v>0.70648200000000005</c:v>
                </c:pt>
                <c:pt idx="43">
                  <c:v>0.76199300000000003</c:v>
                </c:pt>
                <c:pt idx="44">
                  <c:v>0.80049099999999995</c:v>
                </c:pt>
                <c:pt idx="45">
                  <c:v>0.79452500000000004</c:v>
                </c:pt>
                <c:pt idx="46">
                  <c:v>0.74092100000000005</c:v>
                </c:pt>
                <c:pt idx="47">
                  <c:v>0.656555</c:v>
                </c:pt>
                <c:pt idx="48">
                  <c:v>0.56291199999999997</c:v>
                </c:pt>
                <c:pt idx="49">
                  <c:v>0.50865199999999999</c:v>
                </c:pt>
                <c:pt idx="50">
                  <c:v>0.50425699999999996</c:v>
                </c:pt>
                <c:pt idx="51">
                  <c:v>0.522339</c:v>
                </c:pt>
                <c:pt idx="52">
                  <c:v>0.56011999999999995</c:v>
                </c:pt>
                <c:pt idx="53">
                  <c:v>0.60111999999999999</c:v>
                </c:pt>
                <c:pt idx="54">
                  <c:v>0.64068599999999998</c:v>
                </c:pt>
                <c:pt idx="55">
                  <c:v>0.65277099999999999</c:v>
                </c:pt>
                <c:pt idx="56">
                  <c:v>0.62573199999999995</c:v>
                </c:pt>
                <c:pt idx="57">
                  <c:v>0.57504299999999997</c:v>
                </c:pt>
                <c:pt idx="58">
                  <c:v>0.49781799999999998</c:v>
                </c:pt>
                <c:pt idx="59">
                  <c:v>0.35736099999999998</c:v>
                </c:pt>
                <c:pt idx="60">
                  <c:v>0.225464</c:v>
                </c:pt>
                <c:pt idx="61">
                  <c:v>0.10485800000000001</c:v>
                </c:pt>
                <c:pt idx="62">
                  <c:v>-1.2756E-2</c:v>
                </c:pt>
                <c:pt idx="63">
                  <c:v>-0.13272100000000001</c:v>
                </c:pt>
                <c:pt idx="64">
                  <c:v>-0.226822</c:v>
                </c:pt>
                <c:pt idx="65">
                  <c:v>-0.35269200000000001</c:v>
                </c:pt>
                <c:pt idx="66">
                  <c:v>-0.47035199999999999</c:v>
                </c:pt>
                <c:pt idx="67">
                  <c:v>-0.50372300000000003</c:v>
                </c:pt>
                <c:pt idx="68">
                  <c:v>-0.493668</c:v>
                </c:pt>
                <c:pt idx="69">
                  <c:v>-0.45812999999999998</c:v>
                </c:pt>
                <c:pt idx="70">
                  <c:v>-0.41355900000000001</c:v>
                </c:pt>
                <c:pt idx="71">
                  <c:v>-0.39213599999999998</c:v>
                </c:pt>
                <c:pt idx="72">
                  <c:v>-0.402084</c:v>
                </c:pt>
                <c:pt idx="73">
                  <c:v>-0.42529299999999998</c:v>
                </c:pt>
                <c:pt idx="74">
                  <c:v>-0.44660899999999998</c:v>
                </c:pt>
                <c:pt idx="75">
                  <c:v>-0.47616599999999998</c:v>
                </c:pt>
                <c:pt idx="76">
                  <c:v>-0.50729400000000002</c:v>
                </c:pt>
                <c:pt idx="77">
                  <c:v>-0.54376199999999997</c:v>
                </c:pt>
                <c:pt idx="78">
                  <c:v>-0.57678200000000002</c:v>
                </c:pt>
                <c:pt idx="79">
                  <c:v>-0.61412</c:v>
                </c:pt>
                <c:pt idx="80">
                  <c:v>-0.63810699999999998</c:v>
                </c:pt>
                <c:pt idx="81">
                  <c:v>-0.65037500000000004</c:v>
                </c:pt>
                <c:pt idx="82">
                  <c:v>-0.66705300000000001</c:v>
                </c:pt>
                <c:pt idx="83">
                  <c:v>-0.68563799999999997</c:v>
                </c:pt>
                <c:pt idx="84">
                  <c:v>-0.70372000000000001</c:v>
                </c:pt>
                <c:pt idx="85">
                  <c:v>-0.71479800000000004</c:v>
                </c:pt>
                <c:pt idx="86">
                  <c:v>-0.72552499999999998</c:v>
                </c:pt>
                <c:pt idx="87">
                  <c:v>-0.73689300000000002</c:v>
                </c:pt>
                <c:pt idx="88">
                  <c:v>-0.75025900000000001</c:v>
                </c:pt>
                <c:pt idx="89">
                  <c:v>-0.76640299999999995</c:v>
                </c:pt>
                <c:pt idx="90">
                  <c:v>-0.77687099999999998</c:v>
                </c:pt>
                <c:pt idx="91">
                  <c:v>-0.782883</c:v>
                </c:pt>
                <c:pt idx="92">
                  <c:v>-0.79136700000000004</c:v>
                </c:pt>
                <c:pt idx="93">
                  <c:v>-0.79966700000000002</c:v>
                </c:pt>
                <c:pt idx="94">
                  <c:v>-0.79501299999999997</c:v>
                </c:pt>
                <c:pt idx="95">
                  <c:v>-0.78463700000000003</c:v>
                </c:pt>
                <c:pt idx="96">
                  <c:v>-0.75872799999999996</c:v>
                </c:pt>
                <c:pt idx="97">
                  <c:v>-0.71487400000000001</c:v>
                </c:pt>
                <c:pt idx="98">
                  <c:v>-0.66473400000000005</c:v>
                </c:pt>
                <c:pt idx="99">
                  <c:v>-0.60720799999999997</c:v>
                </c:pt>
                <c:pt idx="100">
                  <c:v>-0.54122899999999996</c:v>
                </c:pt>
                <c:pt idx="101">
                  <c:v>-0.49705500000000002</c:v>
                </c:pt>
                <c:pt idx="102">
                  <c:v>-0.49784899999999999</c:v>
                </c:pt>
                <c:pt idx="103">
                  <c:v>-0.539856</c:v>
                </c:pt>
                <c:pt idx="104">
                  <c:v>-0.60769700000000004</c:v>
                </c:pt>
                <c:pt idx="105">
                  <c:v>-0.680176</c:v>
                </c:pt>
                <c:pt idx="106">
                  <c:v>-0.74507100000000004</c:v>
                </c:pt>
                <c:pt idx="107">
                  <c:v>-0.79129000000000005</c:v>
                </c:pt>
                <c:pt idx="108">
                  <c:v>-0.77230799999999999</c:v>
                </c:pt>
                <c:pt idx="109">
                  <c:v>-0.69319200000000003</c:v>
                </c:pt>
                <c:pt idx="110">
                  <c:v>-0.54345699999999997</c:v>
                </c:pt>
                <c:pt idx="111">
                  <c:v>-0.37562600000000002</c:v>
                </c:pt>
                <c:pt idx="112">
                  <c:v>-0.22872899999999999</c:v>
                </c:pt>
                <c:pt idx="113">
                  <c:v>-0.167465</c:v>
                </c:pt>
                <c:pt idx="114">
                  <c:v>-0.16830400000000001</c:v>
                </c:pt>
                <c:pt idx="115">
                  <c:v>-0.207397</c:v>
                </c:pt>
                <c:pt idx="116">
                  <c:v>-0.26002500000000001</c:v>
                </c:pt>
                <c:pt idx="117">
                  <c:v>-0.27937299999999998</c:v>
                </c:pt>
                <c:pt idx="118">
                  <c:v>-0.27722200000000002</c:v>
                </c:pt>
                <c:pt idx="119">
                  <c:v>-0.27468900000000002</c:v>
                </c:pt>
                <c:pt idx="120">
                  <c:v>-0.26747100000000001</c:v>
                </c:pt>
                <c:pt idx="121">
                  <c:v>-0.24842800000000001</c:v>
                </c:pt>
                <c:pt idx="122">
                  <c:v>-0.19215399999999999</c:v>
                </c:pt>
                <c:pt idx="123">
                  <c:v>-0.166626</c:v>
                </c:pt>
                <c:pt idx="124">
                  <c:v>-9.8724000000000006E-2</c:v>
                </c:pt>
                <c:pt idx="125">
                  <c:v>-3.3050999999999997E-2</c:v>
                </c:pt>
                <c:pt idx="126">
                  <c:v>3.0380000000000001E-2</c:v>
                </c:pt>
                <c:pt idx="127">
                  <c:v>9.3398999999999996E-2</c:v>
                </c:pt>
                <c:pt idx="128">
                  <c:v>0.14180000000000001</c:v>
                </c:pt>
                <c:pt idx="129">
                  <c:v>0.17578099999999999</c:v>
                </c:pt>
                <c:pt idx="130">
                  <c:v>0.20500199999999999</c:v>
                </c:pt>
                <c:pt idx="131">
                  <c:v>0.227798</c:v>
                </c:pt>
                <c:pt idx="132">
                  <c:v>0.25320399999999998</c:v>
                </c:pt>
                <c:pt idx="133">
                  <c:v>0.27003500000000003</c:v>
                </c:pt>
                <c:pt idx="134">
                  <c:v>0.29225200000000001</c:v>
                </c:pt>
                <c:pt idx="135">
                  <c:v>0.32075500000000001</c:v>
                </c:pt>
                <c:pt idx="136">
                  <c:v>0.34461999999999998</c:v>
                </c:pt>
                <c:pt idx="137">
                  <c:v>0.37474099999999999</c:v>
                </c:pt>
                <c:pt idx="138">
                  <c:v>0.40040599999999998</c:v>
                </c:pt>
                <c:pt idx="139">
                  <c:v>0.41012599999999999</c:v>
                </c:pt>
                <c:pt idx="140">
                  <c:v>0.39706399999999997</c:v>
                </c:pt>
                <c:pt idx="141">
                  <c:v>0.35504200000000002</c:v>
                </c:pt>
                <c:pt idx="142">
                  <c:v>0.30648799999999998</c:v>
                </c:pt>
                <c:pt idx="143">
                  <c:v>0.28607199999999999</c:v>
                </c:pt>
                <c:pt idx="144">
                  <c:v>0.276337</c:v>
                </c:pt>
                <c:pt idx="145">
                  <c:v>0.29669200000000001</c:v>
                </c:pt>
                <c:pt idx="146">
                  <c:v>0.35104400000000002</c:v>
                </c:pt>
                <c:pt idx="147">
                  <c:v>0.43879699999999999</c:v>
                </c:pt>
                <c:pt idx="148">
                  <c:v>0.54603599999999997</c:v>
                </c:pt>
                <c:pt idx="149">
                  <c:v>0.61871299999999996</c:v>
                </c:pt>
                <c:pt idx="150">
                  <c:v>0.65791299999999997</c:v>
                </c:pt>
                <c:pt idx="151">
                  <c:v>0.62545799999999996</c:v>
                </c:pt>
                <c:pt idx="152">
                  <c:v>0.55491599999999996</c:v>
                </c:pt>
                <c:pt idx="153">
                  <c:v>0.44592300000000001</c:v>
                </c:pt>
                <c:pt idx="154">
                  <c:v>0.336227</c:v>
                </c:pt>
                <c:pt idx="155">
                  <c:v>0.231262</c:v>
                </c:pt>
                <c:pt idx="156">
                  <c:v>0.116089</c:v>
                </c:pt>
                <c:pt idx="157">
                  <c:v>1.3779E-2</c:v>
                </c:pt>
                <c:pt idx="158">
                  <c:v>-8.3664000000000002E-2</c:v>
                </c:pt>
                <c:pt idx="159">
                  <c:v>-0.15620400000000001</c:v>
                </c:pt>
                <c:pt idx="160">
                  <c:v>-0.20018</c:v>
                </c:pt>
                <c:pt idx="161">
                  <c:v>-0.25143399999999999</c:v>
                </c:pt>
                <c:pt idx="162">
                  <c:v>-0.28462199999999999</c:v>
                </c:pt>
                <c:pt idx="163">
                  <c:v>-0.29388399999999998</c:v>
                </c:pt>
                <c:pt idx="164">
                  <c:v>-0.28807100000000002</c:v>
                </c:pt>
                <c:pt idx="165">
                  <c:v>-0.27354400000000001</c:v>
                </c:pt>
                <c:pt idx="166">
                  <c:v>-0.25453199999999998</c:v>
                </c:pt>
                <c:pt idx="167">
                  <c:v>-0.24154700000000001</c:v>
                </c:pt>
                <c:pt idx="168">
                  <c:v>-0.24229400000000001</c:v>
                </c:pt>
                <c:pt idx="169">
                  <c:v>-0.27282699999999999</c:v>
                </c:pt>
                <c:pt idx="170">
                  <c:v>-0.32681300000000002</c:v>
                </c:pt>
                <c:pt idx="171">
                  <c:v>-0.37840299999999999</c:v>
                </c:pt>
                <c:pt idx="172">
                  <c:v>-0.41363499999999997</c:v>
                </c:pt>
                <c:pt idx="173">
                  <c:v>-0.43885800000000003</c:v>
                </c:pt>
                <c:pt idx="174">
                  <c:v>-0.46784999999999999</c:v>
                </c:pt>
                <c:pt idx="175">
                  <c:v>-0.49920700000000001</c:v>
                </c:pt>
                <c:pt idx="176">
                  <c:v>-0.54150399999999999</c:v>
                </c:pt>
                <c:pt idx="177">
                  <c:v>-0.578461</c:v>
                </c:pt>
                <c:pt idx="178">
                  <c:v>-0.60465999999999998</c:v>
                </c:pt>
                <c:pt idx="179">
                  <c:v>-0.62620500000000001</c:v>
                </c:pt>
                <c:pt idx="180">
                  <c:v>-0.63784799999999997</c:v>
                </c:pt>
                <c:pt idx="181">
                  <c:v>-0.64474500000000001</c:v>
                </c:pt>
                <c:pt idx="182">
                  <c:v>-0.65121499999999999</c:v>
                </c:pt>
                <c:pt idx="183">
                  <c:v>-0.65934800000000005</c:v>
                </c:pt>
                <c:pt idx="184">
                  <c:v>-0.66105700000000001</c:v>
                </c:pt>
                <c:pt idx="185">
                  <c:v>-0.66154500000000005</c:v>
                </c:pt>
                <c:pt idx="186">
                  <c:v>-0.66069</c:v>
                </c:pt>
                <c:pt idx="187">
                  <c:v>-0.64463800000000004</c:v>
                </c:pt>
                <c:pt idx="188">
                  <c:v>-0.63288900000000003</c:v>
                </c:pt>
                <c:pt idx="189">
                  <c:v>-0.62851000000000001</c:v>
                </c:pt>
                <c:pt idx="190">
                  <c:v>-0.63259900000000002</c:v>
                </c:pt>
                <c:pt idx="191">
                  <c:v>-0.63853499999999996</c:v>
                </c:pt>
                <c:pt idx="192">
                  <c:v>-0.64071699999999998</c:v>
                </c:pt>
                <c:pt idx="193">
                  <c:v>-0.63847399999999999</c:v>
                </c:pt>
                <c:pt idx="194">
                  <c:v>-0.63040200000000002</c:v>
                </c:pt>
                <c:pt idx="195">
                  <c:v>-0.61622600000000005</c:v>
                </c:pt>
                <c:pt idx="196">
                  <c:v>-0.59243800000000002</c:v>
                </c:pt>
                <c:pt idx="197">
                  <c:v>-0.55903599999999998</c:v>
                </c:pt>
                <c:pt idx="198">
                  <c:v>-0.52987700000000004</c:v>
                </c:pt>
                <c:pt idx="199">
                  <c:v>-0.51541099999999995</c:v>
                </c:pt>
                <c:pt idx="200">
                  <c:v>-0.51973000000000003</c:v>
                </c:pt>
                <c:pt idx="201">
                  <c:v>-0.53803999999999996</c:v>
                </c:pt>
                <c:pt idx="202">
                  <c:v>-0.56337000000000004</c:v>
                </c:pt>
                <c:pt idx="203">
                  <c:v>-0.59887699999999999</c:v>
                </c:pt>
                <c:pt idx="204">
                  <c:v>-0.62258899999999995</c:v>
                </c:pt>
                <c:pt idx="205">
                  <c:v>-0.61833199999999999</c:v>
                </c:pt>
                <c:pt idx="206">
                  <c:v>-0.60119599999999995</c:v>
                </c:pt>
                <c:pt idx="207">
                  <c:v>-0.54763799999999996</c:v>
                </c:pt>
                <c:pt idx="208">
                  <c:v>-0.51092499999999996</c:v>
                </c:pt>
                <c:pt idx="209">
                  <c:v>-0.46882600000000002</c:v>
                </c:pt>
                <c:pt idx="210">
                  <c:v>-0.44714399999999999</c:v>
                </c:pt>
                <c:pt idx="211">
                  <c:v>-0.44087199999999999</c:v>
                </c:pt>
                <c:pt idx="212">
                  <c:v>-0.42352299999999998</c:v>
                </c:pt>
                <c:pt idx="213">
                  <c:v>-0.388123</c:v>
                </c:pt>
                <c:pt idx="214">
                  <c:v>-0.34846500000000002</c:v>
                </c:pt>
                <c:pt idx="215">
                  <c:v>-0.31338500000000002</c:v>
                </c:pt>
                <c:pt idx="216">
                  <c:v>-0.28337099999999998</c:v>
                </c:pt>
                <c:pt idx="217">
                  <c:v>-0.25469999999999998</c:v>
                </c:pt>
                <c:pt idx="218">
                  <c:v>-0.22093199999999999</c:v>
                </c:pt>
                <c:pt idx="219">
                  <c:v>-0.18293799999999999</c:v>
                </c:pt>
                <c:pt idx="220">
                  <c:v>-0.134079</c:v>
                </c:pt>
                <c:pt idx="221">
                  <c:v>-7.5164999999999996E-2</c:v>
                </c:pt>
                <c:pt idx="222">
                  <c:v>-3.9246000000000003E-2</c:v>
                </c:pt>
                <c:pt idx="223">
                  <c:v>-9.3099999999999997E-4</c:v>
                </c:pt>
                <c:pt idx="224">
                  <c:v>2.4582E-2</c:v>
                </c:pt>
                <c:pt idx="225">
                  <c:v>4.5975000000000002E-2</c:v>
                </c:pt>
                <c:pt idx="226">
                  <c:v>7.0633000000000001E-2</c:v>
                </c:pt>
                <c:pt idx="227">
                  <c:v>9.8572000000000007E-2</c:v>
                </c:pt>
                <c:pt idx="228">
                  <c:v>0.131134</c:v>
                </c:pt>
                <c:pt idx="229">
                  <c:v>0.170822</c:v>
                </c:pt>
                <c:pt idx="230">
                  <c:v>0.214111</c:v>
                </c:pt>
                <c:pt idx="231">
                  <c:v>0.26417499999999999</c:v>
                </c:pt>
                <c:pt idx="232">
                  <c:v>0.30886799999999998</c:v>
                </c:pt>
                <c:pt idx="233">
                  <c:v>0.34570299999999998</c:v>
                </c:pt>
                <c:pt idx="234">
                  <c:v>0.38795499999999999</c:v>
                </c:pt>
                <c:pt idx="235">
                  <c:v>0.43270900000000001</c:v>
                </c:pt>
                <c:pt idx="236">
                  <c:v>0.46881099999999998</c:v>
                </c:pt>
                <c:pt idx="237">
                  <c:v>0.49648999999999999</c:v>
                </c:pt>
                <c:pt idx="238">
                  <c:v>0.513992</c:v>
                </c:pt>
                <c:pt idx="239">
                  <c:v>0.51754800000000001</c:v>
                </c:pt>
                <c:pt idx="240">
                  <c:v>0.51770000000000005</c:v>
                </c:pt>
                <c:pt idx="241">
                  <c:v>0.505386</c:v>
                </c:pt>
                <c:pt idx="242">
                  <c:v>0.47154200000000002</c:v>
                </c:pt>
                <c:pt idx="243">
                  <c:v>0.446243</c:v>
                </c:pt>
                <c:pt idx="244">
                  <c:v>0.44018600000000002</c:v>
                </c:pt>
                <c:pt idx="245">
                  <c:v>0.43090800000000001</c:v>
                </c:pt>
                <c:pt idx="246">
                  <c:v>0.38850400000000002</c:v>
                </c:pt>
                <c:pt idx="247">
                  <c:v>0.33496100000000001</c:v>
                </c:pt>
                <c:pt idx="248">
                  <c:v>0.337341</c:v>
                </c:pt>
                <c:pt idx="249">
                  <c:v>0.36611900000000003</c:v>
                </c:pt>
                <c:pt idx="250">
                  <c:v>0.36973600000000001</c:v>
                </c:pt>
                <c:pt idx="251">
                  <c:v>0.34416200000000002</c:v>
                </c:pt>
                <c:pt idx="252">
                  <c:v>0.259766</c:v>
                </c:pt>
                <c:pt idx="253">
                  <c:v>0.155533</c:v>
                </c:pt>
                <c:pt idx="254">
                  <c:v>2.3956000000000002E-2</c:v>
                </c:pt>
                <c:pt idx="255">
                  <c:v>-8.1985000000000002E-2</c:v>
                </c:pt>
                <c:pt idx="256">
                  <c:v>-0.13195799999999999</c:v>
                </c:pt>
                <c:pt idx="257">
                  <c:v>-0.141434</c:v>
                </c:pt>
                <c:pt idx="258">
                  <c:v>-0.1203</c:v>
                </c:pt>
                <c:pt idx="259">
                  <c:v>-7.9254000000000005E-2</c:v>
                </c:pt>
                <c:pt idx="260">
                  <c:v>-5.8715999999999997E-2</c:v>
                </c:pt>
                <c:pt idx="261">
                  <c:v>-7.3227E-2</c:v>
                </c:pt>
                <c:pt idx="262">
                  <c:v>-0.102341</c:v>
                </c:pt>
                <c:pt idx="263">
                  <c:v>-0.166519</c:v>
                </c:pt>
                <c:pt idx="264">
                  <c:v>-0.218246</c:v>
                </c:pt>
                <c:pt idx="265">
                  <c:v>-0.25804100000000002</c:v>
                </c:pt>
                <c:pt idx="266">
                  <c:v>-0.30569499999999999</c:v>
                </c:pt>
                <c:pt idx="267">
                  <c:v>-0.35295100000000001</c:v>
                </c:pt>
                <c:pt idx="268">
                  <c:v>-0.39775100000000002</c:v>
                </c:pt>
                <c:pt idx="269">
                  <c:v>-0.42836000000000002</c:v>
                </c:pt>
                <c:pt idx="270">
                  <c:v>-0.44660899999999998</c:v>
                </c:pt>
                <c:pt idx="271">
                  <c:v>-0.462723</c:v>
                </c:pt>
                <c:pt idx="272">
                  <c:v>-0.48416100000000001</c:v>
                </c:pt>
                <c:pt idx="273">
                  <c:v>-0.51431300000000002</c:v>
                </c:pt>
                <c:pt idx="274">
                  <c:v>-0.54780600000000002</c:v>
                </c:pt>
                <c:pt idx="275">
                  <c:v>-0.58178700000000005</c:v>
                </c:pt>
                <c:pt idx="276">
                  <c:v>-0.61441000000000001</c:v>
                </c:pt>
                <c:pt idx="277">
                  <c:v>-0.64492799999999995</c:v>
                </c:pt>
                <c:pt idx="278">
                  <c:v>-0.669678</c:v>
                </c:pt>
                <c:pt idx="279">
                  <c:v>-0.68405199999999999</c:v>
                </c:pt>
                <c:pt idx="280">
                  <c:v>-0.68928500000000004</c:v>
                </c:pt>
                <c:pt idx="281">
                  <c:v>-0.69708300000000001</c:v>
                </c:pt>
                <c:pt idx="282">
                  <c:v>-0.70307900000000001</c:v>
                </c:pt>
                <c:pt idx="283">
                  <c:v>-0.708511</c:v>
                </c:pt>
                <c:pt idx="284">
                  <c:v>-0.71240199999999998</c:v>
                </c:pt>
                <c:pt idx="285">
                  <c:v>-0.70719900000000002</c:v>
                </c:pt>
                <c:pt idx="286">
                  <c:v>-0.69714399999999999</c:v>
                </c:pt>
                <c:pt idx="287">
                  <c:v>-0.68412799999999996</c:v>
                </c:pt>
                <c:pt idx="288">
                  <c:v>-0.672821</c:v>
                </c:pt>
                <c:pt idx="289">
                  <c:v>-0.67385899999999999</c:v>
                </c:pt>
                <c:pt idx="290">
                  <c:v>-0.68789699999999998</c:v>
                </c:pt>
                <c:pt idx="291">
                  <c:v>-0.71331800000000001</c:v>
                </c:pt>
                <c:pt idx="292">
                  <c:v>-0.74154699999999996</c:v>
                </c:pt>
                <c:pt idx="293">
                  <c:v>-0.76150499999999999</c:v>
                </c:pt>
                <c:pt idx="294">
                  <c:v>-0.75062600000000002</c:v>
                </c:pt>
                <c:pt idx="295">
                  <c:v>-0.71263100000000001</c:v>
                </c:pt>
                <c:pt idx="296">
                  <c:v>-0.65949999999999998</c:v>
                </c:pt>
                <c:pt idx="297">
                  <c:v>-0.59527600000000003</c:v>
                </c:pt>
                <c:pt idx="298">
                  <c:v>-0.517822</c:v>
                </c:pt>
                <c:pt idx="299">
                  <c:v>-0.45382699999999998</c:v>
                </c:pt>
                <c:pt idx="300">
                  <c:v>-0.42973299999999998</c:v>
                </c:pt>
                <c:pt idx="301">
                  <c:v>-0.46183800000000003</c:v>
                </c:pt>
                <c:pt idx="302">
                  <c:v>-0.53381299999999998</c:v>
                </c:pt>
                <c:pt idx="303">
                  <c:v>-0.59997599999999995</c:v>
                </c:pt>
                <c:pt idx="304">
                  <c:v>-0.66520699999999999</c:v>
                </c:pt>
                <c:pt idx="305">
                  <c:v>-0.704453</c:v>
                </c:pt>
                <c:pt idx="306">
                  <c:v>-0.71530199999999999</c:v>
                </c:pt>
                <c:pt idx="307">
                  <c:v>-0.68353299999999995</c:v>
                </c:pt>
                <c:pt idx="308">
                  <c:v>-0.60786399999999996</c:v>
                </c:pt>
                <c:pt idx="309">
                  <c:v>-0.50260899999999997</c:v>
                </c:pt>
                <c:pt idx="310">
                  <c:v>-0.38880900000000002</c:v>
                </c:pt>
                <c:pt idx="311">
                  <c:v>-0.28018199999999999</c:v>
                </c:pt>
                <c:pt idx="312">
                  <c:v>-0.19248999999999999</c:v>
                </c:pt>
                <c:pt idx="313">
                  <c:v>-0.14959700000000001</c:v>
                </c:pt>
                <c:pt idx="314">
                  <c:v>-0.104141</c:v>
                </c:pt>
                <c:pt idx="315">
                  <c:v>-4.1840000000000002E-2</c:v>
                </c:pt>
                <c:pt idx="316">
                  <c:v>3.4958000000000003E-2</c:v>
                </c:pt>
                <c:pt idx="317">
                  <c:v>0.121964</c:v>
                </c:pt>
                <c:pt idx="318">
                  <c:v>0.18199199999999999</c:v>
                </c:pt>
                <c:pt idx="319">
                  <c:v>0.199738</c:v>
                </c:pt>
                <c:pt idx="320">
                  <c:v>0.18754599999999999</c:v>
                </c:pt>
                <c:pt idx="321">
                  <c:v>0.17288200000000001</c:v>
                </c:pt>
                <c:pt idx="322">
                  <c:v>0.17982500000000001</c:v>
                </c:pt>
                <c:pt idx="323">
                  <c:v>0.192749</c:v>
                </c:pt>
                <c:pt idx="324">
                  <c:v>0.22985800000000001</c:v>
                </c:pt>
                <c:pt idx="325">
                  <c:v>0.27130100000000001</c:v>
                </c:pt>
                <c:pt idx="326">
                  <c:v>0.30960100000000002</c:v>
                </c:pt>
                <c:pt idx="327">
                  <c:v>0.34288000000000002</c:v>
                </c:pt>
                <c:pt idx="328">
                  <c:v>0.38162200000000002</c:v>
                </c:pt>
                <c:pt idx="329">
                  <c:v>0.42233300000000001</c:v>
                </c:pt>
                <c:pt idx="330">
                  <c:v>0.470947</c:v>
                </c:pt>
                <c:pt idx="331">
                  <c:v>0.52313200000000004</c:v>
                </c:pt>
                <c:pt idx="332">
                  <c:v>0.57348600000000005</c:v>
                </c:pt>
                <c:pt idx="333">
                  <c:v>0.604294</c:v>
                </c:pt>
                <c:pt idx="334">
                  <c:v>0.60658299999999998</c:v>
                </c:pt>
                <c:pt idx="335">
                  <c:v>0.57675200000000004</c:v>
                </c:pt>
                <c:pt idx="336">
                  <c:v>0.52807599999999999</c:v>
                </c:pt>
                <c:pt idx="337">
                  <c:v>0.48129300000000003</c:v>
                </c:pt>
                <c:pt idx="338">
                  <c:v>0.44155899999999998</c:v>
                </c:pt>
                <c:pt idx="339">
                  <c:v>0.411331</c:v>
                </c:pt>
                <c:pt idx="340">
                  <c:v>0.398285</c:v>
                </c:pt>
                <c:pt idx="341">
                  <c:v>0.39865099999999998</c:v>
                </c:pt>
                <c:pt idx="342">
                  <c:v>0.40531899999999998</c:v>
                </c:pt>
                <c:pt idx="343">
                  <c:v>0.41429100000000002</c:v>
                </c:pt>
                <c:pt idx="344">
                  <c:v>0.40963699999999997</c:v>
                </c:pt>
                <c:pt idx="345">
                  <c:v>0.37686199999999997</c:v>
                </c:pt>
                <c:pt idx="346">
                  <c:v>0.314529</c:v>
                </c:pt>
                <c:pt idx="347">
                  <c:v>0.23796100000000001</c:v>
                </c:pt>
                <c:pt idx="348">
                  <c:v>0.14405799999999999</c:v>
                </c:pt>
                <c:pt idx="349">
                  <c:v>5.0583000000000003E-2</c:v>
                </c:pt>
                <c:pt idx="350">
                  <c:v>-2.0035000000000001E-2</c:v>
                </c:pt>
                <c:pt idx="351">
                  <c:v>-6.1432E-2</c:v>
                </c:pt>
                <c:pt idx="352">
                  <c:v>-7.1411000000000002E-2</c:v>
                </c:pt>
                <c:pt idx="353">
                  <c:v>-6.3994999999999996E-2</c:v>
                </c:pt>
                <c:pt idx="354">
                  <c:v>-5.0964000000000002E-2</c:v>
                </c:pt>
                <c:pt idx="355">
                  <c:v>-5.7723999999999998E-2</c:v>
                </c:pt>
                <c:pt idx="356">
                  <c:v>-8.5526000000000005E-2</c:v>
                </c:pt>
                <c:pt idx="357">
                  <c:v>-0.12765499999999999</c:v>
                </c:pt>
                <c:pt idx="358">
                  <c:v>-0.165024</c:v>
                </c:pt>
                <c:pt idx="359">
                  <c:v>-0.18440200000000001</c:v>
                </c:pt>
                <c:pt idx="360">
                  <c:v>-0.21208199999999999</c:v>
                </c:pt>
                <c:pt idx="361">
                  <c:v>-0.25216699999999997</c:v>
                </c:pt>
                <c:pt idx="362">
                  <c:v>-0.28863499999999997</c:v>
                </c:pt>
                <c:pt idx="363">
                  <c:v>-0.32847599999999999</c:v>
                </c:pt>
                <c:pt idx="364">
                  <c:v>-0.36711100000000002</c:v>
                </c:pt>
                <c:pt idx="365">
                  <c:v>-0.40656999999999999</c:v>
                </c:pt>
                <c:pt idx="366">
                  <c:v>-0.44308500000000001</c:v>
                </c:pt>
                <c:pt idx="367">
                  <c:v>-0.46778900000000001</c:v>
                </c:pt>
                <c:pt idx="368">
                  <c:v>-0.48968499999999998</c:v>
                </c:pt>
                <c:pt idx="369">
                  <c:v>-0.51028399999999996</c:v>
                </c:pt>
                <c:pt idx="370">
                  <c:v>-0.529053</c:v>
                </c:pt>
                <c:pt idx="371">
                  <c:v>-0.55526699999999996</c:v>
                </c:pt>
                <c:pt idx="372">
                  <c:v>-0.58198499999999997</c:v>
                </c:pt>
                <c:pt idx="373">
                  <c:v>-0.61065700000000001</c:v>
                </c:pt>
                <c:pt idx="374">
                  <c:v>-0.63346899999999995</c:v>
                </c:pt>
                <c:pt idx="375">
                  <c:v>-0.64082300000000003</c:v>
                </c:pt>
                <c:pt idx="376">
                  <c:v>-0.63343799999999995</c:v>
                </c:pt>
                <c:pt idx="377">
                  <c:v>-0.61598200000000003</c:v>
                </c:pt>
                <c:pt idx="378">
                  <c:v>-0.59045400000000003</c:v>
                </c:pt>
                <c:pt idx="379">
                  <c:v>-0.57150299999999998</c:v>
                </c:pt>
                <c:pt idx="380">
                  <c:v>-0.55827300000000002</c:v>
                </c:pt>
                <c:pt idx="381">
                  <c:v>-0.56291199999999997</c:v>
                </c:pt>
                <c:pt idx="382">
                  <c:v>-0.59350599999999998</c:v>
                </c:pt>
                <c:pt idx="383">
                  <c:v>-0.64323399999999997</c:v>
                </c:pt>
                <c:pt idx="384">
                  <c:v>-0.71382100000000004</c:v>
                </c:pt>
                <c:pt idx="385">
                  <c:v>-0.79403699999999999</c:v>
                </c:pt>
                <c:pt idx="386">
                  <c:v>-0.87260400000000005</c:v>
                </c:pt>
                <c:pt idx="387">
                  <c:v>-0.89686600000000005</c:v>
                </c:pt>
                <c:pt idx="388">
                  <c:v>-0.866699</c:v>
                </c:pt>
                <c:pt idx="389">
                  <c:v>-0.81912200000000002</c:v>
                </c:pt>
                <c:pt idx="390">
                  <c:v>-0.74380500000000005</c:v>
                </c:pt>
                <c:pt idx="391">
                  <c:v>-0.67491100000000004</c:v>
                </c:pt>
                <c:pt idx="392">
                  <c:v>-0.635162</c:v>
                </c:pt>
                <c:pt idx="393">
                  <c:v>-0.62840300000000004</c:v>
                </c:pt>
                <c:pt idx="394">
                  <c:v>-0.64906299999999995</c:v>
                </c:pt>
                <c:pt idx="395">
                  <c:v>-0.68533299999999997</c:v>
                </c:pt>
                <c:pt idx="396">
                  <c:v>-0.72702</c:v>
                </c:pt>
                <c:pt idx="397">
                  <c:v>-0.76591500000000001</c:v>
                </c:pt>
                <c:pt idx="398">
                  <c:v>-0.78416399999999997</c:v>
                </c:pt>
                <c:pt idx="399">
                  <c:v>-0.77873199999999998</c:v>
                </c:pt>
                <c:pt idx="400">
                  <c:v>-0.73188799999999998</c:v>
                </c:pt>
                <c:pt idx="401">
                  <c:v>-0.66255200000000003</c:v>
                </c:pt>
                <c:pt idx="402">
                  <c:v>-0.59321599999999997</c:v>
                </c:pt>
                <c:pt idx="403">
                  <c:v>-0.50642399999999999</c:v>
                </c:pt>
                <c:pt idx="404">
                  <c:v>-0.43406699999999998</c:v>
                </c:pt>
                <c:pt idx="405">
                  <c:v>-0.38322400000000001</c:v>
                </c:pt>
                <c:pt idx="406">
                  <c:v>-0.32913199999999998</c:v>
                </c:pt>
                <c:pt idx="407">
                  <c:v>-0.270401</c:v>
                </c:pt>
                <c:pt idx="408">
                  <c:v>-0.21571399999999999</c:v>
                </c:pt>
                <c:pt idx="409">
                  <c:v>-0.18568399999999999</c:v>
                </c:pt>
                <c:pt idx="410">
                  <c:v>-0.174179</c:v>
                </c:pt>
                <c:pt idx="411">
                  <c:v>-0.17285200000000001</c:v>
                </c:pt>
                <c:pt idx="412">
                  <c:v>-0.170181</c:v>
                </c:pt>
                <c:pt idx="413">
                  <c:v>-0.143066</c:v>
                </c:pt>
                <c:pt idx="414">
                  <c:v>-7.8308000000000003E-2</c:v>
                </c:pt>
                <c:pt idx="415">
                  <c:v>5.875E-3</c:v>
                </c:pt>
                <c:pt idx="416">
                  <c:v>9.9564E-2</c:v>
                </c:pt>
                <c:pt idx="417">
                  <c:v>0.19456499999999999</c:v>
                </c:pt>
                <c:pt idx="418">
                  <c:v>0.28590399999999999</c:v>
                </c:pt>
                <c:pt idx="419">
                  <c:v>0.36039700000000002</c:v>
                </c:pt>
                <c:pt idx="420">
                  <c:v>0.40679900000000002</c:v>
                </c:pt>
                <c:pt idx="421">
                  <c:v>0.43711899999999998</c:v>
                </c:pt>
                <c:pt idx="422">
                  <c:v>0.43936199999999997</c:v>
                </c:pt>
                <c:pt idx="423">
                  <c:v>0.43261699999999997</c:v>
                </c:pt>
                <c:pt idx="424">
                  <c:v>0.453934</c:v>
                </c:pt>
                <c:pt idx="425">
                  <c:v>0.49675000000000002</c:v>
                </c:pt>
                <c:pt idx="426">
                  <c:v>0.54332000000000003</c:v>
                </c:pt>
                <c:pt idx="427">
                  <c:v>0.58636500000000003</c:v>
                </c:pt>
                <c:pt idx="428">
                  <c:v>0.61044299999999996</c:v>
                </c:pt>
                <c:pt idx="429">
                  <c:v>0.62559500000000001</c:v>
                </c:pt>
                <c:pt idx="430">
                  <c:v>0.63687099999999996</c:v>
                </c:pt>
                <c:pt idx="431">
                  <c:v>0.64338700000000004</c:v>
                </c:pt>
                <c:pt idx="432">
                  <c:v>0.65130600000000005</c:v>
                </c:pt>
                <c:pt idx="433">
                  <c:v>0.65095499999999995</c:v>
                </c:pt>
                <c:pt idx="434">
                  <c:v>0.62861599999999995</c:v>
                </c:pt>
                <c:pt idx="435">
                  <c:v>0.59487900000000005</c:v>
                </c:pt>
                <c:pt idx="436">
                  <c:v>0.54710400000000003</c:v>
                </c:pt>
                <c:pt idx="437">
                  <c:v>0.48355100000000001</c:v>
                </c:pt>
                <c:pt idx="438">
                  <c:v>0.41352800000000001</c:v>
                </c:pt>
                <c:pt idx="439">
                  <c:v>0.34730499999999997</c:v>
                </c:pt>
                <c:pt idx="440">
                  <c:v>0.31179800000000002</c:v>
                </c:pt>
                <c:pt idx="441">
                  <c:v>0.30925000000000002</c:v>
                </c:pt>
                <c:pt idx="442">
                  <c:v>0.34051500000000001</c:v>
                </c:pt>
                <c:pt idx="443">
                  <c:v>0.38934299999999999</c:v>
                </c:pt>
                <c:pt idx="444">
                  <c:v>0.43933100000000003</c:v>
                </c:pt>
                <c:pt idx="445">
                  <c:v>0.46128799999999998</c:v>
                </c:pt>
                <c:pt idx="446">
                  <c:v>0.46290599999999998</c:v>
                </c:pt>
                <c:pt idx="447">
                  <c:v>0.40904200000000002</c:v>
                </c:pt>
                <c:pt idx="448">
                  <c:v>0.31939699999999999</c:v>
                </c:pt>
                <c:pt idx="449">
                  <c:v>0.20391799999999999</c:v>
                </c:pt>
                <c:pt idx="450">
                  <c:v>6.2683000000000003E-2</c:v>
                </c:pt>
                <c:pt idx="451">
                  <c:v>-5.7693000000000001E-2</c:v>
                </c:pt>
                <c:pt idx="452">
                  <c:v>-0.136902</c:v>
                </c:pt>
                <c:pt idx="453">
                  <c:v>-0.17286699999999999</c:v>
                </c:pt>
                <c:pt idx="454">
                  <c:v>-0.16694600000000001</c:v>
                </c:pt>
                <c:pt idx="455">
                  <c:v>-0.13687099999999999</c:v>
                </c:pt>
                <c:pt idx="456">
                  <c:v>-9.6527000000000002E-2</c:v>
                </c:pt>
                <c:pt idx="457">
                  <c:v>-7.2632000000000002E-2</c:v>
                </c:pt>
                <c:pt idx="458">
                  <c:v>-6.5475000000000005E-2</c:v>
                </c:pt>
                <c:pt idx="459">
                  <c:v>-9.4376000000000002E-2</c:v>
                </c:pt>
                <c:pt idx="460">
                  <c:v>-0.16447400000000001</c:v>
                </c:pt>
                <c:pt idx="461">
                  <c:v>-0.23452799999999999</c:v>
                </c:pt>
                <c:pt idx="462">
                  <c:v>-0.29275499999999999</c:v>
                </c:pt>
                <c:pt idx="463">
                  <c:v>-0.33232099999999998</c:v>
                </c:pt>
                <c:pt idx="464">
                  <c:v>-0.359848</c:v>
                </c:pt>
                <c:pt idx="465">
                  <c:v>-0.39228800000000003</c:v>
                </c:pt>
                <c:pt idx="466">
                  <c:v>-0.432724</c:v>
                </c:pt>
                <c:pt idx="467">
                  <c:v>-0.46176099999999998</c:v>
                </c:pt>
                <c:pt idx="468">
                  <c:v>-0.48489399999999999</c:v>
                </c:pt>
                <c:pt idx="469">
                  <c:v>-0.49687199999999998</c:v>
                </c:pt>
                <c:pt idx="470">
                  <c:v>-0.51141400000000004</c:v>
                </c:pt>
                <c:pt idx="471">
                  <c:v>-0.53062399999999998</c:v>
                </c:pt>
                <c:pt idx="472">
                  <c:v>-0.543076</c:v>
                </c:pt>
                <c:pt idx="473">
                  <c:v>-0.55583199999999999</c:v>
                </c:pt>
                <c:pt idx="474">
                  <c:v>-0.57290600000000003</c:v>
                </c:pt>
                <c:pt idx="475">
                  <c:v>-0.595078</c:v>
                </c:pt>
                <c:pt idx="476">
                  <c:v>-0.61277800000000004</c:v>
                </c:pt>
                <c:pt idx="477">
                  <c:v>-0.62536599999999998</c:v>
                </c:pt>
                <c:pt idx="478">
                  <c:v>-0.64678999999999998</c:v>
                </c:pt>
                <c:pt idx="479">
                  <c:v>-0.68174699999999999</c:v>
                </c:pt>
                <c:pt idx="480">
                  <c:v>-0.72593700000000005</c:v>
                </c:pt>
                <c:pt idx="481">
                  <c:v>-0.78598000000000001</c:v>
                </c:pt>
                <c:pt idx="482">
                  <c:v>-0.85180699999999998</c:v>
                </c:pt>
                <c:pt idx="483">
                  <c:v>-0.91502399999999995</c:v>
                </c:pt>
                <c:pt idx="484">
                  <c:v>-0.94314600000000004</c:v>
                </c:pt>
                <c:pt idx="485">
                  <c:v>-0.92590300000000003</c:v>
                </c:pt>
                <c:pt idx="486">
                  <c:v>-0.87660199999999999</c:v>
                </c:pt>
                <c:pt idx="487">
                  <c:v>-0.81585700000000005</c:v>
                </c:pt>
                <c:pt idx="488">
                  <c:v>-0.741425</c:v>
                </c:pt>
                <c:pt idx="489">
                  <c:v>-0.65994299999999995</c:v>
                </c:pt>
                <c:pt idx="490">
                  <c:v>-0.60325600000000001</c:v>
                </c:pt>
                <c:pt idx="491">
                  <c:v>-0.59301800000000005</c:v>
                </c:pt>
                <c:pt idx="492">
                  <c:v>-0.62271100000000001</c:v>
                </c:pt>
                <c:pt idx="493">
                  <c:v>-0.67489600000000005</c:v>
                </c:pt>
                <c:pt idx="494">
                  <c:v>-0.71807900000000002</c:v>
                </c:pt>
                <c:pt idx="495">
                  <c:v>-0.73677099999999995</c:v>
                </c:pt>
                <c:pt idx="496">
                  <c:v>-0.71887199999999996</c:v>
                </c:pt>
                <c:pt idx="497">
                  <c:v>-0.66859400000000002</c:v>
                </c:pt>
                <c:pt idx="498">
                  <c:v>-0.59535199999999999</c:v>
                </c:pt>
                <c:pt idx="499">
                  <c:v>-0.494278</c:v>
                </c:pt>
                <c:pt idx="500">
                  <c:v>-0.42218</c:v>
                </c:pt>
                <c:pt idx="501">
                  <c:v>-0.36219800000000002</c:v>
                </c:pt>
                <c:pt idx="502">
                  <c:v>-0.316971</c:v>
                </c:pt>
                <c:pt idx="503">
                  <c:v>-0.28974899999999998</c:v>
                </c:pt>
                <c:pt idx="504">
                  <c:v>-0.26683000000000001</c:v>
                </c:pt>
                <c:pt idx="505">
                  <c:v>-0.23022500000000001</c:v>
                </c:pt>
                <c:pt idx="506">
                  <c:v>-0.189026</c:v>
                </c:pt>
                <c:pt idx="507">
                  <c:v>-0.16613800000000001</c:v>
                </c:pt>
                <c:pt idx="508">
                  <c:v>-0.128632</c:v>
                </c:pt>
                <c:pt idx="509">
                  <c:v>-9.1887999999999997E-2</c:v>
                </c:pt>
                <c:pt idx="510">
                  <c:v>-4.1030999999999998E-2</c:v>
                </c:pt>
                <c:pt idx="511">
                  <c:v>1.0513E-2</c:v>
                </c:pt>
                <c:pt idx="512">
                  <c:v>7.9284999999999994E-2</c:v>
                </c:pt>
                <c:pt idx="513">
                  <c:v>0.14917</c:v>
                </c:pt>
                <c:pt idx="514">
                  <c:v>0.21218899999999999</c:v>
                </c:pt>
                <c:pt idx="515">
                  <c:v>0.26956200000000002</c:v>
                </c:pt>
                <c:pt idx="516">
                  <c:v>0.32919300000000001</c:v>
                </c:pt>
                <c:pt idx="517">
                  <c:v>0.38395699999999999</c:v>
                </c:pt>
                <c:pt idx="518">
                  <c:v>0.421707</c:v>
                </c:pt>
                <c:pt idx="519">
                  <c:v>0.45155299999999998</c:v>
                </c:pt>
                <c:pt idx="520">
                  <c:v>0.49610900000000002</c:v>
                </c:pt>
                <c:pt idx="521">
                  <c:v>0.55241399999999996</c:v>
                </c:pt>
                <c:pt idx="522">
                  <c:v>0.62493900000000002</c:v>
                </c:pt>
                <c:pt idx="523">
                  <c:v>0.69992100000000002</c:v>
                </c:pt>
                <c:pt idx="524">
                  <c:v>0.79281599999999997</c:v>
                </c:pt>
                <c:pt idx="525">
                  <c:v>0.90539599999999998</c:v>
                </c:pt>
                <c:pt idx="526">
                  <c:v>0.99998500000000001</c:v>
                </c:pt>
                <c:pt idx="527">
                  <c:v>1.0555110000000001</c:v>
                </c:pt>
                <c:pt idx="528">
                  <c:v>1.0548709999999999</c:v>
                </c:pt>
                <c:pt idx="529">
                  <c:v>0.98500100000000002</c:v>
                </c:pt>
                <c:pt idx="530">
                  <c:v>0.89146400000000003</c:v>
                </c:pt>
                <c:pt idx="531">
                  <c:v>0.79397600000000002</c:v>
                </c:pt>
                <c:pt idx="532">
                  <c:v>0.708588</c:v>
                </c:pt>
                <c:pt idx="533">
                  <c:v>0.674377</c:v>
                </c:pt>
                <c:pt idx="534">
                  <c:v>0.67135599999999995</c:v>
                </c:pt>
                <c:pt idx="535">
                  <c:v>0.667435</c:v>
                </c:pt>
                <c:pt idx="536">
                  <c:v>0.65899700000000005</c:v>
                </c:pt>
                <c:pt idx="537">
                  <c:v>0.63987700000000003</c:v>
                </c:pt>
                <c:pt idx="538">
                  <c:v>0.60403399999999996</c:v>
                </c:pt>
                <c:pt idx="539">
                  <c:v>0.56236299999999995</c:v>
                </c:pt>
                <c:pt idx="540">
                  <c:v>0.493759</c:v>
                </c:pt>
                <c:pt idx="541">
                  <c:v>0.41873199999999999</c:v>
                </c:pt>
                <c:pt idx="542">
                  <c:v>0.34980800000000001</c:v>
                </c:pt>
                <c:pt idx="543">
                  <c:v>0.27909899999999999</c:v>
                </c:pt>
                <c:pt idx="544">
                  <c:v>0.22035199999999999</c:v>
                </c:pt>
                <c:pt idx="545">
                  <c:v>0.17411799999999999</c:v>
                </c:pt>
                <c:pt idx="546">
                  <c:v>0.131439</c:v>
                </c:pt>
                <c:pt idx="547">
                  <c:v>9.9227999999999997E-2</c:v>
                </c:pt>
                <c:pt idx="548">
                  <c:v>6.5490999999999994E-2</c:v>
                </c:pt>
                <c:pt idx="549">
                  <c:v>1.3336000000000001E-2</c:v>
                </c:pt>
                <c:pt idx="550">
                  <c:v>-3.1036000000000001E-2</c:v>
                </c:pt>
                <c:pt idx="551">
                  <c:v>-8.1253000000000006E-2</c:v>
                </c:pt>
                <c:pt idx="552">
                  <c:v>-0.111069</c:v>
                </c:pt>
                <c:pt idx="553">
                  <c:v>-0.14160200000000001</c:v>
                </c:pt>
                <c:pt idx="554">
                  <c:v>-0.174454</c:v>
                </c:pt>
                <c:pt idx="555">
                  <c:v>-0.240067</c:v>
                </c:pt>
                <c:pt idx="556">
                  <c:v>-0.324158</c:v>
                </c:pt>
                <c:pt idx="557">
                  <c:v>-0.40904200000000002</c:v>
                </c:pt>
                <c:pt idx="558">
                  <c:v>-0.47518899999999997</c:v>
                </c:pt>
                <c:pt idx="559">
                  <c:v>-0.52446000000000004</c:v>
                </c:pt>
                <c:pt idx="560">
                  <c:v>-0.55410800000000004</c:v>
                </c:pt>
                <c:pt idx="561">
                  <c:v>-0.57006800000000002</c:v>
                </c:pt>
                <c:pt idx="562">
                  <c:v>-0.59153699999999998</c:v>
                </c:pt>
                <c:pt idx="563">
                  <c:v>-0.618927</c:v>
                </c:pt>
                <c:pt idx="564">
                  <c:v>-0.64245600000000003</c:v>
                </c:pt>
                <c:pt idx="565">
                  <c:v>-0.66415400000000002</c:v>
                </c:pt>
                <c:pt idx="566">
                  <c:v>-0.674454</c:v>
                </c:pt>
                <c:pt idx="567">
                  <c:v>-0.685944</c:v>
                </c:pt>
                <c:pt idx="568">
                  <c:v>-0.70147700000000002</c:v>
                </c:pt>
                <c:pt idx="569">
                  <c:v>-0.71914699999999998</c:v>
                </c:pt>
                <c:pt idx="570">
                  <c:v>-0.72757000000000005</c:v>
                </c:pt>
                <c:pt idx="571">
                  <c:v>-0.72741699999999998</c:v>
                </c:pt>
                <c:pt idx="572">
                  <c:v>-0.73979200000000001</c:v>
                </c:pt>
                <c:pt idx="573">
                  <c:v>-0.76130699999999996</c:v>
                </c:pt>
                <c:pt idx="574">
                  <c:v>-0.78799399999999997</c:v>
                </c:pt>
                <c:pt idx="575">
                  <c:v>-0.82977299999999998</c:v>
                </c:pt>
                <c:pt idx="576">
                  <c:v>-0.88505599999999995</c:v>
                </c:pt>
                <c:pt idx="577">
                  <c:v>-0.94282500000000002</c:v>
                </c:pt>
                <c:pt idx="578">
                  <c:v>-1.0030669999999999</c:v>
                </c:pt>
                <c:pt idx="579">
                  <c:v>-1.0508120000000001</c:v>
                </c:pt>
                <c:pt idx="580">
                  <c:v>-1.0675349999999999</c:v>
                </c:pt>
                <c:pt idx="581">
                  <c:v>-1.0440370000000001</c:v>
                </c:pt>
                <c:pt idx="582">
                  <c:v>-0.97465500000000005</c:v>
                </c:pt>
                <c:pt idx="583">
                  <c:v>-0.87504599999999999</c:v>
                </c:pt>
                <c:pt idx="584">
                  <c:v>-0.76678500000000005</c:v>
                </c:pt>
                <c:pt idx="585">
                  <c:v>-0.65576199999999996</c:v>
                </c:pt>
                <c:pt idx="586">
                  <c:v>-0.56576499999999996</c:v>
                </c:pt>
                <c:pt idx="587">
                  <c:v>-0.53616299999999995</c:v>
                </c:pt>
                <c:pt idx="588">
                  <c:v>-0.55656399999999995</c:v>
                </c:pt>
                <c:pt idx="589">
                  <c:v>-0.60922200000000004</c:v>
                </c:pt>
                <c:pt idx="590">
                  <c:v>-0.67411799999999999</c:v>
                </c:pt>
                <c:pt idx="591">
                  <c:v>-0.73463400000000001</c:v>
                </c:pt>
                <c:pt idx="592">
                  <c:v>-0.76690700000000001</c:v>
                </c:pt>
                <c:pt idx="593">
                  <c:v>-0.75871299999999997</c:v>
                </c:pt>
                <c:pt idx="594">
                  <c:v>-0.71768200000000004</c:v>
                </c:pt>
                <c:pt idx="595">
                  <c:v>-0.64280700000000002</c:v>
                </c:pt>
                <c:pt idx="596">
                  <c:v>-0.56475799999999998</c:v>
                </c:pt>
                <c:pt idx="597">
                  <c:v>-0.49455300000000002</c:v>
                </c:pt>
                <c:pt idx="598">
                  <c:v>-0.409302</c:v>
                </c:pt>
                <c:pt idx="599">
                  <c:v>-0.32353199999999999</c:v>
                </c:pt>
                <c:pt idx="600">
                  <c:v>-0.22773699999999999</c:v>
                </c:pt>
                <c:pt idx="601">
                  <c:v>-0.16888400000000001</c:v>
                </c:pt>
                <c:pt idx="602">
                  <c:v>-0.123657</c:v>
                </c:pt>
                <c:pt idx="603">
                  <c:v>-6.1171999999999997E-2</c:v>
                </c:pt>
                <c:pt idx="604">
                  <c:v>1.0437E-2</c:v>
                </c:pt>
                <c:pt idx="605">
                  <c:v>8.7692000000000006E-2</c:v>
                </c:pt>
                <c:pt idx="606">
                  <c:v>0.15892000000000001</c:v>
                </c:pt>
                <c:pt idx="607">
                  <c:v>0.22384599999999999</c:v>
                </c:pt>
                <c:pt idx="608">
                  <c:v>0.28251599999999999</c:v>
                </c:pt>
                <c:pt idx="609">
                  <c:v>0.32994099999999998</c:v>
                </c:pt>
                <c:pt idx="610">
                  <c:v>0.37173499999999998</c:v>
                </c:pt>
                <c:pt idx="611">
                  <c:v>0.40812700000000002</c:v>
                </c:pt>
                <c:pt idx="612">
                  <c:v>0.44191000000000003</c:v>
                </c:pt>
                <c:pt idx="613">
                  <c:v>0.473663</c:v>
                </c:pt>
                <c:pt idx="614">
                  <c:v>0.511154</c:v>
                </c:pt>
                <c:pt idx="615">
                  <c:v>0.54171800000000003</c:v>
                </c:pt>
                <c:pt idx="616">
                  <c:v>0.55200199999999999</c:v>
                </c:pt>
                <c:pt idx="617">
                  <c:v>0.55482500000000001</c:v>
                </c:pt>
                <c:pt idx="618">
                  <c:v>0.54518100000000003</c:v>
                </c:pt>
                <c:pt idx="619">
                  <c:v>0.53346300000000002</c:v>
                </c:pt>
                <c:pt idx="620">
                  <c:v>0.53694200000000003</c:v>
                </c:pt>
                <c:pt idx="621">
                  <c:v>0.56645199999999996</c:v>
                </c:pt>
                <c:pt idx="622">
                  <c:v>0.60963400000000001</c:v>
                </c:pt>
                <c:pt idx="623">
                  <c:v>0.63182099999999997</c:v>
                </c:pt>
                <c:pt idx="624">
                  <c:v>0.62110900000000002</c:v>
                </c:pt>
                <c:pt idx="625">
                  <c:v>0.57543900000000003</c:v>
                </c:pt>
                <c:pt idx="626">
                  <c:v>0.52764900000000003</c:v>
                </c:pt>
                <c:pt idx="627">
                  <c:v>0.46589700000000001</c:v>
                </c:pt>
                <c:pt idx="628">
                  <c:v>0.42793300000000001</c:v>
                </c:pt>
                <c:pt idx="629">
                  <c:v>0.40629599999999999</c:v>
                </c:pt>
                <c:pt idx="630">
                  <c:v>0.40095500000000001</c:v>
                </c:pt>
                <c:pt idx="631">
                  <c:v>0.41493200000000002</c:v>
                </c:pt>
                <c:pt idx="632">
                  <c:v>0.45405600000000002</c:v>
                </c:pt>
                <c:pt idx="633">
                  <c:v>0.51275599999999999</c:v>
                </c:pt>
                <c:pt idx="634">
                  <c:v>0.56655900000000003</c:v>
                </c:pt>
                <c:pt idx="635">
                  <c:v>0.593414</c:v>
                </c:pt>
                <c:pt idx="636">
                  <c:v>0.584839</c:v>
                </c:pt>
                <c:pt idx="637">
                  <c:v>0.53936799999999996</c:v>
                </c:pt>
                <c:pt idx="638">
                  <c:v>0.45106499999999999</c:v>
                </c:pt>
                <c:pt idx="639">
                  <c:v>0.35141</c:v>
                </c:pt>
                <c:pt idx="640">
                  <c:v>0.26330599999999998</c:v>
                </c:pt>
                <c:pt idx="641">
                  <c:v>0.18893399999999999</c:v>
                </c:pt>
                <c:pt idx="642">
                  <c:v>0.131027</c:v>
                </c:pt>
                <c:pt idx="643">
                  <c:v>8.5190000000000002E-2</c:v>
                </c:pt>
                <c:pt idx="644">
                  <c:v>4.2145000000000002E-2</c:v>
                </c:pt>
                <c:pt idx="645">
                  <c:v>-1.2210000000000001E-3</c:v>
                </c:pt>
                <c:pt idx="646">
                  <c:v>-6.4788999999999999E-2</c:v>
                </c:pt>
                <c:pt idx="647">
                  <c:v>-0.13456699999999999</c:v>
                </c:pt>
                <c:pt idx="648">
                  <c:v>-0.21331800000000001</c:v>
                </c:pt>
                <c:pt idx="649">
                  <c:v>-0.25465399999999999</c:v>
                </c:pt>
                <c:pt idx="650">
                  <c:v>-0.26487699999999997</c:v>
                </c:pt>
                <c:pt idx="651">
                  <c:v>-0.29611199999999999</c:v>
                </c:pt>
                <c:pt idx="652">
                  <c:v>-0.36822500000000002</c:v>
                </c:pt>
                <c:pt idx="653">
                  <c:v>-0.44955400000000001</c:v>
                </c:pt>
                <c:pt idx="654">
                  <c:v>-0.52124000000000004</c:v>
                </c:pt>
                <c:pt idx="655">
                  <c:v>-0.58685299999999996</c:v>
                </c:pt>
                <c:pt idx="656">
                  <c:v>-0.64625500000000002</c:v>
                </c:pt>
                <c:pt idx="657">
                  <c:v>-0.702179</c:v>
                </c:pt>
                <c:pt idx="658">
                  <c:v>-0.77236899999999997</c:v>
                </c:pt>
                <c:pt idx="659">
                  <c:v>-0.84066799999999997</c:v>
                </c:pt>
                <c:pt idx="660">
                  <c:v>-0.89706399999999997</c:v>
                </c:pt>
                <c:pt idx="661">
                  <c:v>-0.94247400000000003</c:v>
                </c:pt>
                <c:pt idx="662">
                  <c:v>-0.960175</c:v>
                </c:pt>
                <c:pt idx="663">
                  <c:v>-0.96417200000000003</c:v>
                </c:pt>
                <c:pt idx="664">
                  <c:v>-0.95822099999999999</c:v>
                </c:pt>
                <c:pt idx="665">
                  <c:v>-0.93830899999999995</c:v>
                </c:pt>
                <c:pt idx="666">
                  <c:v>-0.904922</c:v>
                </c:pt>
                <c:pt idx="667">
                  <c:v>-0.85963400000000001</c:v>
                </c:pt>
                <c:pt idx="668">
                  <c:v>-0.81033299999999997</c:v>
                </c:pt>
                <c:pt idx="669">
                  <c:v>-0.75845300000000004</c:v>
                </c:pt>
                <c:pt idx="670">
                  <c:v>-0.71339399999999997</c:v>
                </c:pt>
                <c:pt idx="671">
                  <c:v>-0.68659999999999999</c:v>
                </c:pt>
                <c:pt idx="672">
                  <c:v>-0.682755</c:v>
                </c:pt>
                <c:pt idx="673">
                  <c:v>-0.69973799999999997</c:v>
                </c:pt>
                <c:pt idx="674">
                  <c:v>-0.72195399999999998</c:v>
                </c:pt>
                <c:pt idx="675">
                  <c:v>-0.74234</c:v>
                </c:pt>
                <c:pt idx="676">
                  <c:v>-0.76707499999999995</c:v>
                </c:pt>
                <c:pt idx="677">
                  <c:v>-0.79931600000000003</c:v>
                </c:pt>
                <c:pt idx="678">
                  <c:v>-0.82569899999999996</c:v>
                </c:pt>
                <c:pt idx="679">
                  <c:v>-0.83976700000000004</c:v>
                </c:pt>
                <c:pt idx="680">
                  <c:v>-0.83750899999999995</c:v>
                </c:pt>
                <c:pt idx="681">
                  <c:v>-0.807724</c:v>
                </c:pt>
                <c:pt idx="682">
                  <c:v>-0.75878900000000005</c:v>
                </c:pt>
                <c:pt idx="683">
                  <c:v>-0.70022600000000002</c:v>
                </c:pt>
                <c:pt idx="684">
                  <c:v>-0.64021300000000003</c:v>
                </c:pt>
                <c:pt idx="685">
                  <c:v>-0.57946799999999998</c:v>
                </c:pt>
                <c:pt idx="686">
                  <c:v>-0.54225199999999996</c:v>
                </c:pt>
                <c:pt idx="687">
                  <c:v>-0.52876299999999998</c:v>
                </c:pt>
                <c:pt idx="688">
                  <c:v>-0.54780600000000002</c:v>
                </c:pt>
                <c:pt idx="689">
                  <c:v>-0.589615</c:v>
                </c:pt>
                <c:pt idx="690">
                  <c:v>-0.61535600000000001</c:v>
                </c:pt>
                <c:pt idx="691">
                  <c:v>-0.60684199999999999</c:v>
                </c:pt>
                <c:pt idx="692">
                  <c:v>-0.58302299999999996</c:v>
                </c:pt>
                <c:pt idx="693">
                  <c:v>-0.53506500000000001</c:v>
                </c:pt>
                <c:pt idx="694">
                  <c:v>-0.48197899999999999</c:v>
                </c:pt>
                <c:pt idx="695">
                  <c:v>-0.42994700000000002</c:v>
                </c:pt>
                <c:pt idx="696">
                  <c:v>-0.36470000000000002</c:v>
                </c:pt>
                <c:pt idx="697">
                  <c:v>-0.28770400000000002</c:v>
                </c:pt>
                <c:pt idx="698">
                  <c:v>-0.209396</c:v>
                </c:pt>
                <c:pt idx="699">
                  <c:v>-0.14738499999999999</c:v>
                </c:pt>
                <c:pt idx="700">
                  <c:v>-7.7132999999999993E-2</c:v>
                </c:pt>
                <c:pt idx="701">
                  <c:v>-3.6469000000000001E-2</c:v>
                </c:pt>
                <c:pt idx="702">
                  <c:v>-1.4023000000000001E-2</c:v>
                </c:pt>
                <c:pt idx="703">
                  <c:v>4.2420000000000001E-3</c:v>
                </c:pt>
                <c:pt idx="704">
                  <c:v>1.6403000000000001E-2</c:v>
                </c:pt>
                <c:pt idx="705">
                  <c:v>5.2978999999999998E-2</c:v>
                </c:pt>
                <c:pt idx="706">
                  <c:v>0.115311</c:v>
                </c:pt>
                <c:pt idx="707">
                  <c:v>0.189606</c:v>
                </c:pt>
                <c:pt idx="708">
                  <c:v>0.26020799999999999</c:v>
                </c:pt>
                <c:pt idx="709">
                  <c:v>0.31164599999999998</c:v>
                </c:pt>
                <c:pt idx="710">
                  <c:v>0.35179100000000002</c:v>
                </c:pt>
                <c:pt idx="711">
                  <c:v>0.38368200000000002</c:v>
                </c:pt>
                <c:pt idx="712">
                  <c:v>0.405609</c:v>
                </c:pt>
                <c:pt idx="713">
                  <c:v>0.41966199999999998</c:v>
                </c:pt>
                <c:pt idx="714">
                  <c:v>0.434753</c:v>
                </c:pt>
                <c:pt idx="715">
                  <c:v>0.459366</c:v>
                </c:pt>
                <c:pt idx="716">
                  <c:v>0.485184</c:v>
                </c:pt>
                <c:pt idx="717">
                  <c:v>0.51257299999999995</c:v>
                </c:pt>
                <c:pt idx="718">
                  <c:v>0.53109700000000004</c:v>
                </c:pt>
                <c:pt idx="719">
                  <c:v>0.54165600000000003</c:v>
                </c:pt>
                <c:pt idx="720">
                  <c:v>0.53015100000000004</c:v>
                </c:pt>
                <c:pt idx="721">
                  <c:v>0.49371300000000001</c:v>
                </c:pt>
                <c:pt idx="722">
                  <c:v>0.44844099999999998</c:v>
                </c:pt>
                <c:pt idx="723">
                  <c:v>0.39221200000000001</c:v>
                </c:pt>
                <c:pt idx="724">
                  <c:v>0.35966500000000001</c:v>
                </c:pt>
                <c:pt idx="725">
                  <c:v>0.33738699999999999</c:v>
                </c:pt>
                <c:pt idx="726">
                  <c:v>0.33076499999999998</c:v>
                </c:pt>
                <c:pt idx="727">
                  <c:v>0.33712799999999998</c:v>
                </c:pt>
                <c:pt idx="728">
                  <c:v>0.35069299999999998</c:v>
                </c:pt>
                <c:pt idx="729">
                  <c:v>0.37074299999999999</c:v>
                </c:pt>
                <c:pt idx="730">
                  <c:v>0.36731000000000003</c:v>
                </c:pt>
                <c:pt idx="731">
                  <c:v>0.360184</c:v>
                </c:pt>
                <c:pt idx="732">
                  <c:v>0.31576500000000002</c:v>
                </c:pt>
                <c:pt idx="733">
                  <c:v>0.24998500000000001</c:v>
                </c:pt>
                <c:pt idx="734">
                  <c:v>0.172546</c:v>
                </c:pt>
                <c:pt idx="735">
                  <c:v>8.3496000000000001E-2</c:v>
                </c:pt>
                <c:pt idx="736">
                  <c:v>-1.0315E-2</c:v>
                </c:pt>
                <c:pt idx="737">
                  <c:v>-0.104477</c:v>
                </c:pt>
                <c:pt idx="738">
                  <c:v>-0.17361499999999999</c:v>
                </c:pt>
                <c:pt idx="739">
                  <c:v>-0.22389200000000001</c:v>
                </c:pt>
                <c:pt idx="740">
                  <c:v>-0.25717200000000001</c:v>
                </c:pt>
                <c:pt idx="741">
                  <c:v>-0.26522800000000002</c:v>
                </c:pt>
                <c:pt idx="742">
                  <c:v>-0.26921099999999998</c:v>
                </c:pt>
                <c:pt idx="743">
                  <c:v>-0.27565000000000001</c:v>
                </c:pt>
                <c:pt idx="744">
                  <c:v>-0.27683999999999997</c:v>
                </c:pt>
                <c:pt idx="745">
                  <c:v>-0.27777099999999999</c:v>
                </c:pt>
                <c:pt idx="746">
                  <c:v>-0.28855900000000001</c:v>
                </c:pt>
                <c:pt idx="747">
                  <c:v>-0.30505399999999999</c:v>
                </c:pt>
                <c:pt idx="748">
                  <c:v>-0.33989000000000003</c:v>
                </c:pt>
                <c:pt idx="749">
                  <c:v>-0.37413000000000002</c:v>
                </c:pt>
                <c:pt idx="750">
                  <c:v>-0.39933800000000003</c:v>
                </c:pt>
                <c:pt idx="751">
                  <c:v>-0.41429100000000002</c:v>
                </c:pt>
                <c:pt idx="752">
                  <c:v>-0.436554</c:v>
                </c:pt>
                <c:pt idx="753">
                  <c:v>-0.45841999999999999</c:v>
                </c:pt>
                <c:pt idx="754">
                  <c:v>-0.48896800000000001</c:v>
                </c:pt>
                <c:pt idx="755">
                  <c:v>-0.52104200000000001</c:v>
                </c:pt>
                <c:pt idx="756">
                  <c:v>-0.57148699999999997</c:v>
                </c:pt>
                <c:pt idx="757">
                  <c:v>-0.61740099999999998</c:v>
                </c:pt>
                <c:pt idx="758">
                  <c:v>-0.66026300000000004</c:v>
                </c:pt>
                <c:pt idx="759">
                  <c:v>-0.71194500000000005</c:v>
                </c:pt>
                <c:pt idx="760">
                  <c:v>-0.76159699999999997</c:v>
                </c:pt>
                <c:pt idx="761">
                  <c:v>-0.80271899999999996</c:v>
                </c:pt>
                <c:pt idx="762">
                  <c:v>-0.82344099999999998</c:v>
                </c:pt>
                <c:pt idx="763">
                  <c:v>-0.83776899999999999</c:v>
                </c:pt>
                <c:pt idx="764">
                  <c:v>-0.84240700000000002</c:v>
                </c:pt>
                <c:pt idx="765">
                  <c:v>-0.83840899999999996</c:v>
                </c:pt>
                <c:pt idx="766">
                  <c:v>-0.82374599999999998</c:v>
                </c:pt>
                <c:pt idx="767">
                  <c:v>-0.81053200000000003</c:v>
                </c:pt>
                <c:pt idx="768">
                  <c:v>-0.80346700000000004</c:v>
                </c:pt>
                <c:pt idx="769">
                  <c:v>-0.79658499999999999</c:v>
                </c:pt>
                <c:pt idx="770">
                  <c:v>-0.79106100000000001</c:v>
                </c:pt>
                <c:pt idx="771">
                  <c:v>-0.78749100000000005</c:v>
                </c:pt>
                <c:pt idx="772">
                  <c:v>-0.78210400000000002</c:v>
                </c:pt>
                <c:pt idx="773">
                  <c:v>-0.76931799999999995</c:v>
                </c:pt>
                <c:pt idx="774">
                  <c:v>-0.74421700000000002</c:v>
                </c:pt>
                <c:pt idx="775">
                  <c:v>-0.69874599999999998</c:v>
                </c:pt>
                <c:pt idx="776">
                  <c:v>-0.63453700000000002</c:v>
                </c:pt>
                <c:pt idx="777">
                  <c:v>-0.55010999999999999</c:v>
                </c:pt>
                <c:pt idx="778">
                  <c:v>-0.45745799999999998</c:v>
                </c:pt>
                <c:pt idx="779">
                  <c:v>-0.380386</c:v>
                </c:pt>
                <c:pt idx="780">
                  <c:v>-0.33647199999999999</c:v>
                </c:pt>
                <c:pt idx="781">
                  <c:v>-0.33371000000000001</c:v>
                </c:pt>
                <c:pt idx="782">
                  <c:v>-0.36128199999999999</c:v>
                </c:pt>
                <c:pt idx="783">
                  <c:v>-0.41433700000000001</c:v>
                </c:pt>
                <c:pt idx="784">
                  <c:v>-0.48358200000000001</c:v>
                </c:pt>
                <c:pt idx="785">
                  <c:v>-0.54756199999999999</c:v>
                </c:pt>
                <c:pt idx="786">
                  <c:v>-0.58418300000000001</c:v>
                </c:pt>
                <c:pt idx="787">
                  <c:v>-0.58874499999999996</c:v>
                </c:pt>
                <c:pt idx="788">
                  <c:v>-0.55969199999999997</c:v>
                </c:pt>
                <c:pt idx="789">
                  <c:v>-0.51147500000000001</c:v>
                </c:pt>
                <c:pt idx="790">
                  <c:v>-0.453629</c:v>
                </c:pt>
                <c:pt idx="791">
                  <c:v>-0.390656</c:v>
                </c:pt>
                <c:pt idx="792">
                  <c:v>-0.31189</c:v>
                </c:pt>
                <c:pt idx="793">
                  <c:v>-0.22261</c:v>
                </c:pt>
                <c:pt idx="794">
                  <c:v>-0.14141799999999999</c:v>
                </c:pt>
                <c:pt idx="795">
                  <c:v>-7.1517999999999998E-2</c:v>
                </c:pt>
                <c:pt idx="796">
                  <c:v>-3.1524999999999997E-2</c:v>
                </c:pt>
                <c:pt idx="797">
                  <c:v>-1.1672999999999999E-2</c:v>
                </c:pt>
                <c:pt idx="798">
                  <c:v>6.4089999999999998E-3</c:v>
                </c:pt>
                <c:pt idx="799">
                  <c:v>2.3238999999999999E-2</c:v>
                </c:pt>
                <c:pt idx="800">
                  <c:v>3.8115999999999997E-2</c:v>
                </c:pt>
                <c:pt idx="801">
                  <c:v>5.2948000000000002E-2</c:v>
                </c:pt>
                <c:pt idx="802">
                  <c:v>7.9391000000000003E-2</c:v>
                </c:pt>
                <c:pt idx="803">
                  <c:v>0.11956799999999999</c:v>
                </c:pt>
                <c:pt idx="804">
                  <c:v>0.15934799999999999</c:v>
                </c:pt>
                <c:pt idx="805">
                  <c:v>0.20011899999999999</c:v>
                </c:pt>
                <c:pt idx="806">
                  <c:v>0.24693300000000001</c:v>
                </c:pt>
                <c:pt idx="807">
                  <c:v>0.30462600000000001</c:v>
                </c:pt>
                <c:pt idx="808">
                  <c:v>0.35919200000000001</c:v>
                </c:pt>
                <c:pt idx="809">
                  <c:v>0.40141300000000002</c:v>
                </c:pt>
                <c:pt idx="810">
                  <c:v>0.42952000000000001</c:v>
                </c:pt>
                <c:pt idx="811">
                  <c:v>0.44786100000000001</c:v>
                </c:pt>
                <c:pt idx="812">
                  <c:v>0.45800800000000003</c:v>
                </c:pt>
                <c:pt idx="813">
                  <c:v>0.46995500000000001</c:v>
                </c:pt>
                <c:pt idx="814">
                  <c:v>0.48796099999999998</c:v>
                </c:pt>
                <c:pt idx="815">
                  <c:v>0.50933799999999996</c:v>
                </c:pt>
                <c:pt idx="816">
                  <c:v>0.52654999999999996</c:v>
                </c:pt>
                <c:pt idx="817">
                  <c:v>0.53605700000000001</c:v>
                </c:pt>
                <c:pt idx="818">
                  <c:v>0.53875700000000004</c:v>
                </c:pt>
                <c:pt idx="819">
                  <c:v>0.52922100000000005</c:v>
                </c:pt>
                <c:pt idx="820">
                  <c:v>0.50669900000000001</c:v>
                </c:pt>
                <c:pt idx="821">
                  <c:v>0.47209200000000001</c:v>
                </c:pt>
                <c:pt idx="822">
                  <c:v>0.417435</c:v>
                </c:pt>
                <c:pt idx="823">
                  <c:v>0.36721799999999999</c:v>
                </c:pt>
                <c:pt idx="824">
                  <c:v>0.3367</c:v>
                </c:pt>
                <c:pt idx="825">
                  <c:v>0.31730700000000001</c:v>
                </c:pt>
                <c:pt idx="826">
                  <c:v>0.31150800000000001</c:v>
                </c:pt>
                <c:pt idx="827">
                  <c:v>0.316193</c:v>
                </c:pt>
                <c:pt idx="828">
                  <c:v>0.327042</c:v>
                </c:pt>
                <c:pt idx="829">
                  <c:v>0.33708199999999999</c:v>
                </c:pt>
                <c:pt idx="830">
                  <c:v>0.330063</c:v>
                </c:pt>
                <c:pt idx="831">
                  <c:v>0.30015599999999998</c:v>
                </c:pt>
                <c:pt idx="832">
                  <c:v>0.240204</c:v>
                </c:pt>
                <c:pt idx="833">
                  <c:v>0.15859999999999999</c:v>
                </c:pt>
                <c:pt idx="834">
                  <c:v>6.4087000000000005E-2</c:v>
                </c:pt>
                <c:pt idx="835">
                  <c:v>-3.1524999999999997E-2</c:v>
                </c:pt>
                <c:pt idx="836">
                  <c:v>-0.114395</c:v>
                </c:pt>
                <c:pt idx="837">
                  <c:v>-0.18022199999999999</c:v>
                </c:pt>
                <c:pt idx="838">
                  <c:v>-0.230881</c:v>
                </c:pt>
                <c:pt idx="839">
                  <c:v>-0.26306200000000002</c:v>
                </c:pt>
                <c:pt idx="840">
                  <c:v>-0.279449</c:v>
                </c:pt>
                <c:pt idx="841">
                  <c:v>-0.28645300000000001</c:v>
                </c:pt>
                <c:pt idx="842">
                  <c:v>-0.27693200000000001</c:v>
                </c:pt>
                <c:pt idx="843">
                  <c:v>-0.255859</c:v>
                </c:pt>
                <c:pt idx="844">
                  <c:v>-0.24089099999999999</c:v>
                </c:pt>
                <c:pt idx="845">
                  <c:v>-0.23483299999999999</c:v>
                </c:pt>
                <c:pt idx="846">
                  <c:v>-0.24687200000000001</c:v>
                </c:pt>
                <c:pt idx="847">
                  <c:v>-0.27700799999999998</c:v>
                </c:pt>
                <c:pt idx="848">
                  <c:v>-0.31913799999999998</c:v>
                </c:pt>
                <c:pt idx="849">
                  <c:v>-0.36021399999999998</c:v>
                </c:pt>
                <c:pt idx="850">
                  <c:v>-0.40704299999999999</c:v>
                </c:pt>
                <c:pt idx="851">
                  <c:v>-0.445496</c:v>
                </c:pt>
                <c:pt idx="852">
                  <c:v>-0.47471600000000003</c:v>
                </c:pt>
                <c:pt idx="853">
                  <c:v>-0.51110800000000001</c:v>
                </c:pt>
                <c:pt idx="854">
                  <c:v>-0.54373199999999999</c:v>
                </c:pt>
                <c:pt idx="855">
                  <c:v>-0.57380699999999996</c:v>
                </c:pt>
                <c:pt idx="856">
                  <c:v>-0.60726899999999995</c:v>
                </c:pt>
                <c:pt idx="857">
                  <c:v>-0.64228799999999997</c:v>
                </c:pt>
                <c:pt idx="858">
                  <c:v>-0.68840000000000001</c:v>
                </c:pt>
                <c:pt idx="859">
                  <c:v>-0.73091099999999998</c:v>
                </c:pt>
                <c:pt idx="860">
                  <c:v>-0.77180499999999996</c:v>
                </c:pt>
                <c:pt idx="861">
                  <c:v>-0.80810499999999996</c:v>
                </c:pt>
                <c:pt idx="862">
                  <c:v>-0.84258999999999995</c:v>
                </c:pt>
                <c:pt idx="863">
                  <c:v>-0.87051400000000001</c:v>
                </c:pt>
                <c:pt idx="864">
                  <c:v>-0.89544699999999999</c:v>
                </c:pt>
                <c:pt idx="865">
                  <c:v>-0.89904799999999996</c:v>
                </c:pt>
                <c:pt idx="866">
                  <c:v>-0.88902300000000001</c:v>
                </c:pt>
                <c:pt idx="867">
                  <c:v>-0.87162799999999996</c:v>
                </c:pt>
                <c:pt idx="868">
                  <c:v>-0.85057099999999997</c:v>
                </c:pt>
                <c:pt idx="869">
                  <c:v>-0.82467699999999999</c:v>
                </c:pt>
                <c:pt idx="870">
                  <c:v>-0.79888899999999996</c:v>
                </c:pt>
                <c:pt idx="871">
                  <c:v>-0.77000400000000002</c:v>
                </c:pt>
                <c:pt idx="872">
                  <c:v>-0.74581900000000001</c:v>
                </c:pt>
                <c:pt idx="873">
                  <c:v>-0.72828700000000002</c:v>
                </c:pt>
                <c:pt idx="874">
                  <c:v>-0.70848100000000003</c:v>
                </c:pt>
                <c:pt idx="875">
                  <c:v>-0.68701199999999996</c:v>
                </c:pt>
                <c:pt idx="876">
                  <c:v>-0.66481000000000001</c:v>
                </c:pt>
                <c:pt idx="877">
                  <c:v>-0.63601700000000005</c:v>
                </c:pt>
                <c:pt idx="878">
                  <c:v>-0.614151</c:v>
                </c:pt>
                <c:pt idx="879">
                  <c:v>-0.60433999999999999</c:v>
                </c:pt>
                <c:pt idx="880">
                  <c:v>-0.59397900000000003</c:v>
                </c:pt>
                <c:pt idx="881">
                  <c:v>-0.58590699999999996</c:v>
                </c:pt>
                <c:pt idx="882">
                  <c:v>-0.58909599999999995</c:v>
                </c:pt>
                <c:pt idx="883">
                  <c:v>-0.60768100000000003</c:v>
                </c:pt>
                <c:pt idx="884">
                  <c:v>-0.63589499999999999</c:v>
                </c:pt>
                <c:pt idx="885">
                  <c:v>-0.64527900000000005</c:v>
                </c:pt>
                <c:pt idx="886">
                  <c:v>-0.63665799999999995</c:v>
                </c:pt>
                <c:pt idx="887">
                  <c:v>-0.59239200000000003</c:v>
                </c:pt>
                <c:pt idx="888">
                  <c:v>-0.53144800000000003</c:v>
                </c:pt>
                <c:pt idx="889">
                  <c:v>-0.454071</c:v>
                </c:pt>
                <c:pt idx="890">
                  <c:v>-0.37153599999999998</c:v>
                </c:pt>
                <c:pt idx="891">
                  <c:v>-0.28225699999999998</c:v>
                </c:pt>
                <c:pt idx="892">
                  <c:v>-0.184479</c:v>
                </c:pt>
                <c:pt idx="893">
                  <c:v>-0.100739</c:v>
                </c:pt>
                <c:pt idx="894">
                  <c:v>-4.5746000000000002E-2</c:v>
                </c:pt>
                <c:pt idx="895">
                  <c:v>-3.0974999999999999E-2</c:v>
                </c:pt>
                <c:pt idx="896">
                  <c:v>-3.6117999999999997E-2</c:v>
                </c:pt>
                <c:pt idx="897">
                  <c:v>-5.1619999999999999E-2</c:v>
                </c:pt>
                <c:pt idx="898">
                  <c:v>-7.5484999999999997E-2</c:v>
                </c:pt>
                <c:pt idx="899">
                  <c:v>-9.9868999999999999E-2</c:v>
                </c:pt>
                <c:pt idx="900">
                  <c:v>-0.106155</c:v>
                </c:pt>
                <c:pt idx="901">
                  <c:v>-7.9589999999999994E-2</c:v>
                </c:pt>
                <c:pt idx="902">
                  <c:v>-3.6681999999999999E-2</c:v>
                </c:pt>
                <c:pt idx="903">
                  <c:v>1.6312E-2</c:v>
                </c:pt>
                <c:pt idx="904">
                  <c:v>7.9741999999999993E-2</c:v>
                </c:pt>
                <c:pt idx="905">
                  <c:v>0.134964</c:v>
                </c:pt>
                <c:pt idx="906">
                  <c:v>0.175812</c:v>
                </c:pt>
                <c:pt idx="907">
                  <c:v>0.20951800000000001</c:v>
                </c:pt>
                <c:pt idx="908">
                  <c:v>0.23771700000000001</c:v>
                </c:pt>
                <c:pt idx="909">
                  <c:v>0.27398699999999998</c:v>
                </c:pt>
                <c:pt idx="910">
                  <c:v>0.30737300000000001</c:v>
                </c:pt>
                <c:pt idx="911">
                  <c:v>0.33775300000000003</c:v>
                </c:pt>
                <c:pt idx="912">
                  <c:v>0.37213099999999999</c:v>
                </c:pt>
                <c:pt idx="913">
                  <c:v>0.410248</c:v>
                </c:pt>
                <c:pt idx="914">
                  <c:v>0.44518999999999997</c:v>
                </c:pt>
                <c:pt idx="915">
                  <c:v>0.46998600000000001</c:v>
                </c:pt>
                <c:pt idx="916">
                  <c:v>0.487259</c:v>
                </c:pt>
                <c:pt idx="917">
                  <c:v>0.49678</c:v>
                </c:pt>
                <c:pt idx="918">
                  <c:v>0.49499500000000002</c:v>
                </c:pt>
                <c:pt idx="919">
                  <c:v>0.48100300000000001</c:v>
                </c:pt>
                <c:pt idx="920">
                  <c:v>0.45161400000000002</c:v>
                </c:pt>
                <c:pt idx="921">
                  <c:v>0.41638199999999997</c:v>
                </c:pt>
                <c:pt idx="922">
                  <c:v>0.39355499999999999</c:v>
                </c:pt>
                <c:pt idx="923">
                  <c:v>0.38395699999999999</c:v>
                </c:pt>
                <c:pt idx="924">
                  <c:v>0.38020300000000001</c:v>
                </c:pt>
                <c:pt idx="925">
                  <c:v>0.38803100000000001</c:v>
                </c:pt>
                <c:pt idx="926">
                  <c:v>0.40652500000000003</c:v>
                </c:pt>
                <c:pt idx="927">
                  <c:v>0.41200300000000001</c:v>
                </c:pt>
                <c:pt idx="928">
                  <c:v>0.40394600000000003</c:v>
                </c:pt>
                <c:pt idx="929">
                  <c:v>0.37914999999999999</c:v>
                </c:pt>
                <c:pt idx="930">
                  <c:v>0.32075500000000001</c:v>
                </c:pt>
                <c:pt idx="931">
                  <c:v>0.24501000000000001</c:v>
                </c:pt>
                <c:pt idx="932">
                  <c:v>0.13992299999999999</c:v>
                </c:pt>
                <c:pt idx="933">
                  <c:v>3.2851999999999999E-2</c:v>
                </c:pt>
                <c:pt idx="934">
                  <c:v>-6.0042999999999999E-2</c:v>
                </c:pt>
                <c:pt idx="935">
                  <c:v>-0.131302</c:v>
                </c:pt>
                <c:pt idx="936">
                  <c:v>-0.16935700000000001</c:v>
                </c:pt>
                <c:pt idx="937">
                  <c:v>-0.174042</c:v>
                </c:pt>
                <c:pt idx="938">
                  <c:v>-0.17446900000000001</c:v>
                </c:pt>
                <c:pt idx="939">
                  <c:v>-0.17158499999999999</c:v>
                </c:pt>
                <c:pt idx="940">
                  <c:v>-0.16288800000000001</c:v>
                </c:pt>
                <c:pt idx="941">
                  <c:v>-0.14183000000000001</c:v>
                </c:pt>
                <c:pt idx="942">
                  <c:v>-0.124207</c:v>
                </c:pt>
                <c:pt idx="943">
                  <c:v>-0.12724299999999999</c:v>
                </c:pt>
                <c:pt idx="944">
                  <c:v>-0.16145300000000001</c:v>
                </c:pt>
                <c:pt idx="945">
                  <c:v>-0.23460400000000001</c:v>
                </c:pt>
                <c:pt idx="946">
                  <c:v>-0.34126299999999998</c:v>
                </c:pt>
                <c:pt idx="947">
                  <c:v>-0.46504200000000001</c:v>
                </c:pt>
                <c:pt idx="948">
                  <c:v>-0.53849800000000003</c:v>
                </c:pt>
                <c:pt idx="949">
                  <c:v>-0.58084100000000005</c:v>
                </c:pt>
                <c:pt idx="950">
                  <c:v>-0.59292599999999995</c:v>
                </c:pt>
                <c:pt idx="951">
                  <c:v>-0.591476</c:v>
                </c:pt>
                <c:pt idx="952">
                  <c:v>-0.597275</c:v>
                </c:pt>
                <c:pt idx="953">
                  <c:v>-0.60255400000000003</c:v>
                </c:pt>
                <c:pt idx="954">
                  <c:v>-0.61610399999999998</c:v>
                </c:pt>
                <c:pt idx="955">
                  <c:v>-0.63882399999999995</c:v>
                </c:pt>
                <c:pt idx="956">
                  <c:v>-0.65066500000000005</c:v>
                </c:pt>
                <c:pt idx="957">
                  <c:v>-0.65690599999999999</c:v>
                </c:pt>
                <c:pt idx="958">
                  <c:v>-0.65444899999999995</c:v>
                </c:pt>
                <c:pt idx="959">
                  <c:v>-0.65438799999999997</c:v>
                </c:pt>
                <c:pt idx="960">
                  <c:v>-0.66906699999999997</c:v>
                </c:pt>
                <c:pt idx="961">
                  <c:v>-0.69461099999999998</c:v>
                </c:pt>
                <c:pt idx="962">
                  <c:v>-0.74229400000000001</c:v>
                </c:pt>
                <c:pt idx="963">
                  <c:v>-0.78616299999999995</c:v>
                </c:pt>
                <c:pt idx="964">
                  <c:v>-0.83471700000000004</c:v>
                </c:pt>
                <c:pt idx="965">
                  <c:v>-0.87290999999999996</c:v>
                </c:pt>
                <c:pt idx="966">
                  <c:v>-0.89198299999999997</c:v>
                </c:pt>
                <c:pt idx="967">
                  <c:v>-0.90125999999999995</c:v>
                </c:pt>
                <c:pt idx="968">
                  <c:v>-0.907578</c:v>
                </c:pt>
                <c:pt idx="969">
                  <c:v>-0.91131600000000001</c:v>
                </c:pt>
                <c:pt idx="970">
                  <c:v>-0.90978999999999999</c:v>
                </c:pt>
                <c:pt idx="971">
                  <c:v>-0.89784200000000003</c:v>
                </c:pt>
                <c:pt idx="972">
                  <c:v>-0.87855499999999997</c:v>
                </c:pt>
                <c:pt idx="973">
                  <c:v>-0.84152199999999999</c:v>
                </c:pt>
                <c:pt idx="974">
                  <c:v>-0.79301500000000003</c:v>
                </c:pt>
                <c:pt idx="975">
                  <c:v>-0.74189799999999995</c:v>
                </c:pt>
                <c:pt idx="976">
                  <c:v>-0.69796800000000003</c:v>
                </c:pt>
                <c:pt idx="977">
                  <c:v>-0.67443799999999998</c:v>
                </c:pt>
                <c:pt idx="978">
                  <c:v>-0.67558300000000004</c:v>
                </c:pt>
                <c:pt idx="979">
                  <c:v>-0.69201699999999999</c:v>
                </c:pt>
                <c:pt idx="980">
                  <c:v>-0.72941599999999995</c:v>
                </c:pt>
                <c:pt idx="981">
                  <c:v>-0.78068499999999996</c:v>
                </c:pt>
                <c:pt idx="982">
                  <c:v>-0.82392900000000002</c:v>
                </c:pt>
                <c:pt idx="983">
                  <c:v>-0.841858</c:v>
                </c:pt>
                <c:pt idx="984">
                  <c:v>-0.79736300000000004</c:v>
                </c:pt>
                <c:pt idx="985">
                  <c:v>-0.71208199999999999</c:v>
                </c:pt>
                <c:pt idx="986">
                  <c:v>-0.62341299999999999</c:v>
                </c:pt>
                <c:pt idx="987">
                  <c:v>-0.52829000000000004</c:v>
                </c:pt>
                <c:pt idx="988">
                  <c:v>-0.44306899999999999</c:v>
                </c:pt>
                <c:pt idx="989">
                  <c:v>-0.37796000000000002</c:v>
                </c:pt>
                <c:pt idx="990">
                  <c:v>-0.34904499999999999</c:v>
                </c:pt>
                <c:pt idx="991">
                  <c:v>-0.33599899999999999</c:v>
                </c:pt>
                <c:pt idx="992">
                  <c:v>-0.32989499999999999</c:v>
                </c:pt>
                <c:pt idx="993">
                  <c:v>-0.31608599999999998</c:v>
                </c:pt>
                <c:pt idx="994">
                  <c:v>-0.29298400000000002</c:v>
                </c:pt>
                <c:pt idx="995">
                  <c:v>-0.247803</c:v>
                </c:pt>
                <c:pt idx="996">
                  <c:v>-0.189667</c:v>
                </c:pt>
                <c:pt idx="997">
                  <c:v>-0.13992299999999999</c:v>
                </c:pt>
                <c:pt idx="998">
                  <c:v>-7.3685E-2</c:v>
                </c:pt>
                <c:pt idx="999">
                  <c:v>-1.8950999999999999E-2</c:v>
                </c:pt>
                <c:pt idx="1000">
                  <c:v>4.6066000000000003E-2</c:v>
                </c:pt>
              </c:numCache>
            </c:numRef>
          </c:val>
          <c:smooth val="0"/>
          <c:extLst>
            <c:ext xmlns:c16="http://schemas.microsoft.com/office/drawing/2014/chart" uri="{C3380CC4-5D6E-409C-BE32-E72D297353CC}">
              <c16:uniqueId val="{00000000-1B0B-4719-8B0D-28CAB3EA8947}"/>
            </c:ext>
          </c:extLst>
        </c:ser>
        <c:ser>
          <c:idx val="1"/>
          <c:order val="1"/>
          <c:tx>
            <c:strRef>
              <c:f>accelerometer!$M$1</c:f>
              <c:strCache>
                <c:ptCount val="1"/>
                <c:pt idx="0">
                  <c:v>Axis_Y</c:v>
                </c:pt>
              </c:strCache>
            </c:strRef>
          </c:tx>
          <c:spPr>
            <a:ln w="28575" cap="rnd">
              <a:solidFill>
                <a:schemeClr val="accent2"/>
              </a:solidFill>
              <a:round/>
            </a:ln>
            <a:effectLst/>
          </c:spPr>
          <c:marker>
            <c:symbol val="none"/>
          </c:marker>
          <c:val>
            <c:numRef>
              <c:f>accelerometer!$M$2:$M$1002</c:f>
              <c:numCache>
                <c:formatCode>General</c:formatCode>
                <c:ptCount val="1001"/>
                <c:pt idx="0">
                  <c:v>0.974823</c:v>
                </c:pt>
                <c:pt idx="1">
                  <c:v>1.000732</c:v>
                </c:pt>
                <c:pt idx="2">
                  <c:v>1.018127</c:v>
                </c:pt>
                <c:pt idx="3">
                  <c:v>1.047272</c:v>
                </c:pt>
                <c:pt idx="4">
                  <c:v>1.076675</c:v>
                </c:pt>
                <c:pt idx="5">
                  <c:v>1.072433</c:v>
                </c:pt>
                <c:pt idx="6">
                  <c:v>1.0679320000000001</c:v>
                </c:pt>
                <c:pt idx="7">
                  <c:v>1.062576</c:v>
                </c:pt>
                <c:pt idx="8">
                  <c:v>1.0832059999999999</c:v>
                </c:pt>
                <c:pt idx="9">
                  <c:v>1.143448</c:v>
                </c:pt>
                <c:pt idx="10">
                  <c:v>1.2352909999999999</c:v>
                </c:pt>
                <c:pt idx="11">
                  <c:v>1.299561</c:v>
                </c:pt>
                <c:pt idx="12">
                  <c:v>1.3624879999999999</c:v>
                </c:pt>
                <c:pt idx="13">
                  <c:v>1.4627079999999999</c:v>
                </c:pt>
                <c:pt idx="14">
                  <c:v>1.568527</c:v>
                </c:pt>
                <c:pt idx="15">
                  <c:v>1.734283</c:v>
                </c:pt>
                <c:pt idx="16">
                  <c:v>1.942429</c:v>
                </c:pt>
                <c:pt idx="17">
                  <c:v>2.1845400000000001</c:v>
                </c:pt>
                <c:pt idx="18">
                  <c:v>2.3967589999999999</c:v>
                </c:pt>
                <c:pt idx="19">
                  <c:v>2.5106660000000001</c:v>
                </c:pt>
                <c:pt idx="20">
                  <c:v>2.495743</c:v>
                </c:pt>
                <c:pt idx="21">
                  <c:v>2.4348909999999999</c:v>
                </c:pt>
                <c:pt idx="22">
                  <c:v>2.3419340000000002</c:v>
                </c:pt>
                <c:pt idx="23">
                  <c:v>2.2406920000000001</c:v>
                </c:pt>
                <c:pt idx="24">
                  <c:v>2.1599879999999998</c:v>
                </c:pt>
                <c:pt idx="25">
                  <c:v>2.1011199999999999</c:v>
                </c:pt>
                <c:pt idx="26">
                  <c:v>2.027161</c:v>
                </c:pt>
                <c:pt idx="27">
                  <c:v>1.9401090000000001</c:v>
                </c:pt>
                <c:pt idx="28">
                  <c:v>1.8206329999999999</c:v>
                </c:pt>
                <c:pt idx="29">
                  <c:v>1.7341770000000001</c:v>
                </c:pt>
                <c:pt idx="30">
                  <c:v>1.6570739999999999</c:v>
                </c:pt>
                <c:pt idx="31">
                  <c:v>1.5447850000000001</c:v>
                </c:pt>
                <c:pt idx="32">
                  <c:v>1.4332119999999999</c:v>
                </c:pt>
                <c:pt idx="33">
                  <c:v>1.332443</c:v>
                </c:pt>
                <c:pt idx="34">
                  <c:v>1.21817</c:v>
                </c:pt>
                <c:pt idx="35">
                  <c:v>1.0907750000000001</c:v>
                </c:pt>
                <c:pt idx="36">
                  <c:v>0.95448299999999997</c:v>
                </c:pt>
                <c:pt idx="37">
                  <c:v>0.83636500000000003</c:v>
                </c:pt>
                <c:pt idx="38">
                  <c:v>0.72044399999999997</c:v>
                </c:pt>
                <c:pt idx="39">
                  <c:v>0.61502100000000004</c:v>
                </c:pt>
                <c:pt idx="40">
                  <c:v>0.52265899999999998</c:v>
                </c:pt>
                <c:pt idx="41">
                  <c:v>0.44432100000000002</c:v>
                </c:pt>
                <c:pt idx="42">
                  <c:v>0.393036</c:v>
                </c:pt>
                <c:pt idx="43">
                  <c:v>0.34812900000000002</c:v>
                </c:pt>
                <c:pt idx="44">
                  <c:v>0.33761600000000003</c:v>
                </c:pt>
                <c:pt idx="45">
                  <c:v>0.367203</c:v>
                </c:pt>
                <c:pt idx="46">
                  <c:v>0.42959599999999998</c:v>
                </c:pt>
                <c:pt idx="47">
                  <c:v>0.49636799999999998</c:v>
                </c:pt>
                <c:pt idx="48">
                  <c:v>0.56423999999999996</c:v>
                </c:pt>
                <c:pt idx="49">
                  <c:v>0.61399800000000004</c:v>
                </c:pt>
                <c:pt idx="50">
                  <c:v>0.66735800000000001</c:v>
                </c:pt>
                <c:pt idx="51">
                  <c:v>0.69961499999999999</c:v>
                </c:pt>
                <c:pt idx="52">
                  <c:v>0.74473599999999995</c:v>
                </c:pt>
                <c:pt idx="53">
                  <c:v>0.77313200000000004</c:v>
                </c:pt>
                <c:pt idx="54">
                  <c:v>0.83169599999999999</c:v>
                </c:pt>
                <c:pt idx="55">
                  <c:v>0.91677900000000001</c:v>
                </c:pt>
                <c:pt idx="56">
                  <c:v>0.99716199999999999</c:v>
                </c:pt>
                <c:pt idx="57">
                  <c:v>1.1038669999999999</c:v>
                </c:pt>
                <c:pt idx="58">
                  <c:v>1.1751860000000001</c:v>
                </c:pt>
                <c:pt idx="59">
                  <c:v>1.278076</c:v>
                </c:pt>
                <c:pt idx="60">
                  <c:v>1.3626100000000001</c:v>
                </c:pt>
                <c:pt idx="61">
                  <c:v>1.449646</c:v>
                </c:pt>
                <c:pt idx="62">
                  <c:v>1.5578609999999999</c:v>
                </c:pt>
                <c:pt idx="63">
                  <c:v>1.667343</c:v>
                </c:pt>
                <c:pt idx="64">
                  <c:v>1.7723690000000001</c:v>
                </c:pt>
                <c:pt idx="65">
                  <c:v>1.8904570000000001</c:v>
                </c:pt>
                <c:pt idx="66">
                  <c:v>1.973114</c:v>
                </c:pt>
                <c:pt idx="67">
                  <c:v>2.00441</c:v>
                </c:pt>
                <c:pt idx="68">
                  <c:v>2.0166629999999999</c:v>
                </c:pt>
                <c:pt idx="69">
                  <c:v>1.988083</c:v>
                </c:pt>
                <c:pt idx="70">
                  <c:v>1.925095</c:v>
                </c:pt>
                <c:pt idx="71">
                  <c:v>1.8417509999999999</c:v>
                </c:pt>
                <c:pt idx="72">
                  <c:v>1.739975</c:v>
                </c:pt>
                <c:pt idx="73">
                  <c:v>1.6304019999999999</c:v>
                </c:pt>
                <c:pt idx="74">
                  <c:v>1.5339510000000001</c:v>
                </c:pt>
                <c:pt idx="75">
                  <c:v>1.471527</c:v>
                </c:pt>
                <c:pt idx="76">
                  <c:v>1.436966</c:v>
                </c:pt>
                <c:pt idx="77">
                  <c:v>1.4164890000000001</c:v>
                </c:pt>
                <c:pt idx="78">
                  <c:v>1.3834230000000001</c:v>
                </c:pt>
                <c:pt idx="79">
                  <c:v>1.3607480000000001</c:v>
                </c:pt>
                <c:pt idx="80">
                  <c:v>1.3313140000000001</c:v>
                </c:pt>
                <c:pt idx="81">
                  <c:v>1.288788</c:v>
                </c:pt>
                <c:pt idx="82">
                  <c:v>1.2480469999999999</c:v>
                </c:pt>
                <c:pt idx="83">
                  <c:v>1.205765</c:v>
                </c:pt>
                <c:pt idx="84">
                  <c:v>1.1689449999999999</c:v>
                </c:pt>
                <c:pt idx="85">
                  <c:v>1.1382140000000001</c:v>
                </c:pt>
                <c:pt idx="86">
                  <c:v>1.0912170000000001</c:v>
                </c:pt>
                <c:pt idx="87">
                  <c:v>1.05661</c:v>
                </c:pt>
                <c:pt idx="88">
                  <c:v>1.046875</c:v>
                </c:pt>
                <c:pt idx="89">
                  <c:v>1.040146</c:v>
                </c:pt>
                <c:pt idx="90">
                  <c:v>1.030594</c:v>
                </c:pt>
                <c:pt idx="91">
                  <c:v>1.013657</c:v>
                </c:pt>
                <c:pt idx="92">
                  <c:v>1.0044249999999999</c:v>
                </c:pt>
                <c:pt idx="93">
                  <c:v>0.99534599999999995</c:v>
                </c:pt>
                <c:pt idx="94">
                  <c:v>0.98666399999999999</c:v>
                </c:pt>
                <c:pt idx="95">
                  <c:v>0.97166399999999997</c:v>
                </c:pt>
                <c:pt idx="96">
                  <c:v>0.95848100000000003</c:v>
                </c:pt>
                <c:pt idx="97">
                  <c:v>0.95065299999999997</c:v>
                </c:pt>
                <c:pt idx="98">
                  <c:v>0.93998700000000002</c:v>
                </c:pt>
                <c:pt idx="99">
                  <c:v>0.93826299999999996</c:v>
                </c:pt>
                <c:pt idx="100">
                  <c:v>0.915848</c:v>
                </c:pt>
                <c:pt idx="101">
                  <c:v>0.93496699999999999</c:v>
                </c:pt>
                <c:pt idx="102">
                  <c:v>0.97001599999999999</c:v>
                </c:pt>
                <c:pt idx="103">
                  <c:v>1.0150300000000001</c:v>
                </c:pt>
                <c:pt idx="104">
                  <c:v>1.1229709999999999</c:v>
                </c:pt>
                <c:pt idx="105">
                  <c:v>1.219131</c:v>
                </c:pt>
                <c:pt idx="106">
                  <c:v>1.267685</c:v>
                </c:pt>
                <c:pt idx="107">
                  <c:v>1.3326260000000001</c:v>
                </c:pt>
                <c:pt idx="108">
                  <c:v>1.396835</c:v>
                </c:pt>
                <c:pt idx="109">
                  <c:v>1.479843</c:v>
                </c:pt>
                <c:pt idx="110">
                  <c:v>1.588562</c:v>
                </c:pt>
                <c:pt idx="111">
                  <c:v>1.718018</c:v>
                </c:pt>
                <c:pt idx="112">
                  <c:v>1.8986050000000001</c:v>
                </c:pt>
                <c:pt idx="113">
                  <c:v>2.0807190000000002</c:v>
                </c:pt>
                <c:pt idx="114">
                  <c:v>2.1409150000000001</c:v>
                </c:pt>
                <c:pt idx="115">
                  <c:v>2.0779570000000001</c:v>
                </c:pt>
                <c:pt idx="116">
                  <c:v>1.968094</c:v>
                </c:pt>
                <c:pt idx="117">
                  <c:v>1.8107150000000001</c:v>
                </c:pt>
                <c:pt idx="118">
                  <c:v>1.6741790000000001</c:v>
                </c:pt>
                <c:pt idx="119">
                  <c:v>1.5856170000000001</c:v>
                </c:pt>
                <c:pt idx="120">
                  <c:v>1.585693</c:v>
                </c:pt>
                <c:pt idx="121">
                  <c:v>1.54454</c:v>
                </c:pt>
                <c:pt idx="122">
                  <c:v>1.539139</c:v>
                </c:pt>
                <c:pt idx="123">
                  <c:v>1.5624690000000001</c:v>
                </c:pt>
                <c:pt idx="124">
                  <c:v>1.534958</c:v>
                </c:pt>
                <c:pt idx="125">
                  <c:v>1.5327299999999999</c:v>
                </c:pt>
                <c:pt idx="126">
                  <c:v>1.4928440000000001</c:v>
                </c:pt>
                <c:pt idx="127">
                  <c:v>1.43425</c:v>
                </c:pt>
                <c:pt idx="128">
                  <c:v>1.3586579999999999</c:v>
                </c:pt>
                <c:pt idx="129">
                  <c:v>1.2660830000000001</c:v>
                </c:pt>
                <c:pt idx="130">
                  <c:v>1.154404</c:v>
                </c:pt>
                <c:pt idx="131">
                  <c:v>1.027679</c:v>
                </c:pt>
                <c:pt idx="132">
                  <c:v>0.90641799999999995</c:v>
                </c:pt>
                <c:pt idx="133">
                  <c:v>0.80303999999999998</c:v>
                </c:pt>
                <c:pt idx="134">
                  <c:v>0.71072400000000002</c:v>
                </c:pt>
                <c:pt idx="135">
                  <c:v>0.63745099999999999</c:v>
                </c:pt>
                <c:pt idx="136">
                  <c:v>0.57986499999999996</c:v>
                </c:pt>
                <c:pt idx="137">
                  <c:v>0.536331</c:v>
                </c:pt>
                <c:pt idx="138">
                  <c:v>0.50366200000000005</c:v>
                </c:pt>
                <c:pt idx="139">
                  <c:v>0.48779299999999998</c:v>
                </c:pt>
                <c:pt idx="140">
                  <c:v>0.49351499999999998</c:v>
                </c:pt>
                <c:pt idx="141">
                  <c:v>0.52464299999999997</c:v>
                </c:pt>
                <c:pt idx="142">
                  <c:v>0.56076000000000004</c:v>
                </c:pt>
                <c:pt idx="143">
                  <c:v>0.58833299999999999</c:v>
                </c:pt>
                <c:pt idx="144">
                  <c:v>0.61796600000000002</c:v>
                </c:pt>
                <c:pt idx="145">
                  <c:v>0.65316799999999997</c:v>
                </c:pt>
                <c:pt idx="146">
                  <c:v>0.68815599999999999</c:v>
                </c:pt>
                <c:pt idx="147">
                  <c:v>0.70643599999999995</c:v>
                </c:pt>
                <c:pt idx="148">
                  <c:v>0.70133999999999996</c:v>
                </c:pt>
                <c:pt idx="149">
                  <c:v>0.73075900000000005</c:v>
                </c:pt>
                <c:pt idx="150">
                  <c:v>0.75450099999999998</c:v>
                </c:pt>
                <c:pt idx="151">
                  <c:v>0.84376499999999999</c:v>
                </c:pt>
                <c:pt idx="152">
                  <c:v>0.89558400000000005</c:v>
                </c:pt>
                <c:pt idx="153">
                  <c:v>0.97366299999999995</c:v>
                </c:pt>
                <c:pt idx="154">
                  <c:v>1.007919</c:v>
                </c:pt>
                <c:pt idx="155">
                  <c:v>1.0317080000000001</c:v>
                </c:pt>
                <c:pt idx="156">
                  <c:v>1.1119540000000001</c:v>
                </c:pt>
                <c:pt idx="157">
                  <c:v>1.1705779999999999</c:v>
                </c:pt>
                <c:pt idx="158">
                  <c:v>1.2130890000000001</c:v>
                </c:pt>
                <c:pt idx="159">
                  <c:v>1.2811429999999999</c:v>
                </c:pt>
                <c:pt idx="160">
                  <c:v>1.361588</c:v>
                </c:pt>
                <c:pt idx="161">
                  <c:v>1.472839</c:v>
                </c:pt>
                <c:pt idx="162">
                  <c:v>1.5593570000000001</c:v>
                </c:pt>
                <c:pt idx="163">
                  <c:v>1.664841</c:v>
                </c:pt>
                <c:pt idx="164">
                  <c:v>1.7687379999999999</c:v>
                </c:pt>
                <c:pt idx="165">
                  <c:v>1.846878</c:v>
                </c:pt>
                <c:pt idx="166">
                  <c:v>1.895432</c:v>
                </c:pt>
                <c:pt idx="167">
                  <c:v>1.9412689999999999</c:v>
                </c:pt>
                <c:pt idx="168">
                  <c:v>1.9725649999999999</c:v>
                </c:pt>
                <c:pt idx="169">
                  <c:v>1.967438</c:v>
                </c:pt>
                <c:pt idx="170">
                  <c:v>1.899017</c:v>
                </c:pt>
                <c:pt idx="171">
                  <c:v>1.8073269999999999</c:v>
                </c:pt>
                <c:pt idx="172">
                  <c:v>1.6602939999999999</c:v>
                </c:pt>
                <c:pt idx="173">
                  <c:v>1.5401</c:v>
                </c:pt>
                <c:pt idx="174">
                  <c:v>1.4573670000000001</c:v>
                </c:pt>
                <c:pt idx="175">
                  <c:v>1.3998409999999999</c:v>
                </c:pt>
                <c:pt idx="176">
                  <c:v>1.3543400000000001</c:v>
                </c:pt>
                <c:pt idx="177">
                  <c:v>1.303345</c:v>
                </c:pt>
                <c:pt idx="178">
                  <c:v>1.2382200000000001</c:v>
                </c:pt>
                <c:pt idx="179">
                  <c:v>1.1937409999999999</c:v>
                </c:pt>
                <c:pt idx="180">
                  <c:v>1.1506350000000001</c:v>
                </c:pt>
                <c:pt idx="181">
                  <c:v>1.114563</c:v>
                </c:pt>
                <c:pt idx="182">
                  <c:v>1.108139</c:v>
                </c:pt>
                <c:pt idx="183">
                  <c:v>1.0958859999999999</c:v>
                </c:pt>
                <c:pt idx="184">
                  <c:v>1.07579</c:v>
                </c:pt>
                <c:pt idx="185">
                  <c:v>1.0642849999999999</c:v>
                </c:pt>
                <c:pt idx="186">
                  <c:v>1.052902</c:v>
                </c:pt>
                <c:pt idx="187">
                  <c:v>1.0361940000000001</c:v>
                </c:pt>
                <c:pt idx="188">
                  <c:v>1.0181880000000001</c:v>
                </c:pt>
                <c:pt idx="189">
                  <c:v>0.99322500000000002</c:v>
                </c:pt>
                <c:pt idx="190">
                  <c:v>0.96003700000000003</c:v>
                </c:pt>
                <c:pt idx="191">
                  <c:v>0.92297399999999996</c:v>
                </c:pt>
                <c:pt idx="192">
                  <c:v>0.88813799999999998</c:v>
                </c:pt>
                <c:pt idx="193">
                  <c:v>0.85896300000000003</c:v>
                </c:pt>
                <c:pt idx="194">
                  <c:v>0.83593799999999996</c:v>
                </c:pt>
                <c:pt idx="195">
                  <c:v>0.81309500000000001</c:v>
                </c:pt>
                <c:pt idx="196">
                  <c:v>0.80094900000000002</c:v>
                </c:pt>
                <c:pt idx="197">
                  <c:v>0.79827899999999996</c:v>
                </c:pt>
                <c:pt idx="198">
                  <c:v>0.82772800000000002</c:v>
                </c:pt>
                <c:pt idx="199">
                  <c:v>0.87999000000000005</c:v>
                </c:pt>
                <c:pt idx="200">
                  <c:v>0.93772900000000003</c:v>
                </c:pt>
                <c:pt idx="201">
                  <c:v>1.026138</c:v>
                </c:pt>
                <c:pt idx="202">
                  <c:v>1.104492</c:v>
                </c:pt>
                <c:pt idx="203">
                  <c:v>1.1629940000000001</c:v>
                </c:pt>
                <c:pt idx="204">
                  <c:v>1.229095</c:v>
                </c:pt>
                <c:pt idx="205">
                  <c:v>1.3457490000000001</c:v>
                </c:pt>
                <c:pt idx="206">
                  <c:v>1.4537960000000001</c:v>
                </c:pt>
                <c:pt idx="207">
                  <c:v>1.541458</c:v>
                </c:pt>
                <c:pt idx="208">
                  <c:v>1.6592249999999999</c:v>
                </c:pt>
                <c:pt idx="209">
                  <c:v>1.7906040000000001</c:v>
                </c:pt>
                <c:pt idx="210">
                  <c:v>1.9063570000000001</c:v>
                </c:pt>
                <c:pt idx="211">
                  <c:v>1.9657290000000001</c:v>
                </c:pt>
                <c:pt idx="212">
                  <c:v>1.9803310000000001</c:v>
                </c:pt>
                <c:pt idx="213">
                  <c:v>1.968262</c:v>
                </c:pt>
                <c:pt idx="214">
                  <c:v>1.9386749999999999</c:v>
                </c:pt>
                <c:pt idx="215">
                  <c:v>1.9027860000000001</c:v>
                </c:pt>
                <c:pt idx="216">
                  <c:v>1.8640140000000001</c:v>
                </c:pt>
                <c:pt idx="217">
                  <c:v>1.7882229999999999</c:v>
                </c:pt>
                <c:pt idx="218">
                  <c:v>1.7211609999999999</c:v>
                </c:pt>
                <c:pt idx="219">
                  <c:v>1.6258699999999999</c:v>
                </c:pt>
                <c:pt idx="220">
                  <c:v>1.513306</c:v>
                </c:pt>
                <c:pt idx="221">
                  <c:v>1.4180600000000001</c:v>
                </c:pt>
                <c:pt idx="222">
                  <c:v>1.3279879999999999</c:v>
                </c:pt>
                <c:pt idx="223">
                  <c:v>1.2601469999999999</c:v>
                </c:pt>
                <c:pt idx="224">
                  <c:v>1.18634</c:v>
                </c:pt>
                <c:pt idx="225">
                  <c:v>1.1199190000000001</c:v>
                </c:pt>
                <c:pt idx="226">
                  <c:v>1.0341640000000001</c:v>
                </c:pt>
                <c:pt idx="227">
                  <c:v>0.9496</c:v>
                </c:pt>
                <c:pt idx="228">
                  <c:v>0.873367</c:v>
                </c:pt>
                <c:pt idx="229">
                  <c:v>0.810562</c:v>
                </c:pt>
                <c:pt idx="230">
                  <c:v>0.75178500000000004</c:v>
                </c:pt>
                <c:pt idx="231">
                  <c:v>0.69792200000000004</c:v>
                </c:pt>
                <c:pt idx="232">
                  <c:v>0.64833099999999999</c:v>
                </c:pt>
                <c:pt idx="233">
                  <c:v>0.61263999999999996</c:v>
                </c:pt>
                <c:pt idx="234">
                  <c:v>0.55983000000000005</c:v>
                </c:pt>
                <c:pt idx="235">
                  <c:v>0.52246099999999995</c:v>
                </c:pt>
                <c:pt idx="236">
                  <c:v>0.50309800000000005</c:v>
                </c:pt>
                <c:pt idx="237">
                  <c:v>0.50398299999999996</c:v>
                </c:pt>
                <c:pt idx="238">
                  <c:v>0.51495400000000002</c:v>
                </c:pt>
                <c:pt idx="239">
                  <c:v>0.52371199999999996</c:v>
                </c:pt>
                <c:pt idx="240">
                  <c:v>0.53509499999999999</c:v>
                </c:pt>
                <c:pt idx="241">
                  <c:v>0.58431999999999995</c:v>
                </c:pt>
                <c:pt idx="242">
                  <c:v>0.64527900000000005</c:v>
                </c:pt>
                <c:pt idx="243">
                  <c:v>0.68910199999999999</c:v>
                </c:pt>
                <c:pt idx="244">
                  <c:v>0.74276699999999996</c:v>
                </c:pt>
                <c:pt idx="245">
                  <c:v>0.81927499999999998</c:v>
                </c:pt>
                <c:pt idx="246">
                  <c:v>0.89088400000000001</c:v>
                </c:pt>
                <c:pt idx="247">
                  <c:v>0.99229400000000001</c:v>
                </c:pt>
                <c:pt idx="248">
                  <c:v>1.079086</c:v>
                </c:pt>
                <c:pt idx="249">
                  <c:v>1.196747</c:v>
                </c:pt>
                <c:pt idx="250">
                  <c:v>1.2802579999999999</c:v>
                </c:pt>
                <c:pt idx="251">
                  <c:v>1.394882</c:v>
                </c:pt>
                <c:pt idx="252">
                  <c:v>1.4641569999999999</c:v>
                </c:pt>
                <c:pt idx="253">
                  <c:v>1.5415650000000001</c:v>
                </c:pt>
                <c:pt idx="254">
                  <c:v>1.5729219999999999</c:v>
                </c:pt>
                <c:pt idx="255">
                  <c:v>1.5419769999999999</c:v>
                </c:pt>
                <c:pt idx="256">
                  <c:v>1.50769</c:v>
                </c:pt>
                <c:pt idx="257">
                  <c:v>1.502426</c:v>
                </c:pt>
                <c:pt idx="258">
                  <c:v>1.5179750000000001</c:v>
                </c:pt>
                <c:pt idx="259">
                  <c:v>1.555542</c:v>
                </c:pt>
                <c:pt idx="260">
                  <c:v>1.6901250000000001</c:v>
                </c:pt>
                <c:pt idx="261">
                  <c:v>1.887939</c:v>
                </c:pt>
                <c:pt idx="262">
                  <c:v>2.0278779999999998</c:v>
                </c:pt>
                <c:pt idx="263">
                  <c:v>2.1248320000000001</c:v>
                </c:pt>
                <c:pt idx="264">
                  <c:v>2.0890810000000002</c:v>
                </c:pt>
                <c:pt idx="265">
                  <c:v>2.0070649999999999</c:v>
                </c:pt>
                <c:pt idx="266">
                  <c:v>1.8911290000000001</c:v>
                </c:pt>
                <c:pt idx="267">
                  <c:v>1.804047</c:v>
                </c:pt>
                <c:pt idx="268">
                  <c:v>1.687988</c:v>
                </c:pt>
                <c:pt idx="269">
                  <c:v>1.5681609999999999</c:v>
                </c:pt>
                <c:pt idx="270">
                  <c:v>1.4821169999999999</c:v>
                </c:pt>
                <c:pt idx="271">
                  <c:v>1.4123380000000001</c:v>
                </c:pt>
                <c:pt idx="272">
                  <c:v>1.37236</c:v>
                </c:pt>
                <c:pt idx="273">
                  <c:v>1.3502959999999999</c:v>
                </c:pt>
                <c:pt idx="274">
                  <c:v>1.331726</c:v>
                </c:pt>
                <c:pt idx="275">
                  <c:v>1.301865</c:v>
                </c:pt>
                <c:pt idx="276">
                  <c:v>1.26593</c:v>
                </c:pt>
                <c:pt idx="277">
                  <c:v>1.2523040000000001</c:v>
                </c:pt>
                <c:pt idx="278">
                  <c:v>1.245377</c:v>
                </c:pt>
                <c:pt idx="279">
                  <c:v>1.218353</c:v>
                </c:pt>
                <c:pt idx="280">
                  <c:v>1.1803129999999999</c:v>
                </c:pt>
                <c:pt idx="281">
                  <c:v>1.1429750000000001</c:v>
                </c:pt>
                <c:pt idx="282">
                  <c:v>1.075043</c:v>
                </c:pt>
                <c:pt idx="283">
                  <c:v>1.019226</c:v>
                </c:pt>
                <c:pt idx="284">
                  <c:v>0.97149700000000005</c:v>
                </c:pt>
                <c:pt idx="285">
                  <c:v>0.912582</c:v>
                </c:pt>
                <c:pt idx="286">
                  <c:v>0.85945099999999996</c:v>
                </c:pt>
                <c:pt idx="287">
                  <c:v>0.83030700000000002</c:v>
                </c:pt>
                <c:pt idx="288">
                  <c:v>0.80917399999999995</c:v>
                </c:pt>
                <c:pt idx="289">
                  <c:v>0.81343100000000002</c:v>
                </c:pt>
                <c:pt idx="290">
                  <c:v>0.84503200000000001</c:v>
                </c:pt>
                <c:pt idx="291">
                  <c:v>0.87204000000000004</c:v>
                </c:pt>
                <c:pt idx="292">
                  <c:v>0.89881900000000003</c:v>
                </c:pt>
                <c:pt idx="293">
                  <c:v>0.93185399999999996</c:v>
                </c:pt>
                <c:pt idx="294">
                  <c:v>0.97444200000000003</c:v>
                </c:pt>
                <c:pt idx="295">
                  <c:v>1.048721</c:v>
                </c:pt>
                <c:pt idx="296">
                  <c:v>1.1632389999999999</c:v>
                </c:pt>
                <c:pt idx="297">
                  <c:v>1.265198</c:v>
                </c:pt>
                <c:pt idx="298">
                  <c:v>1.3334349999999999</c:v>
                </c:pt>
                <c:pt idx="299">
                  <c:v>1.3854519999999999</c:v>
                </c:pt>
                <c:pt idx="300">
                  <c:v>1.4243319999999999</c:v>
                </c:pt>
                <c:pt idx="301">
                  <c:v>1.4358979999999999</c:v>
                </c:pt>
                <c:pt idx="302">
                  <c:v>1.4411320000000001</c:v>
                </c:pt>
                <c:pt idx="303">
                  <c:v>1.4552609999999999</c:v>
                </c:pt>
                <c:pt idx="304">
                  <c:v>1.4791559999999999</c:v>
                </c:pt>
                <c:pt idx="305">
                  <c:v>1.492615</c:v>
                </c:pt>
                <c:pt idx="306">
                  <c:v>1.5430299999999999</c:v>
                </c:pt>
                <c:pt idx="307">
                  <c:v>1.657486</c:v>
                </c:pt>
                <c:pt idx="308">
                  <c:v>1.7832030000000001</c:v>
                </c:pt>
                <c:pt idx="309">
                  <c:v>1.9036869999999999</c:v>
                </c:pt>
                <c:pt idx="310">
                  <c:v>2.047974</c:v>
                </c:pt>
                <c:pt idx="311">
                  <c:v>2.1524809999999999</c:v>
                </c:pt>
                <c:pt idx="312">
                  <c:v>2.2225950000000001</c:v>
                </c:pt>
                <c:pt idx="313">
                  <c:v>2.198502</c:v>
                </c:pt>
                <c:pt idx="314">
                  <c:v>2.1137389999999998</c:v>
                </c:pt>
                <c:pt idx="315">
                  <c:v>2.0088349999999999</c:v>
                </c:pt>
                <c:pt idx="316">
                  <c:v>1.883148</c:v>
                </c:pt>
                <c:pt idx="317">
                  <c:v>1.7533110000000001</c:v>
                </c:pt>
                <c:pt idx="318">
                  <c:v>1.625351</c:v>
                </c:pt>
                <c:pt idx="319">
                  <c:v>1.493347</c:v>
                </c:pt>
                <c:pt idx="320">
                  <c:v>1.3863220000000001</c:v>
                </c:pt>
                <c:pt idx="321">
                  <c:v>1.2680659999999999</c:v>
                </c:pt>
                <c:pt idx="322">
                  <c:v>1.150452</c:v>
                </c:pt>
                <c:pt idx="323">
                  <c:v>1.0494079999999999</c:v>
                </c:pt>
                <c:pt idx="324">
                  <c:v>0.94456499999999999</c:v>
                </c:pt>
                <c:pt idx="325">
                  <c:v>0.838364</c:v>
                </c:pt>
                <c:pt idx="326">
                  <c:v>0.74671900000000002</c:v>
                </c:pt>
                <c:pt idx="327">
                  <c:v>0.64097599999999999</c:v>
                </c:pt>
                <c:pt idx="328">
                  <c:v>0.55595399999999995</c:v>
                </c:pt>
                <c:pt idx="329">
                  <c:v>0.49086000000000002</c:v>
                </c:pt>
                <c:pt idx="330">
                  <c:v>0.41839599999999999</c:v>
                </c:pt>
                <c:pt idx="331">
                  <c:v>0.35862699999999997</c:v>
                </c:pt>
                <c:pt idx="332">
                  <c:v>0.32884200000000002</c:v>
                </c:pt>
                <c:pt idx="333">
                  <c:v>0.31535299999999999</c:v>
                </c:pt>
                <c:pt idx="334">
                  <c:v>0.32962000000000002</c:v>
                </c:pt>
                <c:pt idx="335">
                  <c:v>0.361572</c:v>
                </c:pt>
                <c:pt idx="336">
                  <c:v>0.40470899999999999</c:v>
                </c:pt>
                <c:pt idx="337">
                  <c:v>0.46513399999999999</c:v>
                </c:pt>
                <c:pt idx="338">
                  <c:v>0.54043600000000003</c:v>
                </c:pt>
                <c:pt idx="339">
                  <c:v>0.62226899999999996</c:v>
                </c:pt>
                <c:pt idx="340">
                  <c:v>0.69770799999999999</c:v>
                </c:pt>
                <c:pt idx="341">
                  <c:v>0.77450600000000003</c:v>
                </c:pt>
                <c:pt idx="342">
                  <c:v>0.84641999999999995</c:v>
                </c:pt>
                <c:pt idx="343">
                  <c:v>0.91395599999999999</c:v>
                </c:pt>
                <c:pt idx="344">
                  <c:v>0.96942099999999998</c:v>
                </c:pt>
                <c:pt idx="345">
                  <c:v>1.033417</c:v>
                </c:pt>
                <c:pt idx="346">
                  <c:v>1.1432040000000001</c:v>
                </c:pt>
                <c:pt idx="347">
                  <c:v>1.22319</c:v>
                </c:pt>
                <c:pt idx="348">
                  <c:v>1.3053889999999999</c:v>
                </c:pt>
                <c:pt idx="349">
                  <c:v>1.38855</c:v>
                </c:pt>
                <c:pt idx="350">
                  <c:v>1.453033</c:v>
                </c:pt>
                <c:pt idx="351">
                  <c:v>1.486237</c:v>
                </c:pt>
                <c:pt idx="352">
                  <c:v>1.5102390000000001</c:v>
                </c:pt>
                <c:pt idx="353">
                  <c:v>1.535156</c:v>
                </c:pt>
                <c:pt idx="354">
                  <c:v>1.5827789999999999</c:v>
                </c:pt>
                <c:pt idx="355">
                  <c:v>1.6838679999999999</c:v>
                </c:pt>
                <c:pt idx="356">
                  <c:v>1.788956</c:v>
                </c:pt>
                <c:pt idx="357">
                  <c:v>1.83847</c:v>
                </c:pt>
                <c:pt idx="358">
                  <c:v>1.8817600000000001</c:v>
                </c:pt>
                <c:pt idx="359">
                  <c:v>1.88385</c:v>
                </c:pt>
                <c:pt idx="360">
                  <c:v>1.8640589999999999</c:v>
                </c:pt>
                <c:pt idx="361">
                  <c:v>1.8090059999999999</c:v>
                </c:pt>
                <c:pt idx="362">
                  <c:v>1.7342070000000001</c:v>
                </c:pt>
                <c:pt idx="363">
                  <c:v>1.6451720000000001</c:v>
                </c:pt>
                <c:pt idx="364">
                  <c:v>1.576462</c:v>
                </c:pt>
                <c:pt idx="365">
                  <c:v>1.5341800000000001</c:v>
                </c:pt>
                <c:pt idx="366">
                  <c:v>1.5069429999999999</c:v>
                </c:pt>
                <c:pt idx="367">
                  <c:v>1.487228</c:v>
                </c:pt>
                <c:pt idx="368">
                  <c:v>1.475128</c:v>
                </c:pt>
                <c:pt idx="369">
                  <c:v>1.457138</c:v>
                </c:pt>
                <c:pt idx="370">
                  <c:v>1.4479679999999999</c:v>
                </c:pt>
                <c:pt idx="371">
                  <c:v>1.427902</c:v>
                </c:pt>
                <c:pt idx="372">
                  <c:v>1.3837889999999999</c:v>
                </c:pt>
                <c:pt idx="373">
                  <c:v>1.359818</c:v>
                </c:pt>
                <c:pt idx="374">
                  <c:v>1.3194729999999999</c:v>
                </c:pt>
                <c:pt idx="375">
                  <c:v>1.2626649999999999</c:v>
                </c:pt>
                <c:pt idx="376">
                  <c:v>1.180817</c:v>
                </c:pt>
                <c:pt idx="377">
                  <c:v>1.085663</c:v>
                </c:pt>
                <c:pt idx="378">
                  <c:v>1.0023960000000001</c:v>
                </c:pt>
                <c:pt idx="379">
                  <c:v>0.92179900000000004</c:v>
                </c:pt>
                <c:pt idx="380">
                  <c:v>0.85172999999999999</c:v>
                </c:pt>
                <c:pt idx="381">
                  <c:v>0.80714399999999997</c:v>
                </c:pt>
                <c:pt idx="382">
                  <c:v>0.79367100000000002</c:v>
                </c:pt>
                <c:pt idx="383">
                  <c:v>0.81530800000000003</c:v>
                </c:pt>
                <c:pt idx="384">
                  <c:v>0.83288600000000002</c:v>
                </c:pt>
                <c:pt idx="385">
                  <c:v>0.83699000000000001</c:v>
                </c:pt>
                <c:pt idx="386">
                  <c:v>0.90093999999999996</c:v>
                </c:pt>
                <c:pt idx="387">
                  <c:v>0.99124100000000004</c:v>
                </c:pt>
                <c:pt idx="388">
                  <c:v>1.0456700000000001</c:v>
                </c:pt>
                <c:pt idx="389">
                  <c:v>1.0993189999999999</c:v>
                </c:pt>
                <c:pt idx="390">
                  <c:v>1.174652</c:v>
                </c:pt>
                <c:pt idx="391">
                  <c:v>1.2512209999999999</c:v>
                </c:pt>
                <c:pt idx="392">
                  <c:v>1.3281099999999999</c:v>
                </c:pt>
                <c:pt idx="393">
                  <c:v>1.3630679999999999</c:v>
                </c:pt>
                <c:pt idx="394">
                  <c:v>1.332489</c:v>
                </c:pt>
                <c:pt idx="395">
                  <c:v>1.244629</c:v>
                </c:pt>
                <c:pt idx="396">
                  <c:v>1.13002</c:v>
                </c:pt>
                <c:pt idx="397">
                  <c:v>1.0473330000000001</c:v>
                </c:pt>
                <c:pt idx="398">
                  <c:v>1.0122530000000001</c:v>
                </c:pt>
                <c:pt idx="399">
                  <c:v>1.047928</c:v>
                </c:pt>
                <c:pt idx="400">
                  <c:v>1.156982</c:v>
                </c:pt>
                <c:pt idx="401">
                  <c:v>1.328751</c:v>
                </c:pt>
                <c:pt idx="402">
                  <c:v>1.5128779999999999</c:v>
                </c:pt>
                <c:pt idx="403">
                  <c:v>1.7188570000000001</c:v>
                </c:pt>
                <c:pt idx="404">
                  <c:v>1.934097</c:v>
                </c:pt>
                <c:pt idx="405">
                  <c:v>2.1031490000000002</c:v>
                </c:pt>
                <c:pt idx="406">
                  <c:v>2.2029879999999999</c:v>
                </c:pt>
                <c:pt idx="407">
                  <c:v>2.2274319999999999</c:v>
                </c:pt>
                <c:pt idx="408">
                  <c:v>2.2169490000000001</c:v>
                </c:pt>
                <c:pt idx="409">
                  <c:v>2.2017359999999999</c:v>
                </c:pt>
                <c:pt idx="410">
                  <c:v>2.1905060000000001</c:v>
                </c:pt>
                <c:pt idx="411">
                  <c:v>2.1628569999999998</c:v>
                </c:pt>
                <c:pt idx="412">
                  <c:v>2.102325</c:v>
                </c:pt>
                <c:pt idx="413">
                  <c:v>2.011139</c:v>
                </c:pt>
                <c:pt idx="414">
                  <c:v>1.9142300000000001</c:v>
                </c:pt>
                <c:pt idx="415">
                  <c:v>1.8134459999999999</c:v>
                </c:pt>
                <c:pt idx="416">
                  <c:v>1.719482</c:v>
                </c:pt>
                <c:pt idx="417">
                  <c:v>1.6145020000000001</c:v>
                </c:pt>
                <c:pt idx="418">
                  <c:v>1.498154</c:v>
                </c:pt>
                <c:pt idx="419">
                  <c:v>1.3694</c:v>
                </c:pt>
                <c:pt idx="420">
                  <c:v>1.2377929999999999</c:v>
                </c:pt>
                <c:pt idx="421">
                  <c:v>1.1067199999999999</c:v>
                </c:pt>
                <c:pt idx="422">
                  <c:v>0.98193399999999997</c:v>
                </c:pt>
                <c:pt idx="423">
                  <c:v>0.86138899999999996</c:v>
                </c:pt>
                <c:pt idx="424">
                  <c:v>0.72377000000000002</c:v>
                </c:pt>
                <c:pt idx="425">
                  <c:v>0.58972199999999997</c:v>
                </c:pt>
                <c:pt idx="426">
                  <c:v>0.463669</c:v>
                </c:pt>
                <c:pt idx="427">
                  <c:v>0.34248400000000001</c:v>
                </c:pt>
                <c:pt idx="428">
                  <c:v>0.255768</c:v>
                </c:pt>
                <c:pt idx="429">
                  <c:v>0.20164499999999999</c:v>
                </c:pt>
                <c:pt idx="430">
                  <c:v>0.18846099999999999</c:v>
                </c:pt>
                <c:pt idx="431">
                  <c:v>0.18589800000000001</c:v>
                </c:pt>
                <c:pt idx="432">
                  <c:v>0.20477300000000001</c:v>
                </c:pt>
                <c:pt idx="433">
                  <c:v>0.25500499999999998</c:v>
                </c:pt>
                <c:pt idx="434">
                  <c:v>0.31343100000000002</c:v>
                </c:pt>
                <c:pt idx="435">
                  <c:v>0.38267499999999999</c:v>
                </c:pt>
                <c:pt idx="436">
                  <c:v>0.48455799999999999</c:v>
                </c:pt>
                <c:pt idx="437">
                  <c:v>0.59414699999999998</c:v>
                </c:pt>
                <c:pt idx="438">
                  <c:v>0.69738800000000001</c:v>
                </c:pt>
                <c:pt idx="439">
                  <c:v>0.79573099999999997</c:v>
                </c:pt>
                <c:pt idx="440">
                  <c:v>0.87908900000000001</c:v>
                </c:pt>
                <c:pt idx="441">
                  <c:v>0.97189300000000001</c:v>
                </c:pt>
                <c:pt idx="442">
                  <c:v>1.049652</c:v>
                </c:pt>
                <c:pt idx="443">
                  <c:v>1.1259459999999999</c:v>
                </c:pt>
                <c:pt idx="444">
                  <c:v>1.244019</c:v>
                </c:pt>
                <c:pt idx="445">
                  <c:v>1.3644099999999999</c:v>
                </c:pt>
                <c:pt idx="446">
                  <c:v>1.5072779999999999</c:v>
                </c:pt>
                <c:pt idx="447">
                  <c:v>1.6640170000000001</c:v>
                </c:pt>
                <c:pt idx="448">
                  <c:v>1.795593</c:v>
                </c:pt>
                <c:pt idx="449">
                  <c:v>1.874161</c:v>
                </c:pt>
                <c:pt idx="450">
                  <c:v>1.862411</c:v>
                </c:pt>
                <c:pt idx="451">
                  <c:v>1.745743</c:v>
                </c:pt>
                <c:pt idx="452">
                  <c:v>1.6868129999999999</c:v>
                </c:pt>
                <c:pt idx="453">
                  <c:v>1.6909179999999999</c:v>
                </c:pt>
                <c:pt idx="454">
                  <c:v>1.707077</c:v>
                </c:pt>
                <c:pt idx="455">
                  <c:v>1.75563</c:v>
                </c:pt>
                <c:pt idx="456">
                  <c:v>1.8517459999999999</c:v>
                </c:pt>
                <c:pt idx="457">
                  <c:v>1.961166</c:v>
                </c:pt>
                <c:pt idx="458">
                  <c:v>2.027908</c:v>
                </c:pt>
                <c:pt idx="459">
                  <c:v>2.0625</c:v>
                </c:pt>
                <c:pt idx="460">
                  <c:v>2.0193940000000001</c:v>
                </c:pt>
                <c:pt idx="461">
                  <c:v>1.9312590000000001</c:v>
                </c:pt>
                <c:pt idx="462">
                  <c:v>1.809296</c:v>
                </c:pt>
                <c:pt idx="463">
                  <c:v>1.685654</c:v>
                </c:pt>
                <c:pt idx="464">
                  <c:v>1.5816650000000001</c:v>
                </c:pt>
                <c:pt idx="465">
                  <c:v>1.5258940000000001</c:v>
                </c:pt>
                <c:pt idx="466">
                  <c:v>1.5121770000000001</c:v>
                </c:pt>
                <c:pt idx="467">
                  <c:v>1.455643</c:v>
                </c:pt>
                <c:pt idx="468">
                  <c:v>1.43367</c:v>
                </c:pt>
                <c:pt idx="469">
                  <c:v>1.3533329999999999</c:v>
                </c:pt>
                <c:pt idx="470">
                  <c:v>1.3212429999999999</c:v>
                </c:pt>
                <c:pt idx="471">
                  <c:v>1.2580720000000001</c:v>
                </c:pt>
                <c:pt idx="472">
                  <c:v>1.2032929999999999</c:v>
                </c:pt>
                <c:pt idx="473">
                  <c:v>1.1272580000000001</c:v>
                </c:pt>
                <c:pt idx="474">
                  <c:v>1.041458</c:v>
                </c:pt>
                <c:pt idx="475">
                  <c:v>0.99023399999999995</c:v>
                </c:pt>
                <c:pt idx="476">
                  <c:v>0.94435100000000005</c:v>
                </c:pt>
                <c:pt idx="477">
                  <c:v>0.88003500000000001</c:v>
                </c:pt>
                <c:pt idx="478">
                  <c:v>0.85108899999999998</c:v>
                </c:pt>
                <c:pt idx="479">
                  <c:v>0.84315499999999999</c:v>
                </c:pt>
                <c:pt idx="480">
                  <c:v>0.86267099999999997</c:v>
                </c:pt>
                <c:pt idx="481">
                  <c:v>0.87225299999999995</c:v>
                </c:pt>
                <c:pt idx="482">
                  <c:v>0.87951699999999999</c:v>
                </c:pt>
                <c:pt idx="483">
                  <c:v>0.92260699999999995</c:v>
                </c:pt>
                <c:pt idx="484">
                  <c:v>0.99339299999999997</c:v>
                </c:pt>
                <c:pt idx="485">
                  <c:v>1.0482480000000001</c:v>
                </c:pt>
                <c:pt idx="486">
                  <c:v>1.086578</c:v>
                </c:pt>
                <c:pt idx="487">
                  <c:v>1.1350709999999999</c:v>
                </c:pt>
                <c:pt idx="488">
                  <c:v>1.1732180000000001</c:v>
                </c:pt>
                <c:pt idx="489">
                  <c:v>1.2111209999999999</c:v>
                </c:pt>
                <c:pt idx="490">
                  <c:v>1.2459720000000001</c:v>
                </c:pt>
                <c:pt idx="491">
                  <c:v>1.2739560000000001</c:v>
                </c:pt>
                <c:pt idx="492">
                  <c:v>1.2844850000000001</c:v>
                </c:pt>
                <c:pt idx="493">
                  <c:v>1.2963560000000001</c:v>
                </c:pt>
                <c:pt idx="494">
                  <c:v>1.306595</c:v>
                </c:pt>
                <c:pt idx="495">
                  <c:v>1.2780910000000001</c:v>
                </c:pt>
                <c:pt idx="496">
                  <c:v>1.2758480000000001</c:v>
                </c:pt>
                <c:pt idx="497">
                  <c:v>1.352676</c:v>
                </c:pt>
                <c:pt idx="498">
                  <c:v>1.461395</c:v>
                </c:pt>
                <c:pt idx="499">
                  <c:v>1.605194</c:v>
                </c:pt>
                <c:pt idx="500">
                  <c:v>1.77359</c:v>
                </c:pt>
                <c:pt idx="501">
                  <c:v>1.964996</c:v>
                </c:pt>
                <c:pt idx="502">
                  <c:v>2.1219790000000001</c:v>
                </c:pt>
                <c:pt idx="503">
                  <c:v>2.2304379999999999</c:v>
                </c:pt>
                <c:pt idx="504">
                  <c:v>2.2746729999999999</c:v>
                </c:pt>
                <c:pt idx="505">
                  <c:v>2.251862</c:v>
                </c:pt>
                <c:pt idx="506">
                  <c:v>2.2172700000000001</c:v>
                </c:pt>
                <c:pt idx="507">
                  <c:v>2.20282</c:v>
                </c:pt>
                <c:pt idx="508">
                  <c:v>2.1871800000000001</c:v>
                </c:pt>
                <c:pt idx="509">
                  <c:v>2.1679689999999998</c:v>
                </c:pt>
                <c:pt idx="510">
                  <c:v>2.0964809999999998</c:v>
                </c:pt>
                <c:pt idx="511">
                  <c:v>2.0161289999999998</c:v>
                </c:pt>
                <c:pt idx="512">
                  <c:v>1.939163</c:v>
                </c:pt>
                <c:pt idx="513">
                  <c:v>1.875885</c:v>
                </c:pt>
                <c:pt idx="514">
                  <c:v>1.810028</c:v>
                </c:pt>
                <c:pt idx="515">
                  <c:v>1.739609</c:v>
                </c:pt>
                <c:pt idx="516">
                  <c:v>1.6425320000000001</c:v>
                </c:pt>
                <c:pt idx="517">
                  <c:v>1.5013890000000001</c:v>
                </c:pt>
                <c:pt idx="518">
                  <c:v>1.340179</c:v>
                </c:pt>
                <c:pt idx="519">
                  <c:v>1.156693</c:v>
                </c:pt>
                <c:pt idx="520">
                  <c:v>0.97274799999999995</c:v>
                </c:pt>
                <c:pt idx="521">
                  <c:v>0.80914299999999995</c:v>
                </c:pt>
                <c:pt idx="522">
                  <c:v>0.65228299999999995</c:v>
                </c:pt>
                <c:pt idx="523">
                  <c:v>0.51483199999999996</c:v>
                </c:pt>
                <c:pt idx="524">
                  <c:v>0.40290799999999999</c:v>
                </c:pt>
                <c:pt idx="525">
                  <c:v>0.29566999999999999</c:v>
                </c:pt>
                <c:pt idx="526">
                  <c:v>0.19540399999999999</c:v>
                </c:pt>
                <c:pt idx="527">
                  <c:v>0.13186600000000001</c:v>
                </c:pt>
                <c:pt idx="528">
                  <c:v>9.1827000000000006E-2</c:v>
                </c:pt>
                <c:pt idx="529">
                  <c:v>0.13494900000000001</c:v>
                </c:pt>
                <c:pt idx="530">
                  <c:v>0.176376</c:v>
                </c:pt>
                <c:pt idx="531">
                  <c:v>0.26188699999999998</c:v>
                </c:pt>
                <c:pt idx="532">
                  <c:v>0.39247100000000001</c:v>
                </c:pt>
                <c:pt idx="533">
                  <c:v>0.52539100000000005</c:v>
                </c:pt>
                <c:pt idx="534">
                  <c:v>0.61050400000000005</c:v>
                </c:pt>
                <c:pt idx="535">
                  <c:v>0.71888700000000005</c:v>
                </c:pt>
                <c:pt idx="536">
                  <c:v>0.84120200000000001</c:v>
                </c:pt>
                <c:pt idx="537">
                  <c:v>0.97972099999999995</c:v>
                </c:pt>
                <c:pt idx="538">
                  <c:v>1.1034999999999999</c:v>
                </c:pt>
                <c:pt idx="539">
                  <c:v>1.2509920000000001</c:v>
                </c:pt>
                <c:pt idx="540">
                  <c:v>1.377899</c:v>
                </c:pt>
                <c:pt idx="541">
                  <c:v>1.50621</c:v>
                </c:pt>
                <c:pt idx="542">
                  <c:v>1.630585</c:v>
                </c:pt>
                <c:pt idx="543">
                  <c:v>1.7178960000000001</c:v>
                </c:pt>
                <c:pt idx="544">
                  <c:v>1.7755890000000001</c:v>
                </c:pt>
                <c:pt idx="545">
                  <c:v>1.822586</c:v>
                </c:pt>
                <c:pt idx="546">
                  <c:v>1.8910830000000001</c:v>
                </c:pt>
                <c:pt idx="547">
                  <c:v>1.9484250000000001</c:v>
                </c:pt>
                <c:pt idx="548">
                  <c:v>2.0463100000000001</c:v>
                </c:pt>
                <c:pt idx="549">
                  <c:v>2.1122130000000001</c:v>
                </c:pt>
                <c:pt idx="550">
                  <c:v>2.1666720000000002</c:v>
                </c:pt>
                <c:pt idx="551">
                  <c:v>2.2102810000000002</c:v>
                </c:pt>
                <c:pt idx="552">
                  <c:v>2.2288670000000002</c:v>
                </c:pt>
                <c:pt idx="553">
                  <c:v>2.253952</c:v>
                </c:pt>
                <c:pt idx="554">
                  <c:v>2.2744749999999998</c:v>
                </c:pt>
                <c:pt idx="555">
                  <c:v>2.2524570000000002</c:v>
                </c:pt>
                <c:pt idx="556">
                  <c:v>2.1938629999999999</c:v>
                </c:pt>
                <c:pt idx="557">
                  <c:v>2.0793910000000002</c:v>
                </c:pt>
                <c:pt idx="558">
                  <c:v>1.9328000000000001</c:v>
                </c:pt>
                <c:pt idx="559">
                  <c:v>1.8020940000000001</c:v>
                </c:pt>
                <c:pt idx="560">
                  <c:v>1.7093959999999999</c:v>
                </c:pt>
                <c:pt idx="561">
                  <c:v>1.661667</c:v>
                </c:pt>
                <c:pt idx="562">
                  <c:v>1.621826</c:v>
                </c:pt>
                <c:pt idx="563">
                  <c:v>1.5659479999999999</c:v>
                </c:pt>
                <c:pt idx="564">
                  <c:v>1.5097959999999999</c:v>
                </c:pt>
                <c:pt idx="565">
                  <c:v>1.4510799999999999</c:v>
                </c:pt>
                <c:pt idx="566">
                  <c:v>1.3726039999999999</c:v>
                </c:pt>
                <c:pt idx="567">
                  <c:v>1.2794190000000001</c:v>
                </c:pt>
                <c:pt idx="568">
                  <c:v>1.1675420000000001</c:v>
                </c:pt>
                <c:pt idx="569">
                  <c:v>1.0770109999999999</c:v>
                </c:pt>
                <c:pt idx="570">
                  <c:v>1.0024869999999999</c:v>
                </c:pt>
                <c:pt idx="571">
                  <c:v>0.93577600000000005</c:v>
                </c:pt>
                <c:pt idx="572">
                  <c:v>0.883606</c:v>
                </c:pt>
                <c:pt idx="573">
                  <c:v>0.85064700000000004</c:v>
                </c:pt>
                <c:pt idx="574">
                  <c:v>0.82583600000000001</c:v>
                </c:pt>
                <c:pt idx="575">
                  <c:v>0.82894900000000005</c:v>
                </c:pt>
                <c:pt idx="576">
                  <c:v>0.86380000000000001</c:v>
                </c:pt>
                <c:pt idx="577">
                  <c:v>0.88284300000000004</c:v>
                </c:pt>
                <c:pt idx="578">
                  <c:v>0.90583800000000003</c:v>
                </c:pt>
                <c:pt idx="579">
                  <c:v>0.96479800000000004</c:v>
                </c:pt>
                <c:pt idx="580">
                  <c:v>1.041061</c:v>
                </c:pt>
                <c:pt idx="581">
                  <c:v>1.1103209999999999</c:v>
                </c:pt>
                <c:pt idx="582">
                  <c:v>1.1707609999999999</c:v>
                </c:pt>
                <c:pt idx="583">
                  <c:v>1.200806</c:v>
                </c:pt>
                <c:pt idx="584">
                  <c:v>1.2613369999999999</c:v>
                </c:pt>
                <c:pt idx="585">
                  <c:v>1.351456</c:v>
                </c:pt>
                <c:pt idx="586">
                  <c:v>1.428696</c:v>
                </c:pt>
                <c:pt idx="587">
                  <c:v>1.4705809999999999</c:v>
                </c:pt>
                <c:pt idx="588">
                  <c:v>1.463425</c:v>
                </c:pt>
                <c:pt idx="589">
                  <c:v>1.4841610000000001</c:v>
                </c:pt>
                <c:pt idx="590">
                  <c:v>1.436401</c:v>
                </c:pt>
                <c:pt idx="591">
                  <c:v>1.3969419999999999</c:v>
                </c:pt>
                <c:pt idx="592">
                  <c:v>1.3949130000000001</c:v>
                </c:pt>
                <c:pt idx="593">
                  <c:v>1.465546</c:v>
                </c:pt>
                <c:pt idx="594">
                  <c:v>1.5961000000000001</c:v>
                </c:pt>
                <c:pt idx="595">
                  <c:v>1.742111</c:v>
                </c:pt>
                <c:pt idx="596">
                  <c:v>1.936218</c:v>
                </c:pt>
                <c:pt idx="597">
                  <c:v>2.1707610000000002</c:v>
                </c:pt>
                <c:pt idx="598">
                  <c:v>2.3975680000000001</c:v>
                </c:pt>
                <c:pt idx="599">
                  <c:v>2.5744020000000001</c:v>
                </c:pt>
                <c:pt idx="600">
                  <c:v>2.653778</c:v>
                </c:pt>
                <c:pt idx="601">
                  <c:v>2.6540370000000002</c:v>
                </c:pt>
                <c:pt idx="602">
                  <c:v>2.6159819999999998</c:v>
                </c:pt>
                <c:pt idx="603">
                  <c:v>2.5264739999999999</c:v>
                </c:pt>
                <c:pt idx="604">
                  <c:v>2.4088440000000002</c:v>
                </c:pt>
                <c:pt idx="605">
                  <c:v>2.2693020000000002</c:v>
                </c:pt>
                <c:pt idx="606">
                  <c:v>2.1204529999999999</c:v>
                </c:pt>
                <c:pt idx="607">
                  <c:v>1.967209</c:v>
                </c:pt>
                <c:pt idx="608">
                  <c:v>1.7928010000000001</c:v>
                </c:pt>
                <c:pt idx="609">
                  <c:v>1.6309359999999999</c:v>
                </c:pt>
                <c:pt idx="610">
                  <c:v>1.4944459999999999</c:v>
                </c:pt>
                <c:pt idx="611">
                  <c:v>1.3456570000000001</c:v>
                </c:pt>
                <c:pt idx="612">
                  <c:v>1.193451</c:v>
                </c:pt>
                <c:pt idx="613">
                  <c:v>1.069855</c:v>
                </c:pt>
                <c:pt idx="614">
                  <c:v>0.91629000000000005</c:v>
                </c:pt>
                <c:pt idx="615">
                  <c:v>0.780304</c:v>
                </c:pt>
                <c:pt idx="616">
                  <c:v>0.67492700000000005</c:v>
                </c:pt>
                <c:pt idx="617">
                  <c:v>0.58598300000000003</c:v>
                </c:pt>
                <c:pt idx="618">
                  <c:v>0.52800000000000002</c:v>
                </c:pt>
                <c:pt idx="619">
                  <c:v>0.46582000000000001</c:v>
                </c:pt>
                <c:pt idx="620">
                  <c:v>0.42294300000000001</c:v>
                </c:pt>
                <c:pt idx="621">
                  <c:v>0.389069</c:v>
                </c:pt>
                <c:pt idx="622">
                  <c:v>0.36611900000000003</c:v>
                </c:pt>
                <c:pt idx="623">
                  <c:v>0.372421</c:v>
                </c:pt>
                <c:pt idx="624">
                  <c:v>0.40278599999999998</c:v>
                </c:pt>
                <c:pt idx="625">
                  <c:v>0.45098899999999997</c:v>
                </c:pt>
                <c:pt idx="626">
                  <c:v>0.49206499999999997</c:v>
                </c:pt>
                <c:pt idx="627">
                  <c:v>0.52589399999999997</c:v>
                </c:pt>
                <c:pt idx="628">
                  <c:v>0.55128500000000003</c:v>
                </c:pt>
                <c:pt idx="629">
                  <c:v>0.57971200000000001</c:v>
                </c:pt>
                <c:pt idx="630">
                  <c:v>0.61675999999999997</c:v>
                </c:pt>
                <c:pt idx="631">
                  <c:v>0.66113299999999997</c:v>
                </c:pt>
                <c:pt idx="632">
                  <c:v>0.69714399999999999</c:v>
                </c:pt>
                <c:pt idx="633">
                  <c:v>0.742981</c:v>
                </c:pt>
                <c:pt idx="634">
                  <c:v>0.82234200000000002</c:v>
                </c:pt>
                <c:pt idx="635">
                  <c:v>0.93516500000000002</c:v>
                </c:pt>
                <c:pt idx="636">
                  <c:v>1.067963</c:v>
                </c:pt>
                <c:pt idx="637">
                  <c:v>1.1780090000000001</c:v>
                </c:pt>
                <c:pt idx="638">
                  <c:v>1.2778020000000001</c:v>
                </c:pt>
                <c:pt idx="639">
                  <c:v>1.339432</c:v>
                </c:pt>
                <c:pt idx="640">
                  <c:v>1.3925479999999999</c:v>
                </c:pt>
                <c:pt idx="641">
                  <c:v>1.4663390000000001</c:v>
                </c:pt>
                <c:pt idx="642">
                  <c:v>1.5197909999999999</c:v>
                </c:pt>
                <c:pt idx="643">
                  <c:v>1.605164</c:v>
                </c:pt>
                <c:pt idx="644">
                  <c:v>1.7247920000000001</c:v>
                </c:pt>
                <c:pt idx="645">
                  <c:v>1.827118</c:v>
                </c:pt>
                <c:pt idx="646">
                  <c:v>1.9770049999999999</c:v>
                </c:pt>
                <c:pt idx="647">
                  <c:v>2.1030579999999999</c:v>
                </c:pt>
                <c:pt idx="648">
                  <c:v>2.2309420000000002</c:v>
                </c:pt>
                <c:pt idx="649">
                  <c:v>2.332687</c:v>
                </c:pt>
                <c:pt idx="650">
                  <c:v>2.3678279999999998</c:v>
                </c:pt>
                <c:pt idx="651">
                  <c:v>2.368744</c:v>
                </c:pt>
                <c:pt idx="652">
                  <c:v>2.2991640000000002</c:v>
                </c:pt>
                <c:pt idx="653">
                  <c:v>2.2095950000000002</c:v>
                </c:pt>
                <c:pt idx="654">
                  <c:v>2.0706180000000001</c:v>
                </c:pt>
                <c:pt idx="655">
                  <c:v>1.9451449999999999</c:v>
                </c:pt>
                <c:pt idx="656">
                  <c:v>1.8023830000000001</c:v>
                </c:pt>
                <c:pt idx="657">
                  <c:v>1.693665</c:v>
                </c:pt>
                <c:pt idx="658">
                  <c:v>1.6351169999999999</c:v>
                </c:pt>
                <c:pt idx="659">
                  <c:v>1.557312</c:v>
                </c:pt>
                <c:pt idx="660">
                  <c:v>1.4989779999999999</c:v>
                </c:pt>
                <c:pt idx="661">
                  <c:v>1.4329529999999999</c:v>
                </c:pt>
                <c:pt idx="662">
                  <c:v>1.3388979999999999</c:v>
                </c:pt>
                <c:pt idx="663">
                  <c:v>1.2317959999999999</c:v>
                </c:pt>
                <c:pt idx="664">
                  <c:v>1.115143</c:v>
                </c:pt>
                <c:pt idx="665">
                  <c:v>1.0482640000000001</c:v>
                </c:pt>
                <c:pt idx="666">
                  <c:v>0.98405500000000001</c:v>
                </c:pt>
                <c:pt idx="667">
                  <c:v>0.93989599999999995</c:v>
                </c:pt>
                <c:pt idx="668">
                  <c:v>0.903976</c:v>
                </c:pt>
                <c:pt idx="669">
                  <c:v>0.86958299999999999</c:v>
                </c:pt>
                <c:pt idx="670">
                  <c:v>0.83102399999999998</c:v>
                </c:pt>
                <c:pt idx="671">
                  <c:v>0.81565900000000002</c:v>
                </c:pt>
                <c:pt idx="672">
                  <c:v>0.81823699999999999</c:v>
                </c:pt>
                <c:pt idx="673">
                  <c:v>0.83946200000000004</c:v>
                </c:pt>
                <c:pt idx="674">
                  <c:v>0.86541699999999999</c:v>
                </c:pt>
                <c:pt idx="675">
                  <c:v>0.87016300000000002</c:v>
                </c:pt>
                <c:pt idx="676">
                  <c:v>0.90815699999999999</c:v>
                </c:pt>
                <c:pt idx="677">
                  <c:v>0.96424900000000002</c:v>
                </c:pt>
                <c:pt idx="678">
                  <c:v>1.0272669999999999</c:v>
                </c:pt>
                <c:pt idx="679">
                  <c:v>1.093796</c:v>
                </c:pt>
                <c:pt idx="680">
                  <c:v>1.1439969999999999</c:v>
                </c:pt>
                <c:pt idx="681">
                  <c:v>1.192734</c:v>
                </c:pt>
                <c:pt idx="682">
                  <c:v>1.2502439999999999</c:v>
                </c:pt>
                <c:pt idx="683">
                  <c:v>1.324997</c:v>
                </c:pt>
                <c:pt idx="684">
                  <c:v>1.4044650000000001</c:v>
                </c:pt>
                <c:pt idx="685">
                  <c:v>1.503571</c:v>
                </c:pt>
                <c:pt idx="686">
                  <c:v>1.583496</c:v>
                </c:pt>
                <c:pt idx="687">
                  <c:v>1.604263</c:v>
                </c:pt>
                <c:pt idx="688">
                  <c:v>1.582687</c:v>
                </c:pt>
                <c:pt idx="689">
                  <c:v>1.587402</c:v>
                </c:pt>
                <c:pt idx="690">
                  <c:v>1.5854029999999999</c:v>
                </c:pt>
                <c:pt idx="691">
                  <c:v>1.637939</c:v>
                </c:pt>
                <c:pt idx="692">
                  <c:v>1.7159420000000001</c:v>
                </c:pt>
                <c:pt idx="693">
                  <c:v>1.817566</c:v>
                </c:pt>
                <c:pt idx="694">
                  <c:v>1.908096</c:v>
                </c:pt>
                <c:pt idx="695">
                  <c:v>1.96933</c:v>
                </c:pt>
                <c:pt idx="696">
                  <c:v>1.9978180000000001</c:v>
                </c:pt>
                <c:pt idx="697">
                  <c:v>2.0015719999999999</c:v>
                </c:pt>
                <c:pt idx="698">
                  <c:v>1.97316</c:v>
                </c:pt>
                <c:pt idx="699">
                  <c:v>1.9233549999999999</c:v>
                </c:pt>
                <c:pt idx="700">
                  <c:v>1.8232269999999999</c:v>
                </c:pt>
                <c:pt idx="701">
                  <c:v>1.7133179999999999</c:v>
                </c:pt>
                <c:pt idx="702">
                  <c:v>1.570999</c:v>
                </c:pt>
                <c:pt idx="703">
                  <c:v>1.4249270000000001</c:v>
                </c:pt>
                <c:pt idx="704">
                  <c:v>1.313812</c:v>
                </c:pt>
                <c:pt idx="705">
                  <c:v>1.2176819999999999</c:v>
                </c:pt>
                <c:pt idx="706">
                  <c:v>1.1253660000000001</c:v>
                </c:pt>
                <c:pt idx="707">
                  <c:v>1.036133</c:v>
                </c:pt>
                <c:pt idx="708">
                  <c:v>0.95019500000000001</c:v>
                </c:pt>
                <c:pt idx="709">
                  <c:v>0.88185100000000005</c:v>
                </c:pt>
                <c:pt idx="710">
                  <c:v>0.80114700000000005</c:v>
                </c:pt>
                <c:pt idx="711">
                  <c:v>0.70616100000000004</c:v>
                </c:pt>
                <c:pt idx="712">
                  <c:v>0.60629299999999997</c:v>
                </c:pt>
                <c:pt idx="713">
                  <c:v>0.52331499999999997</c:v>
                </c:pt>
                <c:pt idx="714">
                  <c:v>0.45013399999999998</c:v>
                </c:pt>
                <c:pt idx="715">
                  <c:v>0.40301500000000001</c:v>
                </c:pt>
                <c:pt idx="716">
                  <c:v>0.37080400000000002</c:v>
                </c:pt>
                <c:pt idx="717">
                  <c:v>0.36846899999999999</c:v>
                </c:pt>
                <c:pt idx="718">
                  <c:v>0.40212999999999999</c:v>
                </c:pt>
                <c:pt idx="719">
                  <c:v>0.45794699999999999</c:v>
                </c:pt>
                <c:pt idx="720">
                  <c:v>0.52645900000000001</c:v>
                </c:pt>
                <c:pt idx="721">
                  <c:v>0.59561200000000003</c:v>
                </c:pt>
                <c:pt idx="722">
                  <c:v>0.67642199999999997</c:v>
                </c:pt>
                <c:pt idx="723">
                  <c:v>0.74914599999999998</c:v>
                </c:pt>
                <c:pt idx="724">
                  <c:v>0.81326299999999996</c:v>
                </c:pt>
                <c:pt idx="725">
                  <c:v>0.86738599999999999</c:v>
                </c:pt>
                <c:pt idx="726">
                  <c:v>0.92651399999999995</c:v>
                </c:pt>
                <c:pt idx="727">
                  <c:v>0.95504800000000001</c:v>
                </c:pt>
                <c:pt idx="728">
                  <c:v>0.98231500000000005</c:v>
                </c:pt>
                <c:pt idx="729">
                  <c:v>1.0427249999999999</c:v>
                </c:pt>
                <c:pt idx="730">
                  <c:v>1.1145940000000001</c:v>
                </c:pt>
                <c:pt idx="731">
                  <c:v>1.196518</c:v>
                </c:pt>
                <c:pt idx="732">
                  <c:v>1.275757</c:v>
                </c:pt>
                <c:pt idx="733">
                  <c:v>1.334381</c:v>
                </c:pt>
                <c:pt idx="734">
                  <c:v>1.420776</c:v>
                </c:pt>
                <c:pt idx="735">
                  <c:v>1.481735</c:v>
                </c:pt>
                <c:pt idx="736">
                  <c:v>1.544205</c:v>
                </c:pt>
                <c:pt idx="737">
                  <c:v>1.574417</c:v>
                </c:pt>
                <c:pt idx="738">
                  <c:v>1.6034550000000001</c:v>
                </c:pt>
                <c:pt idx="739">
                  <c:v>1.6409450000000001</c:v>
                </c:pt>
                <c:pt idx="740">
                  <c:v>1.657745</c:v>
                </c:pt>
                <c:pt idx="741">
                  <c:v>1.698059</c:v>
                </c:pt>
                <c:pt idx="742">
                  <c:v>1.717697</c:v>
                </c:pt>
                <c:pt idx="743">
                  <c:v>1.7994380000000001</c:v>
                </c:pt>
                <c:pt idx="744">
                  <c:v>1.8601840000000001</c:v>
                </c:pt>
                <c:pt idx="745">
                  <c:v>1.8869320000000001</c:v>
                </c:pt>
                <c:pt idx="746">
                  <c:v>1.928833</c:v>
                </c:pt>
                <c:pt idx="747">
                  <c:v>1.935379</c:v>
                </c:pt>
                <c:pt idx="748">
                  <c:v>1.9102479999999999</c:v>
                </c:pt>
                <c:pt idx="749">
                  <c:v>1.831421</c:v>
                </c:pt>
                <c:pt idx="750">
                  <c:v>1.704285</c:v>
                </c:pt>
                <c:pt idx="751">
                  <c:v>1.569229</c:v>
                </c:pt>
                <c:pt idx="752">
                  <c:v>1.482437</c:v>
                </c:pt>
                <c:pt idx="753">
                  <c:v>1.42926</c:v>
                </c:pt>
                <c:pt idx="754">
                  <c:v>1.392166</c:v>
                </c:pt>
                <c:pt idx="755">
                  <c:v>1.3579559999999999</c:v>
                </c:pt>
                <c:pt idx="756">
                  <c:v>1.3318939999999999</c:v>
                </c:pt>
                <c:pt idx="757">
                  <c:v>1.293533</c:v>
                </c:pt>
                <c:pt idx="758">
                  <c:v>1.25267</c:v>
                </c:pt>
                <c:pt idx="759">
                  <c:v>1.21286</c:v>
                </c:pt>
                <c:pt idx="760">
                  <c:v>1.181686</c:v>
                </c:pt>
                <c:pt idx="761">
                  <c:v>1.1463319999999999</c:v>
                </c:pt>
                <c:pt idx="762">
                  <c:v>1.1064609999999999</c:v>
                </c:pt>
                <c:pt idx="763">
                  <c:v>1.052414</c:v>
                </c:pt>
                <c:pt idx="764">
                  <c:v>1.0011140000000001</c:v>
                </c:pt>
                <c:pt idx="765">
                  <c:v>0.97111499999999995</c:v>
                </c:pt>
                <c:pt idx="766">
                  <c:v>0.93049599999999999</c:v>
                </c:pt>
                <c:pt idx="767">
                  <c:v>0.89340200000000003</c:v>
                </c:pt>
                <c:pt idx="768">
                  <c:v>0.87233000000000005</c:v>
                </c:pt>
                <c:pt idx="769">
                  <c:v>0.86448700000000001</c:v>
                </c:pt>
                <c:pt idx="770">
                  <c:v>0.86125200000000002</c:v>
                </c:pt>
                <c:pt idx="771">
                  <c:v>0.87051400000000001</c:v>
                </c:pt>
                <c:pt idx="772">
                  <c:v>0.87745700000000004</c:v>
                </c:pt>
                <c:pt idx="773">
                  <c:v>0.913574</c:v>
                </c:pt>
                <c:pt idx="774">
                  <c:v>0.96906999999999999</c:v>
                </c:pt>
                <c:pt idx="775">
                  <c:v>1.0253300000000001</c:v>
                </c:pt>
                <c:pt idx="776">
                  <c:v>1.091507</c:v>
                </c:pt>
                <c:pt idx="777">
                  <c:v>1.1643829999999999</c:v>
                </c:pt>
                <c:pt idx="778">
                  <c:v>1.236618</c:v>
                </c:pt>
                <c:pt idx="779">
                  <c:v>1.2957920000000001</c:v>
                </c:pt>
                <c:pt idx="780">
                  <c:v>1.3468169999999999</c:v>
                </c:pt>
                <c:pt idx="781">
                  <c:v>1.386093</c:v>
                </c:pt>
                <c:pt idx="782">
                  <c:v>1.3961330000000001</c:v>
                </c:pt>
                <c:pt idx="783">
                  <c:v>1.407883</c:v>
                </c:pt>
                <c:pt idx="784">
                  <c:v>1.428909</c:v>
                </c:pt>
                <c:pt idx="785">
                  <c:v>1.424423</c:v>
                </c:pt>
                <c:pt idx="786">
                  <c:v>1.4443969999999999</c:v>
                </c:pt>
                <c:pt idx="787">
                  <c:v>1.49823</c:v>
                </c:pt>
                <c:pt idx="788">
                  <c:v>1.5809169999999999</c:v>
                </c:pt>
                <c:pt idx="789">
                  <c:v>1.697845</c:v>
                </c:pt>
                <c:pt idx="790">
                  <c:v>1.8509979999999999</c:v>
                </c:pt>
                <c:pt idx="791">
                  <c:v>2.0143740000000001</c:v>
                </c:pt>
                <c:pt idx="792">
                  <c:v>2.129105</c:v>
                </c:pt>
                <c:pt idx="793">
                  <c:v>2.2117770000000001</c:v>
                </c:pt>
                <c:pt idx="794">
                  <c:v>2.23027</c:v>
                </c:pt>
                <c:pt idx="795">
                  <c:v>2.1727750000000001</c:v>
                </c:pt>
                <c:pt idx="796">
                  <c:v>2.1002350000000001</c:v>
                </c:pt>
                <c:pt idx="797">
                  <c:v>2.0066380000000001</c:v>
                </c:pt>
                <c:pt idx="798">
                  <c:v>1.8611759999999999</c:v>
                </c:pt>
                <c:pt idx="799">
                  <c:v>1.689346</c:v>
                </c:pt>
                <c:pt idx="800">
                  <c:v>1.5452729999999999</c:v>
                </c:pt>
                <c:pt idx="801">
                  <c:v>1.427902</c:v>
                </c:pt>
                <c:pt idx="802">
                  <c:v>1.3191379999999999</c:v>
                </c:pt>
                <c:pt idx="803">
                  <c:v>1.2149509999999999</c:v>
                </c:pt>
                <c:pt idx="804">
                  <c:v>1.1243129999999999</c:v>
                </c:pt>
                <c:pt idx="805">
                  <c:v>1.027542</c:v>
                </c:pt>
                <c:pt idx="806">
                  <c:v>0.93547100000000005</c:v>
                </c:pt>
                <c:pt idx="807">
                  <c:v>0.84672499999999995</c:v>
                </c:pt>
                <c:pt idx="808">
                  <c:v>0.75653099999999995</c:v>
                </c:pt>
                <c:pt idx="809">
                  <c:v>0.66223100000000001</c:v>
                </c:pt>
                <c:pt idx="810">
                  <c:v>0.59133899999999995</c:v>
                </c:pt>
                <c:pt idx="811">
                  <c:v>0.52354400000000001</c:v>
                </c:pt>
                <c:pt idx="812">
                  <c:v>0.45753500000000003</c:v>
                </c:pt>
                <c:pt idx="813">
                  <c:v>0.401337</c:v>
                </c:pt>
                <c:pt idx="814">
                  <c:v>0.36447099999999999</c:v>
                </c:pt>
                <c:pt idx="815">
                  <c:v>0.34983799999999998</c:v>
                </c:pt>
                <c:pt idx="816">
                  <c:v>0.35403400000000002</c:v>
                </c:pt>
                <c:pt idx="817">
                  <c:v>0.37986799999999998</c:v>
                </c:pt>
                <c:pt idx="818">
                  <c:v>0.41969299999999998</c:v>
                </c:pt>
                <c:pt idx="819">
                  <c:v>0.48315399999999997</c:v>
                </c:pt>
                <c:pt idx="820">
                  <c:v>0.55471800000000004</c:v>
                </c:pt>
                <c:pt idx="821">
                  <c:v>0.62300100000000003</c:v>
                </c:pt>
                <c:pt idx="822">
                  <c:v>0.70721400000000001</c:v>
                </c:pt>
                <c:pt idx="823">
                  <c:v>0.77967799999999998</c:v>
                </c:pt>
                <c:pt idx="824">
                  <c:v>0.83911100000000005</c:v>
                </c:pt>
                <c:pt idx="825">
                  <c:v>0.90475499999999998</c:v>
                </c:pt>
                <c:pt idx="826">
                  <c:v>0.95173600000000003</c:v>
                </c:pt>
                <c:pt idx="827">
                  <c:v>0.99484300000000003</c:v>
                </c:pt>
                <c:pt idx="828">
                  <c:v>1.052155</c:v>
                </c:pt>
                <c:pt idx="829">
                  <c:v>1.156296</c:v>
                </c:pt>
                <c:pt idx="830">
                  <c:v>1.2567900000000001</c:v>
                </c:pt>
                <c:pt idx="831">
                  <c:v>1.3756710000000001</c:v>
                </c:pt>
                <c:pt idx="832">
                  <c:v>1.5080720000000001</c:v>
                </c:pt>
                <c:pt idx="833">
                  <c:v>1.6045229999999999</c:v>
                </c:pt>
                <c:pt idx="834">
                  <c:v>1.6864319999999999</c:v>
                </c:pt>
                <c:pt idx="835">
                  <c:v>1.7024840000000001</c:v>
                </c:pt>
                <c:pt idx="836">
                  <c:v>1.6823729999999999</c:v>
                </c:pt>
                <c:pt idx="837">
                  <c:v>1.664474</c:v>
                </c:pt>
                <c:pt idx="838">
                  <c:v>1.6381380000000001</c:v>
                </c:pt>
                <c:pt idx="839">
                  <c:v>1.615799</c:v>
                </c:pt>
                <c:pt idx="840">
                  <c:v>1.63327</c:v>
                </c:pt>
                <c:pt idx="841">
                  <c:v>1.6889190000000001</c:v>
                </c:pt>
                <c:pt idx="842">
                  <c:v>1.787369</c:v>
                </c:pt>
                <c:pt idx="843">
                  <c:v>1.892487</c:v>
                </c:pt>
                <c:pt idx="844">
                  <c:v>1.9743040000000001</c:v>
                </c:pt>
                <c:pt idx="845">
                  <c:v>2.0294340000000002</c:v>
                </c:pt>
                <c:pt idx="846">
                  <c:v>2.0127410000000001</c:v>
                </c:pt>
                <c:pt idx="847">
                  <c:v>1.979187</c:v>
                </c:pt>
                <c:pt idx="848">
                  <c:v>1.867416</c:v>
                </c:pt>
                <c:pt idx="849">
                  <c:v>1.747528</c:v>
                </c:pt>
                <c:pt idx="850">
                  <c:v>1.597809</c:v>
                </c:pt>
                <c:pt idx="851">
                  <c:v>1.4557500000000001</c:v>
                </c:pt>
                <c:pt idx="852">
                  <c:v>1.383194</c:v>
                </c:pt>
                <c:pt idx="853">
                  <c:v>1.351532</c:v>
                </c:pt>
                <c:pt idx="854">
                  <c:v>1.3237300000000001</c:v>
                </c:pt>
                <c:pt idx="855">
                  <c:v>1.302567</c:v>
                </c:pt>
                <c:pt idx="856">
                  <c:v>1.270737</c:v>
                </c:pt>
                <c:pt idx="857">
                  <c:v>1.232788</c:v>
                </c:pt>
                <c:pt idx="858">
                  <c:v>1.2123109999999999</c:v>
                </c:pt>
                <c:pt idx="859">
                  <c:v>1.193146</c:v>
                </c:pt>
                <c:pt idx="860">
                  <c:v>1.1554409999999999</c:v>
                </c:pt>
                <c:pt idx="861">
                  <c:v>1.1032709999999999</c:v>
                </c:pt>
                <c:pt idx="862">
                  <c:v>1.068497</c:v>
                </c:pt>
                <c:pt idx="863">
                  <c:v>1.0355829999999999</c:v>
                </c:pt>
                <c:pt idx="864">
                  <c:v>1.0108029999999999</c:v>
                </c:pt>
                <c:pt idx="865">
                  <c:v>0.98178100000000001</c:v>
                </c:pt>
                <c:pt idx="866">
                  <c:v>0.96966600000000003</c:v>
                </c:pt>
                <c:pt idx="867">
                  <c:v>0.96206700000000001</c:v>
                </c:pt>
                <c:pt idx="868">
                  <c:v>0.97166399999999997</c:v>
                </c:pt>
                <c:pt idx="869">
                  <c:v>0.98745700000000003</c:v>
                </c:pt>
                <c:pt idx="870">
                  <c:v>1.0129699999999999</c:v>
                </c:pt>
                <c:pt idx="871">
                  <c:v>1.030014</c:v>
                </c:pt>
                <c:pt idx="872">
                  <c:v>1.039703</c:v>
                </c:pt>
                <c:pt idx="873">
                  <c:v>1.052521</c:v>
                </c:pt>
                <c:pt idx="874">
                  <c:v>1.082687</c:v>
                </c:pt>
                <c:pt idx="875">
                  <c:v>1.1054379999999999</c:v>
                </c:pt>
                <c:pt idx="876">
                  <c:v>1.1182859999999999</c:v>
                </c:pt>
                <c:pt idx="877">
                  <c:v>1.1670069999999999</c:v>
                </c:pt>
                <c:pt idx="878">
                  <c:v>1.2264710000000001</c:v>
                </c:pt>
                <c:pt idx="879">
                  <c:v>1.2711330000000001</c:v>
                </c:pt>
                <c:pt idx="880">
                  <c:v>1.3166659999999999</c:v>
                </c:pt>
                <c:pt idx="881">
                  <c:v>1.365326</c:v>
                </c:pt>
                <c:pt idx="882">
                  <c:v>1.4070590000000001</c:v>
                </c:pt>
                <c:pt idx="883">
                  <c:v>1.4992369999999999</c:v>
                </c:pt>
                <c:pt idx="884">
                  <c:v>1.5524439999999999</c:v>
                </c:pt>
                <c:pt idx="885">
                  <c:v>1.6007389999999999</c:v>
                </c:pt>
                <c:pt idx="886">
                  <c:v>1.6601410000000001</c:v>
                </c:pt>
                <c:pt idx="887">
                  <c:v>1.7140500000000001</c:v>
                </c:pt>
                <c:pt idx="888">
                  <c:v>1.800751</c:v>
                </c:pt>
                <c:pt idx="889">
                  <c:v>1.877121</c:v>
                </c:pt>
                <c:pt idx="890">
                  <c:v>1.977859</c:v>
                </c:pt>
                <c:pt idx="891">
                  <c:v>2.067917</c:v>
                </c:pt>
                <c:pt idx="892">
                  <c:v>2.1009980000000001</c:v>
                </c:pt>
                <c:pt idx="893">
                  <c:v>2.0792540000000002</c:v>
                </c:pt>
                <c:pt idx="894">
                  <c:v>2.0352939999999999</c:v>
                </c:pt>
                <c:pt idx="895">
                  <c:v>1.967819</c:v>
                </c:pt>
                <c:pt idx="896">
                  <c:v>1.854309</c:v>
                </c:pt>
                <c:pt idx="897">
                  <c:v>1.7332000000000001</c:v>
                </c:pt>
                <c:pt idx="898">
                  <c:v>1.587936</c:v>
                </c:pt>
                <c:pt idx="899">
                  <c:v>1.4529570000000001</c:v>
                </c:pt>
                <c:pt idx="900">
                  <c:v>1.3556060000000001</c:v>
                </c:pt>
                <c:pt idx="901">
                  <c:v>1.277466</c:v>
                </c:pt>
                <c:pt idx="902">
                  <c:v>1.218445</c:v>
                </c:pt>
                <c:pt idx="903">
                  <c:v>1.166077</c:v>
                </c:pt>
                <c:pt idx="904">
                  <c:v>1.0974120000000001</c:v>
                </c:pt>
                <c:pt idx="905">
                  <c:v>1.016907</c:v>
                </c:pt>
                <c:pt idx="906">
                  <c:v>0.92308000000000001</c:v>
                </c:pt>
                <c:pt idx="907">
                  <c:v>0.82940700000000001</c:v>
                </c:pt>
                <c:pt idx="908">
                  <c:v>0.75244100000000003</c:v>
                </c:pt>
                <c:pt idx="909">
                  <c:v>0.66037000000000001</c:v>
                </c:pt>
                <c:pt idx="910">
                  <c:v>0.59712200000000004</c:v>
                </c:pt>
                <c:pt idx="911">
                  <c:v>0.54013100000000003</c:v>
                </c:pt>
                <c:pt idx="912">
                  <c:v>0.486176</c:v>
                </c:pt>
                <c:pt idx="913">
                  <c:v>0.43884299999999998</c:v>
                </c:pt>
                <c:pt idx="914">
                  <c:v>0.406891</c:v>
                </c:pt>
                <c:pt idx="915">
                  <c:v>0.38415500000000002</c:v>
                </c:pt>
                <c:pt idx="916">
                  <c:v>0.39050299999999999</c:v>
                </c:pt>
                <c:pt idx="917">
                  <c:v>0.41262799999999999</c:v>
                </c:pt>
                <c:pt idx="918">
                  <c:v>0.44749499999999998</c:v>
                </c:pt>
                <c:pt idx="919">
                  <c:v>0.50100699999999998</c:v>
                </c:pt>
                <c:pt idx="920">
                  <c:v>0.56213400000000002</c:v>
                </c:pt>
                <c:pt idx="921">
                  <c:v>0.61495999999999995</c:v>
                </c:pt>
                <c:pt idx="922">
                  <c:v>0.67973300000000003</c:v>
                </c:pt>
                <c:pt idx="923">
                  <c:v>0.74017299999999997</c:v>
                </c:pt>
                <c:pt idx="924">
                  <c:v>0.81071499999999996</c:v>
                </c:pt>
                <c:pt idx="925">
                  <c:v>0.85430899999999999</c:v>
                </c:pt>
                <c:pt idx="926">
                  <c:v>0.90893599999999997</c:v>
                </c:pt>
                <c:pt idx="927">
                  <c:v>0.98199499999999995</c:v>
                </c:pt>
                <c:pt idx="928">
                  <c:v>1.0614170000000001</c:v>
                </c:pt>
                <c:pt idx="929">
                  <c:v>1.1907810000000001</c:v>
                </c:pt>
                <c:pt idx="930">
                  <c:v>1.3076019999999999</c:v>
                </c:pt>
                <c:pt idx="931">
                  <c:v>1.398285</c:v>
                </c:pt>
                <c:pt idx="932">
                  <c:v>1.459274</c:v>
                </c:pt>
                <c:pt idx="933">
                  <c:v>1.4581299999999999</c:v>
                </c:pt>
                <c:pt idx="934">
                  <c:v>1.443665</c:v>
                </c:pt>
                <c:pt idx="935">
                  <c:v>1.437881</c:v>
                </c:pt>
                <c:pt idx="936">
                  <c:v>1.4557340000000001</c:v>
                </c:pt>
                <c:pt idx="937">
                  <c:v>1.513657</c:v>
                </c:pt>
                <c:pt idx="938">
                  <c:v>1.6595759999999999</c:v>
                </c:pt>
                <c:pt idx="939">
                  <c:v>1.8652949999999999</c:v>
                </c:pt>
                <c:pt idx="940">
                  <c:v>2.0651090000000001</c:v>
                </c:pt>
                <c:pt idx="941">
                  <c:v>2.1800229999999998</c:v>
                </c:pt>
                <c:pt idx="942">
                  <c:v>2.2375340000000001</c:v>
                </c:pt>
                <c:pt idx="943">
                  <c:v>2.2212070000000002</c:v>
                </c:pt>
                <c:pt idx="944">
                  <c:v>2.2115629999999999</c:v>
                </c:pt>
                <c:pt idx="945">
                  <c:v>2.1415410000000001</c:v>
                </c:pt>
                <c:pt idx="946">
                  <c:v>2.0446780000000002</c:v>
                </c:pt>
                <c:pt idx="947">
                  <c:v>1.9014740000000001</c:v>
                </c:pt>
                <c:pt idx="948">
                  <c:v>1.697098</c:v>
                </c:pt>
                <c:pt idx="949">
                  <c:v>1.5809169999999999</c:v>
                </c:pt>
                <c:pt idx="950">
                  <c:v>1.5237879999999999</c:v>
                </c:pt>
                <c:pt idx="951">
                  <c:v>1.479233</c:v>
                </c:pt>
                <c:pt idx="952">
                  <c:v>1.4653320000000001</c:v>
                </c:pt>
                <c:pt idx="953">
                  <c:v>1.42041</c:v>
                </c:pt>
                <c:pt idx="954">
                  <c:v>1.391006</c:v>
                </c:pt>
                <c:pt idx="955">
                  <c:v>1.3636630000000001</c:v>
                </c:pt>
                <c:pt idx="956">
                  <c:v>1.3047489999999999</c:v>
                </c:pt>
                <c:pt idx="957">
                  <c:v>1.251984</c:v>
                </c:pt>
                <c:pt idx="958">
                  <c:v>1.207687</c:v>
                </c:pt>
                <c:pt idx="959">
                  <c:v>1.162445</c:v>
                </c:pt>
                <c:pt idx="960">
                  <c:v>1.1263890000000001</c:v>
                </c:pt>
                <c:pt idx="961">
                  <c:v>1.0911869999999999</c:v>
                </c:pt>
                <c:pt idx="962">
                  <c:v>1.064087</c:v>
                </c:pt>
                <c:pt idx="963">
                  <c:v>1.036087</c:v>
                </c:pt>
                <c:pt idx="964">
                  <c:v>1.0203549999999999</c:v>
                </c:pt>
                <c:pt idx="965">
                  <c:v>1.0100709999999999</c:v>
                </c:pt>
                <c:pt idx="966">
                  <c:v>1.00145</c:v>
                </c:pt>
                <c:pt idx="967">
                  <c:v>1.019104</c:v>
                </c:pt>
                <c:pt idx="968">
                  <c:v>1.0095369999999999</c:v>
                </c:pt>
                <c:pt idx="969">
                  <c:v>0.99388100000000001</c:v>
                </c:pt>
                <c:pt idx="970">
                  <c:v>0.98307800000000001</c:v>
                </c:pt>
                <c:pt idx="971">
                  <c:v>0.98091099999999998</c:v>
                </c:pt>
                <c:pt idx="972">
                  <c:v>0.99504099999999995</c:v>
                </c:pt>
                <c:pt idx="973">
                  <c:v>1.014359</c:v>
                </c:pt>
                <c:pt idx="974">
                  <c:v>1.0175479999999999</c:v>
                </c:pt>
                <c:pt idx="975">
                  <c:v>1.0185550000000001</c:v>
                </c:pt>
                <c:pt idx="976">
                  <c:v>1.036942</c:v>
                </c:pt>
                <c:pt idx="977">
                  <c:v>1.043839</c:v>
                </c:pt>
                <c:pt idx="978">
                  <c:v>1.0531919999999999</c:v>
                </c:pt>
                <c:pt idx="979">
                  <c:v>1.102875</c:v>
                </c:pt>
                <c:pt idx="980">
                  <c:v>1.192169</c:v>
                </c:pt>
                <c:pt idx="981">
                  <c:v>1.3302609999999999</c:v>
                </c:pt>
                <c:pt idx="982">
                  <c:v>1.4372560000000001</c:v>
                </c:pt>
                <c:pt idx="983">
                  <c:v>1.549515</c:v>
                </c:pt>
                <c:pt idx="984">
                  <c:v>1.677246</c:v>
                </c:pt>
                <c:pt idx="985">
                  <c:v>1.771973</c:v>
                </c:pt>
                <c:pt idx="986">
                  <c:v>1.840652</c:v>
                </c:pt>
                <c:pt idx="987">
                  <c:v>1.9768829999999999</c:v>
                </c:pt>
                <c:pt idx="988">
                  <c:v>2.120895</c:v>
                </c:pt>
                <c:pt idx="989">
                  <c:v>2.2589109999999999</c:v>
                </c:pt>
                <c:pt idx="990">
                  <c:v>2.3333590000000002</c:v>
                </c:pt>
                <c:pt idx="991">
                  <c:v>2.3622890000000001</c:v>
                </c:pt>
                <c:pt idx="992">
                  <c:v>2.3385769999999999</c:v>
                </c:pt>
                <c:pt idx="993">
                  <c:v>2.2957000000000001</c:v>
                </c:pt>
                <c:pt idx="994">
                  <c:v>2.2563019999999998</c:v>
                </c:pt>
                <c:pt idx="995">
                  <c:v>2.1827700000000001</c:v>
                </c:pt>
                <c:pt idx="996">
                  <c:v>2.0828090000000001</c:v>
                </c:pt>
                <c:pt idx="997">
                  <c:v>1.9727939999999999</c:v>
                </c:pt>
                <c:pt idx="998">
                  <c:v>1.8630370000000001</c:v>
                </c:pt>
                <c:pt idx="999">
                  <c:v>1.75119</c:v>
                </c:pt>
                <c:pt idx="1000">
                  <c:v>1.646973</c:v>
                </c:pt>
              </c:numCache>
            </c:numRef>
          </c:val>
          <c:smooth val="0"/>
          <c:extLst>
            <c:ext xmlns:c16="http://schemas.microsoft.com/office/drawing/2014/chart" uri="{C3380CC4-5D6E-409C-BE32-E72D297353CC}">
              <c16:uniqueId val="{00000001-1B0B-4719-8B0D-28CAB3EA8947}"/>
            </c:ext>
          </c:extLst>
        </c:ser>
        <c:ser>
          <c:idx val="2"/>
          <c:order val="2"/>
          <c:tx>
            <c:strRef>
              <c:f>accelerometer!$N$1</c:f>
              <c:strCache>
                <c:ptCount val="1"/>
                <c:pt idx="0">
                  <c:v>Axis_Z</c:v>
                </c:pt>
              </c:strCache>
            </c:strRef>
          </c:tx>
          <c:spPr>
            <a:ln w="28575" cap="rnd">
              <a:solidFill>
                <a:schemeClr val="accent3"/>
              </a:solidFill>
              <a:round/>
            </a:ln>
            <a:effectLst/>
          </c:spPr>
          <c:marker>
            <c:symbol val="none"/>
          </c:marker>
          <c:val>
            <c:numRef>
              <c:f>accelerometer!$N$2:$N$1002</c:f>
              <c:numCache>
                <c:formatCode>General</c:formatCode>
                <c:ptCount val="1001"/>
                <c:pt idx="0">
                  <c:v>3.2810000000000001E-3</c:v>
                </c:pt>
                <c:pt idx="1">
                  <c:v>-4.9728000000000001E-2</c:v>
                </c:pt>
                <c:pt idx="2">
                  <c:v>-0.12687699999999999</c:v>
                </c:pt>
                <c:pt idx="3">
                  <c:v>-0.248978</c:v>
                </c:pt>
                <c:pt idx="4">
                  <c:v>-0.416489</c:v>
                </c:pt>
                <c:pt idx="5">
                  <c:v>-0.58715799999999996</c:v>
                </c:pt>
                <c:pt idx="6">
                  <c:v>-0.73042300000000004</c:v>
                </c:pt>
                <c:pt idx="7">
                  <c:v>-0.85688799999999998</c:v>
                </c:pt>
                <c:pt idx="8">
                  <c:v>-0.920624</c:v>
                </c:pt>
                <c:pt idx="9">
                  <c:v>-0.91445900000000002</c:v>
                </c:pt>
                <c:pt idx="10">
                  <c:v>-0.841171</c:v>
                </c:pt>
                <c:pt idx="11">
                  <c:v>-0.73792999999999997</c:v>
                </c:pt>
                <c:pt idx="12">
                  <c:v>-0.58503700000000003</c:v>
                </c:pt>
                <c:pt idx="13">
                  <c:v>-0.40104699999999999</c:v>
                </c:pt>
                <c:pt idx="14">
                  <c:v>-0.27273599999999998</c:v>
                </c:pt>
                <c:pt idx="15">
                  <c:v>-0.18057300000000001</c:v>
                </c:pt>
                <c:pt idx="16">
                  <c:v>-0.153534</c:v>
                </c:pt>
                <c:pt idx="17">
                  <c:v>-0.20899999999999999</c:v>
                </c:pt>
                <c:pt idx="18">
                  <c:v>-0.33076499999999998</c:v>
                </c:pt>
                <c:pt idx="19">
                  <c:v>-0.46765099999999998</c:v>
                </c:pt>
                <c:pt idx="20">
                  <c:v>-0.55554199999999998</c:v>
                </c:pt>
                <c:pt idx="21">
                  <c:v>-0.60989400000000005</c:v>
                </c:pt>
                <c:pt idx="22">
                  <c:v>-0.64624000000000004</c:v>
                </c:pt>
                <c:pt idx="23">
                  <c:v>-0.66947900000000005</c:v>
                </c:pt>
                <c:pt idx="24">
                  <c:v>-0.65869100000000003</c:v>
                </c:pt>
                <c:pt idx="25">
                  <c:v>-0.62741100000000005</c:v>
                </c:pt>
                <c:pt idx="26">
                  <c:v>-0.57896400000000003</c:v>
                </c:pt>
                <c:pt idx="27">
                  <c:v>-0.52015699999999998</c:v>
                </c:pt>
                <c:pt idx="28">
                  <c:v>-0.46498099999999998</c:v>
                </c:pt>
                <c:pt idx="29">
                  <c:v>-0.42323300000000003</c:v>
                </c:pt>
                <c:pt idx="30">
                  <c:v>-0.38539099999999998</c:v>
                </c:pt>
                <c:pt idx="31">
                  <c:v>-0.338364</c:v>
                </c:pt>
                <c:pt idx="32">
                  <c:v>-0.290161</c:v>
                </c:pt>
                <c:pt idx="33">
                  <c:v>-0.25228899999999999</c:v>
                </c:pt>
                <c:pt idx="34">
                  <c:v>-0.22351099999999999</c:v>
                </c:pt>
                <c:pt idx="35">
                  <c:v>-0.20410200000000001</c:v>
                </c:pt>
                <c:pt idx="36">
                  <c:v>-0.164108</c:v>
                </c:pt>
                <c:pt idx="37">
                  <c:v>-0.12886</c:v>
                </c:pt>
                <c:pt idx="38">
                  <c:v>-0.10495</c:v>
                </c:pt>
                <c:pt idx="39">
                  <c:v>-9.0286000000000005E-2</c:v>
                </c:pt>
                <c:pt idx="40">
                  <c:v>-8.4763000000000005E-2</c:v>
                </c:pt>
                <c:pt idx="41">
                  <c:v>-9.7564999999999999E-2</c:v>
                </c:pt>
                <c:pt idx="42">
                  <c:v>-0.113205</c:v>
                </c:pt>
                <c:pt idx="43">
                  <c:v>-0.12291000000000001</c:v>
                </c:pt>
                <c:pt idx="44">
                  <c:v>-0.11756900000000001</c:v>
                </c:pt>
                <c:pt idx="45">
                  <c:v>-9.6190999999999999E-2</c:v>
                </c:pt>
                <c:pt idx="46">
                  <c:v>-6.0714999999999998E-2</c:v>
                </c:pt>
                <c:pt idx="47">
                  <c:v>2.9450000000000001E-3</c:v>
                </c:pt>
                <c:pt idx="48">
                  <c:v>7.5684000000000001E-2</c:v>
                </c:pt>
                <c:pt idx="49">
                  <c:v>0.13229399999999999</c:v>
                </c:pt>
                <c:pt idx="50">
                  <c:v>0.16098000000000001</c:v>
                </c:pt>
                <c:pt idx="51">
                  <c:v>0.15043599999999999</c:v>
                </c:pt>
                <c:pt idx="52">
                  <c:v>0.10968</c:v>
                </c:pt>
                <c:pt idx="53">
                  <c:v>4.9728000000000001E-2</c:v>
                </c:pt>
                <c:pt idx="54">
                  <c:v>-8.1848000000000004E-2</c:v>
                </c:pt>
                <c:pt idx="55">
                  <c:v>-0.19650300000000001</c:v>
                </c:pt>
                <c:pt idx="56">
                  <c:v>-0.30180400000000002</c:v>
                </c:pt>
                <c:pt idx="57">
                  <c:v>-0.35368300000000003</c:v>
                </c:pt>
                <c:pt idx="58">
                  <c:v>-0.34884599999999999</c:v>
                </c:pt>
                <c:pt idx="59">
                  <c:v>-0.30952499999999999</c:v>
                </c:pt>
                <c:pt idx="60">
                  <c:v>-0.267349</c:v>
                </c:pt>
                <c:pt idx="61">
                  <c:v>-0.203705</c:v>
                </c:pt>
                <c:pt idx="62">
                  <c:v>-0.18917800000000001</c:v>
                </c:pt>
                <c:pt idx="63">
                  <c:v>-0.19831799999999999</c:v>
                </c:pt>
                <c:pt idx="64">
                  <c:v>-0.247086</c:v>
                </c:pt>
                <c:pt idx="65">
                  <c:v>-0.311691</c:v>
                </c:pt>
                <c:pt idx="66">
                  <c:v>-0.38995400000000002</c:v>
                </c:pt>
                <c:pt idx="67">
                  <c:v>-0.457733</c:v>
                </c:pt>
                <c:pt idx="68">
                  <c:v>-0.49147000000000002</c:v>
                </c:pt>
                <c:pt idx="69">
                  <c:v>-0.51150499999999999</c:v>
                </c:pt>
                <c:pt idx="70">
                  <c:v>-0.53334000000000004</c:v>
                </c:pt>
                <c:pt idx="71">
                  <c:v>-0.53503400000000001</c:v>
                </c:pt>
                <c:pt idx="72">
                  <c:v>-0.51603699999999997</c:v>
                </c:pt>
                <c:pt idx="73">
                  <c:v>-0.48048400000000002</c:v>
                </c:pt>
                <c:pt idx="74">
                  <c:v>-0.44294699999999998</c:v>
                </c:pt>
                <c:pt idx="75">
                  <c:v>-0.42022700000000002</c:v>
                </c:pt>
                <c:pt idx="76">
                  <c:v>-0.40902699999999997</c:v>
                </c:pt>
                <c:pt idx="77">
                  <c:v>-0.41090399999999999</c:v>
                </c:pt>
                <c:pt idx="78">
                  <c:v>-0.40921000000000002</c:v>
                </c:pt>
                <c:pt idx="79">
                  <c:v>-0.40551799999999999</c:v>
                </c:pt>
                <c:pt idx="80">
                  <c:v>-0.39122000000000001</c:v>
                </c:pt>
                <c:pt idx="81">
                  <c:v>-0.38230900000000001</c:v>
                </c:pt>
                <c:pt idx="82">
                  <c:v>-0.38714599999999999</c:v>
                </c:pt>
                <c:pt idx="83">
                  <c:v>-0.396179</c:v>
                </c:pt>
                <c:pt idx="84">
                  <c:v>-0.40380899999999997</c:v>
                </c:pt>
                <c:pt idx="85">
                  <c:v>-0.39894099999999999</c:v>
                </c:pt>
                <c:pt idx="86">
                  <c:v>-0.37321500000000002</c:v>
                </c:pt>
                <c:pt idx="87">
                  <c:v>-0.33221400000000001</c:v>
                </c:pt>
                <c:pt idx="88">
                  <c:v>-0.28448499999999999</c:v>
                </c:pt>
                <c:pt idx="89">
                  <c:v>-0.22439600000000001</c:v>
                </c:pt>
                <c:pt idx="90">
                  <c:v>-0.172653</c:v>
                </c:pt>
                <c:pt idx="91">
                  <c:v>-0.11647</c:v>
                </c:pt>
                <c:pt idx="92">
                  <c:v>-6.1661000000000001E-2</c:v>
                </c:pt>
                <c:pt idx="93">
                  <c:v>-3.7384000000000001E-2</c:v>
                </c:pt>
                <c:pt idx="94">
                  <c:v>-5.4108000000000003E-2</c:v>
                </c:pt>
                <c:pt idx="95">
                  <c:v>-0.10997</c:v>
                </c:pt>
                <c:pt idx="96">
                  <c:v>-0.19921900000000001</c:v>
                </c:pt>
                <c:pt idx="97">
                  <c:v>-0.30629000000000001</c:v>
                </c:pt>
                <c:pt idx="98">
                  <c:v>-0.43754599999999999</c:v>
                </c:pt>
                <c:pt idx="99">
                  <c:v>-0.64425699999999997</c:v>
                </c:pt>
                <c:pt idx="100">
                  <c:v>-0.79666099999999995</c:v>
                </c:pt>
                <c:pt idx="101">
                  <c:v>-0.91511500000000001</c:v>
                </c:pt>
                <c:pt idx="102">
                  <c:v>-0.95047000000000004</c:v>
                </c:pt>
                <c:pt idx="103">
                  <c:v>-0.90295400000000003</c:v>
                </c:pt>
                <c:pt idx="104">
                  <c:v>-0.82135000000000002</c:v>
                </c:pt>
                <c:pt idx="105">
                  <c:v>-0.66943399999999997</c:v>
                </c:pt>
                <c:pt idx="106">
                  <c:v>-0.465393</c:v>
                </c:pt>
                <c:pt idx="107">
                  <c:v>-0.24484300000000001</c:v>
                </c:pt>
                <c:pt idx="108">
                  <c:v>-9.2072000000000001E-2</c:v>
                </c:pt>
                <c:pt idx="109">
                  <c:v>2.3941E-2</c:v>
                </c:pt>
                <c:pt idx="110">
                  <c:v>6.1950999999999999E-2</c:v>
                </c:pt>
                <c:pt idx="111">
                  <c:v>1.0727E-2</c:v>
                </c:pt>
                <c:pt idx="112">
                  <c:v>-0.16151399999999999</c:v>
                </c:pt>
                <c:pt idx="113">
                  <c:v>-0.38616899999999998</c:v>
                </c:pt>
                <c:pt idx="114">
                  <c:v>-0.57543900000000003</c:v>
                </c:pt>
                <c:pt idx="115">
                  <c:v>-0.70268200000000003</c:v>
                </c:pt>
                <c:pt idx="116">
                  <c:v>-0.76469399999999998</c:v>
                </c:pt>
                <c:pt idx="117">
                  <c:v>-0.76917999999999997</c:v>
                </c:pt>
                <c:pt idx="118">
                  <c:v>-0.73533599999999999</c:v>
                </c:pt>
                <c:pt idx="119">
                  <c:v>-0.69223000000000001</c:v>
                </c:pt>
                <c:pt idx="120">
                  <c:v>-0.63890100000000005</c:v>
                </c:pt>
                <c:pt idx="121">
                  <c:v>-0.55943299999999996</c:v>
                </c:pt>
                <c:pt idx="122">
                  <c:v>-0.50372300000000003</c:v>
                </c:pt>
                <c:pt idx="123">
                  <c:v>-0.459198</c:v>
                </c:pt>
                <c:pt idx="124">
                  <c:v>-0.38931300000000002</c:v>
                </c:pt>
                <c:pt idx="125">
                  <c:v>-0.34970099999999998</c:v>
                </c:pt>
                <c:pt idx="126">
                  <c:v>-0.28550700000000001</c:v>
                </c:pt>
                <c:pt idx="127">
                  <c:v>-0.228683</c:v>
                </c:pt>
                <c:pt idx="128">
                  <c:v>-0.17976400000000001</c:v>
                </c:pt>
                <c:pt idx="129">
                  <c:v>-0.14682000000000001</c:v>
                </c:pt>
                <c:pt idx="130">
                  <c:v>-0.13900799999999999</c:v>
                </c:pt>
                <c:pt idx="131">
                  <c:v>-0.1409</c:v>
                </c:pt>
                <c:pt idx="132">
                  <c:v>-0.15293899999999999</c:v>
                </c:pt>
                <c:pt idx="133">
                  <c:v>-0.15490699999999999</c:v>
                </c:pt>
                <c:pt idx="134">
                  <c:v>-0.13656599999999999</c:v>
                </c:pt>
                <c:pt idx="135">
                  <c:v>-0.113846</c:v>
                </c:pt>
                <c:pt idx="136">
                  <c:v>-8.5541000000000006E-2</c:v>
                </c:pt>
                <c:pt idx="137">
                  <c:v>-5.3467000000000001E-2</c:v>
                </c:pt>
                <c:pt idx="138">
                  <c:v>-1.6739E-2</c:v>
                </c:pt>
                <c:pt idx="139">
                  <c:v>1.6372999999999999E-2</c:v>
                </c:pt>
                <c:pt idx="140">
                  <c:v>5.0125000000000003E-2</c:v>
                </c:pt>
                <c:pt idx="141">
                  <c:v>7.8368999999999994E-2</c:v>
                </c:pt>
                <c:pt idx="142">
                  <c:v>0.110458</c:v>
                </c:pt>
                <c:pt idx="143">
                  <c:v>0.14700299999999999</c:v>
                </c:pt>
                <c:pt idx="144">
                  <c:v>0.187057</c:v>
                </c:pt>
                <c:pt idx="145">
                  <c:v>0.201874</c:v>
                </c:pt>
                <c:pt idx="146">
                  <c:v>0.188721</c:v>
                </c:pt>
                <c:pt idx="147">
                  <c:v>0.14955099999999999</c:v>
                </c:pt>
                <c:pt idx="148">
                  <c:v>8.2992999999999997E-2</c:v>
                </c:pt>
                <c:pt idx="149">
                  <c:v>1.0147E-2</c:v>
                </c:pt>
                <c:pt idx="150">
                  <c:v>-8.1603999999999996E-2</c:v>
                </c:pt>
                <c:pt idx="151">
                  <c:v>-0.16769400000000001</c:v>
                </c:pt>
                <c:pt idx="152">
                  <c:v>-0.20147699999999999</c:v>
                </c:pt>
                <c:pt idx="153">
                  <c:v>-0.247528</c:v>
                </c:pt>
                <c:pt idx="154">
                  <c:v>-0.234711</c:v>
                </c:pt>
                <c:pt idx="155">
                  <c:v>-0.211227</c:v>
                </c:pt>
                <c:pt idx="156">
                  <c:v>-0.202209</c:v>
                </c:pt>
                <c:pt idx="157">
                  <c:v>-0.17630000000000001</c:v>
                </c:pt>
                <c:pt idx="158">
                  <c:v>-0.14729300000000001</c:v>
                </c:pt>
                <c:pt idx="159">
                  <c:v>-0.13464400000000001</c:v>
                </c:pt>
                <c:pt idx="160">
                  <c:v>-0.124832</c:v>
                </c:pt>
                <c:pt idx="161">
                  <c:v>-0.17242399999999999</c:v>
                </c:pt>
                <c:pt idx="162">
                  <c:v>-0.213501</c:v>
                </c:pt>
                <c:pt idx="163">
                  <c:v>-0.275696</c:v>
                </c:pt>
                <c:pt idx="164">
                  <c:v>-0.34789999999999999</c:v>
                </c:pt>
                <c:pt idx="165">
                  <c:v>-0.43562299999999998</c:v>
                </c:pt>
                <c:pt idx="166">
                  <c:v>-0.49438500000000002</c:v>
                </c:pt>
                <c:pt idx="167">
                  <c:v>-0.55017099999999997</c:v>
                </c:pt>
                <c:pt idx="168">
                  <c:v>-0.61621099999999995</c:v>
                </c:pt>
                <c:pt idx="169">
                  <c:v>-0.65167200000000003</c:v>
                </c:pt>
                <c:pt idx="170">
                  <c:v>-0.63085899999999995</c:v>
                </c:pt>
                <c:pt idx="171">
                  <c:v>-0.60958900000000005</c:v>
                </c:pt>
                <c:pt idx="172">
                  <c:v>-0.552338</c:v>
                </c:pt>
                <c:pt idx="173">
                  <c:v>-0.512405</c:v>
                </c:pt>
                <c:pt idx="174">
                  <c:v>-0.484207</c:v>
                </c:pt>
                <c:pt idx="175">
                  <c:v>-0.46843000000000001</c:v>
                </c:pt>
                <c:pt idx="176">
                  <c:v>-0.45008900000000002</c:v>
                </c:pt>
                <c:pt idx="177">
                  <c:v>-0.430313</c:v>
                </c:pt>
                <c:pt idx="178">
                  <c:v>-0.41117900000000002</c:v>
                </c:pt>
                <c:pt idx="179">
                  <c:v>-0.39550800000000003</c:v>
                </c:pt>
                <c:pt idx="180">
                  <c:v>-0.37823499999999999</c:v>
                </c:pt>
                <c:pt idx="181">
                  <c:v>-0.34864800000000001</c:v>
                </c:pt>
                <c:pt idx="182">
                  <c:v>-0.32086199999999998</c:v>
                </c:pt>
                <c:pt idx="183">
                  <c:v>-0.29847699999999999</c:v>
                </c:pt>
                <c:pt idx="184">
                  <c:v>-0.28237899999999999</c:v>
                </c:pt>
                <c:pt idx="185">
                  <c:v>-0.27397199999999999</c:v>
                </c:pt>
                <c:pt idx="186">
                  <c:v>-0.27748099999999998</c:v>
                </c:pt>
                <c:pt idx="187">
                  <c:v>-0.28848299999999999</c:v>
                </c:pt>
                <c:pt idx="188">
                  <c:v>-0.303116</c:v>
                </c:pt>
                <c:pt idx="189">
                  <c:v>-0.32698100000000002</c:v>
                </c:pt>
                <c:pt idx="190">
                  <c:v>-0.35136400000000001</c:v>
                </c:pt>
                <c:pt idx="191">
                  <c:v>-0.39283800000000002</c:v>
                </c:pt>
                <c:pt idx="192">
                  <c:v>-0.43374600000000002</c:v>
                </c:pt>
                <c:pt idx="193">
                  <c:v>-0.491257</c:v>
                </c:pt>
                <c:pt idx="194">
                  <c:v>-0.55444300000000002</c:v>
                </c:pt>
                <c:pt idx="195">
                  <c:v>-0.64483599999999996</c:v>
                </c:pt>
                <c:pt idx="196">
                  <c:v>-0.72755400000000003</c:v>
                </c:pt>
                <c:pt idx="197">
                  <c:v>-0.80693099999999995</c:v>
                </c:pt>
                <c:pt idx="198">
                  <c:v>-0.88313299999999995</c:v>
                </c:pt>
                <c:pt idx="199">
                  <c:v>-0.93884299999999998</c:v>
                </c:pt>
                <c:pt idx="200">
                  <c:v>-0.93576000000000004</c:v>
                </c:pt>
                <c:pt idx="201">
                  <c:v>-0.92033399999999999</c:v>
                </c:pt>
                <c:pt idx="202">
                  <c:v>-0.87971500000000002</c:v>
                </c:pt>
                <c:pt idx="203">
                  <c:v>-0.80035400000000001</c:v>
                </c:pt>
                <c:pt idx="204">
                  <c:v>-0.70329299999999995</c:v>
                </c:pt>
                <c:pt idx="205">
                  <c:v>-0.59638999999999998</c:v>
                </c:pt>
                <c:pt idx="206">
                  <c:v>-0.51702899999999996</c:v>
                </c:pt>
                <c:pt idx="207">
                  <c:v>-0.430008</c:v>
                </c:pt>
                <c:pt idx="208">
                  <c:v>-0.364838</c:v>
                </c:pt>
                <c:pt idx="209">
                  <c:v>-0.36599700000000002</c:v>
                </c:pt>
                <c:pt idx="210">
                  <c:v>-0.38207999999999998</c:v>
                </c:pt>
                <c:pt idx="211">
                  <c:v>-0.41517599999999999</c:v>
                </c:pt>
                <c:pt idx="212">
                  <c:v>-0.46145599999999998</c:v>
                </c:pt>
                <c:pt idx="213">
                  <c:v>-0.51032999999999995</c:v>
                </c:pt>
                <c:pt idx="214">
                  <c:v>-0.57279999999999998</c:v>
                </c:pt>
                <c:pt idx="215">
                  <c:v>-0.62110900000000002</c:v>
                </c:pt>
                <c:pt idx="216">
                  <c:v>-0.64765899999999998</c:v>
                </c:pt>
                <c:pt idx="217">
                  <c:v>-0.62443499999999996</c:v>
                </c:pt>
                <c:pt idx="218">
                  <c:v>-0.57696499999999995</c:v>
                </c:pt>
                <c:pt idx="219">
                  <c:v>-0.50531000000000004</c:v>
                </c:pt>
                <c:pt idx="220">
                  <c:v>-0.44126900000000002</c:v>
                </c:pt>
                <c:pt idx="221">
                  <c:v>-0.38247700000000001</c:v>
                </c:pt>
                <c:pt idx="222">
                  <c:v>-0.32789600000000002</c:v>
                </c:pt>
                <c:pt idx="223">
                  <c:v>-0.29272500000000001</c:v>
                </c:pt>
                <c:pt idx="224">
                  <c:v>-0.24916099999999999</c:v>
                </c:pt>
                <c:pt idx="225">
                  <c:v>-0.203156</c:v>
                </c:pt>
                <c:pt idx="226">
                  <c:v>-0.15806600000000001</c:v>
                </c:pt>
                <c:pt idx="227">
                  <c:v>-0.109558</c:v>
                </c:pt>
                <c:pt idx="228">
                  <c:v>-7.0023000000000002E-2</c:v>
                </c:pt>
                <c:pt idx="229">
                  <c:v>-4.6051000000000002E-2</c:v>
                </c:pt>
                <c:pt idx="230">
                  <c:v>-2.9846000000000001E-2</c:v>
                </c:pt>
                <c:pt idx="231">
                  <c:v>-1.3794000000000001E-2</c:v>
                </c:pt>
                <c:pt idx="232">
                  <c:v>-4.6839999999999998E-3</c:v>
                </c:pt>
                <c:pt idx="233">
                  <c:v>2.0996000000000001E-2</c:v>
                </c:pt>
                <c:pt idx="234">
                  <c:v>6.0303000000000002E-2</c:v>
                </c:pt>
                <c:pt idx="235">
                  <c:v>8.6441000000000004E-2</c:v>
                </c:pt>
                <c:pt idx="236">
                  <c:v>0.13003500000000001</c:v>
                </c:pt>
                <c:pt idx="237">
                  <c:v>0.172287</c:v>
                </c:pt>
                <c:pt idx="238">
                  <c:v>0.20338400000000001</c:v>
                </c:pt>
                <c:pt idx="239">
                  <c:v>0.223022</c:v>
                </c:pt>
                <c:pt idx="240">
                  <c:v>0.22117600000000001</c:v>
                </c:pt>
                <c:pt idx="241">
                  <c:v>0.19725000000000001</c:v>
                </c:pt>
                <c:pt idx="242">
                  <c:v>0.15576200000000001</c:v>
                </c:pt>
                <c:pt idx="243">
                  <c:v>0.110626</c:v>
                </c:pt>
                <c:pt idx="244">
                  <c:v>9.2590000000000006E-2</c:v>
                </c:pt>
                <c:pt idx="245">
                  <c:v>8.8775999999999994E-2</c:v>
                </c:pt>
                <c:pt idx="246">
                  <c:v>0.10040300000000001</c:v>
                </c:pt>
                <c:pt idx="247">
                  <c:v>0.10194400000000001</c:v>
                </c:pt>
                <c:pt idx="248">
                  <c:v>7.5821E-2</c:v>
                </c:pt>
                <c:pt idx="249">
                  <c:v>-1.892E-3</c:v>
                </c:pt>
                <c:pt idx="250">
                  <c:v>-7.2555999999999995E-2</c:v>
                </c:pt>
                <c:pt idx="251">
                  <c:v>-0.21060200000000001</c:v>
                </c:pt>
                <c:pt idx="252">
                  <c:v>-0.29061900000000002</c:v>
                </c:pt>
                <c:pt idx="253">
                  <c:v>-0.34674100000000002</c:v>
                </c:pt>
                <c:pt idx="254">
                  <c:v>-0.30906699999999998</c:v>
                </c:pt>
                <c:pt idx="255">
                  <c:v>-0.25059500000000001</c:v>
                </c:pt>
                <c:pt idx="256">
                  <c:v>-0.177673</c:v>
                </c:pt>
                <c:pt idx="257">
                  <c:v>-0.117218</c:v>
                </c:pt>
                <c:pt idx="258">
                  <c:v>-8.4305000000000005E-2</c:v>
                </c:pt>
                <c:pt idx="259">
                  <c:v>-9.3292E-2</c:v>
                </c:pt>
                <c:pt idx="260">
                  <c:v>-0.157196</c:v>
                </c:pt>
                <c:pt idx="261">
                  <c:v>-0.23886099999999999</c:v>
                </c:pt>
                <c:pt idx="262">
                  <c:v>-0.327652</c:v>
                </c:pt>
                <c:pt idx="263">
                  <c:v>-0.38685599999999998</c:v>
                </c:pt>
                <c:pt idx="264">
                  <c:v>-0.40333599999999997</c:v>
                </c:pt>
                <c:pt idx="265">
                  <c:v>-0.43298300000000001</c:v>
                </c:pt>
                <c:pt idx="266">
                  <c:v>-0.406586</c:v>
                </c:pt>
                <c:pt idx="267">
                  <c:v>-0.41444399999999998</c:v>
                </c:pt>
                <c:pt idx="268">
                  <c:v>-0.39259300000000003</c:v>
                </c:pt>
                <c:pt idx="269">
                  <c:v>-0.36724899999999999</c:v>
                </c:pt>
                <c:pt idx="270">
                  <c:v>-0.35806300000000002</c:v>
                </c:pt>
                <c:pt idx="271">
                  <c:v>-0.32740799999999998</c:v>
                </c:pt>
                <c:pt idx="272">
                  <c:v>-0.29124499999999998</c:v>
                </c:pt>
                <c:pt idx="273">
                  <c:v>-0.26235999999999998</c:v>
                </c:pt>
                <c:pt idx="274">
                  <c:v>-0.23300199999999999</c:v>
                </c:pt>
                <c:pt idx="275">
                  <c:v>-0.196106</c:v>
                </c:pt>
                <c:pt idx="276">
                  <c:v>-0.153809</c:v>
                </c:pt>
                <c:pt idx="277">
                  <c:v>-0.14296</c:v>
                </c:pt>
                <c:pt idx="278">
                  <c:v>-0.14846799999999999</c:v>
                </c:pt>
                <c:pt idx="279">
                  <c:v>-0.155167</c:v>
                </c:pt>
                <c:pt idx="280">
                  <c:v>-0.18202199999999999</c:v>
                </c:pt>
                <c:pt idx="281">
                  <c:v>-0.228516</c:v>
                </c:pt>
                <c:pt idx="282">
                  <c:v>-0.27452100000000002</c:v>
                </c:pt>
                <c:pt idx="283">
                  <c:v>-0.339752</c:v>
                </c:pt>
                <c:pt idx="284">
                  <c:v>-0.39179999999999998</c:v>
                </c:pt>
                <c:pt idx="285">
                  <c:v>-0.45112600000000003</c:v>
                </c:pt>
                <c:pt idx="286">
                  <c:v>-0.49067699999999997</c:v>
                </c:pt>
                <c:pt idx="287">
                  <c:v>-0.51991299999999996</c:v>
                </c:pt>
                <c:pt idx="288">
                  <c:v>-0.53469800000000001</c:v>
                </c:pt>
                <c:pt idx="289">
                  <c:v>-0.52798500000000004</c:v>
                </c:pt>
                <c:pt idx="290">
                  <c:v>-0.51113900000000001</c:v>
                </c:pt>
                <c:pt idx="291">
                  <c:v>-0.47337299999999999</c:v>
                </c:pt>
                <c:pt idx="292">
                  <c:v>-0.41833500000000001</c:v>
                </c:pt>
                <c:pt idx="293">
                  <c:v>-0.368149</c:v>
                </c:pt>
                <c:pt idx="294">
                  <c:v>-0.34187299999999998</c:v>
                </c:pt>
                <c:pt idx="295">
                  <c:v>-0.36039700000000002</c:v>
                </c:pt>
                <c:pt idx="296">
                  <c:v>-0.43038900000000002</c:v>
                </c:pt>
                <c:pt idx="297">
                  <c:v>-0.54132100000000005</c:v>
                </c:pt>
                <c:pt idx="298">
                  <c:v>-0.70364400000000005</c:v>
                </c:pt>
                <c:pt idx="299">
                  <c:v>-0.84095799999999998</c:v>
                </c:pt>
                <c:pt idx="300">
                  <c:v>-0.954071</c:v>
                </c:pt>
                <c:pt idx="301">
                  <c:v>-1.0381769999999999</c:v>
                </c:pt>
                <c:pt idx="302">
                  <c:v>-1.076187</c:v>
                </c:pt>
                <c:pt idx="303">
                  <c:v>-1.061523</c:v>
                </c:pt>
                <c:pt idx="304">
                  <c:v>-1.001266</c:v>
                </c:pt>
                <c:pt idx="305">
                  <c:v>-0.90934800000000005</c:v>
                </c:pt>
                <c:pt idx="306">
                  <c:v>-0.78007499999999996</c:v>
                </c:pt>
                <c:pt idx="307">
                  <c:v>-0.68421900000000002</c:v>
                </c:pt>
                <c:pt idx="308">
                  <c:v>-0.59216299999999999</c:v>
                </c:pt>
                <c:pt idx="309">
                  <c:v>-0.54507399999999995</c:v>
                </c:pt>
                <c:pt idx="310">
                  <c:v>-0.51362600000000003</c:v>
                </c:pt>
                <c:pt idx="311">
                  <c:v>-0.52415500000000004</c:v>
                </c:pt>
                <c:pt idx="312">
                  <c:v>-0.556168</c:v>
                </c:pt>
                <c:pt idx="313">
                  <c:v>-0.57029700000000005</c:v>
                </c:pt>
                <c:pt idx="314">
                  <c:v>-0.549759</c:v>
                </c:pt>
                <c:pt idx="315">
                  <c:v>-0.51469399999999998</c:v>
                </c:pt>
                <c:pt idx="316">
                  <c:v>-0.48506199999999999</c:v>
                </c:pt>
                <c:pt idx="317">
                  <c:v>-0.44871499999999997</c:v>
                </c:pt>
                <c:pt idx="318">
                  <c:v>-0.40626499999999999</c:v>
                </c:pt>
                <c:pt idx="319">
                  <c:v>-0.32658399999999999</c:v>
                </c:pt>
                <c:pt idx="320">
                  <c:v>-0.25946000000000002</c:v>
                </c:pt>
                <c:pt idx="321">
                  <c:v>-0.18246499999999999</c:v>
                </c:pt>
                <c:pt idx="322">
                  <c:v>-0.110703</c:v>
                </c:pt>
                <c:pt idx="323">
                  <c:v>-6.4026E-2</c:v>
                </c:pt>
                <c:pt idx="324">
                  <c:v>-3.8207999999999999E-2</c:v>
                </c:pt>
                <c:pt idx="325">
                  <c:v>-3.8726999999999998E-2</c:v>
                </c:pt>
                <c:pt idx="326">
                  <c:v>-5.6931000000000002E-2</c:v>
                </c:pt>
                <c:pt idx="327">
                  <c:v>-8.3327999999999999E-2</c:v>
                </c:pt>
                <c:pt idx="328">
                  <c:v>-0.11682099999999999</c:v>
                </c:pt>
                <c:pt idx="329">
                  <c:v>-0.14035</c:v>
                </c:pt>
                <c:pt idx="330">
                  <c:v>-0.14482100000000001</c:v>
                </c:pt>
                <c:pt idx="331">
                  <c:v>-0.121185</c:v>
                </c:pt>
                <c:pt idx="332">
                  <c:v>-8.4060999999999997E-2</c:v>
                </c:pt>
                <c:pt idx="333">
                  <c:v>-3.5201999999999997E-2</c:v>
                </c:pt>
                <c:pt idx="334">
                  <c:v>1.9043000000000001E-2</c:v>
                </c:pt>
                <c:pt idx="335">
                  <c:v>6.3247999999999999E-2</c:v>
                </c:pt>
                <c:pt idx="336">
                  <c:v>7.7362E-2</c:v>
                </c:pt>
                <c:pt idx="337">
                  <c:v>8.7905999999999998E-2</c:v>
                </c:pt>
                <c:pt idx="338">
                  <c:v>8.3542000000000005E-2</c:v>
                </c:pt>
                <c:pt idx="339">
                  <c:v>7.9452999999999996E-2</c:v>
                </c:pt>
                <c:pt idx="340">
                  <c:v>7.0480000000000001E-2</c:v>
                </c:pt>
                <c:pt idx="341">
                  <c:v>4.8995999999999998E-2</c:v>
                </c:pt>
                <c:pt idx="342">
                  <c:v>-8.3900000000000001E-4</c:v>
                </c:pt>
                <c:pt idx="343">
                  <c:v>-6.8297999999999998E-2</c:v>
                </c:pt>
                <c:pt idx="344">
                  <c:v>-0.154221</c:v>
                </c:pt>
                <c:pt idx="345">
                  <c:v>-0.213837</c:v>
                </c:pt>
                <c:pt idx="346">
                  <c:v>-0.318359</c:v>
                </c:pt>
                <c:pt idx="347">
                  <c:v>-0.370224</c:v>
                </c:pt>
                <c:pt idx="348">
                  <c:v>-0.392731</c:v>
                </c:pt>
                <c:pt idx="349">
                  <c:v>-0.378693</c:v>
                </c:pt>
                <c:pt idx="350">
                  <c:v>-0.33651700000000001</c:v>
                </c:pt>
                <c:pt idx="351">
                  <c:v>-0.29127500000000001</c:v>
                </c:pt>
                <c:pt idx="352">
                  <c:v>-0.27113300000000001</c:v>
                </c:pt>
                <c:pt idx="353">
                  <c:v>-0.27719100000000002</c:v>
                </c:pt>
                <c:pt idx="354">
                  <c:v>-0.30035400000000001</c:v>
                </c:pt>
                <c:pt idx="355">
                  <c:v>-0.35784899999999997</c:v>
                </c:pt>
                <c:pt idx="356">
                  <c:v>-0.42434699999999997</c:v>
                </c:pt>
                <c:pt idx="357">
                  <c:v>-0.46046399999999998</c:v>
                </c:pt>
                <c:pt idx="358">
                  <c:v>-0.52377300000000004</c:v>
                </c:pt>
                <c:pt idx="359">
                  <c:v>-0.52919000000000005</c:v>
                </c:pt>
                <c:pt idx="360">
                  <c:v>-0.54213</c:v>
                </c:pt>
                <c:pt idx="361">
                  <c:v>-0.54727199999999998</c:v>
                </c:pt>
                <c:pt idx="362">
                  <c:v>-0.54074100000000003</c:v>
                </c:pt>
                <c:pt idx="363">
                  <c:v>-0.52679399999999998</c:v>
                </c:pt>
                <c:pt idx="364">
                  <c:v>-0.52488699999999999</c:v>
                </c:pt>
                <c:pt idx="365">
                  <c:v>-0.53149400000000002</c:v>
                </c:pt>
                <c:pt idx="366">
                  <c:v>-0.51586900000000002</c:v>
                </c:pt>
                <c:pt idx="367">
                  <c:v>-0.49034100000000003</c:v>
                </c:pt>
                <c:pt idx="368">
                  <c:v>-0.45059199999999999</c:v>
                </c:pt>
                <c:pt idx="369">
                  <c:v>-0.402725</c:v>
                </c:pt>
                <c:pt idx="370">
                  <c:v>-0.34950300000000001</c:v>
                </c:pt>
                <c:pt idx="371">
                  <c:v>-0.29547099999999998</c:v>
                </c:pt>
                <c:pt idx="372">
                  <c:v>-0.24409500000000001</c:v>
                </c:pt>
                <c:pt idx="373">
                  <c:v>-0.201096</c:v>
                </c:pt>
                <c:pt idx="374">
                  <c:v>-0.18449399999999999</c:v>
                </c:pt>
                <c:pt idx="375">
                  <c:v>-0.181396</c:v>
                </c:pt>
                <c:pt idx="376">
                  <c:v>-0.19647200000000001</c:v>
                </c:pt>
                <c:pt idx="377">
                  <c:v>-0.21484400000000001</c:v>
                </c:pt>
                <c:pt idx="378">
                  <c:v>-0.257355</c:v>
                </c:pt>
                <c:pt idx="379">
                  <c:v>-0.30452000000000001</c:v>
                </c:pt>
                <c:pt idx="380">
                  <c:v>-0.36466999999999999</c:v>
                </c:pt>
                <c:pt idx="381">
                  <c:v>-0.40124500000000002</c:v>
                </c:pt>
                <c:pt idx="382">
                  <c:v>-0.39469900000000002</c:v>
                </c:pt>
                <c:pt idx="383">
                  <c:v>-0.363983</c:v>
                </c:pt>
                <c:pt idx="384">
                  <c:v>-0.27835100000000002</c:v>
                </c:pt>
                <c:pt idx="385">
                  <c:v>-0.17684900000000001</c:v>
                </c:pt>
                <c:pt idx="386">
                  <c:v>-8.1863000000000005E-2</c:v>
                </c:pt>
                <c:pt idx="387">
                  <c:v>-4.8264000000000001E-2</c:v>
                </c:pt>
                <c:pt idx="388">
                  <c:v>-7.6202000000000006E-2</c:v>
                </c:pt>
                <c:pt idx="389">
                  <c:v>-0.14280699999999999</c:v>
                </c:pt>
                <c:pt idx="390">
                  <c:v>-0.26155099999999998</c:v>
                </c:pt>
                <c:pt idx="391">
                  <c:v>-0.43476900000000002</c:v>
                </c:pt>
                <c:pt idx="392">
                  <c:v>-0.60375999999999996</c:v>
                </c:pt>
                <c:pt idx="393">
                  <c:v>-0.73030099999999998</c:v>
                </c:pt>
                <c:pt idx="394">
                  <c:v>-0.80310099999999995</c:v>
                </c:pt>
                <c:pt idx="395">
                  <c:v>-0.83194000000000001</c:v>
                </c:pt>
                <c:pt idx="396">
                  <c:v>-0.79847699999999999</c:v>
                </c:pt>
                <c:pt idx="397">
                  <c:v>-0.71615600000000001</c:v>
                </c:pt>
                <c:pt idx="398">
                  <c:v>-0.64997899999999997</c:v>
                </c:pt>
                <c:pt idx="399">
                  <c:v>-0.54940800000000001</c:v>
                </c:pt>
                <c:pt idx="400">
                  <c:v>-0.45300299999999999</c:v>
                </c:pt>
                <c:pt idx="401">
                  <c:v>-0.37634299999999998</c:v>
                </c:pt>
                <c:pt idx="402">
                  <c:v>-0.31922899999999998</c:v>
                </c:pt>
                <c:pt idx="403">
                  <c:v>-0.25601200000000002</c:v>
                </c:pt>
                <c:pt idx="404">
                  <c:v>-0.27508500000000002</c:v>
                </c:pt>
                <c:pt idx="405">
                  <c:v>-0.306259</c:v>
                </c:pt>
                <c:pt idx="406">
                  <c:v>-0.370529</c:v>
                </c:pt>
                <c:pt idx="407">
                  <c:v>-0.463837</c:v>
                </c:pt>
                <c:pt idx="408">
                  <c:v>-0.53668199999999999</c:v>
                </c:pt>
                <c:pt idx="409">
                  <c:v>-0.61117600000000005</c:v>
                </c:pt>
                <c:pt idx="410">
                  <c:v>-0.63966400000000001</c:v>
                </c:pt>
                <c:pt idx="411">
                  <c:v>-0.61714199999999997</c:v>
                </c:pt>
                <c:pt idx="412">
                  <c:v>-0.55010999999999999</c:v>
                </c:pt>
                <c:pt idx="413">
                  <c:v>-0.43098399999999998</c:v>
                </c:pt>
                <c:pt idx="414">
                  <c:v>-0.30972300000000003</c:v>
                </c:pt>
                <c:pt idx="415">
                  <c:v>-0.19195599999999999</c:v>
                </c:pt>
                <c:pt idx="416">
                  <c:v>-0.12063599999999999</c:v>
                </c:pt>
                <c:pt idx="417">
                  <c:v>-9.7838999999999995E-2</c:v>
                </c:pt>
                <c:pt idx="418">
                  <c:v>-0.10623199999999999</c:v>
                </c:pt>
                <c:pt idx="419">
                  <c:v>-0.15165699999999999</c:v>
                </c:pt>
                <c:pt idx="420">
                  <c:v>-0.173904</c:v>
                </c:pt>
                <c:pt idx="421">
                  <c:v>-0.196243</c:v>
                </c:pt>
                <c:pt idx="422">
                  <c:v>-0.201767</c:v>
                </c:pt>
                <c:pt idx="423">
                  <c:v>-0.19236800000000001</c:v>
                </c:pt>
                <c:pt idx="424">
                  <c:v>-0.17688000000000001</c:v>
                </c:pt>
                <c:pt idx="425">
                  <c:v>-0.167542</c:v>
                </c:pt>
                <c:pt idx="426">
                  <c:v>-0.14743000000000001</c:v>
                </c:pt>
                <c:pt idx="427">
                  <c:v>-0.126694</c:v>
                </c:pt>
                <c:pt idx="428">
                  <c:v>-0.107483</c:v>
                </c:pt>
                <c:pt idx="429">
                  <c:v>-8.1528000000000003E-2</c:v>
                </c:pt>
                <c:pt idx="430">
                  <c:v>-5.8562999999999997E-2</c:v>
                </c:pt>
                <c:pt idx="431">
                  <c:v>-3.7276999999999998E-2</c:v>
                </c:pt>
                <c:pt idx="432">
                  <c:v>-1.4282E-2</c:v>
                </c:pt>
                <c:pt idx="433">
                  <c:v>-8.5749999999999993E-3</c:v>
                </c:pt>
                <c:pt idx="434">
                  <c:v>3.9979999999999998E-3</c:v>
                </c:pt>
                <c:pt idx="435">
                  <c:v>3.4987999999999998E-2</c:v>
                </c:pt>
                <c:pt idx="436">
                  <c:v>6.1752000000000001E-2</c:v>
                </c:pt>
                <c:pt idx="437">
                  <c:v>9.4070000000000001E-2</c:v>
                </c:pt>
                <c:pt idx="438">
                  <c:v>0.149643</c:v>
                </c:pt>
                <c:pt idx="439">
                  <c:v>0.19708300000000001</c:v>
                </c:pt>
                <c:pt idx="440">
                  <c:v>0.22720299999999999</c:v>
                </c:pt>
                <c:pt idx="441">
                  <c:v>0.19830300000000001</c:v>
                </c:pt>
                <c:pt idx="442">
                  <c:v>0.12080399999999999</c:v>
                </c:pt>
                <c:pt idx="443">
                  <c:v>2.1652000000000001E-2</c:v>
                </c:pt>
                <c:pt idx="444">
                  <c:v>-0.16375700000000001</c:v>
                </c:pt>
                <c:pt idx="445">
                  <c:v>-0.31410199999999999</c:v>
                </c:pt>
                <c:pt idx="446">
                  <c:v>-0.45196500000000001</c:v>
                </c:pt>
                <c:pt idx="447">
                  <c:v>-0.57359300000000002</c:v>
                </c:pt>
                <c:pt idx="448">
                  <c:v>-0.62385599999999997</c:v>
                </c:pt>
                <c:pt idx="449">
                  <c:v>-0.61915600000000004</c:v>
                </c:pt>
                <c:pt idx="450">
                  <c:v>-0.55685399999999996</c:v>
                </c:pt>
                <c:pt idx="451">
                  <c:v>-0.44455</c:v>
                </c:pt>
                <c:pt idx="452">
                  <c:v>-0.35736099999999998</c:v>
                </c:pt>
                <c:pt idx="453">
                  <c:v>-0.30197099999999999</c:v>
                </c:pt>
                <c:pt idx="454">
                  <c:v>-0.29284700000000002</c:v>
                </c:pt>
                <c:pt idx="455">
                  <c:v>-0.31787100000000001</c:v>
                </c:pt>
                <c:pt idx="456">
                  <c:v>-0.37736500000000001</c:v>
                </c:pt>
                <c:pt idx="457">
                  <c:v>-0.45568799999999998</c:v>
                </c:pt>
                <c:pt idx="458">
                  <c:v>-0.52842699999999998</c:v>
                </c:pt>
                <c:pt idx="459">
                  <c:v>-0.58665500000000004</c:v>
                </c:pt>
                <c:pt idx="460">
                  <c:v>-0.59699999999999998</c:v>
                </c:pt>
                <c:pt idx="461">
                  <c:v>-0.56098899999999996</c:v>
                </c:pt>
                <c:pt idx="462">
                  <c:v>-0.49295</c:v>
                </c:pt>
                <c:pt idx="463">
                  <c:v>-0.41363499999999997</c:v>
                </c:pt>
                <c:pt idx="464">
                  <c:v>-0.34381099999999998</c:v>
                </c:pt>
                <c:pt idx="465">
                  <c:v>-0.28848299999999999</c:v>
                </c:pt>
                <c:pt idx="466">
                  <c:v>-0.249252</c:v>
                </c:pt>
                <c:pt idx="467">
                  <c:v>-0.21008299999999999</c:v>
                </c:pt>
                <c:pt idx="468">
                  <c:v>-0.20257600000000001</c:v>
                </c:pt>
                <c:pt idx="469">
                  <c:v>-0.18504300000000001</c:v>
                </c:pt>
                <c:pt idx="470">
                  <c:v>-0.20249900000000001</c:v>
                </c:pt>
                <c:pt idx="471">
                  <c:v>-0.21147199999999999</c:v>
                </c:pt>
                <c:pt idx="472">
                  <c:v>-0.262405</c:v>
                </c:pt>
                <c:pt idx="473">
                  <c:v>-0.29571500000000001</c:v>
                </c:pt>
                <c:pt idx="474">
                  <c:v>-0.34353600000000001</c:v>
                </c:pt>
                <c:pt idx="475">
                  <c:v>-0.39051799999999998</c:v>
                </c:pt>
                <c:pt idx="476">
                  <c:v>-0.43559300000000001</c:v>
                </c:pt>
                <c:pt idx="477">
                  <c:v>-0.46595799999999998</c:v>
                </c:pt>
                <c:pt idx="478">
                  <c:v>-0.46199000000000001</c:v>
                </c:pt>
                <c:pt idx="479">
                  <c:v>-0.43335000000000001</c:v>
                </c:pt>
                <c:pt idx="480">
                  <c:v>-0.38090499999999999</c:v>
                </c:pt>
                <c:pt idx="481">
                  <c:v>-0.291321</c:v>
                </c:pt>
                <c:pt idx="482">
                  <c:v>-0.19921900000000001</c:v>
                </c:pt>
                <c:pt idx="483">
                  <c:v>-0.122833</c:v>
                </c:pt>
                <c:pt idx="484">
                  <c:v>-0.11731</c:v>
                </c:pt>
                <c:pt idx="485">
                  <c:v>-0.16044600000000001</c:v>
                </c:pt>
                <c:pt idx="486">
                  <c:v>-0.23382600000000001</c:v>
                </c:pt>
                <c:pt idx="487">
                  <c:v>-0.349823</c:v>
                </c:pt>
                <c:pt idx="488">
                  <c:v>-0.51376299999999997</c:v>
                </c:pt>
                <c:pt idx="489">
                  <c:v>-0.69836399999999998</c:v>
                </c:pt>
                <c:pt idx="490">
                  <c:v>-0.830063</c:v>
                </c:pt>
                <c:pt idx="491">
                  <c:v>-0.92709399999999997</c:v>
                </c:pt>
                <c:pt idx="492">
                  <c:v>-0.956619</c:v>
                </c:pt>
                <c:pt idx="493">
                  <c:v>-0.902756</c:v>
                </c:pt>
                <c:pt idx="494">
                  <c:v>-0.82311999999999996</c:v>
                </c:pt>
                <c:pt idx="495">
                  <c:v>-0.69348100000000001</c:v>
                </c:pt>
                <c:pt idx="496">
                  <c:v>-0.54858399999999996</c:v>
                </c:pt>
                <c:pt idx="497">
                  <c:v>-0.41479500000000002</c:v>
                </c:pt>
                <c:pt idx="498">
                  <c:v>-0.30740400000000001</c:v>
                </c:pt>
                <c:pt idx="499">
                  <c:v>-0.24807699999999999</c:v>
                </c:pt>
                <c:pt idx="500">
                  <c:v>-0.208954</c:v>
                </c:pt>
                <c:pt idx="501">
                  <c:v>-0.25456200000000001</c:v>
                </c:pt>
                <c:pt idx="502">
                  <c:v>-0.34178199999999997</c:v>
                </c:pt>
                <c:pt idx="503">
                  <c:v>-0.44332899999999997</c:v>
                </c:pt>
                <c:pt idx="504">
                  <c:v>-0.518204</c:v>
                </c:pt>
                <c:pt idx="505">
                  <c:v>-0.55728100000000003</c:v>
                </c:pt>
                <c:pt idx="506">
                  <c:v>-0.56736799999999998</c:v>
                </c:pt>
                <c:pt idx="507">
                  <c:v>-0.54933200000000004</c:v>
                </c:pt>
                <c:pt idx="508">
                  <c:v>-0.50534100000000004</c:v>
                </c:pt>
                <c:pt idx="509">
                  <c:v>-0.41493200000000002</c:v>
                </c:pt>
                <c:pt idx="510">
                  <c:v>-0.32267800000000002</c:v>
                </c:pt>
                <c:pt idx="511">
                  <c:v>-0.21713299999999999</c:v>
                </c:pt>
                <c:pt idx="512">
                  <c:v>-0.12870799999999999</c:v>
                </c:pt>
                <c:pt idx="513">
                  <c:v>-8.9263999999999996E-2</c:v>
                </c:pt>
                <c:pt idx="514">
                  <c:v>-8.5891999999999996E-2</c:v>
                </c:pt>
                <c:pt idx="515">
                  <c:v>-0.105743</c:v>
                </c:pt>
                <c:pt idx="516">
                  <c:v>-0.13813800000000001</c:v>
                </c:pt>
                <c:pt idx="517">
                  <c:v>-0.17355300000000001</c:v>
                </c:pt>
                <c:pt idx="518">
                  <c:v>-0.22445699999999999</c:v>
                </c:pt>
                <c:pt idx="519">
                  <c:v>-0.251556</c:v>
                </c:pt>
                <c:pt idx="520">
                  <c:v>-0.28131099999999998</c:v>
                </c:pt>
                <c:pt idx="521">
                  <c:v>-0.29631000000000002</c:v>
                </c:pt>
                <c:pt idx="522">
                  <c:v>-0.30256699999999997</c:v>
                </c:pt>
                <c:pt idx="523">
                  <c:v>-0.27485700000000002</c:v>
                </c:pt>
                <c:pt idx="524">
                  <c:v>-0.233017</c:v>
                </c:pt>
                <c:pt idx="525">
                  <c:v>-0.18826300000000001</c:v>
                </c:pt>
                <c:pt idx="526">
                  <c:v>-0.14408899999999999</c:v>
                </c:pt>
                <c:pt idx="527">
                  <c:v>-9.8648E-2</c:v>
                </c:pt>
                <c:pt idx="528">
                  <c:v>-6.4132999999999996E-2</c:v>
                </c:pt>
                <c:pt idx="529">
                  <c:v>-2.0111E-2</c:v>
                </c:pt>
                <c:pt idx="530">
                  <c:v>3.6971999999999998E-2</c:v>
                </c:pt>
                <c:pt idx="531">
                  <c:v>7.5332999999999997E-2</c:v>
                </c:pt>
                <c:pt idx="532">
                  <c:v>0.12959300000000001</c:v>
                </c:pt>
                <c:pt idx="533">
                  <c:v>0.13983200000000001</c:v>
                </c:pt>
                <c:pt idx="534">
                  <c:v>0.12905900000000001</c:v>
                </c:pt>
                <c:pt idx="535">
                  <c:v>8.226E-2</c:v>
                </c:pt>
                <c:pt idx="536">
                  <c:v>5.1900000000000004E-4</c:v>
                </c:pt>
                <c:pt idx="537">
                  <c:v>-9.4589000000000006E-2</c:v>
                </c:pt>
                <c:pt idx="538">
                  <c:v>-0.17602499999999999</c:v>
                </c:pt>
                <c:pt idx="539">
                  <c:v>-0.26060499999999998</c:v>
                </c:pt>
                <c:pt idx="540">
                  <c:v>-0.28500399999999998</c:v>
                </c:pt>
                <c:pt idx="541">
                  <c:v>-0.29847699999999999</c:v>
                </c:pt>
                <c:pt idx="542">
                  <c:v>-0.30369600000000002</c:v>
                </c:pt>
                <c:pt idx="543">
                  <c:v>-0.29924000000000001</c:v>
                </c:pt>
                <c:pt idx="544">
                  <c:v>-0.29183999999999999</c:v>
                </c:pt>
                <c:pt idx="545">
                  <c:v>-0.29315200000000002</c:v>
                </c:pt>
                <c:pt idx="546">
                  <c:v>-0.310944</c:v>
                </c:pt>
                <c:pt idx="547">
                  <c:v>-0.33360299999999998</c:v>
                </c:pt>
                <c:pt idx="548">
                  <c:v>-0.37907400000000002</c:v>
                </c:pt>
                <c:pt idx="549">
                  <c:v>-0.41172799999999998</c:v>
                </c:pt>
                <c:pt idx="550">
                  <c:v>-0.45466600000000001</c:v>
                </c:pt>
                <c:pt idx="551">
                  <c:v>-0.48663299999999998</c:v>
                </c:pt>
                <c:pt idx="552">
                  <c:v>-0.523285</c:v>
                </c:pt>
                <c:pt idx="553">
                  <c:v>-0.54742400000000002</c:v>
                </c:pt>
                <c:pt idx="554">
                  <c:v>-0.59501599999999999</c:v>
                </c:pt>
                <c:pt idx="555">
                  <c:v>-0.60202</c:v>
                </c:pt>
                <c:pt idx="556">
                  <c:v>-0.58630400000000005</c:v>
                </c:pt>
                <c:pt idx="557">
                  <c:v>-0.55291699999999999</c:v>
                </c:pt>
                <c:pt idx="558">
                  <c:v>-0.50608799999999998</c:v>
                </c:pt>
                <c:pt idx="559">
                  <c:v>-0.43789699999999998</c:v>
                </c:pt>
                <c:pt idx="560">
                  <c:v>-0.37068200000000001</c:v>
                </c:pt>
                <c:pt idx="561">
                  <c:v>-0.324295</c:v>
                </c:pt>
                <c:pt idx="562">
                  <c:v>-0.26586900000000002</c:v>
                </c:pt>
                <c:pt idx="563">
                  <c:v>-0.21133399999999999</c:v>
                </c:pt>
                <c:pt idx="564">
                  <c:v>-0.16606099999999999</c:v>
                </c:pt>
                <c:pt idx="565">
                  <c:v>-0.143784</c:v>
                </c:pt>
                <c:pt idx="566">
                  <c:v>-0.13948099999999999</c:v>
                </c:pt>
                <c:pt idx="567">
                  <c:v>-0.14453099999999999</c:v>
                </c:pt>
                <c:pt idx="568">
                  <c:v>-0.16850300000000001</c:v>
                </c:pt>
                <c:pt idx="569">
                  <c:v>-0.223221</c:v>
                </c:pt>
                <c:pt idx="570">
                  <c:v>-0.27082800000000001</c:v>
                </c:pt>
                <c:pt idx="571">
                  <c:v>-0.33735700000000002</c:v>
                </c:pt>
                <c:pt idx="572">
                  <c:v>-0.37539699999999998</c:v>
                </c:pt>
                <c:pt idx="573">
                  <c:v>-0.36996499999999999</c:v>
                </c:pt>
                <c:pt idx="574">
                  <c:v>-0.32774399999999998</c:v>
                </c:pt>
                <c:pt idx="575">
                  <c:v>-0.25837700000000002</c:v>
                </c:pt>
                <c:pt idx="576">
                  <c:v>-0.16153000000000001</c:v>
                </c:pt>
                <c:pt idx="577">
                  <c:v>-3.5034000000000003E-2</c:v>
                </c:pt>
                <c:pt idx="578">
                  <c:v>5.5129999999999998E-2</c:v>
                </c:pt>
                <c:pt idx="579">
                  <c:v>0.134521</c:v>
                </c:pt>
                <c:pt idx="580">
                  <c:v>0.134216</c:v>
                </c:pt>
                <c:pt idx="581">
                  <c:v>7.0480000000000001E-2</c:v>
                </c:pt>
                <c:pt idx="582">
                  <c:v>-1.6159E-2</c:v>
                </c:pt>
                <c:pt idx="583">
                  <c:v>-0.14158599999999999</c:v>
                </c:pt>
                <c:pt idx="584">
                  <c:v>-0.29863000000000001</c:v>
                </c:pt>
                <c:pt idx="585">
                  <c:v>-0.51530500000000001</c:v>
                </c:pt>
                <c:pt idx="586">
                  <c:v>-0.708511</c:v>
                </c:pt>
                <c:pt idx="587">
                  <c:v>-0.83645599999999998</c:v>
                </c:pt>
                <c:pt idx="588">
                  <c:v>-0.917099</c:v>
                </c:pt>
                <c:pt idx="589">
                  <c:v>-0.93859899999999996</c:v>
                </c:pt>
                <c:pt idx="590">
                  <c:v>-0.86541699999999999</c:v>
                </c:pt>
                <c:pt idx="591">
                  <c:v>-0.757355</c:v>
                </c:pt>
                <c:pt idx="592">
                  <c:v>-0.62933300000000003</c:v>
                </c:pt>
                <c:pt idx="593">
                  <c:v>-0.50050399999999995</c:v>
                </c:pt>
                <c:pt idx="594">
                  <c:v>-0.39010600000000001</c:v>
                </c:pt>
                <c:pt idx="595">
                  <c:v>-0.31295800000000001</c:v>
                </c:pt>
                <c:pt idx="596">
                  <c:v>-0.266876</c:v>
                </c:pt>
                <c:pt idx="597">
                  <c:v>-0.28643800000000003</c:v>
                </c:pt>
                <c:pt idx="598">
                  <c:v>-0.35322599999999998</c:v>
                </c:pt>
                <c:pt idx="599">
                  <c:v>-0.45243800000000001</c:v>
                </c:pt>
                <c:pt idx="600">
                  <c:v>-0.54823299999999997</c:v>
                </c:pt>
                <c:pt idx="601">
                  <c:v>-0.59817500000000001</c:v>
                </c:pt>
                <c:pt idx="602">
                  <c:v>-0.634903</c:v>
                </c:pt>
                <c:pt idx="603">
                  <c:v>-0.64473000000000003</c:v>
                </c:pt>
                <c:pt idx="604">
                  <c:v>-0.61602800000000002</c:v>
                </c:pt>
                <c:pt idx="605">
                  <c:v>-0.56704699999999997</c:v>
                </c:pt>
                <c:pt idx="606">
                  <c:v>-0.49839800000000001</c:v>
                </c:pt>
                <c:pt idx="607">
                  <c:v>-0.43420399999999998</c:v>
                </c:pt>
                <c:pt idx="608">
                  <c:v>-0.36824000000000001</c:v>
                </c:pt>
                <c:pt idx="609">
                  <c:v>-0.31004300000000001</c:v>
                </c:pt>
                <c:pt idx="610">
                  <c:v>-0.24951200000000001</c:v>
                </c:pt>
                <c:pt idx="611">
                  <c:v>-0.19891400000000001</c:v>
                </c:pt>
                <c:pt idx="612">
                  <c:v>-0.15243499999999999</c:v>
                </c:pt>
                <c:pt idx="613">
                  <c:v>-0.120544</c:v>
                </c:pt>
                <c:pt idx="614">
                  <c:v>-0.10582</c:v>
                </c:pt>
                <c:pt idx="615">
                  <c:v>-0.10639999999999999</c:v>
                </c:pt>
                <c:pt idx="616">
                  <c:v>-0.10011299999999999</c:v>
                </c:pt>
                <c:pt idx="617">
                  <c:v>-9.1522000000000006E-2</c:v>
                </c:pt>
                <c:pt idx="618">
                  <c:v>-6.4727999999999994E-2</c:v>
                </c:pt>
                <c:pt idx="619">
                  <c:v>-4.1549999999999997E-2</c:v>
                </c:pt>
                <c:pt idx="620">
                  <c:v>-1.0574E-2</c:v>
                </c:pt>
                <c:pt idx="621">
                  <c:v>6.8820000000000001E-3</c:v>
                </c:pt>
                <c:pt idx="622">
                  <c:v>1.1901999999999999E-2</c:v>
                </c:pt>
                <c:pt idx="623">
                  <c:v>1.4557E-2</c:v>
                </c:pt>
                <c:pt idx="624">
                  <c:v>1.3275E-2</c:v>
                </c:pt>
                <c:pt idx="625">
                  <c:v>2.7404999999999999E-2</c:v>
                </c:pt>
                <c:pt idx="626">
                  <c:v>4.5943999999999999E-2</c:v>
                </c:pt>
                <c:pt idx="627">
                  <c:v>7.1396000000000001E-2</c:v>
                </c:pt>
                <c:pt idx="628">
                  <c:v>0.100967</c:v>
                </c:pt>
                <c:pt idx="629">
                  <c:v>0.112869</c:v>
                </c:pt>
                <c:pt idx="630">
                  <c:v>0.101105</c:v>
                </c:pt>
                <c:pt idx="631">
                  <c:v>7.2265999999999997E-2</c:v>
                </c:pt>
                <c:pt idx="632">
                  <c:v>2.2415000000000001E-2</c:v>
                </c:pt>
                <c:pt idx="633">
                  <c:v>-5.9372000000000001E-2</c:v>
                </c:pt>
                <c:pt idx="634">
                  <c:v>-0.14196800000000001</c:v>
                </c:pt>
                <c:pt idx="635">
                  <c:v>-0.23358200000000001</c:v>
                </c:pt>
                <c:pt idx="636">
                  <c:v>-0.29766799999999999</c:v>
                </c:pt>
                <c:pt idx="637">
                  <c:v>-0.32768199999999997</c:v>
                </c:pt>
                <c:pt idx="638">
                  <c:v>-0.33950799999999998</c:v>
                </c:pt>
                <c:pt idx="639">
                  <c:v>-0.325714</c:v>
                </c:pt>
                <c:pt idx="640">
                  <c:v>-0.29035899999999998</c:v>
                </c:pt>
                <c:pt idx="641">
                  <c:v>-0.26977499999999999</c:v>
                </c:pt>
                <c:pt idx="642">
                  <c:v>-0.247696</c:v>
                </c:pt>
                <c:pt idx="643">
                  <c:v>-0.22161900000000001</c:v>
                </c:pt>
                <c:pt idx="644">
                  <c:v>-0.21650700000000001</c:v>
                </c:pt>
                <c:pt idx="645">
                  <c:v>-0.21545400000000001</c:v>
                </c:pt>
                <c:pt idx="646">
                  <c:v>-0.23371900000000001</c:v>
                </c:pt>
                <c:pt idx="647">
                  <c:v>-0.28836099999999998</c:v>
                </c:pt>
                <c:pt idx="648">
                  <c:v>-0.33082600000000001</c:v>
                </c:pt>
                <c:pt idx="649">
                  <c:v>-0.42230200000000001</c:v>
                </c:pt>
                <c:pt idx="650">
                  <c:v>-0.49746699999999999</c:v>
                </c:pt>
                <c:pt idx="651">
                  <c:v>-0.54512000000000005</c:v>
                </c:pt>
                <c:pt idx="652">
                  <c:v>-0.55284100000000003</c:v>
                </c:pt>
                <c:pt idx="653">
                  <c:v>-0.51872300000000005</c:v>
                </c:pt>
                <c:pt idx="654">
                  <c:v>-0.47659299999999999</c:v>
                </c:pt>
                <c:pt idx="655">
                  <c:v>-0.432419</c:v>
                </c:pt>
                <c:pt idx="656">
                  <c:v>-0.37640400000000002</c:v>
                </c:pt>
                <c:pt idx="657">
                  <c:v>-0.321411</c:v>
                </c:pt>
                <c:pt idx="658">
                  <c:v>-0.29214499999999999</c:v>
                </c:pt>
                <c:pt idx="659">
                  <c:v>-0.26261899999999999</c:v>
                </c:pt>
                <c:pt idx="660">
                  <c:v>-0.25340299999999999</c:v>
                </c:pt>
                <c:pt idx="661">
                  <c:v>-0.25897199999999998</c:v>
                </c:pt>
                <c:pt idx="662">
                  <c:v>-0.25972000000000001</c:v>
                </c:pt>
                <c:pt idx="663">
                  <c:v>-0.26251200000000002</c:v>
                </c:pt>
                <c:pt idx="664">
                  <c:v>-0.26644899999999999</c:v>
                </c:pt>
                <c:pt idx="665">
                  <c:v>-0.27998400000000001</c:v>
                </c:pt>
                <c:pt idx="666">
                  <c:v>-0.310394</c:v>
                </c:pt>
                <c:pt idx="667">
                  <c:v>-0.36019899999999999</c:v>
                </c:pt>
                <c:pt idx="668">
                  <c:v>-0.41534399999999999</c:v>
                </c:pt>
                <c:pt idx="669">
                  <c:v>-0.45797700000000002</c:v>
                </c:pt>
                <c:pt idx="670">
                  <c:v>-0.48408499999999999</c:v>
                </c:pt>
                <c:pt idx="671">
                  <c:v>-0.48753400000000002</c:v>
                </c:pt>
                <c:pt idx="672">
                  <c:v>-0.47903400000000002</c:v>
                </c:pt>
                <c:pt idx="673">
                  <c:v>-0.46333299999999999</c:v>
                </c:pt>
                <c:pt idx="674">
                  <c:v>-0.44535799999999998</c:v>
                </c:pt>
                <c:pt idx="675">
                  <c:v>-0.41815200000000002</c:v>
                </c:pt>
                <c:pt idx="676">
                  <c:v>-0.39326499999999998</c:v>
                </c:pt>
                <c:pt idx="677">
                  <c:v>-0.38081399999999999</c:v>
                </c:pt>
                <c:pt idx="678">
                  <c:v>-0.38641399999999998</c:v>
                </c:pt>
                <c:pt idx="679">
                  <c:v>-0.41430699999999998</c:v>
                </c:pt>
                <c:pt idx="680">
                  <c:v>-0.440994</c:v>
                </c:pt>
                <c:pt idx="681">
                  <c:v>-0.501328</c:v>
                </c:pt>
                <c:pt idx="682">
                  <c:v>-0.59083600000000003</c:v>
                </c:pt>
                <c:pt idx="683">
                  <c:v>-0.66186500000000004</c:v>
                </c:pt>
                <c:pt idx="684">
                  <c:v>-0.74021899999999996</c:v>
                </c:pt>
                <c:pt idx="685">
                  <c:v>-0.81166099999999997</c:v>
                </c:pt>
                <c:pt idx="686">
                  <c:v>-0.82083099999999998</c:v>
                </c:pt>
                <c:pt idx="687">
                  <c:v>-0.78460700000000005</c:v>
                </c:pt>
                <c:pt idx="688">
                  <c:v>-0.68547100000000005</c:v>
                </c:pt>
                <c:pt idx="689">
                  <c:v>-0.56938200000000005</c:v>
                </c:pt>
                <c:pt idx="690">
                  <c:v>-0.464752</c:v>
                </c:pt>
                <c:pt idx="691">
                  <c:v>-0.37454199999999999</c:v>
                </c:pt>
                <c:pt idx="692">
                  <c:v>-0.30732700000000002</c:v>
                </c:pt>
                <c:pt idx="693">
                  <c:v>-0.30593900000000002</c:v>
                </c:pt>
                <c:pt idx="694">
                  <c:v>-0.34083599999999997</c:v>
                </c:pt>
                <c:pt idx="695">
                  <c:v>-0.40791300000000003</c:v>
                </c:pt>
                <c:pt idx="696">
                  <c:v>-0.481186</c:v>
                </c:pt>
                <c:pt idx="697">
                  <c:v>-0.56366000000000005</c:v>
                </c:pt>
                <c:pt idx="698">
                  <c:v>-0.65571599999999997</c:v>
                </c:pt>
                <c:pt idx="699">
                  <c:v>-0.70184299999999999</c:v>
                </c:pt>
                <c:pt idx="700">
                  <c:v>-0.72334299999999996</c:v>
                </c:pt>
                <c:pt idx="701">
                  <c:v>-0.70340000000000003</c:v>
                </c:pt>
                <c:pt idx="702">
                  <c:v>-0.62129199999999996</c:v>
                </c:pt>
                <c:pt idx="703">
                  <c:v>-0.50169399999999997</c:v>
                </c:pt>
                <c:pt idx="704">
                  <c:v>-0.38273600000000002</c:v>
                </c:pt>
                <c:pt idx="705">
                  <c:v>-0.26119999999999999</c:v>
                </c:pt>
                <c:pt idx="706">
                  <c:v>-0.152863</c:v>
                </c:pt>
                <c:pt idx="707">
                  <c:v>-6.9870000000000002E-2</c:v>
                </c:pt>
                <c:pt idx="708">
                  <c:v>-1.9913E-2</c:v>
                </c:pt>
                <c:pt idx="709">
                  <c:v>-1.2924E-2</c:v>
                </c:pt>
                <c:pt idx="710">
                  <c:v>-3.5201999999999997E-2</c:v>
                </c:pt>
                <c:pt idx="711">
                  <c:v>-7.4448E-2</c:v>
                </c:pt>
                <c:pt idx="712">
                  <c:v>-0.11912499999999999</c:v>
                </c:pt>
                <c:pt idx="713">
                  <c:v>-0.174072</c:v>
                </c:pt>
                <c:pt idx="714">
                  <c:v>-0.20964099999999999</c:v>
                </c:pt>
                <c:pt idx="715">
                  <c:v>-0.24079900000000001</c:v>
                </c:pt>
                <c:pt idx="716">
                  <c:v>-0.232437</c:v>
                </c:pt>
                <c:pt idx="717">
                  <c:v>-0.20413200000000001</c:v>
                </c:pt>
                <c:pt idx="718">
                  <c:v>-0.15356400000000001</c:v>
                </c:pt>
                <c:pt idx="719">
                  <c:v>-8.1955E-2</c:v>
                </c:pt>
                <c:pt idx="720">
                  <c:v>1.0132E-2</c:v>
                </c:pt>
                <c:pt idx="721">
                  <c:v>8.0962999999999993E-2</c:v>
                </c:pt>
                <c:pt idx="722">
                  <c:v>0.14691199999999999</c:v>
                </c:pt>
                <c:pt idx="723">
                  <c:v>0.18907199999999999</c:v>
                </c:pt>
                <c:pt idx="724">
                  <c:v>0.18510399999999999</c:v>
                </c:pt>
                <c:pt idx="725">
                  <c:v>0.159912</c:v>
                </c:pt>
                <c:pt idx="726">
                  <c:v>8.7249999999999994E-2</c:v>
                </c:pt>
                <c:pt idx="727">
                  <c:v>7.4159999999999998E-3</c:v>
                </c:pt>
                <c:pt idx="728">
                  <c:v>-0.13822899999999999</c:v>
                </c:pt>
                <c:pt idx="729">
                  <c:v>-0.220749</c:v>
                </c:pt>
                <c:pt idx="730">
                  <c:v>-0.31468200000000002</c:v>
                </c:pt>
                <c:pt idx="731">
                  <c:v>-0.39912399999999998</c:v>
                </c:pt>
                <c:pt idx="732">
                  <c:v>-0.44013999999999998</c:v>
                </c:pt>
                <c:pt idx="733">
                  <c:v>-0.46574399999999999</c:v>
                </c:pt>
                <c:pt idx="734">
                  <c:v>-0.47604400000000002</c:v>
                </c:pt>
                <c:pt idx="735">
                  <c:v>-0.45219399999999998</c:v>
                </c:pt>
                <c:pt idx="736">
                  <c:v>-0.41491699999999998</c:v>
                </c:pt>
                <c:pt idx="737">
                  <c:v>-0.36772199999999999</c:v>
                </c:pt>
                <c:pt idx="738">
                  <c:v>-0.31503300000000001</c:v>
                </c:pt>
                <c:pt idx="739">
                  <c:v>-0.27215600000000001</c:v>
                </c:pt>
                <c:pt idx="740">
                  <c:v>-0.249252</c:v>
                </c:pt>
                <c:pt idx="741">
                  <c:v>-0.266953</c:v>
                </c:pt>
                <c:pt idx="742">
                  <c:v>-0.27568100000000001</c:v>
                </c:pt>
                <c:pt idx="743">
                  <c:v>-0.356354</c:v>
                </c:pt>
                <c:pt idx="744">
                  <c:v>-0.41830400000000001</c:v>
                </c:pt>
                <c:pt idx="745">
                  <c:v>-0.47464000000000001</c:v>
                </c:pt>
                <c:pt idx="746">
                  <c:v>-0.54618800000000001</c:v>
                </c:pt>
                <c:pt idx="747">
                  <c:v>-0.58198499999999997</c:v>
                </c:pt>
                <c:pt idx="748">
                  <c:v>-0.59188799999999997</c:v>
                </c:pt>
                <c:pt idx="749">
                  <c:v>-0.57173200000000002</c:v>
                </c:pt>
                <c:pt idx="750">
                  <c:v>-0.52107199999999998</c:v>
                </c:pt>
                <c:pt idx="751">
                  <c:v>-0.47296100000000002</c:v>
                </c:pt>
                <c:pt idx="752">
                  <c:v>-0.43606600000000001</c:v>
                </c:pt>
                <c:pt idx="753">
                  <c:v>-0.40921000000000002</c:v>
                </c:pt>
                <c:pt idx="754">
                  <c:v>-0.37718200000000002</c:v>
                </c:pt>
                <c:pt idx="755">
                  <c:v>-0.33401500000000001</c:v>
                </c:pt>
                <c:pt idx="756">
                  <c:v>-0.29388399999999998</c:v>
                </c:pt>
                <c:pt idx="757">
                  <c:v>-0.26266499999999998</c:v>
                </c:pt>
                <c:pt idx="758">
                  <c:v>-0.25120500000000001</c:v>
                </c:pt>
                <c:pt idx="759">
                  <c:v>-0.26040600000000003</c:v>
                </c:pt>
                <c:pt idx="760">
                  <c:v>-0.291626</c:v>
                </c:pt>
                <c:pt idx="761">
                  <c:v>-0.33909600000000001</c:v>
                </c:pt>
                <c:pt idx="762">
                  <c:v>-0.40029900000000002</c:v>
                </c:pt>
                <c:pt idx="763">
                  <c:v>-0.45799299999999998</c:v>
                </c:pt>
                <c:pt idx="764">
                  <c:v>-0.50599700000000003</c:v>
                </c:pt>
                <c:pt idx="765">
                  <c:v>-0.55010999999999999</c:v>
                </c:pt>
                <c:pt idx="766">
                  <c:v>-0.58427399999999996</c:v>
                </c:pt>
                <c:pt idx="767">
                  <c:v>-0.58564799999999995</c:v>
                </c:pt>
                <c:pt idx="768">
                  <c:v>-0.56471300000000002</c:v>
                </c:pt>
                <c:pt idx="769">
                  <c:v>-0.52879299999999996</c:v>
                </c:pt>
                <c:pt idx="770">
                  <c:v>-0.488174</c:v>
                </c:pt>
                <c:pt idx="771">
                  <c:v>-0.46388200000000002</c:v>
                </c:pt>
                <c:pt idx="772">
                  <c:v>-0.44067400000000001</c:v>
                </c:pt>
                <c:pt idx="773">
                  <c:v>-0.43725599999999998</c:v>
                </c:pt>
                <c:pt idx="774">
                  <c:v>-0.452988</c:v>
                </c:pt>
                <c:pt idx="775">
                  <c:v>-0.48107899999999998</c:v>
                </c:pt>
                <c:pt idx="776">
                  <c:v>-0.531281</c:v>
                </c:pt>
                <c:pt idx="777">
                  <c:v>-0.605545</c:v>
                </c:pt>
                <c:pt idx="778">
                  <c:v>-0.70008899999999996</c:v>
                </c:pt>
                <c:pt idx="779">
                  <c:v>-0.78050200000000003</c:v>
                </c:pt>
                <c:pt idx="780">
                  <c:v>-0.85693399999999997</c:v>
                </c:pt>
                <c:pt idx="781">
                  <c:v>-0.91177399999999997</c:v>
                </c:pt>
                <c:pt idx="782">
                  <c:v>-0.92100499999999996</c:v>
                </c:pt>
                <c:pt idx="783">
                  <c:v>-0.89988699999999999</c:v>
                </c:pt>
                <c:pt idx="784">
                  <c:v>-0.85798600000000003</c:v>
                </c:pt>
                <c:pt idx="785">
                  <c:v>-0.76505999999999996</c:v>
                </c:pt>
                <c:pt idx="786">
                  <c:v>-0.67929099999999998</c:v>
                </c:pt>
                <c:pt idx="787">
                  <c:v>-0.60795600000000005</c:v>
                </c:pt>
                <c:pt idx="788">
                  <c:v>-0.56256099999999998</c:v>
                </c:pt>
                <c:pt idx="789">
                  <c:v>-0.54374699999999998</c:v>
                </c:pt>
                <c:pt idx="790">
                  <c:v>-0.54798899999999995</c:v>
                </c:pt>
                <c:pt idx="791">
                  <c:v>-0.58750899999999995</c:v>
                </c:pt>
                <c:pt idx="792">
                  <c:v>-0.61935399999999996</c:v>
                </c:pt>
                <c:pt idx="793">
                  <c:v>-0.66464199999999996</c:v>
                </c:pt>
                <c:pt idx="794">
                  <c:v>-0.70211800000000002</c:v>
                </c:pt>
                <c:pt idx="795">
                  <c:v>-0.70509299999999997</c:v>
                </c:pt>
                <c:pt idx="796">
                  <c:v>-0.67294299999999996</c:v>
                </c:pt>
                <c:pt idx="797">
                  <c:v>-0.62712100000000004</c:v>
                </c:pt>
                <c:pt idx="798">
                  <c:v>-0.57299800000000001</c:v>
                </c:pt>
                <c:pt idx="799">
                  <c:v>-0.50923200000000002</c:v>
                </c:pt>
                <c:pt idx="800">
                  <c:v>-0.438141</c:v>
                </c:pt>
                <c:pt idx="801">
                  <c:v>-0.36778300000000003</c:v>
                </c:pt>
                <c:pt idx="802">
                  <c:v>-0.30029299999999998</c:v>
                </c:pt>
                <c:pt idx="803">
                  <c:v>-0.229355</c:v>
                </c:pt>
                <c:pt idx="804">
                  <c:v>-0.16567999999999999</c:v>
                </c:pt>
                <c:pt idx="805">
                  <c:v>-0.11174000000000001</c:v>
                </c:pt>
                <c:pt idx="806">
                  <c:v>-7.2830000000000006E-2</c:v>
                </c:pt>
                <c:pt idx="807">
                  <c:v>-4.6432000000000001E-2</c:v>
                </c:pt>
                <c:pt idx="808">
                  <c:v>-3.6956999999999997E-2</c:v>
                </c:pt>
                <c:pt idx="809">
                  <c:v>-3.2454999999999998E-2</c:v>
                </c:pt>
                <c:pt idx="810">
                  <c:v>-5.5877999999999997E-2</c:v>
                </c:pt>
                <c:pt idx="811">
                  <c:v>-8.4487999999999994E-2</c:v>
                </c:pt>
                <c:pt idx="812">
                  <c:v>-0.10639999999999999</c:v>
                </c:pt>
                <c:pt idx="813">
                  <c:v>-0.110428</c:v>
                </c:pt>
                <c:pt idx="814">
                  <c:v>-9.4269000000000006E-2</c:v>
                </c:pt>
                <c:pt idx="815">
                  <c:v>-7.1624999999999994E-2</c:v>
                </c:pt>
                <c:pt idx="816">
                  <c:v>-4.4983000000000002E-2</c:v>
                </c:pt>
                <c:pt idx="817">
                  <c:v>-1.6434000000000001E-2</c:v>
                </c:pt>
                <c:pt idx="818">
                  <c:v>2.2171E-2</c:v>
                </c:pt>
                <c:pt idx="819">
                  <c:v>6.2881000000000006E-2</c:v>
                </c:pt>
                <c:pt idx="820">
                  <c:v>9.3215999999999993E-2</c:v>
                </c:pt>
                <c:pt idx="821">
                  <c:v>0.118774</c:v>
                </c:pt>
                <c:pt idx="822">
                  <c:v>0.15312200000000001</c:v>
                </c:pt>
                <c:pt idx="823">
                  <c:v>0.148392</c:v>
                </c:pt>
                <c:pt idx="824">
                  <c:v>0.110046</c:v>
                </c:pt>
                <c:pt idx="825">
                  <c:v>7.4615000000000001E-2</c:v>
                </c:pt>
                <c:pt idx="826">
                  <c:v>1.9531E-2</c:v>
                </c:pt>
                <c:pt idx="827">
                  <c:v>-8.3099000000000006E-2</c:v>
                </c:pt>
                <c:pt idx="828">
                  <c:v>-0.17608599999999999</c:v>
                </c:pt>
                <c:pt idx="829">
                  <c:v>-0.28308100000000003</c:v>
                </c:pt>
                <c:pt idx="830">
                  <c:v>-0.37553399999999998</c:v>
                </c:pt>
                <c:pt idx="831">
                  <c:v>-0.44917299999999999</c:v>
                </c:pt>
                <c:pt idx="832">
                  <c:v>-0.50747699999999996</c:v>
                </c:pt>
                <c:pt idx="833">
                  <c:v>-0.51088</c:v>
                </c:pt>
                <c:pt idx="834">
                  <c:v>-0.48060599999999998</c:v>
                </c:pt>
                <c:pt idx="835">
                  <c:v>-0.41401700000000002</c:v>
                </c:pt>
                <c:pt idx="836">
                  <c:v>-0.34561199999999997</c:v>
                </c:pt>
                <c:pt idx="837">
                  <c:v>-0.29205300000000001</c:v>
                </c:pt>
                <c:pt idx="838">
                  <c:v>-0.24854999999999999</c:v>
                </c:pt>
                <c:pt idx="839">
                  <c:v>-0.226273</c:v>
                </c:pt>
                <c:pt idx="840">
                  <c:v>-0.23500099999999999</c:v>
                </c:pt>
                <c:pt idx="841">
                  <c:v>-0.26556400000000002</c:v>
                </c:pt>
                <c:pt idx="842">
                  <c:v>-0.34581000000000001</c:v>
                </c:pt>
                <c:pt idx="843">
                  <c:v>-0.42442299999999999</c:v>
                </c:pt>
                <c:pt idx="844">
                  <c:v>-0.50228899999999999</c:v>
                </c:pt>
                <c:pt idx="845">
                  <c:v>-0.55415300000000001</c:v>
                </c:pt>
                <c:pt idx="846">
                  <c:v>-0.563446</c:v>
                </c:pt>
                <c:pt idx="847">
                  <c:v>-0.57177699999999998</c:v>
                </c:pt>
                <c:pt idx="848">
                  <c:v>-0.53689600000000004</c:v>
                </c:pt>
                <c:pt idx="849">
                  <c:v>-0.50596600000000003</c:v>
                </c:pt>
                <c:pt idx="850">
                  <c:v>-0.44866899999999998</c:v>
                </c:pt>
                <c:pt idx="851">
                  <c:v>-0.398758</c:v>
                </c:pt>
                <c:pt idx="852">
                  <c:v>-0.37056</c:v>
                </c:pt>
                <c:pt idx="853">
                  <c:v>-0.35946699999999998</c:v>
                </c:pt>
                <c:pt idx="854">
                  <c:v>-0.348389</c:v>
                </c:pt>
                <c:pt idx="855">
                  <c:v>-0.34060699999999999</c:v>
                </c:pt>
                <c:pt idx="856">
                  <c:v>-0.33511400000000002</c:v>
                </c:pt>
                <c:pt idx="857">
                  <c:v>-0.33381699999999997</c:v>
                </c:pt>
                <c:pt idx="858">
                  <c:v>-0.328598</c:v>
                </c:pt>
                <c:pt idx="859">
                  <c:v>-0.31753500000000001</c:v>
                </c:pt>
                <c:pt idx="860">
                  <c:v>-0.297684</c:v>
                </c:pt>
                <c:pt idx="861">
                  <c:v>-0.26187100000000002</c:v>
                </c:pt>
                <c:pt idx="862">
                  <c:v>-0.23046900000000001</c:v>
                </c:pt>
                <c:pt idx="863">
                  <c:v>-0.20436099999999999</c:v>
                </c:pt>
                <c:pt idx="864">
                  <c:v>-0.19767799999999999</c:v>
                </c:pt>
                <c:pt idx="865">
                  <c:v>-0.18937699999999999</c:v>
                </c:pt>
                <c:pt idx="866">
                  <c:v>-0.18130499999999999</c:v>
                </c:pt>
                <c:pt idx="867">
                  <c:v>-0.183945</c:v>
                </c:pt>
                <c:pt idx="868">
                  <c:v>-0.188583</c:v>
                </c:pt>
                <c:pt idx="869">
                  <c:v>-0.21333299999999999</c:v>
                </c:pt>
                <c:pt idx="870">
                  <c:v>-0.26029999999999998</c:v>
                </c:pt>
                <c:pt idx="871">
                  <c:v>-0.32208300000000001</c:v>
                </c:pt>
                <c:pt idx="872">
                  <c:v>-0.39434799999999998</c:v>
                </c:pt>
                <c:pt idx="873">
                  <c:v>-0.46106000000000003</c:v>
                </c:pt>
                <c:pt idx="874">
                  <c:v>-0.55198700000000001</c:v>
                </c:pt>
                <c:pt idx="875">
                  <c:v>-0.62390100000000004</c:v>
                </c:pt>
                <c:pt idx="876">
                  <c:v>-0.68760699999999997</c:v>
                </c:pt>
                <c:pt idx="877">
                  <c:v>-0.74008200000000002</c:v>
                </c:pt>
                <c:pt idx="878">
                  <c:v>-0.77511600000000003</c:v>
                </c:pt>
                <c:pt idx="879">
                  <c:v>-0.782196</c:v>
                </c:pt>
                <c:pt idx="880">
                  <c:v>-0.76826499999999998</c:v>
                </c:pt>
                <c:pt idx="881">
                  <c:v>-0.75256299999999998</c:v>
                </c:pt>
                <c:pt idx="882">
                  <c:v>-0.70459000000000005</c:v>
                </c:pt>
                <c:pt idx="883">
                  <c:v>-0.65710400000000002</c:v>
                </c:pt>
                <c:pt idx="884">
                  <c:v>-0.58609</c:v>
                </c:pt>
                <c:pt idx="885">
                  <c:v>-0.52008100000000002</c:v>
                </c:pt>
                <c:pt idx="886">
                  <c:v>-0.44564799999999999</c:v>
                </c:pt>
                <c:pt idx="887">
                  <c:v>-0.40489199999999997</c:v>
                </c:pt>
                <c:pt idx="888">
                  <c:v>-0.38708500000000001</c:v>
                </c:pt>
                <c:pt idx="889">
                  <c:v>-0.41108699999999998</c:v>
                </c:pt>
                <c:pt idx="890">
                  <c:v>-0.46183800000000003</c:v>
                </c:pt>
                <c:pt idx="891">
                  <c:v>-0.53529400000000005</c:v>
                </c:pt>
                <c:pt idx="892">
                  <c:v>-0.59677100000000005</c:v>
                </c:pt>
                <c:pt idx="893">
                  <c:v>-0.62912000000000001</c:v>
                </c:pt>
                <c:pt idx="894">
                  <c:v>-0.65345799999999998</c:v>
                </c:pt>
                <c:pt idx="895">
                  <c:v>-0.66819799999999996</c:v>
                </c:pt>
                <c:pt idx="896">
                  <c:v>-0.63688699999999998</c:v>
                </c:pt>
                <c:pt idx="897">
                  <c:v>-0.60034200000000004</c:v>
                </c:pt>
                <c:pt idx="898">
                  <c:v>-0.525482</c:v>
                </c:pt>
                <c:pt idx="899">
                  <c:v>-0.43817099999999998</c:v>
                </c:pt>
                <c:pt idx="900">
                  <c:v>-0.36631799999999998</c:v>
                </c:pt>
                <c:pt idx="901">
                  <c:v>-0.290802</c:v>
                </c:pt>
                <c:pt idx="902">
                  <c:v>-0.24258399999999999</c:v>
                </c:pt>
                <c:pt idx="903">
                  <c:v>-0.19897500000000001</c:v>
                </c:pt>
                <c:pt idx="904">
                  <c:v>-0.17182900000000001</c:v>
                </c:pt>
                <c:pt idx="905">
                  <c:v>-0.161301</c:v>
                </c:pt>
                <c:pt idx="906">
                  <c:v>-0.161194</c:v>
                </c:pt>
                <c:pt idx="907">
                  <c:v>-0.16039999999999999</c:v>
                </c:pt>
                <c:pt idx="908">
                  <c:v>-0.17807000000000001</c:v>
                </c:pt>
                <c:pt idx="909">
                  <c:v>-0.18612699999999999</c:v>
                </c:pt>
                <c:pt idx="910">
                  <c:v>-0.18385299999999999</c:v>
                </c:pt>
                <c:pt idx="911">
                  <c:v>-0.17866499999999999</c:v>
                </c:pt>
                <c:pt idx="912">
                  <c:v>-0.155807</c:v>
                </c:pt>
                <c:pt idx="913">
                  <c:v>-0.11058</c:v>
                </c:pt>
                <c:pt idx="914">
                  <c:v>-5.8028999999999997E-2</c:v>
                </c:pt>
                <c:pt idx="915">
                  <c:v>-3.3869999999999998E-3</c:v>
                </c:pt>
                <c:pt idx="916">
                  <c:v>5.3192000000000003E-2</c:v>
                </c:pt>
                <c:pt idx="917">
                  <c:v>8.4228999999999998E-2</c:v>
                </c:pt>
                <c:pt idx="918">
                  <c:v>0.12445100000000001</c:v>
                </c:pt>
                <c:pt idx="919">
                  <c:v>0.155441</c:v>
                </c:pt>
                <c:pt idx="920">
                  <c:v>0.16087299999999999</c:v>
                </c:pt>
                <c:pt idx="921">
                  <c:v>0.158661</c:v>
                </c:pt>
                <c:pt idx="922">
                  <c:v>0.12890599999999999</c:v>
                </c:pt>
                <c:pt idx="923">
                  <c:v>8.7111999999999995E-2</c:v>
                </c:pt>
                <c:pt idx="924">
                  <c:v>3.3294999999999998E-2</c:v>
                </c:pt>
                <c:pt idx="925">
                  <c:v>-3.8483000000000003E-2</c:v>
                </c:pt>
                <c:pt idx="926">
                  <c:v>-0.14424100000000001</c:v>
                </c:pt>
                <c:pt idx="927">
                  <c:v>-0.23364299999999999</c:v>
                </c:pt>
                <c:pt idx="928">
                  <c:v>-0.31623800000000002</c:v>
                </c:pt>
                <c:pt idx="929">
                  <c:v>-0.41616799999999998</c:v>
                </c:pt>
                <c:pt idx="930">
                  <c:v>-0.46479799999999999</c:v>
                </c:pt>
                <c:pt idx="931">
                  <c:v>-0.483047</c:v>
                </c:pt>
                <c:pt idx="932">
                  <c:v>-0.46467599999999998</c:v>
                </c:pt>
                <c:pt idx="933">
                  <c:v>-0.422653</c:v>
                </c:pt>
                <c:pt idx="934">
                  <c:v>-0.376114</c:v>
                </c:pt>
                <c:pt idx="935">
                  <c:v>-0.332291</c:v>
                </c:pt>
                <c:pt idx="936">
                  <c:v>-0.27739000000000003</c:v>
                </c:pt>
                <c:pt idx="937">
                  <c:v>-0.24224899999999999</c:v>
                </c:pt>
                <c:pt idx="938">
                  <c:v>-0.245087</c:v>
                </c:pt>
                <c:pt idx="939">
                  <c:v>-0.281281</c:v>
                </c:pt>
                <c:pt idx="940">
                  <c:v>-0.34489399999999998</c:v>
                </c:pt>
                <c:pt idx="941">
                  <c:v>-0.42057800000000001</c:v>
                </c:pt>
                <c:pt idx="942">
                  <c:v>-0.50795000000000001</c:v>
                </c:pt>
                <c:pt idx="943">
                  <c:v>-0.584457</c:v>
                </c:pt>
                <c:pt idx="944">
                  <c:v>-0.65280199999999999</c:v>
                </c:pt>
                <c:pt idx="945">
                  <c:v>-0.69398499999999996</c:v>
                </c:pt>
                <c:pt idx="946">
                  <c:v>-0.68408199999999997</c:v>
                </c:pt>
                <c:pt idx="947">
                  <c:v>-0.64511099999999999</c:v>
                </c:pt>
                <c:pt idx="948">
                  <c:v>-0.58592200000000005</c:v>
                </c:pt>
                <c:pt idx="949">
                  <c:v>-0.51298500000000002</c:v>
                </c:pt>
                <c:pt idx="950">
                  <c:v>-0.44776899999999997</c:v>
                </c:pt>
                <c:pt idx="951">
                  <c:v>-0.36616500000000002</c:v>
                </c:pt>
                <c:pt idx="952">
                  <c:v>-0.30340600000000001</c:v>
                </c:pt>
                <c:pt idx="953">
                  <c:v>-0.240311</c:v>
                </c:pt>
                <c:pt idx="954">
                  <c:v>-0.19813500000000001</c:v>
                </c:pt>
                <c:pt idx="955">
                  <c:v>-0.18252599999999999</c:v>
                </c:pt>
                <c:pt idx="956">
                  <c:v>-0.17150899999999999</c:v>
                </c:pt>
                <c:pt idx="957">
                  <c:v>-0.161133</c:v>
                </c:pt>
                <c:pt idx="958">
                  <c:v>-0.14718600000000001</c:v>
                </c:pt>
                <c:pt idx="959">
                  <c:v>-0.129745</c:v>
                </c:pt>
                <c:pt idx="960">
                  <c:v>-0.127441</c:v>
                </c:pt>
                <c:pt idx="961">
                  <c:v>-0.12814300000000001</c:v>
                </c:pt>
                <c:pt idx="962">
                  <c:v>-0.13061500000000001</c:v>
                </c:pt>
                <c:pt idx="963">
                  <c:v>-0.12431300000000001</c:v>
                </c:pt>
                <c:pt idx="964">
                  <c:v>-0.118408</c:v>
                </c:pt>
                <c:pt idx="965">
                  <c:v>-0.117294</c:v>
                </c:pt>
                <c:pt idx="966">
                  <c:v>-0.127197</c:v>
                </c:pt>
                <c:pt idx="967">
                  <c:v>-0.162018</c:v>
                </c:pt>
                <c:pt idx="968">
                  <c:v>-0.18756100000000001</c:v>
                </c:pt>
                <c:pt idx="969">
                  <c:v>-0.19966100000000001</c:v>
                </c:pt>
                <c:pt idx="970">
                  <c:v>-0.21823100000000001</c:v>
                </c:pt>
                <c:pt idx="971">
                  <c:v>-0.24774199999999999</c:v>
                </c:pt>
                <c:pt idx="972">
                  <c:v>-0.30638100000000001</c:v>
                </c:pt>
                <c:pt idx="973">
                  <c:v>-0.393982</c:v>
                </c:pt>
                <c:pt idx="974">
                  <c:v>-0.48764000000000002</c:v>
                </c:pt>
                <c:pt idx="975">
                  <c:v>-0.60179099999999996</c:v>
                </c:pt>
                <c:pt idx="976">
                  <c:v>-0.71621699999999999</c:v>
                </c:pt>
                <c:pt idx="977">
                  <c:v>-0.82133500000000004</c:v>
                </c:pt>
                <c:pt idx="978">
                  <c:v>-0.89566000000000001</c:v>
                </c:pt>
                <c:pt idx="979">
                  <c:v>-0.91633600000000004</c:v>
                </c:pt>
                <c:pt idx="980">
                  <c:v>-0.88146999999999998</c:v>
                </c:pt>
                <c:pt idx="981">
                  <c:v>-0.83586099999999997</c:v>
                </c:pt>
                <c:pt idx="982">
                  <c:v>-0.74055499999999996</c:v>
                </c:pt>
                <c:pt idx="983">
                  <c:v>-0.59571799999999997</c:v>
                </c:pt>
                <c:pt idx="984">
                  <c:v>-0.48765599999999998</c:v>
                </c:pt>
                <c:pt idx="985">
                  <c:v>-0.37315399999999999</c:v>
                </c:pt>
                <c:pt idx="986">
                  <c:v>-0.29887399999999997</c:v>
                </c:pt>
                <c:pt idx="987">
                  <c:v>-0.32492100000000002</c:v>
                </c:pt>
                <c:pt idx="988">
                  <c:v>-0.38130199999999997</c:v>
                </c:pt>
                <c:pt idx="989">
                  <c:v>-0.49558999999999997</c:v>
                </c:pt>
                <c:pt idx="990">
                  <c:v>-0.60519400000000001</c:v>
                </c:pt>
                <c:pt idx="991">
                  <c:v>-0.69395399999999996</c:v>
                </c:pt>
                <c:pt idx="992">
                  <c:v>-0.74117999999999995</c:v>
                </c:pt>
                <c:pt idx="993">
                  <c:v>-0.73127699999999995</c:v>
                </c:pt>
                <c:pt idx="994">
                  <c:v>-0.69474800000000003</c:v>
                </c:pt>
                <c:pt idx="995">
                  <c:v>-0.62855499999999997</c:v>
                </c:pt>
                <c:pt idx="996">
                  <c:v>-0.54933200000000004</c:v>
                </c:pt>
                <c:pt idx="997">
                  <c:v>-0.46008300000000002</c:v>
                </c:pt>
                <c:pt idx="998">
                  <c:v>-0.38668799999999998</c:v>
                </c:pt>
                <c:pt idx="999">
                  <c:v>-0.32017499999999999</c:v>
                </c:pt>
                <c:pt idx="1000">
                  <c:v>-0.26301600000000003</c:v>
                </c:pt>
              </c:numCache>
            </c:numRef>
          </c:val>
          <c:smooth val="0"/>
          <c:extLst>
            <c:ext xmlns:c16="http://schemas.microsoft.com/office/drawing/2014/chart" uri="{C3380CC4-5D6E-409C-BE32-E72D297353CC}">
              <c16:uniqueId val="{00000002-1B0B-4719-8B0D-28CAB3EA8947}"/>
            </c:ext>
          </c:extLst>
        </c:ser>
        <c:dLbls>
          <c:showLegendKey val="0"/>
          <c:showVal val="0"/>
          <c:showCatName val="0"/>
          <c:showSerName val="0"/>
          <c:showPercent val="0"/>
          <c:showBubbleSize val="0"/>
        </c:dLbls>
        <c:smooth val="0"/>
        <c:axId val="600398000"/>
        <c:axId val="600400952"/>
      </c:lineChart>
      <c:catAx>
        <c:axId val="6003980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400952"/>
        <c:crosses val="autoZero"/>
        <c:auto val="1"/>
        <c:lblAlgn val="ctr"/>
        <c:lblOffset val="100"/>
        <c:noMultiLvlLbl val="0"/>
      </c:catAx>
      <c:valAx>
        <c:axId val="600400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039800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Simulate_raci_31_01_2018!$Z$1</c:f>
              <c:strCache>
                <c:ptCount val="1"/>
                <c:pt idx="0">
                  <c:v>Pitch Angle Offset</c:v>
                </c:pt>
              </c:strCache>
            </c:strRef>
          </c:tx>
          <c:spPr>
            <a:ln w="28575" cap="rnd">
              <a:solidFill>
                <a:schemeClr val="accent1"/>
              </a:solidFill>
              <a:round/>
            </a:ln>
            <a:effectLst/>
          </c:spPr>
          <c:marker>
            <c:symbol val="none"/>
          </c:marker>
          <c:val>
            <c:numRef>
              <c:f>Simulate_raci_31_01_2018!$Z$2:$Z$1500</c:f>
              <c:numCache>
                <c:formatCode>General</c:formatCode>
                <c:ptCount val="1499"/>
                <c:pt idx="0">
                  <c:v>-1.6767000000000001E-2</c:v>
                </c:pt>
                <c:pt idx="1">
                  <c:v>3.7283400000000001E-2</c:v>
                </c:pt>
                <c:pt idx="2">
                  <c:v>5.2325999999999998E-2</c:v>
                </c:pt>
                <c:pt idx="3">
                  <c:v>-3.3084E-3</c:v>
                </c:pt>
                <c:pt idx="4">
                  <c:v>-0.12737519999999999</c:v>
                </c:pt>
                <c:pt idx="5">
                  <c:v>-0.2964078</c:v>
                </c:pt>
                <c:pt idx="6">
                  <c:v>-0.508023</c:v>
                </c:pt>
                <c:pt idx="7">
                  <c:v>-0.75818700000000006</c:v>
                </c:pt>
                <c:pt idx="8">
                  <c:v>-1.0296396000000001</c:v>
                </c:pt>
                <c:pt idx="9">
                  <c:v>-1.3084704</c:v>
                </c:pt>
                <c:pt idx="10">
                  <c:v>-1.5347142</c:v>
                </c:pt>
                <c:pt idx="11">
                  <c:v>-1.6893594000000001</c:v>
                </c:pt>
                <c:pt idx="12">
                  <c:v>-1.7858879999999999</c:v>
                </c:pt>
                <c:pt idx="13">
                  <c:v>-1.7976744</c:v>
                </c:pt>
                <c:pt idx="14">
                  <c:v>-1.7751996000000001</c:v>
                </c:pt>
                <c:pt idx="15">
                  <c:v>-1.7550809999999999</c:v>
                </c:pt>
                <c:pt idx="16">
                  <c:v>-1.7312166</c:v>
                </c:pt>
                <c:pt idx="17">
                  <c:v>-1.647594</c:v>
                </c:pt>
                <c:pt idx="18">
                  <c:v>-1.5141258</c:v>
                </c:pt>
                <c:pt idx="19">
                  <c:v>-1.3887342</c:v>
                </c:pt>
                <c:pt idx="20">
                  <c:v>-1.2909653999999999</c:v>
                </c:pt>
                <c:pt idx="21">
                  <c:v>-1.2305429999999999</c:v>
                </c:pt>
                <c:pt idx="22">
                  <c:v>-1.2128418000000001</c:v>
                </c:pt>
                <c:pt idx="23">
                  <c:v>-1.2158928</c:v>
                </c:pt>
                <c:pt idx="24">
                  <c:v>-1.2007547999999999</c:v>
                </c:pt>
                <c:pt idx="25">
                  <c:v>-1.1425031999999999</c:v>
                </c:pt>
                <c:pt idx="26">
                  <c:v>-1.0627470000000001</c:v>
                </c:pt>
                <c:pt idx="27">
                  <c:v>-1.029096</c:v>
                </c:pt>
                <c:pt idx="28">
                  <c:v>-1.0379592</c:v>
                </c:pt>
                <c:pt idx="29">
                  <c:v>-1.0760453999999999</c:v>
                </c:pt>
                <c:pt idx="30">
                  <c:v>-1.1201255999999999</c:v>
                </c:pt>
                <c:pt idx="31">
                  <c:v>-1.1313485999999999</c:v>
                </c:pt>
                <c:pt idx="32">
                  <c:v>-1.0632185999999999</c:v>
                </c:pt>
                <c:pt idx="33">
                  <c:v>-0.9023004</c:v>
                </c:pt>
                <c:pt idx="34">
                  <c:v>-0.6736896</c:v>
                </c:pt>
                <c:pt idx="35">
                  <c:v>-0.45254159999999999</c:v>
                </c:pt>
                <c:pt idx="36">
                  <c:v>-0.31416840000000001</c:v>
                </c:pt>
                <c:pt idx="37">
                  <c:v>-0.26624700000000001</c:v>
                </c:pt>
                <c:pt idx="38">
                  <c:v>-0.27774720000000003</c:v>
                </c:pt>
                <c:pt idx="39">
                  <c:v>-0.35626679999999999</c:v>
                </c:pt>
                <c:pt idx="40">
                  <c:v>-0.52317720000000001</c:v>
                </c:pt>
                <c:pt idx="41">
                  <c:v>-0.82096380000000002</c:v>
                </c:pt>
                <c:pt idx="42">
                  <c:v>-1.2785724000000001</c:v>
                </c:pt>
                <c:pt idx="43">
                  <c:v>-1.9114002000000001</c:v>
                </c:pt>
                <c:pt idx="44">
                  <c:v>-2.6923986000000002</c:v>
                </c:pt>
                <c:pt idx="45">
                  <c:v>-3.6193878000000002</c:v>
                </c:pt>
                <c:pt idx="46">
                  <c:v>-4.6902942000000003</c:v>
                </c:pt>
                <c:pt idx="47">
                  <c:v>-5.9146146000000002</c:v>
                </c:pt>
                <c:pt idx="48">
                  <c:v>-7.2868193999999997</c:v>
                </c:pt>
                <c:pt idx="49">
                  <c:v>-8.8010190000000001</c:v>
                </c:pt>
                <c:pt idx="50">
                  <c:v>-10.4452056</c:v>
                </c:pt>
                <c:pt idx="51">
                  <c:v>-12.217478399999999</c:v>
                </c:pt>
                <c:pt idx="52">
                  <c:v>-14.1221862</c:v>
                </c:pt>
                <c:pt idx="53">
                  <c:v>-16.159766399999999</c:v>
                </c:pt>
                <c:pt idx="54">
                  <c:v>-18.295734599999999</c:v>
                </c:pt>
                <c:pt idx="55">
                  <c:v>-20.510796599999999</c:v>
                </c:pt>
                <c:pt idx="56">
                  <c:v>-22.748463000000001</c:v>
                </c:pt>
                <c:pt idx="57">
                  <c:v>-24.973718399999999</c:v>
                </c:pt>
                <c:pt idx="58">
                  <c:v>-27.208076399999999</c:v>
                </c:pt>
                <c:pt idx="59">
                  <c:v>-29.497908599999999</c:v>
                </c:pt>
                <c:pt idx="60">
                  <c:v>-31.895764199999999</c:v>
                </c:pt>
                <c:pt idx="61">
                  <c:v>-34.440570000000001</c:v>
                </c:pt>
                <c:pt idx="62">
                  <c:v>-37.133963999999999</c:v>
                </c:pt>
                <c:pt idx="63">
                  <c:v>-39.940898400000002</c:v>
                </c:pt>
                <c:pt idx="64">
                  <c:v>-42.811534799999997</c:v>
                </c:pt>
                <c:pt idx="65">
                  <c:v>-45.735847200000002</c:v>
                </c:pt>
                <c:pt idx="66">
                  <c:v>-48.688811999999999</c:v>
                </c:pt>
                <c:pt idx="67">
                  <c:v>-51.681875400000003</c:v>
                </c:pt>
                <c:pt idx="68">
                  <c:v>-54.722840400000003</c:v>
                </c:pt>
                <c:pt idx="69">
                  <c:v>-57.828915000000002</c:v>
                </c:pt>
                <c:pt idx="70">
                  <c:v>-60.963658199999998</c:v>
                </c:pt>
                <c:pt idx="71">
                  <c:v>-64.0920816</c:v>
                </c:pt>
                <c:pt idx="72">
                  <c:v>-67.169962799999993</c:v>
                </c:pt>
                <c:pt idx="73">
                  <c:v>-70.107089400000007</c:v>
                </c:pt>
                <c:pt idx="74">
                  <c:v>-72.911212199999994</c:v>
                </c:pt>
                <c:pt idx="75">
                  <c:v>-75.565256399999996</c:v>
                </c:pt>
                <c:pt idx="76">
                  <c:v>-78.063717600000004</c:v>
                </c:pt>
                <c:pt idx="77">
                  <c:v>-80.397228600000005</c:v>
                </c:pt>
                <c:pt idx="78">
                  <c:v>-82.567760399999997</c:v>
                </c:pt>
                <c:pt idx="79">
                  <c:v>-84.611629800000003</c:v>
                </c:pt>
                <c:pt idx="80">
                  <c:v>-86.542226999999997</c:v>
                </c:pt>
                <c:pt idx="81">
                  <c:v>-88.345756800000004</c:v>
                </c:pt>
                <c:pt idx="82">
                  <c:v>-90.006879600000005</c:v>
                </c:pt>
                <c:pt idx="83">
                  <c:v>-91.537151399999999</c:v>
                </c:pt>
                <c:pt idx="84">
                  <c:v>-92.925397799999999</c:v>
                </c:pt>
                <c:pt idx="85">
                  <c:v>-94.127913000000007</c:v>
                </c:pt>
                <c:pt idx="86">
                  <c:v>-95.119641000000001</c:v>
                </c:pt>
                <c:pt idx="87">
                  <c:v>-95.906375999999995</c:v>
                </c:pt>
                <c:pt idx="88">
                  <c:v>-96.511276800000005</c:v>
                </c:pt>
                <c:pt idx="89">
                  <c:v>-96.945676199999994</c:v>
                </c:pt>
                <c:pt idx="90">
                  <c:v>-97.224722999999997</c:v>
                </c:pt>
                <c:pt idx="91">
                  <c:v>-97.356482999999997</c:v>
                </c:pt>
                <c:pt idx="92">
                  <c:v>-97.356790799999999</c:v>
                </c:pt>
                <c:pt idx="93">
                  <c:v>-97.204356000000004</c:v>
                </c:pt>
                <c:pt idx="94">
                  <c:v>-96.877423800000003</c:v>
                </c:pt>
                <c:pt idx="95">
                  <c:v>-96.3836388</c:v>
                </c:pt>
                <c:pt idx="96">
                  <c:v>-95.744962799999996</c:v>
                </c:pt>
                <c:pt idx="97">
                  <c:v>-94.959228600000003</c:v>
                </c:pt>
                <c:pt idx="98">
                  <c:v>-94.019812200000004</c:v>
                </c:pt>
                <c:pt idx="99">
                  <c:v>-92.955108600000003</c:v>
                </c:pt>
                <c:pt idx="100">
                  <c:v>-91.745739</c:v>
                </c:pt>
                <c:pt idx="101">
                  <c:v>-90.404114399999997</c:v>
                </c:pt>
                <c:pt idx="102">
                  <c:v>-88.950178800000003</c:v>
                </c:pt>
                <c:pt idx="103">
                  <c:v>-87.383898000000002</c:v>
                </c:pt>
                <c:pt idx="104">
                  <c:v>-85.682010599999998</c:v>
                </c:pt>
                <c:pt idx="105">
                  <c:v>-83.847540600000002</c:v>
                </c:pt>
                <c:pt idx="106">
                  <c:v>-81.937515599999998</c:v>
                </c:pt>
                <c:pt idx="107">
                  <c:v>-80.028656999999995</c:v>
                </c:pt>
                <c:pt idx="108">
                  <c:v>-78.175054799999998</c:v>
                </c:pt>
                <c:pt idx="109">
                  <c:v>-76.400226000000004</c:v>
                </c:pt>
                <c:pt idx="110">
                  <c:v>-74.706092999999996</c:v>
                </c:pt>
                <c:pt idx="111">
                  <c:v>-72.996580800000004</c:v>
                </c:pt>
                <c:pt idx="112">
                  <c:v>-71.200371599999997</c:v>
                </c:pt>
                <c:pt idx="113">
                  <c:v>-69.284548799999996</c:v>
                </c:pt>
                <c:pt idx="114">
                  <c:v>-67.226079600000006</c:v>
                </c:pt>
                <c:pt idx="115">
                  <c:v>-65.079124199999995</c:v>
                </c:pt>
                <c:pt idx="116">
                  <c:v>-62.867005200000001</c:v>
                </c:pt>
                <c:pt idx="117">
                  <c:v>-60.624433799999998</c:v>
                </c:pt>
                <c:pt idx="118">
                  <c:v>-58.316941800000002</c:v>
                </c:pt>
                <c:pt idx="119">
                  <c:v>-55.898783999999999</c:v>
                </c:pt>
                <c:pt idx="120">
                  <c:v>-53.388957599999998</c:v>
                </c:pt>
                <c:pt idx="121">
                  <c:v>-50.756292000000002</c:v>
                </c:pt>
                <c:pt idx="122">
                  <c:v>-47.975462999999998</c:v>
                </c:pt>
                <c:pt idx="123">
                  <c:v>-45.067782600000001</c:v>
                </c:pt>
                <c:pt idx="124">
                  <c:v>-42.008533200000002</c:v>
                </c:pt>
                <c:pt idx="125">
                  <c:v>-38.753254800000001</c:v>
                </c:pt>
                <c:pt idx="126">
                  <c:v>-35.266350600000003</c:v>
                </c:pt>
                <c:pt idx="127">
                  <c:v>-31.518399599999999</c:v>
                </c:pt>
                <c:pt idx="128">
                  <c:v>-27.572947200000002</c:v>
                </c:pt>
                <c:pt idx="129">
                  <c:v>-23.509799999999998</c:v>
                </c:pt>
                <c:pt idx="130">
                  <c:v>-19.425673799999998</c:v>
                </c:pt>
                <c:pt idx="131">
                  <c:v>-15.3796698</c:v>
                </c:pt>
                <c:pt idx="132">
                  <c:v>-11.3202792</c:v>
                </c:pt>
                <c:pt idx="133">
                  <c:v>-7.2747576</c:v>
                </c:pt>
                <c:pt idx="134">
                  <c:v>-3.2486058</c:v>
                </c:pt>
                <c:pt idx="135">
                  <c:v>0.77738580000000002</c:v>
                </c:pt>
                <c:pt idx="136">
                  <c:v>4.8010751999999997</c:v>
                </c:pt>
                <c:pt idx="137">
                  <c:v>8.7822557999999997</c:v>
                </c:pt>
                <c:pt idx="138">
                  <c:v>12.654109800000001</c:v>
                </c:pt>
                <c:pt idx="139">
                  <c:v>16.3532844</c:v>
                </c:pt>
                <c:pt idx="140">
                  <c:v>19.8141894</c:v>
                </c:pt>
                <c:pt idx="141">
                  <c:v>22.996218599999999</c:v>
                </c:pt>
                <c:pt idx="142">
                  <c:v>25.897514399999999</c:v>
                </c:pt>
                <c:pt idx="143">
                  <c:v>28.497333600000001</c:v>
                </c:pt>
                <c:pt idx="144">
                  <c:v>30.805541999999999</c:v>
                </c:pt>
                <c:pt idx="145">
                  <c:v>32.841261000000003</c:v>
                </c:pt>
                <c:pt idx="146">
                  <c:v>34.583120999999998</c:v>
                </c:pt>
                <c:pt idx="147">
                  <c:v>36.0229608</c:v>
                </c:pt>
                <c:pt idx="148">
                  <c:v>37.131949800000001</c:v>
                </c:pt>
                <c:pt idx="149">
                  <c:v>37.9411956</c:v>
                </c:pt>
                <c:pt idx="150">
                  <c:v>38.475802799999997</c:v>
                </c:pt>
                <c:pt idx="151">
                  <c:v>38.7514872</c:v>
                </c:pt>
                <c:pt idx="152">
                  <c:v>38.799322199999999</c:v>
                </c:pt>
                <c:pt idx="153">
                  <c:v>38.6654652</c:v>
                </c:pt>
                <c:pt idx="154">
                  <c:v>38.368947599999998</c:v>
                </c:pt>
                <c:pt idx="155">
                  <c:v>37.926783</c:v>
                </c:pt>
                <c:pt idx="156">
                  <c:v>37.3521906</c:v>
                </c:pt>
                <c:pt idx="157">
                  <c:v>36.654674399999998</c:v>
                </c:pt>
                <c:pt idx="158">
                  <c:v>35.832265200000002</c:v>
                </c:pt>
                <c:pt idx="159">
                  <c:v>34.877237399999999</c:v>
                </c:pt>
                <c:pt idx="160">
                  <c:v>33.797307600000003</c:v>
                </c:pt>
                <c:pt idx="161">
                  <c:v>32.615789399999997</c:v>
                </c:pt>
                <c:pt idx="162">
                  <c:v>31.342535999999999</c:v>
                </c:pt>
                <c:pt idx="163">
                  <c:v>29.954552400000001</c:v>
                </c:pt>
                <c:pt idx="164">
                  <c:v>28.421001</c:v>
                </c:pt>
                <c:pt idx="165">
                  <c:v>26.7379362</c:v>
                </c:pt>
                <c:pt idx="166">
                  <c:v>24.924241800000001</c:v>
                </c:pt>
                <c:pt idx="167">
                  <c:v>22.985287199999998</c:v>
                </c:pt>
                <c:pt idx="168">
                  <c:v>20.936266199999999</c:v>
                </c:pt>
                <c:pt idx="169">
                  <c:v>18.804112199999999</c:v>
                </c:pt>
                <c:pt idx="170">
                  <c:v>16.622024400000001</c:v>
                </c:pt>
                <c:pt idx="171">
                  <c:v>14.426811000000001</c:v>
                </c:pt>
                <c:pt idx="172">
                  <c:v>12.2377266</c:v>
                </c:pt>
                <c:pt idx="173">
                  <c:v>10.052856</c:v>
                </c:pt>
                <c:pt idx="174">
                  <c:v>7.8645636000000003</c:v>
                </c:pt>
                <c:pt idx="175">
                  <c:v>5.6649761999999999</c:v>
                </c:pt>
                <c:pt idx="176">
                  <c:v>3.4306002000000002</c:v>
                </c:pt>
                <c:pt idx="177">
                  <c:v>1.1595941999999999</c:v>
                </c:pt>
                <c:pt idx="178">
                  <c:v>-1.1498922</c:v>
                </c:pt>
                <c:pt idx="179">
                  <c:v>-3.5094474</c:v>
                </c:pt>
                <c:pt idx="180">
                  <c:v>-5.9095746</c:v>
                </c:pt>
                <c:pt idx="181">
                  <c:v>-8.3580083999999992</c:v>
                </c:pt>
                <c:pt idx="182">
                  <c:v>-10.843158600000001</c:v>
                </c:pt>
                <c:pt idx="183">
                  <c:v>-13.359195</c:v>
                </c:pt>
                <c:pt idx="184">
                  <c:v>-15.917498999999999</c:v>
                </c:pt>
                <c:pt idx="185">
                  <c:v>-18.550506599999999</c:v>
                </c:pt>
                <c:pt idx="186">
                  <c:v>-21.310101</c:v>
                </c:pt>
                <c:pt idx="187">
                  <c:v>-24.2482662</c:v>
                </c:pt>
                <c:pt idx="188">
                  <c:v>-27.390141</c:v>
                </c:pt>
                <c:pt idx="189">
                  <c:v>-30.7032156</c:v>
                </c:pt>
                <c:pt idx="190">
                  <c:v>-34.122367799999999</c:v>
                </c:pt>
                <c:pt idx="191">
                  <c:v>-37.580508000000002</c:v>
                </c:pt>
                <c:pt idx="192">
                  <c:v>-41.044764600000001</c:v>
                </c:pt>
                <c:pt idx="193">
                  <c:v>-44.491838399999999</c:v>
                </c:pt>
                <c:pt idx="194">
                  <c:v>-47.900271600000004</c:v>
                </c:pt>
                <c:pt idx="195">
                  <c:v>-51.246730800000002</c:v>
                </c:pt>
                <c:pt idx="196">
                  <c:v>-54.500489999999999</c:v>
                </c:pt>
                <c:pt idx="197">
                  <c:v>-57.628938599999998</c:v>
                </c:pt>
                <c:pt idx="198">
                  <c:v>-60.618526199999998</c:v>
                </c:pt>
                <c:pt idx="199">
                  <c:v>-63.452125799999997</c:v>
                </c:pt>
                <c:pt idx="200">
                  <c:v>-66.1107528</c:v>
                </c:pt>
                <c:pt idx="201">
                  <c:v>-68.577229799999998</c:v>
                </c:pt>
                <c:pt idx="202">
                  <c:v>-70.828916399999997</c:v>
                </c:pt>
                <c:pt idx="203">
                  <c:v>-72.860124600000006</c:v>
                </c:pt>
                <c:pt idx="204">
                  <c:v>-74.661096599999993</c:v>
                </c:pt>
                <c:pt idx="205">
                  <c:v>-76.224149999999995</c:v>
                </c:pt>
                <c:pt idx="206">
                  <c:v>-77.564615399999994</c:v>
                </c:pt>
                <c:pt idx="207">
                  <c:v>-78.701776199999998</c:v>
                </c:pt>
                <c:pt idx="208">
                  <c:v>-79.658911799999998</c:v>
                </c:pt>
                <c:pt idx="209">
                  <c:v>-80.464710600000004</c:v>
                </c:pt>
                <c:pt idx="210">
                  <c:v>-81.146084400000007</c:v>
                </c:pt>
                <c:pt idx="211">
                  <c:v>-81.729966599999997</c:v>
                </c:pt>
                <c:pt idx="212">
                  <c:v>-82.233471600000001</c:v>
                </c:pt>
                <c:pt idx="213">
                  <c:v>-82.654473600000003</c:v>
                </c:pt>
                <c:pt idx="214">
                  <c:v>-83.010274199999998</c:v>
                </c:pt>
                <c:pt idx="215">
                  <c:v>-83.3125158</c:v>
                </c:pt>
                <c:pt idx="216">
                  <c:v>-83.557432800000001</c:v>
                </c:pt>
                <c:pt idx="217">
                  <c:v>-83.737054799999996</c:v>
                </c:pt>
                <c:pt idx="218">
                  <c:v>-83.828079000000002</c:v>
                </c:pt>
                <c:pt idx="219">
                  <c:v>-83.790336600000003</c:v>
                </c:pt>
                <c:pt idx="220">
                  <c:v>-83.581892999999994</c:v>
                </c:pt>
                <c:pt idx="221">
                  <c:v>-83.170189800000003</c:v>
                </c:pt>
                <c:pt idx="222">
                  <c:v>-82.534066199999998</c:v>
                </c:pt>
                <c:pt idx="223">
                  <c:v>-81.667679399999997</c:v>
                </c:pt>
                <c:pt idx="224">
                  <c:v>-80.588147399999997</c:v>
                </c:pt>
                <c:pt idx="225">
                  <c:v>-79.312388400000003</c:v>
                </c:pt>
                <c:pt idx="226">
                  <c:v>-77.844376800000006</c:v>
                </c:pt>
                <c:pt idx="227">
                  <c:v>-76.1580108</c:v>
                </c:pt>
                <c:pt idx="228">
                  <c:v>-74.196050400000004</c:v>
                </c:pt>
                <c:pt idx="229">
                  <c:v>-71.910556200000002</c:v>
                </c:pt>
                <c:pt idx="230">
                  <c:v>-69.303245399999994</c:v>
                </c:pt>
                <c:pt idx="231">
                  <c:v>-66.375800999999996</c:v>
                </c:pt>
                <c:pt idx="232">
                  <c:v>-63.112566600000001</c:v>
                </c:pt>
                <c:pt idx="233">
                  <c:v>-59.640856200000002</c:v>
                </c:pt>
                <c:pt idx="234">
                  <c:v>-56.044821599999999</c:v>
                </c:pt>
                <c:pt idx="235">
                  <c:v>-52.359820200000001</c:v>
                </c:pt>
                <c:pt idx="236">
                  <c:v>-48.650482799999999</c:v>
                </c:pt>
                <c:pt idx="237">
                  <c:v>-44.919764999999998</c:v>
                </c:pt>
                <c:pt idx="238">
                  <c:v>-41.1290136</c:v>
                </c:pt>
                <c:pt idx="239">
                  <c:v>-37.2406158</c:v>
                </c:pt>
                <c:pt idx="240">
                  <c:v>-33.246435599999998</c:v>
                </c:pt>
                <c:pt idx="241">
                  <c:v>-29.119676399999999</c:v>
                </c:pt>
                <c:pt idx="242">
                  <c:v>-24.8718042</c:v>
                </c:pt>
                <c:pt idx="243">
                  <c:v>-20.556324</c:v>
                </c:pt>
                <c:pt idx="244">
                  <c:v>-16.148055599999999</c:v>
                </c:pt>
                <c:pt idx="245">
                  <c:v>-11.6330688</c:v>
                </c:pt>
                <c:pt idx="246">
                  <c:v>-7.0310430000000004</c:v>
                </c:pt>
                <c:pt idx="247">
                  <c:v>-2.3888394000000002</c:v>
                </c:pt>
                <c:pt idx="248">
                  <c:v>2.2512311999999999</c:v>
                </c:pt>
                <c:pt idx="249">
                  <c:v>6.8161931999999998</c:v>
                </c:pt>
                <c:pt idx="250">
                  <c:v>11.250963</c:v>
                </c:pt>
                <c:pt idx="251">
                  <c:v>15.534678599999999</c:v>
                </c:pt>
                <c:pt idx="252">
                  <c:v>19.686204</c:v>
                </c:pt>
                <c:pt idx="253">
                  <c:v>23.6671668</c:v>
                </c:pt>
                <c:pt idx="254">
                  <c:v>27.4604274</c:v>
                </c:pt>
                <c:pt idx="255">
                  <c:v>31.0774878</c:v>
                </c:pt>
                <c:pt idx="256">
                  <c:v>34.481705400000003</c:v>
                </c:pt>
                <c:pt idx="257">
                  <c:v>37.618943399999999</c:v>
                </c:pt>
                <c:pt idx="258">
                  <c:v>40.439181599999998</c:v>
                </c:pt>
                <c:pt idx="259">
                  <c:v>42.919459199999999</c:v>
                </c:pt>
                <c:pt idx="260">
                  <c:v>45.067500000000003</c:v>
                </c:pt>
                <c:pt idx="261">
                  <c:v>46.8966888</c:v>
                </c:pt>
                <c:pt idx="262">
                  <c:v>48.380380199999998</c:v>
                </c:pt>
                <c:pt idx="263">
                  <c:v>49.4862678</c:v>
                </c:pt>
                <c:pt idx="264">
                  <c:v>50.206688999999997</c:v>
                </c:pt>
                <c:pt idx="265">
                  <c:v>50.5760814</c:v>
                </c:pt>
                <c:pt idx="266">
                  <c:v>50.636635200000001</c:v>
                </c:pt>
                <c:pt idx="267">
                  <c:v>50.4228168</c:v>
                </c:pt>
                <c:pt idx="268">
                  <c:v>49.984543799999997</c:v>
                </c:pt>
                <c:pt idx="269">
                  <c:v>49.362325200000001</c:v>
                </c:pt>
                <c:pt idx="270">
                  <c:v>48.636932399999999</c:v>
                </c:pt>
                <c:pt idx="271">
                  <c:v>47.896489799999998</c:v>
                </c:pt>
                <c:pt idx="272">
                  <c:v>47.156257799999999</c:v>
                </c:pt>
                <c:pt idx="273">
                  <c:v>46.385465400000001</c:v>
                </c:pt>
                <c:pt idx="274">
                  <c:v>45.530603999999997</c:v>
                </c:pt>
                <c:pt idx="275">
                  <c:v>44.527445999999998</c:v>
                </c:pt>
                <c:pt idx="276">
                  <c:v>43.327629000000002</c:v>
                </c:pt>
                <c:pt idx="277">
                  <c:v>41.933239200000003</c:v>
                </c:pt>
                <c:pt idx="278">
                  <c:v>40.3884738</c:v>
                </c:pt>
                <c:pt idx="279">
                  <c:v>38.732443199999999</c:v>
                </c:pt>
                <c:pt idx="280">
                  <c:v>36.975677400000002</c:v>
                </c:pt>
                <c:pt idx="281">
                  <c:v>35.1236952</c:v>
                </c:pt>
                <c:pt idx="282">
                  <c:v>33.206887799999997</c:v>
                </c:pt>
                <c:pt idx="283">
                  <c:v>31.225152600000001</c:v>
                </c:pt>
                <c:pt idx="284">
                  <c:v>29.128409999999999</c:v>
                </c:pt>
                <c:pt idx="285">
                  <c:v>26.8648776</c:v>
                </c:pt>
                <c:pt idx="286">
                  <c:v>24.4289934</c:v>
                </c:pt>
                <c:pt idx="287">
                  <c:v>21.841388999999999</c:v>
                </c:pt>
                <c:pt idx="288">
                  <c:v>19.107185399999999</c:v>
                </c:pt>
                <c:pt idx="289">
                  <c:v>16.2702648</c:v>
                </c:pt>
                <c:pt idx="290">
                  <c:v>13.374738000000001</c:v>
                </c:pt>
                <c:pt idx="291">
                  <c:v>10.5016248</c:v>
                </c:pt>
                <c:pt idx="292">
                  <c:v>7.6605227999999999</c:v>
                </c:pt>
                <c:pt idx="293">
                  <c:v>4.8382398000000002</c:v>
                </c:pt>
                <c:pt idx="294">
                  <c:v>2.0236914000000001</c:v>
                </c:pt>
                <c:pt idx="295">
                  <c:v>-0.88248959999999999</c:v>
                </c:pt>
                <c:pt idx="296">
                  <c:v>-4.0025051999999999</c:v>
                </c:pt>
                <c:pt idx="297">
                  <c:v>-7.3747062000000003</c:v>
                </c:pt>
                <c:pt idx="298">
                  <c:v>-11.009745000000001</c:v>
                </c:pt>
                <c:pt idx="299">
                  <c:v>-14.8310478</c:v>
                </c:pt>
                <c:pt idx="300">
                  <c:v>-18.715337999999999</c:v>
                </c:pt>
                <c:pt idx="301">
                  <c:v>-22.574170800000001</c:v>
                </c:pt>
                <c:pt idx="302">
                  <c:v>-26.3537064</c:v>
                </c:pt>
                <c:pt idx="303">
                  <c:v>-30.067781400000001</c:v>
                </c:pt>
                <c:pt idx="304">
                  <c:v>-33.7479066</c:v>
                </c:pt>
                <c:pt idx="305">
                  <c:v>-37.446278399999997</c:v>
                </c:pt>
                <c:pt idx="306">
                  <c:v>-41.199368399999997</c:v>
                </c:pt>
                <c:pt idx="307">
                  <c:v>-45.026532000000003</c:v>
                </c:pt>
                <c:pt idx="308">
                  <c:v>-48.918236399999998</c:v>
                </c:pt>
                <c:pt idx="309">
                  <c:v>-52.798899599999999</c:v>
                </c:pt>
                <c:pt idx="310">
                  <c:v>-56.542620599999999</c:v>
                </c:pt>
                <c:pt idx="311">
                  <c:v>-60.018357600000002</c:v>
                </c:pt>
                <c:pt idx="312">
                  <c:v>-63.244027799999998</c:v>
                </c:pt>
                <c:pt idx="313">
                  <c:v>-66.285572400000007</c:v>
                </c:pt>
                <c:pt idx="314">
                  <c:v>-69.185302199999995</c:v>
                </c:pt>
                <c:pt idx="315">
                  <c:v>-71.991118799999995</c:v>
                </c:pt>
                <c:pt idx="316">
                  <c:v>-74.724096599999996</c:v>
                </c:pt>
                <c:pt idx="317">
                  <c:v>-77.380270199999998</c:v>
                </c:pt>
                <c:pt idx="318">
                  <c:v>-79.949924999999993</c:v>
                </c:pt>
                <c:pt idx="319">
                  <c:v>-82.415656799999994</c:v>
                </c:pt>
                <c:pt idx="320">
                  <c:v>-84.764055600000006</c:v>
                </c:pt>
                <c:pt idx="321">
                  <c:v>-87.004872000000006</c:v>
                </c:pt>
                <c:pt idx="322">
                  <c:v>-89.143887599999999</c:v>
                </c:pt>
                <c:pt idx="323">
                  <c:v>-91.173456000000002</c:v>
                </c:pt>
                <c:pt idx="324">
                  <c:v>-93.070544400000003</c:v>
                </c:pt>
                <c:pt idx="325">
                  <c:v>-94.818016799999995</c:v>
                </c:pt>
                <c:pt idx="326">
                  <c:v>-96.3910494</c:v>
                </c:pt>
                <c:pt idx="327">
                  <c:v>-97.772345999999999</c:v>
                </c:pt>
                <c:pt idx="328">
                  <c:v>-98.9444862</c:v>
                </c:pt>
                <c:pt idx="329">
                  <c:v>-99.886104000000003</c:v>
                </c:pt>
                <c:pt idx="330">
                  <c:v>-100.5741972</c:v>
                </c:pt>
                <c:pt idx="331">
                  <c:v>-100.98980280000001</c:v>
                </c:pt>
                <c:pt idx="332">
                  <c:v>-101.1177594</c:v>
                </c:pt>
                <c:pt idx="333">
                  <c:v>-100.963656</c:v>
                </c:pt>
                <c:pt idx="334">
                  <c:v>-100.56211020000001</c:v>
                </c:pt>
                <c:pt idx="335">
                  <c:v>-99.915263999999993</c:v>
                </c:pt>
                <c:pt idx="336">
                  <c:v>-99.028517399999998</c:v>
                </c:pt>
                <c:pt idx="337">
                  <c:v>-97.930427399999999</c:v>
                </c:pt>
                <c:pt idx="338">
                  <c:v>-96.659836200000001</c:v>
                </c:pt>
                <c:pt idx="339">
                  <c:v>-95.247475199999997</c:v>
                </c:pt>
                <c:pt idx="340">
                  <c:v>-93.704610599999995</c:v>
                </c:pt>
                <c:pt idx="341">
                  <c:v>-92.048380199999997</c:v>
                </c:pt>
                <c:pt idx="342">
                  <c:v>-90.298115999999993</c:v>
                </c:pt>
                <c:pt idx="343">
                  <c:v>-88.498245600000004</c:v>
                </c:pt>
                <c:pt idx="344">
                  <c:v>-86.711945400000005</c:v>
                </c:pt>
                <c:pt idx="345">
                  <c:v>-84.925834199999997</c:v>
                </c:pt>
                <c:pt idx="346">
                  <c:v>-83.143825199999995</c:v>
                </c:pt>
                <c:pt idx="347">
                  <c:v>-81.346687200000005</c:v>
                </c:pt>
                <c:pt idx="348">
                  <c:v>-79.530264000000003</c:v>
                </c:pt>
                <c:pt idx="349">
                  <c:v>-77.680814400000003</c:v>
                </c:pt>
                <c:pt idx="350">
                  <c:v>-75.788605799999999</c:v>
                </c:pt>
                <c:pt idx="351">
                  <c:v>-73.849845599999995</c:v>
                </c:pt>
                <c:pt idx="352">
                  <c:v>-71.853537599999996</c:v>
                </c:pt>
                <c:pt idx="353">
                  <c:v>-69.811727399999995</c:v>
                </c:pt>
                <c:pt idx="354">
                  <c:v>-67.658840999999995</c:v>
                </c:pt>
                <c:pt idx="355">
                  <c:v>-65.348584200000005</c:v>
                </c:pt>
                <c:pt idx="356">
                  <c:v>-62.899966800000001</c:v>
                </c:pt>
                <c:pt idx="357">
                  <c:v>-60.3458136</c:v>
                </c:pt>
                <c:pt idx="358">
                  <c:v>-57.692131199999999</c:v>
                </c:pt>
                <c:pt idx="359">
                  <c:v>-54.940588200000001</c:v>
                </c:pt>
                <c:pt idx="360">
                  <c:v>-52.113906</c:v>
                </c:pt>
                <c:pt idx="361">
                  <c:v>-49.235498999999997</c:v>
                </c:pt>
                <c:pt idx="362">
                  <c:v>-46.2977712</c:v>
                </c:pt>
                <c:pt idx="363">
                  <c:v>-43.292628000000001</c:v>
                </c:pt>
                <c:pt idx="364">
                  <c:v>-40.212170999999998</c:v>
                </c:pt>
                <c:pt idx="365">
                  <c:v>-37.115927999999997</c:v>
                </c:pt>
                <c:pt idx="366">
                  <c:v>-34.036624799999998</c:v>
                </c:pt>
                <c:pt idx="367">
                  <c:v>-30.978199799999999</c:v>
                </c:pt>
                <c:pt idx="368">
                  <c:v>-27.967607999999998</c:v>
                </c:pt>
                <c:pt idx="369">
                  <c:v>-24.995493</c:v>
                </c:pt>
                <c:pt idx="370">
                  <c:v>-22.048518600000001</c:v>
                </c:pt>
                <c:pt idx="371">
                  <c:v>-19.105603200000001</c:v>
                </c:pt>
                <c:pt idx="372">
                  <c:v>-16.149284999999999</c:v>
                </c:pt>
                <c:pt idx="373">
                  <c:v>-13.189042799999999</c:v>
                </c:pt>
                <c:pt idx="374">
                  <c:v>-10.236357</c:v>
                </c:pt>
                <c:pt idx="375">
                  <c:v>-7.3123524</c:v>
                </c:pt>
                <c:pt idx="376">
                  <c:v>-4.4382311999999997</c:v>
                </c:pt>
                <c:pt idx="377">
                  <c:v>-1.6388982000000001</c:v>
                </c:pt>
                <c:pt idx="378">
                  <c:v>1.0876626</c:v>
                </c:pt>
                <c:pt idx="379">
                  <c:v>3.7645344000000001</c:v>
                </c:pt>
                <c:pt idx="380">
                  <c:v>6.3934920000000002</c:v>
                </c:pt>
                <c:pt idx="381">
                  <c:v>8.9705771999999993</c:v>
                </c:pt>
                <c:pt idx="382">
                  <c:v>11.4918534</c:v>
                </c:pt>
                <c:pt idx="383">
                  <c:v>13.939947</c:v>
                </c:pt>
                <c:pt idx="384">
                  <c:v>16.293807000000001</c:v>
                </c:pt>
                <c:pt idx="385">
                  <c:v>18.534443400000001</c:v>
                </c:pt>
                <c:pt idx="386">
                  <c:v>20.6467776</c:v>
                </c:pt>
                <c:pt idx="387">
                  <c:v>22.642345800000001</c:v>
                </c:pt>
                <c:pt idx="388">
                  <c:v>24.545887199999999</c:v>
                </c:pt>
                <c:pt idx="389">
                  <c:v>26.376341400000001</c:v>
                </c:pt>
                <c:pt idx="390">
                  <c:v>28.1489598</c:v>
                </c:pt>
                <c:pt idx="391">
                  <c:v>29.871374400000001</c:v>
                </c:pt>
                <c:pt idx="392">
                  <c:v>31.543633799999999</c:v>
                </c:pt>
                <c:pt idx="393">
                  <c:v>33.171821999999999</c:v>
                </c:pt>
                <c:pt idx="394">
                  <c:v>34.738900200000003</c:v>
                </c:pt>
                <c:pt idx="395">
                  <c:v>36.2331918</c:v>
                </c:pt>
                <c:pt idx="396">
                  <c:v>37.635285600000003</c:v>
                </c:pt>
                <c:pt idx="397">
                  <c:v>38.956645799999997</c:v>
                </c:pt>
                <c:pt idx="398">
                  <c:v>40.204953000000003</c:v>
                </c:pt>
                <c:pt idx="399">
                  <c:v>41.385866399999998</c:v>
                </c:pt>
                <c:pt idx="400">
                  <c:v>42.487775999999997</c:v>
                </c:pt>
                <c:pt idx="401">
                  <c:v>43.497298800000003</c:v>
                </c:pt>
                <c:pt idx="402">
                  <c:v>44.401102199999997</c:v>
                </c:pt>
                <c:pt idx="403">
                  <c:v>45.1935486</c:v>
                </c:pt>
                <c:pt idx="404">
                  <c:v>45.874861199999998</c:v>
                </c:pt>
                <c:pt idx="405">
                  <c:v>46.450877400000003</c:v>
                </c:pt>
                <c:pt idx="406">
                  <c:v>46.913956200000001</c:v>
                </c:pt>
                <c:pt idx="407">
                  <c:v>47.2640022</c:v>
                </c:pt>
                <c:pt idx="408">
                  <c:v>47.504759399999998</c:v>
                </c:pt>
                <c:pt idx="409">
                  <c:v>47.651344199999997</c:v>
                </c:pt>
                <c:pt idx="410">
                  <c:v>47.711325600000002</c:v>
                </c:pt>
                <c:pt idx="411">
                  <c:v>47.690533799999997</c:v>
                </c:pt>
                <c:pt idx="412">
                  <c:v>47.583233999999997</c:v>
                </c:pt>
                <c:pt idx="413">
                  <c:v>47.383777799999997</c:v>
                </c:pt>
                <c:pt idx="414">
                  <c:v>47.078926199999998</c:v>
                </c:pt>
                <c:pt idx="415">
                  <c:v>46.672547399999999</c:v>
                </c:pt>
                <c:pt idx="416">
                  <c:v>46.181737800000001</c:v>
                </c:pt>
                <c:pt idx="417">
                  <c:v>45.640920600000001</c:v>
                </c:pt>
                <c:pt idx="418">
                  <c:v>45.080951399999996</c:v>
                </c:pt>
                <c:pt idx="419">
                  <c:v>44.525125799999998</c:v>
                </c:pt>
                <c:pt idx="420">
                  <c:v>43.956071999999999</c:v>
                </c:pt>
                <c:pt idx="421">
                  <c:v>43.329349800000003</c:v>
                </c:pt>
                <c:pt idx="422">
                  <c:v>42.616027799999998</c:v>
                </c:pt>
                <c:pt idx="423">
                  <c:v>41.802607799999997</c:v>
                </c:pt>
                <c:pt idx="424">
                  <c:v>40.891112999999997</c:v>
                </c:pt>
                <c:pt idx="425">
                  <c:v>39.889333800000003</c:v>
                </c:pt>
                <c:pt idx="426">
                  <c:v>38.801343600000003</c:v>
                </c:pt>
                <c:pt idx="427">
                  <c:v>37.634956199999998</c:v>
                </c:pt>
                <c:pt idx="428">
                  <c:v>36.382491000000002</c:v>
                </c:pt>
                <c:pt idx="429">
                  <c:v>35.034150599999997</c:v>
                </c:pt>
                <c:pt idx="430">
                  <c:v>33.585894000000003</c:v>
                </c:pt>
                <c:pt idx="431">
                  <c:v>32.0258538</c:v>
                </c:pt>
                <c:pt idx="432">
                  <c:v>30.357999</c:v>
                </c:pt>
                <c:pt idx="433">
                  <c:v>28.596083400000001</c:v>
                </c:pt>
                <c:pt idx="434">
                  <c:v>26.744014799999999</c:v>
                </c:pt>
                <c:pt idx="435">
                  <c:v>24.792195599999999</c:v>
                </c:pt>
                <c:pt idx="436">
                  <c:v>22.742798400000002</c:v>
                </c:pt>
                <c:pt idx="437">
                  <c:v>20.595772799999999</c:v>
                </c:pt>
                <c:pt idx="438">
                  <c:v>18.356498999999999</c:v>
                </c:pt>
                <c:pt idx="439">
                  <c:v>16.0287948</c:v>
                </c:pt>
                <c:pt idx="440">
                  <c:v>13.635788399999999</c:v>
                </c:pt>
                <c:pt idx="441">
                  <c:v>11.2023396</c:v>
                </c:pt>
                <c:pt idx="442">
                  <c:v>8.7495174000000002</c:v>
                </c:pt>
                <c:pt idx="443">
                  <c:v>6.2813753999999999</c:v>
                </c:pt>
                <c:pt idx="444">
                  <c:v>3.8112515999999999</c:v>
                </c:pt>
                <c:pt idx="445">
                  <c:v>1.3390740000000001</c:v>
                </c:pt>
                <c:pt idx="446">
                  <c:v>-1.1525472000000001</c:v>
                </c:pt>
                <c:pt idx="447">
                  <c:v>-3.6752796000000001</c:v>
                </c:pt>
                <c:pt idx="448">
                  <c:v>-6.2443169999999997</c:v>
                </c:pt>
                <c:pt idx="449">
                  <c:v>-8.8767990000000001</c:v>
                </c:pt>
                <c:pt idx="450">
                  <c:v>-11.591463600000001</c:v>
                </c:pt>
                <c:pt idx="451">
                  <c:v>-14.3708454</c:v>
                </c:pt>
                <c:pt idx="452">
                  <c:v>-17.215234200000001</c:v>
                </c:pt>
                <c:pt idx="453">
                  <c:v>-20.119005000000001</c:v>
                </c:pt>
                <c:pt idx="454">
                  <c:v>-23.074642799999999</c:v>
                </c:pt>
                <c:pt idx="455">
                  <c:v>-26.068950000000001</c:v>
                </c:pt>
                <c:pt idx="456">
                  <c:v>-29.0867814</c:v>
                </c:pt>
                <c:pt idx="457">
                  <c:v>-32.124259799999997</c:v>
                </c:pt>
                <c:pt idx="458">
                  <c:v>-35.209996199999999</c:v>
                </c:pt>
                <c:pt idx="459">
                  <c:v>-38.370506399999996</c:v>
                </c:pt>
                <c:pt idx="460">
                  <c:v>-41.618969999999997</c:v>
                </c:pt>
                <c:pt idx="461">
                  <c:v>-44.9399376</c:v>
                </c:pt>
                <c:pt idx="462">
                  <c:v>-48.310309799999999</c:v>
                </c:pt>
                <c:pt idx="463">
                  <c:v>-51.691663800000001</c:v>
                </c:pt>
                <c:pt idx="464">
                  <c:v>-55.0091538</c:v>
                </c:pt>
                <c:pt idx="465">
                  <c:v>-58.209215399999998</c:v>
                </c:pt>
                <c:pt idx="466">
                  <c:v>-61.284230999999998</c:v>
                </c:pt>
                <c:pt idx="467">
                  <c:v>-64.236194999999995</c:v>
                </c:pt>
                <c:pt idx="468">
                  <c:v>-67.082522400000002</c:v>
                </c:pt>
                <c:pt idx="469">
                  <c:v>-69.852054600000002</c:v>
                </c:pt>
                <c:pt idx="470">
                  <c:v>-72.575573399999996</c:v>
                </c:pt>
                <c:pt idx="471">
                  <c:v>-75.2530644</c:v>
                </c:pt>
                <c:pt idx="472">
                  <c:v>-77.868860400000003</c:v>
                </c:pt>
                <c:pt idx="473">
                  <c:v>-80.395936199999994</c:v>
                </c:pt>
                <c:pt idx="474">
                  <c:v>-82.813095000000004</c:v>
                </c:pt>
                <c:pt idx="475">
                  <c:v>-85.128015599999998</c:v>
                </c:pt>
                <c:pt idx="476">
                  <c:v>-87.345017999999996</c:v>
                </c:pt>
                <c:pt idx="477">
                  <c:v>-89.475885000000005</c:v>
                </c:pt>
                <c:pt idx="478">
                  <c:v>-91.522771199999994</c:v>
                </c:pt>
                <c:pt idx="479">
                  <c:v>-93.4895736</c:v>
                </c:pt>
                <c:pt idx="480">
                  <c:v>-95.378147999999996</c:v>
                </c:pt>
                <c:pt idx="481">
                  <c:v>-97.2094266</c:v>
                </c:pt>
                <c:pt idx="482">
                  <c:v>-98.975566799999996</c:v>
                </c:pt>
                <c:pt idx="483">
                  <c:v>-100.67082480000001</c:v>
                </c:pt>
                <c:pt idx="484">
                  <c:v>-102.2798214</c:v>
                </c:pt>
                <c:pt idx="485">
                  <c:v>-103.779549</c:v>
                </c:pt>
                <c:pt idx="486">
                  <c:v>-105.1585632</c:v>
                </c:pt>
                <c:pt idx="487">
                  <c:v>-106.414947</c:v>
                </c:pt>
                <c:pt idx="488">
                  <c:v>-107.5314042</c:v>
                </c:pt>
                <c:pt idx="489">
                  <c:v>-108.4886352</c:v>
                </c:pt>
                <c:pt idx="490">
                  <c:v>-109.2768354</c:v>
                </c:pt>
                <c:pt idx="491">
                  <c:v>-109.878642</c:v>
                </c:pt>
                <c:pt idx="492">
                  <c:v>-110.2902534</c:v>
                </c:pt>
                <c:pt idx="493">
                  <c:v>-110.51755559999999</c:v>
                </c:pt>
                <c:pt idx="494">
                  <c:v>-110.5761402</c:v>
                </c:pt>
                <c:pt idx="495">
                  <c:v>-110.4892632</c:v>
                </c:pt>
                <c:pt idx="496">
                  <c:v>-110.2877514</c:v>
                </c:pt>
                <c:pt idx="497">
                  <c:v>-109.9715526</c:v>
                </c:pt>
                <c:pt idx="498">
                  <c:v>-109.5213258</c:v>
                </c:pt>
                <c:pt idx="499">
                  <c:v>-108.9023742</c:v>
                </c:pt>
                <c:pt idx="500">
                  <c:v>-108.0991224</c:v>
                </c:pt>
                <c:pt idx="501">
                  <c:v>-107.1037314</c:v>
                </c:pt>
                <c:pt idx="502">
                  <c:v>-105.89891040000001</c:v>
                </c:pt>
                <c:pt idx="503">
                  <c:v>-104.5060218</c:v>
                </c:pt>
                <c:pt idx="504">
                  <c:v>-102.9581226</c:v>
                </c:pt>
                <c:pt idx="505">
                  <c:v>-101.26840319999999</c:v>
                </c:pt>
                <c:pt idx="506">
                  <c:v>-99.3940956</c:v>
                </c:pt>
                <c:pt idx="507">
                  <c:v>-97.300521000000003</c:v>
                </c:pt>
                <c:pt idx="508">
                  <c:v>-94.986210600000007</c:v>
                </c:pt>
                <c:pt idx="509">
                  <c:v>-92.464855200000002</c:v>
                </c:pt>
                <c:pt idx="510">
                  <c:v>-89.763663600000001</c:v>
                </c:pt>
                <c:pt idx="511">
                  <c:v>-86.970745800000003</c:v>
                </c:pt>
                <c:pt idx="512">
                  <c:v>-84.105064799999994</c:v>
                </c:pt>
                <c:pt idx="513">
                  <c:v>-81.162748800000003</c:v>
                </c:pt>
                <c:pt idx="514">
                  <c:v>-78.134036399999999</c:v>
                </c:pt>
                <c:pt idx="515">
                  <c:v>-75.009209400000003</c:v>
                </c:pt>
                <c:pt idx="516">
                  <c:v>-71.782385399999995</c:v>
                </c:pt>
                <c:pt idx="517">
                  <c:v>-68.472451800000002</c:v>
                </c:pt>
                <c:pt idx="518">
                  <c:v>-65.096830800000006</c:v>
                </c:pt>
                <c:pt idx="519">
                  <c:v>-61.644484800000001</c:v>
                </c:pt>
                <c:pt idx="520">
                  <c:v>-58.056116400000001</c:v>
                </c:pt>
                <c:pt idx="521">
                  <c:v>-54.409476599999998</c:v>
                </c:pt>
                <c:pt idx="522">
                  <c:v>-50.779360799999999</c:v>
                </c:pt>
                <c:pt idx="523">
                  <c:v>-47.130057000000001</c:v>
                </c:pt>
                <c:pt idx="524">
                  <c:v>-43.4426256</c:v>
                </c:pt>
                <c:pt idx="525">
                  <c:v>-39.730328999999998</c:v>
                </c:pt>
                <c:pt idx="526">
                  <c:v>-35.966390400000002</c:v>
                </c:pt>
                <c:pt idx="527">
                  <c:v>-32.114421</c:v>
                </c:pt>
                <c:pt idx="528">
                  <c:v>-28.166709600000001</c:v>
                </c:pt>
                <c:pt idx="529">
                  <c:v>-24.1001622</c:v>
                </c:pt>
                <c:pt idx="530">
                  <c:v>-19.985248800000001</c:v>
                </c:pt>
                <c:pt idx="531">
                  <c:v>-15.891269400000001</c:v>
                </c:pt>
                <c:pt idx="532">
                  <c:v>-11.901074400000001</c:v>
                </c:pt>
                <c:pt idx="533">
                  <c:v>-8.0572248000000002</c:v>
                </c:pt>
                <c:pt idx="534">
                  <c:v>-4.3444440000000002</c:v>
                </c:pt>
                <c:pt idx="535">
                  <c:v>-0.70517879999999999</c:v>
                </c:pt>
                <c:pt idx="536">
                  <c:v>2.9239812000000001</c:v>
                </c:pt>
                <c:pt idx="537">
                  <c:v>6.5606634000000001</c:v>
                </c:pt>
                <c:pt idx="538">
                  <c:v>10.147521599999999</c:v>
                </c:pt>
                <c:pt idx="539">
                  <c:v>13.611546000000001</c:v>
                </c:pt>
                <c:pt idx="540">
                  <c:v>16.914229200000001</c:v>
                </c:pt>
                <c:pt idx="541">
                  <c:v>20.051854200000001</c:v>
                </c:pt>
                <c:pt idx="542">
                  <c:v>23.0361966</c:v>
                </c:pt>
                <c:pt idx="543">
                  <c:v>25.8826806</c:v>
                </c:pt>
                <c:pt idx="544">
                  <c:v>28.612243800000002</c:v>
                </c:pt>
                <c:pt idx="545">
                  <c:v>31.242167999999999</c:v>
                </c:pt>
                <c:pt idx="546">
                  <c:v>33.764844600000004</c:v>
                </c:pt>
                <c:pt idx="547">
                  <c:v>36.145870199999997</c:v>
                </c:pt>
                <c:pt idx="548">
                  <c:v>38.34657</c:v>
                </c:pt>
                <c:pt idx="549">
                  <c:v>40.320460799999999</c:v>
                </c:pt>
                <c:pt idx="550">
                  <c:v>42.050354400000003</c:v>
                </c:pt>
                <c:pt idx="551">
                  <c:v>43.5250062</c:v>
                </c:pt>
                <c:pt idx="552">
                  <c:v>44.7370272</c:v>
                </c:pt>
                <c:pt idx="553">
                  <c:v>45.697982400000001</c:v>
                </c:pt>
                <c:pt idx="554">
                  <c:v>46.417152600000001</c:v>
                </c:pt>
                <c:pt idx="555">
                  <c:v>46.930813200000003</c:v>
                </c:pt>
                <c:pt idx="556">
                  <c:v>47.281071599999997</c:v>
                </c:pt>
                <c:pt idx="557">
                  <c:v>47.506445999999997</c:v>
                </c:pt>
                <c:pt idx="558">
                  <c:v>47.628948600000001</c:v>
                </c:pt>
                <c:pt idx="559">
                  <c:v>47.6300016</c:v>
                </c:pt>
                <c:pt idx="560">
                  <c:v>47.476353600000003</c:v>
                </c:pt>
                <c:pt idx="561">
                  <c:v>47.153892599999999</c:v>
                </c:pt>
                <c:pt idx="562">
                  <c:v>46.648933200000002</c:v>
                </c:pt>
                <c:pt idx="563">
                  <c:v>45.936782999999998</c:v>
                </c:pt>
                <c:pt idx="564">
                  <c:v>44.992940400000002</c:v>
                </c:pt>
                <c:pt idx="565">
                  <c:v>43.804043999999998</c:v>
                </c:pt>
                <c:pt idx="566">
                  <c:v>42.363698399999997</c:v>
                </c:pt>
                <c:pt idx="567">
                  <c:v>40.682851200000002</c:v>
                </c:pt>
                <c:pt idx="568">
                  <c:v>38.776107600000003</c:v>
                </c:pt>
                <c:pt idx="569">
                  <c:v>36.670111200000001</c:v>
                </c:pt>
                <c:pt idx="570">
                  <c:v>34.392042000000004</c:v>
                </c:pt>
                <c:pt idx="571">
                  <c:v>31.983375599999999</c:v>
                </c:pt>
                <c:pt idx="572">
                  <c:v>29.466584999999998</c:v>
                </c:pt>
                <c:pt idx="573">
                  <c:v>26.8594866</c:v>
                </c:pt>
                <c:pt idx="574">
                  <c:v>24.142212000000001</c:v>
                </c:pt>
                <c:pt idx="575">
                  <c:v>21.304214999999999</c:v>
                </c:pt>
                <c:pt idx="576">
                  <c:v>18.378984599999999</c:v>
                </c:pt>
                <c:pt idx="577">
                  <c:v>15.3768852</c:v>
                </c:pt>
                <c:pt idx="578">
                  <c:v>12.2704614</c:v>
                </c:pt>
                <c:pt idx="579">
                  <c:v>9.0485118</c:v>
                </c:pt>
                <c:pt idx="580">
                  <c:v>5.7172463999999996</c:v>
                </c:pt>
                <c:pt idx="581">
                  <c:v>2.3079258</c:v>
                </c:pt>
                <c:pt idx="582">
                  <c:v>-1.1324339999999999</c:v>
                </c:pt>
                <c:pt idx="583">
                  <c:v>-4.5640260000000001</c:v>
                </c:pt>
                <c:pt idx="584">
                  <c:v>-7.9458947999999996</c:v>
                </c:pt>
                <c:pt idx="585">
                  <c:v>-11.2681836</c:v>
                </c:pt>
                <c:pt idx="586">
                  <c:v>-14.594452199999999</c:v>
                </c:pt>
                <c:pt idx="587">
                  <c:v>-17.939230200000001</c:v>
                </c:pt>
                <c:pt idx="588">
                  <c:v>-21.327552000000001</c:v>
                </c:pt>
                <c:pt idx="589">
                  <c:v>-24.793635600000002</c:v>
                </c:pt>
                <c:pt idx="590">
                  <c:v>-28.324375199999999</c:v>
                </c:pt>
                <c:pt idx="591">
                  <c:v>-31.918996799999999</c:v>
                </c:pt>
                <c:pt idx="592">
                  <c:v>-35.570282400000004</c:v>
                </c:pt>
                <c:pt idx="593">
                  <c:v>-39.208427999999998</c:v>
                </c:pt>
                <c:pt idx="594">
                  <c:v>-42.787020599999998</c:v>
                </c:pt>
                <c:pt idx="595">
                  <c:v>-46.307948400000001</c:v>
                </c:pt>
                <c:pt idx="596">
                  <c:v>-49.798017000000002</c:v>
                </c:pt>
                <c:pt idx="597">
                  <c:v>-53.263085400000001</c:v>
                </c:pt>
                <c:pt idx="598">
                  <c:v>-56.693674799999997</c:v>
                </c:pt>
                <c:pt idx="599">
                  <c:v>-60.060902400000003</c:v>
                </c:pt>
                <c:pt idx="600">
                  <c:v>-63.316598399999997</c:v>
                </c:pt>
                <c:pt idx="601">
                  <c:v>-66.435732000000002</c:v>
                </c:pt>
                <c:pt idx="602">
                  <c:v>-69.393450599999994</c:v>
                </c:pt>
                <c:pt idx="603">
                  <c:v>-72.188049599999999</c:v>
                </c:pt>
                <c:pt idx="604">
                  <c:v>-74.811981599999996</c:v>
                </c:pt>
                <c:pt idx="605">
                  <c:v>-77.284333799999999</c:v>
                </c:pt>
                <c:pt idx="606">
                  <c:v>-79.624155599999995</c:v>
                </c:pt>
                <c:pt idx="607">
                  <c:v>-81.860140799999996</c:v>
                </c:pt>
                <c:pt idx="608">
                  <c:v>-84.020965200000006</c:v>
                </c:pt>
                <c:pt idx="609">
                  <c:v>-86.141071800000006</c:v>
                </c:pt>
                <c:pt idx="610">
                  <c:v>-88.228281600000003</c:v>
                </c:pt>
                <c:pt idx="611">
                  <c:v>-90.277025399999999</c:v>
                </c:pt>
                <c:pt idx="612">
                  <c:v>-92.249006399999999</c:v>
                </c:pt>
                <c:pt idx="613">
                  <c:v>-94.092506999999998</c:v>
                </c:pt>
                <c:pt idx="614">
                  <c:v>-95.774826599999997</c:v>
                </c:pt>
                <c:pt idx="615">
                  <c:v>-97.286210999999994</c:v>
                </c:pt>
                <c:pt idx="616">
                  <c:v>-98.630526599999996</c:v>
                </c:pt>
                <c:pt idx="617">
                  <c:v>-99.821248199999999</c:v>
                </c:pt>
                <c:pt idx="618">
                  <c:v>-100.8622584</c:v>
                </c:pt>
                <c:pt idx="619">
                  <c:v>-101.7287496</c:v>
                </c:pt>
                <c:pt idx="620">
                  <c:v>-102.38049359999999</c:v>
                </c:pt>
                <c:pt idx="621">
                  <c:v>-102.790755</c:v>
                </c:pt>
                <c:pt idx="622">
                  <c:v>-102.9442356</c:v>
                </c:pt>
                <c:pt idx="623">
                  <c:v>-102.85628939999999</c:v>
                </c:pt>
                <c:pt idx="624">
                  <c:v>-102.55550940000001</c:v>
                </c:pt>
                <c:pt idx="625">
                  <c:v>-102.0801888</c:v>
                </c:pt>
                <c:pt idx="626">
                  <c:v>-101.453301</c:v>
                </c:pt>
                <c:pt idx="627">
                  <c:v>-100.6880922</c:v>
                </c:pt>
                <c:pt idx="628">
                  <c:v>-99.788423399999999</c:v>
                </c:pt>
                <c:pt idx="629">
                  <c:v>-98.748534599999999</c:v>
                </c:pt>
                <c:pt idx="630">
                  <c:v>-97.543655999999999</c:v>
                </c:pt>
                <c:pt idx="631">
                  <c:v>-96.158786399999997</c:v>
                </c:pt>
                <c:pt idx="632">
                  <c:v>-94.584544199999996</c:v>
                </c:pt>
                <c:pt idx="633">
                  <c:v>-92.834103600000006</c:v>
                </c:pt>
                <c:pt idx="634">
                  <c:v>-90.929788200000004</c:v>
                </c:pt>
                <c:pt idx="635">
                  <c:v>-88.880815799999993</c:v>
                </c:pt>
                <c:pt idx="636">
                  <c:v>-86.696992800000004</c:v>
                </c:pt>
                <c:pt idx="637">
                  <c:v>-84.411332999999999</c:v>
                </c:pt>
                <c:pt idx="638">
                  <c:v>-81.977810399999996</c:v>
                </c:pt>
                <c:pt idx="639">
                  <c:v>-79.344725400000002</c:v>
                </c:pt>
                <c:pt idx="640">
                  <c:v>-76.495091400000007</c:v>
                </c:pt>
                <c:pt idx="641">
                  <c:v>-73.425317399999997</c:v>
                </c:pt>
                <c:pt idx="642">
                  <c:v>-70.206283799999994</c:v>
                </c:pt>
                <c:pt idx="643">
                  <c:v>-66.921958799999999</c:v>
                </c:pt>
                <c:pt idx="644">
                  <c:v>-63.579760200000003</c:v>
                </c:pt>
                <c:pt idx="645">
                  <c:v>-60.1469478</c:v>
                </c:pt>
                <c:pt idx="646">
                  <c:v>-56.600598599999998</c:v>
                </c:pt>
                <c:pt idx="647">
                  <c:v>-52.906246199999998</c:v>
                </c:pt>
                <c:pt idx="648">
                  <c:v>-49.052280600000003</c:v>
                </c:pt>
                <c:pt idx="649">
                  <c:v>-45.048077999999997</c:v>
                </c:pt>
                <c:pt idx="650">
                  <c:v>-40.8994146</c:v>
                </c:pt>
                <c:pt idx="651">
                  <c:v>-36.635194800000001</c:v>
                </c:pt>
                <c:pt idx="652">
                  <c:v>-32.297749199999998</c:v>
                </c:pt>
                <c:pt idx="653">
                  <c:v>-27.929530799999998</c:v>
                </c:pt>
                <c:pt idx="654">
                  <c:v>-23.5861722</c:v>
                </c:pt>
                <c:pt idx="655">
                  <c:v>-19.307946600000001</c:v>
                </c:pt>
                <c:pt idx="656">
                  <c:v>-15.089247</c:v>
                </c:pt>
                <c:pt idx="657">
                  <c:v>-10.8957636</c:v>
                </c:pt>
                <c:pt idx="658">
                  <c:v>-6.7179186</c:v>
                </c:pt>
                <c:pt idx="659">
                  <c:v>-2.5748478000000001</c:v>
                </c:pt>
                <c:pt idx="660">
                  <c:v>1.5217487999999999</c:v>
                </c:pt>
                <c:pt idx="661">
                  <c:v>5.5086174000000003</c:v>
                </c:pt>
                <c:pt idx="662">
                  <c:v>9.3245471999999996</c:v>
                </c:pt>
                <c:pt idx="663">
                  <c:v>12.9042738</c:v>
                </c:pt>
                <c:pt idx="664">
                  <c:v>16.224676200000001</c:v>
                </c:pt>
                <c:pt idx="665">
                  <c:v>19.279958400000002</c:v>
                </c:pt>
                <c:pt idx="666">
                  <c:v>22.102775999999999</c:v>
                </c:pt>
                <c:pt idx="667">
                  <c:v>24.748779599999999</c:v>
                </c:pt>
                <c:pt idx="668">
                  <c:v>27.260145000000001</c:v>
                </c:pt>
                <c:pt idx="669">
                  <c:v>29.662345800000001</c:v>
                </c:pt>
                <c:pt idx="670">
                  <c:v>31.973268600000001</c:v>
                </c:pt>
                <c:pt idx="671">
                  <c:v>34.137097199999999</c:v>
                </c:pt>
                <c:pt idx="672">
                  <c:v>36.093722399999997</c:v>
                </c:pt>
                <c:pt idx="673">
                  <c:v>37.802602800000003</c:v>
                </c:pt>
                <c:pt idx="674">
                  <c:v>39.2424696</c:v>
                </c:pt>
                <c:pt idx="675">
                  <c:v>40.411214999999999</c:v>
                </c:pt>
                <c:pt idx="676">
                  <c:v>41.330194200000001</c:v>
                </c:pt>
                <c:pt idx="677">
                  <c:v>42.022992600000002</c:v>
                </c:pt>
                <c:pt idx="678">
                  <c:v>42.520636799999998</c:v>
                </c:pt>
                <c:pt idx="679">
                  <c:v>42.836300999999999</c:v>
                </c:pt>
                <c:pt idx="680">
                  <c:v>42.969576600000003</c:v>
                </c:pt>
                <c:pt idx="681">
                  <c:v>42.908482800000002</c:v>
                </c:pt>
                <c:pt idx="682">
                  <c:v>42.625711799999998</c:v>
                </c:pt>
                <c:pt idx="683">
                  <c:v>42.090940799999998</c:v>
                </c:pt>
                <c:pt idx="684">
                  <c:v>41.241839400000003</c:v>
                </c:pt>
                <c:pt idx="685">
                  <c:v>40.023095400000003</c:v>
                </c:pt>
                <c:pt idx="686">
                  <c:v>38.4400008</c:v>
                </c:pt>
                <c:pt idx="687">
                  <c:v>36.585905400000001</c:v>
                </c:pt>
                <c:pt idx="688">
                  <c:v>34.477747200000003</c:v>
                </c:pt>
                <c:pt idx="689">
                  <c:v>32.108234400000001</c:v>
                </c:pt>
                <c:pt idx="690">
                  <c:v>29.570250600000001</c:v>
                </c:pt>
                <c:pt idx="691">
                  <c:v>26.900271</c:v>
                </c:pt>
                <c:pt idx="692">
                  <c:v>24.126722999999998</c:v>
                </c:pt>
                <c:pt idx="693">
                  <c:v>21.272052599999999</c:v>
                </c:pt>
                <c:pt idx="694">
                  <c:v>18.297507599999999</c:v>
                </c:pt>
                <c:pt idx="695">
                  <c:v>15.1804998</c:v>
                </c:pt>
                <c:pt idx="696">
                  <c:v>11.9642382</c:v>
                </c:pt>
                <c:pt idx="697">
                  <c:v>8.7222401999999999</c:v>
                </c:pt>
                <c:pt idx="698">
                  <c:v>5.5373165999999996</c:v>
                </c:pt>
                <c:pt idx="699">
                  <c:v>2.4320393999999999</c:v>
                </c:pt>
                <c:pt idx="700">
                  <c:v>-0.6363432</c:v>
                </c:pt>
                <c:pt idx="701">
                  <c:v>-3.7026251999999999</c:v>
                </c:pt>
                <c:pt idx="702">
                  <c:v>-6.7920246000000004</c:v>
                </c:pt>
                <c:pt idx="703">
                  <c:v>-9.9412523999999998</c:v>
                </c:pt>
                <c:pt idx="704">
                  <c:v>-13.163707799999999</c:v>
                </c:pt>
                <c:pt idx="705">
                  <c:v>-16.42662</c:v>
                </c:pt>
                <c:pt idx="706">
                  <c:v>-19.710673199999999</c:v>
                </c:pt>
                <c:pt idx="707">
                  <c:v>-22.988631600000001</c:v>
                </c:pt>
                <c:pt idx="708">
                  <c:v>-26.195868000000001</c:v>
                </c:pt>
                <c:pt idx="709">
                  <c:v>-29.397675599999999</c:v>
                </c:pt>
                <c:pt idx="710">
                  <c:v>-32.641882199999998</c:v>
                </c:pt>
                <c:pt idx="711">
                  <c:v>-35.938283400000003</c:v>
                </c:pt>
                <c:pt idx="712">
                  <c:v>-39.286731600000003</c:v>
                </c:pt>
                <c:pt idx="713">
                  <c:v>-42.667464600000002</c:v>
                </c:pt>
                <c:pt idx="714">
                  <c:v>-46.037647800000002</c:v>
                </c:pt>
                <c:pt idx="715">
                  <c:v>-49.360802399999997</c:v>
                </c:pt>
                <c:pt idx="716">
                  <c:v>-52.625750400000001</c:v>
                </c:pt>
                <c:pt idx="717">
                  <c:v>-55.850151599999997</c:v>
                </c:pt>
                <c:pt idx="718">
                  <c:v>-59.086555199999999</c:v>
                </c:pt>
                <c:pt idx="719">
                  <c:v>-62.346770999999997</c:v>
                </c:pt>
                <c:pt idx="720">
                  <c:v>-65.642299199999997</c:v>
                </c:pt>
                <c:pt idx="721">
                  <c:v>-68.959339200000002</c:v>
                </c:pt>
                <c:pt idx="722">
                  <c:v>-72.274471199999994</c:v>
                </c:pt>
                <c:pt idx="723">
                  <c:v>-75.574204199999997</c:v>
                </c:pt>
                <c:pt idx="724">
                  <c:v>-78.849225000000004</c:v>
                </c:pt>
                <c:pt idx="725">
                  <c:v>-82.066955399999998</c:v>
                </c:pt>
                <c:pt idx="726">
                  <c:v>-85.175425799999999</c:v>
                </c:pt>
                <c:pt idx="727">
                  <c:v>-88.141845599999996</c:v>
                </c:pt>
                <c:pt idx="728">
                  <c:v>-90.973899000000003</c:v>
                </c:pt>
                <c:pt idx="729">
                  <c:v>-93.698593200000005</c:v>
                </c:pt>
                <c:pt idx="730">
                  <c:v>-96.337049399999998</c:v>
                </c:pt>
                <c:pt idx="731">
                  <c:v>-98.892937799999999</c:v>
                </c:pt>
                <c:pt idx="732">
                  <c:v>-101.3661216</c:v>
                </c:pt>
                <c:pt idx="733">
                  <c:v>-103.7662146</c:v>
                </c:pt>
                <c:pt idx="734">
                  <c:v>-106.093323</c:v>
                </c:pt>
                <c:pt idx="735">
                  <c:v>-108.3148686</c:v>
                </c:pt>
                <c:pt idx="736">
                  <c:v>-110.4020766</c:v>
                </c:pt>
                <c:pt idx="737">
                  <c:v>-112.31277660000001</c:v>
                </c:pt>
                <c:pt idx="738">
                  <c:v>-114.02197200000001</c:v>
                </c:pt>
                <c:pt idx="739">
                  <c:v>-115.5065652</c:v>
                </c:pt>
                <c:pt idx="740">
                  <c:v>-116.7435594</c:v>
                </c:pt>
                <c:pt idx="741">
                  <c:v>-117.729162</c:v>
                </c:pt>
                <c:pt idx="742">
                  <c:v>-118.4691024</c:v>
                </c:pt>
                <c:pt idx="743">
                  <c:v>-118.9786428</c:v>
                </c:pt>
                <c:pt idx="744">
                  <c:v>-119.26923119999999</c:v>
                </c:pt>
                <c:pt idx="745">
                  <c:v>-119.3429034</c:v>
                </c:pt>
                <c:pt idx="746">
                  <c:v>-119.2037022</c:v>
                </c:pt>
                <c:pt idx="747">
                  <c:v>-118.8231138</c:v>
                </c:pt>
                <c:pt idx="748">
                  <c:v>-118.1726388</c:v>
                </c:pt>
                <c:pt idx="749">
                  <c:v>-117.259884</c:v>
                </c:pt>
                <c:pt idx="750">
                  <c:v>-116.13819959999999</c:v>
                </c:pt>
                <c:pt idx="751">
                  <c:v>-114.8912928</c:v>
                </c:pt>
                <c:pt idx="752">
                  <c:v>-113.5746252</c:v>
                </c:pt>
                <c:pt idx="753">
                  <c:v>-112.2135102</c:v>
                </c:pt>
                <c:pt idx="754">
                  <c:v>-110.827404</c:v>
                </c:pt>
                <c:pt idx="755">
                  <c:v>-109.3953996</c:v>
                </c:pt>
                <c:pt idx="756">
                  <c:v>-107.8754436</c:v>
                </c:pt>
                <c:pt idx="757">
                  <c:v>-106.22912220000001</c:v>
                </c:pt>
                <c:pt idx="758">
                  <c:v>-104.4428238</c:v>
                </c:pt>
                <c:pt idx="759">
                  <c:v>-102.4876926</c:v>
                </c:pt>
                <c:pt idx="760">
                  <c:v>-100.3598298</c:v>
                </c:pt>
                <c:pt idx="761">
                  <c:v>-98.074434600000004</c:v>
                </c:pt>
                <c:pt idx="762">
                  <c:v>-95.669787600000006</c:v>
                </c:pt>
                <c:pt idx="763">
                  <c:v>-93.186098999999999</c:v>
                </c:pt>
                <c:pt idx="764">
                  <c:v>-90.640598400000002</c:v>
                </c:pt>
                <c:pt idx="765">
                  <c:v>-88.031777399999996</c:v>
                </c:pt>
                <c:pt idx="766">
                  <c:v>-85.333287600000006</c:v>
                </c:pt>
                <c:pt idx="767">
                  <c:v>-82.479954599999999</c:v>
                </c:pt>
                <c:pt idx="768">
                  <c:v>-79.452059399999996</c:v>
                </c:pt>
                <c:pt idx="769">
                  <c:v>-76.2760368</c:v>
                </c:pt>
                <c:pt idx="770">
                  <c:v>-72.971152200000006</c:v>
                </c:pt>
                <c:pt idx="771">
                  <c:v>-69.610633199999995</c:v>
                </c:pt>
                <c:pt idx="772">
                  <c:v>-66.265686000000002</c:v>
                </c:pt>
                <c:pt idx="773">
                  <c:v>-62.940285000000003</c:v>
                </c:pt>
                <c:pt idx="774">
                  <c:v>-59.609107799999997</c:v>
                </c:pt>
                <c:pt idx="775">
                  <c:v>-56.252392200000003</c:v>
                </c:pt>
                <c:pt idx="776">
                  <c:v>-52.841212200000001</c:v>
                </c:pt>
                <c:pt idx="777">
                  <c:v>-49.385393999999998</c:v>
                </c:pt>
                <c:pt idx="778">
                  <c:v>-45.884980800000001</c:v>
                </c:pt>
                <c:pt idx="779">
                  <c:v>-42.261087600000003</c:v>
                </c:pt>
                <c:pt idx="780">
                  <c:v>-38.440735199999999</c:v>
                </c:pt>
                <c:pt idx="781">
                  <c:v>-34.427889</c:v>
                </c:pt>
                <c:pt idx="782">
                  <c:v>-30.3151932</c:v>
                </c:pt>
                <c:pt idx="783">
                  <c:v>-26.177884200000001</c:v>
                </c:pt>
                <c:pt idx="784">
                  <c:v>-22.0272732</c:v>
                </c:pt>
                <c:pt idx="785">
                  <c:v>-17.851431600000002</c:v>
                </c:pt>
                <c:pt idx="786">
                  <c:v>-13.640445</c:v>
                </c:pt>
                <c:pt idx="787">
                  <c:v>-9.4363577999999997</c:v>
                </c:pt>
                <c:pt idx="788">
                  <c:v>-5.2972127999999996</c:v>
                </c:pt>
                <c:pt idx="789">
                  <c:v>-1.3062708000000001</c:v>
                </c:pt>
                <c:pt idx="790">
                  <c:v>2.4402726000000001</c:v>
                </c:pt>
                <c:pt idx="791">
                  <c:v>5.9002074000000002</c:v>
                </c:pt>
                <c:pt idx="792">
                  <c:v>9.0813942000000001</c:v>
                </c:pt>
                <c:pt idx="793">
                  <c:v>12.034081799999999</c:v>
                </c:pt>
                <c:pt idx="794">
                  <c:v>14.818165199999999</c:v>
                </c:pt>
                <c:pt idx="795">
                  <c:v>17.462457000000001</c:v>
                </c:pt>
                <c:pt idx="796">
                  <c:v>19.970537400000001</c:v>
                </c:pt>
                <c:pt idx="797">
                  <c:v>22.353652799999999</c:v>
                </c:pt>
                <c:pt idx="798">
                  <c:v>24.6346092</c:v>
                </c:pt>
                <c:pt idx="799">
                  <c:v>26.834571</c:v>
                </c:pt>
                <c:pt idx="800">
                  <c:v>28.965234599999999</c:v>
                </c:pt>
                <c:pt idx="801">
                  <c:v>31.041986399999999</c:v>
                </c:pt>
                <c:pt idx="802">
                  <c:v>33.047337599999999</c:v>
                </c:pt>
                <c:pt idx="803">
                  <c:v>34.973359199999997</c:v>
                </c:pt>
                <c:pt idx="804">
                  <c:v>36.8123814</c:v>
                </c:pt>
                <c:pt idx="805">
                  <c:v>38.541538799999998</c:v>
                </c:pt>
                <c:pt idx="806">
                  <c:v>40.1287284</c:v>
                </c:pt>
                <c:pt idx="807">
                  <c:v>41.539856399999998</c:v>
                </c:pt>
                <c:pt idx="808">
                  <c:v>42.725030400000001</c:v>
                </c:pt>
                <c:pt idx="809">
                  <c:v>43.658746200000003</c:v>
                </c:pt>
                <c:pt idx="810">
                  <c:v>44.338676399999997</c:v>
                </c:pt>
                <c:pt idx="811">
                  <c:v>44.778076200000001</c:v>
                </c:pt>
                <c:pt idx="812">
                  <c:v>44.980835399999997</c:v>
                </c:pt>
                <c:pt idx="813">
                  <c:v>44.943251400000001</c:v>
                </c:pt>
                <c:pt idx="814">
                  <c:v>44.675379</c:v>
                </c:pt>
                <c:pt idx="815">
                  <c:v>44.1911646</c:v>
                </c:pt>
                <c:pt idx="816">
                  <c:v>43.492665600000002</c:v>
                </c:pt>
                <c:pt idx="817">
                  <c:v>42.566304600000002</c:v>
                </c:pt>
                <c:pt idx="818">
                  <c:v>41.427385200000003</c:v>
                </c:pt>
                <c:pt idx="819">
                  <c:v>40.064281200000003</c:v>
                </c:pt>
                <c:pt idx="820">
                  <c:v>38.486232000000001</c:v>
                </c:pt>
                <c:pt idx="821">
                  <c:v>36.735094799999999</c:v>
                </c:pt>
                <c:pt idx="822">
                  <c:v>34.818381000000002</c:v>
                </c:pt>
                <c:pt idx="823">
                  <c:v>32.745922200000003</c:v>
                </c:pt>
                <c:pt idx="824">
                  <c:v>30.568039200000001</c:v>
                </c:pt>
                <c:pt idx="825">
                  <c:v>28.309553999999999</c:v>
                </c:pt>
                <c:pt idx="826">
                  <c:v>25.9622496</c:v>
                </c:pt>
                <c:pt idx="827">
                  <c:v>23.510703599999999</c:v>
                </c:pt>
                <c:pt idx="828">
                  <c:v>20.958960600000001</c:v>
                </c:pt>
                <c:pt idx="829">
                  <c:v>18.324604799999999</c:v>
                </c:pt>
                <c:pt idx="830">
                  <c:v>15.621292800000001</c:v>
                </c:pt>
                <c:pt idx="831">
                  <c:v>12.866419799999999</c:v>
                </c:pt>
                <c:pt idx="832">
                  <c:v>10.079333999999999</c:v>
                </c:pt>
                <c:pt idx="833">
                  <c:v>7.2794970000000001</c:v>
                </c:pt>
                <c:pt idx="834">
                  <c:v>4.4515511999999999</c:v>
                </c:pt>
                <c:pt idx="835">
                  <c:v>1.5204366</c:v>
                </c:pt>
                <c:pt idx="836">
                  <c:v>-1.5565464</c:v>
                </c:pt>
                <c:pt idx="837">
                  <c:v>-4.8086244000000002</c:v>
                </c:pt>
                <c:pt idx="838">
                  <c:v>-8.2553453999999995</c:v>
                </c:pt>
                <c:pt idx="839">
                  <c:v>-11.914178400000001</c:v>
                </c:pt>
                <c:pt idx="840">
                  <c:v>-15.773669999999999</c:v>
                </c:pt>
                <c:pt idx="841">
                  <c:v>-19.764622800000001</c:v>
                </c:pt>
                <c:pt idx="842">
                  <c:v>-23.812353000000002</c:v>
                </c:pt>
                <c:pt idx="843">
                  <c:v>-27.9017892</c:v>
                </c:pt>
                <c:pt idx="844">
                  <c:v>-32.017456799999998</c:v>
                </c:pt>
                <c:pt idx="845">
                  <c:v>-36.172078200000001</c:v>
                </c:pt>
                <c:pt idx="846">
                  <c:v>-40.3989282</c:v>
                </c:pt>
                <c:pt idx="847">
                  <c:v>-44.724175199999998</c:v>
                </c:pt>
                <c:pt idx="848">
                  <c:v>-49.172840999999998</c:v>
                </c:pt>
                <c:pt idx="849">
                  <c:v>-53.710577999999998</c:v>
                </c:pt>
                <c:pt idx="850">
                  <c:v>-58.301107199999997</c:v>
                </c:pt>
                <c:pt idx="851">
                  <c:v>-62.892833400000001</c:v>
                </c:pt>
                <c:pt idx="852">
                  <c:v>-67.384629000000004</c:v>
                </c:pt>
                <c:pt idx="853">
                  <c:v>-71.759217599999999</c:v>
                </c:pt>
                <c:pt idx="854">
                  <c:v>-75.945945600000002</c:v>
                </c:pt>
                <c:pt idx="855">
                  <c:v>-79.954100999999994</c:v>
                </c:pt>
                <c:pt idx="856">
                  <c:v>-83.749374000000003</c:v>
                </c:pt>
                <c:pt idx="857">
                  <c:v>-87.341444999999993</c:v>
                </c:pt>
                <c:pt idx="858">
                  <c:v>-90.741506400000006</c:v>
                </c:pt>
                <c:pt idx="859">
                  <c:v>-93.945589200000001</c:v>
                </c:pt>
                <c:pt idx="860">
                  <c:v>-96.955475399999997</c:v>
                </c:pt>
                <c:pt idx="861">
                  <c:v>-99.774847800000003</c:v>
                </c:pt>
                <c:pt idx="862">
                  <c:v>-102.41504639999999</c:v>
                </c:pt>
                <c:pt idx="863">
                  <c:v>-104.8607226</c:v>
                </c:pt>
                <c:pt idx="864">
                  <c:v>-107.0987868</c:v>
                </c:pt>
                <c:pt idx="865">
                  <c:v>-109.13551560000001</c:v>
                </c:pt>
                <c:pt idx="866">
                  <c:v>-110.98054620000001</c:v>
                </c:pt>
                <c:pt idx="867">
                  <c:v>-112.6299132</c:v>
                </c:pt>
                <c:pt idx="868">
                  <c:v>-114.06252240000001</c:v>
                </c:pt>
                <c:pt idx="869">
                  <c:v>-115.2690372</c:v>
                </c:pt>
                <c:pt idx="870">
                  <c:v>-116.2341072</c:v>
                </c:pt>
                <c:pt idx="871">
                  <c:v>-116.95558680000001</c:v>
                </c:pt>
                <c:pt idx="872">
                  <c:v>-117.466425</c:v>
                </c:pt>
                <c:pt idx="873">
                  <c:v>-117.793503</c:v>
                </c:pt>
                <c:pt idx="874">
                  <c:v>-117.92472480000001</c:v>
                </c:pt>
                <c:pt idx="875">
                  <c:v>-117.84993660000001</c:v>
                </c:pt>
                <c:pt idx="876">
                  <c:v>-117.5786406</c:v>
                </c:pt>
                <c:pt idx="877">
                  <c:v>-117.14175</c:v>
                </c:pt>
                <c:pt idx="878">
                  <c:v>-116.55289260000001</c:v>
                </c:pt>
                <c:pt idx="879">
                  <c:v>-115.8081822</c:v>
                </c:pt>
                <c:pt idx="880">
                  <c:v>-114.9289632</c:v>
                </c:pt>
                <c:pt idx="881">
                  <c:v>-113.9060322</c:v>
                </c:pt>
                <c:pt idx="882">
                  <c:v>-112.75488900000001</c:v>
                </c:pt>
                <c:pt idx="883">
                  <c:v>-111.50844119999999</c:v>
                </c:pt>
                <c:pt idx="884">
                  <c:v>-110.226429</c:v>
                </c:pt>
                <c:pt idx="885">
                  <c:v>-108.93169260000001</c:v>
                </c:pt>
                <c:pt idx="886">
                  <c:v>-107.6273712</c:v>
                </c:pt>
                <c:pt idx="887">
                  <c:v>-106.33992120000001</c:v>
                </c:pt>
                <c:pt idx="888">
                  <c:v>-105.0940602</c:v>
                </c:pt>
                <c:pt idx="889">
                  <c:v>-103.905675</c:v>
                </c:pt>
                <c:pt idx="890">
                  <c:v>-102.74255460000001</c:v>
                </c:pt>
                <c:pt idx="891">
                  <c:v>-101.53930680000001</c:v>
                </c:pt>
                <c:pt idx="892">
                  <c:v>-100.2515202</c:v>
                </c:pt>
                <c:pt idx="893">
                  <c:v>-98.838570599999997</c:v>
                </c:pt>
                <c:pt idx="894">
                  <c:v>-97.275501000000006</c:v>
                </c:pt>
                <c:pt idx="895">
                  <c:v>-95.570227799999998</c:v>
                </c:pt>
                <c:pt idx="896">
                  <c:v>-93.753822600000007</c:v>
                </c:pt>
                <c:pt idx="897">
                  <c:v>-91.834154999999996</c:v>
                </c:pt>
                <c:pt idx="898">
                  <c:v>-89.805322799999999</c:v>
                </c:pt>
                <c:pt idx="899">
                  <c:v>-87.6570246</c:v>
                </c:pt>
                <c:pt idx="900">
                  <c:v>-85.380508800000001</c:v>
                </c:pt>
                <c:pt idx="901">
                  <c:v>-82.959947999999997</c:v>
                </c:pt>
                <c:pt idx="902">
                  <c:v>-80.395426799999996</c:v>
                </c:pt>
                <c:pt idx="903">
                  <c:v>-77.655704400000005</c:v>
                </c:pt>
                <c:pt idx="904">
                  <c:v>-74.730612600000001</c:v>
                </c:pt>
                <c:pt idx="905">
                  <c:v>-71.662501800000001</c:v>
                </c:pt>
                <c:pt idx="906">
                  <c:v>-68.468155199999998</c:v>
                </c:pt>
                <c:pt idx="907">
                  <c:v>-65.211731999999998</c:v>
                </c:pt>
                <c:pt idx="908">
                  <c:v>-61.847006399999998</c:v>
                </c:pt>
                <c:pt idx="909">
                  <c:v>-58.353195599999999</c:v>
                </c:pt>
                <c:pt idx="910">
                  <c:v>-54.692188199999997</c:v>
                </c:pt>
                <c:pt idx="911">
                  <c:v>-50.823658799999997</c:v>
                </c:pt>
                <c:pt idx="912">
                  <c:v>-46.755658799999999</c:v>
                </c:pt>
                <c:pt idx="913">
                  <c:v>-42.5577276</c:v>
                </c:pt>
                <c:pt idx="914">
                  <c:v>-38.336178599999997</c:v>
                </c:pt>
                <c:pt idx="915">
                  <c:v>-34.1564166</c:v>
                </c:pt>
                <c:pt idx="916">
                  <c:v>-29.9827944</c:v>
                </c:pt>
                <c:pt idx="917">
                  <c:v>-25.785687599999999</c:v>
                </c:pt>
                <c:pt idx="918">
                  <c:v>-21.631703399999999</c:v>
                </c:pt>
                <c:pt idx="919">
                  <c:v>-17.5329306</c:v>
                </c:pt>
                <c:pt idx="920">
                  <c:v>-13.5065952</c:v>
                </c:pt>
                <c:pt idx="921">
                  <c:v>-9.5330195999999994</c:v>
                </c:pt>
                <c:pt idx="922">
                  <c:v>-5.5829898</c:v>
                </c:pt>
                <c:pt idx="923">
                  <c:v>-1.6683714000000001</c:v>
                </c:pt>
                <c:pt idx="924">
                  <c:v>2.1715398000000001</c:v>
                </c:pt>
                <c:pt idx="925">
                  <c:v>5.9149602000000003</c:v>
                </c:pt>
                <c:pt idx="926">
                  <c:v>9.5405490000000004</c:v>
                </c:pt>
                <c:pt idx="927">
                  <c:v>13.0597542</c:v>
                </c:pt>
                <c:pt idx="928">
                  <c:v>16.4781792</c:v>
                </c:pt>
                <c:pt idx="929">
                  <c:v>19.791909</c:v>
                </c:pt>
                <c:pt idx="930">
                  <c:v>23.001064199999998</c:v>
                </c:pt>
                <c:pt idx="931">
                  <c:v>26.113561199999999</c:v>
                </c:pt>
                <c:pt idx="932">
                  <c:v>29.131486200000001</c:v>
                </c:pt>
                <c:pt idx="933">
                  <c:v>32.049120600000002</c:v>
                </c:pt>
                <c:pt idx="934">
                  <c:v>34.849232999999998</c:v>
                </c:pt>
                <c:pt idx="935">
                  <c:v>37.510873199999999</c:v>
                </c:pt>
                <c:pt idx="936">
                  <c:v>40.0170204</c:v>
                </c:pt>
                <c:pt idx="937">
                  <c:v>42.350695199999997</c:v>
                </c:pt>
                <c:pt idx="938">
                  <c:v>44.502625799999997</c:v>
                </c:pt>
                <c:pt idx="939">
                  <c:v>46.455319799999998</c:v>
                </c:pt>
                <c:pt idx="940">
                  <c:v>48.2159142</c:v>
                </c:pt>
                <c:pt idx="941">
                  <c:v>49.761511200000001</c:v>
                </c:pt>
                <c:pt idx="942">
                  <c:v>51.055655399999999</c:v>
                </c:pt>
                <c:pt idx="943">
                  <c:v>52.101863999999999</c:v>
                </c:pt>
                <c:pt idx="944">
                  <c:v>52.900196399999999</c:v>
                </c:pt>
                <c:pt idx="945">
                  <c:v>53.445259800000002</c:v>
                </c:pt>
                <c:pt idx="946">
                  <c:v>53.746903799999998</c:v>
                </c:pt>
                <c:pt idx="947">
                  <c:v>53.814731399999999</c:v>
                </c:pt>
                <c:pt idx="948">
                  <c:v>53.654257800000003</c:v>
                </c:pt>
                <c:pt idx="949">
                  <c:v>53.274774600000001</c:v>
                </c:pt>
                <c:pt idx="950">
                  <c:v>52.672311000000001</c:v>
                </c:pt>
                <c:pt idx="951">
                  <c:v>51.825916800000002</c:v>
                </c:pt>
                <c:pt idx="952">
                  <c:v>50.724230400000003</c:v>
                </c:pt>
                <c:pt idx="953">
                  <c:v>49.353672600000003</c:v>
                </c:pt>
                <c:pt idx="954">
                  <c:v>47.723779800000003</c:v>
                </c:pt>
                <c:pt idx="955">
                  <c:v>45.8750322</c:v>
                </c:pt>
                <c:pt idx="956">
                  <c:v>43.870944600000001</c:v>
                </c:pt>
                <c:pt idx="957">
                  <c:v>41.790081600000001</c:v>
                </c:pt>
                <c:pt idx="958">
                  <c:v>39.699592199999998</c:v>
                </c:pt>
                <c:pt idx="959">
                  <c:v>37.647811799999999</c:v>
                </c:pt>
                <c:pt idx="960">
                  <c:v>35.644591800000001</c:v>
                </c:pt>
                <c:pt idx="961">
                  <c:v>33.664631399999998</c:v>
                </c:pt>
                <c:pt idx="962">
                  <c:v>31.6769094</c:v>
                </c:pt>
                <c:pt idx="963">
                  <c:v>29.6409366</c:v>
                </c:pt>
                <c:pt idx="964">
                  <c:v>27.510481800000001</c:v>
                </c:pt>
                <c:pt idx="965">
                  <c:v>25.241329799999999</c:v>
                </c:pt>
                <c:pt idx="966">
                  <c:v>22.858902</c:v>
                </c:pt>
                <c:pt idx="967">
                  <c:v>20.387951999999999</c:v>
                </c:pt>
                <c:pt idx="968">
                  <c:v>17.8374636</c:v>
                </c:pt>
                <c:pt idx="969">
                  <c:v>15.2421606</c:v>
                </c:pt>
                <c:pt idx="970">
                  <c:v>12.621492</c:v>
                </c:pt>
                <c:pt idx="971">
                  <c:v>9.9626579999999993</c:v>
                </c:pt>
                <c:pt idx="972">
                  <c:v>7.2534906000000001</c:v>
                </c:pt>
                <c:pt idx="973">
                  <c:v>4.4633196000000002</c:v>
                </c:pt>
                <c:pt idx="974">
                  <c:v>1.5504426</c:v>
                </c:pt>
                <c:pt idx="975">
                  <c:v>-1.47024</c:v>
                </c:pt>
                <c:pt idx="976">
                  <c:v>-4.5718218000000004</c:v>
                </c:pt>
                <c:pt idx="977">
                  <c:v>-7.7407272000000003</c:v>
                </c:pt>
                <c:pt idx="978">
                  <c:v>-10.9732842</c:v>
                </c:pt>
                <c:pt idx="979">
                  <c:v>-14.285043</c:v>
                </c:pt>
                <c:pt idx="980">
                  <c:v>-17.674120800000001</c:v>
                </c:pt>
                <c:pt idx="981">
                  <c:v>-21.124789199999999</c:v>
                </c:pt>
                <c:pt idx="982">
                  <c:v>-24.615801000000001</c:v>
                </c:pt>
                <c:pt idx="983">
                  <c:v>-28.147721399999998</c:v>
                </c:pt>
                <c:pt idx="984">
                  <c:v>-31.7476944</c:v>
                </c:pt>
                <c:pt idx="985">
                  <c:v>-35.444170800000002</c:v>
                </c:pt>
                <c:pt idx="986">
                  <c:v>-39.248139600000002</c:v>
                </c:pt>
                <c:pt idx="987">
                  <c:v>-43.139961</c:v>
                </c:pt>
                <c:pt idx="988">
                  <c:v>-47.092534200000003</c:v>
                </c:pt>
                <c:pt idx="989">
                  <c:v>-51.061415400000001</c:v>
                </c:pt>
                <c:pt idx="990">
                  <c:v>-55.0081062</c:v>
                </c:pt>
                <c:pt idx="991">
                  <c:v>-58.900138200000001</c:v>
                </c:pt>
                <c:pt idx="992">
                  <c:v>-62.732145600000003</c:v>
                </c:pt>
                <c:pt idx="993">
                  <c:v>-66.531094199999998</c:v>
                </c:pt>
                <c:pt idx="994">
                  <c:v>-70.302272400000007</c:v>
                </c:pt>
                <c:pt idx="995">
                  <c:v>-74.0554092</c:v>
                </c:pt>
                <c:pt idx="996">
                  <c:v>-77.790911399999999</c:v>
                </c:pt>
                <c:pt idx="997">
                  <c:v>-81.485654400000001</c:v>
                </c:pt>
                <c:pt idx="998">
                  <c:v>-85.109297400000003</c:v>
                </c:pt>
                <c:pt idx="999">
                  <c:v>-88.6434426</c:v>
                </c:pt>
                <c:pt idx="1000">
                  <c:v>-92.082448799999995</c:v>
                </c:pt>
                <c:pt idx="1001">
                  <c:v>-95.474574000000004</c:v>
                </c:pt>
                <c:pt idx="1002">
                  <c:v>-98.845380000000006</c:v>
                </c:pt>
                <c:pt idx="1003">
                  <c:v>-102.24992159999999</c:v>
                </c:pt>
                <c:pt idx="1004">
                  <c:v>-105.7348188</c:v>
                </c:pt>
                <c:pt idx="1005">
                  <c:v>-109.20544200000001</c:v>
                </c:pt>
                <c:pt idx="1006">
                  <c:v>-112.574493</c:v>
                </c:pt>
                <c:pt idx="1007">
                  <c:v>-115.8063336</c:v>
                </c:pt>
                <c:pt idx="1008">
                  <c:v>-118.8400104</c:v>
                </c:pt>
                <c:pt idx="1009">
                  <c:v>-121.6370376</c:v>
                </c:pt>
                <c:pt idx="1010">
                  <c:v>-124.20862200000001</c:v>
                </c:pt>
                <c:pt idx="1011">
                  <c:v>-126.570078</c:v>
                </c:pt>
                <c:pt idx="1012">
                  <c:v>-128.76152579999999</c:v>
                </c:pt>
                <c:pt idx="1013">
                  <c:v>-130.81307219999999</c:v>
                </c:pt>
                <c:pt idx="1014">
                  <c:v>-132.724593</c:v>
                </c:pt>
                <c:pt idx="1015">
                  <c:v>-134.49839399999999</c:v>
                </c:pt>
                <c:pt idx="1016">
                  <c:v>-136.13472179999999</c:v>
                </c:pt>
                <c:pt idx="1017">
                  <c:v>-137.6278002</c:v>
                </c:pt>
                <c:pt idx="1018">
                  <c:v>-138.96773640000001</c:v>
                </c:pt>
                <c:pt idx="1019">
                  <c:v>-140.157837</c:v>
                </c:pt>
                <c:pt idx="1020">
                  <c:v>-141.23288160000001</c:v>
                </c:pt>
                <c:pt idx="1021">
                  <c:v>-142.2123498</c:v>
                </c:pt>
                <c:pt idx="1022">
                  <c:v>-143.09437500000001</c:v>
                </c:pt>
                <c:pt idx="1023">
                  <c:v>-143.88658559999999</c:v>
                </c:pt>
                <c:pt idx="1024">
                  <c:v>-144.5985216</c:v>
                </c:pt>
                <c:pt idx="1025">
                  <c:v>-145.23977880000001</c:v>
                </c:pt>
                <c:pt idx="1026">
                  <c:v>-145.81219680000001</c:v>
                </c:pt>
                <c:pt idx="1027">
                  <c:v>-146.2999734</c:v>
                </c:pt>
                <c:pt idx="1028">
                  <c:v>-146.68191899999999</c:v>
                </c:pt>
                <c:pt idx="1029">
                  <c:v>-146.94494399999999</c:v>
                </c:pt>
                <c:pt idx="1030">
                  <c:v>-147.08552399999999</c:v>
                </c:pt>
                <c:pt idx="1031">
                  <c:v>-147.11134319999999</c:v>
                </c:pt>
                <c:pt idx="1032">
                  <c:v>-147.02232420000001</c:v>
                </c:pt>
                <c:pt idx="1033">
                  <c:v>-146.83962959999999</c:v>
                </c:pt>
                <c:pt idx="1034">
                  <c:v>-146.5938558</c:v>
                </c:pt>
                <c:pt idx="1035">
                  <c:v>-146.27510280000001</c:v>
                </c:pt>
                <c:pt idx="1036">
                  <c:v>-145.84862519999999</c:v>
                </c:pt>
                <c:pt idx="1037">
                  <c:v>-145.2916386</c:v>
                </c:pt>
                <c:pt idx="1038">
                  <c:v>-144.61768259999999</c:v>
                </c:pt>
                <c:pt idx="1039">
                  <c:v>-143.88050699999999</c:v>
                </c:pt>
                <c:pt idx="1040">
                  <c:v>-143.11661580000001</c:v>
                </c:pt>
                <c:pt idx="1041">
                  <c:v>-142.32596760000001</c:v>
                </c:pt>
                <c:pt idx="1042">
                  <c:v>-141.5005578</c:v>
                </c:pt>
                <c:pt idx="1043">
                  <c:v>-140.63450040000001</c:v>
                </c:pt>
                <c:pt idx="1044">
                  <c:v>-139.74330420000001</c:v>
                </c:pt>
                <c:pt idx="1045">
                  <c:v>-138.85793820000001</c:v>
                </c:pt>
                <c:pt idx="1046">
                  <c:v>-137.96905860000001</c:v>
                </c:pt>
                <c:pt idx="1047">
                  <c:v>-136.99069739999999</c:v>
                </c:pt>
                <c:pt idx="1048">
                  <c:v>-135.83455380000001</c:v>
                </c:pt>
                <c:pt idx="1049">
                  <c:v>-134.43485219999999</c:v>
                </c:pt>
                <c:pt idx="1050">
                  <c:v>-132.82423199999999</c:v>
                </c:pt>
                <c:pt idx="1051">
                  <c:v>-131.0473116</c:v>
                </c:pt>
                <c:pt idx="1052">
                  <c:v>-129.12538319999999</c:v>
                </c:pt>
                <c:pt idx="1053">
                  <c:v>-127.0849752</c:v>
                </c:pt>
                <c:pt idx="1054">
                  <c:v>-124.9736922</c:v>
                </c:pt>
                <c:pt idx="1055">
                  <c:v>-122.8528422</c:v>
                </c:pt>
                <c:pt idx="1056">
                  <c:v>-120.75313319999999</c:v>
                </c:pt>
                <c:pt idx="1057">
                  <c:v>-118.6516044</c:v>
                </c:pt>
                <c:pt idx="1058">
                  <c:v>-116.48868659999999</c:v>
                </c:pt>
                <c:pt idx="1059">
                  <c:v>-114.2067852</c:v>
                </c:pt>
                <c:pt idx="1060">
                  <c:v>-111.77704439999999</c:v>
                </c:pt>
                <c:pt idx="1061">
                  <c:v>-109.1956284</c:v>
                </c:pt>
                <c:pt idx="1062">
                  <c:v>-106.47814320000001</c:v>
                </c:pt>
                <c:pt idx="1063">
                  <c:v>-103.6399212</c:v>
                </c:pt>
                <c:pt idx="1064">
                  <c:v>-100.7015076</c:v>
                </c:pt>
                <c:pt idx="1065">
                  <c:v>-97.669908000000007</c:v>
                </c:pt>
                <c:pt idx="1066">
                  <c:v>-94.556435399999998</c:v>
                </c:pt>
                <c:pt idx="1067">
                  <c:v>-91.348144199999993</c:v>
                </c:pt>
                <c:pt idx="1068">
                  <c:v>-88.001614799999999</c:v>
                </c:pt>
                <c:pt idx="1069">
                  <c:v>-84.475164599999999</c:v>
                </c:pt>
                <c:pt idx="1070">
                  <c:v>-80.736377399999995</c:v>
                </c:pt>
                <c:pt idx="1071">
                  <c:v>-76.773436200000006</c:v>
                </c:pt>
                <c:pt idx="1072">
                  <c:v>-72.589894200000003</c:v>
                </c:pt>
                <c:pt idx="1073">
                  <c:v>-68.263945199999995</c:v>
                </c:pt>
                <c:pt idx="1074">
                  <c:v>-63.853273799999997</c:v>
                </c:pt>
                <c:pt idx="1075">
                  <c:v>-59.404156200000003</c:v>
                </c:pt>
                <c:pt idx="1076">
                  <c:v>-54.947356200000002</c:v>
                </c:pt>
                <c:pt idx="1077">
                  <c:v>-50.480609399999999</c:v>
                </c:pt>
                <c:pt idx="1078">
                  <c:v>-45.9727362</c:v>
                </c:pt>
                <c:pt idx="1079">
                  <c:v>-41.386825799999997</c:v>
                </c:pt>
                <c:pt idx="1080">
                  <c:v>-36.720896400000001</c:v>
                </c:pt>
                <c:pt idx="1081">
                  <c:v>-32.011586999999999</c:v>
                </c:pt>
                <c:pt idx="1082">
                  <c:v>-27.293931000000001</c:v>
                </c:pt>
                <c:pt idx="1083">
                  <c:v>-22.627972799999998</c:v>
                </c:pt>
                <c:pt idx="1084">
                  <c:v>-18.023783399999999</c:v>
                </c:pt>
                <c:pt idx="1085">
                  <c:v>-13.458618</c:v>
                </c:pt>
                <c:pt idx="1086">
                  <c:v>-8.9497098000000008</c:v>
                </c:pt>
                <c:pt idx="1087">
                  <c:v>-4.4927802000000003</c:v>
                </c:pt>
                <c:pt idx="1088">
                  <c:v>-0.1009944</c:v>
                </c:pt>
                <c:pt idx="1089">
                  <c:v>4.2159257999999999</c:v>
                </c:pt>
                <c:pt idx="1090">
                  <c:v>8.4290958000000007</c:v>
                </c:pt>
                <c:pt idx="1091">
                  <c:v>12.4978914</c:v>
                </c:pt>
                <c:pt idx="1092">
                  <c:v>16.425925199999998</c:v>
                </c:pt>
                <c:pt idx="1093">
                  <c:v>20.219529600000001</c:v>
                </c:pt>
                <c:pt idx="1094">
                  <c:v>23.910121799999999</c:v>
                </c:pt>
                <c:pt idx="1095">
                  <c:v>27.5149458</c:v>
                </c:pt>
                <c:pt idx="1096">
                  <c:v>31.043195999999998</c:v>
                </c:pt>
                <c:pt idx="1097">
                  <c:v>34.473500999999999</c:v>
                </c:pt>
                <c:pt idx="1098">
                  <c:v>37.765360800000003</c:v>
                </c:pt>
                <c:pt idx="1099">
                  <c:v>40.878496800000001</c:v>
                </c:pt>
                <c:pt idx="1100">
                  <c:v>43.7938434</c:v>
                </c:pt>
                <c:pt idx="1101">
                  <c:v>46.507735799999999</c:v>
                </c:pt>
                <c:pt idx="1102">
                  <c:v>49.018240800000001</c:v>
                </c:pt>
                <c:pt idx="1103">
                  <c:v>51.329055599999997</c:v>
                </c:pt>
                <c:pt idx="1104">
                  <c:v>53.442072000000003</c:v>
                </c:pt>
                <c:pt idx="1105">
                  <c:v>55.345681800000001</c:v>
                </c:pt>
                <c:pt idx="1106">
                  <c:v>57.045349799999997</c:v>
                </c:pt>
                <c:pt idx="1107">
                  <c:v>58.541041800000002</c:v>
                </c:pt>
                <c:pt idx="1108">
                  <c:v>59.832808200000002</c:v>
                </c:pt>
                <c:pt idx="1109">
                  <c:v>60.934222800000001</c:v>
                </c:pt>
                <c:pt idx="1110">
                  <c:v>61.8858648</c:v>
                </c:pt>
                <c:pt idx="1111">
                  <c:v>62.735990399999999</c:v>
                </c:pt>
                <c:pt idx="1112">
                  <c:v>63.507637799999998</c:v>
                </c:pt>
                <c:pt idx="1113">
                  <c:v>64.204430400000007</c:v>
                </c:pt>
                <c:pt idx="1114">
                  <c:v>64.824301800000001</c:v>
                </c:pt>
                <c:pt idx="1115">
                  <c:v>65.371003200000004</c:v>
                </c:pt>
                <c:pt idx="1116">
                  <c:v>65.852333999999999</c:v>
                </c:pt>
                <c:pt idx="1117">
                  <c:v>66.297198600000002</c:v>
                </c:pt>
                <c:pt idx="1118">
                  <c:v>66.730553999999998</c:v>
                </c:pt>
                <c:pt idx="1119">
                  <c:v>67.152272400000001</c:v>
                </c:pt>
                <c:pt idx="1120">
                  <c:v>67.556408399999995</c:v>
                </c:pt>
                <c:pt idx="1121">
                  <c:v>67.954449600000004</c:v>
                </c:pt>
                <c:pt idx="1122">
                  <c:v>68.323588200000003</c:v>
                </c:pt>
                <c:pt idx="1123">
                  <c:v>68.574016799999995</c:v>
                </c:pt>
                <c:pt idx="1124">
                  <c:v>68.642850600000003</c:v>
                </c:pt>
                <c:pt idx="1125">
                  <c:v>68.487492599999996</c:v>
                </c:pt>
                <c:pt idx="1126">
                  <c:v>68.132174399999997</c:v>
                </c:pt>
                <c:pt idx="1127">
                  <c:v>67.6342152</c:v>
                </c:pt>
                <c:pt idx="1128">
                  <c:v>67.081993199999999</c:v>
                </c:pt>
                <c:pt idx="1129">
                  <c:v>66.537296999999995</c:v>
                </c:pt>
                <c:pt idx="1130">
                  <c:v>65.994663599999996</c:v>
                </c:pt>
                <c:pt idx="1131">
                  <c:v>65.375866799999997</c:v>
                </c:pt>
                <c:pt idx="1132">
                  <c:v>64.575856799999997</c:v>
                </c:pt>
                <c:pt idx="1133">
                  <c:v>63.5717736</c:v>
                </c:pt>
                <c:pt idx="1134">
                  <c:v>62.3090574</c:v>
                </c:pt>
                <c:pt idx="1135">
                  <c:v>60.777228600000001</c:v>
                </c:pt>
                <c:pt idx="1136">
                  <c:v>59.048438400000002</c:v>
                </c:pt>
                <c:pt idx="1137">
                  <c:v>57.2086386</c:v>
                </c:pt>
                <c:pt idx="1138">
                  <c:v>55.267475400000002</c:v>
                </c:pt>
                <c:pt idx="1139">
                  <c:v>53.206284599999996</c:v>
                </c:pt>
                <c:pt idx="1140">
                  <c:v>50.981833799999997</c:v>
                </c:pt>
                <c:pt idx="1141">
                  <c:v>48.560380199999997</c:v>
                </c:pt>
                <c:pt idx="1142">
                  <c:v>45.990097200000001</c:v>
                </c:pt>
                <c:pt idx="1143">
                  <c:v>43.295966999999997</c:v>
                </c:pt>
                <c:pt idx="1144">
                  <c:v>40.500624600000002</c:v>
                </c:pt>
                <c:pt idx="1145">
                  <c:v>37.609194600000002</c:v>
                </c:pt>
                <c:pt idx="1146">
                  <c:v>34.611501599999997</c:v>
                </c:pt>
                <c:pt idx="1147">
                  <c:v>31.490051399999999</c:v>
                </c:pt>
                <c:pt idx="1148">
                  <c:v>28.245123</c:v>
                </c:pt>
                <c:pt idx="1149">
                  <c:v>24.8963508</c:v>
                </c:pt>
                <c:pt idx="1150">
                  <c:v>21.478305599999999</c:v>
                </c:pt>
                <c:pt idx="1151">
                  <c:v>18.0473958</c:v>
                </c:pt>
                <c:pt idx="1152">
                  <c:v>14.638339800000001</c:v>
                </c:pt>
                <c:pt idx="1153">
                  <c:v>11.2507164</c:v>
                </c:pt>
                <c:pt idx="1154">
                  <c:v>7.8668243999999996</c:v>
                </c:pt>
                <c:pt idx="1155">
                  <c:v>4.4573868000000001</c:v>
                </c:pt>
                <c:pt idx="1156">
                  <c:v>0.98358840000000003</c:v>
                </c:pt>
                <c:pt idx="1157">
                  <c:v>-2.5832411999999998</c:v>
                </c:pt>
                <c:pt idx="1158">
                  <c:v>-6.2387189999999997</c:v>
                </c:pt>
                <c:pt idx="1159">
                  <c:v>-9.9534924</c:v>
                </c:pt>
                <c:pt idx="1160">
                  <c:v>-13.7023668</c:v>
                </c:pt>
                <c:pt idx="1161">
                  <c:v>-17.473978800000001</c:v>
                </c:pt>
                <c:pt idx="1162">
                  <c:v>-21.272419800000002</c:v>
                </c:pt>
                <c:pt idx="1163">
                  <c:v>-25.1015832</c:v>
                </c:pt>
                <c:pt idx="1164">
                  <c:v>-28.957597199999999</c:v>
                </c:pt>
                <c:pt idx="1165">
                  <c:v>-32.802046199999999</c:v>
                </c:pt>
                <c:pt idx="1166">
                  <c:v>-36.621700199999999</c:v>
                </c:pt>
                <c:pt idx="1167">
                  <c:v>-40.408700400000001</c:v>
                </c:pt>
                <c:pt idx="1168">
                  <c:v>-44.166315599999997</c:v>
                </c:pt>
                <c:pt idx="1169">
                  <c:v>-47.8846512</c:v>
                </c:pt>
                <c:pt idx="1170">
                  <c:v>-51.525291600000003</c:v>
                </c:pt>
                <c:pt idx="1171">
                  <c:v>-55.065614400000001</c:v>
                </c:pt>
                <c:pt idx="1172">
                  <c:v>-58.5096858</c:v>
                </c:pt>
                <c:pt idx="1173">
                  <c:v>-61.888150799999998</c:v>
                </c:pt>
                <c:pt idx="1174">
                  <c:v>-65.243107800000004</c:v>
                </c:pt>
                <c:pt idx="1175">
                  <c:v>-68.593598999999998</c:v>
                </c:pt>
                <c:pt idx="1176">
                  <c:v>-71.918776800000003</c:v>
                </c:pt>
                <c:pt idx="1177">
                  <c:v>-75.220882200000005</c:v>
                </c:pt>
                <c:pt idx="1178">
                  <c:v>-78.500294999999994</c:v>
                </c:pt>
                <c:pt idx="1179">
                  <c:v>-81.762389999999996</c:v>
                </c:pt>
                <c:pt idx="1180">
                  <c:v>-85.010373000000001</c:v>
                </c:pt>
                <c:pt idx="1181">
                  <c:v>-88.247746800000002</c:v>
                </c:pt>
                <c:pt idx="1182">
                  <c:v>-91.477945800000001</c:v>
                </c:pt>
                <c:pt idx="1183">
                  <c:v>-94.703266799999994</c:v>
                </c:pt>
                <c:pt idx="1184">
                  <c:v>-97.939861199999996</c:v>
                </c:pt>
                <c:pt idx="1185">
                  <c:v>-101.14787339999999</c:v>
                </c:pt>
                <c:pt idx="1186">
                  <c:v>-104.2735356</c:v>
                </c:pt>
                <c:pt idx="1187">
                  <c:v>-107.2497888</c:v>
                </c:pt>
                <c:pt idx="1188">
                  <c:v>-110.0843838</c:v>
                </c:pt>
                <c:pt idx="1189">
                  <c:v>-112.8154734</c:v>
                </c:pt>
                <c:pt idx="1190">
                  <c:v>-115.460154</c:v>
                </c:pt>
                <c:pt idx="1191">
                  <c:v>-118.0124316</c:v>
                </c:pt>
                <c:pt idx="1192">
                  <c:v>-120.452859</c:v>
                </c:pt>
                <c:pt idx="1193">
                  <c:v>-122.7796578</c:v>
                </c:pt>
                <c:pt idx="1194">
                  <c:v>-125.000973</c:v>
                </c:pt>
                <c:pt idx="1195">
                  <c:v>-127.1190294</c:v>
                </c:pt>
                <c:pt idx="1196">
                  <c:v>-129.137778</c:v>
                </c:pt>
                <c:pt idx="1197">
                  <c:v>-131.05516679999999</c:v>
                </c:pt>
                <c:pt idx="1198">
                  <c:v>-132.86520179999999</c:v>
                </c:pt>
                <c:pt idx="1199">
                  <c:v>-134.5428306</c:v>
                </c:pt>
                <c:pt idx="1200">
                  <c:v>-136.07661959999999</c:v>
                </c:pt>
                <c:pt idx="1201">
                  <c:v>-137.4724314</c:v>
                </c:pt>
                <c:pt idx="1202">
                  <c:v>-138.7609794</c:v>
                </c:pt>
                <c:pt idx="1203">
                  <c:v>-139.97674079999999</c:v>
                </c:pt>
                <c:pt idx="1204">
                  <c:v>-141.14068019999999</c:v>
                </c:pt>
                <c:pt idx="1205">
                  <c:v>-142.2604116</c:v>
                </c:pt>
                <c:pt idx="1206">
                  <c:v>-143.31101939999999</c:v>
                </c:pt>
                <c:pt idx="1207">
                  <c:v>-144.27527760000001</c:v>
                </c:pt>
                <c:pt idx="1208">
                  <c:v>-145.12071599999999</c:v>
                </c:pt>
                <c:pt idx="1209">
                  <c:v>-145.81116539999999</c:v>
                </c:pt>
                <c:pt idx="1210">
                  <c:v>-146.32162020000001</c:v>
                </c:pt>
                <c:pt idx="1211">
                  <c:v>-146.65749479999999</c:v>
                </c:pt>
                <c:pt idx="1212">
                  <c:v>-146.78446500000001</c:v>
                </c:pt>
                <c:pt idx="1213">
                  <c:v>-146.66443200000001</c:v>
                </c:pt>
                <c:pt idx="1214">
                  <c:v>-146.3376906</c:v>
                </c:pt>
                <c:pt idx="1215">
                  <c:v>-145.84068719999999</c:v>
                </c:pt>
                <c:pt idx="1216">
                  <c:v>-145.21928940000001</c:v>
                </c:pt>
                <c:pt idx="1217">
                  <c:v>-144.49239</c:v>
                </c:pt>
                <c:pt idx="1218">
                  <c:v>-143.67711600000001</c:v>
                </c:pt>
                <c:pt idx="1219">
                  <c:v>-142.78906979999999</c:v>
                </c:pt>
                <c:pt idx="1220">
                  <c:v>-141.83379540000001</c:v>
                </c:pt>
                <c:pt idx="1221">
                  <c:v>-140.79617820000001</c:v>
                </c:pt>
                <c:pt idx="1222">
                  <c:v>-139.65147540000001</c:v>
                </c:pt>
                <c:pt idx="1223">
                  <c:v>-138.39224580000001</c:v>
                </c:pt>
                <c:pt idx="1224">
                  <c:v>-137.06702100000001</c:v>
                </c:pt>
                <c:pt idx="1225">
                  <c:v>-135.71404559999999</c:v>
                </c:pt>
                <c:pt idx="1226">
                  <c:v>-134.35558739999999</c:v>
                </c:pt>
                <c:pt idx="1227">
                  <c:v>-133.004313</c:v>
                </c:pt>
                <c:pt idx="1228">
                  <c:v>-131.68294019999999</c:v>
                </c:pt>
                <c:pt idx="1229">
                  <c:v>-130.41250020000001</c:v>
                </c:pt>
                <c:pt idx="1230">
                  <c:v>-129.17930580000001</c:v>
                </c:pt>
                <c:pt idx="1231">
                  <c:v>-127.9606302</c:v>
                </c:pt>
                <c:pt idx="1232">
                  <c:v>-126.75549239999999</c:v>
                </c:pt>
                <c:pt idx="1233">
                  <c:v>-125.54943660000001</c:v>
                </c:pt>
                <c:pt idx="1234">
                  <c:v>-124.3120284</c:v>
                </c:pt>
                <c:pt idx="1235">
                  <c:v>-123.01785719999999</c:v>
                </c:pt>
                <c:pt idx="1236">
                  <c:v>-121.66035840000001</c:v>
                </c:pt>
                <c:pt idx="1237">
                  <c:v>-120.26975040000001</c:v>
                </c:pt>
                <c:pt idx="1238">
                  <c:v>-118.8765144</c:v>
                </c:pt>
                <c:pt idx="1239">
                  <c:v>-117.48830940000001</c:v>
                </c:pt>
                <c:pt idx="1240">
                  <c:v>-116.08609319999999</c:v>
                </c:pt>
                <c:pt idx="1241">
                  <c:v>-114.6548538</c:v>
                </c:pt>
                <c:pt idx="1242">
                  <c:v>-113.1952356</c:v>
                </c:pt>
                <c:pt idx="1243">
                  <c:v>-111.6711792</c:v>
                </c:pt>
                <c:pt idx="1244">
                  <c:v>-110.02679639999999</c:v>
                </c:pt>
                <c:pt idx="1245">
                  <c:v>-108.21346200000001</c:v>
                </c:pt>
                <c:pt idx="1246">
                  <c:v>-106.23475620000001</c:v>
                </c:pt>
                <c:pt idx="1247">
                  <c:v>-104.0963472</c:v>
                </c:pt>
                <c:pt idx="1248">
                  <c:v>-101.801952</c:v>
                </c:pt>
                <c:pt idx="1249">
                  <c:v>-99.342093599999998</c:v>
                </c:pt>
                <c:pt idx="1250">
                  <c:v>-96.705554399999997</c:v>
                </c:pt>
                <c:pt idx="1251">
                  <c:v>-93.909668400000001</c:v>
                </c:pt>
                <c:pt idx="1252">
                  <c:v>-90.9834678</c:v>
                </c:pt>
                <c:pt idx="1253">
                  <c:v>-87.9446808</c:v>
                </c:pt>
                <c:pt idx="1254">
                  <c:v>-84.822467399999994</c:v>
                </c:pt>
                <c:pt idx="1255">
                  <c:v>-81.635920200000001</c:v>
                </c:pt>
                <c:pt idx="1256">
                  <c:v>-78.363185400000006</c:v>
                </c:pt>
                <c:pt idx="1257">
                  <c:v>-74.976359400000007</c:v>
                </c:pt>
                <c:pt idx="1258">
                  <c:v>-71.503795800000006</c:v>
                </c:pt>
                <c:pt idx="1259">
                  <c:v>-68.066929799999997</c:v>
                </c:pt>
                <c:pt idx="1260">
                  <c:v>-64.685649600000005</c:v>
                </c:pt>
                <c:pt idx="1261">
                  <c:v>-61.335561599999998</c:v>
                </c:pt>
                <c:pt idx="1262">
                  <c:v>-57.966532200000003</c:v>
                </c:pt>
                <c:pt idx="1263">
                  <c:v>-54.539888400000002</c:v>
                </c:pt>
                <c:pt idx="1264">
                  <c:v>-51.055180200000002</c:v>
                </c:pt>
                <c:pt idx="1265">
                  <c:v>-47.504284200000001</c:v>
                </c:pt>
                <c:pt idx="1266">
                  <c:v>-43.892857800000002</c:v>
                </c:pt>
                <c:pt idx="1267">
                  <c:v>-40.261167</c:v>
                </c:pt>
                <c:pt idx="1268">
                  <c:v>-36.615299399999998</c:v>
                </c:pt>
                <c:pt idx="1269">
                  <c:v>-32.930452799999998</c:v>
                </c:pt>
                <c:pt idx="1270">
                  <c:v>-29.183684400000001</c:v>
                </c:pt>
                <c:pt idx="1271">
                  <c:v>-25.3697184</c:v>
                </c:pt>
                <c:pt idx="1272">
                  <c:v>-21.492989999999999</c:v>
                </c:pt>
                <c:pt idx="1273">
                  <c:v>-17.574804</c:v>
                </c:pt>
                <c:pt idx="1274">
                  <c:v>-13.6113534</c:v>
                </c:pt>
                <c:pt idx="1275">
                  <c:v>-9.6061338000000003</c:v>
                </c:pt>
                <c:pt idx="1276">
                  <c:v>-5.5914083999999997</c:v>
                </c:pt>
                <c:pt idx="1277">
                  <c:v>-1.6320672000000001</c:v>
                </c:pt>
                <c:pt idx="1278">
                  <c:v>2.2281371999999999</c:v>
                </c:pt>
                <c:pt idx="1279">
                  <c:v>5.9912315999999999</c:v>
                </c:pt>
                <c:pt idx="1280">
                  <c:v>9.6706512</c:v>
                </c:pt>
                <c:pt idx="1281">
                  <c:v>13.268417400000001</c:v>
                </c:pt>
                <c:pt idx="1282">
                  <c:v>16.778690999999998</c:v>
                </c:pt>
                <c:pt idx="1283">
                  <c:v>20.146638599999999</c:v>
                </c:pt>
                <c:pt idx="1284">
                  <c:v>23.355532799999999</c:v>
                </c:pt>
                <c:pt idx="1285">
                  <c:v>26.387747999999998</c:v>
                </c:pt>
                <c:pt idx="1286">
                  <c:v>29.221212600000001</c:v>
                </c:pt>
                <c:pt idx="1287">
                  <c:v>31.831905599999999</c:v>
                </c:pt>
                <c:pt idx="1288">
                  <c:v>34.1931096</c:v>
                </c:pt>
                <c:pt idx="1289">
                  <c:v>36.296568000000001</c:v>
                </c:pt>
                <c:pt idx="1290">
                  <c:v>38.1266046</c:v>
                </c:pt>
                <c:pt idx="1291">
                  <c:v>39.660762599999998</c:v>
                </c:pt>
                <c:pt idx="1292">
                  <c:v>40.880592</c:v>
                </c:pt>
                <c:pt idx="1293">
                  <c:v>41.76144</c:v>
                </c:pt>
                <c:pt idx="1294">
                  <c:v>42.322053599999997</c:v>
                </c:pt>
                <c:pt idx="1295">
                  <c:v>42.611353200000003</c:v>
                </c:pt>
                <c:pt idx="1296">
                  <c:v>42.684728399999997</c:v>
                </c:pt>
                <c:pt idx="1297">
                  <c:v>42.608052000000001</c:v>
                </c:pt>
                <c:pt idx="1298">
                  <c:v>42.408352800000003</c:v>
                </c:pt>
                <c:pt idx="1299">
                  <c:v>42.098954399999997</c:v>
                </c:pt>
                <c:pt idx="1300">
                  <c:v>41.674521599999999</c:v>
                </c:pt>
                <c:pt idx="1301">
                  <c:v>41.099340599999998</c:v>
                </c:pt>
                <c:pt idx="1302">
                  <c:v>40.354291799999999</c:v>
                </c:pt>
                <c:pt idx="1303">
                  <c:v>39.446737200000001</c:v>
                </c:pt>
                <c:pt idx="1304">
                  <c:v>38.3823072</c:v>
                </c:pt>
                <c:pt idx="1305">
                  <c:v>37.159122600000003</c:v>
                </c:pt>
                <c:pt idx="1306">
                  <c:v>35.798151599999997</c:v>
                </c:pt>
                <c:pt idx="1307">
                  <c:v>34.351126200000003</c:v>
                </c:pt>
                <c:pt idx="1308">
                  <c:v>32.825804400000003</c:v>
                </c:pt>
                <c:pt idx="1309">
                  <c:v>31.270417200000001</c:v>
                </c:pt>
                <c:pt idx="1310">
                  <c:v>29.692918800000001</c:v>
                </c:pt>
                <c:pt idx="1311">
                  <c:v>28.088940600000001</c:v>
                </c:pt>
                <c:pt idx="1312">
                  <c:v>26.489845800000001</c:v>
                </c:pt>
                <c:pt idx="1313">
                  <c:v>24.8908986</c:v>
                </c:pt>
                <c:pt idx="1314">
                  <c:v>23.301394200000001</c:v>
                </c:pt>
                <c:pt idx="1315">
                  <c:v>21.700405799999999</c:v>
                </c:pt>
                <c:pt idx="1316">
                  <c:v>20.0720484</c:v>
                </c:pt>
                <c:pt idx="1317">
                  <c:v>18.509571000000001</c:v>
                </c:pt>
                <c:pt idx="1318">
                  <c:v>17.041489200000001</c:v>
                </c:pt>
                <c:pt idx="1319">
                  <c:v>15.6315366</c:v>
                </c:pt>
                <c:pt idx="1320">
                  <c:v>14.2509798</c:v>
                </c:pt>
                <c:pt idx="1321">
                  <c:v>12.8627406</c:v>
                </c:pt>
                <c:pt idx="1322">
                  <c:v>11.3729706</c:v>
                </c:pt>
                <c:pt idx="1323">
                  <c:v>9.7336188000000003</c:v>
                </c:pt>
                <c:pt idx="1324">
                  <c:v>7.9940106000000002</c:v>
                </c:pt>
                <c:pt idx="1325">
                  <c:v>6.1460676000000003</c:v>
                </c:pt>
                <c:pt idx="1326">
                  <c:v>4.2198354</c:v>
                </c:pt>
                <c:pt idx="1327">
                  <c:v>2.2689270000000001</c:v>
                </c:pt>
                <c:pt idx="1328">
                  <c:v>0.29277360000000002</c:v>
                </c:pt>
                <c:pt idx="1329">
                  <c:v>-1.7120952</c:v>
                </c:pt>
                <c:pt idx="1330">
                  <c:v>-3.7591038000000001</c:v>
                </c:pt>
                <c:pt idx="1331">
                  <c:v>-5.9003747999999998</c:v>
                </c:pt>
                <c:pt idx="1332">
                  <c:v>-8.1661374000000002</c:v>
                </c:pt>
                <c:pt idx="1333">
                  <c:v>-10.546655400000001</c:v>
                </c:pt>
                <c:pt idx="1334">
                  <c:v>-13.036530600000001</c:v>
                </c:pt>
                <c:pt idx="1335">
                  <c:v>-15.616735200000001</c:v>
                </c:pt>
                <c:pt idx="1336">
                  <c:v>-18.266738400000001</c:v>
                </c:pt>
                <c:pt idx="1337">
                  <c:v>-20.976980399999999</c:v>
                </c:pt>
                <c:pt idx="1338">
                  <c:v>-23.712625800000001</c:v>
                </c:pt>
                <c:pt idx="1339">
                  <c:v>-26.4789216</c:v>
                </c:pt>
                <c:pt idx="1340">
                  <c:v>-29.258011799999998</c:v>
                </c:pt>
                <c:pt idx="1341">
                  <c:v>-32.061236399999999</c:v>
                </c:pt>
                <c:pt idx="1342">
                  <c:v>-34.8907752</c:v>
                </c:pt>
                <c:pt idx="1343">
                  <c:v>-37.750921200000001</c:v>
                </c:pt>
                <c:pt idx="1344">
                  <c:v>-40.668553799999998</c:v>
                </c:pt>
                <c:pt idx="1345">
                  <c:v>-43.662956399999999</c:v>
                </c:pt>
                <c:pt idx="1346">
                  <c:v>-46.732435199999998</c:v>
                </c:pt>
                <c:pt idx="1347">
                  <c:v>-49.904015399999999</c:v>
                </c:pt>
                <c:pt idx="1348">
                  <c:v>-53.183584799999998</c:v>
                </c:pt>
                <c:pt idx="1349">
                  <c:v>-56.527102800000002</c:v>
                </c:pt>
                <c:pt idx="1350">
                  <c:v>-59.934252600000001</c:v>
                </c:pt>
                <c:pt idx="1351">
                  <c:v>-63.415765800000003</c:v>
                </c:pt>
                <c:pt idx="1352">
                  <c:v>-66.980388599999998</c:v>
                </c:pt>
                <c:pt idx="1353">
                  <c:v>-70.622384400000001</c:v>
                </c:pt>
                <c:pt idx="1354">
                  <c:v>-74.321612999999999</c:v>
                </c:pt>
                <c:pt idx="1355">
                  <c:v>-78.051317400000002</c:v>
                </c:pt>
                <c:pt idx="1356">
                  <c:v>-81.817597800000001</c:v>
                </c:pt>
                <c:pt idx="1357">
                  <c:v>-85.637143800000004</c:v>
                </c:pt>
                <c:pt idx="1358">
                  <c:v>-89.445630600000001</c:v>
                </c:pt>
                <c:pt idx="1359">
                  <c:v>-93.249147600000001</c:v>
                </c:pt>
                <c:pt idx="1360">
                  <c:v>-97.019598599999995</c:v>
                </c:pt>
                <c:pt idx="1361">
                  <c:v>-100.70187300000001</c:v>
                </c:pt>
                <c:pt idx="1362">
                  <c:v>-104.3094996</c:v>
                </c:pt>
                <c:pt idx="1363">
                  <c:v>-107.85999959999999</c:v>
                </c:pt>
                <c:pt idx="1364">
                  <c:v>-111.3417378</c:v>
                </c:pt>
                <c:pt idx="1365">
                  <c:v>-114.7219704</c:v>
                </c:pt>
                <c:pt idx="1366">
                  <c:v>-118.0050552</c:v>
                </c:pt>
                <c:pt idx="1367">
                  <c:v>-121.16073059999999</c:v>
                </c:pt>
                <c:pt idx="1368">
                  <c:v>-124.2037242</c:v>
                </c:pt>
                <c:pt idx="1369">
                  <c:v>-127.1283498</c:v>
                </c:pt>
                <c:pt idx="1370">
                  <c:v>-129.9017844</c:v>
                </c:pt>
                <c:pt idx="1371">
                  <c:v>-132.51388679999999</c:v>
                </c:pt>
                <c:pt idx="1372">
                  <c:v>-134.97599700000001</c:v>
                </c:pt>
                <c:pt idx="1373">
                  <c:v>-137.27681999999999</c:v>
                </c:pt>
                <c:pt idx="1374">
                  <c:v>-139.40330220000001</c:v>
                </c:pt>
                <c:pt idx="1375">
                  <c:v>-141.3517014</c:v>
                </c:pt>
                <c:pt idx="1376">
                  <c:v>-143.12914380000001</c:v>
                </c:pt>
                <c:pt idx="1377">
                  <c:v>-144.73772640000001</c:v>
                </c:pt>
                <c:pt idx="1378">
                  <c:v>-146.17580219999999</c:v>
                </c:pt>
                <c:pt idx="1379">
                  <c:v>-147.42205920000001</c:v>
                </c:pt>
                <c:pt idx="1380">
                  <c:v>-148.42294200000001</c:v>
                </c:pt>
                <c:pt idx="1381">
                  <c:v>-149.1541704</c:v>
                </c:pt>
                <c:pt idx="1382">
                  <c:v>-149.64652079999999</c:v>
                </c:pt>
                <c:pt idx="1383">
                  <c:v>-149.93241839999999</c:v>
                </c:pt>
                <c:pt idx="1384">
                  <c:v>-150.046065</c:v>
                </c:pt>
                <c:pt idx="1385">
                  <c:v>-150.023403</c:v>
                </c:pt>
                <c:pt idx="1386">
                  <c:v>-149.89119840000001</c:v>
                </c:pt>
                <c:pt idx="1387">
                  <c:v>-149.66493120000001</c:v>
                </c:pt>
                <c:pt idx="1388">
                  <c:v>-149.3542764</c:v>
                </c:pt>
                <c:pt idx="1389">
                  <c:v>-148.9496292</c:v>
                </c:pt>
                <c:pt idx="1390">
                  <c:v>-148.42996020000001</c:v>
                </c:pt>
                <c:pt idx="1391">
                  <c:v>-147.8131056</c:v>
                </c:pt>
                <c:pt idx="1392">
                  <c:v>-147.1602762</c:v>
                </c:pt>
                <c:pt idx="1393">
                  <c:v>-146.54009160000001</c:v>
                </c:pt>
                <c:pt idx="1394">
                  <c:v>-145.98913859999999</c:v>
                </c:pt>
                <c:pt idx="1395">
                  <c:v>-145.51118819999999</c:v>
                </c:pt>
                <c:pt idx="1396">
                  <c:v>-145.08286559999999</c:v>
                </c:pt>
                <c:pt idx="1397">
                  <c:v>-144.648819</c:v>
                </c:pt>
                <c:pt idx="1398">
                  <c:v>-144.1556046</c:v>
                </c:pt>
                <c:pt idx="1399">
                  <c:v>-143.58227220000001</c:v>
                </c:pt>
                <c:pt idx="1400">
                  <c:v>-142.92156059999999</c:v>
                </c:pt>
                <c:pt idx="1401">
                  <c:v>-142.17510060000001</c:v>
                </c:pt>
                <c:pt idx="1402">
                  <c:v>-141.36308099999999</c:v>
                </c:pt>
                <c:pt idx="1403">
                  <c:v>-140.51927520000001</c:v>
                </c:pt>
                <c:pt idx="1404">
                  <c:v>-139.6553112</c:v>
                </c:pt>
                <c:pt idx="1405">
                  <c:v>-138.73887540000001</c:v>
                </c:pt>
                <c:pt idx="1406">
                  <c:v>-137.73546719999999</c:v>
                </c:pt>
                <c:pt idx="1407">
                  <c:v>-136.62798839999999</c:v>
                </c:pt>
                <c:pt idx="1408">
                  <c:v>-135.41115780000001</c:v>
                </c:pt>
                <c:pt idx="1409">
                  <c:v>-134.09280000000001</c:v>
                </c:pt>
                <c:pt idx="1410">
                  <c:v>-132.6656754</c:v>
                </c:pt>
                <c:pt idx="1411">
                  <c:v>-131.10147000000001</c:v>
                </c:pt>
                <c:pt idx="1412">
                  <c:v>-129.37909500000001</c:v>
                </c:pt>
                <c:pt idx="1413">
                  <c:v>-127.5232626</c:v>
                </c:pt>
                <c:pt idx="1414">
                  <c:v>-125.5639608</c:v>
                </c:pt>
                <c:pt idx="1415">
                  <c:v>-123.59660220000001</c:v>
                </c:pt>
                <c:pt idx="1416">
                  <c:v>-121.682745</c:v>
                </c:pt>
                <c:pt idx="1417">
                  <c:v>-119.8452114</c:v>
                </c:pt>
                <c:pt idx="1418">
                  <c:v>-118.0604304</c:v>
                </c:pt>
                <c:pt idx="1419">
                  <c:v>-116.2513944</c:v>
                </c:pt>
                <c:pt idx="1420">
                  <c:v>-114.3554688</c:v>
                </c:pt>
                <c:pt idx="1421">
                  <c:v>-112.359942</c:v>
                </c:pt>
                <c:pt idx="1422">
                  <c:v>-110.27496240000001</c:v>
                </c:pt>
                <c:pt idx="1423">
                  <c:v>-108.15247979999999</c:v>
                </c:pt>
                <c:pt idx="1424">
                  <c:v>-106.0657434</c:v>
                </c:pt>
                <c:pt idx="1425">
                  <c:v>-104.0414184</c:v>
                </c:pt>
                <c:pt idx="1426">
                  <c:v>-102.07111140000001</c:v>
                </c:pt>
                <c:pt idx="1427">
                  <c:v>-100.0707948</c:v>
                </c:pt>
                <c:pt idx="1428">
                  <c:v>-98.0267652</c:v>
                </c:pt>
                <c:pt idx="1429">
                  <c:v>-95.902624799999998</c:v>
                </c:pt>
                <c:pt idx="1430">
                  <c:v>-93.700389599999994</c:v>
                </c:pt>
                <c:pt idx="1431">
                  <c:v>-91.450395</c:v>
                </c:pt>
                <c:pt idx="1432">
                  <c:v>-89.178704999999994</c:v>
                </c:pt>
                <c:pt idx="1433">
                  <c:v>-86.907893400000006</c:v>
                </c:pt>
                <c:pt idx="1434">
                  <c:v>-84.647854800000005</c:v>
                </c:pt>
                <c:pt idx="1435">
                  <c:v>-82.400950800000004</c:v>
                </c:pt>
                <c:pt idx="1436">
                  <c:v>-80.132889599999999</c:v>
                </c:pt>
                <c:pt idx="1437">
                  <c:v>-77.811469200000005</c:v>
                </c:pt>
                <c:pt idx="1438">
                  <c:v>-75.415883399999998</c:v>
                </c:pt>
                <c:pt idx="1439">
                  <c:v>-72.923106599999997</c:v>
                </c:pt>
                <c:pt idx="1440">
                  <c:v>-70.298467200000005</c:v>
                </c:pt>
                <c:pt idx="1441">
                  <c:v>-67.535760600000003</c:v>
                </c:pt>
                <c:pt idx="1442">
                  <c:v>-64.7111898</c:v>
                </c:pt>
                <c:pt idx="1443">
                  <c:v>-61.851329999999997</c:v>
                </c:pt>
                <c:pt idx="1444">
                  <c:v>-58.952294999999999</c:v>
                </c:pt>
                <c:pt idx="1445">
                  <c:v>-55.960592400000003</c:v>
                </c:pt>
                <c:pt idx="1446">
                  <c:v>-52.822699200000002</c:v>
                </c:pt>
                <c:pt idx="1447">
                  <c:v>-49.481026200000002</c:v>
                </c:pt>
                <c:pt idx="1448">
                  <c:v>-45.944710200000003</c:v>
                </c:pt>
                <c:pt idx="1449">
                  <c:v>-42.274897199999998</c:v>
                </c:pt>
                <c:pt idx="1450">
                  <c:v>-38.520264599999997</c:v>
                </c:pt>
                <c:pt idx="1451">
                  <c:v>-34.716272400000001</c:v>
                </c:pt>
                <c:pt idx="1452">
                  <c:v>-30.887847000000001</c:v>
                </c:pt>
                <c:pt idx="1453">
                  <c:v>-27.055503000000002</c:v>
                </c:pt>
                <c:pt idx="1454">
                  <c:v>-23.215413600000002</c:v>
                </c:pt>
                <c:pt idx="1455">
                  <c:v>-19.3980186</c:v>
                </c:pt>
                <c:pt idx="1456">
                  <c:v>-15.6376458</c:v>
                </c:pt>
                <c:pt idx="1457">
                  <c:v>-11.957801399999999</c:v>
                </c:pt>
                <c:pt idx="1458">
                  <c:v>-8.4162257999999994</c:v>
                </c:pt>
                <c:pt idx="1459">
                  <c:v>-5.0130252000000004</c:v>
                </c:pt>
                <c:pt idx="1460">
                  <c:v>-1.7274366000000001</c:v>
                </c:pt>
                <c:pt idx="1461">
                  <c:v>1.4462982</c:v>
                </c:pt>
                <c:pt idx="1462">
                  <c:v>4.5310373999999998</c:v>
                </c:pt>
                <c:pt idx="1463">
                  <c:v>7.5441906000000003</c:v>
                </c:pt>
                <c:pt idx="1464">
                  <c:v>10.495868400000001</c:v>
                </c:pt>
                <c:pt idx="1465">
                  <c:v>13.371863400000001</c:v>
                </c:pt>
                <c:pt idx="1466">
                  <c:v>16.105600800000001</c:v>
                </c:pt>
                <c:pt idx="1467">
                  <c:v>18.649746</c:v>
                </c:pt>
                <c:pt idx="1468">
                  <c:v>21.033793800000002</c:v>
                </c:pt>
                <c:pt idx="1469">
                  <c:v>23.309063999999999</c:v>
                </c:pt>
                <c:pt idx="1470">
                  <c:v>25.525216799999999</c:v>
                </c:pt>
                <c:pt idx="1471">
                  <c:v>27.7149492</c:v>
                </c:pt>
                <c:pt idx="1472">
                  <c:v>29.88081</c:v>
                </c:pt>
                <c:pt idx="1473">
                  <c:v>31.9679982</c:v>
                </c:pt>
                <c:pt idx="1474">
                  <c:v>33.9253614</c:v>
                </c:pt>
                <c:pt idx="1475">
                  <c:v>35.743478400000001</c:v>
                </c:pt>
                <c:pt idx="1476">
                  <c:v>37.435807799999999</c:v>
                </c:pt>
                <c:pt idx="1477">
                  <c:v>39.032992800000002</c:v>
                </c:pt>
                <c:pt idx="1478">
                  <c:v>40.548360600000002</c:v>
                </c:pt>
                <c:pt idx="1479">
                  <c:v>41.968297800000002</c:v>
                </c:pt>
                <c:pt idx="1480">
                  <c:v>43.257644999999997</c:v>
                </c:pt>
                <c:pt idx="1481">
                  <c:v>44.398097999999997</c:v>
                </c:pt>
                <c:pt idx="1482">
                  <c:v>45.3474468</c:v>
                </c:pt>
                <c:pt idx="1483">
                  <c:v>46.079911799999998</c:v>
                </c:pt>
                <c:pt idx="1484">
                  <c:v>46.586807999999998</c:v>
                </c:pt>
                <c:pt idx="1485">
                  <c:v>46.839589199999999</c:v>
                </c:pt>
                <c:pt idx="1486">
                  <c:v>46.797987599999999</c:v>
                </c:pt>
                <c:pt idx="1487">
                  <c:v>46.451773799999998</c:v>
                </c:pt>
                <c:pt idx="1488">
                  <c:v>45.817277400000002</c:v>
                </c:pt>
                <c:pt idx="1489">
                  <c:v>44.947657800000002</c:v>
                </c:pt>
                <c:pt idx="1490">
                  <c:v>43.927334999999999</c:v>
                </c:pt>
                <c:pt idx="1491">
                  <c:v>42.837298199999999</c:v>
                </c:pt>
                <c:pt idx="1492">
                  <c:v>41.725920600000002</c:v>
                </c:pt>
                <c:pt idx="1493">
                  <c:v>40.584006000000002</c:v>
                </c:pt>
                <c:pt idx="1494">
                  <c:v>39.381251399999996</c:v>
                </c:pt>
                <c:pt idx="1495">
                  <c:v>38.121226200000002</c:v>
                </c:pt>
                <c:pt idx="1496">
                  <c:v>36.786338999999998</c:v>
                </c:pt>
                <c:pt idx="1497">
                  <c:v>35.363086199999998</c:v>
                </c:pt>
                <c:pt idx="1498">
                  <c:v>33.874340400000001</c:v>
                </c:pt>
              </c:numCache>
            </c:numRef>
          </c:val>
          <c:smooth val="0"/>
          <c:extLst>
            <c:ext xmlns:c16="http://schemas.microsoft.com/office/drawing/2014/chart" uri="{C3380CC4-5D6E-409C-BE32-E72D297353CC}">
              <c16:uniqueId val="{00000000-097B-49AA-9DAC-BF052F94127B}"/>
            </c:ext>
          </c:extLst>
        </c:ser>
        <c:dLbls>
          <c:showLegendKey val="0"/>
          <c:showVal val="0"/>
          <c:showCatName val="0"/>
          <c:showSerName val="0"/>
          <c:showPercent val="0"/>
          <c:showBubbleSize val="0"/>
        </c:dLbls>
        <c:smooth val="0"/>
        <c:axId val="678653736"/>
        <c:axId val="664533152"/>
      </c:lineChart>
      <c:catAx>
        <c:axId val="678653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4533152"/>
        <c:crosses val="autoZero"/>
        <c:auto val="1"/>
        <c:lblAlgn val="ctr"/>
        <c:lblOffset val="100"/>
        <c:noMultiLvlLbl val="0"/>
      </c:catAx>
      <c:valAx>
        <c:axId val="66453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86537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after high-pass filtering</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 (1).csv]Gyro (1)'!$J$1</c:f>
              <c:strCache>
                <c:ptCount val="1"/>
                <c:pt idx="0">
                  <c:v>X_Gyro_1</c:v>
                </c:pt>
              </c:strCache>
            </c:strRef>
          </c:tx>
          <c:spPr>
            <a:ln w="28575" cap="rnd">
              <a:solidFill>
                <a:schemeClr val="accent1"/>
              </a:solidFill>
              <a:round/>
            </a:ln>
            <a:effectLst/>
          </c:spPr>
          <c:marker>
            <c:symbol val="none"/>
          </c:marker>
          <c:val>
            <c:numRef>
              <c:f>'[Gyro (1).csv]Gyro (1)'!$J$2:$J$824</c:f>
              <c:numCache>
                <c:formatCode>General</c:formatCode>
                <c:ptCount val="823"/>
                <c:pt idx="0">
                  <c:v>0.162826</c:v>
                </c:pt>
                <c:pt idx="1">
                  <c:v>0.25189800000000001</c:v>
                </c:pt>
                <c:pt idx="2">
                  <c:v>-8.6715E-2</c:v>
                </c:pt>
                <c:pt idx="3">
                  <c:v>-0.29328900000000002</c:v>
                </c:pt>
                <c:pt idx="4">
                  <c:v>-0.38058799999999998</c:v>
                </c:pt>
                <c:pt idx="5">
                  <c:v>-0.448654</c:v>
                </c:pt>
                <c:pt idx="6">
                  <c:v>-3.4759999999999999E-2</c:v>
                </c:pt>
                <c:pt idx="7">
                  <c:v>-7.8888E-2</c:v>
                </c:pt>
                <c:pt idx="8">
                  <c:v>-5.9447E-2</c:v>
                </c:pt>
                <c:pt idx="9">
                  <c:v>-0.140511</c:v>
                </c:pt>
                <c:pt idx="10">
                  <c:v>-5.5395E-2</c:v>
                </c:pt>
                <c:pt idx="11">
                  <c:v>-7.5521000000000005E-2</c:v>
                </c:pt>
                <c:pt idx="12">
                  <c:v>-2.3463999999999999E-2</c:v>
                </c:pt>
                <c:pt idx="13">
                  <c:v>-9.5057000000000003E-2</c:v>
                </c:pt>
                <c:pt idx="14">
                  <c:v>-0.12477100000000001</c:v>
                </c:pt>
                <c:pt idx="15">
                  <c:v>-0.265405</c:v>
                </c:pt>
                <c:pt idx="16">
                  <c:v>-0.14058000000000001</c:v>
                </c:pt>
                <c:pt idx="17">
                  <c:v>-0.26281900000000002</c:v>
                </c:pt>
                <c:pt idx="18">
                  <c:v>-7.1098999999999996E-2</c:v>
                </c:pt>
                <c:pt idx="19">
                  <c:v>-0.13650899999999999</c:v>
                </c:pt>
                <c:pt idx="20">
                  <c:v>-0.15171699999999999</c:v>
                </c:pt>
                <c:pt idx="21">
                  <c:v>-0.30699199999999999</c:v>
                </c:pt>
                <c:pt idx="22">
                  <c:v>-0.123977</c:v>
                </c:pt>
                <c:pt idx="23">
                  <c:v>-0.22586300000000001</c:v>
                </c:pt>
                <c:pt idx="24">
                  <c:v>-6.9085999999999995E-2</c:v>
                </c:pt>
                <c:pt idx="25">
                  <c:v>-0.14658099999999999</c:v>
                </c:pt>
                <c:pt idx="26">
                  <c:v>-9.4178999999999999E-2</c:v>
                </c:pt>
                <c:pt idx="27">
                  <c:v>-0.19236200000000001</c:v>
                </c:pt>
                <c:pt idx="28">
                  <c:v>-0.15914</c:v>
                </c:pt>
                <c:pt idx="29">
                  <c:v>-0.41291800000000001</c:v>
                </c:pt>
                <c:pt idx="30">
                  <c:v>-0.22878999999999999</c:v>
                </c:pt>
                <c:pt idx="31">
                  <c:v>-0.36774099999999998</c:v>
                </c:pt>
                <c:pt idx="32">
                  <c:v>-6.4266000000000004E-2</c:v>
                </c:pt>
                <c:pt idx="33">
                  <c:v>-0.224027</c:v>
                </c:pt>
                <c:pt idx="34">
                  <c:v>-9.2995999999999995E-2</c:v>
                </c:pt>
                <c:pt idx="35">
                  <c:v>-9.6893999999999994E-2</c:v>
                </c:pt>
                <c:pt idx="36">
                  <c:v>0.10531699999999999</c:v>
                </c:pt>
                <c:pt idx="37">
                  <c:v>0.39348300000000003</c:v>
                </c:pt>
                <c:pt idx="38">
                  <c:v>8.8970000000000004E-3</c:v>
                </c:pt>
                <c:pt idx="39">
                  <c:v>8.2575999999999997E-2</c:v>
                </c:pt>
                <c:pt idx="40">
                  <c:v>5.5067999999999999E-2</c:v>
                </c:pt>
                <c:pt idx="41">
                  <c:v>7.9755999999999994E-2</c:v>
                </c:pt>
                <c:pt idx="42">
                  <c:v>-3.4645000000000002E-2</c:v>
                </c:pt>
                <c:pt idx="43">
                  <c:v>-5.1448000000000001E-2</c:v>
                </c:pt>
                <c:pt idx="44">
                  <c:v>-9.0298000000000003E-2</c:v>
                </c:pt>
                <c:pt idx="45">
                  <c:v>-0.17900199999999999</c:v>
                </c:pt>
                <c:pt idx="46">
                  <c:v>-3.6985999999999998E-2</c:v>
                </c:pt>
                <c:pt idx="47">
                  <c:v>-6.0386000000000002E-2</c:v>
                </c:pt>
                <c:pt idx="48">
                  <c:v>2.4287E-2</c:v>
                </c:pt>
                <c:pt idx="49">
                  <c:v>2.3236E-2</c:v>
                </c:pt>
                <c:pt idx="50">
                  <c:v>-5.9388999999999997E-2</c:v>
                </c:pt>
                <c:pt idx="51">
                  <c:v>-0.121573</c:v>
                </c:pt>
                <c:pt idx="52">
                  <c:v>-7.1960000000000001E-3</c:v>
                </c:pt>
                <c:pt idx="53">
                  <c:v>8.2810000000000002E-3</c:v>
                </c:pt>
                <c:pt idx="54">
                  <c:v>1.6792999999999999E-2</c:v>
                </c:pt>
                <c:pt idx="55">
                  <c:v>7.7738000000000002E-2</c:v>
                </c:pt>
                <c:pt idx="56">
                  <c:v>0.163683</c:v>
                </c:pt>
                <c:pt idx="57">
                  <c:v>0.29469499999999998</c:v>
                </c:pt>
                <c:pt idx="58">
                  <c:v>2.5558999999999998E-2</c:v>
                </c:pt>
                <c:pt idx="59">
                  <c:v>-1.2678E-2</c:v>
                </c:pt>
                <c:pt idx="60">
                  <c:v>-2.6800000000000001E-3</c:v>
                </c:pt>
                <c:pt idx="61">
                  <c:v>3.2406999999999998E-2</c:v>
                </c:pt>
                <c:pt idx="62">
                  <c:v>-5.2099999999999998E-4</c:v>
                </c:pt>
                <c:pt idx="63">
                  <c:v>-0.187335</c:v>
                </c:pt>
                <c:pt idx="64">
                  <c:v>-0.20461199999999999</c:v>
                </c:pt>
                <c:pt idx="65">
                  <c:v>-0.27543400000000001</c:v>
                </c:pt>
                <c:pt idx="66">
                  <c:v>-8.5333000000000006E-2</c:v>
                </c:pt>
                <c:pt idx="67">
                  <c:v>-0.114576</c:v>
                </c:pt>
                <c:pt idx="68">
                  <c:v>8.6582999999999993E-2</c:v>
                </c:pt>
                <c:pt idx="69">
                  <c:v>0.438855</c:v>
                </c:pt>
                <c:pt idx="70">
                  <c:v>0.31482599999999999</c:v>
                </c:pt>
                <c:pt idx="71">
                  <c:v>0.417078</c:v>
                </c:pt>
                <c:pt idx="72">
                  <c:v>-7.0361000000000007E-2</c:v>
                </c:pt>
                <c:pt idx="73">
                  <c:v>-0.190051</c:v>
                </c:pt>
                <c:pt idx="74">
                  <c:v>-0.10106999999999999</c:v>
                </c:pt>
                <c:pt idx="75">
                  <c:v>-6.1858999999999997E-2</c:v>
                </c:pt>
                <c:pt idx="76">
                  <c:v>0.19536600000000001</c:v>
                </c:pt>
                <c:pt idx="77">
                  <c:v>0.45851700000000001</c:v>
                </c:pt>
                <c:pt idx="78">
                  <c:v>0.26317200000000002</c:v>
                </c:pt>
                <c:pt idx="79">
                  <c:v>0.4667</c:v>
                </c:pt>
                <c:pt idx="80">
                  <c:v>0.22622300000000001</c:v>
                </c:pt>
                <c:pt idx="81">
                  <c:v>0.67815700000000001</c:v>
                </c:pt>
                <c:pt idx="82">
                  <c:v>0.62905900000000003</c:v>
                </c:pt>
                <c:pt idx="83">
                  <c:v>1.4179870000000001</c:v>
                </c:pt>
                <c:pt idx="84">
                  <c:v>0.95241799999999999</c:v>
                </c:pt>
                <c:pt idx="85">
                  <c:v>1.9559200000000001</c:v>
                </c:pt>
                <c:pt idx="86">
                  <c:v>0.86207999999999996</c:v>
                </c:pt>
                <c:pt idx="87">
                  <c:v>1.463239</c:v>
                </c:pt>
                <c:pt idx="88">
                  <c:v>0.39768399999999998</c:v>
                </c:pt>
                <c:pt idx="89">
                  <c:v>0.75603299999999996</c:v>
                </c:pt>
                <c:pt idx="90">
                  <c:v>0.37187300000000001</c:v>
                </c:pt>
                <c:pt idx="91">
                  <c:v>0.78688499999999995</c:v>
                </c:pt>
                <c:pt idx="92">
                  <c:v>0.37626999999999999</c:v>
                </c:pt>
                <c:pt idx="93">
                  <c:v>0.636826</c:v>
                </c:pt>
                <c:pt idx="94">
                  <c:v>0.26839400000000002</c:v>
                </c:pt>
                <c:pt idx="95">
                  <c:v>0.68562599999999996</c:v>
                </c:pt>
                <c:pt idx="96">
                  <c:v>0.38512400000000002</c:v>
                </c:pt>
                <c:pt idx="97">
                  <c:v>0.652501</c:v>
                </c:pt>
                <c:pt idx="98">
                  <c:v>0.119168</c:v>
                </c:pt>
                <c:pt idx="99">
                  <c:v>6.7400000000000002E-2</c:v>
                </c:pt>
                <c:pt idx="100">
                  <c:v>0.153975</c:v>
                </c:pt>
                <c:pt idx="101">
                  <c:v>0.36998999999999999</c:v>
                </c:pt>
                <c:pt idx="102">
                  <c:v>0.26897399999999999</c:v>
                </c:pt>
                <c:pt idx="103">
                  <c:v>0.52098500000000003</c:v>
                </c:pt>
                <c:pt idx="104">
                  <c:v>0.20108699999999999</c:v>
                </c:pt>
                <c:pt idx="105">
                  <c:v>0.35864299999999999</c:v>
                </c:pt>
                <c:pt idx="106">
                  <c:v>0.14991299999999999</c:v>
                </c:pt>
                <c:pt idx="107">
                  <c:v>0.295157</c:v>
                </c:pt>
                <c:pt idx="108">
                  <c:v>8.9509000000000005E-2</c:v>
                </c:pt>
                <c:pt idx="109">
                  <c:v>7.9588999999999993E-2</c:v>
                </c:pt>
                <c:pt idx="110">
                  <c:v>-3.9777E-2</c:v>
                </c:pt>
                <c:pt idx="111">
                  <c:v>-1.3259999999999999E-2</c:v>
                </c:pt>
                <c:pt idx="112">
                  <c:v>-8.8129999999999997E-3</c:v>
                </c:pt>
                <c:pt idx="113">
                  <c:v>-0.207014</c:v>
                </c:pt>
                <c:pt idx="114">
                  <c:v>-0.37431799999999998</c:v>
                </c:pt>
                <c:pt idx="115">
                  <c:v>-0.82718499999999995</c:v>
                </c:pt>
                <c:pt idx="116">
                  <c:v>-0.54898899999999995</c:v>
                </c:pt>
                <c:pt idx="117">
                  <c:v>-1.240632</c:v>
                </c:pt>
                <c:pt idx="118">
                  <c:v>-0.78530500000000003</c:v>
                </c:pt>
                <c:pt idx="119">
                  <c:v>-1.6483429999999999</c:v>
                </c:pt>
                <c:pt idx="120">
                  <c:v>-1.060292</c:v>
                </c:pt>
                <c:pt idx="121">
                  <c:v>-2.4363610000000002</c:v>
                </c:pt>
                <c:pt idx="122">
                  <c:v>-1.651457</c:v>
                </c:pt>
                <c:pt idx="123">
                  <c:v>-3.4725730000000001</c:v>
                </c:pt>
                <c:pt idx="124">
                  <c:v>-1.9464189999999999</c:v>
                </c:pt>
                <c:pt idx="125">
                  <c:v>-4.009652</c:v>
                </c:pt>
                <c:pt idx="126">
                  <c:v>-2.0635089999999998</c:v>
                </c:pt>
                <c:pt idx="127">
                  <c:v>-3.9971049999999999</c:v>
                </c:pt>
                <c:pt idx="128">
                  <c:v>-1.8693120000000001</c:v>
                </c:pt>
                <c:pt idx="129">
                  <c:v>-3.7253810000000001</c:v>
                </c:pt>
                <c:pt idx="130">
                  <c:v>-1.7682150000000001</c:v>
                </c:pt>
                <c:pt idx="131">
                  <c:v>-3.4549400000000001</c:v>
                </c:pt>
                <c:pt idx="132">
                  <c:v>-1.7020519999999999</c:v>
                </c:pt>
                <c:pt idx="133">
                  <c:v>-3.2857340000000002</c:v>
                </c:pt>
                <c:pt idx="134">
                  <c:v>-1.3410169999999999</c:v>
                </c:pt>
                <c:pt idx="135">
                  <c:v>-2.4510160000000001</c:v>
                </c:pt>
                <c:pt idx="136">
                  <c:v>-0.96080100000000002</c:v>
                </c:pt>
                <c:pt idx="137">
                  <c:v>-1.816376</c:v>
                </c:pt>
                <c:pt idx="138">
                  <c:v>-0.71533800000000003</c:v>
                </c:pt>
                <c:pt idx="139">
                  <c:v>-1.2345919999999999</c:v>
                </c:pt>
                <c:pt idx="140">
                  <c:v>-0.32733400000000001</c:v>
                </c:pt>
                <c:pt idx="141">
                  <c:v>-0.53106699999999996</c:v>
                </c:pt>
                <c:pt idx="142">
                  <c:v>-0.170602</c:v>
                </c:pt>
                <c:pt idx="143">
                  <c:v>-0.29627199999999998</c:v>
                </c:pt>
                <c:pt idx="144">
                  <c:v>-2.3283999999999999E-2</c:v>
                </c:pt>
                <c:pt idx="145">
                  <c:v>4.9341999999999997E-2</c:v>
                </c:pt>
                <c:pt idx="146">
                  <c:v>0.14202999999999999</c:v>
                </c:pt>
                <c:pt idx="147">
                  <c:v>0.32138600000000001</c:v>
                </c:pt>
                <c:pt idx="148">
                  <c:v>0.20291300000000001</c:v>
                </c:pt>
                <c:pt idx="149">
                  <c:v>0.402758</c:v>
                </c:pt>
                <c:pt idx="150">
                  <c:v>0.18084</c:v>
                </c:pt>
                <c:pt idx="151">
                  <c:v>0.341088</c:v>
                </c:pt>
                <c:pt idx="152">
                  <c:v>0.129251</c:v>
                </c:pt>
                <c:pt idx="153">
                  <c:v>0.25437700000000002</c:v>
                </c:pt>
                <c:pt idx="154">
                  <c:v>0.13705500000000001</c:v>
                </c:pt>
                <c:pt idx="155">
                  <c:v>0.283503</c:v>
                </c:pt>
                <c:pt idx="156">
                  <c:v>0.18810499999999999</c:v>
                </c:pt>
                <c:pt idx="157">
                  <c:v>0.46656700000000001</c:v>
                </c:pt>
                <c:pt idx="158">
                  <c:v>0.35392200000000001</c:v>
                </c:pt>
                <c:pt idx="159">
                  <c:v>0.74553700000000001</c:v>
                </c:pt>
                <c:pt idx="160">
                  <c:v>0.420825</c:v>
                </c:pt>
                <c:pt idx="161">
                  <c:v>0.92937599999999998</c:v>
                </c:pt>
                <c:pt idx="162">
                  <c:v>0.62240099999999998</c:v>
                </c:pt>
                <c:pt idx="163">
                  <c:v>1.3698980000000001</c:v>
                </c:pt>
                <c:pt idx="164">
                  <c:v>0.89567399999999997</c:v>
                </c:pt>
                <c:pt idx="165">
                  <c:v>1.9309780000000001</c:v>
                </c:pt>
                <c:pt idx="166">
                  <c:v>1.1723190000000001</c:v>
                </c:pt>
                <c:pt idx="167">
                  <c:v>2.4671509999999999</c:v>
                </c:pt>
                <c:pt idx="168">
                  <c:v>1.262054</c:v>
                </c:pt>
                <c:pt idx="169">
                  <c:v>2.3895719999999998</c:v>
                </c:pt>
                <c:pt idx="170">
                  <c:v>1.003155</c:v>
                </c:pt>
                <c:pt idx="171">
                  <c:v>1.999252</c:v>
                </c:pt>
                <c:pt idx="172">
                  <c:v>1.1840059999999999</c:v>
                </c:pt>
                <c:pt idx="173">
                  <c:v>2.5861740000000002</c:v>
                </c:pt>
                <c:pt idx="174">
                  <c:v>1.4907140000000001</c:v>
                </c:pt>
                <c:pt idx="175">
                  <c:v>2.99255</c:v>
                </c:pt>
                <c:pt idx="176">
                  <c:v>1.456604</c:v>
                </c:pt>
                <c:pt idx="177">
                  <c:v>2.8999000000000001</c:v>
                </c:pt>
                <c:pt idx="178">
                  <c:v>1.4005380000000001</c:v>
                </c:pt>
                <c:pt idx="179">
                  <c:v>2.700993</c:v>
                </c:pt>
                <c:pt idx="180">
                  <c:v>1.249188</c:v>
                </c:pt>
                <c:pt idx="181">
                  <c:v>2.4583390000000001</c:v>
                </c:pt>
                <c:pt idx="182">
                  <c:v>1.229867</c:v>
                </c:pt>
                <c:pt idx="183">
                  <c:v>2.4882230000000001</c:v>
                </c:pt>
                <c:pt idx="184">
                  <c:v>1.1221989999999999</c:v>
                </c:pt>
                <c:pt idx="185">
                  <c:v>2.1102810000000001</c:v>
                </c:pt>
                <c:pt idx="186">
                  <c:v>0.83572999999999997</c:v>
                </c:pt>
                <c:pt idx="187">
                  <c:v>1.4134180000000001</c:v>
                </c:pt>
                <c:pt idx="188">
                  <c:v>0.33404099999999998</c:v>
                </c:pt>
                <c:pt idx="189">
                  <c:v>0.44279200000000002</c:v>
                </c:pt>
                <c:pt idx="190">
                  <c:v>-0.117539</c:v>
                </c:pt>
                <c:pt idx="191">
                  <c:v>-0.45552700000000002</c:v>
                </c:pt>
                <c:pt idx="192">
                  <c:v>-0.475053</c:v>
                </c:pt>
                <c:pt idx="193">
                  <c:v>-1.1242319999999999</c:v>
                </c:pt>
                <c:pt idx="194">
                  <c:v>-0.90708100000000003</c:v>
                </c:pt>
                <c:pt idx="195">
                  <c:v>-2.0083069999999998</c:v>
                </c:pt>
                <c:pt idx="196">
                  <c:v>-1.189935</c:v>
                </c:pt>
                <c:pt idx="197">
                  <c:v>-2.4332859999999998</c:v>
                </c:pt>
                <c:pt idx="198">
                  <c:v>-1.312986</c:v>
                </c:pt>
                <c:pt idx="199">
                  <c:v>-2.7123759999999999</c:v>
                </c:pt>
                <c:pt idx="200">
                  <c:v>-1.46915</c:v>
                </c:pt>
                <c:pt idx="201">
                  <c:v>-2.9809410000000001</c:v>
                </c:pt>
                <c:pt idx="202">
                  <c:v>-1.524041</c:v>
                </c:pt>
                <c:pt idx="203">
                  <c:v>-2.9293770000000001</c:v>
                </c:pt>
                <c:pt idx="204">
                  <c:v>-1.2545999999999999</c:v>
                </c:pt>
                <c:pt idx="205">
                  <c:v>-2.3773840000000002</c:v>
                </c:pt>
                <c:pt idx="206">
                  <c:v>-1.026662</c:v>
                </c:pt>
                <c:pt idx="207">
                  <c:v>-1.998081</c:v>
                </c:pt>
                <c:pt idx="208">
                  <c:v>-0.902729</c:v>
                </c:pt>
                <c:pt idx="209">
                  <c:v>-1.731922</c:v>
                </c:pt>
                <c:pt idx="210">
                  <c:v>-0.75493500000000002</c:v>
                </c:pt>
                <c:pt idx="211">
                  <c:v>-1.499981</c:v>
                </c:pt>
                <c:pt idx="212">
                  <c:v>-0.77251700000000001</c:v>
                </c:pt>
                <c:pt idx="213">
                  <c:v>-1.581324</c:v>
                </c:pt>
                <c:pt idx="214">
                  <c:v>-0.81720300000000001</c:v>
                </c:pt>
                <c:pt idx="215">
                  <c:v>-1.6055600000000001</c:v>
                </c:pt>
                <c:pt idx="216">
                  <c:v>-0.79960100000000001</c:v>
                </c:pt>
                <c:pt idx="217">
                  <c:v>-1.626876</c:v>
                </c:pt>
                <c:pt idx="218">
                  <c:v>-0.77595899999999995</c:v>
                </c:pt>
                <c:pt idx="219">
                  <c:v>-1.455881</c:v>
                </c:pt>
                <c:pt idx="220">
                  <c:v>-0.54785700000000004</c:v>
                </c:pt>
                <c:pt idx="221">
                  <c:v>-0.94356700000000004</c:v>
                </c:pt>
                <c:pt idx="222">
                  <c:v>-0.21655199999999999</c:v>
                </c:pt>
                <c:pt idx="223">
                  <c:v>-0.19000900000000001</c:v>
                </c:pt>
                <c:pt idx="224">
                  <c:v>0.29101199999999999</c:v>
                </c:pt>
                <c:pt idx="225">
                  <c:v>0.75478800000000001</c:v>
                </c:pt>
                <c:pt idx="226">
                  <c:v>0.55083899999999997</c:v>
                </c:pt>
                <c:pt idx="227">
                  <c:v>1.1812769999999999</c:v>
                </c:pt>
                <c:pt idx="228">
                  <c:v>0.79001699999999997</c:v>
                </c:pt>
                <c:pt idx="229">
                  <c:v>1.780087</c:v>
                </c:pt>
                <c:pt idx="230">
                  <c:v>1.1148</c:v>
                </c:pt>
                <c:pt idx="231">
                  <c:v>2.255995</c:v>
                </c:pt>
                <c:pt idx="232">
                  <c:v>1.2060489999999999</c:v>
                </c:pt>
                <c:pt idx="233">
                  <c:v>2.467654</c:v>
                </c:pt>
                <c:pt idx="234">
                  <c:v>1.2468440000000001</c:v>
                </c:pt>
                <c:pt idx="235">
                  <c:v>2.460448</c:v>
                </c:pt>
                <c:pt idx="236">
                  <c:v>1.2234430000000001</c:v>
                </c:pt>
                <c:pt idx="237">
                  <c:v>2.5154429999999999</c:v>
                </c:pt>
                <c:pt idx="238">
                  <c:v>1.3614900000000001</c:v>
                </c:pt>
                <c:pt idx="239">
                  <c:v>2.7405149999999998</c:v>
                </c:pt>
                <c:pt idx="240">
                  <c:v>1.37616</c:v>
                </c:pt>
                <c:pt idx="241">
                  <c:v>2.7626650000000001</c:v>
                </c:pt>
                <c:pt idx="242">
                  <c:v>1.352538</c:v>
                </c:pt>
                <c:pt idx="243">
                  <c:v>2.622258</c:v>
                </c:pt>
                <c:pt idx="244">
                  <c:v>1.175146</c:v>
                </c:pt>
                <c:pt idx="245">
                  <c:v>2.276589</c:v>
                </c:pt>
                <c:pt idx="246">
                  <c:v>1.075529</c:v>
                </c:pt>
                <c:pt idx="247">
                  <c:v>2.0879300000000001</c:v>
                </c:pt>
                <c:pt idx="248">
                  <c:v>0.86325200000000002</c:v>
                </c:pt>
                <c:pt idx="249">
                  <c:v>1.5886579999999999</c:v>
                </c:pt>
                <c:pt idx="250">
                  <c:v>0.74086099999999999</c:v>
                </c:pt>
                <c:pt idx="251">
                  <c:v>1.556098</c:v>
                </c:pt>
                <c:pt idx="252">
                  <c:v>0.84666200000000003</c:v>
                </c:pt>
                <c:pt idx="253">
                  <c:v>1.639529</c:v>
                </c:pt>
                <c:pt idx="254">
                  <c:v>0.73516599999999999</c:v>
                </c:pt>
                <c:pt idx="255">
                  <c:v>1.4470620000000001</c:v>
                </c:pt>
                <c:pt idx="256">
                  <c:v>0.51721099999999998</c:v>
                </c:pt>
                <c:pt idx="257">
                  <c:v>0.52132000000000001</c:v>
                </c:pt>
                <c:pt idx="258">
                  <c:v>-0.62998100000000001</c:v>
                </c:pt>
                <c:pt idx="259">
                  <c:v>-1.6060430000000001</c:v>
                </c:pt>
                <c:pt idx="260">
                  <c:v>-1.1324019999999999</c:v>
                </c:pt>
                <c:pt idx="261">
                  <c:v>-2.5542199999999999</c:v>
                </c:pt>
                <c:pt idx="262">
                  <c:v>-1.7919940000000001</c:v>
                </c:pt>
                <c:pt idx="263">
                  <c:v>-3.7452049999999999</c:v>
                </c:pt>
                <c:pt idx="264">
                  <c:v>-1.845715</c:v>
                </c:pt>
                <c:pt idx="265">
                  <c:v>-3.727846</c:v>
                </c:pt>
                <c:pt idx="266">
                  <c:v>-2.1508310000000002</c:v>
                </c:pt>
                <c:pt idx="267">
                  <c:v>-4.6559730000000004</c:v>
                </c:pt>
                <c:pt idx="268">
                  <c:v>-2.7553890000000001</c:v>
                </c:pt>
                <c:pt idx="269">
                  <c:v>-5.5267670000000004</c:v>
                </c:pt>
                <c:pt idx="270">
                  <c:v>-2.6775720000000001</c:v>
                </c:pt>
                <c:pt idx="271">
                  <c:v>-5.2058080000000002</c:v>
                </c:pt>
                <c:pt idx="272">
                  <c:v>-2.40076</c:v>
                </c:pt>
                <c:pt idx="273">
                  <c:v>-4.5794949999999996</c:v>
                </c:pt>
                <c:pt idx="274">
                  <c:v>-1.8060210000000001</c:v>
                </c:pt>
                <c:pt idx="275">
                  <c:v>-3.2437800000000001</c:v>
                </c:pt>
                <c:pt idx="276">
                  <c:v>-1.0862940000000001</c:v>
                </c:pt>
                <c:pt idx="277">
                  <c:v>-1.812268</c:v>
                </c:pt>
                <c:pt idx="278">
                  <c:v>-0.38666499999999998</c:v>
                </c:pt>
                <c:pt idx="279">
                  <c:v>-0.573766</c:v>
                </c:pt>
                <c:pt idx="280">
                  <c:v>-6.4146999999999996E-2</c:v>
                </c:pt>
                <c:pt idx="281">
                  <c:v>3.8058000000000002E-2</c:v>
                </c:pt>
                <c:pt idx="282">
                  <c:v>0.29804399999999998</c:v>
                </c:pt>
                <c:pt idx="283">
                  <c:v>0.74373</c:v>
                </c:pt>
                <c:pt idx="284">
                  <c:v>0.52849299999999999</c:v>
                </c:pt>
                <c:pt idx="285">
                  <c:v>1.090538</c:v>
                </c:pt>
                <c:pt idx="286">
                  <c:v>0.64168099999999995</c:v>
                </c:pt>
                <c:pt idx="287">
                  <c:v>1.4102600000000001</c:v>
                </c:pt>
                <c:pt idx="288">
                  <c:v>0.849854</c:v>
                </c:pt>
                <c:pt idx="289">
                  <c:v>1.7079800000000001</c:v>
                </c:pt>
                <c:pt idx="290">
                  <c:v>0.85995100000000002</c:v>
                </c:pt>
                <c:pt idx="291">
                  <c:v>1.7853110000000001</c:v>
                </c:pt>
                <c:pt idx="292">
                  <c:v>1.053601</c:v>
                </c:pt>
                <c:pt idx="293">
                  <c:v>2.228891</c:v>
                </c:pt>
                <c:pt idx="294">
                  <c:v>1.233627</c:v>
                </c:pt>
                <c:pt idx="295">
                  <c:v>2.5557829999999999</c:v>
                </c:pt>
                <c:pt idx="296">
                  <c:v>1.4015200000000001</c:v>
                </c:pt>
                <c:pt idx="297">
                  <c:v>2.9390320000000001</c:v>
                </c:pt>
                <c:pt idx="298">
                  <c:v>1.721535</c:v>
                </c:pt>
                <c:pt idx="299">
                  <c:v>3.5357419999999999</c:v>
                </c:pt>
                <c:pt idx="300">
                  <c:v>1.883605</c:v>
                </c:pt>
                <c:pt idx="301">
                  <c:v>3.8339859999999999</c:v>
                </c:pt>
                <c:pt idx="302">
                  <c:v>1.938563</c:v>
                </c:pt>
                <c:pt idx="303">
                  <c:v>3.8245010000000002</c:v>
                </c:pt>
                <c:pt idx="304">
                  <c:v>1.8646579999999999</c:v>
                </c:pt>
                <c:pt idx="305">
                  <c:v>3.6574979999999999</c:v>
                </c:pt>
                <c:pt idx="306">
                  <c:v>1.659743</c:v>
                </c:pt>
                <c:pt idx="307">
                  <c:v>3.1149170000000002</c:v>
                </c:pt>
                <c:pt idx="308">
                  <c:v>1.2337149999999999</c:v>
                </c:pt>
                <c:pt idx="309">
                  <c:v>2.2265619999999999</c:v>
                </c:pt>
                <c:pt idx="310">
                  <c:v>0.79048099999999999</c:v>
                </c:pt>
                <c:pt idx="311">
                  <c:v>1.3808180000000001</c:v>
                </c:pt>
                <c:pt idx="312">
                  <c:v>0.406912</c:v>
                </c:pt>
                <c:pt idx="313">
                  <c:v>0.67578400000000005</c:v>
                </c:pt>
                <c:pt idx="314">
                  <c:v>0.18965799999999999</c:v>
                </c:pt>
                <c:pt idx="315">
                  <c:v>0.29500599999999999</c:v>
                </c:pt>
                <c:pt idx="316">
                  <c:v>-3.2937000000000001E-2</c:v>
                </c:pt>
                <c:pt idx="317">
                  <c:v>-0.18592900000000001</c:v>
                </c:pt>
                <c:pt idx="318">
                  <c:v>-0.16250700000000001</c:v>
                </c:pt>
                <c:pt idx="319">
                  <c:v>-0.313531</c:v>
                </c:pt>
                <c:pt idx="320">
                  <c:v>-0.17521200000000001</c:v>
                </c:pt>
                <c:pt idx="321">
                  <c:v>-0.44733800000000001</c:v>
                </c:pt>
                <c:pt idx="322">
                  <c:v>-0.40516099999999999</c:v>
                </c:pt>
                <c:pt idx="323">
                  <c:v>-0.88294799999999996</c:v>
                </c:pt>
                <c:pt idx="324">
                  <c:v>-0.48023100000000002</c:v>
                </c:pt>
                <c:pt idx="325">
                  <c:v>-1.0516209999999999</c:v>
                </c:pt>
                <c:pt idx="326">
                  <c:v>-0.693712</c:v>
                </c:pt>
                <c:pt idx="327">
                  <c:v>-1.5047779999999999</c:v>
                </c:pt>
                <c:pt idx="328">
                  <c:v>-0.88792599999999999</c:v>
                </c:pt>
                <c:pt idx="329">
                  <c:v>-1.827763</c:v>
                </c:pt>
                <c:pt idx="330">
                  <c:v>-0.99652700000000005</c:v>
                </c:pt>
                <c:pt idx="331">
                  <c:v>-2.1396280000000001</c:v>
                </c:pt>
                <c:pt idx="332">
                  <c:v>-1.4037500000000001</c:v>
                </c:pt>
                <c:pt idx="333">
                  <c:v>-3.0374099999999999</c:v>
                </c:pt>
                <c:pt idx="334">
                  <c:v>-1.7103930000000001</c:v>
                </c:pt>
                <c:pt idx="335">
                  <c:v>-3.546732</c:v>
                </c:pt>
                <c:pt idx="336">
                  <c:v>-1.981733</c:v>
                </c:pt>
                <c:pt idx="337">
                  <c:v>-3.959686</c:v>
                </c:pt>
                <c:pt idx="338">
                  <c:v>-1.8883460000000001</c:v>
                </c:pt>
                <c:pt idx="339">
                  <c:v>-3.7762519999999999</c:v>
                </c:pt>
                <c:pt idx="340">
                  <c:v>-1.893076</c:v>
                </c:pt>
                <c:pt idx="341">
                  <c:v>-3.7219859999999998</c:v>
                </c:pt>
                <c:pt idx="342">
                  <c:v>-1.6983889999999999</c:v>
                </c:pt>
                <c:pt idx="343">
                  <c:v>-3.1906569999999999</c:v>
                </c:pt>
                <c:pt idx="344">
                  <c:v>-1.309043</c:v>
                </c:pt>
                <c:pt idx="345">
                  <c:v>-2.5322619999999998</c:v>
                </c:pt>
                <c:pt idx="346">
                  <c:v>-1.130339</c:v>
                </c:pt>
                <c:pt idx="347">
                  <c:v>-2.1511230000000001</c:v>
                </c:pt>
                <c:pt idx="348">
                  <c:v>-0.88980700000000001</c:v>
                </c:pt>
                <c:pt idx="349">
                  <c:v>-1.67686</c:v>
                </c:pt>
                <c:pt idx="350">
                  <c:v>-0.71667000000000003</c:v>
                </c:pt>
                <c:pt idx="351">
                  <c:v>-1.3419289999999999</c:v>
                </c:pt>
                <c:pt idx="352">
                  <c:v>-0.50348300000000001</c:v>
                </c:pt>
                <c:pt idx="353">
                  <c:v>-0.865228</c:v>
                </c:pt>
                <c:pt idx="354">
                  <c:v>-0.24474199999999999</c:v>
                </c:pt>
                <c:pt idx="355">
                  <c:v>-0.35417300000000002</c:v>
                </c:pt>
                <c:pt idx="356">
                  <c:v>7.4684E-2</c:v>
                </c:pt>
                <c:pt idx="357">
                  <c:v>0.35142800000000002</c:v>
                </c:pt>
                <c:pt idx="358">
                  <c:v>0.41145599999999999</c:v>
                </c:pt>
                <c:pt idx="359">
                  <c:v>0.910466</c:v>
                </c:pt>
                <c:pt idx="360">
                  <c:v>0.63228300000000004</c:v>
                </c:pt>
                <c:pt idx="361">
                  <c:v>1.3828240000000001</c:v>
                </c:pt>
                <c:pt idx="362">
                  <c:v>0.838758</c:v>
                </c:pt>
                <c:pt idx="363">
                  <c:v>1.7489809999999999</c:v>
                </c:pt>
                <c:pt idx="364">
                  <c:v>0.96826000000000001</c:v>
                </c:pt>
                <c:pt idx="365">
                  <c:v>1.978747</c:v>
                </c:pt>
                <c:pt idx="366">
                  <c:v>1.055914</c:v>
                </c:pt>
                <c:pt idx="367">
                  <c:v>2.1386319999999999</c:v>
                </c:pt>
                <c:pt idx="368">
                  <c:v>1.0123880000000001</c:v>
                </c:pt>
                <c:pt idx="369">
                  <c:v>1.97099</c:v>
                </c:pt>
                <c:pt idx="370">
                  <c:v>0.98710299999999995</c:v>
                </c:pt>
                <c:pt idx="371">
                  <c:v>2.0734400000000002</c:v>
                </c:pt>
                <c:pt idx="372">
                  <c:v>1.196188</c:v>
                </c:pt>
                <c:pt idx="373">
                  <c:v>2.4714779999999998</c:v>
                </c:pt>
                <c:pt idx="374">
                  <c:v>1.3429180000000001</c:v>
                </c:pt>
                <c:pt idx="375">
                  <c:v>2.8367360000000001</c:v>
                </c:pt>
                <c:pt idx="376">
                  <c:v>1.661249</c:v>
                </c:pt>
                <c:pt idx="377">
                  <c:v>3.4594109999999998</c:v>
                </c:pt>
                <c:pt idx="378">
                  <c:v>1.8974070000000001</c:v>
                </c:pt>
                <c:pt idx="379">
                  <c:v>3.9294359999999999</c:v>
                </c:pt>
                <c:pt idx="380">
                  <c:v>2.0594199999999998</c:v>
                </c:pt>
                <c:pt idx="381">
                  <c:v>4.1618830000000004</c:v>
                </c:pt>
                <c:pt idx="382">
                  <c:v>2.2199490000000002</c:v>
                </c:pt>
                <c:pt idx="383">
                  <c:v>4.4331370000000003</c:v>
                </c:pt>
                <c:pt idx="384">
                  <c:v>2.0761759999999998</c:v>
                </c:pt>
                <c:pt idx="385">
                  <c:v>3.9516969999999998</c:v>
                </c:pt>
                <c:pt idx="386">
                  <c:v>1.682404</c:v>
                </c:pt>
                <c:pt idx="387">
                  <c:v>3.192177</c:v>
                </c:pt>
                <c:pt idx="388">
                  <c:v>1.261687</c:v>
                </c:pt>
                <c:pt idx="389">
                  <c:v>2.2124579999999998</c:v>
                </c:pt>
                <c:pt idx="390">
                  <c:v>0.73024599999999995</c:v>
                </c:pt>
                <c:pt idx="391">
                  <c:v>1.2794810000000001</c:v>
                </c:pt>
                <c:pt idx="392">
                  <c:v>0.41498800000000002</c:v>
                </c:pt>
                <c:pt idx="393">
                  <c:v>0.70092699999999997</c:v>
                </c:pt>
                <c:pt idx="394">
                  <c:v>0.16524</c:v>
                </c:pt>
                <c:pt idx="395">
                  <c:v>0.26991999999999999</c:v>
                </c:pt>
                <c:pt idx="396">
                  <c:v>4.5287000000000001E-2</c:v>
                </c:pt>
                <c:pt idx="397">
                  <c:v>1.1148999999999999E-2</c:v>
                </c:pt>
                <c:pt idx="398">
                  <c:v>-0.15365300000000001</c:v>
                </c:pt>
                <c:pt idx="399">
                  <c:v>-0.44339699999999999</c:v>
                </c:pt>
                <c:pt idx="400">
                  <c:v>-0.41756900000000002</c:v>
                </c:pt>
                <c:pt idx="401">
                  <c:v>-0.87316499999999997</c:v>
                </c:pt>
                <c:pt idx="402">
                  <c:v>-0.40250999999999998</c:v>
                </c:pt>
                <c:pt idx="403">
                  <c:v>-0.76619999999999999</c:v>
                </c:pt>
                <c:pt idx="404">
                  <c:v>-0.37665199999999999</c:v>
                </c:pt>
                <c:pt idx="405">
                  <c:v>-0.76954599999999995</c:v>
                </c:pt>
                <c:pt idx="406">
                  <c:v>-0.40529199999999999</c:v>
                </c:pt>
                <c:pt idx="407">
                  <c:v>-0.87505999999999995</c:v>
                </c:pt>
                <c:pt idx="408">
                  <c:v>-0.55733100000000002</c:v>
                </c:pt>
                <c:pt idx="409">
                  <c:v>-1.174661</c:v>
                </c:pt>
                <c:pt idx="410">
                  <c:v>-0.64103600000000005</c:v>
                </c:pt>
                <c:pt idx="411">
                  <c:v>-1.333064</c:v>
                </c:pt>
                <c:pt idx="412">
                  <c:v>-0.78163499999999997</c:v>
                </c:pt>
                <c:pt idx="413">
                  <c:v>-1.606276</c:v>
                </c:pt>
                <c:pt idx="414">
                  <c:v>-0.82972999999999997</c:v>
                </c:pt>
                <c:pt idx="415">
                  <c:v>-1.6908909999999999</c:v>
                </c:pt>
                <c:pt idx="416">
                  <c:v>-0.91879900000000003</c:v>
                </c:pt>
                <c:pt idx="417">
                  <c:v>-2.0137429999999998</c:v>
                </c:pt>
                <c:pt idx="418">
                  <c:v>-1.2695639999999999</c:v>
                </c:pt>
                <c:pt idx="419">
                  <c:v>-2.7177539999999998</c:v>
                </c:pt>
                <c:pt idx="420">
                  <c:v>-1.5971649999999999</c:v>
                </c:pt>
                <c:pt idx="421">
                  <c:v>-3.2532320000000001</c:v>
                </c:pt>
                <c:pt idx="422">
                  <c:v>-1.6255250000000001</c:v>
                </c:pt>
                <c:pt idx="423">
                  <c:v>-3.2259799999999998</c:v>
                </c:pt>
                <c:pt idx="424">
                  <c:v>-1.5643050000000001</c:v>
                </c:pt>
                <c:pt idx="425">
                  <c:v>-3.0538829999999999</c:v>
                </c:pt>
                <c:pt idx="426">
                  <c:v>-1.4673940000000001</c:v>
                </c:pt>
                <c:pt idx="427">
                  <c:v>-2.9618440000000001</c:v>
                </c:pt>
                <c:pt idx="428">
                  <c:v>-1.449697</c:v>
                </c:pt>
                <c:pt idx="429">
                  <c:v>-2.927978</c:v>
                </c:pt>
                <c:pt idx="430">
                  <c:v>-1.5679110000000001</c:v>
                </c:pt>
                <c:pt idx="431">
                  <c:v>-3.3203450000000001</c:v>
                </c:pt>
                <c:pt idx="432">
                  <c:v>-1.749927</c:v>
                </c:pt>
                <c:pt idx="433">
                  <c:v>-3.353688</c:v>
                </c:pt>
                <c:pt idx="434">
                  <c:v>-1.421762</c:v>
                </c:pt>
                <c:pt idx="435">
                  <c:v>-2.6950729999999998</c:v>
                </c:pt>
                <c:pt idx="436">
                  <c:v>-1.185756</c:v>
                </c:pt>
                <c:pt idx="437">
                  <c:v>-2.2019289999999998</c:v>
                </c:pt>
                <c:pt idx="438">
                  <c:v>-0.80650999999999995</c:v>
                </c:pt>
                <c:pt idx="439">
                  <c:v>-1.435219</c:v>
                </c:pt>
                <c:pt idx="440">
                  <c:v>-0.48035899999999998</c:v>
                </c:pt>
                <c:pt idx="441">
                  <c:v>-0.80996000000000001</c:v>
                </c:pt>
                <c:pt idx="442">
                  <c:v>-0.26073499999999999</c:v>
                </c:pt>
                <c:pt idx="443">
                  <c:v>-0.50857699999999995</c:v>
                </c:pt>
                <c:pt idx="444">
                  <c:v>-0.19216</c:v>
                </c:pt>
                <c:pt idx="445">
                  <c:v>-0.25740499999999999</c:v>
                </c:pt>
                <c:pt idx="446">
                  <c:v>7.8954999999999997E-2</c:v>
                </c:pt>
                <c:pt idx="447">
                  <c:v>0.25850899999999999</c:v>
                </c:pt>
                <c:pt idx="448">
                  <c:v>0.25637700000000002</c:v>
                </c:pt>
                <c:pt idx="449">
                  <c:v>0.609761</c:v>
                </c:pt>
                <c:pt idx="450">
                  <c:v>0.45463100000000001</c:v>
                </c:pt>
                <c:pt idx="451">
                  <c:v>0.96985100000000002</c:v>
                </c:pt>
                <c:pt idx="452">
                  <c:v>0.54279500000000003</c:v>
                </c:pt>
                <c:pt idx="453">
                  <c:v>1.135602</c:v>
                </c:pt>
                <c:pt idx="454">
                  <c:v>0.67356300000000002</c:v>
                </c:pt>
                <c:pt idx="455">
                  <c:v>1.3854040000000001</c:v>
                </c:pt>
                <c:pt idx="456">
                  <c:v>0.67924399999999996</c:v>
                </c:pt>
                <c:pt idx="457">
                  <c:v>1.3246530000000001</c:v>
                </c:pt>
                <c:pt idx="458">
                  <c:v>0.68897699999999995</c:v>
                </c:pt>
                <c:pt idx="459">
                  <c:v>1.4524239999999999</c:v>
                </c:pt>
                <c:pt idx="460">
                  <c:v>0.853935</c:v>
                </c:pt>
                <c:pt idx="461">
                  <c:v>1.7618149999999999</c:v>
                </c:pt>
                <c:pt idx="462">
                  <c:v>1.045382</c:v>
                </c:pt>
                <c:pt idx="463">
                  <c:v>2.243779</c:v>
                </c:pt>
                <c:pt idx="464">
                  <c:v>1.374034</c:v>
                </c:pt>
                <c:pt idx="465">
                  <c:v>2.880071</c:v>
                </c:pt>
                <c:pt idx="466">
                  <c:v>1.574959</c:v>
                </c:pt>
                <c:pt idx="467">
                  <c:v>3.3032249999999999</c:v>
                </c:pt>
                <c:pt idx="468">
                  <c:v>1.87608</c:v>
                </c:pt>
                <c:pt idx="469">
                  <c:v>3.8311359999999999</c:v>
                </c:pt>
                <c:pt idx="470">
                  <c:v>1.901751</c:v>
                </c:pt>
                <c:pt idx="471">
                  <c:v>3.733978</c:v>
                </c:pt>
                <c:pt idx="472">
                  <c:v>1.8526769999999999</c:v>
                </c:pt>
                <c:pt idx="473">
                  <c:v>3.7783310000000001</c:v>
                </c:pt>
                <c:pt idx="474">
                  <c:v>1.948482</c:v>
                </c:pt>
                <c:pt idx="475">
                  <c:v>3.7966700000000002</c:v>
                </c:pt>
                <c:pt idx="476">
                  <c:v>1.6423559999999999</c:v>
                </c:pt>
                <c:pt idx="477">
                  <c:v>3.0197509999999999</c:v>
                </c:pt>
                <c:pt idx="478">
                  <c:v>1.0419259999999999</c:v>
                </c:pt>
                <c:pt idx="479">
                  <c:v>1.7805120000000001</c:v>
                </c:pt>
                <c:pt idx="480">
                  <c:v>0.53767200000000004</c:v>
                </c:pt>
                <c:pt idx="481">
                  <c:v>0.95835199999999998</c:v>
                </c:pt>
                <c:pt idx="482">
                  <c:v>0.32061099999999998</c:v>
                </c:pt>
                <c:pt idx="483">
                  <c:v>0.55183400000000005</c:v>
                </c:pt>
                <c:pt idx="484">
                  <c:v>0.18983800000000001</c:v>
                </c:pt>
                <c:pt idx="485">
                  <c:v>0.35302600000000001</c:v>
                </c:pt>
                <c:pt idx="486">
                  <c:v>0.15978700000000001</c:v>
                </c:pt>
                <c:pt idx="487">
                  <c:v>0.30787599999999998</c:v>
                </c:pt>
                <c:pt idx="488">
                  <c:v>0.119519</c:v>
                </c:pt>
                <c:pt idx="489">
                  <c:v>0.213473</c:v>
                </c:pt>
                <c:pt idx="490">
                  <c:v>5.7686000000000001E-2</c:v>
                </c:pt>
                <c:pt idx="491">
                  <c:v>8.7473999999999996E-2</c:v>
                </c:pt>
                <c:pt idx="492">
                  <c:v>3.5077999999999998E-2</c:v>
                </c:pt>
                <c:pt idx="493">
                  <c:v>4.0403000000000001E-2</c:v>
                </c:pt>
                <c:pt idx="494">
                  <c:v>-3.3016999999999998E-2</c:v>
                </c:pt>
                <c:pt idx="495">
                  <c:v>-5.9610000000000003E-2</c:v>
                </c:pt>
                <c:pt idx="496">
                  <c:v>-1.4933E-2</c:v>
                </c:pt>
                <c:pt idx="497">
                  <c:v>-5.1196999999999999E-2</c:v>
                </c:pt>
                <c:pt idx="498">
                  <c:v>-9.1527999999999998E-2</c:v>
                </c:pt>
                <c:pt idx="499">
                  <c:v>-0.212952</c:v>
                </c:pt>
                <c:pt idx="500">
                  <c:v>-0.13320000000000001</c:v>
                </c:pt>
                <c:pt idx="501">
                  <c:v>-0.27471899999999999</c:v>
                </c:pt>
                <c:pt idx="502">
                  <c:v>-0.17966699999999999</c:v>
                </c:pt>
                <c:pt idx="503">
                  <c:v>-0.45361600000000002</c:v>
                </c:pt>
                <c:pt idx="504">
                  <c:v>-0.34221099999999999</c:v>
                </c:pt>
                <c:pt idx="505">
                  <c:v>-0.70083899999999999</c:v>
                </c:pt>
                <c:pt idx="506">
                  <c:v>-0.43230499999999999</c:v>
                </c:pt>
                <c:pt idx="507">
                  <c:v>-0.90270700000000004</c:v>
                </c:pt>
                <c:pt idx="508">
                  <c:v>-0.44683800000000001</c:v>
                </c:pt>
                <c:pt idx="509">
                  <c:v>-0.876807</c:v>
                </c:pt>
                <c:pt idx="510">
                  <c:v>-0.48630699999999999</c:v>
                </c:pt>
                <c:pt idx="511">
                  <c:v>-1.0546679999999999</c:v>
                </c:pt>
                <c:pt idx="512">
                  <c:v>-0.61210799999999999</c:v>
                </c:pt>
                <c:pt idx="513">
                  <c:v>-1.277997</c:v>
                </c:pt>
                <c:pt idx="514">
                  <c:v>-0.76734999999999998</c:v>
                </c:pt>
                <c:pt idx="515">
                  <c:v>-1.578533</c:v>
                </c:pt>
                <c:pt idx="516">
                  <c:v>-0.82739200000000002</c:v>
                </c:pt>
                <c:pt idx="517">
                  <c:v>-1.6857070000000001</c:v>
                </c:pt>
                <c:pt idx="518">
                  <c:v>-0.93574000000000002</c:v>
                </c:pt>
                <c:pt idx="519">
                  <c:v>-1.908863</c:v>
                </c:pt>
                <c:pt idx="520">
                  <c:v>-0.95161799999999996</c:v>
                </c:pt>
                <c:pt idx="521">
                  <c:v>-1.896749</c:v>
                </c:pt>
                <c:pt idx="522">
                  <c:v>-0.96016999999999997</c:v>
                </c:pt>
                <c:pt idx="523">
                  <c:v>-1.8972290000000001</c:v>
                </c:pt>
                <c:pt idx="524">
                  <c:v>-0.95053100000000001</c:v>
                </c:pt>
                <c:pt idx="525">
                  <c:v>-2.0080580000000001</c:v>
                </c:pt>
                <c:pt idx="526">
                  <c:v>-1.2130380000000001</c:v>
                </c:pt>
                <c:pt idx="527">
                  <c:v>-2.4825339999999998</c:v>
                </c:pt>
                <c:pt idx="528">
                  <c:v>-1.285628</c:v>
                </c:pt>
                <c:pt idx="529">
                  <c:v>-2.684987</c:v>
                </c:pt>
                <c:pt idx="530">
                  <c:v>-1.574665</c:v>
                </c:pt>
                <c:pt idx="531">
                  <c:v>-3.216726</c:v>
                </c:pt>
                <c:pt idx="532">
                  <c:v>-1.523671</c:v>
                </c:pt>
                <c:pt idx="533">
                  <c:v>-2.9586450000000002</c:v>
                </c:pt>
                <c:pt idx="534">
                  <c:v>-1.3841140000000001</c:v>
                </c:pt>
                <c:pt idx="535">
                  <c:v>-2.8282530000000001</c:v>
                </c:pt>
                <c:pt idx="536">
                  <c:v>-1.5157210000000001</c:v>
                </c:pt>
                <c:pt idx="537">
                  <c:v>-3.0117099999999999</c:v>
                </c:pt>
                <c:pt idx="538">
                  <c:v>-1.3753610000000001</c:v>
                </c:pt>
                <c:pt idx="539">
                  <c:v>-2.6516899999999999</c:v>
                </c:pt>
                <c:pt idx="540">
                  <c:v>-1.267828</c:v>
                </c:pt>
                <c:pt idx="541">
                  <c:v>-2.512785</c:v>
                </c:pt>
                <c:pt idx="542">
                  <c:v>-1.177886</c:v>
                </c:pt>
                <c:pt idx="543">
                  <c:v>-2.263315</c:v>
                </c:pt>
                <c:pt idx="544">
                  <c:v>-0.96190699999999996</c:v>
                </c:pt>
                <c:pt idx="545">
                  <c:v>-1.732291</c:v>
                </c:pt>
                <c:pt idx="546">
                  <c:v>-0.57889500000000005</c:v>
                </c:pt>
                <c:pt idx="547">
                  <c:v>-0.95691199999999998</c:v>
                </c:pt>
                <c:pt idx="548">
                  <c:v>-0.133576</c:v>
                </c:pt>
                <c:pt idx="549">
                  <c:v>-0.10172299999999999</c:v>
                </c:pt>
                <c:pt idx="550">
                  <c:v>0.104758</c:v>
                </c:pt>
                <c:pt idx="551">
                  <c:v>0.28576200000000002</c:v>
                </c:pt>
                <c:pt idx="552">
                  <c:v>0.300626</c:v>
                </c:pt>
                <c:pt idx="553">
                  <c:v>0.69376099999999996</c:v>
                </c:pt>
                <c:pt idx="554">
                  <c:v>0.42088799999999998</c:v>
                </c:pt>
                <c:pt idx="555">
                  <c:v>0.88862600000000003</c:v>
                </c:pt>
                <c:pt idx="556">
                  <c:v>0.57999000000000001</c:v>
                </c:pt>
                <c:pt idx="557">
                  <c:v>1.250221</c:v>
                </c:pt>
                <c:pt idx="558">
                  <c:v>0.69020800000000004</c:v>
                </c:pt>
                <c:pt idx="559">
                  <c:v>1.404919</c:v>
                </c:pt>
                <c:pt idx="560">
                  <c:v>0.74353999999999998</c:v>
                </c:pt>
                <c:pt idx="561">
                  <c:v>1.4676119999999999</c:v>
                </c:pt>
                <c:pt idx="562">
                  <c:v>0.71667599999999998</c:v>
                </c:pt>
                <c:pt idx="563">
                  <c:v>1.46574</c:v>
                </c:pt>
                <c:pt idx="564">
                  <c:v>0.77741000000000005</c:v>
                </c:pt>
                <c:pt idx="565">
                  <c:v>1.5727599999999999</c:v>
                </c:pt>
                <c:pt idx="566">
                  <c:v>0.82811699999999999</c:v>
                </c:pt>
                <c:pt idx="567">
                  <c:v>1.7332430000000001</c:v>
                </c:pt>
                <c:pt idx="568">
                  <c:v>1.006966</c:v>
                </c:pt>
                <c:pt idx="569">
                  <c:v>2.0610590000000002</c:v>
                </c:pt>
                <c:pt idx="570">
                  <c:v>1.0357890000000001</c:v>
                </c:pt>
                <c:pt idx="571">
                  <c:v>2.035568</c:v>
                </c:pt>
                <c:pt idx="572">
                  <c:v>0.98245199999999999</c:v>
                </c:pt>
                <c:pt idx="573">
                  <c:v>1.95791</c:v>
                </c:pt>
                <c:pt idx="574">
                  <c:v>0.94197299999999995</c:v>
                </c:pt>
                <c:pt idx="575">
                  <c:v>1.835091</c:v>
                </c:pt>
                <c:pt idx="576">
                  <c:v>0.84321699999999999</c:v>
                </c:pt>
                <c:pt idx="577">
                  <c:v>1.674696</c:v>
                </c:pt>
                <c:pt idx="578">
                  <c:v>0.84381200000000001</c:v>
                </c:pt>
                <c:pt idx="579">
                  <c:v>1.7178880000000001</c:v>
                </c:pt>
                <c:pt idx="580">
                  <c:v>0.86881900000000001</c:v>
                </c:pt>
                <c:pt idx="581">
                  <c:v>1.7008129999999999</c:v>
                </c:pt>
                <c:pt idx="582">
                  <c:v>0.796373</c:v>
                </c:pt>
                <c:pt idx="583">
                  <c:v>1.6075470000000001</c:v>
                </c:pt>
                <c:pt idx="584">
                  <c:v>0.86579200000000001</c:v>
                </c:pt>
                <c:pt idx="585">
                  <c:v>1.780206</c:v>
                </c:pt>
                <c:pt idx="586">
                  <c:v>0.85389000000000004</c:v>
                </c:pt>
                <c:pt idx="587">
                  <c:v>1.613715</c:v>
                </c:pt>
                <c:pt idx="588">
                  <c:v>0.71949600000000002</c:v>
                </c:pt>
                <c:pt idx="589">
                  <c:v>1.461595</c:v>
                </c:pt>
                <c:pt idx="590">
                  <c:v>0.76109000000000004</c:v>
                </c:pt>
                <c:pt idx="591">
                  <c:v>1.5260069999999999</c:v>
                </c:pt>
                <c:pt idx="592">
                  <c:v>0.83529900000000001</c:v>
                </c:pt>
                <c:pt idx="593">
                  <c:v>1.7360720000000001</c:v>
                </c:pt>
                <c:pt idx="594">
                  <c:v>0.859788</c:v>
                </c:pt>
                <c:pt idx="595">
                  <c:v>1.6440170000000001</c:v>
                </c:pt>
                <c:pt idx="596">
                  <c:v>0.76612199999999997</c:v>
                </c:pt>
                <c:pt idx="597">
                  <c:v>1.4928840000000001</c:v>
                </c:pt>
                <c:pt idx="598">
                  <c:v>0.63291200000000003</c:v>
                </c:pt>
                <c:pt idx="599">
                  <c:v>1.12019</c:v>
                </c:pt>
                <c:pt idx="600">
                  <c:v>0.34168799999999999</c:v>
                </c:pt>
                <c:pt idx="601">
                  <c:v>0.58200300000000005</c:v>
                </c:pt>
                <c:pt idx="602">
                  <c:v>0.16255900000000001</c:v>
                </c:pt>
                <c:pt idx="603">
                  <c:v>0.256158</c:v>
                </c:pt>
                <c:pt idx="604">
                  <c:v>1.5412E-2</c:v>
                </c:pt>
                <c:pt idx="605">
                  <c:v>-7.2646000000000002E-2</c:v>
                </c:pt>
                <c:pt idx="606">
                  <c:v>-0.169263</c:v>
                </c:pt>
                <c:pt idx="607">
                  <c:v>-0.45056400000000002</c:v>
                </c:pt>
                <c:pt idx="608">
                  <c:v>-0.39784399999999998</c:v>
                </c:pt>
                <c:pt idx="609">
                  <c:v>-0.81420599999999999</c:v>
                </c:pt>
                <c:pt idx="610">
                  <c:v>-0.43375399999999997</c:v>
                </c:pt>
                <c:pt idx="611">
                  <c:v>-0.94991499999999995</c:v>
                </c:pt>
                <c:pt idx="612">
                  <c:v>-0.55161899999999997</c:v>
                </c:pt>
                <c:pt idx="613">
                  <c:v>-1.0832539999999999</c:v>
                </c:pt>
                <c:pt idx="614">
                  <c:v>-0.52732599999999996</c:v>
                </c:pt>
                <c:pt idx="615">
                  <c:v>-1.0541700000000001</c:v>
                </c:pt>
                <c:pt idx="616">
                  <c:v>-0.50214000000000003</c:v>
                </c:pt>
                <c:pt idx="617">
                  <c:v>-1.0048060000000001</c:v>
                </c:pt>
                <c:pt idx="618">
                  <c:v>-0.51917000000000002</c:v>
                </c:pt>
                <c:pt idx="619">
                  <c:v>-1.061034</c:v>
                </c:pt>
                <c:pt idx="620">
                  <c:v>-0.57030800000000004</c:v>
                </c:pt>
                <c:pt idx="621">
                  <c:v>-1.1966589999999999</c:v>
                </c:pt>
                <c:pt idx="622">
                  <c:v>-0.73225899999999999</c:v>
                </c:pt>
                <c:pt idx="623">
                  <c:v>-1.5461590000000001</c:v>
                </c:pt>
                <c:pt idx="624">
                  <c:v>-0.83997699999999997</c:v>
                </c:pt>
                <c:pt idx="625">
                  <c:v>-1.7801089999999999</c:v>
                </c:pt>
                <c:pt idx="626">
                  <c:v>-1.0547340000000001</c:v>
                </c:pt>
                <c:pt idx="627">
                  <c:v>-2.039596</c:v>
                </c:pt>
                <c:pt idx="628">
                  <c:v>-0.88555499999999998</c:v>
                </c:pt>
                <c:pt idx="629">
                  <c:v>-1.718221</c:v>
                </c:pt>
                <c:pt idx="630">
                  <c:v>-0.84459300000000004</c:v>
                </c:pt>
                <c:pt idx="631">
                  <c:v>-1.7638119999999999</c:v>
                </c:pt>
                <c:pt idx="632">
                  <c:v>-1.060066</c:v>
                </c:pt>
                <c:pt idx="633">
                  <c:v>-2.2522880000000001</c:v>
                </c:pt>
                <c:pt idx="634">
                  <c:v>-1.268162</c:v>
                </c:pt>
                <c:pt idx="635">
                  <c:v>-2.5521310000000001</c:v>
                </c:pt>
                <c:pt idx="636">
                  <c:v>-1.2416799999999999</c:v>
                </c:pt>
                <c:pt idx="637">
                  <c:v>-2.4938959999999999</c:v>
                </c:pt>
                <c:pt idx="638">
                  <c:v>-1.247285</c:v>
                </c:pt>
                <c:pt idx="639">
                  <c:v>-2.3833549999999999</c:v>
                </c:pt>
                <c:pt idx="640">
                  <c:v>-1.015304</c:v>
                </c:pt>
                <c:pt idx="641">
                  <c:v>-2.0691980000000001</c:v>
                </c:pt>
                <c:pt idx="642">
                  <c:v>-1.1837679999999999</c:v>
                </c:pt>
                <c:pt idx="643">
                  <c:v>-2.4538730000000002</c:v>
                </c:pt>
                <c:pt idx="644">
                  <c:v>-1.3161989999999999</c:v>
                </c:pt>
                <c:pt idx="645">
                  <c:v>-2.6397110000000001</c:v>
                </c:pt>
                <c:pt idx="646">
                  <c:v>-1.255368</c:v>
                </c:pt>
                <c:pt idx="647">
                  <c:v>-2.3748680000000002</c:v>
                </c:pt>
                <c:pt idx="648">
                  <c:v>-0.86274799999999996</c:v>
                </c:pt>
                <c:pt idx="649">
                  <c:v>-1.4033230000000001</c:v>
                </c:pt>
                <c:pt idx="650">
                  <c:v>-0.24848999999999999</c:v>
                </c:pt>
                <c:pt idx="651">
                  <c:v>-0.26311299999999999</c:v>
                </c:pt>
                <c:pt idx="652">
                  <c:v>0.23095499999999999</c:v>
                </c:pt>
                <c:pt idx="653">
                  <c:v>0.64542200000000005</c:v>
                </c:pt>
                <c:pt idx="654">
                  <c:v>0.41393600000000003</c:v>
                </c:pt>
                <c:pt idx="655">
                  <c:v>0.76234500000000005</c:v>
                </c:pt>
                <c:pt idx="656">
                  <c:v>0.42442600000000003</c:v>
                </c:pt>
                <c:pt idx="657">
                  <c:v>0.99197299999999999</c:v>
                </c:pt>
                <c:pt idx="658">
                  <c:v>0.58000099999999999</c:v>
                </c:pt>
                <c:pt idx="659">
                  <c:v>1.066219</c:v>
                </c:pt>
                <c:pt idx="660">
                  <c:v>0.41195300000000001</c:v>
                </c:pt>
                <c:pt idx="661">
                  <c:v>0.868344</c:v>
                </c:pt>
                <c:pt idx="662">
                  <c:v>0.570523</c:v>
                </c:pt>
                <c:pt idx="663">
                  <c:v>1.2294039999999999</c:v>
                </c:pt>
                <c:pt idx="664">
                  <c:v>0.72786099999999998</c:v>
                </c:pt>
                <c:pt idx="665">
                  <c:v>1.5327470000000001</c:v>
                </c:pt>
                <c:pt idx="666">
                  <c:v>0.88212599999999997</c:v>
                </c:pt>
                <c:pt idx="667">
                  <c:v>1.8504179999999999</c:v>
                </c:pt>
                <c:pt idx="668">
                  <c:v>1.0998619999999999</c:v>
                </c:pt>
                <c:pt idx="669">
                  <c:v>2.3073130000000002</c:v>
                </c:pt>
                <c:pt idx="670">
                  <c:v>1.270246</c:v>
                </c:pt>
                <c:pt idx="671">
                  <c:v>2.509039</c:v>
                </c:pt>
                <c:pt idx="672">
                  <c:v>1.0914239999999999</c:v>
                </c:pt>
                <c:pt idx="673">
                  <c:v>2.0573869999999999</c:v>
                </c:pt>
                <c:pt idx="674">
                  <c:v>0.86764399999999997</c:v>
                </c:pt>
                <c:pt idx="675">
                  <c:v>1.5923639999999999</c:v>
                </c:pt>
                <c:pt idx="676">
                  <c:v>0.57690399999999997</c:v>
                </c:pt>
                <c:pt idx="677">
                  <c:v>1.047466</c:v>
                </c:pt>
                <c:pt idx="678">
                  <c:v>0.391679</c:v>
                </c:pt>
                <c:pt idx="679">
                  <c:v>0.66803900000000005</c:v>
                </c:pt>
                <c:pt idx="680">
                  <c:v>0.19273399999999999</c:v>
                </c:pt>
                <c:pt idx="681">
                  <c:v>0.35004200000000002</c:v>
                </c:pt>
                <c:pt idx="682">
                  <c:v>9.7178E-2</c:v>
                </c:pt>
                <c:pt idx="683">
                  <c:v>0.10357</c:v>
                </c:pt>
                <c:pt idx="684">
                  <c:v>-7.7190000000000002E-3</c:v>
                </c:pt>
                <c:pt idx="685">
                  <c:v>-3.0411000000000001E-2</c:v>
                </c:pt>
                <c:pt idx="686">
                  <c:v>-4.8187000000000001E-2</c:v>
                </c:pt>
                <c:pt idx="687">
                  <c:v>-0.1018</c:v>
                </c:pt>
                <c:pt idx="688">
                  <c:v>-1.2047E-2</c:v>
                </c:pt>
                <c:pt idx="689">
                  <c:v>3.2426999999999997E-2</c:v>
                </c:pt>
                <c:pt idx="690">
                  <c:v>-6.8869999999999999E-3</c:v>
                </c:pt>
                <c:pt idx="691">
                  <c:v>-0.146171</c:v>
                </c:pt>
                <c:pt idx="692">
                  <c:v>-0.20830699999999999</c:v>
                </c:pt>
                <c:pt idx="693">
                  <c:v>-0.50473699999999999</c:v>
                </c:pt>
                <c:pt idx="694">
                  <c:v>-0.381882</c:v>
                </c:pt>
                <c:pt idx="695">
                  <c:v>-0.61527399999999999</c:v>
                </c:pt>
                <c:pt idx="696">
                  <c:v>6.9542000000000007E-2</c:v>
                </c:pt>
                <c:pt idx="697">
                  <c:v>0.35152099999999997</c:v>
                </c:pt>
                <c:pt idx="698">
                  <c:v>0.249719</c:v>
                </c:pt>
                <c:pt idx="699">
                  <c:v>0.35958200000000001</c:v>
                </c:pt>
                <c:pt idx="700">
                  <c:v>4.9909000000000002E-2</c:v>
                </c:pt>
                <c:pt idx="701">
                  <c:v>0.116483</c:v>
                </c:pt>
                <c:pt idx="702">
                  <c:v>0.116646</c:v>
                </c:pt>
                <c:pt idx="703">
                  <c:v>0.320967</c:v>
                </c:pt>
                <c:pt idx="704">
                  <c:v>0.27892</c:v>
                </c:pt>
                <c:pt idx="705">
                  <c:v>0.51557500000000001</c:v>
                </c:pt>
                <c:pt idx="706">
                  <c:v>7.5490000000000002E-2</c:v>
                </c:pt>
                <c:pt idx="707">
                  <c:v>0.177231</c:v>
                </c:pt>
                <c:pt idx="708">
                  <c:v>0.152477</c:v>
                </c:pt>
                <c:pt idx="709">
                  <c:v>0.36143999999999998</c:v>
                </c:pt>
                <c:pt idx="710">
                  <c:v>0.126467</c:v>
                </c:pt>
                <c:pt idx="711">
                  <c:v>0.15227099999999999</c:v>
                </c:pt>
                <c:pt idx="712">
                  <c:v>-5.6361000000000001E-2</c:v>
                </c:pt>
                <c:pt idx="713">
                  <c:v>-0.18290699999999999</c:v>
                </c:pt>
                <c:pt idx="714">
                  <c:v>-0.302568</c:v>
                </c:pt>
                <c:pt idx="715">
                  <c:v>-0.74936400000000003</c:v>
                </c:pt>
                <c:pt idx="716">
                  <c:v>-0.34723199999999999</c:v>
                </c:pt>
                <c:pt idx="717">
                  <c:v>-0.52027900000000005</c:v>
                </c:pt>
                <c:pt idx="718">
                  <c:v>-0.123142</c:v>
                </c:pt>
                <c:pt idx="719">
                  <c:v>-0.19975799999999999</c:v>
                </c:pt>
                <c:pt idx="720">
                  <c:v>-5.6372999999999999E-2</c:v>
                </c:pt>
                <c:pt idx="721">
                  <c:v>-6.2079000000000002E-2</c:v>
                </c:pt>
                <c:pt idx="722">
                  <c:v>-5.1699999999999999E-4</c:v>
                </c:pt>
                <c:pt idx="723">
                  <c:v>2.1947000000000001E-2</c:v>
                </c:pt>
                <c:pt idx="724">
                  <c:v>2.4150999999999999E-2</c:v>
                </c:pt>
                <c:pt idx="725">
                  <c:v>6.4342999999999997E-2</c:v>
                </c:pt>
                <c:pt idx="726">
                  <c:v>4.3504000000000001E-2</c:v>
                </c:pt>
                <c:pt idx="727">
                  <c:v>4.7466000000000001E-2</c:v>
                </c:pt>
                <c:pt idx="728">
                  <c:v>-1.7378000000000001E-2</c:v>
                </c:pt>
                <c:pt idx="729">
                  <c:v>-3.2545999999999999E-2</c:v>
                </c:pt>
                <c:pt idx="730">
                  <c:v>-4.9652000000000002E-2</c:v>
                </c:pt>
                <c:pt idx="731">
                  <c:v>-0.109182</c:v>
                </c:pt>
                <c:pt idx="732">
                  <c:v>-3.9385999999999997E-2</c:v>
                </c:pt>
                <c:pt idx="733">
                  <c:v>-4.9129999999999998E-3</c:v>
                </c:pt>
                <c:pt idx="734">
                  <c:v>1.9959999999999999E-2</c:v>
                </c:pt>
                <c:pt idx="735">
                  <c:v>-6.2384000000000002E-2</c:v>
                </c:pt>
                <c:pt idx="736">
                  <c:v>-0.13684399999999999</c:v>
                </c:pt>
                <c:pt idx="737">
                  <c:v>-3.0941E-2</c:v>
                </c:pt>
                <c:pt idx="738">
                  <c:v>8.4694000000000005E-2</c:v>
                </c:pt>
                <c:pt idx="739">
                  <c:v>8.3703E-2</c:v>
                </c:pt>
                <c:pt idx="740">
                  <c:v>-5.5246999999999997E-2</c:v>
                </c:pt>
                <c:pt idx="741">
                  <c:v>-7.8614000000000003E-2</c:v>
                </c:pt>
                <c:pt idx="742">
                  <c:v>1.9924000000000001E-2</c:v>
                </c:pt>
                <c:pt idx="743">
                  <c:v>4.1937000000000002E-2</c:v>
                </c:pt>
                <c:pt idx="744">
                  <c:v>4.2279999999999998E-2</c:v>
                </c:pt>
                <c:pt idx="745">
                  <c:v>5.0323E-2</c:v>
                </c:pt>
                <c:pt idx="746">
                  <c:v>-3.2901E-2</c:v>
                </c:pt>
                <c:pt idx="747">
                  <c:v>-8.3108000000000001E-2</c:v>
                </c:pt>
                <c:pt idx="748">
                  <c:v>-6.2741000000000005E-2</c:v>
                </c:pt>
                <c:pt idx="749">
                  <c:v>-0.116716</c:v>
                </c:pt>
                <c:pt idx="750">
                  <c:v>-9.0589999999999993E-3</c:v>
                </c:pt>
                <c:pt idx="751">
                  <c:v>-2.0355000000000002E-2</c:v>
                </c:pt>
                <c:pt idx="752">
                  <c:v>-5.4089999999999999E-2</c:v>
                </c:pt>
                <c:pt idx="753">
                  <c:v>-0.11663999999999999</c:v>
                </c:pt>
                <c:pt idx="754">
                  <c:v>-2.8299000000000001E-2</c:v>
                </c:pt>
                <c:pt idx="755">
                  <c:v>-4.8209000000000002E-2</c:v>
                </c:pt>
                <c:pt idx="756">
                  <c:v>-6.4984E-2</c:v>
                </c:pt>
                <c:pt idx="757">
                  <c:v>-0.14485000000000001</c:v>
                </c:pt>
                <c:pt idx="758">
                  <c:v>-6.6971000000000003E-2</c:v>
                </c:pt>
                <c:pt idx="759">
                  <c:v>-0.15742600000000001</c:v>
                </c:pt>
                <c:pt idx="760">
                  <c:v>-9.9304000000000003E-2</c:v>
                </c:pt>
                <c:pt idx="761">
                  <c:v>-0.17819199999999999</c:v>
                </c:pt>
                <c:pt idx="762">
                  <c:v>-5.3111999999999999E-2</c:v>
                </c:pt>
                <c:pt idx="763">
                  <c:v>-0.10190100000000001</c:v>
                </c:pt>
                <c:pt idx="764">
                  <c:v>-7.7374999999999999E-2</c:v>
                </c:pt>
                <c:pt idx="765">
                  <c:v>-0.13794899999999999</c:v>
                </c:pt>
                <c:pt idx="766">
                  <c:v>-4.0708000000000001E-2</c:v>
                </c:pt>
                <c:pt idx="767">
                  <c:v>-6.8224000000000007E-2</c:v>
                </c:pt>
                <c:pt idx="768">
                  <c:v>-2.3851000000000001E-2</c:v>
                </c:pt>
                <c:pt idx="769">
                  <c:v>-4.9883999999999998E-2</c:v>
                </c:pt>
                <c:pt idx="770">
                  <c:v>-5.1061000000000002E-2</c:v>
                </c:pt>
                <c:pt idx="771">
                  <c:v>-8.7359999999999993E-2</c:v>
                </c:pt>
                <c:pt idx="772">
                  <c:v>-1.2068000000000001E-2</c:v>
                </c:pt>
                <c:pt idx="773">
                  <c:v>-8.0553E-2</c:v>
                </c:pt>
                <c:pt idx="774">
                  <c:v>-8.0147999999999997E-2</c:v>
                </c:pt>
                <c:pt idx="775">
                  <c:v>-0.141399</c:v>
                </c:pt>
                <c:pt idx="776">
                  <c:v>-1.4416E-2</c:v>
                </c:pt>
                <c:pt idx="777">
                  <c:v>-2.0279999999999999E-2</c:v>
                </c:pt>
                <c:pt idx="778">
                  <c:v>-7.0898000000000003E-2</c:v>
                </c:pt>
                <c:pt idx="779">
                  <c:v>-0.15047099999999999</c:v>
                </c:pt>
                <c:pt idx="780">
                  <c:v>-2.5137E-2</c:v>
                </c:pt>
                <c:pt idx="781">
                  <c:v>2.257E-2</c:v>
                </c:pt>
                <c:pt idx="782">
                  <c:v>0.100457</c:v>
                </c:pt>
                <c:pt idx="783">
                  <c:v>0.17950099999999999</c:v>
                </c:pt>
                <c:pt idx="784">
                  <c:v>-2.9224E-2</c:v>
                </c:pt>
                <c:pt idx="785">
                  <c:v>-7.5823000000000002E-2</c:v>
                </c:pt>
                <c:pt idx="786">
                  <c:v>1.1115999999999999E-2</c:v>
                </c:pt>
                <c:pt idx="787">
                  <c:v>2.1394E-2</c:v>
                </c:pt>
                <c:pt idx="788">
                  <c:v>-5.0408000000000001E-2</c:v>
                </c:pt>
                <c:pt idx="789">
                  <c:v>-0.153505</c:v>
                </c:pt>
                <c:pt idx="790">
                  <c:v>-0.119141</c:v>
                </c:pt>
                <c:pt idx="791">
                  <c:v>-0.23791000000000001</c:v>
                </c:pt>
                <c:pt idx="792">
                  <c:v>-8.7154999999999996E-2</c:v>
                </c:pt>
                <c:pt idx="793">
                  <c:v>-0.20109099999999999</c:v>
                </c:pt>
                <c:pt idx="794">
                  <c:v>-0.10373400000000001</c:v>
                </c:pt>
                <c:pt idx="795">
                  <c:v>-0.13988300000000001</c:v>
                </c:pt>
                <c:pt idx="796">
                  <c:v>5.8584999999999998E-2</c:v>
                </c:pt>
                <c:pt idx="797">
                  <c:v>0.19484299999999999</c:v>
                </c:pt>
                <c:pt idx="798">
                  <c:v>0.112335</c:v>
                </c:pt>
                <c:pt idx="799">
                  <c:v>0.13364899999999999</c:v>
                </c:pt>
                <c:pt idx="800">
                  <c:v>1.1039999999999999E-3</c:v>
                </c:pt>
                <c:pt idx="801">
                  <c:v>-3.2365999999999999E-2</c:v>
                </c:pt>
                <c:pt idx="802">
                  <c:v>-0.1452</c:v>
                </c:pt>
                <c:pt idx="803">
                  <c:v>-0.37692500000000001</c:v>
                </c:pt>
                <c:pt idx="804">
                  <c:v>-0.250498</c:v>
                </c:pt>
                <c:pt idx="805">
                  <c:v>-0.30657400000000001</c:v>
                </c:pt>
                <c:pt idx="806">
                  <c:v>8.0644999999999994E-2</c:v>
                </c:pt>
                <c:pt idx="807">
                  <c:v>0.34279900000000002</c:v>
                </c:pt>
                <c:pt idx="808">
                  <c:v>0.36351299999999998</c:v>
                </c:pt>
                <c:pt idx="809">
                  <c:v>0.80978700000000003</c:v>
                </c:pt>
                <c:pt idx="810">
                  <c:v>0.30982399999999999</c:v>
                </c:pt>
                <c:pt idx="811">
                  <c:v>0.49871199999999999</c:v>
                </c:pt>
                <c:pt idx="812">
                  <c:v>8.3305000000000004E-2</c:v>
                </c:pt>
                <c:pt idx="813">
                  <c:v>0.19803999999999999</c:v>
                </c:pt>
                <c:pt idx="814">
                  <c:v>0.12795000000000001</c:v>
                </c:pt>
                <c:pt idx="815">
                  <c:v>0.19151699999999999</c:v>
                </c:pt>
                <c:pt idx="816">
                  <c:v>0.13365299999999999</c:v>
                </c:pt>
                <c:pt idx="817">
                  <c:v>0.26653199999999999</c:v>
                </c:pt>
                <c:pt idx="818">
                  <c:v>3.1877999999999997E-2</c:v>
                </c:pt>
                <c:pt idx="819">
                  <c:v>3.0633000000000001E-2</c:v>
                </c:pt>
                <c:pt idx="820">
                  <c:v>-8.3909999999999992E-3</c:v>
                </c:pt>
                <c:pt idx="821">
                  <c:v>2.0256E-2</c:v>
                </c:pt>
                <c:pt idx="822">
                  <c:v>8.7392999999999998E-2</c:v>
                </c:pt>
              </c:numCache>
            </c:numRef>
          </c:val>
          <c:smooth val="0"/>
          <c:extLst>
            <c:ext xmlns:c16="http://schemas.microsoft.com/office/drawing/2014/chart" uri="{C3380CC4-5D6E-409C-BE32-E72D297353CC}">
              <c16:uniqueId val="{00000000-EEF0-4593-B3EF-78EED8B58D1B}"/>
            </c:ext>
          </c:extLst>
        </c:ser>
        <c:ser>
          <c:idx val="1"/>
          <c:order val="1"/>
          <c:tx>
            <c:strRef>
              <c:f>'[Gyro (1).csv]Gyro (1)'!$N$1</c:f>
              <c:strCache>
                <c:ptCount val="1"/>
                <c:pt idx="0">
                  <c:v>X_Gyro_2</c:v>
                </c:pt>
              </c:strCache>
            </c:strRef>
          </c:tx>
          <c:spPr>
            <a:ln w="28575" cap="rnd">
              <a:solidFill>
                <a:schemeClr val="accent2"/>
              </a:solidFill>
              <a:round/>
            </a:ln>
            <a:effectLst/>
          </c:spPr>
          <c:marker>
            <c:symbol val="none"/>
          </c:marker>
          <c:val>
            <c:numRef>
              <c:f>'[Gyro (1).csv]Gyro (1)'!$N$2:$N$824</c:f>
              <c:numCache>
                <c:formatCode>General</c:formatCode>
                <c:ptCount val="823"/>
                <c:pt idx="0">
                  <c:v>0.162826</c:v>
                </c:pt>
                <c:pt idx="1">
                  <c:v>0.24744440000000001</c:v>
                </c:pt>
                <c:pt idx="2">
                  <c:v>-6.9784349999999995E-2</c:v>
                </c:pt>
                <c:pt idx="3">
                  <c:v>-0.2829603</c:v>
                </c:pt>
                <c:pt idx="4">
                  <c:v>-0.37622305</c:v>
                </c:pt>
                <c:pt idx="5">
                  <c:v>-0.4452507</c:v>
                </c:pt>
                <c:pt idx="6">
                  <c:v>-5.5454700000000003E-2</c:v>
                </c:pt>
                <c:pt idx="7">
                  <c:v>-7.6681600000000003E-2</c:v>
                </c:pt>
                <c:pt idx="8">
                  <c:v>-6.0419050000000002E-2</c:v>
                </c:pt>
                <c:pt idx="9">
                  <c:v>-0.13645779999999999</c:v>
                </c:pt>
                <c:pt idx="10">
                  <c:v>-5.9650799999999997E-2</c:v>
                </c:pt>
                <c:pt idx="11">
                  <c:v>-7.4514700000000003E-2</c:v>
                </c:pt>
                <c:pt idx="12">
                  <c:v>-2.6066849999999999E-2</c:v>
                </c:pt>
                <c:pt idx="13">
                  <c:v>-9.1477349999999999E-2</c:v>
                </c:pt>
                <c:pt idx="14">
                  <c:v>-0.1232853</c:v>
                </c:pt>
                <c:pt idx="15">
                  <c:v>-0.25837329999999997</c:v>
                </c:pt>
                <c:pt idx="16">
                  <c:v>-0.14682124999999999</c:v>
                </c:pt>
                <c:pt idx="17">
                  <c:v>-0.25670704999999999</c:v>
                </c:pt>
                <c:pt idx="18">
                  <c:v>-8.0685000000000007E-2</c:v>
                </c:pt>
                <c:pt idx="19">
                  <c:v>-0.13323850000000001</c:v>
                </c:pt>
                <c:pt idx="20">
                  <c:v>-0.1509566</c:v>
                </c:pt>
                <c:pt idx="21">
                  <c:v>-0.29922824999999997</c:v>
                </c:pt>
                <c:pt idx="22">
                  <c:v>-0.13312774999999999</c:v>
                </c:pt>
                <c:pt idx="23">
                  <c:v>-0.22076870000000001</c:v>
                </c:pt>
                <c:pt idx="24">
                  <c:v>-7.6924850000000003E-2</c:v>
                </c:pt>
                <c:pt idx="25">
                  <c:v>-0.14270625000000001</c:v>
                </c:pt>
                <c:pt idx="26">
                  <c:v>-9.6799099999999999E-2</c:v>
                </c:pt>
                <c:pt idx="27">
                  <c:v>-0.18745285</c:v>
                </c:pt>
                <c:pt idx="28">
                  <c:v>-0.1608011</c:v>
                </c:pt>
                <c:pt idx="29">
                  <c:v>-0.4002291</c:v>
                </c:pt>
                <c:pt idx="30">
                  <c:v>-0.2379964</c:v>
                </c:pt>
                <c:pt idx="31">
                  <c:v>-0.36079345000000002</c:v>
                </c:pt>
                <c:pt idx="32">
                  <c:v>-7.9439750000000003E-2</c:v>
                </c:pt>
                <c:pt idx="33">
                  <c:v>-0.21603895000000001</c:v>
                </c:pt>
                <c:pt idx="34">
                  <c:v>-9.9547549999999999E-2</c:v>
                </c:pt>
                <c:pt idx="35">
                  <c:v>-9.6699099999999996E-2</c:v>
                </c:pt>
                <c:pt idx="36">
                  <c:v>9.5206449999999998E-2</c:v>
                </c:pt>
                <c:pt idx="37">
                  <c:v>0.37907469999999999</c:v>
                </c:pt>
                <c:pt idx="38">
                  <c:v>2.81263E-2</c:v>
                </c:pt>
                <c:pt idx="39">
                  <c:v>7.8892050000000005E-2</c:v>
                </c:pt>
                <c:pt idx="40">
                  <c:v>5.6443399999999998E-2</c:v>
                </c:pt>
                <c:pt idx="41">
                  <c:v>7.8521599999999997E-2</c:v>
                </c:pt>
                <c:pt idx="42">
                  <c:v>-2.8924950000000001E-2</c:v>
                </c:pt>
                <c:pt idx="43">
                  <c:v>-5.0607850000000003E-2</c:v>
                </c:pt>
                <c:pt idx="44">
                  <c:v>-8.8355500000000003E-2</c:v>
                </c:pt>
                <c:pt idx="45">
                  <c:v>-0.17456679999999999</c:v>
                </c:pt>
                <c:pt idx="46">
                  <c:v>-4.4086800000000002E-2</c:v>
                </c:pt>
                <c:pt idx="47">
                  <c:v>-5.9215999999999998E-2</c:v>
                </c:pt>
                <c:pt idx="48">
                  <c:v>2.0053350000000001E-2</c:v>
                </c:pt>
                <c:pt idx="49">
                  <c:v>2.3288550000000002E-2</c:v>
                </c:pt>
                <c:pt idx="50">
                  <c:v>-5.5257750000000001E-2</c:v>
                </c:pt>
                <c:pt idx="51">
                  <c:v>-0.11846379999999999</c:v>
                </c:pt>
                <c:pt idx="52">
                  <c:v>-1.291485E-2</c:v>
                </c:pt>
                <c:pt idx="53">
                  <c:v>7.5071499999999998E-3</c:v>
                </c:pt>
                <c:pt idx="54">
                  <c:v>1.6367400000000001E-2</c:v>
                </c:pt>
                <c:pt idx="55">
                  <c:v>7.469075E-2</c:v>
                </c:pt>
                <c:pt idx="56">
                  <c:v>0.15938574999999999</c:v>
                </c:pt>
                <c:pt idx="57">
                  <c:v>0.28814440000000002</c:v>
                </c:pt>
                <c:pt idx="58">
                  <c:v>3.9015800000000003E-2</c:v>
                </c:pt>
                <c:pt idx="59">
                  <c:v>-1.076615E-2</c:v>
                </c:pt>
                <c:pt idx="60">
                  <c:v>-3.1798999999999998E-3</c:v>
                </c:pt>
                <c:pt idx="61">
                  <c:v>3.065265E-2</c:v>
                </c:pt>
                <c:pt idx="62">
                  <c:v>1.1253999999999999E-3</c:v>
                </c:pt>
                <c:pt idx="63">
                  <c:v>-0.17799429999999999</c:v>
                </c:pt>
                <c:pt idx="64">
                  <c:v>-0.20374814999999999</c:v>
                </c:pt>
                <c:pt idx="65">
                  <c:v>-0.27189289999999999</c:v>
                </c:pt>
                <c:pt idx="66">
                  <c:v>-9.4838049999999993E-2</c:v>
                </c:pt>
                <c:pt idx="67">
                  <c:v>-0.11311385</c:v>
                </c:pt>
                <c:pt idx="68">
                  <c:v>7.6525049999999997E-2</c:v>
                </c:pt>
                <c:pt idx="69">
                  <c:v>0.42124139999999999</c:v>
                </c:pt>
                <c:pt idx="70">
                  <c:v>0.32102744999999999</c:v>
                </c:pt>
                <c:pt idx="71">
                  <c:v>0.41196539999999998</c:v>
                </c:pt>
                <c:pt idx="72">
                  <c:v>-4.5989049999999997E-2</c:v>
                </c:pt>
                <c:pt idx="73">
                  <c:v>-0.18406649999999999</c:v>
                </c:pt>
                <c:pt idx="74">
                  <c:v>-0.10551905</c:v>
                </c:pt>
                <c:pt idx="75">
                  <c:v>-6.3819550000000003E-2</c:v>
                </c:pt>
                <c:pt idx="76">
                  <c:v>0.18250474999999999</c:v>
                </c:pt>
                <c:pt idx="77">
                  <c:v>0.44535944999999999</c:v>
                </c:pt>
                <c:pt idx="78">
                  <c:v>0.27293925000000002</c:v>
                </c:pt>
                <c:pt idx="79">
                  <c:v>0.45652359999999997</c:v>
                </c:pt>
                <c:pt idx="80">
                  <c:v>0.23824685000000001</c:v>
                </c:pt>
                <c:pt idx="81">
                  <c:v>0.65556029999999998</c:v>
                </c:pt>
                <c:pt idx="82">
                  <c:v>0.63151389999999996</c:v>
                </c:pt>
                <c:pt idx="83">
                  <c:v>1.3785406</c:v>
                </c:pt>
                <c:pt idx="84">
                  <c:v>0.97569645000000005</c:v>
                </c:pt>
                <c:pt idx="85">
                  <c:v>1.9057449</c:v>
                </c:pt>
                <c:pt idx="86">
                  <c:v>0.91677200000000003</c:v>
                </c:pt>
                <c:pt idx="87">
                  <c:v>1.43318105</c:v>
                </c:pt>
                <c:pt idx="88">
                  <c:v>0.45096174999999999</c:v>
                </c:pt>
                <c:pt idx="89">
                  <c:v>0.73811554999999995</c:v>
                </c:pt>
                <c:pt idx="90">
                  <c:v>0.39108100000000001</c:v>
                </c:pt>
                <c:pt idx="91">
                  <c:v>0.76613439999999999</c:v>
                </c:pt>
                <c:pt idx="92">
                  <c:v>0.39680074999999998</c:v>
                </c:pt>
                <c:pt idx="93">
                  <c:v>0.62379819999999997</c:v>
                </c:pt>
                <c:pt idx="94">
                  <c:v>0.2868156</c:v>
                </c:pt>
                <c:pt idx="95">
                  <c:v>0.66476440000000003</c:v>
                </c:pt>
                <c:pt idx="96">
                  <c:v>0.40014909999999998</c:v>
                </c:pt>
                <c:pt idx="97">
                  <c:v>0.63913215000000001</c:v>
                </c:pt>
                <c:pt idx="98">
                  <c:v>0.14583465000000001</c:v>
                </c:pt>
                <c:pt idx="99">
                  <c:v>6.9988400000000006E-2</c:v>
                </c:pt>
                <c:pt idx="100">
                  <c:v>0.14964625000000001</c:v>
                </c:pt>
                <c:pt idx="101">
                  <c:v>0.35918925000000002</c:v>
                </c:pt>
                <c:pt idx="102">
                  <c:v>0.27402480000000001</c:v>
                </c:pt>
                <c:pt idx="103">
                  <c:v>0.50838444999999999</c:v>
                </c:pt>
                <c:pt idx="104">
                  <c:v>0.21708189999999999</c:v>
                </c:pt>
                <c:pt idx="105">
                  <c:v>0.3507652</c:v>
                </c:pt>
                <c:pt idx="106">
                  <c:v>0.16034950000000001</c:v>
                </c:pt>
                <c:pt idx="107">
                  <c:v>0.28789480000000001</c:v>
                </c:pt>
                <c:pt idx="108">
                  <c:v>9.9791400000000002E-2</c:v>
                </c:pt>
                <c:pt idx="109">
                  <c:v>8.0085000000000003E-2</c:v>
                </c:pt>
                <c:pt idx="110">
                  <c:v>-3.3808699999999997E-2</c:v>
                </c:pt>
                <c:pt idx="111">
                  <c:v>-1.4585849999999999E-2</c:v>
                </c:pt>
                <c:pt idx="112">
                  <c:v>-9.0353499999999993E-3</c:v>
                </c:pt>
                <c:pt idx="113">
                  <c:v>-0.19710395</c:v>
                </c:pt>
                <c:pt idx="114">
                  <c:v>-0.36595280000000002</c:v>
                </c:pt>
                <c:pt idx="115">
                  <c:v>-0.80454165</c:v>
                </c:pt>
                <c:pt idx="116">
                  <c:v>-0.56289880000000003</c:v>
                </c:pt>
                <c:pt idx="117">
                  <c:v>-1.2060498500000001</c:v>
                </c:pt>
                <c:pt idx="118">
                  <c:v>-0.80807134999999997</c:v>
                </c:pt>
                <c:pt idx="119">
                  <c:v>-1.6051911000000001</c:v>
                </c:pt>
                <c:pt idx="120">
                  <c:v>-1.0896945499999999</c:v>
                </c:pt>
                <c:pt idx="121">
                  <c:v>-2.3675575499999999</c:v>
                </c:pt>
                <c:pt idx="122">
                  <c:v>-1.6907022</c:v>
                </c:pt>
                <c:pt idx="123">
                  <c:v>-3.3815171999999998</c:v>
                </c:pt>
                <c:pt idx="124">
                  <c:v>-2.0227267000000002</c:v>
                </c:pt>
                <c:pt idx="125">
                  <c:v>-3.9064903499999999</c:v>
                </c:pt>
                <c:pt idx="126">
                  <c:v>-2.16081615</c:v>
                </c:pt>
                <c:pt idx="127">
                  <c:v>-3.9004251999999999</c:v>
                </c:pt>
                <c:pt idx="128">
                  <c:v>-1.97570165</c:v>
                </c:pt>
                <c:pt idx="129">
                  <c:v>-3.6325775500000002</c:v>
                </c:pt>
                <c:pt idx="130">
                  <c:v>-1.8660733</c:v>
                </c:pt>
                <c:pt idx="131">
                  <c:v>-3.3706037499999999</c:v>
                </c:pt>
                <c:pt idx="132">
                  <c:v>-1.7896964</c:v>
                </c:pt>
                <c:pt idx="133">
                  <c:v>-3.2065499000000002</c:v>
                </c:pt>
                <c:pt idx="134">
                  <c:v>-1.43825285</c:v>
                </c:pt>
                <c:pt idx="135">
                  <c:v>-2.3955160499999999</c:v>
                </c:pt>
                <c:pt idx="136">
                  <c:v>-1.03531175</c:v>
                </c:pt>
                <c:pt idx="137">
                  <c:v>-1.7735972499999999</c:v>
                </c:pt>
                <c:pt idx="138">
                  <c:v>-0.77038989999999996</c:v>
                </c:pt>
                <c:pt idx="139">
                  <c:v>-1.2086292999999999</c:v>
                </c:pt>
                <c:pt idx="140">
                  <c:v>-0.3726969</c:v>
                </c:pt>
                <c:pt idx="141">
                  <c:v>-0.52088034999999999</c:v>
                </c:pt>
                <c:pt idx="142">
                  <c:v>-0.18862524999999999</c:v>
                </c:pt>
                <c:pt idx="143">
                  <c:v>-0.28998849999999998</c:v>
                </c:pt>
                <c:pt idx="144">
                  <c:v>-3.6933399999999998E-2</c:v>
                </c:pt>
                <c:pt idx="145">
                  <c:v>4.57107E-2</c:v>
                </c:pt>
                <c:pt idx="146">
                  <c:v>0.13739560000000001</c:v>
                </c:pt>
                <c:pt idx="147">
                  <c:v>0.31241819999999998</c:v>
                </c:pt>
                <c:pt idx="148">
                  <c:v>0.20883665000000001</c:v>
                </c:pt>
                <c:pt idx="149">
                  <c:v>0.39276575000000002</c:v>
                </c:pt>
                <c:pt idx="150">
                  <c:v>0.19193589999999999</c:v>
                </c:pt>
                <c:pt idx="151">
                  <c:v>0.33307560000000003</c:v>
                </c:pt>
                <c:pt idx="152">
                  <c:v>0.13984284999999999</c:v>
                </c:pt>
                <c:pt idx="153">
                  <c:v>0.2481207</c:v>
                </c:pt>
                <c:pt idx="154">
                  <c:v>0.1429211</c:v>
                </c:pt>
                <c:pt idx="155">
                  <c:v>0.2761806</c:v>
                </c:pt>
                <c:pt idx="156">
                  <c:v>0.19287489999999999</c:v>
                </c:pt>
                <c:pt idx="157">
                  <c:v>0.45264389999999999</c:v>
                </c:pt>
                <c:pt idx="158">
                  <c:v>0.35955425000000002</c:v>
                </c:pt>
                <c:pt idx="159">
                  <c:v>0.72595624999999997</c:v>
                </c:pt>
                <c:pt idx="160">
                  <c:v>0.43706060000000002</c:v>
                </c:pt>
                <c:pt idx="161">
                  <c:v>0.90394845000000001</c:v>
                </c:pt>
                <c:pt idx="162">
                  <c:v>0.63774975</c:v>
                </c:pt>
                <c:pt idx="163">
                  <c:v>1.3325231500000001</c:v>
                </c:pt>
                <c:pt idx="164">
                  <c:v>0.91938520000000001</c:v>
                </c:pt>
                <c:pt idx="165">
                  <c:v>1.8792127999999999</c:v>
                </c:pt>
                <c:pt idx="166">
                  <c:v>1.21025195</c:v>
                </c:pt>
                <c:pt idx="167">
                  <c:v>2.4024093999999998</c:v>
                </c:pt>
                <c:pt idx="168">
                  <c:v>1.32230885</c:v>
                </c:pt>
                <c:pt idx="169">
                  <c:v>2.3331960999999999</c:v>
                </c:pt>
                <c:pt idx="170">
                  <c:v>1.07247585</c:v>
                </c:pt>
                <c:pt idx="171">
                  <c:v>1.9494471499999999</c:v>
                </c:pt>
                <c:pt idx="172">
                  <c:v>1.2247683</c:v>
                </c:pt>
                <c:pt idx="173">
                  <c:v>2.5160656000000001</c:v>
                </c:pt>
                <c:pt idx="174">
                  <c:v>1.5454870000000001</c:v>
                </c:pt>
                <c:pt idx="175">
                  <c:v>2.9174582</c:v>
                </c:pt>
                <c:pt idx="176">
                  <c:v>1.5334013</c:v>
                </c:pt>
                <c:pt idx="177">
                  <c:v>2.8277351999999998</c:v>
                </c:pt>
                <c:pt idx="178">
                  <c:v>1.4755061</c:v>
                </c:pt>
                <c:pt idx="179">
                  <c:v>2.6359702500000002</c:v>
                </c:pt>
                <c:pt idx="180">
                  <c:v>1.3217782499999999</c:v>
                </c:pt>
                <c:pt idx="181">
                  <c:v>2.3978814499999999</c:v>
                </c:pt>
                <c:pt idx="182">
                  <c:v>1.2912906</c:v>
                </c:pt>
                <c:pt idx="183">
                  <c:v>2.4253051999999999</c:v>
                </c:pt>
                <c:pt idx="184">
                  <c:v>1.1905002</c:v>
                </c:pt>
                <c:pt idx="185">
                  <c:v>2.0608768999999998</c:v>
                </c:pt>
                <c:pt idx="186">
                  <c:v>0.89945755000000005</c:v>
                </c:pt>
                <c:pt idx="187">
                  <c:v>1.3845335999999999</c:v>
                </c:pt>
                <c:pt idx="188">
                  <c:v>0.38800984999999999</c:v>
                </c:pt>
                <c:pt idx="189">
                  <c:v>0.43735445000000001</c:v>
                </c:pt>
                <c:pt idx="190">
                  <c:v>-8.9522450000000003E-2</c:v>
                </c:pt>
                <c:pt idx="191">
                  <c:v>-0.43862760000000001</c:v>
                </c:pt>
                <c:pt idx="192">
                  <c:v>-0.47407670000000002</c:v>
                </c:pt>
                <c:pt idx="193">
                  <c:v>-1.09177305</c:v>
                </c:pt>
                <c:pt idx="194">
                  <c:v>-0.91793855000000002</c:v>
                </c:pt>
                <c:pt idx="195">
                  <c:v>-1.9532457000000001</c:v>
                </c:pt>
                <c:pt idx="196">
                  <c:v>-1.2308536000000001</c:v>
                </c:pt>
                <c:pt idx="197">
                  <c:v>-2.37111845</c:v>
                </c:pt>
                <c:pt idx="198">
                  <c:v>-1.3690009999999999</c:v>
                </c:pt>
                <c:pt idx="199">
                  <c:v>-2.6424064999999999</c:v>
                </c:pt>
                <c:pt idx="200">
                  <c:v>-1.5313113</c:v>
                </c:pt>
                <c:pt idx="201">
                  <c:v>-2.9053514499999999</c:v>
                </c:pt>
                <c:pt idx="202">
                  <c:v>-1.596886</c:v>
                </c:pt>
                <c:pt idx="203">
                  <c:v>-2.8591101999999999</c:v>
                </c:pt>
                <c:pt idx="204">
                  <c:v>-1.33833885</c:v>
                </c:pt>
                <c:pt idx="205">
                  <c:v>-2.3212448000000001</c:v>
                </c:pt>
                <c:pt idx="206">
                  <c:v>-1.0941981000000001</c:v>
                </c:pt>
                <c:pt idx="207">
                  <c:v>-1.94951005</c:v>
                </c:pt>
                <c:pt idx="208">
                  <c:v>-0.95749660000000003</c:v>
                </c:pt>
                <c:pt idx="209">
                  <c:v>-1.69046235</c:v>
                </c:pt>
                <c:pt idx="210">
                  <c:v>-0.80378435000000004</c:v>
                </c:pt>
                <c:pt idx="211">
                  <c:v>-1.4627287</c:v>
                </c:pt>
                <c:pt idx="212">
                  <c:v>-0.8088902</c:v>
                </c:pt>
                <c:pt idx="213">
                  <c:v>-1.54088365</c:v>
                </c:pt>
                <c:pt idx="214">
                  <c:v>-0.85540905</c:v>
                </c:pt>
                <c:pt idx="215">
                  <c:v>-1.5661421499999999</c:v>
                </c:pt>
                <c:pt idx="216">
                  <c:v>-0.83989895000000003</c:v>
                </c:pt>
                <c:pt idx="217">
                  <c:v>-1.5855122500000001</c:v>
                </c:pt>
                <c:pt idx="218">
                  <c:v>-0.81850484999999995</c:v>
                </c:pt>
                <c:pt idx="219">
                  <c:v>-1.4218849</c:v>
                </c:pt>
                <c:pt idx="220">
                  <c:v>-0.59325819999999996</c:v>
                </c:pt>
                <c:pt idx="221">
                  <c:v>-0.92378150000000003</c:v>
                </c:pt>
                <c:pt idx="222">
                  <c:v>-0.25290275000000001</c:v>
                </c:pt>
                <c:pt idx="223">
                  <c:v>-0.19133615000000001</c:v>
                </c:pt>
                <c:pt idx="224">
                  <c:v>0.26696094999999997</c:v>
                </c:pt>
                <c:pt idx="225">
                  <c:v>0.73159920000000001</c:v>
                </c:pt>
                <c:pt idx="226">
                  <c:v>0.56103645000000002</c:v>
                </c:pt>
                <c:pt idx="227">
                  <c:v>1.1497550999999999</c:v>
                </c:pt>
                <c:pt idx="228">
                  <c:v>0.80957999999999997</c:v>
                </c:pt>
                <c:pt idx="229">
                  <c:v>1.7305835000000001</c:v>
                </c:pt>
                <c:pt idx="230">
                  <c:v>1.1480643500000001</c:v>
                </c:pt>
                <c:pt idx="231">
                  <c:v>2.1989352499999999</c:v>
                </c:pt>
                <c:pt idx="232">
                  <c:v>1.2585462999999999</c:v>
                </c:pt>
                <c:pt idx="233">
                  <c:v>2.40457375</c:v>
                </c:pt>
                <c:pt idx="234">
                  <c:v>1.3078844999999999</c:v>
                </c:pt>
                <c:pt idx="235">
                  <c:v>2.3997677999999998</c:v>
                </c:pt>
                <c:pt idx="236">
                  <c:v>1.2852932500000001</c:v>
                </c:pt>
                <c:pt idx="237">
                  <c:v>2.4508429999999999</c:v>
                </c:pt>
                <c:pt idx="238">
                  <c:v>1.41918765</c:v>
                </c:pt>
                <c:pt idx="239">
                  <c:v>2.6715637499999998</c:v>
                </c:pt>
                <c:pt idx="240">
                  <c:v>1.4443777499999999</c:v>
                </c:pt>
                <c:pt idx="241">
                  <c:v>2.6933397499999998</c:v>
                </c:pt>
                <c:pt idx="242">
                  <c:v>1.4230443500000001</c:v>
                </c:pt>
                <c:pt idx="243">
                  <c:v>2.5587719999999998</c:v>
                </c:pt>
                <c:pt idx="244">
                  <c:v>1.2475016000000001</c:v>
                </c:pt>
                <c:pt idx="245">
                  <c:v>2.22151685</c:v>
                </c:pt>
                <c:pt idx="246">
                  <c:v>1.1355820000000001</c:v>
                </c:pt>
                <c:pt idx="247">
                  <c:v>2.03730995</c:v>
                </c:pt>
                <c:pt idx="248">
                  <c:v>0.92448589999999997</c:v>
                </c:pt>
                <c:pt idx="249">
                  <c:v>1.5523876999999999</c:v>
                </c:pt>
                <c:pt idx="250">
                  <c:v>0.78325085000000005</c:v>
                </c:pt>
                <c:pt idx="251">
                  <c:v>1.51533615</c:v>
                </c:pt>
                <c:pt idx="252">
                  <c:v>0.88213379999999997</c:v>
                </c:pt>
                <c:pt idx="253">
                  <c:v>1.59988565</c:v>
                </c:pt>
                <c:pt idx="254">
                  <c:v>0.78038415000000005</c:v>
                </c:pt>
                <c:pt idx="255">
                  <c:v>1.4114671999999999</c:v>
                </c:pt>
                <c:pt idx="256">
                  <c:v>0.56370355000000005</c:v>
                </c:pt>
                <c:pt idx="257">
                  <c:v>0.52111454999999995</c:v>
                </c:pt>
                <c:pt idx="258">
                  <c:v>-0.57241595000000001</c:v>
                </c:pt>
                <c:pt idx="259">
                  <c:v>-1.5572398999999999</c:v>
                </c:pt>
                <c:pt idx="260">
                  <c:v>-1.15608405</c:v>
                </c:pt>
                <c:pt idx="261">
                  <c:v>-2.4831291000000002</c:v>
                </c:pt>
                <c:pt idx="262">
                  <c:v>-1.8301053</c:v>
                </c:pt>
                <c:pt idx="263">
                  <c:v>-3.6475444499999998</c:v>
                </c:pt>
                <c:pt idx="264">
                  <c:v>-1.9406895</c:v>
                </c:pt>
                <c:pt idx="265">
                  <c:v>-3.6337394500000002</c:v>
                </c:pt>
                <c:pt idx="266">
                  <c:v>-2.2296817500000001</c:v>
                </c:pt>
                <c:pt idx="267">
                  <c:v>-4.5307158999999997</c:v>
                </c:pt>
                <c:pt idx="268">
                  <c:v>-2.8504182</c:v>
                </c:pt>
                <c:pt idx="269">
                  <c:v>-5.3881981000000003</c:v>
                </c:pt>
                <c:pt idx="270">
                  <c:v>-2.8200317500000001</c:v>
                </c:pt>
                <c:pt idx="271">
                  <c:v>-5.0793961999999997</c:v>
                </c:pt>
                <c:pt idx="272">
                  <c:v>-2.5410124000000001</c:v>
                </c:pt>
                <c:pt idx="273">
                  <c:v>-4.4705582499999998</c:v>
                </c:pt>
                <c:pt idx="274">
                  <c:v>-1.9446947000000001</c:v>
                </c:pt>
                <c:pt idx="275">
                  <c:v>-3.1718920499999999</c:v>
                </c:pt>
                <c:pt idx="276">
                  <c:v>-1.1941683000000001</c:v>
                </c:pt>
                <c:pt idx="277">
                  <c:v>-1.7759693000000001</c:v>
                </c:pt>
                <c:pt idx="278">
                  <c:v>-0.45794515000000002</c:v>
                </c:pt>
                <c:pt idx="279">
                  <c:v>-0.56441094999999997</c:v>
                </c:pt>
                <c:pt idx="280">
                  <c:v>-8.9627949999999998E-2</c:v>
                </c:pt>
                <c:pt idx="281">
                  <c:v>3.2947749999999998E-2</c:v>
                </c:pt>
                <c:pt idx="282">
                  <c:v>0.28504469999999998</c:v>
                </c:pt>
                <c:pt idx="283">
                  <c:v>0.72144569999999997</c:v>
                </c:pt>
                <c:pt idx="284">
                  <c:v>0.53925484999999995</c:v>
                </c:pt>
                <c:pt idx="285">
                  <c:v>1.0624357499999999</c:v>
                </c:pt>
                <c:pt idx="286">
                  <c:v>0.66412384999999996</c:v>
                </c:pt>
                <c:pt idx="287">
                  <c:v>1.3718310499999999</c:v>
                </c:pt>
                <c:pt idx="288">
                  <c:v>0.8778743</c:v>
                </c:pt>
                <c:pt idx="289">
                  <c:v>1.6650737</c:v>
                </c:pt>
                <c:pt idx="290">
                  <c:v>0.90235244999999997</c:v>
                </c:pt>
                <c:pt idx="291">
                  <c:v>1.7390429999999999</c:v>
                </c:pt>
                <c:pt idx="292">
                  <c:v>1.0901864999999999</c:v>
                </c:pt>
                <c:pt idx="293">
                  <c:v>2.1701264999999998</c:v>
                </c:pt>
                <c:pt idx="294">
                  <c:v>1.2833901999999999</c:v>
                </c:pt>
                <c:pt idx="295">
                  <c:v>2.4896752000000002</c:v>
                </c:pt>
                <c:pt idx="296">
                  <c:v>1.45923315</c:v>
                </c:pt>
                <c:pt idx="297">
                  <c:v>2.8621563999999999</c:v>
                </c:pt>
                <c:pt idx="298">
                  <c:v>1.7824098500000001</c:v>
                </c:pt>
                <c:pt idx="299">
                  <c:v>3.4450316499999998</c:v>
                </c:pt>
                <c:pt idx="300">
                  <c:v>1.9662118500000001</c:v>
                </c:pt>
                <c:pt idx="301">
                  <c:v>3.7364669500000001</c:v>
                </c:pt>
                <c:pt idx="302">
                  <c:v>2.03333415</c:v>
                </c:pt>
                <c:pt idx="303">
                  <c:v>3.7302040999999999</c:v>
                </c:pt>
                <c:pt idx="304">
                  <c:v>1.96265015</c:v>
                </c:pt>
                <c:pt idx="305">
                  <c:v>3.5678559999999999</c:v>
                </c:pt>
                <c:pt idx="306">
                  <c:v>1.7596307499999999</c:v>
                </c:pt>
                <c:pt idx="307">
                  <c:v>3.0421583000000001</c:v>
                </c:pt>
                <c:pt idx="308">
                  <c:v>1.3277751</c:v>
                </c:pt>
                <c:pt idx="309">
                  <c:v>2.1769196499999999</c:v>
                </c:pt>
                <c:pt idx="310">
                  <c:v>0.86228505</c:v>
                </c:pt>
                <c:pt idx="311">
                  <c:v>1.3513011500000001</c:v>
                </c:pt>
                <c:pt idx="312">
                  <c:v>0.45560729999999999</c:v>
                </c:pt>
                <c:pt idx="313">
                  <c:v>0.66234040000000005</c:v>
                </c:pt>
                <c:pt idx="314">
                  <c:v>0.2139643</c:v>
                </c:pt>
                <c:pt idx="315">
                  <c:v>0.28973860000000001</c:v>
                </c:pt>
                <c:pt idx="316">
                  <c:v>-1.6539849999999998E-2</c:v>
                </c:pt>
                <c:pt idx="317">
                  <c:v>-0.1782794</c:v>
                </c:pt>
                <c:pt idx="318">
                  <c:v>-0.16367809999999999</c:v>
                </c:pt>
                <c:pt idx="319">
                  <c:v>-0.30597980000000002</c:v>
                </c:pt>
                <c:pt idx="320">
                  <c:v>-0.18212795000000001</c:v>
                </c:pt>
                <c:pt idx="321">
                  <c:v>-0.4337317</c:v>
                </c:pt>
                <c:pt idx="322">
                  <c:v>-0.40726984999999999</c:v>
                </c:pt>
                <c:pt idx="323">
                  <c:v>-0.85905865000000003</c:v>
                </c:pt>
                <c:pt idx="324">
                  <c:v>-0.50036685000000003</c:v>
                </c:pt>
                <c:pt idx="325">
                  <c:v>-1.0230515</c:v>
                </c:pt>
                <c:pt idx="326">
                  <c:v>-0.71160745000000003</c:v>
                </c:pt>
                <c:pt idx="327">
                  <c:v>-1.4642246999999999</c:v>
                </c:pt>
                <c:pt idx="328">
                  <c:v>-0.91876860000000005</c:v>
                </c:pt>
                <c:pt idx="329">
                  <c:v>-1.7807711500000001</c:v>
                </c:pt>
                <c:pt idx="330">
                  <c:v>-1.0380887999999999</c:v>
                </c:pt>
                <c:pt idx="331">
                  <c:v>-2.0824729500000001</c:v>
                </c:pt>
                <c:pt idx="332">
                  <c:v>-1.4405439</c:v>
                </c:pt>
                <c:pt idx="333">
                  <c:v>-2.955727</c:v>
                </c:pt>
                <c:pt idx="334">
                  <c:v>-1.7767438499999999</c:v>
                </c:pt>
                <c:pt idx="335">
                  <c:v>-3.4549150499999999</c:v>
                </c:pt>
                <c:pt idx="336">
                  <c:v>-2.0599829500000002</c:v>
                </c:pt>
                <c:pt idx="337">
                  <c:v>-3.86078835</c:v>
                </c:pt>
                <c:pt idx="338">
                  <c:v>-1.991913</c:v>
                </c:pt>
                <c:pt idx="339">
                  <c:v>-3.6818567</c:v>
                </c:pt>
                <c:pt idx="340">
                  <c:v>-1.9872348</c:v>
                </c:pt>
                <c:pt idx="341">
                  <c:v>-3.6305404999999999</c:v>
                </c:pt>
                <c:pt idx="342">
                  <c:v>-1.79956885</c:v>
                </c:pt>
                <c:pt idx="343">
                  <c:v>-3.1160435999999998</c:v>
                </c:pt>
                <c:pt idx="344">
                  <c:v>-1.4031237000000001</c:v>
                </c:pt>
                <c:pt idx="345">
                  <c:v>-2.4711010500000001</c:v>
                </c:pt>
                <c:pt idx="346">
                  <c:v>-1.2004351499999999</c:v>
                </c:pt>
                <c:pt idx="347">
                  <c:v>-2.1000838000000002</c:v>
                </c:pt>
                <c:pt idx="348">
                  <c:v>-0.95287279999999996</c:v>
                </c:pt>
                <c:pt idx="349">
                  <c:v>-1.6375073499999999</c:v>
                </c:pt>
                <c:pt idx="350">
                  <c:v>-0.76467949999999996</c:v>
                </c:pt>
                <c:pt idx="351">
                  <c:v>-1.31066605</c:v>
                </c:pt>
                <c:pt idx="352">
                  <c:v>-0.54540529999999998</c:v>
                </c:pt>
                <c:pt idx="353">
                  <c:v>-0.84714075</c:v>
                </c:pt>
                <c:pt idx="354">
                  <c:v>-0.27576630000000002</c:v>
                </c:pt>
                <c:pt idx="355">
                  <c:v>-0.34870145000000002</c:v>
                </c:pt>
                <c:pt idx="356">
                  <c:v>5.3241150000000001E-2</c:v>
                </c:pt>
                <c:pt idx="357">
                  <c:v>0.33759080000000002</c:v>
                </c:pt>
                <c:pt idx="358">
                  <c:v>0.4084546</c:v>
                </c:pt>
                <c:pt idx="359">
                  <c:v>0.88551550000000001</c:v>
                </c:pt>
                <c:pt idx="360">
                  <c:v>0.64619214999999997</c:v>
                </c:pt>
                <c:pt idx="361">
                  <c:v>1.34529695</c:v>
                </c:pt>
                <c:pt idx="362">
                  <c:v>0.86596130000000004</c:v>
                </c:pt>
                <c:pt idx="363">
                  <c:v>1.7034698500000001</c:v>
                </c:pt>
                <c:pt idx="364">
                  <c:v>1.0072960500000001</c:v>
                </c:pt>
                <c:pt idx="365">
                  <c:v>1.9282226499999999</c:v>
                </c:pt>
                <c:pt idx="366">
                  <c:v>1.1020556500000001</c:v>
                </c:pt>
                <c:pt idx="367">
                  <c:v>2.0844961</c:v>
                </c:pt>
                <c:pt idx="368">
                  <c:v>1.0687002000000001</c:v>
                </c:pt>
                <c:pt idx="369">
                  <c:v>1.9230598999999999</c:v>
                </c:pt>
                <c:pt idx="370">
                  <c:v>1.0362973499999999</c:v>
                </c:pt>
                <c:pt idx="371">
                  <c:v>2.01912315</c:v>
                </c:pt>
                <c:pt idx="372">
                  <c:v>1.2400506</c:v>
                </c:pt>
                <c:pt idx="373">
                  <c:v>2.4077134999999998</c:v>
                </c:pt>
                <c:pt idx="374">
                  <c:v>1.399346</c:v>
                </c:pt>
                <c:pt idx="375">
                  <c:v>2.7620450999999999</c:v>
                </c:pt>
                <c:pt idx="376">
                  <c:v>1.72002335</c:v>
                </c:pt>
                <c:pt idx="377">
                  <c:v>3.3695029000000001</c:v>
                </c:pt>
                <c:pt idx="378">
                  <c:v>1.9755072</c:v>
                </c:pt>
                <c:pt idx="379">
                  <c:v>3.8278345499999999</c:v>
                </c:pt>
                <c:pt idx="380">
                  <c:v>2.1529208</c:v>
                </c:pt>
                <c:pt idx="381">
                  <c:v>4.0567598499999997</c:v>
                </c:pt>
                <c:pt idx="382">
                  <c:v>2.3170457</c:v>
                </c:pt>
                <c:pt idx="383">
                  <c:v>4.3224776</c:v>
                </c:pt>
                <c:pt idx="384">
                  <c:v>2.1940240499999999</c:v>
                </c:pt>
                <c:pt idx="385">
                  <c:v>3.85792095</c:v>
                </c:pt>
                <c:pt idx="386">
                  <c:v>1.7958686500000001</c:v>
                </c:pt>
                <c:pt idx="387">
                  <c:v>3.11668835</c:v>
                </c:pt>
                <c:pt idx="388">
                  <c:v>1.3582114999999999</c:v>
                </c:pt>
                <c:pt idx="389">
                  <c:v>2.1649194500000002</c:v>
                </c:pt>
                <c:pt idx="390">
                  <c:v>0.80435659999999998</c:v>
                </c:pt>
                <c:pt idx="391">
                  <c:v>1.25201925</c:v>
                </c:pt>
                <c:pt idx="392">
                  <c:v>0.45821265</c:v>
                </c:pt>
                <c:pt idx="393">
                  <c:v>0.68663004999999999</c:v>
                </c:pt>
                <c:pt idx="394">
                  <c:v>0.19202435000000001</c:v>
                </c:pt>
                <c:pt idx="395">
                  <c:v>0.26468599999999998</c:v>
                </c:pt>
                <c:pt idx="396">
                  <c:v>5.6518649999999997E-2</c:v>
                </c:pt>
                <c:pt idx="397">
                  <c:v>1.28559E-2</c:v>
                </c:pt>
                <c:pt idx="398">
                  <c:v>-0.14541290000000001</c:v>
                </c:pt>
                <c:pt idx="399">
                  <c:v>-0.42890980000000001</c:v>
                </c:pt>
                <c:pt idx="400">
                  <c:v>-0.41886040000000002</c:v>
                </c:pt>
                <c:pt idx="401">
                  <c:v>-0.85038519999999995</c:v>
                </c:pt>
                <c:pt idx="402">
                  <c:v>-0.42604275000000003</c:v>
                </c:pt>
                <c:pt idx="403">
                  <c:v>-0.74801550000000006</c:v>
                </c:pt>
                <c:pt idx="404">
                  <c:v>-0.39612940000000002</c:v>
                </c:pt>
                <c:pt idx="405">
                  <c:v>-0.74990129999999999</c:v>
                </c:pt>
                <c:pt idx="406">
                  <c:v>-0.42350470000000001</c:v>
                </c:pt>
                <c:pt idx="407">
                  <c:v>-0.85157159999999998</c:v>
                </c:pt>
                <c:pt idx="408">
                  <c:v>-0.57321745000000002</c:v>
                </c:pt>
                <c:pt idx="409">
                  <c:v>-1.1437945</c:v>
                </c:pt>
                <c:pt idx="410">
                  <c:v>-0.66771725000000004</c:v>
                </c:pt>
                <c:pt idx="411">
                  <c:v>-1.2984625999999999</c:v>
                </c:pt>
                <c:pt idx="412">
                  <c:v>-0.80920645000000002</c:v>
                </c:pt>
                <c:pt idx="413">
                  <c:v>-1.56504395</c:v>
                </c:pt>
                <c:pt idx="414">
                  <c:v>-0.86855729999999998</c:v>
                </c:pt>
                <c:pt idx="415">
                  <c:v>-1.64783295</c:v>
                </c:pt>
                <c:pt idx="416">
                  <c:v>-0.95740360000000002</c:v>
                </c:pt>
                <c:pt idx="417">
                  <c:v>-1.9589958000000001</c:v>
                </c:pt>
                <c:pt idx="418">
                  <c:v>-1.30677295</c:v>
                </c:pt>
                <c:pt idx="419">
                  <c:v>-2.6453445000000002</c:v>
                </c:pt>
                <c:pt idx="420">
                  <c:v>-1.65319445</c:v>
                </c:pt>
                <c:pt idx="421">
                  <c:v>-3.1704286499999998</c:v>
                </c:pt>
                <c:pt idx="422">
                  <c:v>-1.70691035</c:v>
                </c:pt>
                <c:pt idx="423">
                  <c:v>-3.1459572499999999</c:v>
                </c:pt>
                <c:pt idx="424">
                  <c:v>-1.64738875</c:v>
                </c:pt>
                <c:pt idx="425">
                  <c:v>-2.9794041</c:v>
                </c:pt>
                <c:pt idx="426">
                  <c:v>-1.54671845</c:v>
                </c:pt>
                <c:pt idx="427">
                  <c:v>-2.8871215000000001</c:v>
                </c:pt>
                <c:pt idx="428">
                  <c:v>-1.5253043500000001</c:v>
                </c:pt>
                <c:pt idx="429">
                  <c:v>-2.85406395</c:v>
                </c:pt>
                <c:pt idx="430">
                  <c:v>-1.63591435</c:v>
                </c:pt>
                <c:pt idx="431">
                  <c:v>-3.2327233</c:v>
                </c:pt>
                <c:pt idx="432">
                  <c:v>-1.8284479</c:v>
                </c:pt>
                <c:pt idx="433">
                  <c:v>-3.2734999500000002</c:v>
                </c:pt>
                <c:pt idx="434">
                  <c:v>-1.5183583</c:v>
                </c:pt>
                <c:pt idx="435">
                  <c:v>-2.6314074500000002</c:v>
                </c:pt>
                <c:pt idx="436">
                  <c:v>-1.2612218500000001</c:v>
                </c:pt>
                <c:pt idx="437">
                  <c:v>-2.1511203499999998</c:v>
                </c:pt>
                <c:pt idx="438">
                  <c:v>-0.87628094999999995</c:v>
                </c:pt>
                <c:pt idx="439">
                  <c:v>-1.40378355</c:v>
                </c:pt>
                <c:pt idx="440">
                  <c:v>-0.52810199999999996</c:v>
                </c:pt>
                <c:pt idx="441">
                  <c:v>-0.79347995000000004</c:v>
                </c:pt>
                <c:pt idx="442">
                  <c:v>-0.28819624999999999</c:v>
                </c:pt>
                <c:pt idx="443">
                  <c:v>-0.49618489999999998</c:v>
                </c:pt>
                <c:pt idx="444">
                  <c:v>-0.20798084999999999</c:v>
                </c:pt>
                <c:pt idx="445">
                  <c:v>-0.25414274999999997</c:v>
                </c:pt>
                <c:pt idx="446">
                  <c:v>6.2136999999999998E-2</c:v>
                </c:pt>
                <c:pt idx="447">
                  <c:v>0.24953130000000001</c:v>
                </c:pt>
                <c:pt idx="448">
                  <c:v>0.25648359999999998</c:v>
                </c:pt>
                <c:pt idx="449">
                  <c:v>0.59209179999999995</c:v>
                </c:pt>
                <c:pt idx="450">
                  <c:v>0.46238750000000001</c:v>
                </c:pt>
                <c:pt idx="451">
                  <c:v>0.94408999999999998</c:v>
                </c:pt>
                <c:pt idx="452">
                  <c:v>0.56414779999999998</c:v>
                </c:pt>
                <c:pt idx="453">
                  <c:v>1.10596165</c:v>
                </c:pt>
                <c:pt idx="454">
                  <c:v>0.69666494999999995</c:v>
                </c:pt>
                <c:pt idx="455">
                  <c:v>1.3498119500000001</c:v>
                </c:pt>
                <c:pt idx="456">
                  <c:v>0.71455199999999996</c:v>
                </c:pt>
                <c:pt idx="457">
                  <c:v>1.2923825499999999</c:v>
                </c:pt>
                <c:pt idx="458">
                  <c:v>0.72076079999999998</c:v>
                </c:pt>
                <c:pt idx="459">
                  <c:v>1.41425165</c:v>
                </c:pt>
                <c:pt idx="460">
                  <c:v>0.88385944999999999</c:v>
                </c:pt>
                <c:pt idx="461">
                  <c:v>1.716421</c:v>
                </c:pt>
                <c:pt idx="462">
                  <c:v>1.08120365</c:v>
                </c:pt>
                <c:pt idx="463">
                  <c:v>2.18385915</c:v>
                </c:pt>
                <c:pt idx="464">
                  <c:v>1.4175212500000001</c:v>
                </c:pt>
                <c:pt idx="465">
                  <c:v>2.8047691499999998</c:v>
                </c:pt>
                <c:pt idx="466">
                  <c:v>1.6402146</c:v>
                </c:pt>
                <c:pt idx="467">
                  <c:v>3.2168117000000001</c:v>
                </c:pt>
                <c:pt idx="468">
                  <c:v>1.9474372499999999</c:v>
                </c:pt>
                <c:pt idx="469">
                  <c:v>3.7333832</c:v>
                </c:pt>
                <c:pt idx="470">
                  <c:v>1.9982202499999999</c:v>
                </c:pt>
                <c:pt idx="471">
                  <c:v>3.64236665</c:v>
                </c:pt>
                <c:pt idx="472">
                  <c:v>1.9467420499999999</c:v>
                </c:pt>
                <c:pt idx="473">
                  <c:v>3.6820482999999999</c:v>
                </c:pt>
                <c:pt idx="474">
                  <c:v>2.0399744499999999</c:v>
                </c:pt>
                <c:pt idx="475">
                  <c:v>3.7042606</c:v>
                </c:pt>
                <c:pt idx="476">
                  <c:v>1.7500716999999999</c:v>
                </c:pt>
                <c:pt idx="477">
                  <c:v>2.9508812500000001</c:v>
                </c:pt>
                <c:pt idx="478">
                  <c:v>1.14081725</c:v>
                </c:pt>
                <c:pt idx="479">
                  <c:v>1.7435826999999999</c:v>
                </c:pt>
                <c:pt idx="480">
                  <c:v>0.59981399999999996</c:v>
                </c:pt>
                <c:pt idx="481">
                  <c:v>0.93731799999999998</c:v>
                </c:pt>
                <c:pt idx="482">
                  <c:v>0.35249805000000001</c:v>
                </c:pt>
                <c:pt idx="483">
                  <c:v>0.54027285000000003</c:v>
                </c:pt>
                <c:pt idx="484">
                  <c:v>0.20793780000000001</c:v>
                </c:pt>
                <c:pt idx="485">
                  <c:v>0.34486660000000002</c:v>
                </c:pt>
                <c:pt idx="486">
                  <c:v>0.16944894999999999</c:v>
                </c:pt>
                <c:pt idx="487">
                  <c:v>0.30047154999999998</c:v>
                </c:pt>
                <c:pt idx="488">
                  <c:v>0.12893684999999999</c:v>
                </c:pt>
                <c:pt idx="489">
                  <c:v>0.2087753</c:v>
                </c:pt>
                <c:pt idx="490">
                  <c:v>6.5475350000000002E-2</c:v>
                </c:pt>
                <c:pt idx="491">
                  <c:v>8.5984599999999994E-2</c:v>
                </c:pt>
                <c:pt idx="492">
                  <c:v>3.7697799999999997E-2</c:v>
                </c:pt>
                <c:pt idx="493">
                  <c:v>4.0136749999999999E-2</c:v>
                </c:pt>
                <c:pt idx="494">
                  <c:v>-2.9346000000000001E-2</c:v>
                </c:pt>
                <c:pt idx="495">
                  <c:v>-5.8280350000000002E-2</c:v>
                </c:pt>
                <c:pt idx="496">
                  <c:v>-1.7166850000000001E-2</c:v>
                </c:pt>
                <c:pt idx="497">
                  <c:v>-4.9383799999999999E-2</c:v>
                </c:pt>
                <c:pt idx="498">
                  <c:v>-8.9511450000000006E-2</c:v>
                </c:pt>
                <c:pt idx="499">
                  <c:v>-0.2068808</c:v>
                </c:pt>
                <c:pt idx="500">
                  <c:v>-0.13718759999999999</c:v>
                </c:pt>
                <c:pt idx="501">
                  <c:v>-0.26764304999999999</c:v>
                </c:pt>
                <c:pt idx="502">
                  <c:v>-0.18441959999999999</c:v>
                </c:pt>
                <c:pt idx="503">
                  <c:v>-0.43991855000000002</c:v>
                </c:pt>
                <c:pt idx="504">
                  <c:v>-0.34778124999999999</c:v>
                </c:pt>
                <c:pt idx="505">
                  <c:v>-0.68290759999999995</c:v>
                </c:pt>
                <c:pt idx="506">
                  <c:v>-0.44573170000000001</c:v>
                </c:pt>
                <c:pt idx="507">
                  <c:v>-0.87918689999999999</c:v>
                </c:pt>
                <c:pt idx="508">
                  <c:v>-0.46963145000000001</c:v>
                </c:pt>
                <c:pt idx="509">
                  <c:v>-0.85530854999999995</c:v>
                </c:pt>
                <c:pt idx="510">
                  <c:v>-0.50583199999999995</c:v>
                </c:pt>
                <c:pt idx="511">
                  <c:v>-1.02624995</c:v>
                </c:pt>
                <c:pt idx="512">
                  <c:v>-0.63423600000000002</c:v>
                </c:pt>
                <c:pt idx="513">
                  <c:v>-1.24470255</c:v>
                </c:pt>
                <c:pt idx="514">
                  <c:v>-0.79288234999999996</c:v>
                </c:pt>
                <c:pt idx="515">
                  <c:v>-1.53797385</c:v>
                </c:pt>
                <c:pt idx="516">
                  <c:v>-0.86494905</c:v>
                </c:pt>
                <c:pt idx="517">
                  <c:v>-1.6427912499999999</c:v>
                </c:pt>
                <c:pt idx="518">
                  <c:v>-0.97323835000000003</c:v>
                </c:pt>
                <c:pt idx="519">
                  <c:v>-1.86020685</c:v>
                </c:pt>
                <c:pt idx="520">
                  <c:v>-0.99948024999999996</c:v>
                </c:pt>
                <c:pt idx="521">
                  <c:v>-1.8494924500000001</c:v>
                </c:pt>
                <c:pt idx="522">
                  <c:v>-1.0069989500000001</c:v>
                </c:pt>
                <c:pt idx="523">
                  <c:v>-1.8503760499999999</c:v>
                </c:pt>
                <c:pt idx="524">
                  <c:v>-0.99786589999999997</c:v>
                </c:pt>
                <c:pt idx="525">
                  <c:v>-1.9551816500000001</c:v>
                </c:pt>
                <c:pt idx="526">
                  <c:v>-1.2527889999999999</c:v>
                </c:pt>
                <c:pt idx="527">
                  <c:v>-2.4190592</c:v>
                </c:pt>
                <c:pt idx="528">
                  <c:v>-1.3454733000000001</c:v>
                </c:pt>
                <c:pt idx="529">
                  <c:v>-2.6150190499999999</c:v>
                </c:pt>
                <c:pt idx="530">
                  <c:v>-1.6301810999999999</c:v>
                </c:pt>
                <c:pt idx="531">
                  <c:v>-3.1346229499999998</c:v>
                </c:pt>
                <c:pt idx="532">
                  <c:v>-1.6083237500000001</c:v>
                </c:pt>
                <c:pt idx="533">
                  <c:v>-2.8868963000000001</c:v>
                </c:pt>
                <c:pt idx="534">
                  <c:v>-1.4628405499999999</c:v>
                </c:pt>
                <c:pt idx="535">
                  <c:v>-2.7560460500000001</c:v>
                </c:pt>
                <c:pt idx="536">
                  <c:v>-1.5813476</c:v>
                </c:pt>
                <c:pt idx="537">
                  <c:v>-2.9369105499999999</c:v>
                </c:pt>
                <c:pt idx="538">
                  <c:v>-1.45717845</c:v>
                </c:pt>
                <c:pt idx="539">
                  <c:v>-2.5878735499999999</c:v>
                </c:pt>
                <c:pt idx="540">
                  <c:v>-1.3370211000000001</c:v>
                </c:pt>
                <c:pt idx="541">
                  <c:v>-2.4505371500000002</c:v>
                </c:pt>
                <c:pt idx="542">
                  <c:v>-1.2446309499999999</c:v>
                </c:pt>
                <c:pt idx="543">
                  <c:v>-2.2090435500000001</c:v>
                </c:pt>
                <c:pt idx="544">
                  <c:v>-1.0269774</c:v>
                </c:pt>
                <c:pt idx="545">
                  <c:v>-1.6937717999999999</c:v>
                </c:pt>
                <c:pt idx="546">
                  <c:v>-0.63656480000000004</c:v>
                </c:pt>
                <c:pt idx="547">
                  <c:v>-0.93801115000000002</c:v>
                </c:pt>
                <c:pt idx="548">
                  <c:v>-0.1747428</c:v>
                </c:pt>
                <c:pt idx="549">
                  <c:v>-0.10331564999999999</c:v>
                </c:pt>
                <c:pt idx="550">
                  <c:v>9.4433950000000003E-2</c:v>
                </c:pt>
                <c:pt idx="551">
                  <c:v>0.27671180000000001</c:v>
                </c:pt>
                <c:pt idx="552">
                  <c:v>0.2998828</c:v>
                </c:pt>
                <c:pt idx="553">
                  <c:v>0.67410424999999996</c:v>
                </c:pt>
                <c:pt idx="554">
                  <c:v>0.43453164999999999</c:v>
                </c:pt>
                <c:pt idx="555">
                  <c:v>0.86523910000000004</c:v>
                </c:pt>
                <c:pt idx="556">
                  <c:v>0.5954218</c:v>
                </c:pt>
                <c:pt idx="557">
                  <c:v>1.21670945</c:v>
                </c:pt>
                <c:pt idx="558">
                  <c:v>0.71820865</c:v>
                </c:pt>
                <c:pt idx="559">
                  <c:v>1.36918345</c:v>
                </c:pt>
                <c:pt idx="560">
                  <c:v>0.77660894999999996</c:v>
                </c:pt>
                <c:pt idx="561">
                  <c:v>1.4314084</c:v>
                </c:pt>
                <c:pt idx="562">
                  <c:v>0.75422279999999997</c:v>
                </c:pt>
                <c:pt idx="563">
                  <c:v>1.4282868</c:v>
                </c:pt>
                <c:pt idx="564">
                  <c:v>0.81182650000000001</c:v>
                </c:pt>
                <c:pt idx="565">
                  <c:v>1.5329925</c:v>
                </c:pt>
                <c:pt idx="566">
                  <c:v>0.86534915000000001</c:v>
                </c:pt>
                <c:pt idx="567">
                  <c:v>1.6879867</c:v>
                </c:pt>
                <c:pt idx="568">
                  <c:v>1.04327985</c:v>
                </c:pt>
                <c:pt idx="569">
                  <c:v>2.0083543499999998</c:v>
                </c:pt>
                <c:pt idx="570">
                  <c:v>1.0870525</c:v>
                </c:pt>
                <c:pt idx="571">
                  <c:v>1.9855790499999999</c:v>
                </c:pt>
                <c:pt idx="572">
                  <c:v>1.0351078</c:v>
                </c:pt>
                <c:pt idx="573">
                  <c:v>1.9091370999999999</c:v>
                </c:pt>
                <c:pt idx="574">
                  <c:v>0.99276984999999995</c:v>
                </c:pt>
                <c:pt idx="575">
                  <c:v>1.7904351000000001</c:v>
                </c:pt>
                <c:pt idx="576">
                  <c:v>0.89281069999999996</c:v>
                </c:pt>
                <c:pt idx="577">
                  <c:v>1.6331220500000001</c:v>
                </c:pt>
                <c:pt idx="578">
                  <c:v>0.88535620000000004</c:v>
                </c:pt>
                <c:pt idx="579">
                  <c:v>1.6741842</c:v>
                </c:pt>
                <c:pt idx="580">
                  <c:v>0.91127245000000001</c:v>
                </c:pt>
                <c:pt idx="581">
                  <c:v>1.6592133</c:v>
                </c:pt>
                <c:pt idx="582">
                  <c:v>0.84159499999999998</c:v>
                </c:pt>
                <c:pt idx="583">
                  <c:v>1.5669883</c:v>
                </c:pt>
                <c:pt idx="584">
                  <c:v>0.90287974999999998</c:v>
                </c:pt>
                <c:pt idx="585">
                  <c:v>1.7344853</c:v>
                </c:pt>
                <c:pt idx="586">
                  <c:v>0.90020579999999994</c:v>
                </c:pt>
                <c:pt idx="587">
                  <c:v>1.5757237500000001</c:v>
                </c:pt>
                <c:pt idx="588">
                  <c:v>0.76420695000000005</c:v>
                </c:pt>
                <c:pt idx="589">
                  <c:v>1.42449005</c:v>
                </c:pt>
                <c:pt idx="590">
                  <c:v>0.79611525000000005</c:v>
                </c:pt>
                <c:pt idx="591">
                  <c:v>1.4877611500000001</c:v>
                </c:pt>
                <c:pt idx="592">
                  <c:v>0.86983440000000001</c:v>
                </c:pt>
                <c:pt idx="593">
                  <c:v>1.6910333500000001</c:v>
                </c:pt>
                <c:pt idx="594">
                  <c:v>0.90360220000000002</c:v>
                </c:pt>
                <c:pt idx="595">
                  <c:v>1.60480555</c:v>
                </c:pt>
                <c:pt idx="596">
                  <c:v>0.81001674999999995</c:v>
                </c:pt>
                <c:pt idx="597">
                  <c:v>1.4565459000000001</c:v>
                </c:pt>
                <c:pt idx="598">
                  <c:v>0.67591060000000003</c:v>
                </c:pt>
                <c:pt idx="599">
                  <c:v>1.0958261</c:v>
                </c:pt>
                <c:pt idx="600">
                  <c:v>0.38061309999999998</c:v>
                </c:pt>
                <c:pt idx="601">
                  <c:v>0.56998724999999995</c:v>
                </c:pt>
                <c:pt idx="602">
                  <c:v>0.18353120000000001</c:v>
                </c:pt>
                <c:pt idx="603">
                  <c:v>0.25147805000000001</c:v>
                </c:pt>
                <c:pt idx="604">
                  <c:v>2.7449299999999999E-2</c:v>
                </c:pt>
                <c:pt idx="605">
                  <c:v>-6.8243100000000001E-2</c:v>
                </c:pt>
                <c:pt idx="606">
                  <c:v>-0.16443215</c:v>
                </c:pt>
                <c:pt idx="607">
                  <c:v>-0.43649895</c:v>
                </c:pt>
                <c:pt idx="608">
                  <c:v>-0.40048</c:v>
                </c:pt>
                <c:pt idx="609">
                  <c:v>-0.79338790000000003</c:v>
                </c:pt>
                <c:pt idx="610">
                  <c:v>-0.45277659999999997</c:v>
                </c:pt>
                <c:pt idx="611">
                  <c:v>-0.92410694999999998</c:v>
                </c:pt>
                <c:pt idx="612">
                  <c:v>-0.57153379999999998</c:v>
                </c:pt>
                <c:pt idx="613">
                  <c:v>-1.0566722500000001</c:v>
                </c:pt>
                <c:pt idx="614">
                  <c:v>-0.55512240000000002</c:v>
                </c:pt>
                <c:pt idx="615">
                  <c:v>-1.0278278000000001</c:v>
                </c:pt>
                <c:pt idx="616">
                  <c:v>-0.52974149999999998</c:v>
                </c:pt>
                <c:pt idx="617">
                  <c:v>-0.97967269999999995</c:v>
                </c:pt>
                <c:pt idx="618">
                  <c:v>-0.54345180000000004</c:v>
                </c:pt>
                <c:pt idx="619">
                  <c:v>-1.0339408000000001</c:v>
                </c:pt>
                <c:pt idx="620">
                  <c:v>-0.59484429999999999</c:v>
                </c:pt>
                <c:pt idx="621">
                  <c:v>-1.1653414499999999</c:v>
                </c:pt>
                <c:pt idx="622">
                  <c:v>-0.75547900000000001</c:v>
                </c:pt>
                <c:pt idx="623">
                  <c:v>-1.5054639999999999</c:v>
                </c:pt>
                <c:pt idx="624">
                  <c:v>-0.87528609999999996</c:v>
                </c:pt>
                <c:pt idx="625">
                  <c:v>-1.7331023999999999</c:v>
                </c:pt>
                <c:pt idx="626">
                  <c:v>-1.0910027499999999</c:v>
                </c:pt>
                <c:pt idx="627">
                  <c:v>-1.9903529</c:v>
                </c:pt>
                <c:pt idx="628">
                  <c:v>-0.94325705000000004</c:v>
                </c:pt>
                <c:pt idx="629">
                  <c:v>-1.6765877</c:v>
                </c:pt>
                <c:pt idx="630">
                  <c:v>-0.88827440000000002</c:v>
                </c:pt>
                <c:pt idx="631">
                  <c:v>-1.7178510499999999</c:v>
                </c:pt>
                <c:pt idx="632">
                  <c:v>-1.0952533</c:v>
                </c:pt>
                <c:pt idx="633">
                  <c:v>-2.1926768999999999</c:v>
                </c:pt>
                <c:pt idx="634">
                  <c:v>-1.3173683</c:v>
                </c:pt>
                <c:pt idx="635">
                  <c:v>-2.48793255</c:v>
                </c:pt>
                <c:pt idx="636">
                  <c:v>-1.30720255</c:v>
                </c:pt>
                <c:pt idx="637">
                  <c:v>-2.4312852</c:v>
                </c:pt>
                <c:pt idx="638">
                  <c:v>-1.30961555</c:v>
                </c:pt>
                <c:pt idx="639">
                  <c:v>-2.3265514999999999</c:v>
                </c:pt>
                <c:pt idx="640">
                  <c:v>-1.08370655</c:v>
                </c:pt>
                <c:pt idx="641">
                  <c:v>-2.0165033000000001</c:v>
                </c:pt>
                <c:pt idx="642">
                  <c:v>-1.2280395</c:v>
                </c:pt>
                <c:pt idx="643">
                  <c:v>-2.3903677499999998</c:v>
                </c:pt>
                <c:pt idx="644">
                  <c:v>-1.3730827000000001</c:v>
                </c:pt>
                <c:pt idx="645">
                  <c:v>-2.5735353999999999</c:v>
                </c:pt>
                <c:pt idx="646">
                  <c:v>-1.3245851500000001</c:v>
                </c:pt>
                <c:pt idx="647">
                  <c:v>-2.3188930000000001</c:v>
                </c:pt>
                <c:pt idx="648">
                  <c:v>-0.93835400000000002</c:v>
                </c:pt>
                <c:pt idx="649">
                  <c:v>-1.3762942499999999</c:v>
                </c:pt>
                <c:pt idx="650">
                  <c:v>-0.30623165000000002</c:v>
                </c:pt>
                <c:pt idx="651">
                  <c:v>-0.26238185000000003</c:v>
                </c:pt>
                <c:pt idx="652">
                  <c:v>0.20625160000000001</c:v>
                </c:pt>
                <c:pt idx="653">
                  <c:v>0.62469865000000002</c:v>
                </c:pt>
                <c:pt idx="654">
                  <c:v>0.42551030000000001</c:v>
                </c:pt>
                <c:pt idx="655">
                  <c:v>0.74492455000000002</c:v>
                </c:pt>
                <c:pt idx="656">
                  <c:v>0.44132195000000002</c:v>
                </c:pt>
                <c:pt idx="657">
                  <c:v>0.96359565000000003</c:v>
                </c:pt>
                <c:pt idx="658">
                  <c:v>0.60059960000000001</c:v>
                </c:pt>
                <c:pt idx="659">
                  <c:v>1.0419080999999999</c:v>
                </c:pt>
                <c:pt idx="660">
                  <c:v>0.44466630000000001</c:v>
                </c:pt>
                <c:pt idx="661">
                  <c:v>0.84552444999999998</c:v>
                </c:pt>
                <c:pt idx="662">
                  <c:v>0.58541405000000002</c:v>
                </c:pt>
                <c:pt idx="663">
                  <c:v>1.1964599499999999</c:v>
                </c:pt>
                <c:pt idx="664">
                  <c:v>0.75293814999999997</c:v>
                </c:pt>
                <c:pt idx="665">
                  <c:v>1.4925027</c:v>
                </c:pt>
                <c:pt idx="666">
                  <c:v>0.91465704999999997</c:v>
                </c:pt>
                <c:pt idx="667">
                  <c:v>1.8020034</c:v>
                </c:pt>
                <c:pt idx="668">
                  <c:v>1.1373898</c:v>
                </c:pt>
                <c:pt idx="669">
                  <c:v>2.2469404499999999</c:v>
                </c:pt>
                <c:pt idx="670">
                  <c:v>1.32209935</c:v>
                </c:pt>
                <c:pt idx="671">
                  <c:v>2.4470993499999998</c:v>
                </c:pt>
                <c:pt idx="672">
                  <c:v>1.1623047500000001</c:v>
                </c:pt>
                <c:pt idx="673">
                  <c:v>2.0090888499999999</c:v>
                </c:pt>
                <c:pt idx="674">
                  <c:v>0.92713115000000001</c:v>
                </c:pt>
                <c:pt idx="675">
                  <c:v>1.556128</c:v>
                </c:pt>
                <c:pt idx="676">
                  <c:v>0.62767700000000004</c:v>
                </c:pt>
                <c:pt idx="677">
                  <c:v>1.0239379</c:v>
                </c:pt>
                <c:pt idx="678">
                  <c:v>0.42446834999999999</c:v>
                </c:pt>
                <c:pt idx="679">
                  <c:v>0.65422100000000005</c:v>
                </c:pt>
                <c:pt idx="680">
                  <c:v>0.21649925</c:v>
                </c:pt>
                <c:pt idx="681">
                  <c:v>0.3421766</c:v>
                </c:pt>
                <c:pt idx="682">
                  <c:v>0.10982119999999999</c:v>
                </c:pt>
                <c:pt idx="683">
                  <c:v>0.10325040000000001</c:v>
                </c:pt>
                <c:pt idx="684">
                  <c:v>-2.1545499999999999E-3</c:v>
                </c:pt>
                <c:pt idx="685">
                  <c:v>-2.9276400000000001E-2</c:v>
                </c:pt>
                <c:pt idx="686">
                  <c:v>-4.7298199999999999E-2</c:v>
                </c:pt>
                <c:pt idx="687">
                  <c:v>-9.9119349999999995E-2</c:v>
                </c:pt>
                <c:pt idx="688">
                  <c:v>-1.6534650000000001E-2</c:v>
                </c:pt>
                <c:pt idx="689">
                  <c:v>3.0203299999999999E-2</c:v>
                </c:pt>
                <c:pt idx="690">
                  <c:v>-4.9213E-3</c:v>
                </c:pt>
                <c:pt idx="691">
                  <c:v>-0.13920679999999999</c:v>
                </c:pt>
                <c:pt idx="692">
                  <c:v>-0.2052002</c:v>
                </c:pt>
                <c:pt idx="693">
                  <c:v>-0.4899155</c:v>
                </c:pt>
                <c:pt idx="694">
                  <c:v>-0.38802474999999997</c:v>
                </c:pt>
                <c:pt idx="695">
                  <c:v>-0.60360440000000004</c:v>
                </c:pt>
                <c:pt idx="696">
                  <c:v>3.5301199999999998E-2</c:v>
                </c:pt>
                <c:pt idx="697">
                  <c:v>0.33742204999999997</c:v>
                </c:pt>
                <c:pt idx="698">
                  <c:v>0.25480910000000001</c:v>
                </c:pt>
                <c:pt idx="699">
                  <c:v>0.35408885000000001</c:v>
                </c:pt>
                <c:pt idx="700">
                  <c:v>6.5392649999999997E-2</c:v>
                </c:pt>
                <c:pt idx="701">
                  <c:v>0.1131543</c:v>
                </c:pt>
                <c:pt idx="702">
                  <c:v>0.11663785</c:v>
                </c:pt>
                <c:pt idx="703">
                  <c:v>0.31075095000000003</c:v>
                </c:pt>
                <c:pt idx="704">
                  <c:v>0.28102234999999998</c:v>
                </c:pt>
                <c:pt idx="705">
                  <c:v>0.50374224999999995</c:v>
                </c:pt>
                <c:pt idx="706">
                  <c:v>9.7494250000000005E-2</c:v>
                </c:pt>
                <c:pt idx="707">
                  <c:v>0.17214394999999999</c:v>
                </c:pt>
                <c:pt idx="708">
                  <c:v>0.15371470000000001</c:v>
                </c:pt>
                <c:pt idx="709">
                  <c:v>0.35099184999999999</c:v>
                </c:pt>
                <c:pt idx="710">
                  <c:v>0.13821565</c:v>
                </c:pt>
                <c:pt idx="711">
                  <c:v>0.1509808</c:v>
                </c:pt>
                <c:pt idx="712">
                  <c:v>-4.5929400000000002E-2</c:v>
                </c:pt>
                <c:pt idx="713">
                  <c:v>-0.17657970000000001</c:v>
                </c:pt>
                <c:pt idx="714">
                  <c:v>-0.29658495000000001</c:v>
                </c:pt>
                <c:pt idx="715">
                  <c:v>-0.72702420000000001</c:v>
                </c:pt>
                <c:pt idx="716">
                  <c:v>-0.36733860000000002</c:v>
                </c:pt>
                <c:pt idx="717">
                  <c:v>-0.51162664999999996</c:v>
                </c:pt>
                <c:pt idx="718">
                  <c:v>-0.14299885000000001</c:v>
                </c:pt>
                <c:pt idx="719">
                  <c:v>-0.1959272</c:v>
                </c:pt>
                <c:pt idx="720">
                  <c:v>-6.3542249999999995E-2</c:v>
                </c:pt>
                <c:pt idx="721">
                  <c:v>-6.17937E-2</c:v>
                </c:pt>
                <c:pt idx="722">
                  <c:v>-3.5950999999999999E-3</c:v>
                </c:pt>
                <c:pt idx="723">
                  <c:v>2.08238E-2</c:v>
                </c:pt>
                <c:pt idx="724">
                  <c:v>2.4040800000000001E-2</c:v>
                </c:pt>
                <c:pt idx="725">
                  <c:v>6.2333399999999997E-2</c:v>
                </c:pt>
                <c:pt idx="726">
                  <c:v>4.4545950000000001E-2</c:v>
                </c:pt>
                <c:pt idx="727">
                  <c:v>4.7267900000000002E-2</c:v>
                </c:pt>
                <c:pt idx="728">
                  <c:v>-1.41358E-2</c:v>
                </c:pt>
                <c:pt idx="729">
                  <c:v>-3.1787599999999999E-2</c:v>
                </c:pt>
                <c:pt idx="730">
                  <c:v>-4.8796699999999998E-2</c:v>
                </c:pt>
                <c:pt idx="731">
                  <c:v>-0.10620549999999999</c:v>
                </c:pt>
                <c:pt idx="732">
                  <c:v>-4.2875799999999999E-2</c:v>
                </c:pt>
                <c:pt idx="733">
                  <c:v>-6.63665E-3</c:v>
                </c:pt>
                <c:pt idx="734">
                  <c:v>1.871635E-2</c:v>
                </c:pt>
                <c:pt idx="735">
                  <c:v>-5.8266800000000001E-2</c:v>
                </c:pt>
                <c:pt idx="736">
                  <c:v>-0.13312099999999999</c:v>
                </c:pt>
                <c:pt idx="737">
                  <c:v>-3.6236150000000002E-2</c:v>
                </c:pt>
                <c:pt idx="738">
                  <c:v>7.8912250000000003E-2</c:v>
                </c:pt>
                <c:pt idx="739">
                  <c:v>8.3752549999999995E-2</c:v>
                </c:pt>
                <c:pt idx="740">
                  <c:v>-4.8299500000000002E-2</c:v>
                </c:pt>
                <c:pt idx="741">
                  <c:v>-7.7445650000000005E-2</c:v>
                </c:pt>
                <c:pt idx="742">
                  <c:v>1.4997099999999999E-2</c:v>
                </c:pt>
                <c:pt idx="743">
                  <c:v>4.083635E-2</c:v>
                </c:pt>
                <c:pt idx="744">
                  <c:v>4.2262849999999998E-2</c:v>
                </c:pt>
                <c:pt idx="745">
                  <c:v>4.9920850000000003E-2</c:v>
                </c:pt>
                <c:pt idx="746">
                  <c:v>-2.8739799999999999E-2</c:v>
                </c:pt>
                <c:pt idx="747">
                  <c:v>-8.0597650000000007E-2</c:v>
                </c:pt>
                <c:pt idx="748">
                  <c:v>-6.3759350000000006E-2</c:v>
                </c:pt>
                <c:pt idx="749">
                  <c:v>-0.11401725</c:v>
                </c:pt>
                <c:pt idx="750">
                  <c:v>-1.4441849999999999E-2</c:v>
                </c:pt>
                <c:pt idx="751">
                  <c:v>-1.9790200000000001E-2</c:v>
                </c:pt>
                <c:pt idx="752">
                  <c:v>-5.2403249999999998E-2</c:v>
                </c:pt>
                <c:pt idx="753">
                  <c:v>-0.1135125</c:v>
                </c:pt>
                <c:pt idx="754">
                  <c:v>-3.2716050000000003E-2</c:v>
                </c:pt>
                <c:pt idx="755">
                  <c:v>-4.7213499999999999E-2</c:v>
                </c:pt>
                <c:pt idx="756">
                  <c:v>-6.4145250000000001E-2</c:v>
                </c:pt>
                <c:pt idx="757">
                  <c:v>-0.1408567</c:v>
                </c:pt>
                <c:pt idx="758">
                  <c:v>-7.0864949999999996E-2</c:v>
                </c:pt>
                <c:pt idx="759">
                  <c:v>-0.15290324999999999</c:v>
                </c:pt>
                <c:pt idx="760">
                  <c:v>-0.1022101</c:v>
                </c:pt>
                <c:pt idx="761">
                  <c:v>-0.1742476</c:v>
                </c:pt>
                <c:pt idx="762">
                  <c:v>-5.9366000000000002E-2</c:v>
                </c:pt>
                <c:pt idx="763">
                  <c:v>-9.9461549999999996E-2</c:v>
                </c:pt>
                <c:pt idx="764">
                  <c:v>-7.8601299999999999E-2</c:v>
                </c:pt>
                <c:pt idx="765">
                  <c:v>-0.13492029999999999</c:v>
                </c:pt>
                <c:pt idx="766">
                  <c:v>-4.5570050000000001E-2</c:v>
                </c:pt>
                <c:pt idx="767">
                  <c:v>-6.6848199999999997E-2</c:v>
                </c:pt>
                <c:pt idx="768">
                  <c:v>-2.606965E-2</c:v>
                </c:pt>
                <c:pt idx="769">
                  <c:v>-4.8582350000000003E-2</c:v>
                </c:pt>
                <c:pt idx="770">
                  <c:v>-5.1002150000000003E-2</c:v>
                </c:pt>
                <c:pt idx="771">
                  <c:v>-8.5545049999999997E-2</c:v>
                </c:pt>
                <c:pt idx="772">
                  <c:v>-1.5832599999999999E-2</c:v>
                </c:pt>
                <c:pt idx="773">
                  <c:v>-7.7128749999999996E-2</c:v>
                </c:pt>
                <c:pt idx="774">
                  <c:v>-8.0168249999999996E-2</c:v>
                </c:pt>
                <c:pt idx="775">
                  <c:v>-0.13833645</c:v>
                </c:pt>
                <c:pt idx="776">
                  <c:v>-2.076515E-2</c:v>
                </c:pt>
                <c:pt idx="777">
                  <c:v>-1.9986799999999999E-2</c:v>
                </c:pt>
                <c:pt idx="778">
                  <c:v>-6.83671E-2</c:v>
                </c:pt>
                <c:pt idx="779">
                  <c:v>-0.14649234999999999</c:v>
                </c:pt>
                <c:pt idx="780">
                  <c:v>-3.14037E-2</c:v>
                </c:pt>
                <c:pt idx="781">
                  <c:v>2.0184649999999998E-2</c:v>
                </c:pt>
                <c:pt idx="782">
                  <c:v>9.656265E-2</c:v>
                </c:pt>
                <c:pt idx="783">
                  <c:v>0.1755488</c:v>
                </c:pt>
                <c:pt idx="784">
                  <c:v>-1.8787749999999999E-2</c:v>
                </c:pt>
                <c:pt idx="785">
                  <c:v>-7.3493050000000004E-2</c:v>
                </c:pt>
                <c:pt idx="786">
                  <c:v>6.7690500000000004E-3</c:v>
                </c:pt>
                <c:pt idx="787">
                  <c:v>2.0880099999999999E-2</c:v>
                </c:pt>
                <c:pt idx="788">
                  <c:v>-4.6817900000000003E-2</c:v>
                </c:pt>
                <c:pt idx="789">
                  <c:v>-0.14835014999999999</c:v>
                </c:pt>
                <c:pt idx="790">
                  <c:v>-0.1208592</c:v>
                </c:pt>
                <c:pt idx="791">
                  <c:v>-0.23197155</c:v>
                </c:pt>
                <c:pt idx="792">
                  <c:v>-9.4692750000000006E-2</c:v>
                </c:pt>
                <c:pt idx="793">
                  <c:v>-0.19539419999999999</c:v>
                </c:pt>
                <c:pt idx="794">
                  <c:v>-0.10860185</c:v>
                </c:pt>
                <c:pt idx="795">
                  <c:v>-0.13807554999999999</c:v>
                </c:pt>
                <c:pt idx="796">
                  <c:v>4.8661599999999999E-2</c:v>
                </c:pt>
                <c:pt idx="797">
                  <c:v>0.18803010000000001</c:v>
                </c:pt>
                <c:pt idx="798">
                  <c:v>0.11646040000000001</c:v>
                </c:pt>
                <c:pt idx="799">
                  <c:v>0.13258329999999999</c:v>
                </c:pt>
                <c:pt idx="800">
                  <c:v>7.7312500000000003E-3</c:v>
                </c:pt>
                <c:pt idx="801">
                  <c:v>-3.0692500000000001E-2</c:v>
                </c:pt>
                <c:pt idx="802">
                  <c:v>-0.1395583</c:v>
                </c:pt>
                <c:pt idx="803">
                  <c:v>-0.36533874999999999</c:v>
                </c:pt>
                <c:pt idx="804">
                  <c:v>-0.25681935</c:v>
                </c:pt>
                <c:pt idx="805">
                  <c:v>-0.30377019999999999</c:v>
                </c:pt>
                <c:pt idx="806">
                  <c:v>6.128405E-2</c:v>
                </c:pt>
                <c:pt idx="807">
                  <c:v>0.32969130000000002</c:v>
                </c:pt>
                <c:pt idx="808">
                  <c:v>0.3624773</c:v>
                </c:pt>
                <c:pt idx="809">
                  <c:v>0.78747330000000004</c:v>
                </c:pt>
                <c:pt idx="810">
                  <c:v>0.33482214999999999</c:v>
                </c:pt>
                <c:pt idx="811">
                  <c:v>0.48926760000000002</c:v>
                </c:pt>
                <c:pt idx="812">
                  <c:v>0.10407535</c:v>
                </c:pt>
                <c:pt idx="813">
                  <c:v>0.19230325000000001</c:v>
                </c:pt>
                <c:pt idx="814">
                  <c:v>0.1314545</c:v>
                </c:pt>
                <c:pt idx="815">
                  <c:v>0.18833865</c:v>
                </c:pt>
                <c:pt idx="816">
                  <c:v>0.13654620000000001</c:v>
                </c:pt>
                <c:pt idx="817">
                  <c:v>0.25988804999999998</c:v>
                </c:pt>
                <c:pt idx="818">
                  <c:v>4.3610700000000002E-2</c:v>
                </c:pt>
                <c:pt idx="819">
                  <c:v>3.069525E-2</c:v>
                </c:pt>
                <c:pt idx="820">
                  <c:v>-6.4397999999999999E-3</c:v>
                </c:pt>
                <c:pt idx="821">
                  <c:v>1.8823650000000001E-2</c:v>
                </c:pt>
                <c:pt idx="822">
                  <c:v>8.4036150000000004E-2</c:v>
                </c:pt>
              </c:numCache>
            </c:numRef>
          </c:val>
          <c:smooth val="0"/>
          <c:extLst>
            <c:ext xmlns:c16="http://schemas.microsoft.com/office/drawing/2014/chart" uri="{C3380CC4-5D6E-409C-BE32-E72D297353CC}">
              <c16:uniqueId val="{00000001-EEF0-4593-B3EF-78EED8B58D1B}"/>
            </c:ext>
          </c:extLst>
        </c:ser>
        <c:dLbls>
          <c:showLegendKey val="0"/>
          <c:showVal val="0"/>
          <c:showCatName val="0"/>
          <c:showSerName val="0"/>
          <c:showPercent val="0"/>
          <c:showBubbleSize val="0"/>
        </c:dLbls>
        <c:smooth val="0"/>
        <c:axId val="598168579"/>
        <c:axId val="912611884"/>
      </c:lineChart>
      <c:catAx>
        <c:axId val="5981685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12611884"/>
        <c:crosses val="autoZero"/>
        <c:auto val="1"/>
        <c:lblAlgn val="ctr"/>
        <c:lblOffset val="100"/>
        <c:noMultiLvlLbl val="0"/>
      </c:catAx>
      <c:valAx>
        <c:axId val="9126118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9816857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Before</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Gyro!$AC$1</c:f>
              <c:strCache>
                <c:ptCount val="1"/>
                <c:pt idx="0">
                  <c:v>Gangle_X</c:v>
                </c:pt>
              </c:strCache>
            </c:strRef>
          </c:tx>
          <c:spPr>
            <a:ln w="28575" cap="rnd">
              <a:solidFill>
                <a:schemeClr val="accent1"/>
              </a:solidFill>
              <a:round/>
            </a:ln>
            <a:effectLst/>
          </c:spPr>
          <c:marker>
            <c:symbol val="none"/>
          </c:marker>
          <c:val>
            <c:numRef>
              <c:f>Gyro!$AC$2:$AC$1357</c:f>
              <c:numCache>
                <c:formatCode>General</c:formatCode>
                <c:ptCount val="1356"/>
                <c:pt idx="0">
                  <c:v>-1.5855000000000001E-2</c:v>
                </c:pt>
                <c:pt idx="1">
                  <c:v>-3.3840999999999996E-2</c:v>
                </c:pt>
                <c:pt idx="2">
                  <c:v>-5.0761000000000001E-2</c:v>
                </c:pt>
                <c:pt idx="3">
                  <c:v>-6.7676E-2</c:v>
                </c:pt>
                <c:pt idx="4">
                  <c:v>-8.4584999999999994E-2</c:v>
                </c:pt>
                <c:pt idx="5">
                  <c:v>-0.10149899999999999</c:v>
                </c:pt>
                <c:pt idx="6">
                  <c:v>-0.11841299999999999</c:v>
                </c:pt>
                <c:pt idx="7">
                  <c:v>-0.135322</c:v>
                </c:pt>
                <c:pt idx="8">
                  <c:v>-0.15117700000000001</c:v>
                </c:pt>
                <c:pt idx="9">
                  <c:v>-0.16702500000000001</c:v>
                </c:pt>
                <c:pt idx="10">
                  <c:v>-0.18392900000000001</c:v>
                </c:pt>
                <c:pt idx="11">
                  <c:v>-0.19977700000000001</c:v>
                </c:pt>
                <c:pt idx="12">
                  <c:v>-0.21670200000000001</c:v>
                </c:pt>
                <c:pt idx="13">
                  <c:v>-0.232545</c:v>
                </c:pt>
                <c:pt idx="14">
                  <c:v>-0.247338</c:v>
                </c:pt>
                <c:pt idx="15">
                  <c:v>-0.26000400000000001</c:v>
                </c:pt>
                <c:pt idx="16">
                  <c:v>-0.27797500000000003</c:v>
                </c:pt>
                <c:pt idx="17">
                  <c:v>-0.29808800000000002</c:v>
                </c:pt>
                <c:pt idx="18">
                  <c:v>-0.31393799999999999</c:v>
                </c:pt>
                <c:pt idx="19">
                  <c:v>-0.329793</c:v>
                </c:pt>
                <c:pt idx="20">
                  <c:v>-0.34671299999999999</c:v>
                </c:pt>
                <c:pt idx="21">
                  <c:v>-0.362568</c:v>
                </c:pt>
                <c:pt idx="22">
                  <c:v>-0.37948799999999999</c:v>
                </c:pt>
                <c:pt idx="23">
                  <c:v>-0.39639799999999997</c:v>
                </c:pt>
                <c:pt idx="24">
                  <c:v>-0.41223499999999996</c:v>
                </c:pt>
                <c:pt idx="25">
                  <c:v>-0.42809499999999995</c:v>
                </c:pt>
                <c:pt idx="26">
                  <c:v>-0.44394299999999998</c:v>
                </c:pt>
                <c:pt idx="27">
                  <c:v>-0.46086299999999997</c:v>
                </c:pt>
                <c:pt idx="28">
                  <c:v>-0.47777799999999998</c:v>
                </c:pt>
                <c:pt idx="29">
                  <c:v>-0.494703</c:v>
                </c:pt>
                <c:pt idx="30">
                  <c:v>-0.51056299999999999</c:v>
                </c:pt>
                <c:pt idx="31">
                  <c:v>-0.52642299999999997</c:v>
                </c:pt>
                <c:pt idx="32">
                  <c:v>-0.54440899999999992</c:v>
                </c:pt>
                <c:pt idx="33">
                  <c:v>-0.56024099999999988</c:v>
                </c:pt>
                <c:pt idx="34">
                  <c:v>-0.57500699999999982</c:v>
                </c:pt>
                <c:pt idx="35">
                  <c:v>-0.5908549999999998</c:v>
                </c:pt>
                <c:pt idx="36">
                  <c:v>-0.60776899999999978</c:v>
                </c:pt>
                <c:pt idx="37">
                  <c:v>-0.62468399999999979</c:v>
                </c:pt>
                <c:pt idx="38">
                  <c:v>-0.64160399999999984</c:v>
                </c:pt>
                <c:pt idx="39">
                  <c:v>-0.65745199999999981</c:v>
                </c:pt>
                <c:pt idx="40">
                  <c:v>-0.67222899999999985</c:v>
                </c:pt>
                <c:pt idx="41">
                  <c:v>-0.68914299999999984</c:v>
                </c:pt>
                <c:pt idx="42">
                  <c:v>-0.70392699999999986</c:v>
                </c:pt>
                <c:pt idx="43">
                  <c:v>-0.72083599999999981</c:v>
                </c:pt>
                <c:pt idx="44">
                  <c:v>-0.73774499999999976</c:v>
                </c:pt>
                <c:pt idx="45">
                  <c:v>-0.75359499999999979</c:v>
                </c:pt>
                <c:pt idx="46">
                  <c:v>-0.76944999999999975</c:v>
                </c:pt>
                <c:pt idx="47">
                  <c:v>-0.78530999999999973</c:v>
                </c:pt>
                <c:pt idx="48">
                  <c:v>-0.80115299999999978</c:v>
                </c:pt>
                <c:pt idx="49">
                  <c:v>-0.81806199999999973</c:v>
                </c:pt>
                <c:pt idx="50">
                  <c:v>-0.83497599999999972</c:v>
                </c:pt>
                <c:pt idx="51">
                  <c:v>-0.85082399999999969</c:v>
                </c:pt>
                <c:pt idx="52">
                  <c:v>-0.86773299999999964</c:v>
                </c:pt>
                <c:pt idx="53">
                  <c:v>-0.88356999999999963</c:v>
                </c:pt>
                <c:pt idx="54">
                  <c:v>-0.90047899999999959</c:v>
                </c:pt>
                <c:pt idx="55">
                  <c:v>-0.91739899999999963</c:v>
                </c:pt>
                <c:pt idx="56">
                  <c:v>-0.93431299999999962</c:v>
                </c:pt>
                <c:pt idx="57">
                  <c:v>-0.94909499999999958</c:v>
                </c:pt>
                <c:pt idx="58">
                  <c:v>-0.96387199999999962</c:v>
                </c:pt>
                <c:pt idx="59">
                  <c:v>-0.9807859999999996</c:v>
                </c:pt>
                <c:pt idx="60">
                  <c:v>-0.99769999999999959</c:v>
                </c:pt>
                <c:pt idx="61">
                  <c:v>-1.0135529999999995</c:v>
                </c:pt>
                <c:pt idx="62">
                  <c:v>-1.0304849999999994</c:v>
                </c:pt>
                <c:pt idx="63">
                  <c:v>-1.0473939999999995</c:v>
                </c:pt>
                <c:pt idx="64">
                  <c:v>-1.0643029999999996</c:v>
                </c:pt>
                <c:pt idx="65">
                  <c:v>-1.0790919999999995</c:v>
                </c:pt>
                <c:pt idx="66">
                  <c:v>-1.0949469999999994</c:v>
                </c:pt>
                <c:pt idx="67">
                  <c:v>-1.1107899999999995</c:v>
                </c:pt>
                <c:pt idx="68">
                  <c:v>-1.1266499999999995</c:v>
                </c:pt>
                <c:pt idx="69">
                  <c:v>-1.1424929999999995</c:v>
                </c:pt>
                <c:pt idx="70">
                  <c:v>-1.1583409999999996</c:v>
                </c:pt>
                <c:pt idx="71">
                  <c:v>-1.1741889999999997</c:v>
                </c:pt>
                <c:pt idx="72">
                  <c:v>-1.1910979999999998</c:v>
                </c:pt>
                <c:pt idx="73">
                  <c:v>-1.2069409999999998</c:v>
                </c:pt>
                <c:pt idx="74">
                  <c:v>-1.2227889999999999</c:v>
                </c:pt>
                <c:pt idx="75">
                  <c:v>-1.2386439999999999</c:v>
                </c:pt>
                <c:pt idx="76">
                  <c:v>-1.255558</c:v>
                </c:pt>
                <c:pt idx="77">
                  <c:v>-1.270335</c:v>
                </c:pt>
                <c:pt idx="78">
                  <c:v>-1.2872490000000001</c:v>
                </c:pt>
                <c:pt idx="79">
                  <c:v>-1.3041690000000001</c:v>
                </c:pt>
                <c:pt idx="80">
                  <c:v>-1.3210780000000002</c:v>
                </c:pt>
                <c:pt idx="81">
                  <c:v>-1.3358550000000002</c:v>
                </c:pt>
                <c:pt idx="82">
                  <c:v>-1.3517080000000001</c:v>
                </c:pt>
                <c:pt idx="83">
                  <c:v>-1.3686230000000001</c:v>
                </c:pt>
                <c:pt idx="84">
                  <c:v>-1.3855320000000002</c:v>
                </c:pt>
                <c:pt idx="85">
                  <c:v>-1.4024520000000003</c:v>
                </c:pt>
                <c:pt idx="86">
                  <c:v>-1.4193660000000003</c:v>
                </c:pt>
                <c:pt idx="87">
                  <c:v>-1.4362900000000003</c:v>
                </c:pt>
                <c:pt idx="88">
                  <c:v>-1.4542710000000003</c:v>
                </c:pt>
                <c:pt idx="89">
                  <c:v>-1.4711910000000004</c:v>
                </c:pt>
                <c:pt idx="90">
                  <c:v>-1.4870510000000003</c:v>
                </c:pt>
                <c:pt idx="91">
                  <c:v>-1.5039600000000004</c:v>
                </c:pt>
                <c:pt idx="92">
                  <c:v>-1.5208740000000005</c:v>
                </c:pt>
                <c:pt idx="93">
                  <c:v>-1.5377830000000006</c:v>
                </c:pt>
                <c:pt idx="94">
                  <c:v>-1.5536360000000005</c:v>
                </c:pt>
                <c:pt idx="95">
                  <c:v>-1.5705500000000006</c:v>
                </c:pt>
                <c:pt idx="96">
                  <c:v>-1.5874650000000006</c:v>
                </c:pt>
                <c:pt idx="97">
                  <c:v>-1.6033200000000005</c:v>
                </c:pt>
                <c:pt idx="98">
                  <c:v>-1.6191750000000005</c:v>
                </c:pt>
                <c:pt idx="99">
                  <c:v>-1.6360890000000006</c:v>
                </c:pt>
                <c:pt idx="100">
                  <c:v>-1.6529980000000006</c:v>
                </c:pt>
                <c:pt idx="101">
                  <c:v>-1.6699120000000007</c:v>
                </c:pt>
                <c:pt idx="102">
                  <c:v>-1.6868260000000008</c:v>
                </c:pt>
                <c:pt idx="103">
                  <c:v>-1.7037290000000009</c:v>
                </c:pt>
                <c:pt idx="104">
                  <c:v>-1.720649000000001</c:v>
                </c:pt>
                <c:pt idx="105">
                  <c:v>-1.7354310000000011</c:v>
                </c:pt>
                <c:pt idx="106">
                  <c:v>-1.7523510000000011</c:v>
                </c:pt>
                <c:pt idx="107">
                  <c:v>-1.770336000000001</c:v>
                </c:pt>
                <c:pt idx="108">
                  <c:v>-1.787251000000001</c:v>
                </c:pt>
                <c:pt idx="109">
                  <c:v>-1.803106000000001</c:v>
                </c:pt>
                <c:pt idx="110">
                  <c:v>-1.820026000000001</c:v>
                </c:pt>
                <c:pt idx="111">
                  <c:v>-1.8369350000000011</c:v>
                </c:pt>
                <c:pt idx="112">
                  <c:v>-1.852785000000001</c:v>
                </c:pt>
                <c:pt idx="113">
                  <c:v>-1.868640000000001</c:v>
                </c:pt>
                <c:pt idx="114">
                  <c:v>-1.8845010000000009</c:v>
                </c:pt>
                <c:pt idx="115">
                  <c:v>-1.900349000000001</c:v>
                </c:pt>
                <c:pt idx="116">
                  <c:v>-1.9151250000000009</c:v>
                </c:pt>
                <c:pt idx="117">
                  <c:v>-1.9309780000000007</c:v>
                </c:pt>
                <c:pt idx="118">
                  <c:v>-1.9468260000000008</c:v>
                </c:pt>
                <c:pt idx="119">
                  <c:v>-1.9637410000000008</c:v>
                </c:pt>
                <c:pt idx="120">
                  <c:v>-1.9806610000000009</c:v>
                </c:pt>
                <c:pt idx="121">
                  <c:v>-1.996509000000001</c:v>
                </c:pt>
                <c:pt idx="122">
                  <c:v>-2.0123520000000008</c:v>
                </c:pt>
                <c:pt idx="123">
                  <c:v>-2.0292720000000006</c:v>
                </c:pt>
                <c:pt idx="124">
                  <c:v>-2.0451200000000007</c:v>
                </c:pt>
                <c:pt idx="125">
                  <c:v>-2.0609750000000009</c:v>
                </c:pt>
                <c:pt idx="126">
                  <c:v>-2.0768250000000008</c:v>
                </c:pt>
                <c:pt idx="127">
                  <c:v>-2.0937390000000007</c:v>
                </c:pt>
                <c:pt idx="128">
                  <c:v>-2.1095940000000009</c:v>
                </c:pt>
                <c:pt idx="129">
                  <c:v>-2.1265140000000007</c:v>
                </c:pt>
                <c:pt idx="130">
                  <c:v>-2.1434410000000006</c:v>
                </c:pt>
                <c:pt idx="131">
                  <c:v>-2.1603680000000005</c:v>
                </c:pt>
                <c:pt idx="132">
                  <c:v>-2.1762230000000007</c:v>
                </c:pt>
                <c:pt idx="133">
                  <c:v>-2.1931370000000006</c:v>
                </c:pt>
                <c:pt idx="134">
                  <c:v>-2.2089870000000005</c:v>
                </c:pt>
                <c:pt idx="135">
                  <c:v>-2.2248420000000007</c:v>
                </c:pt>
                <c:pt idx="136">
                  <c:v>-2.2417560000000005</c:v>
                </c:pt>
                <c:pt idx="137">
                  <c:v>-2.2586650000000006</c:v>
                </c:pt>
                <c:pt idx="138">
                  <c:v>-2.2755740000000007</c:v>
                </c:pt>
                <c:pt idx="139">
                  <c:v>-2.2924890000000007</c:v>
                </c:pt>
                <c:pt idx="140">
                  <c:v>-2.3083440000000008</c:v>
                </c:pt>
                <c:pt idx="141">
                  <c:v>-2.3242040000000008</c:v>
                </c:pt>
                <c:pt idx="142">
                  <c:v>-2.3411240000000006</c:v>
                </c:pt>
                <c:pt idx="143">
                  <c:v>-2.3580440000000005</c:v>
                </c:pt>
                <c:pt idx="144">
                  <c:v>-2.3749660000000006</c:v>
                </c:pt>
                <c:pt idx="145">
                  <c:v>-2.3908210000000008</c:v>
                </c:pt>
                <c:pt idx="146">
                  <c:v>-2.4077300000000008</c:v>
                </c:pt>
                <c:pt idx="147">
                  <c:v>-2.423585000000001</c:v>
                </c:pt>
                <c:pt idx="148">
                  <c:v>-2.4404990000000009</c:v>
                </c:pt>
                <c:pt idx="149">
                  <c:v>-2.4584850000000009</c:v>
                </c:pt>
                <c:pt idx="150">
                  <c:v>-2.475394000000001</c:v>
                </c:pt>
                <c:pt idx="151">
                  <c:v>-2.4923040000000012</c:v>
                </c:pt>
                <c:pt idx="152">
                  <c:v>-2.5081520000000013</c:v>
                </c:pt>
                <c:pt idx="153">
                  <c:v>-2.5250720000000011</c:v>
                </c:pt>
                <c:pt idx="154">
                  <c:v>-2.541999000000001</c:v>
                </c:pt>
                <c:pt idx="155">
                  <c:v>-2.5589190000000008</c:v>
                </c:pt>
                <c:pt idx="156">
                  <c:v>-2.5758390000000007</c:v>
                </c:pt>
                <c:pt idx="157">
                  <c:v>-2.5927640000000007</c:v>
                </c:pt>
                <c:pt idx="158">
                  <c:v>-2.6096890000000008</c:v>
                </c:pt>
                <c:pt idx="159">
                  <c:v>-2.6266090000000006</c:v>
                </c:pt>
                <c:pt idx="160">
                  <c:v>-2.6435230000000005</c:v>
                </c:pt>
                <c:pt idx="161">
                  <c:v>-2.6604380000000005</c:v>
                </c:pt>
                <c:pt idx="162">
                  <c:v>-2.6773520000000004</c:v>
                </c:pt>
                <c:pt idx="163">
                  <c:v>-2.6932050000000003</c:v>
                </c:pt>
                <c:pt idx="164">
                  <c:v>-2.7101190000000002</c:v>
                </c:pt>
                <c:pt idx="165">
                  <c:v>-2.727039</c:v>
                </c:pt>
                <c:pt idx="166">
                  <c:v>-2.7439589999999998</c:v>
                </c:pt>
                <c:pt idx="167">
                  <c:v>-2.7598069999999999</c:v>
                </c:pt>
                <c:pt idx="168">
                  <c:v>-2.775655</c:v>
                </c:pt>
                <c:pt idx="169">
                  <c:v>-2.7915030000000001</c:v>
                </c:pt>
                <c:pt idx="170">
                  <c:v>-2.8094830000000002</c:v>
                </c:pt>
                <c:pt idx="171">
                  <c:v>-2.8253380000000003</c:v>
                </c:pt>
                <c:pt idx="172">
                  <c:v>-2.8411930000000005</c:v>
                </c:pt>
                <c:pt idx="173">
                  <c:v>-2.8581130000000003</c:v>
                </c:pt>
                <c:pt idx="174">
                  <c:v>-2.8750380000000004</c:v>
                </c:pt>
                <c:pt idx="175">
                  <c:v>-2.8919580000000003</c:v>
                </c:pt>
                <c:pt idx="176">
                  <c:v>-2.9088730000000003</c:v>
                </c:pt>
                <c:pt idx="177">
                  <c:v>-2.9257820000000003</c:v>
                </c:pt>
                <c:pt idx="178">
                  <c:v>-2.9426910000000004</c:v>
                </c:pt>
                <c:pt idx="179">
                  <c:v>-2.9596110000000002</c:v>
                </c:pt>
                <c:pt idx="180">
                  <c:v>-2.9765260000000002</c:v>
                </c:pt>
                <c:pt idx="181">
                  <c:v>-2.9945060000000003</c:v>
                </c:pt>
                <c:pt idx="182">
                  <c:v>-3.0124810000000002</c:v>
                </c:pt>
                <c:pt idx="183">
                  <c:v>-3.0294000000000003</c:v>
                </c:pt>
                <c:pt idx="184">
                  <c:v>-3.0463250000000004</c:v>
                </c:pt>
                <c:pt idx="185">
                  <c:v>-3.0632500000000005</c:v>
                </c:pt>
                <c:pt idx="186">
                  <c:v>-3.0812360000000005</c:v>
                </c:pt>
                <c:pt idx="187">
                  <c:v>-3.0981460000000007</c:v>
                </c:pt>
                <c:pt idx="188">
                  <c:v>-3.1150610000000007</c:v>
                </c:pt>
                <c:pt idx="189">
                  <c:v>-3.1319750000000006</c:v>
                </c:pt>
                <c:pt idx="190">
                  <c:v>-3.1488890000000005</c:v>
                </c:pt>
                <c:pt idx="191">
                  <c:v>-3.1658090000000003</c:v>
                </c:pt>
                <c:pt idx="192">
                  <c:v>-3.1827290000000001</c:v>
                </c:pt>
                <c:pt idx="193">
                  <c:v>-3.2007150000000002</c:v>
                </c:pt>
                <c:pt idx="194">
                  <c:v>-3.2176400000000003</c:v>
                </c:pt>
                <c:pt idx="195">
                  <c:v>-3.2345600000000001</c:v>
                </c:pt>
                <c:pt idx="196">
                  <c:v>-3.2504150000000003</c:v>
                </c:pt>
                <c:pt idx="197">
                  <c:v>-3.2673350000000001</c:v>
                </c:pt>
                <c:pt idx="198">
                  <c:v>-3.2842600000000002</c:v>
                </c:pt>
                <c:pt idx="199">
                  <c:v>-3.3011690000000002</c:v>
                </c:pt>
                <c:pt idx="200">
                  <c:v>-3.3170220000000001</c:v>
                </c:pt>
                <c:pt idx="201">
                  <c:v>-3.3328820000000001</c:v>
                </c:pt>
                <c:pt idx="202">
                  <c:v>-3.34979</c:v>
                </c:pt>
                <c:pt idx="203">
                  <c:v>-3.3656450000000002</c:v>
                </c:pt>
                <c:pt idx="204">
                  <c:v>-3.382565</c:v>
                </c:pt>
                <c:pt idx="205">
                  <c:v>-3.3984200000000002</c:v>
                </c:pt>
                <c:pt idx="206">
                  <c:v>-3.4142750000000004</c:v>
                </c:pt>
                <c:pt idx="207">
                  <c:v>-3.4301230000000005</c:v>
                </c:pt>
                <c:pt idx="208">
                  <c:v>-3.4470480000000006</c:v>
                </c:pt>
                <c:pt idx="209">
                  <c:v>-3.4639680000000004</c:v>
                </c:pt>
                <c:pt idx="210">
                  <c:v>-3.4808820000000003</c:v>
                </c:pt>
                <c:pt idx="211">
                  <c:v>-3.4978020000000001</c:v>
                </c:pt>
                <c:pt idx="212">
                  <c:v>-3.5136570000000003</c:v>
                </c:pt>
                <c:pt idx="213">
                  <c:v>-3.5295120000000004</c:v>
                </c:pt>
                <c:pt idx="214">
                  <c:v>-3.5453600000000005</c:v>
                </c:pt>
                <c:pt idx="215">
                  <c:v>-3.5622800000000003</c:v>
                </c:pt>
                <c:pt idx="216">
                  <c:v>-3.5792000000000002</c:v>
                </c:pt>
                <c:pt idx="217">
                  <c:v>-3.5950600000000001</c:v>
                </c:pt>
                <c:pt idx="218">
                  <c:v>-3.61198</c:v>
                </c:pt>
                <c:pt idx="219">
                  <c:v>-3.6278220000000001</c:v>
                </c:pt>
                <c:pt idx="220">
                  <c:v>-3.6436649999999999</c:v>
                </c:pt>
                <c:pt idx="221">
                  <c:v>-3.659513</c:v>
                </c:pt>
                <c:pt idx="222">
                  <c:v>-3.674302</c:v>
                </c:pt>
                <c:pt idx="223">
                  <c:v>-3.6912219999999998</c:v>
                </c:pt>
                <c:pt idx="224">
                  <c:v>-3.7070699999999999</c:v>
                </c:pt>
                <c:pt idx="225">
                  <c:v>-3.7229199999999998</c:v>
                </c:pt>
                <c:pt idx="226">
                  <c:v>-3.7387679999999999</c:v>
                </c:pt>
                <c:pt idx="227">
                  <c:v>-3.7535499999999997</c:v>
                </c:pt>
                <c:pt idx="228">
                  <c:v>-3.7704649999999997</c:v>
                </c:pt>
                <c:pt idx="229">
                  <c:v>-3.7863129999999998</c:v>
                </c:pt>
                <c:pt idx="230">
                  <c:v>-3.8021729999999998</c:v>
                </c:pt>
                <c:pt idx="231">
                  <c:v>-3.818028</c:v>
                </c:pt>
                <c:pt idx="232">
                  <c:v>-3.8349479999999998</c:v>
                </c:pt>
                <c:pt idx="233">
                  <c:v>-3.8518679999999996</c:v>
                </c:pt>
                <c:pt idx="234">
                  <c:v>-3.8687879999999994</c:v>
                </c:pt>
                <c:pt idx="235">
                  <c:v>-3.8846359999999995</c:v>
                </c:pt>
                <c:pt idx="236">
                  <c:v>-3.9026209999999995</c:v>
                </c:pt>
                <c:pt idx="237">
                  <c:v>-3.9195409999999993</c:v>
                </c:pt>
                <c:pt idx="238">
                  <c:v>-3.9353909999999992</c:v>
                </c:pt>
                <c:pt idx="239">
                  <c:v>-3.9512459999999994</c:v>
                </c:pt>
                <c:pt idx="240">
                  <c:v>-3.9670989999999993</c:v>
                </c:pt>
                <c:pt idx="241">
                  <c:v>-3.9840239999999993</c:v>
                </c:pt>
                <c:pt idx="242">
                  <c:v>-3.9998719999999994</c:v>
                </c:pt>
                <c:pt idx="243">
                  <c:v>-4.0178579999999995</c:v>
                </c:pt>
                <c:pt idx="244">
                  <c:v>-4.0347729999999995</c:v>
                </c:pt>
                <c:pt idx="245">
                  <c:v>-4.0516929999999993</c:v>
                </c:pt>
                <c:pt idx="246">
                  <c:v>-4.0686069999999992</c:v>
                </c:pt>
                <c:pt idx="247">
                  <c:v>-4.0855209999999991</c:v>
                </c:pt>
                <c:pt idx="248">
                  <c:v>-4.1024359999999991</c:v>
                </c:pt>
                <c:pt idx="249">
                  <c:v>-4.1182859999999994</c:v>
                </c:pt>
                <c:pt idx="250">
                  <c:v>-4.1352109999999991</c:v>
                </c:pt>
                <c:pt idx="251">
                  <c:v>-4.1521199999999991</c:v>
                </c:pt>
                <c:pt idx="252">
                  <c:v>-4.1679679999999992</c:v>
                </c:pt>
                <c:pt idx="253">
                  <c:v>-4.1848879999999991</c:v>
                </c:pt>
                <c:pt idx="254">
                  <c:v>-4.2018019999999989</c:v>
                </c:pt>
                <c:pt idx="255">
                  <c:v>-4.2176519999999993</c:v>
                </c:pt>
                <c:pt idx="256">
                  <c:v>-4.2335019999999997</c:v>
                </c:pt>
                <c:pt idx="257">
                  <c:v>-4.2504159999999995</c:v>
                </c:pt>
                <c:pt idx="258">
                  <c:v>-4.2662589999999998</c:v>
                </c:pt>
                <c:pt idx="259">
                  <c:v>-4.282114</c:v>
                </c:pt>
                <c:pt idx="260">
                  <c:v>-4.2979690000000002</c:v>
                </c:pt>
                <c:pt idx="261">
                  <c:v>-4.3148910000000003</c:v>
                </c:pt>
                <c:pt idx="262">
                  <c:v>-4.3307510000000002</c:v>
                </c:pt>
                <c:pt idx="263">
                  <c:v>-4.3476699999999999</c:v>
                </c:pt>
                <c:pt idx="264">
                  <c:v>-4.3645839999999998</c:v>
                </c:pt>
                <c:pt idx="265">
                  <c:v>-4.3814979999999997</c:v>
                </c:pt>
                <c:pt idx="266">
                  <c:v>-4.3984129999999997</c:v>
                </c:pt>
                <c:pt idx="267">
                  <c:v>-4.4153219999999997</c:v>
                </c:pt>
                <c:pt idx="268">
                  <c:v>-4.432226</c:v>
                </c:pt>
                <c:pt idx="269">
                  <c:v>-4.449141</c:v>
                </c:pt>
                <c:pt idx="270">
                  <c:v>-4.4660549999999999</c:v>
                </c:pt>
                <c:pt idx="271">
                  <c:v>-4.4819149999999999</c:v>
                </c:pt>
                <c:pt idx="272">
                  <c:v>-4.49777</c:v>
                </c:pt>
                <c:pt idx="273">
                  <c:v>-4.5136250000000002</c:v>
                </c:pt>
                <c:pt idx="274">
                  <c:v>-4.5294750000000006</c:v>
                </c:pt>
                <c:pt idx="275">
                  <c:v>-4.5463900000000006</c:v>
                </c:pt>
                <c:pt idx="276">
                  <c:v>-4.5622450000000008</c:v>
                </c:pt>
                <c:pt idx="277">
                  <c:v>-4.5781000000000009</c:v>
                </c:pt>
                <c:pt idx="278">
                  <c:v>-4.595015000000001</c:v>
                </c:pt>
                <c:pt idx="279">
                  <c:v>-4.6108580000000012</c:v>
                </c:pt>
                <c:pt idx="280">
                  <c:v>-4.6267130000000014</c:v>
                </c:pt>
                <c:pt idx="281">
                  <c:v>-4.6446890000000014</c:v>
                </c:pt>
                <c:pt idx="282">
                  <c:v>-4.6616040000000014</c:v>
                </c:pt>
                <c:pt idx="283">
                  <c:v>-4.6774470000000017</c:v>
                </c:pt>
                <c:pt idx="284">
                  <c:v>-4.6943620000000017</c:v>
                </c:pt>
                <c:pt idx="285">
                  <c:v>-4.7123430000000015</c:v>
                </c:pt>
                <c:pt idx="286">
                  <c:v>-4.7292580000000015</c:v>
                </c:pt>
                <c:pt idx="287">
                  <c:v>-4.7451060000000016</c:v>
                </c:pt>
                <c:pt idx="288">
                  <c:v>-4.7620210000000016</c:v>
                </c:pt>
                <c:pt idx="289">
                  <c:v>-4.7789400000000013</c:v>
                </c:pt>
                <c:pt idx="290">
                  <c:v>-4.7958540000000012</c:v>
                </c:pt>
                <c:pt idx="291">
                  <c:v>-4.8116980000000016</c:v>
                </c:pt>
                <c:pt idx="292">
                  <c:v>-4.8275460000000017</c:v>
                </c:pt>
                <c:pt idx="293">
                  <c:v>-4.8444600000000015</c:v>
                </c:pt>
                <c:pt idx="294">
                  <c:v>-4.8613850000000012</c:v>
                </c:pt>
                <c:pt idx="295">
                  <c:v>-4.8782990000000011</c:v>
                </c:pt>
                <c:pt idx="296">
                  <c:v>-4.8941540000000012</c:v>
                </c:pt>
                <c:pt idx="297">
                  <c:v>-4.9100020000000013</c:v>
                </c:pt>
                <c:pt idx="298">
                  <c:v>-4.9258450000000016</c:v>
                </c:pt>
                <c:pt idx="299">
                  <c:v>-4.9416950000000019</c:v>
                </c:pt>
                <c:pt idx="300">
                  <c:v>-4.9575450000000023</c:v>
                </c:pt>
                <c:pt idx="301">
                  <c:v>-4.9744650000000021</c:v>
                </c:pt>
                <c:pt idx="302">
                  <c:v>-4.9903070000000023</c:v>
                </c:pt>
                <c:pt idx="303">
                  <c:v>-5.0061570000000026</c:v>
                </c:pt>
                <c:pt idx="304">
                  <c:v>-5.0220050000000027</c:v>
                </c:pt>
                <c:pt idx="305">
                  <c:v>-5.0378530000000028</c:v>
                </c:pt>
                <c:pt idx="306">
                  <c:v>-5.0537010000000029</c:v>
                </c:pt>
                <c:pt idx="307">
                  <c:v>-5.069549000000003</c:v>
                </c:pt>
                <c:pt idx="308">
                  <c:v>-5.0864690000000028</c:v>
                </c:pt>
                <c:pt idx="309">
                  <c:v>-5.1033840000000028</c:v>
                </c:pt>
                <c:pt idx="310">
                  <c:v>-5.1192370000000027</c:v>
                </c:pt>
                <c:pt idx="311">
                  <c:v>-5.1350850000000028</c:v>
                </c:pt>
                <c:pt idx="312">
                  <c:v>-5.1530710000000024</c:v>
                </c:pt>
                <c:pt idx="313">
                  <c:v>-5.171057000000002</c:v>
                </c:pt>
                <c:pt idx="314">
                  <c:v>-5.1879770000000018</c:v>
                </c:pt>
                <c:pt idx="315">
                  <c:v>-5.2048970000000017</c:v>
                </c:pt>
                <c:pt idx="316">
                  <c:v>-5.2207520000000018</c:v>
                </c:pt>
                <c:pt idx="317">
                  <c:v>-5.2366020000000022</c:v>
                </c:pt>
                <c:pt idx="318">
                  <c:v>-5.2524500000000023</c:v>
                </c:pt>
                <c:pt idx="319">
                  <c:v>-5.2693650000000023</c:v>
                </c:pt>
                <c:pt idx="320">
                  <c:v>-5.2862850000000021</c:v>
                </c:pt>
                <c:pt idx="321">
                  <c:v>-5.303199000000002</c:v>
                </c:pt>
                <c:pt idx="322">
                  <c:v>-5.3190490000000024</c:v>
                </c:pt>
                <c:pt idx="323">
                  <c:v>-5.3348920000000026</c:v>
                </c:pt>
                <c:pt idx="324">
                  <c:v>-5.3518120000000025</c:v>
                </c:pt>
                <c:pt idx="325">
                  <c:v>-5.3676670000000026</c:v>
                </c:pt>
                <c:pt idx="326">
                  <c:v>-5.3856530000000022</c:v>
                </c:pt>
                <c:pt idx="327">
                  <c:v>-5.4025730000000021</c:v>
                </c:pt>
                <c:pt idx="328">
                  <c:v>-5.4184280000000022</c:v>
                </c:pt>
                <c:pt idx="329">
                  <c:v>-5.4353430000000023</c:v>
                </c:pt>
                <c:pt idx="330">
                  <c:v>-5.4522510000000022</c:v>
                </c:pt>
                <c:pt idx="331">
                  <c:v>-5.4681060000000024</c:v>
                </c:pt>
                <c:pt idx="332">
                  <c:v>-5.4839660000000023</c:v>
                </c:pt>
                <c:pt idx="333">
                  <c:v>-5.4998210000000025</c:v>
                </c:pt>
                <c:pt idx="334">
                  <c:v>-5.5167350000000024</c:v>
                </c:pt>
                <c:pt idx="335">
                  <c:v>-5.5336500000000024</c:v>
                </c:pt>
                <c:pt idx="336">
                  <c:v>-5.5495030000000023</c:v>
                </c:pt>
                <c:pt idx="337">
                  <c:v>-5.5674940000000026</c:v>
                </c:pt>
                <c:pt idx="338">
                  <c:v>-5.5844080000000025</c:v>
                </c:pt>
                <c:pt idx="339">
                  <c:v>-5.6013270000000022</c:v>
                </c:pt>
                <c:pt idx="340">
                  <c:v>-5.6171750000000022</c:v>
                </c:pt>
                <c:pt idx="341">
                  <c:v>-5.6340890000000021</c:v>
                </c:pt>
                <c:pt idx="342">
                  <c:v>-5.6499370000000022</c:v>
                </c:pt>
                <c:pt idx="343">
                  <c:v>-5.6657920000000024</c:v>
                </c:pt>
                <c:pt idx="344">
                  <c:v>-5.6827010000000024</c:v>
                </c:pt>
                <c:pt idx="345">
                  <c:v>-5.6985560000000026</c:v>
                </c:pt>
                <c:pt idx="346">
                  <c:v>-5.714406000000003</c:v>
                </c:pt>
                <c:pt idx="347">
                  <c:v>-5.7302560000000033</c:v>
                </c:pt>
                <c:pt idx="348">
                  <c:v>-5.7461060000000037</c:v>
                </c:pt>
                <c:pt idx="349">
                  <c:v>-5.7608950000000041</c:v>
                </c:pt>
                <c:pt idx="350">
                  <c:v>-5.7767500000000043</c:v>
                </c:pt>
                <c:pt idx="351">
                  <c:v>-5.7936700000000041</c:v>
                </c:pt>
                <c:pt idx="352">
                  <c:v>-5.8095250000000043</c:v>
                </c:pt>
                <c:pt idx="353">
                  <c:v>-5.8264390000000041</c:v>
                </c:pt>
                <c:pt idx="354">
                  <c:v>-5.8422940000000043</c:v>
                </c:pt>
                <c:pt idx="355">
                  <c:v>-5.8592090000000043</c:v>
                </c:pt>
                <c:pt idx="356">
                  <c:v>-5.8761290000000042</c:v>
                </c:pt>
                <c:pt idx="357">
                  <c:v>-5.8930380000000042</c:v>
                </c:pt>
                <c:pt idx="358">
                  <c:v>-5.909958000000004</c:v>
                </c:pt>
                <c:pt idx="359">
                  <c:v>-5.9268720000000039</c:v>
                </c:pt>
                <c:pt idx="360">
                  <c:v>-5.9427250000000038</c:v>
                </c:pt>
                <c:pt idx="361">
                  <c:v>-5.9596450000000036</c:v>
                </c:pt>
                <c:pt idx="362">
                  <c:v>-5.9765650000000035</c:v>
                </c:pt>
                <c:pt idx="363">
                  <c:v>-5.9924130000000035</c:v>
                </c:pt>
                <c:pt idx="364">
                  <c:v>-6.0082680000000037</c:v>
                </c:pt>
                <c:pt idx="365">
                  <c:v>-6.0241230000000039</c:v>
                </c:pt>
                <c:pt idx="366">
                  <c:v>-6.0410370000000038</c:v>
                </c:pt>
                <c:pt idx="367">
                  <c:v>-6.0568920000000039</c:v>
                </c:pt>
                <c:pt idx="368">
                  <c:v>-6.0738090000000042</c:v>
                </c:pt>
                <c:pt idx="369">
                  <c:v>-6.0896590000000046</c:v>
                </c:pt>
                <c:pt idx="370">
                  <c:v>-6.1055120000000045</c:v>
                </c:pt>
                <c:pt idx="371">
                  <c:v>-6.1213600000000046</c:v>
                </c:pt>
                <c:pt idx="372">
                  <c:v>-6.1372150000000047</c:v>
                </c:pt>
                <c:pt idx="373">
                  <c:v>-6.1541240000000048</c:v>
                </c:pt>
                <c:pt idx="374">
                  <c:v>-6.1710430000000045</c:v>
                </c:pt>
                <c:pt idx="375">
                  <c:v>-6.1879570000000044</c:v>
                </c:pt>
                <c:pt idx="376">
                  <c:v>-6.2038050000000045</c:v>
                </c:pt>
                <c:pt idx="377">
                  <c:v>-6.2196530000000045</c:v>
                </c:pt>
                <c:pt idx="378">
                  <c:v>-6.2365730000000044</c:v>
                </c:pt>
                <c:pt idx="379">
                  <c:v>-6.2534820000000044</c:v>
                </c:pt>
                <c:pt idx="380">
                  <c:v>-6.2682640000000047</c:v>
                </c:pt>
                <c:pt idx="381">
                  <c:v>-6.2841170000000046</c:v>
                </c:pt>
                <c:pt idx="382">
                  <c:v>-6.3010310000000045</c:v>
                </c:pt>
                <c:pt idx="383">
                  <c:v>-6.3168860000000047</c:v>
                </c:pt>
                <c:pt idx="384">
                  <c:v>-6.3338010000000047</c:v>
                </c:pt>
                <c:pt idx="385">
                  <c:v>-6.3507210000000045</c:v>
                </c:pt>
                <c:pt idx="386">
                  <c:v>-6.3665690000000046</c:v>
                </c:pt>
                <c:pt idx="387">
                  <c:v>-6.3824220000000045</c:v>
                </c:pt>
                <c:pt idx="388">
                  <c:v>-6.3982770000000047</c:v>
                </c:pt>
                <c:pt idx="389">
                  <c:v>-6.4152020000000043</c:v>
                </c:pt>
                <c:pt idx="390">
                  <c:v>-6.4321220000000041</c:v>
                </c:pt>
                <c:pt idx="391">
                  <c:v>-6.4490410000000038</c:v>
                </c:pt>
                <c:pt idx="392">
                  <c:v>-6.4659500000000039</c:v>
                </c:pt>
                <c:pt idx="393">
                  <c:v>-6.4817930000000041</c:v>
                </c:pt>
                <c:pt idx="394">
                  <c:v>-6.4997790000000037</c:v>
                </c:pt>
                <c:pt idx="395">
                  <c:v>-6.5156340000000039</c:v>
                </c:pt>
                <c:pt idx="396">
                  <c:v>-6.5325540000000037</c:v>
                </c:pt>
                <c:pt idx="397">
                  <c:v>-6.548397000000004</c:v>
                </c:pt>
                <c:pt idx="398">
                  <c:v>-6.5642520000000042</c:v>
                </c:pt>
                <c:pt idx="399">
                  <c:v>-6.5790460000000044</c:v>
                </c:pt>
                <c:pt idx="400">
                  <c:v>-6.5959550000000045</c:v>
                </c:pt>
                <c:pt idx="401">
                  <c:v>-6.6128630000000044</c:v>
                </c:pt>
                <c:pt idx="402">
                  <c:v>-6.629788000000004</c:v>
                </c:pt>
                <c:pt idx="403">
                  <c:v>-6.6456380000000044</c:v>
                </c:pt>
                <c:pt idx="404">
                  <c:v>-6.6625520000000042</c:v>
                </c:pt>
                <c:pt idx="405">
                  <c:v>-6.678410000000004</c:v>
                </c:pt>
                <c:pt idx="406">
                  <c:v>-6.6942700000000039</c:v>
                </c:pt>
                <c:pt idx="407">
                  <c:v>-6.7101260000000043</c:v>
                </c:pt>
                <c:pt idx="408">
                  <c:v>-6.7259810000000044</c:v>
                </c:pt>
                <c:pt idx="409">
                  <c:v>-6.7418360000000046</c:v>
                </c:pt>
                <c:pt idx="410">
                  <c:v>-6.7587400000000049</c:v>
                </c:pt>
                <c:pt idx="411">
                  <c:v>-6.7756440000000051</c:v>
                </c:pt>
                <c:pt idx="412">
                  <c:v>-6.7925530000000052</c:v>
                </c:pt>
                <c:pt idx="413">
                  <c:v>-6.8084090000000055</c:v>
                </c:pt>
                <c:pt idx="414">
                  <c:v>-6.8253180000000055</c:v>
                </c:pt>
                <c:pt idx="415">
                  <c:v>-6.8422330000000056</c:v>
                </c:pt>
                <c:pt idx="416">
                  <c:v>-6.8580930000000055</c:v>
                </c:pt>
                <c:pt idx="417">
                  <c:v>-6.8739480000000057</c:v>
                </c:pt>
                <c:pt idx="418">
                  <c:v>-6.8908620000000056</c:v>
                </c:pt>
                <c:pt idx="419">
                  <c:v>-6.9077710000000057</c:v>
                </c:pt>
                <c:pt idx="420">
                  <c:v>-6.9246800000000057</c:v>
                </c:pt>
                <c:pt idx="421">
                  <c:v>-6.9405350000000059</c:v>
                </c:pt>
                <c:pt idx="422">
                  <c:v>-6.9574550000000057</c:v>
                </c:pt>
                <c:pt idx="423">
                  <c:v>-6.9743690000000056</c:v>
                </c:pt>
                <c:pt idx="424">
                  <c:v>-6.9912780000000057</c:v>
                </c:pt>
                <c:pt idx="425">
                  <c:v>-7.0081870000000057</c:v>
                </c:pt>
                <c:pt idx="426">
                  <c:v>-7.0251020000000057</c:v>
                </c:pt>
                <c:pt idx="427">
                  <c:v>-7.0420170000000057</c:v>
                </c:pt>
                <c:pt idx="428">
                  <c:v>-7.0589390000000058</c:v>
                </c:pt>
                <c:pt idx="429">
                  <c:v>-7.0758590000000057</c:v>
                </c:pt>
                <c:pt idx="430">
                  <c:v>-7.0927730000000055</c:v>
                </c:pt>
                <c:pt idx="431">
                  <c:v>-7.1096880000000056</c:v>
                </c:pt>
                <c:pt idx="432">
                  <c:v>-7.1255430000000057</c:v>
                </c:pt>
                <c:pt idx="433">
                  <c:v>-7.1424520000000058</c:v>
                </c:pt>
                <c:pt idx="434">
                  <c:v>-7.1582950000000061</c:v>
                </c:pt>
                <c:pt idx="435">
                  <c:v>-7.1773420000000057</c:v>
                </c:pt>
                <c:pt idx="436">
                  <c:v>-7.193192000000006</c:v>
                </c:pt>
                <c:pt idx="437">
                  <c:v>-7.2101120000000058</c:v>
                </c:pt>
                <c:pt idx="438">
                  <c:v>-7.2280870000000057</c:v>
                </c:pt>
                <c:pt idx="439">
                  <c:v>-7.2439370000000061</c:v>
                </c:pt>
                <c:pt idx="440">
                  <c:v>-7.2608520000000061</c:v>
                </c:pt>
                <c:pt idx="441">
                  <c:v>-7.2767020000000064</c:v>
                </c:pt>
                <c:pt idx="442">
                  <c:v>-7.2925450000000067</c:v>
                </c:pt>
                <c:pt idx="443">
                  <c:v>-7.3084000000000069</c:v>
                </c:pt>
                <c:pt idx="444">
                  <c:v>-7.325303000000007</c:v>
                </c:pt>
                <c:pt idx="445">
                  <c:v>-7.3422230000000068</c:v>
                </c:pt>
                <c:pt idx="446">
                  <c:v>-7.3591380000000068</c:v>
                </c:pt>
                <c:pt idx="447">
                  <c:v>-7.3749860000000069</c:v>
                </c:pt>
                <c:pt idx="448">
                  <c:v>-7.3908410000000071</c:v>
                </c:pt>
                <c:pt idx="449">
                  <c:v>-7.4066960000000073</c:v>
                </c:pt>
                <c:pt idx="450">
                  <c:v>-7.4225510000000074</c:v>
                </c:pt>
                <c:pt idx="451">
                  <c:v>-7.4384060000000076</c:v>
                </c:pt>
                <c:pt idx="452">
                  <c:v>-7.4553260000000074</c:v>
                </c:pt>
                <c:pt idx="453">
                  <c:v>-7.4733060000000071</c:v>
                </c:pt>
                <c:pt idx="454">
                  <c:v>-7.490220000000007</c:v>
                </c:pt>
                <c:pt idx="455">
                  <c:v>-7.507135000000007</c:v>
                </c:pt>
                <c:pt idx="456">
                  <c:v>-7.5240490000000069</c:v>
                </c:pt>
                <c:pt idx="457">
                  <c:v>-7.5409640000000069</c:v>
                </c:pt>
                <c:pt idx="458">
                  <c:v>-7.5568190000000071</c:v>
                </c:pt>
                <c:pt idx="459">
                  <c:v>-7.5737340000000071</c:v>
                </c:pt>
                <c:pt idx="460">
                  <c:v>-7.5906480000000069</c:v>
                </c:pt>
                <c:pt idx="461">
                  <c:v>-7.6075620000000068</c:v>
                </c:pt>
                <c:pt idx="462">
                  <c:v>-7.6234100000000069</c:v>
                </c:pt>
                <c:pt idx="463">
                  <c:v>-7.639258000000007</c:v>
                </c:pt>
                <c:pt idx="464">
                  <c:v>-7.6551060000000071</c:v>
                </c:pt>
                <c:pt idx="465">
                  <c:v>-7.6720210000000071</c:v>
                </c:pt>
                <c:pt idx="466">
                  <c:v>-7.688935000000007</c:v>
                </c:pt>
                <c:pt idx="467">
                  <c:v>-7.704783000000007</c:v>
                </c:pt>
                <c:pt idx="468">
                  <c:v>-7.7216970000000069</c:v>
                </c:pt>
                <c:pt idx="469">
                  <c:v>-7.7375470000000073</c:v>
                </c:pt>
                <c:pt idx="470">
                  <c:v>-7.7544560000000073</c:v>
                </c:pt>
                <c:pt idx="471">
                  <c:v>-7.7703110000000075</c:v>
                </c:pt>
                <c:pt idx="472">
                  <c:v>-7.7861590000000076</c:v>
                </c:pt>
                <c:pt idx="473">
                  <c:v>-7.8020070000000077</c:v>
                </c:pt>
                <c:pt idx="474">
                  <c:v>-7.8178620000000079</c:v>
                </c:pt>
                <c:pt idx="475">
                  <c:v>-7.8347820000000077</c:v>
                </c:pt>
                <c:pt idx="476">
                  <c:v>-7.8516910000000077</c:v>
                </c:pt>
                <c:pt idx="477">
                  <c:v>-7.8686130000000079</c:v>
                </c:pt>
                <c:pt idx="478">
                  <c:v>-7.8855330000000077</c:v>
                </c:pt>
                <c:pt idx="479">
                  <c:v>-7.9013860000000076</c:v>
                </c:pt>
                <c:pt idx="480">
                  <c:v>-7.9183050000000073</c:v>
                </c:pt>
                <c:pt idx="481">
                  <c:v>-7.9352190000000071</c:v>
                </c:pt>
                <c:pt idx="482">
                  <c:v>-7.9521340000000071</c:v>
                </c:pt>
                <c:pt idx="483">
                  <c:v>-7.9679900000000075</c:v>
                </c:pt>
                <c:pt idx="484">
                  <c:v>-7.9838460000000078</c:v>
                </c:pt>
                <c:pt idx="485">
                  <c:v>-7.9986410000000081</c:v>
                </c:pt>
                <c:pt idx="486">
                  <c:v>-8.015555000000008</c:v>
                </c:pt>
                <c:pt idx="487">
                  <c:v>-8.0314030000000081</c:v>
                </c:pt>
                <c:pt idx="488">
                  <c:v>-8.0483120000000081</c:v>
                </c:pt>
                <c:pt idx="489">
                  <c:v>-8.0641550000000084</c:v>
                </c:pt>
                <c:pt idx="490">
                  <c:v>-8.0800160000000076</c:v>
                </c:pt>
                <c:pt idx="491">
                  <c:v>-8.095866000000008</c:v>
                </c:pt>
                <c:pt idx="492">
                  <c:v>-8.1117210000000082</c:v>
                </c:pt>
                <c:pt idx="493">
                  <c:v>-8.1275760000000083</c:v>
                </c:pt>
                <c:pt idx="494">
                  <c:v>-8.1423630000000085</c:v>
                </c:pt>
                <c:pt idx="495">
                  <c:v>-8.1582180000000086</c:v>
                </c:pt>
                <c:pt idx="496">
                  <c:v>-8.1751380000000093</c:v>
                </c:pt>
                <c:pt idx="497">
                  <c:v>-8.1920580000000101</c:v>
                </c:pt>
                <c:pt idx="498">
                  <c:v>-8.2089720000000099</c:v>
                </c:pt>
                <c:pt idx="499">
                  <c:v>-8.2248270000000101</c:v>
                </c:pt>
                <c:pt idx="500">
                  <c:v>-8.24174100000001</c:v>
                </c:pt>
                <c:pt idx="501">
                  <c:v>-8.2586560000000091</c:v>
                </c:pt>
                <c:pt idx="502">
                  <c:v>-8.275570000000009</c:v>
                </c:pt>
                <c:pt idx="503">
                  <c:v>-8.2914200000000093</c:v>
                </c:pt>
                <c:pt idx="504">
                  <c:v>-8.3083340000000092</c:v>
                </c:pt>
                <c:pt idx="505">
                  <c:v>-8.3252480000000091</c:v>
                </c:pt>
                <c:pt idx="506">
                  <c:v>-8.3421730000000096</c:v>
                </c:pt>
                <c:pt idx="507">
                  <c:v>-8.35802300000001</c:v>
                </c:pt>
                <c:pt idx="508">
                  <c:v>-8.3749380000000091</c:v>
                </c:pt>
                <c:pt idx="509">
                  <c:v>-8.3907880000000095</c:v>
                </c:pt>
                <c:pt idx="510">
                  <c:v>-8.4066430000000096</c:v>
                </c:pt>
                <c:pt idx="511">
                  <c:v>-8.42249300000001</c:v>
                </c:pt>
                <c:pt idx="512">
                  <c:v>-8.4383410000000101</c:v>
                </c:pt>
                <c:pt idx="513">
                  <c:v>-8.4552610000000108</c:v>
                </c:pt>
                <c:pt idx="514">
                  <c:v>-8.4732410000000105</c:v>
                </c:pt>
                <c:pt idx="515">
                  <c:v>-8.4901550000000103</c:v>
                </c:pt>
                <c:pt idx="516">
                  <c:v>-8.5070700000000095</c:v>
                </c:pt>
                <c:pt idx="517">
                  <c:v>-8.5239850000000086</c:v>
                </c:pt>
                <c:pt idx="518">
                  <c:v>-8.5408940000000086</c:v>
                </c:pt>
                <c:pt idx="519">
                  <c:v>-8.556744000000009</c:v>
                </c:pt>
                <c:pt idx="520">
                  <c:v>-8.5736640000000097</c:v>
                </c:pt>
                <c:pt idx="521">
                  <c:v>-8.589525000000009</c:v>
                </c:pt>
                <c:pt idx="522">
                  <c:v>-8.6053750000000093</c:v>
                </c:pt>
                <c:pt idx="523">
                  <c:v>-8.6222900000000084</c:v>
                </c:pt>
                <c:pt idx="524">
                  <c:v>-8.6392100000000092</c:v>
                </c:pt>
                <c:pt idx="525">
                  <c:v>-8.6561250000000083</c:v>
                </c:pt>
                <c:pt idx="526">
                  <c:v>-8.673045000000009</c:v>
                </c:pt>
                <c:pt idx="527">
                  <c:v>-8.6899590000000089</c:v>
                </c:pt>
                <c:pt idx="528">
                  <c:v>-8.7068790000000096</c:v>
                </c:pt>
                <c:pt idx="529">
                  <c:v>-8.7237930000000095</c:v>
                </c:pt>
                <c:pt idx="530">
                  <c:v>-8.7407070000000093</c:v>
                </c:pt>
                <c:pt idx="531">
                  <c:v>-8.7576160000000094</c:v>
                </c:pt>
                <c:pt idx="532">
                  <c:v>-8.7745310000000085</c:v>
                </c:pt>
                <c:pt idx="533">
                  <c:v>-8.7914450000000084</c:v>
                </c:pt>
                <c:pt idx="534">
                  <c:v>-8.8073000000000086</c:v>
                </c:pt>
                <c:pt idx="535">
                  <c:v>-8.8231500000000089</c:v>
                </c:pt>
                <c:pt idx="536">
                  <c:v>-8.8390050000000091</c:v>
                </c:pt>
                <c:pt idx="537">
                  <c:v>-8.8559250000000098</c:v>
                </c:pt>
                <c:pt idx="538">
                  <c:v>-8.8728340000000099</c:v>
                </c:pt>
                <c:pt idx="539">
                  <c:v>-8.8876110000000104</c:v>
                </c:pt>
                <c:pt idx="540">
                  <c:v>-8.9045200000000104</c:v>
                </c:pt>
                <c:pt idx="541">
                  <c:v>-8.9214340000000103</c:v>
                </c:pt>
                <c:pt idx="542">
                  <c:v>-8.93835300000001</c:v>
                </c:pt>
                <c:pt idx="543">
                  <c:v>-8.95421300000001</c:v>
                </c:pt>
                <c:pt idx="544">
                  <c:v>-8.9700610000000101</c:v>
                </c:pt>
                <c:pt idx="545">
                  <c:v>-8.9869810000000108</c:v>
                </c:pt>
                <c:pt idx="546">
                  <c:v>-9.0038960000000099</c:v>
                </c:pt>
                <c:pt idx="547">
                  <c:v>-9.01974400000001</c:v>
                </c:pt>
                <c:pt idx="548">
                  <c:v>-9.0355940000000103</c:v>
                </c:pt>
                <c:pt idx="549">
                  <c:v>-9.0514490000000105</c:v>
                </c:pt>
                <c:pt idx="550">
                  <c:v>-9.0673090000000105</c:v>
                </c:pt>
                <c:pt idx="551">
                  <c:v>-9.0831640000000107</c:v>
                </c:pt>
                <c:pt idx="552">
                  <c:v>-9.1000840000000114</c:v>
                </c:pt>
                <c:pt idx="553">
                  <c:v>-9.1159340000000117</c:v>
                </c:pt>
                <c:pt idx="554">
                  <c:v>-9.1317840000000121</c:v>
                </c:pt>
                <c:pt idx="555">
                  <c:v>-9.1476500000000129</c:v>
                </c:pt>
                <c:pt idx="556">
                  <c:v>-9.1635000000000133</c:v>
                </c:pt>
                <c:pt idx="557">
                  <c:v>-9.1804100000000126</c:v>
                </c:pt>
                <c:pt idx="558">
                  <c:v>-9.1962530000000129</c:v>
                </c:pt>
                <c:pt idx="559">
                  <c:v>-9.2131670000000128</c:v>
                </c:pt>
                <c:pt idx="560">
                  <c:v>-9.2300820000000119</c:v>
                </c:pt>
                <c:pt idx="561">
                  <c:v>-9.2480680000000124</c:v>
                </c:pt>
                <c:pt idx="562">
                  <c:v>-9.262852000000013</c:v>
                </c:pt>
                <c:pt idx="563">
                  <c:v>-9.2797710000000126</c:v>
                </c:pt>
                <c:pt idx="564">
                  <c:v>-9.2966850000000125</c:v>
                </c:pt>
                <c:pt idx="565">
                  <c:v>-9.3135940000000126</c:v>
                </c:pt>
                <c:pt idx="566">
                  <c:v>-9.3304970000000118</c:v>
                </c:pt>
                <c:pt idx="567">
                  <c:v>-9.3463450000000119</c:v>
                </c:pt>
                <c:pt idx="568">
                  <c:v>-9.362193000000012</c:v>
                </c:pt>
                <c:pt idx="569">
                  <c:v>-9.3780480000000122</c:v>
                </c:pt>
                <c:pt idx="570">
                  <c:v>-9.3949630000000113</c:v>
                </c:pt>
                <c:pt idx="571">
                  <c:v>-9.4129490000000118</c:v>
                </c:pt>
                <c:pt idx="572">
                  <c:v>-9.4287990000000121</c:v>
                </c:pt>
                <c:pt idx="573">
                  <c:v>-9.4446470000000122</c:v>
                </c:pt>
                <c:pt idx="574">
                  <c:v>-9.4605020000000124</c:v>
                </c:pt>
                <c:pt idx="575">
                  <c:v>-9.4774270000000129</c:v>
                </c:pt>
                <c:pt idx="576">
                  <c:v>-9.4943310000000132</c:v>
                </c:pt>
                <c:pt idx="577">
                  <c:v>-9.5101790000000133</c:v>
                </c:pt>
                <c:pt idx="578">
                  <c:v>-9.5260220000000135</c:v>
                </c:pt>
                <c:pt idx="579">
                  <c:v>-9.5418690000000144</c:v>
                </c:pt>
                <c:pt idx="580">
                  <c:v>-9.5577170000000145</c:v>
                </c:pt>
                <c:pt idx="581">
                  <c:v>-9.5746210000000147</c:v>
                </c:pt>
                <c:pt idx="582">
                  <c:v>-9.5925960000000146</c:v>
                </c:pt>
                <c:pt idx="583">
                  <c:v>-9.6095100000000144</c:v>
                </c:pt>
                <c:pt idx="584">
                  <c:v>-9.6253600000000148</c:v>
                </c:pt>
                <c:pt idx="585">
                  <c:v>-9.6412100000000152</c:v>
                </c:pt>
                <c:pt idx="586">
                  <c:v>-9.6570630000000151</c:v>
                </c:pt>
                <c:pt idx="587">
                  <c:v>-9.6729130000000154</c:v>
                </c:pt>
                <c:pt idx="588">
                  <c:v>-9.6887630000000158</c:v>
                </c:pt>
                <c:pt idx="589">
                  <c:v>-9.7056830000000165</c:v>
                </c:pt>
                <c:pt idx="590">
                  <c:v>-9.7225930000000158</c:v>
                </c:pt>
                <c:pt idx="591">
                  <c:v>-9.7395130000000165</c:v>
                </c:pt>
                <c:pt idx="592">
                  <c:v>-9.7564330000000172</c:v>
                </c:pt>
                <c:pt idx="593">
                  <c:v>-9.7733480000000164</c:v>
                </c:pt>
                <c:pt idx="594">
                  <c:v>-9.7902730000000169</c:v>
                </c:pt>
                <c:pt idx="595">
                  <c:v>-9.8071920000000166</c:v>
                </c:pt>
                <c:pt idx="596">
                  <c:v>-9.8241070000000157</c:v>
                </c:pt>
                <c:pt idx="597">
                  <c:v>-9.8410160000000158</c:v>
                </c:pt>
                <c:pt idx="598">
                  <c:v>-9.8568710000000159</c:v>
                </c:pt>
                <c:pt idx="599">
                  <c:v>-9.8737850000000158</c:v>
                </c:pt>
                <c:pt idx="600">
                  <c:v>-9.8896330000000159</c:v>
                </c:pt>
                <c:pt idx="601">
                  <c:v>-9.9065420000000159</c:v>
                </c:pt>
                <c:pt idx="602">
                  <c:v>-9.9213310000000163</c:v>
                </c:pt>
                <c:pt idx="603">
                  <c:v>-9.9382450000000162</c:v>
                </c:pt>
                <c:pt idx="604">
                  <c:v>-9.9551590000000161</c:v>
                </c:pt>
                <c:pt idx="605">
                  <c:v>-9.9710070000000162</c:v>
                </c:pt>
                <c:pt idx="606">
                  <c:v>-9.9879170000000155</c:v>
                </c:pt>
                <c:pt idx="607">
                  <c:v>-10.003765000000016</c:v>
                </c:pt>
                <c:pt idx="608">
                  <c:v>-10.019615000000016</c:v>
                </c:pt>
                <c:pt idx="609">
                  <c:v>-10.036529000000016</c:v>
                </c:pt>
                <c:pt idx="610">
                  <c:v>-10.052379000000016</c:v>
                </c:pt>
                <c:pt idx="611">
                  <c:v>-10.068229000000017</c:v>
                </c:pt>
                <c:pt idx="612">
                  <c:v>-10.085143000000016</c:v>
                </c:pt>
                <c:pt idx="613">
                  <c:v>-10.102063000000017</c:v>
                </c:pt>
                <c:pt idx="614">
                  <c:v>-10.118978000000016</c:v>
                </c:pt>
                <c:pt idx="615">
                  <c:v>-10.135887000000016</c:v>
                </c:pt>
                <c:pt idx="616">
                  <c:v>-10.153857000000016</c:v>
                </c:pt>
                <c:pt idx="617">
                  <c:v>-10.171832000000016</c:v>
                </c:pt>
                <c:pt idx="618">
                  <c:v>-10.188759000000017</c:v>
                </c:pt>
                <c:pt idx="619">
                  <c:v>-10.205673000000017</c:v>
                </c:pt>
                <c:pt idx="620">
                  <c:v>-10.221528000000017</c:v>
                </c:pt>
                <c:pt idx="621">
                  <c:v>-10.237388000000017</c:v>
                </c:pt>
                <c:pt idx="622">
                  <c:v>-10.253231000000017</c:v>
                </c:pt>
                <c:pt idx="623">
                  <c:v>-10.270151000000018</c:v>
                </c:pt>
                <c:pt idx="624">
                  <c:v>-10.287060000000018</c:v>
                </c:pt>
                <c:pt idx="625">
                  <c:v>-10.302908000000018</c:v>
                </c:pt>
                <c:pt idx="626">
                  <c:v>-10.319823000000017</c:v>
                </c:pt>
                <c:pt idx="627">
                  <c:v>-10.336750000000018</c:v>
                </c:pt>
                <c:pt idx="628">
                  <c:v>-10.352605000000018</c:v>
                </c:pt>
                <c:pt idx="629">
                  <c:v>-10.369525000000019</c:v>
                </c:pt>
                <c:pt idx="630">
                  <c:v>-10.38644500000002</c:v>
                </c:pt>
                <c:pt idx="631">
                  <c:v>-10.403367000000019</c:v>
                </c:pt>
                <c:pt idx="632">
                  <c:v>-10.421347000000019</c:v>
                </c:pt>
                <c:pt idx="633">
                  <c:v>-10.436141000000019</c:v>
                </c:pt>
                <c:pt idx="634">
                  <c:v>-10.453056000000018</c:v>
                </c:pt>
                <c:pt idx="635">
                  <c:v>-10.469970000000018</c:v>
                </c:pt>
                <c:pt idx="636">
                  <c:v>-10.485813000000018</c:v>
                </c:pt>
                <c:pt idx="637">
                  <c:v>-10.502728000000017</c:v>
                </c:pt>
                <c:pt idx="638">
                  <c:v>-10.518583000000017</c:v>
                </c:pt>
                <c:pt idx="639">
                  <c:v>-10.534433000000018</c:v>
                </c:pt>
                <c:pt idx="640">
                  <c:v>-10.551360000000019</c:v>
                </c:pt>
                <c:pt idx="641">
                  <c:v>-10.567203000000019</c:v>
                </c:pt>
                <c:pt idx="642">
                  <c:v>-10.584118000000018</c:v>
                </c:pt>
                <c:pt idx="643">
                  <c:v>-10.601040000000017</c:v>
                </c:pt>
                <c:pt idx="644">
                  <c:v>-10.617949000000017</c:v>
                </c:pt>
                <c:pt idx="645">
                  <c:v>-10.633799000000018</c:v>
                </c:pt>
                <c:pt idx="646">
                  <c:v>-10.649654000000018</c:v>
                </c:pt>
                <c:pt idx="647">
                  <c:v>-10.666574000000018</c:v>
                </c:pt>
                <c:pt idx="648">
                  <c:v>-10.683494000000019</c:v>
                </c:pt>
                <c:pt idx="649">
                  <c:v>-10.70041400000002</c:v>
                </c:pt>
                <c:pt idx="650">
                  <c:v>-10.71839400000002</c:v>
                </c:pt>
                <c:pt idx="651">
                  <c:v>-10.73530300000002</c:v>
                </c:pt>
                <c:pt idx="652">
                  <c:v>-10.75221200000002</c:v>
                </c:pt>
                <c:pt idx="653">
                  <c:v>-10.76912600000002</c:v>
                </c:pt>
                <c:pt idx="654">
                  <c:v>-10.784987000000019</c:v>
                </c:pt>
                <c:pt idx="655">
                  <c:v>-10.800837000000019</c:v>
                </c:pt>
                <c:pt idx="656">
                  <c:v>-10.816680000000019</c:v>
                </c:pt>
                <c:pt idx="657">
                  <c:v>-10.833595000000019</c:v>
                </c:pt>
                <c:pt idx="658">
                  <c:v>-10.849450000000019</c:v>
                </c:pt>
                <c:pt idx="659">
                  <c:v>-10.866370000000019</c:v>
                </c:pt>
                <c:pt idx="660">
                  <c:v>-10.88329000000002</c:v>
                </c:pt>
                <c:pt idx="661">
                  <c:v>-10.900212000000019</c:v>
                </c:pt>
                <c:pt idx="662">
                  <c:v>-10.91713200000002</c:v>
                </c:pt>
                <c:pt idx="663">
                  <c:v>-10.93297500000002</c:v>
                </c:pt>
                <c:pt idx="664">
                  <c:v>-10.94988900000002</c:v>
                </c:pt>
                <c:pt idx="665">
                  <c:v>-10.96574400000002</c:v>
                </c:pt>
                <c:pt idx="666">
                  <c:v>-10.98159200000002</c:v>
                </c:pt>
                <c:pt idx="667">
                  <c:v>-10.99850600000002</c:v>
                </c:pt>
                <c:pt idx="668">
                  <c:v>-11.015421000000019</c:v>
                </c:pt>
                <c:pt idx="669">
                  <c:v>-11.03340200000002</c:v>
                </c:pt>
                <c:pt idx="670">
                  <c:v>-11.050317000000019</c:v>
                </c:pt>
                <c:pt idx="671">
                  <c:v>-11.06723700000002</c:v>
                </c:pt>
                <c:pt idx="672">
                  <c:v>-11.083079000000019</c:v>
                </c:pt>
                <c:pt idx="673">
                  <c:v>-11.101059000000019</c:v>
                </c:pt>
                <c:pt idx="674">
                  <c:v>-11.11797900000002</c:v>
                </c:pt>
                <c:pt idx="675">
                  <c:v>-11.13489900000002</c:v>
                </c:pt>
                <c:pt idx="676">
                  <c:v>-11.151824000000021</c:v>
                </c:pt>
                <c:pt idx="677">
                  <c:v>-11.168744000000022</c:v>
                </c:pt>
                <c:pt idx="678">
                  <c:v>-11.184594000000022</c:v>
                </c:pt>
                <c:pt idx="679">
                  <c:v>-11.201508000000022</c:v>
                </c:pt>
                <c:pt idx="680">
                  <c:v>-11.218428000000022</c:v>
                </c:pt>
                <c:pt idx="681">
                  <c:v>-11.235348000000023</c:v>
                </c:pt>
                <c:pt idx="682">
                  <c:v>-11.251196000000023</c:v>
                </c:pt>
                <c:pt idx="683">
                  <c:v>-11.267039000000024</c:v>
                </c:pt>
                <c:pt idx="684">
                  <c:v>-11.282894000000024</c:v>
                </c:pt>
                <c:pt idx="685">
                  <c:v>-11.299814000000024</c:v>
                </c:pt>
                <c:pt idx="686">
                  <c:v>-11.315662000000025</c:v>
                </c:pt>
                <c:pt idx="687">
                  <c:v>-11.331512000000025</c:v>
                </c:pt>
                <c:pt idx="688">
                  <c:v>-11.347356000000024</c:v>
                </c:pt>
                <c:pt idx="689">
                  <c:v>-11.364265000000024</c:v>
                </c:pt>
                <c:pt idx="690">
                  <c:v>-11.380113000000025</c:v>
                </c:pt>
                <c:pt idx="691">
                  <c:v>-11.398093000000024</c:v>
                </c:pt>
                <c:pt idx="692">
                  <c:v>-11.413948000000024</c:v>
                </c:pt>
                <c:pt idx="693">
                  <c:v>-11.429803000000025</c:v>
                </c:pt>
                <c:pt idx="694">
                  <c:v>-11.446723000000025</c:v>
                </c:pt>
                <c:pt idx="695">
                  <c:v>-11.463638000000024</c:v>
                </c:pt>
                <c:pt idx="696">
                  <c:v>-11.479493000000025</c:v>
                </c:pt>
                <c:pt idx="697">
                  <c:v>-11.496413000000025</c:v>
                </c:pt>
                <c:pt idx="698">
                  <c:v>-11.513333000000026</c:v>
                </c:pt>
                <c:pt idx="699">
                  <c:v>-11.529188000000026</c:v>
                </c:pt>
                <c:pt idx="700">
                  <c:v>-11.546103000000025</c:v>
                </c:pt>
                <c:pt idx="701">
                  <c:v>-11.564078000000025</c:v>
                </c:pt>
                <c:pt idx="702">
                  <c:v>-11.580998000000026</c:v>
                </c:pt>
                <c:pt idx="703">
                  <c:v>-11.596853000000026</c:v>
                </c:pt>
                <c:pt idx="704">
                  <c:v>-11.612696000000026</c:v>
                </c:pt>
                <c:pt idx="705">
                  <c:v>-11.629610000000026</c:v>
                </c:pt>
                <c:pt idx="706">
                  <c:v>-11.646524000000026</c:v>
                </c:pt>
                <c:pt idx="707">
                  <c:v>-11.662374000000026</c:v>
                </c:pt>
                <c:pt idx="708">
                  <c:v>-11.678222000000027</c:v>
                </c:pt>
                <c:pt idx="709">
                  <c:v>-11.695136000000026</c:v>
                </c:pt>
                <c:pt idx="710">
                  <c:v>-11.712051000000026</c:v>
                </c:pt>
                <c:pt idx="711">
                  <c:v>-11.728966000000025</c:v>
                </c:pt>
                <c:pt idx="712">
                  <c:v>-11.744814000000025</c:v>
                </c:pt>
                <c:pt idx="713">
                  <c:v>-11.760657000000025</c:v>
                </c:pt>
                <c:pt idx="714">
                  <c:v>-11.778638000000026</c:v>
                </c:pt>
                <c:pt idx="715">
                  <c:v>-11.794498000000026</c:v>
                </c:pt>
                <c:pt idx="716">
                  <c:v>-11.811418000000026</c:v>
                </c:pt>
                <c:pt idx="717">
                  <c:v>-11.828338000000027</c:v>
                </c:pt>
                <c:pt idx="718">
                  <c:v>-11.844188000000027</c:v>
                </c:pt>
                <c:pt idx="719">
                  <c:v>-11.860038000000028</c:v>
                </c:pt>
                <c:pt idx="720">
                  <c:v>-11.876960000000027</c:v>
                </c:pt>
                <c:pt idx="721">
                  <c:v>-11.893875000000026</c:v>
                </c:pt>
                <c:pt idx="722">
                  <c:v>-11.910795000000027</c:v>
                </c:pt>
                <c:pt idx="723">
                  <c:v>-11.928781000000027</c:v>
                </c:pt>
                <c:pt idx="724">
                  <c:v>-11.946767000000028</c:v>
                </c:pt>
                <c:pt idx="725">
                  <c:v>-11.963681000000028</c:v>
                </c:pt>
                <c:pt idx="726">
                  <c:v>-11.980608000000029</c:v>
                </c:pt>
                <c:pt idx="727">
                  <c:v>-11.997522000000028</c:v>
                </c:pt>
                <c:pt idx="728">
                  <c:v>-12.013377000000029</c:v>
                </c:pt>
                <c:pt idx="729">
                  <c:v>-12.029225000000029</c:v>
                </c:pt>
                <c:pt idx="730">
                  <c:v>-12.045073000000029</c:v>
                </c:pt>
                <c:pt idx="731">
                  <c:v>-12.060921000000029</c:v>
                </c:pt>
                <c:pt idx="732">
                  <c:v>-12.077830000000029</c:v>
                </c:pt>
                <c:pt idx="733">
                  <c:v>-12.095810000000029</c:v>
                </c:pt>
                <c:pt idx="734">
                  <c:v>-12.111665000000029</c:v>
                </c:pt>
                <c:pt idx="735">
                  <c:v>-12.127513000000029</c:v>
                </c:pt>
                <c:pt idx="736">
                  <c:v>-12.14443300000003</c:v>
                </c:pt>
                <c:pt idx="737">
                  <c:v>-12.16028300000003</c:v>
                </c:pt>
                <c:pt idx="738">
                  <c:v>-12.17614300000003</c:v>
                </c:pt>
                <c:pt idx="739">
                  <c:v>-12.19198600000003</c:v>
                </c:pt>
                <c:pt idx="740">
                  <c:v>-12.20890000000003</c:v>
                </c:pt>
                <c:pt idx="741">
                  <c:v>-12.223672000000031</c:v>
                </c:pt>
                <c:pt idx="742">
                  <c:v>-12.239520000000031</c:v>
                </c:pt>
                <c:pt idx="743">
                  <c:v>-12.256440000000032</c:v>
                </c:pt>
                <c:pt idx="744">
                  <c:v>-12.272290000000032</c:v>
                </c:pt>
                <c:pt idx="745">
                  <c:v>-12.288140000000032</c:v>
                </c:pt>
                <c:pt idx="746">
                  <c:v>-12.305059000000032</c:v>
                </c:pt>
                <c:pt idx="747">
                  <c:v>-12.320919000000032</c:v>
                </c:pt>
                <c:pt idx="748">
                  <c:v>-12.337833000000032</c:v>
                </c:pt>
                <c:pt idx="749">
                  <c:v>-12.353683000000032</c:v>
                </c:pt>
                <c:pt idx="750">
                  <c:v>-12.370592000000032</c:v>
                </c:pt>
                <c:pt idx="751">
                  <c:v>-12.386440000000032</c:v>
                </c:pt>
                <c:pt idx="752">
                  <c:v>-12.403354000000032</c:v>
                </c:pt>
                <c:pt idx="753">
                  <c:v>-12.420263000000032</c:v>
                </c:pt>
                <c:pt idx="754">
                  <c:v>-12.436101000000033</c:v>
                </c:pt>
                <c:pt idx="755">
                  <c:v>-12.453015000000033</c:v>
                </c:pt>
                <c:pt idx="756">
                  <c:v>-12.468868000000032</c:v>
                </c:pt>
                <c:pt idx="757">
                  <c:v>-12.485782000000032</c:v>
                </c:pt>
                <c:pt idx="758">
                  <c:v>-12.502696000000032</c:v>
                </c:pt>
                <c:pt idx="759">
                  <c:v>-12.519610000000032</c:v>
                </c:pt>
                <c:pt idx="760">
                  <c:v>-12.535458000000032</c:v>
                </c:pt>
                <c:pt idx="761">
                  <c:v>-12.551301000000032</c:v>
                </c:pt>
                <c:pt idx="762">
                  <c:v>-12.568220000000032</c:v>
                </c:pt>
                <c:pt idx="763">
                  <c:v>-12.585134000000032</c:v>
                </c:pt>
                <c:pt idx="764">
                  <c:v>-12.602059000000033</c:v>
                </c:pt>
                <c:pt idx="765">
                  <c:v>-12.617902000000033</c:v>
                </c:pt>
                <c:pt idx="766">
                  <c:v>-12.633752000000033</c:v>
                </c:pt>
                <c:pt idx="767">
                  <c:v>-12.649602000000034</c:v>
                </c:pt>
                <c:pt idx="768">
                  <c:v>-12.666522000000034</c:v>
                </c:pt>
                <c:pt idx="769">
                  <c:v>-12.683442000000035</c:v>
                </c:pt>
                <c:pt idx="770">
                  <c:v>-12.700356000000035</c:v>
                </c:pt>
                <c:pt idx="771">
                  <c:v>-12.716204000000035</c:v>
                </c:pt>
                <c:pt idx="772">
                  <c:v>-12.733113000000035</c:v>
                </c:pt>
                <c:pt idx="773">
                  <c:v>-12.748966000000035</c:v>
                </c:pt>
                <c:pt idx="774">
                  <c:v>-12.764816000000035</c:v>
                </c:pt>
                <c:pt idx="775">
                  <c:v>-12.781725000000035</c:v>
                </c:pt>
                <c:pt idx="776">
                  <c:v>-12.798639000000035</c:v>
                </c:pt>
                <c:pt idx="777">
                  <c:v>-12.814494000000035</c:v>
                </c:pt>
                <c:pt idx="778">
                  <c:v>-12.830349000000036</c:v>
                </c:pt>
                <c:pt idx="779">
                  <c:v>-12.846192000000036</c:v>
                </c:pt>
                <c:pt idx="780">
                  <c:v>-12.863101000000036</c:v>
                </c:pt>
                <c:pt idx="781">
                  <c:v>-12.880028000000037</c:v>
                </c:pt>
                <c:pt idx="782">
                  <c:v>-12.896953000000037</c:v>
                </c:pt>
                <c:pt idx="783">
                  <c:v>-12.912801000000037</c:v>
                </c:pt>
                <c:pt idx="784">
                  <c:v>-12.927596000000037</c:v>
                </c:pt>
                <c:pt idx="785">
                  <c:v>-12.944505000000037</c:v>
                </c:pt>
                <c:pt idx="786">
                  <c:v>-12.961425000000037</c:v>
                </c:pt>
                <c:pt idx="787">
                  <c:v>-12.978339000000037</c:v>
                </c:pt>
                <c:pt idx="788">
                  <c:v>-12.994187000000037</c:v>
                </c:pt>
                <c:pt idx="789">
                  <c:v>-13.011096000000038</c:v>
                </c:pt>
                <c:pt idx="790">
                  <c:v>-13.028015000000037</c:v>
                </c:pt>
                <c:pt idx="791">
                  <c:v>-13.044935000000038</c:v>
                </c:pt>
                <c:pt idx="792">
                  <c:v>-13.060785000000038</c:v>
                </c:pt>
                <c:pt idx="793">
                  <c:v>-13.076628000000039</c:v>
                </c:pt>
                <c:pt idx="794">
                  <c:v>-13.093537000000039</c:v>
                </c:pt>
                <c:pt idx="795">
                  <c:v>-13.110441000000039</c:v>
                </c:pt>
                <c:pt idx="796">
                  <c:v>-13.126285000000038</c:v>
                </c:pt>
                <c:pt idx="797">
                  <c:v>-13.142133000000038</c:v>
                </c:pt>
                <c:pt idx="798">
                  <c:v>-13.159053000000039</c:v>
                </c:pt>
                <c:pt idx="799">
                  <c:v>-13.174901000000039</c:v>
                </c:pt>
                <c:pt idx="800">
                  <c:v>-13.191816000000038</c:v>
                </c:pt>
                <c:pt idx="801">
                  <c:v>-13.208731000000038</c:v>
                </c:pt>
                <c:pt idx="802">
                  <c:v>-13.225645000000037</c:v>
                </c:pt>
                <c:pt idx="803">
                  <c:v>-13.242559000000037</c:v>
                </c:pt>
                <c:pt idx="804">
                  <c:v>-13.258402000000038</c:v>
                </c:pt>
                <c:pt idx="805">
                  <c:v>-13.275317000000037</c:v>
                </c:pt>
                <c:pt idx="806">
                  <c:v>-13.291167000000037</c:v>
                </c:pt>
                <c:pt idx="807">
                  <c:v>-13.305949000000037</c:v>
                </c:pt>
                <c:pt idx="808">
                  <c:v>-13.321804000000038</c:v>
                </c:pt>
                <c:pt idx="809">
                  <c:v>-13.338718000000037</c:v>
                </c:pt>
                <c:pt idx="810">
                  <c:v>-13.355632000000037</c:v>
                </c:pt>
                <c:pt idx="811">
                  <c:v>-13.371485000000037</c:v>
                </c:pt>
                <c:pt idx="812">
                  <c:v>-13.387322000000037</c:v>
                </c:pt>
                <c:pt idx="813">
                  <c:v>-13.404237000000036</c:v>
                </c:pt>
                <c:pt idx="814">
                  <c:v>-13.422235000000036</c:v>
                </c:pt>
                <c:pt idx="815">
                  <c:v>-13.439155000000037</c:v>
                </c:pt>
                <c:pt idx="816">
                  <c:v>-13.456075000000038</c:v>
                </c:pt>
                <c:pt idx="817">
                  <c:v>-13.473000000000038</c:v>
                </c:pt>
                <c:pt idx="818">
                  <c:v>-13.490980000000038</c:v>
                </c:pt>
                <c:pt idx="819">
                  <c:v>-13.506833000000038</c:v>
                </c:pt>
                <c:pt idx="820">
                  <c:v>-13.521615000000038</c:v>
                </c:pt>
                <c:pt idx="821">
                  <c:v>-13.537463000000038</c:v>
                </c:pt>
                <c:pt idx="822">
                  <c:v>-13.554378000000037</c:v>
                </c:pt>
                <c:pt idx="823">
                  <c:v>-13.571297000000037</c:v>
                </c:pt>
                <c:pt idx="824">
                  <c:v>-13.588206000000037</c:v>
                </c:pt>
                <c:pt idx="825">
                  <c:v>-13.606186000000037</c:v>
                </c:pt>
                <c:pt idx="826">
                  <c:v>-13.622028000000036</c:v>
                </c:pt>
                <c:pt idx="827">
                  <c:v>-13.638937000000036</c:v>
                </c:pt>
                <c:pt idx="828">
                  <c:v>-13.655851000000036</c:v>
                </c:pt>
                <c:pt idx="829">
                  <c:v>-13.672765000000036</c:v>
                </c:pt>
                <c:pt idx="830">
                  <c:v>-13.688615000000036</c:v>
                </c:pt>
                <c:pt idx="831">
                  <c:v>-13.705540000000036</c:v>
                </c:pt>
                <c:pt idx="832">
                  <c:v>-13.721390000000037</c:v>
                </c:pt>
                <c:pt idx="833">
                  <c:v>-13.738310000000038</c:v>
                </c:pt>
                <c:pt idx="834">
                  <c:v>-13.755224000000037</c:v>
                </c:pt>
                <c:pt idx="835">
                  <c:v>-13.771067000000038</c:v>
                </c:pt>
                <c:pt idx="836">
                  <c:v>-13.787982000000037</c:v>
                </c:pt>
                <c:pt idx="837">
                  <c:v>-13.804891000000037</c:v>
                </c:pt>
                <c:pt idx="838">
                  <c:v>-13.821811000000038</c:v>
                </c:pt>
                <c:pt idx="839">
                  <c:v>-13.837666000000038</c:v>
                </c:pt>
                <c:pt idx="840">
                  <c:v>-13.853526000000038</c:v>
                </c:pt>
                <c:pt idx="841">
                  <c:v>-13.870446000000038</c:v>
                </c:pt>
                <c:pt idx="842">
                  <c:v>-13.887366000000039</c:v>
                </c:pt>
                <c:pt idx="843">
                  <c:v>-13.903221000000039</c:v>
                </c:pt>
                <c:pt idx="844">
                  <c:v>-13.91907600000004</c:v>
                </c:pt>
                <c:pt idx="845">
                  <c:v>-13.93492400000004</c:v>
                </c:pt>
                <c:pt idx="846">
                  <c:v>-13.951838000000039</c:v>
                </c:pt>
                <c:pt idx="847">
                  <c:v>-13.96769300000004</c:v>
                </c:pt>
                <c:pt idx="848">
                  <c:v>-13.985673000000039</c:v>
                </c:pt>
                <c:pt idx="849">
                  <c:v>-14.002587000000039</c:v>
                </c:pt>
                <c:pt idx="850">
                  <c:v>-14.01843700000004</c:v>
                </c:pt>
                <c:pt idx="851">
                  <c:v>-14.03429200000004</c:v>
                </c:pt>
                <c:pt idx="852">
                  <c:v>-14.05015200000004</c:v>
                </c:pt>
                <c:pt idx="853">
                  <c:v>-14.06707200000004</c:v>
                </c:pt>
                <c:pt idx="854">
                  <c:v>-14.082920000000041</c:v>
                </c:pt>
                <c:pt idx="855">
                  <c:v>-14.098768000000041</c:v>
                </c:pt>
                <c:pt idx="856">
                  <c:v>-14.114616000000041</c:v>
                </c:pt>
                <c:pt idx="857">
                  <c:v>-14.131536000000041</c:v>
                </c:pt>
                <c:pt idx="858">
                  <c:v>-14.147391000000042</c:v>
                </c:pt>
                <c:pt idx="859">
                  <c:v>-14.164300000000042</c:v>
                </c:pt>
                <c:pt idx="860">
                  <c:v>-14.181204000000042</c:v>
                </c:pt>
                <c:pt idx="861">
                  <c:v>-14.198113000000042</c:v>
                </c:pt>
                <c:pt idx="862">
                  <c:v>-14.216099000000042</c:v>
                </c:pt>
                <c:pt idx="863">
                  <c:v>-14.231954000000043</c:v>
                </c:pt>
                <c:pt idx="864">
                  <c:v>-14.247814000000043</c:v>
                </c:pt>
                <c:pt idx="865">
                  <c:v>-14.263675000000042</c:v>
                </c:pt>
                <c:pt idx="866">
                  <c:v>-14.280590000000041</c:v>
                </c:pt>
                <c:pt idx="867">
                  <c:v>-14.296438000000041</c:v>
                </c:pt>
                <c:pt idx="868">
                  <c:v>-14.313347000000041</c:v>
                </c:pt>
                <c:pt idx="869">
                  <c:v>-14.328136000000042</c:v>
                </c:pt>
                <c:pt idx="870">
                  <c:v>-14.345051000000041</c:v>
                </c:pt>
                <c:pt idx="871">
                  <c:v>-14.360901000000041</c:v>
                </c:pt>
                <c:pt idx="872">
                  <c:v>-14.376756000000041</c:v>
                </c:pt>
                <c:pt idx="873">
                  <c:v>-14.392611000000041</c:v>
                </c:pt>
                <c:pt idx="874">
                  <c:v>-14.408461000000042</c:v>
                </c:pt>
                <c:pt idx="875">
                  <c:v>-14.425376000000041</c:v>
                </c:pt>
                <c:pt idx="876">
                  <c:v>-14.442290000000041</c:v>
                </c:pt>
                <c:pt idx="877">
                  <c:v>-14.458133000000041</c:v>
                </c:pt>
                <c:pt idx="878">
                  <c:v>-14.473988000000041</c:v>
                </c:pt>
                <c:pt idx="879">
                  <c:v>-14.490897000000041</c:v>
                </c:pt>
                <c:pt idx="880">
                  <c:v>-14.508883000000042</c:v>
                </c:pt>
                <c:pt idx="881">
                  <c:v>-14.525803000000042</c:v>
                </c:pt>
                <c:pt idx="882">
                  <c:v>-14.542717000000042</c:v>
                </c:pt>
                <c:pt idx="883">
                  <c:v>-14.558565000000042</c:v>
                </c:pt>
                <c:pt idx="884">
                  <c:v>-14.575485000000043</c:v>
                </c:pt>
                <c:pt idx="885">
                  <c:v>-14.591340000000043</c:v>
                </c:pt>
                <c:pt idx="886">
                  <c:v>-14.608260000000044</c:v>
                </c:pt>
                <c:pt idx="887">
                  <c:v>-14.625182000000043</c:v>
                </c:pt>
                <c:pt idx="888">
                  <c:v>-14.641025000000043</c:v>
                </c:pt>
                <c:pt idx="889">
                  <c:v>-14.656868000000044</c:v>
                </c:pt>
                <c:pt idx="890">
                  <c:v>-14.673777000000044</c:v>
                </c:pt>
                <c:pt idx="891">
                  <c:v>-14.689625000000044</c:v>
                </c:pt>
                <c:pt idx="892">
                  <c:v>-14.705473000000044</c:v>
                </c:pt>
                <c:pt idx="893">
                  <c:v>-14.722387000000044</c:v>
                </c:pt>
                <c:pt idx="894">
                  <c:v>-14.738230000000044</c:v>
                </c:pt>
                <c:pt idx="895">
                  <c:v>-14.754085000000044</c:v>
                </c:pt>
                <c:pt idx="896">
                  <c:v>-14.769933000000044</c:v>
                </c:pt>
                <c:pt idx="897">
                  <c:v>-14.786848000000044</c:v>
                </c:pt>
                <c:pt idx="898">
                  <c:v>-14.803762000000043</c:v>
                </c:pt>
                <c:pt idx="899">
                  <c:v>-14.820681000000043</c:v>
                </c:pt>
                <c:pt idx="900">
                  <c:v>-14.837601000000044</c:v>
                </c:pt>
                <c:pt idx="901">
                  <c:v>-14.853456000000044</c:v>
                </c:pt>
                <c:pt idx="902">
                  <c:v>-14.870376000000045</c:v>
                </c:pt>
                <c:pt idx="903">
                  <c:v>-14.887296000000045</c:v>
                </c:pt>
                <c:pt idx="904">
                  <c:v>-14.902073000000046</c:v>
                </c:pt>
                <c:pt idx="905">
                  <c:v>-14.917928000000046</c:v>
                </c:pt>
                <c:pt idx="906">
                  <c:v>-14.933788000000046</c:v>
                </c:pt>
                <c:pt idx="907">
                  <c:v>-14.949643000000046</c:v>
                </c:pt>
                <c:pt idx="908">
                  <c:v>-14.966558000000045</c:v>
                </c:pt>
                <c:pt idx="909">
                  <c:v>-14.983472000000045</c:v>
                </c:pt>
                <c:pt idx="910">
                  <c:v>-14.999327000000045</c:v>
                </c:pt>
                <c:pt idx="911">
                  <c:v>-15.015177000000046</c:v>
                </c:pt>
                <c:pt idx="912">
                  <c:v>-15.032086000000046</c:v>
                </c:pt>
                <c:pt idx="913">
                  <c:v>-15.050062000000047</c:v>
                </c:pt>
                <c:pt idx="914">
                  <c:v>-15.065917000000047</c:v>
                </c:pt>
                <c:pt idx="915">
                  <c:v>-15.082837000000048</c:v>
                </c:pt>
                <c:pt idx="916">
                  <c:v>-15.098687000000048</c:v>
                </c:pt>
                <c:pt idx="917">
                  <c:v>-15.115601000000048</c:v>
                </c:pt>
                <c:pt idx="918">
                  <c:v>-15.131456000000048</c:v>
                </c:pt>
                <c:pt idx="919">
                  <c:v>-15.148365000000048</c:v>
                </c:pt>
                <c:pt idx="920">
                  <c:v>-15.165275000000047</c:v>
                </c:pt>
                <c:pt idx="921">
                  <c:v>-15.182195000000048</c:v>
                </c:pt>
                <c:pt idx="922">
                  <c:v>-15.199109000000048</c:v>
                </c:pt>
                <c:pt idx="923">
                  <c:v>-15.214962000000048</c:v>
                </c:pt>
                <c:pt idx="924">
                  <c:v>-15.230817000000048</c:v>
                </c:pt>
                <c:pt idx="925">
                  <c:v>-15.246670000000048</c:v>
                </c:pt>
                <c:pt idx="926">
                  <c:v>-15.262518000000048</c:v>
                </c:pt>
                <c:pt idx="927">
                  <c:v>-15.279438000000049</c:v>
                </c:pt>
                <c:pt idx="928">
                  <c:v>-15.295281000000049</c:v>
                </c:pt>
                <c:pt idx="929">
                  <c:v>-15.311136000000049</c:v>
                </c:pt>
                <c:pt idx="930">
                  <c:v>-15.328051000000048</c:v>
                </c:pt>
                <c:pt idx="931">
                  <c:v>-15.343901000000049</c:v>
                </c:pt>
                <c:pt idx="932">
                  <c:v>-15.361876000000048</c:v>
                </c:pt>
                <c:pt idx="933">
                  <c:v>-15.376658000000049</c:v>
                </c:pt>
                <c:pt idx="934">
                  <c:v>-15.393578000000049</c:v>
                </c:pt>
                <c:pt idx="935">
                  <c:v>-15.410492000000049</c:v>
                </c:pt>
                <c:pt idx="936">
                  <c:v>-15.426345000000049</c:v>
                </c:pt>
                <c:pt idx="937">
                  <c:v>-15.442193000000049</c:v>
                </c:pt>
                <c:pt idx="938">
                  <c:v>-15.45911800000005</c:v>
                </c:pt>
                <c:pt idx="939">
                  <c:v>-15.47497800000005</c:v>
                </c:pt>
                <c:pt idx="940">
                  <c:v>-15.49189200000005</c:v>
                </c:pt>
                <c:pt idx="941">
                  <c:v>-15.50774700000005</c:v>
                </c:pt>
                <c:pt idx="942">
                  <c:v>-15.52359500000005</c:v>
                </c:pt>
                <c:pt idx="943">
                  <c:v>-15.54050900000005</c:v>
                </c:pt>
                <c:pt idx="944">
                  <c:v>-15.55635700000005</c:v>
                </c:pt>
                <c:pt idx="945">
                  <c:v>-15.57220500000005</c:v>
                </c:pt>
                <c:pt idx="946">
                  <c:v>-15.58805500000005</c:v>
                </c:pt>
                <c:pt idx="947">
                  <c:v>-15.603905000000051</c:v>
                </c:pt>
                <c:pt idx="948">
                  <c:v>-15.620814000000051</c:v>
                </c:pt>
                <c:pt idx="949">
                  <c:v>-15.636657000000051</c:v>
                </c:pt>
                <c:pt idx="950">
                  <c:v>-15.652510000000051</c:v>
                </c:pt>
                <c:pt idx="951">
                  <c:v>-15.669419000000051</c:v>
                </c:pt>
                <c:pt idx="952">
                  <c:v>-15.685274000000051</c:v>
                </c:pt>
                <c:pt idx="953">
                  <c:v>-15.702194000000052</c:v>
                </c:pt>
                <c:pt idx="954">
                  <c:v>-15.719108000000052</c:v>
                </c:pt>
                <c:pt idx="955">
                  <c:v>-15.734963000000052</c:v>
                </c:pt>
                <c:pt idx="956">
                  <c:v>-15.750813000000052</c:v>
                </c:pt>
                <c:pt idx="957">
                  <c:v>-15.767727000000052</c:v>
                </c:pt>
                <c:pt idx="958">
                  <c:v>-15.783575000000052</c:v>
                </c:pt>
                <c:pt idx="959">
                  <c:v>-15.799423000000052</c:v>
                </c:pt>
                <c:pt idx="960">
                  <c:v>-15.816332000000052</c:v>
                </c:pt>
                <c:pt idx="961">
                  <c:v>-15.832175000000053</c:v>
                </c:pt>
                <c:pt idx="962">
                  <c:v>-15.848030000000053</c:v>
                </c:pt>
                <c:pt idx="963">
                  <c:v>-15.863874000000052</c:v>
                </c:pt>
                <c:pt idx="964">
                  <c:v>-15.879717000000053</c:v>
                </c:pt>
                <c:pt idx="965">
                  <c:v>-15.895565000000053</c:v>
                </c:pt>
                <c:pt idx="966">
                  <c:v>-15.911420000000053</c:v>
                </c:pt>
                <c:pt idx="967">
                  <c:v>-15.927268000000053</c:v>
                </c:pt>
                <c:pt idx="968">
                  <c:v>-15.944188000000054</c:v>
                </c:pt>
                <c:pt idx="969">
                  <c:v>-15.962174000000054</c:v>
                </c:pt>
                <c:pt idx="970">
                  <c:v>-15.979088000000054</c:v>
                </c:pt>
                <c:pt idx="971">
                  <c:v>-15.996001000000055</c:v>
                </c:pt>
                <c:pt idx="972">
                  <c:v>-16.012915000000056</c:v>
                </c:pt>
                <c:pt idx="973">
                  <c:v>-16.028758000000057</c:v>
                </c:pt>
                <c:pt idx="974">
                  <c:v>-16.043547000000057</c:v>
                </c:pt>
                <c:pt idx="975">
                  <c:v>-16.059402000000055</c:v>
                </c:pt>
                <c:pt idx="976">
                  <c:v>-16.076322000000054</c:v>
                </c:pt>
                <c:pt idx="977">
                  <c:v>-16.092188000000053</c:v>
                </c:pt>
                <c:pt idx="978">
                  <c:v>-16.110174000000054</c:v>
                </c:pt>
                <c:pt idx="979">
                  <c:v>-16.126029000000052</c:v>
                </c:pt>
                <c:pt idx="980">
                  <c:v>-16.141890000000053</c:v>
                </c:pt>
                <c:pt idx="981">
                  <c:v>-16.158799000000052</c:v>
                </c:pt>
                <c:pt idx="982">
                  <c:v>-16.17465400000005</c:v>
                </c:pt>
                <c:pt idx="983">
                  <c:v>-16.191569000000051</c:v>
                </c:pt>
                <c:pt idx="984">
                  <c:v>-16.207417000000049</c:v>
                </c:pt>
                <c:pt idx="985">
                  <c:v>-16.223277000000049</c:v>
                </c:pt>
                <c:pt idx="986">
                  <c:v>-16.238061000000048</c:v>
                </c:pt>
                <c:pt idx="987">
                  <c:v>-16.253904000000048</c:v>
                </c:pt>
                <c:pt idx="988">
                  <c:v>-16.269759000000047</c:v>
                </c:pt>
                <c:pt idx="989">
                  <c:v>-16.286679000000046</c:v>
                </c:pt>
                <c:pt idx="990">
                  <c:v>-16.302539000000046</c:v>
                </c:pt>
                <c:pt idx="991">
                  <c:v>-16.318394000000044</c:v>
                </c:pt>
                <c:pt idx="992">
                  <c:v>-16.335313000000045</c:v>
                </c:pt>
                <c:pt idx="993">
                  <c:v>-16.352233000000044</c:v>
                </c:pt>
                <c:pt idx="994">
                  <c:v>-16.368086000000044</c:v>
                </c:pt>
                <c:pt idx="995">
                  <c:v>-16.385000000000044</c:v>
                </c:pt>
                <c:pt idx="996">
                  <c:v>-16.401914000000044</c:v>
                </c:pt>
                <c:pt idx="997">
                  <c:v>-16.418828000000044</c:v>
                </c:pt>
                <c:pt idx="998">
                  <c:v>-16.434683000000042</c:v>
                </c:pt>
                <c:pt idx="999">
                  <c:v>-16.451603000000041</c:v>
                </c:pt>
                <c:pt idx="1000">
                  <c:v>-16.46852300000004</c:v>
                </c:pt>
                <c:pt idx="1001">
                  <c:v>-16.484378000000039</c:v>
                </c:pt>
                <c:pt idx="1002">
                  <c:v>-16.501298000000038</c:v>
                </c:pt>
                <c:pt idx="1003">
                  <c:v>-16.517158000000038</c:v>
                </c:pt>
                <c:pt idx="1004">
                  <c:v>-16.533013000000036</c:v>
                </c:pt>
                <c:pt idx="1005">
                  <c:v>-16.548866000000036</c:v>
                </c:pt>
                <c:pt idx="1006">
                  <c:v>-16.565780000000036</c:v>
                </c:pt>
                <c:pt idx="1007">
                  <c:v>-16.582695000000037</c:v>
                </c:pt>
                <c:pt idx="1008">
                  <c:v>-16.599610000000038</c:v>
                </c:pt>
                <c:pt idx="1009">
                  <c:v>-16.616525000000038</c:v>
                </c:pt>
                <c:pt idx="1010">
                  <c:v>-16.633439000000038</c:v>
                </c:pt>
                <c:pt idx="1011">
                  <c:v>-16.649287000000037</c:v>
                </c:pt>
                <c:pt idx="1012">
                  <c:v>-16.665135000000035</c:v>
                </c:pt>
                <c:pt idx="1013">
                  <c:v>-16.675619000000037</c:v>
                </c:pt>
                <c:pt idx="1014">
                  <c:v>-16.673273000000037</c:v>
                </c:pt>
                <c:pt idx="1015">
                  <c:v>-16.685929000000037</c:v>
                </c:pt>
                <c:pt idx="1016">
                  <c:v>-16.710345000000036</c:v>
                </c:pt>
                <c:pt idx="1017">
                  <c:v>-16.735811000000037</c:v>
                </c:pt>
                <c:pt idx="1018">
                  <c:v>-16.759143000000037</c:v>
                </c:pt>
                <c:pt idx="1019">
                  <c:v>-16.780332000000037</c:v>
                </c:pt>
                <c:pt idx="1020">
                  <c:v>-16.798318000000037</c:v>
                </c:pt>
                <c:pt idx="1021">
                  <c:v>-16.816293000000037</c:v>
                </c:pt>
                <c:pt idx="1022">
                  <c:v>-16.833213000000036</c:v>
                </c:pt>
                <c:pt idx="1023">
                  <c:v>-16.850132000000038</c:v>
                </c:pt>
                <c:pt idx="1024">
                  <c:v>-16.867052000000037</c:v>
                </c:pt>
                <c:pt idx="1025">
                  <c:v>-16.883961000000035</c:v>
                </c:pt>
                <c:pt idx="1026">
                  <c:v>-16.900876000000036</c:v>
                </c:pt>
                <c:pt idx="1027">
                  <c:v>-16.917791000000037</c:v>
                </c:pt>
                <c:pt idx="1028">
                  <c:v>-16.934711000000036</c:v>
                </c:pt>
                <c:pt idx="1029">
                  <c:v>-16.950554000000036</c:v>
                </c:pt>
                <c:pt idx="1030">
                  <c:v>-16.966409000000034</c:v>
                </c:pt>
                <c:pt idx="1031">
                  <c:v>-16.982269000000034</c:v>
                </c:pt>
                <c:pt idx="1032">
                  <c:v>-16.999184000000035</c:v>
                </c:pt>
                <c:pt idx="1033">
                  <c:v>-17.016104000000034</c:v>
                </c:pt>
                <c:pt idx="1034">
                  <c:v>-17.031959000000032</c:v>
                </c:pt>
                <c:pt idx="1035">
                  <c:v>-17.048884000000033</c:v>
                </c:pt>
                <c:pt idx="1036">
                  <c:v>-17.065793000000031</c:v>
                </c:pt>
                <c:pt idx="1037">
                  <c:v>-17.082708000000032</c:v>
                </c:pt>
                <c:pt idx="1038">
                  <c:v>-17.098561000000032</c:v>
                </c:pt>
                <c:pt idx="1039">
                  <c:v>-17.11441600000003</c:v>
                </c:pt>
                <c:pt idx="1040">
                  <c:v>-17.129193000000029</c:v>
                </c:pt>
                <c:pt idx="1041">
                  <c:v>-17.146102000000027</c:v>
                </c:pt>
                <c:pt idx="1042">
                  <c:v>-17.163015000000026</c:v>
                </c:pt>
                <c:pt idx="1043">
                  <c:v>-17.179930000000027</c:v>
                </c:pt>
                <c:pt idx="1044">
                  <c:v>-17.196839000000026</c:v>
                </c:pt>
                <c:pt idx="1045">
                  <c:v>-17.213764000000026</c:v>
                </c:pt>
                <c:pt idx="1046">
                  <c:v>-17.230684000000025</c:v>
                </c:pt>
                <c:pt idx="1047">
                  <c:v>-17.247599000000026</c:v>
                </c:pt>
                <c:pt idx="1048">
                  <c:v>-17.264514000000027</c:v>
                </c:pt>
                <c:pt idx="1049">
                  <c:v>-17.280364000000027</c:v>
                </c:pt>
                <c:pt idx="1050">
                  <c:v>-17.297284000000026</c:v>
                </c:pt>
                <c:pt idx="1051">
                  <c:v>-17.313132000000024</c:v>
                </c:pt>
                <c:pt idx="1052">
                  <c:v>-17.331123000000023</c:v>
                </c:pt>
                <c:pt idx="1053">
                  <c:v>-17.348037000000023</c:v>
                </c:pt>
                <c:pt idx="1054">
                  <c:v>-17.364946000000021</c:v>
                </c:pt>
                <c:pt idx="1055">
                  <c:v>-17.38078400000002</c:v>
                </c:pt>
                <c:pt idx="1056">
                  <c:v>-17.39664400000002</c:v>
                </c:pt>
                <c:pt idx="1057">
                  <c:v>-17.413553000000018</c:v>
                </c:pt>
                <c:pt idx="1058">
                  <c:v>-17.430468000000019</c:v>
                </c:pt>
                <c:pt idx="1059">
                  <c:v>-17.44738700000002</c:v>
                </c:pt>
                <c:pt idx="1060">
                  <c:v>-17.464302000000021</c:v>
                </c:pt>
                <c:pt idx="1061">
                  <c:v>-17.48121100000002</c:v>
                </c:pt>
                <c:pt idx="1062">
                  <c:v>-17.497059000000018</c:v>
                </c:pt>
                <c:pt idx="1063">
                  <c:v>-17.513974000000019</c:v>
                </c:pt>
                <c:pt idx="1064">
                  <c:v>-17.530894000000018</c:v>
                </c:pt>
                <c:pt idx="1065">
                  <c:v>-17.547814000000017</c:v>
                </c:pt>
                <c:pt idx="1066">
                  <c:v>-17.563667000000017</c:v>
                </c:pt>
                <c:pt idx="1067">
                  <c:v>-17.579522000000015</c:v>
                </c:pt>
                <c:pt idx="1068">
                  <c:v>-17.596436000000015</c:v>
                </c:pt>
                <c:pt idx="1069">
                  <c:v>-17.613356000000014</c:v>
                </c:pt>
                <c:pt idx="1070">
                  <c:v>-17.629211000000012</c:v>
                </c:pt>
                <c:pt idx="1071">
                  <c:v>-17.646125000000012</c:v>
                </c:pt>
                <c:pt idx="1072">
                  <c:v>-17.663045000000011</c:v>
                </c:pt>
                <c:pt idx="1073">
                  <c:v>-17.67782200000001</c:v>
                </c:pt>
                <c:pt idx="1074">
                  <c:v>-17.69366500000001</c:v>
                </c:pt>
                <c:pt idx="1075">
                  <c:v>-17.70950800000001</c:v>
                </c:pt>
                <c:pt idx="1076">
                  <c:v>-17.726417000000009</c:v>
                </c:pt>
                <c:pt idx="1077">
                  <c:v>-17.742260000000009</c:v>
                </c:pt>
                <c:pt idx="1078">
                  <c:v>-17.758103000000009</c:v>
                </c:pt>
                <c:pt idx="1079">
                  <c:v>-17.773951000000007</c:v>
                </c:pt>
                <c:pt idx="1080">
                  <c:v>-17.791931000000009</c:v>
                </c:pt>
                <c:pt idx="1081">
                  <c:v>-17.80991100000001</c:v>
                </c:pt>
                <c:pt idx="1082">
                  <c:v>-17.82682500000001</c:v>
                </c:pt>
                <c:pt idx="1083">
                  <c:v>-17.84373900000001</c:v>
                </c:pt>
                <c:pt idx="1084">
                  <c:v>-17.85958200000001</c:v>
                </c:pt>
                <c:pt idx="1085">
                  <c:v>-17.875425000000011</c:v>
                </c:pt>
                <c:pt idx="1086">
                  <c:v>-17.891275000000011</c:v>
                </c:pt>
                <c:pt idx="1087">
                  <c:v>-17.907128000000011</c:v>
                </c:pt>
                <c:pt idx="1088">
                  <c:v>-17.922976000000009</c:v>
                </c:pt>
                <c:pt idx="1089">
                  <c:v>-17.938826000000009</c:v>
                </c:pt>
                <c:pt idx="1090">
                  <c:v>-17.955740000000009</c:v>
                </c:pt>
                <c:pt idx="1091">
                  <c:v>-17.97158300000001</c:v>
                </c:pt>
                <c:pt idx="1092">
                  <c:v>-17.986367000000008</c:v>
                </c:pt>
                <c:pt idx="1093">
                  <c:v>-18.003287000000007</c:v>
                </c:pt>
                <c:pt idx="1094">
                  <c:v>-18.021268000000006</c:v>
                </c:pt>
                <c:pt idx="1095">
                  <c:v>-18.038188000000005</c:v>
                </c:pt>
                <c:pt idx="1096">
                  <c:v>-18.056174000000006</c:v>
                </c:pt>
                <c:pt idx="1097">
                  <c:v>-18.072017000000006</c:v>
                </c:pt>
                <c:pt idx="1098">
                  <c:v>-18.088932000000007</c:v>
                </c:pt>
                <c:pt idx="1099">
                  <c:v>-18.105852000000006</c:v>
                </c:pt>
                <c:pt idx="1100">
                  <c:v>-18.122767000000007</c:v>
                </c:pt>
                <c:pt idx="1101">
                  <c:v>-18.139689000000008</c:v>
                </c:pt>
                <c:pt idx="1102">
                  <c:v>-18.157670000000007</c:v>
                </c:pt>
                <c:pt idx="1103">
                  <c:v>-18.174584000000007</c:v>
                </c:pt>
                <c:pt idx="1104">
                  <c:v>-18.191498000000006</c:v>
                </c:pt>
                <c:pt idx="1105">
                  <c:v>-18.207341000000007</c:v>
                </c:pt>
                <c:pt idx="1106">
                  <c:v>-18.224255000000007</c:v>
                </c:pt>
                <c:pt idx="1107">
                  <c:v>-18.242235000000008</c:v>
                </c:pt>
                <c:pt idx="1108">
                  <c:v>-18.258085000000008</c:v>
                </c:pt>
                <c:pt idx="1109">
                  <c:v>-18.274994000000007</c:v>
                </c:pt>
                <c:pt idx="1110">
                  <c:v>-18.291903000000005</c:v>
                </c:pt>
                <c:pt idx="1111">
                  <c:v>-18.308818000000006</c:v>
                </c:pt>
                <c:pt idx="1112">
                  <c:v>-18.324671000000006</c:v>
                </c:pt>
                <c:pt idx="1113">
                  <c:v>-18.340519000000004</c:v>
                </c:pt>
                <c:pt idx="1114">
                  <c:v>-18.357433000000004</c:v>
                </c:pt>
                <c:pt idx="1115">
                  <c:v>-18.374347000000004</c:v>
                </c:pt>
                <c:pt idx="1116">
                  <c:v>-18.391256000000002</c:v>
                </c:pt>
                <c:pt idx="1117">
                  <c:v>-18.408176000000001</c:v>
                </c:pt>
                <c:pt idx="1118">
                  <c:v>-18.425101000000002</c:v>
                </c:pt>
                <c:pt idx="1119">
                  <c:v>-18.443081000000003</c:v>
                </c:pt>
                <c:pt idx="1120">
                  <c:v>-18.459995000000003</c:v>
                </c:pt>
                <c:pt idx="1121">
                  <c:v>-18.475850000000001</c:v>
                </c:pt>
                <c:pt idx="1122">
                  <c:v>-18.491705</c:v>
                </c:pt>
                <c:pt idx="1123">
                  <c:v>-18.507548</c:v>
                </c:pt>
                <c:pt idx="1124">
                  <c:v>-18.523398</c:v>
                </c:pt>
                <c:pt idx="1125">
                  <c:v>-18.539245999999999</c:v>
                </c:pt>
                <c:pt idx="1126">
                  <c:v>-18.556160999999999</c:v>
                </c:pt>
                <c:pt idx="1127">
                  <c:v>-18.576294000000001</c:v>
                </c:pt>
                <c:pt idx="1128">
                  <c:v>-18.609235000000002</c:v>
                </c:pt>
                <c:pt idx="1129">
                  <c:v>-18.621881000000002</c:v>
                </c:pt>
                <c:pt idx="1130">
                  <c:v>-18.63025</c:v>
                </c:pt>
                <c:pt idx="1131">
                  <c:v>-18.640754999999999</c:v>
                </c:pt>
                <c:pt idx="1132">
                  <c:v>-18.655531999999997</c:v>
                </c:pt>
              </c:numCache>
            </c:numRef>
          </c:val>
          <c:smooth val="0"/>
          <c:extLst>
            <c:ext xmlns:c16="http://schemas.microsoft.com/office/drawing/2014/chart" uri="{C3380CC4-5D6E-409C-BE32-E72D297353CC}">
              <c16:uniqueId val="{00000000-AFF4-4CC4-AFC9-BD32C8024584}"/>
            </c:ext>
          </c:extLst>
        </c:ser>
        <c:ser>
          <c:idx val="1"/>
          <c:order val="1"/>
          <c:tx>
            <c:strRef>
              <c:f>Gyro!$AD$1</c:f>
              <c:strCache>
                <c:ptCount val="1"/>
                <c:pt idx="0">
                  <c:v>Gangle_y</c:v>
                </c:pt>
              </c:strCache>
            </c:strRef>
          </c:tx>
          <c:spPr>
            <a:ln w="28575" cap="rnd">
              <a:solidFill>
                <a:schemeClr val="accent2"/>
              </a:solidFill>
              <a:round/>
            </a:ln>
            <a:effectLst/>
          </c:spPr>
          <c:marker>
            <c:symbol val="none"/>
          </c:marker>
          <c:val>
            <c:numRef>
              <c:f>Gyro!$AD$2:$AD$1357</c:f>
              <c:numCache>
                <c:formatCode>General</c:formatCode>
                <c:ptCount val="1356"/>
                <c:pt idx="0">
                  <c:v>-1.1762E-2</c:v>
                </c:pt>
                <c:pt idx="1">
                  <c:v>-2.3524999999999997E-2</c:v>
                </c:pt>
                <c:pt idx="2">
                  <c:v>-3.5288E-2</c:v>
                </c:pt>
                <c:pt idx="3">
                  <c:v>-4.8115999999999999E-2</c:v>
                </c:pt>
                <c:pt idx="4">
                  <c:v>-6.0947000000000001E-2</c:v>
                </c:pt>
                <c:pt idx="5">
                  <c:v>-7.2711999999999999E-2</c:v>
                </c:pt>
                <c:pt idx="6">
                  <c:v>-8.4476999999999997E-2</c:v>
                </c:pt>
                <c:pt idx="7">
                  <c:v>-9.7307999999999992E-2</c:v>
                </c:pt>
                <c:pt idx="8">
                  <c:v>-0.10906999999999999</c:v>
                </c:pt>
                <c:pt idx="9">
                  <c:v>-0.12083499999999998</c:v>
                </c:pt>
                <c:pt idx="10">
                  <c:v>-0.13473099999999999</c:v>
                </c:pt>
                <c:pt idx="11">
                  <c:v>-0.14649599999999999</c:v>
                </c:pt>
                <c:pt idx="12">
                  <c:v>-0.157193</c:v>
                </c:pt>
                <c:pt idx="13">
                  <c:v>-0.17002300000000001</c:v>
                </c:pt>
                <c:pt idx="14">
                  <c:v>-0.17965600000000001</c:v>
                </c:pt>
                <c:pt idx="15">
                  <c:v>-0.188222</c:v>
                </c:pt>
                <c:pt idx="16">
                  <c:v>-0.203181</c:v>
                </c:pt>
                <c:pt idx="17">
                  <c:v>-0.21601100000000001</c:v>
                </c:pt>
                <c:pt idx="18">
                  <c:v>-0.22883800000000001</c:v>
                </c:pt>
                <c:pt idx="19">
                  <c:v>-0.24060000000000001</c:v>
                </c:pt>
                <c:pt idx="20">
                  <c:v>-0.252363</c:v>
                </c:pt>
                <c:pt idx="21">
                  <c:v>-0.264125</c:v>
                </c:pt>
                <c:pt idx="22">
                  <c:v>-0.27588800000000002</c:v>
                </c:pt>
                <c:pt idx="23">
                  <c:v>-0.28978100000000001</c:v>
                </c:pt>
                <c:pt idx="24">
                  <c:v>-0.30261300000000002</c:v>
                </c:pt>
                <c:pt idx="25">
                  <c:v>-0.31331000000000003</c:v>
                </c:pt>
                <c:pt idx="26">
                  <c:v>-0.32507500000000006</c:v>
                </c:pt>
                <c:pt idx="27">
                  <c:v>-0.33683800000000008</c:v>
                </c:pt>
                <c:pt idx="28">
                  <c:v>-0.34966600000000009</c:v>
                </c:pt>
                <c:pt idx="29">
                  <c:v>-0.3603630000000001</c:v>
                </c:pt>
                <c:pt idx="30">
                  <c:v>-0.37106000000000011</c:v>
                </c:pt>
                <c:pt idx="31">
                  <c:v>-0.38175700000000012</c:v>
                </c:pt>
                <c:pt idx="32">
                  <c:v>-0.39352000000000015</c:v>
                </c:pt>
                <c:pt idx="33">
                  <c:v>-0.40741800000000017</c:v>
                </c:pt>
                <c:pt idx="34">
                  <c:v>-0.42131500000000016</c:v>
                </c:pt>
                <c:pt idx="35">
                  <c:v>-0.43308000000000019</c:v>
                </c:pt>
                <c:pt idx="36">
                  <c:v>-0.44484500000000021</c:v>
                </c:pt>
                <c:pt idx="37">
                  <c:v>-0.45767300000000022</c:v>
                </c:pt>
                <c:pt idx="38">
                  <c:v>-0.46943600000000024</c:v>
                </c:pt>
                <c:pt idx="39">
                  <c:v>-0.48120100000000027</c:v>
                </c:pt>
                <c:pt idx="40">
                  <c:v>-0.49403000000000025</c:v>
                </c:pt>
                <c:pt idx="41">
                  <c:v>-0.50579500000000022</c:v>
                </c:pt>
                <c:pt idx="42">
                  <c:v>-0.51862100000000022</c:v>
                </c:pt>
                <c:pt idx="43">
                  <c:v>-0.53145200000000026</c:v>
                </c:pt>
                <c:pt idx="44">
                  <c:v>-0.54428300000000029</c:v>
                </c:pt>
                <c:pt idx="45">
                  <c:v>-0.55711000000000033</c:v>
                </c:pt>
                <c:pt idx="46">
                  <c:v>-0.56887200000000038</c:v>
                </c:pt>
                <c:pt idx="47">
                  <c:v>-0.57956900000000033</c:v>
                </c:pt>
                <c:pt idx="48">
                  <c:v>-0.59239900000000034</c:v>
                </c:pt>
                <c:pt idx="49">
                  <c:v>-0.60523000000000038</c:v>
                </c:pt>
                <c:pt idx="50">
                  <c:v>-0.6169950000000004</c:v>
                </c:pt>
                <c:pt idx="51">
                  <c:v>-0.62876000000000043</c:v>
                </c:pt>
                <c:pt idx="52">
                  <c:v>-0.64159100000000047</c:v>
                </c:pt>
                <c:pt idx="53">
                  <c:v>-0.65442300000000042</c:v>
                </c:pt>
                <c:pt idx="54">
                  <c:v>-0.66725400000000046</c:v>
                </c:pt>
                <c:pt idx="55">
                  <c:v>-0.67901700000000043</c:v>
                </c:pt>
                <c:pt idx="56">
                  <c:v>-0.69078200000000045</c:v>
                </c:pt>
                <c:pt idx="57">
                  <c:v>-0.70254600000000045</c:v>
                </c:pt>
                <c:pt idx="58">
                  <c:v>-0.71537500000000043</c:v>
                </c:pt>
                <c:pt idx="59">
                  <c:v>-0.72714000000000045</c:v>
                </c:pt>
                <c:pt idx="60">
                  <c:v>-0.73890500000000048</c:v>
                </c:pt>
                <c:pt idx="61">
                  <c:v>-0.74960400000000049</c:v>
                </c:pt>
                <c:pt idx="62">
                  <c:v>-0.7602990000000005</c:v>
                </c:pt>
                <c:pt idx="63">
                  <c:v>-0.77313000000000054</c:v>
                </c:pt>
                <c:pt idx="64">
                  <c:v>-0.78596100000000058</c:v>
                </c:pt>
                <c:pt idx="65">
                  <c:v>-0.7977220000000006</c:v>
                </c:pt>
                <c:pt idx="66">
                  <c:v>-0.80948400000000065</c:v>
                </c:pt>
                <c:pt idx="67">
                  <c:v>-0.82231400000000066</c:v>
                </c:pt>
                <c:pt idx="68">
                  <c:v>-0.83301100000000061</c:v>
                </c:pt>
                <c:pt idx="69">
                  <c:v>-0.84584100000000062</c:v>
                </c:pt>
                <c:pt idx="70">
                  <c:v>-0.85760600000000065</c:v>
                </c:pt>
                <c:pt idx="71">
                  <c:v>-0.86937100000000067</c:v>
                </c:pt>
                <c:pt idx="72">
                  <c:v>-0.88220200000000071</c:v>
                </c:pt>
                <c:pt idx="73">
                  <c:v>-0.89503200000000072</c:v>
                </c:pt>
                <c:pt idx="74">
                  <c:v>-0.90679700000000074</c:v>
                </c:pt>
                <c:pt idx="75">
                  <c:v>-0.91855900000000079</c:v>
                </c:pt>
                <c:pt idx="76">
                  <c:v>-0.93032400000000082</c:v>
                </c:pt>
                <c:pt idx="77">
                  <c:v>-0.9431530000000008</c:v>
                </c:pt>
                <c:pt idx="78">
                  <c:v>-0.95491800000000082</c:v>
                </c:pt>
                <c:pt idx="79">
                  <c:v>-0.96668100000000079</c:v>
                </c:pt>
                <c:pt idx="80">
                  <c:v>-0.97951200000000083</c:v>
                </c:pt>
                <c:pt idx="81">
                  <c:v>-0.99234100000000081</c:v>
                </c:pt>
                <c:pt idx="82">
                  <c:v>-1.0030400000000008</c:v>
                </c:pt>
                <c:pt idx="83">
                  <c:v>-1.0158680000000009</c:v>
                </c:pt>
                <c:pt idx="84">
                  <c:v>-1.0286990000000009</c:v>
                </c:pt>
                <c:pt idx="85">
                  <c:v>-1.0404620000000009</c:v>
                </c:pt>
                <c:pt idx="86">
                  <c:v>-1.0522270000000009</c:v>
                </c:pt>
                <c:pt idx="87">
                  <c:v>-1.061862000000001</c:v>
                </c:pt>
                <c:pt idx="88">
                  <c:v>-1.074691000000001</c:v>
                </c:pt>
                <c:pt idx="89">
                  <c:v>-1.0864540000000009</c:v>
                </c:pt>
                <c:pt idx="90">
                  <c:v>-1.0971510000000009</c:v>
                </c:pt>
                <c:pt idx="91">
                  <c:v>-1.1099820000000009</c:v>
                </c:pt>
                <c:pt idx="92">
                  <c:v>-1.1217470000000009</c:v>
                </c:pt>
                <c:pt idx="93">
                  <c:v>-1.134578000000001</c:v>
                </c:pt>
                <c:pt idx="94">
                  <c:v>-1.145277000000001</c:v>
                </c:pt>
                <c:pt idx="95">
                  <c:v>-1.157042000000001</c:v>
                </c:pt>
                <c:pt idx="96">
                  <c:v>-1.1698700000000011</c:v>
                </c:pt>
                <c:pt idx="97">
                  <c:v>-1.1816320000000011</c:v>
                </c:pt>
                <c:pt idx="98">
                  <c:v>-1.1933940000000012</c:v>
                </c:pt>
                <c:pt idx="99">
                  <c:v>-1.2051590000000012</c:v>
                </c:pt>
                <c:pt idx="100">
                  <c:v>-1.2179900000000012</c:v>
                </c:pt>
                <c:pt idx="101">
                  <c:v>-1.2297550000000013</c:v>
                </c:pt>
                <c:pt idx="102">
                  <c:v>-1.2415200000000013</c:v>
                </c:pt>
                <c:pt idx="103">
                  <c:v>-1.2543530000000014</c:v>
                </c:pt>
                <c:pt idx="104">
                  <c:v>-1.2661160000000014</c:v>
                </c:pt>
                <c:pt idx="105">
                  <c:v>-1.2778800000000015</c:v>
                </c:pt>
                <c:pt idx="106">
                  <c:v>-1.2896430000000014</c:v>
                </c:pt>
                <c:pt idx="107">
                  <c:v>-1.3003440000000015</c:v>
                </c:pt>
                <c:pt idx="108">
                  <c:v>-1.3131720000000016</c:v>
                </c:pt>
                <c:pt idx="109">
                  <c:v>-1.3249340000000016</c:v>
                </c:pt>
                <c:pt idx="110">
                  <c:v>-1.3366970000000016</c:v>
                </c:pt>
                <c:pt idx="111">
                  <c:v>-1.3495280000000016</c:v>
                </c:pt>
                <c:pt idx="112">
                  <c:v>-1.3623550000000015</c:v>
                </c:pt>
                <c:pt idx="113">
                  <c:v>-1.3741170000000016</c:v>
                </c:pt>
                <c:pt idx="114">
                  <c:v>-1.3858760000000017</c:v>
                </c:pt>
                <c:pt idx="115">
                  <c:v>-1.3976410000000017</c:v>
                </c:pt>
                <c:pt idx="116">
                  <c:v>-1.4094070000000016</c:v>
                </c:pt>
                <c:pt idx="117">
                  <c:v>-1.4201060000000016</c:v>
                </c:pt>
                <c:pt idx="118">
                  <c:v>-1.4318710000000017</c:v>
                </c:pt>
                <c:pt idx="119">
                  <c:v>-1.4446990000000017</c:v>
                </c:pt>
                <c:pt idx="120">
                  <c:v>-1.4564620000000017</c:v>
                </c:pt>
                <c:pt idx="121">
                  <c:v>-1.4682270000000017</c:v>
                </c:pt>
                <c:pt idx="122">
                  <c:v>-1.4810570000000016</c:v>
                </c:pt>
                <c:pt idx="123">
                  <c:v>-1.4928200000000016</c:v>
                </c:pt>
                <c:pt idx="124">
                  <c:v>-1.5045850000000016</c:v>
                </c:pt>
                <c:pt idx="125">
                  <c:v>-1.5163470000000017</c:v>
                </c:pt>
                <c:pt idx="126">
                  <c:v>-1.5291740000000016</c:v>
                </c:pt>
                <c:pt idx="127">
                  <c:v>-1.5409390000000016</c:v>
                </c:pt>
                <c:pt idx="128">
                  <c:v>-1.5527010000000017</c:v>
                </c:pt>
                <c:pt idx="129">
                  <c:v>-1.5644640000000016</c:v>
                </c:pt>
                <c:pt idx="130">
                  <c:v>-1.5762240000000016</c:v>
                </c:pt>
                <c:pt idx="131">
                  <c:v>-1.5879840000000016</c:v>
                </c:pt>
                <c:pt idx="132">
                  <c:v>-1.5997460000000017</c:v>
                </c:pt>
                <c:pt idx="133">
                  <c:v>-1.6115110000000017</c:v>
                </c:pt>
                <c:pt idx="134">
                  <c:v>-1.6243380000000016</c:v>
                </c:pt>
                <c:pt idx="135">
                  <c:v>-1.6361000000000017</c:v>
                </c:pt>
                <c:pt idx="136">
                  <c:v>-1.6478650000000017</c:v>
                </c:pt>
                <c:pt idx="137">
                  <c:v>-1.6606960000000017</c:v>
                </c:pt>
                <c:pt idx="138">
                  <c:v>-1.6735270000000018</c:v>
                </c:pt>
                <c:pt idx="139">
                  <c:v>-1.6863550000000018</c:v>
                </c:pt>
                <c:pt idx="140">
                  <c:v>-1.6981170000000019</c:v>
                </c:pt>
                <c:pt idx="141">
                  <c:v>-1.7088140000000018</c:v>
                </c:pt>
                <c:pt idx="142">
                  <c:v>-1.7205770000000018</c:v>
                </c:pt>
                <c:pt idx="143">
                  <c:v>-1.7323400000000018</c:v>
                </c:pt>
                <c:pt idx="144">
                  <c:v>-1.7451650000000019</c:v>
                </c:pt>
                <c:pt idx="145">
                  <c:v>-1.7569270000000019</c:v>
                </c:pt>
                <c:pt idx="146">
                  <c:v>-1.7697580000000019</c:v>
                </c:pt>
                <c:pt idx="147">
                  <c:v>-1.781520000000002</c:v>
                </c:pt>
                <c:pt idx="148">
                  <c:v>-1.793285000000002</c:v>
                </c:pt>
                <c:pt idx="149">
                  <c:v>-1.805048000000002</c:v>
                </c:pt>
                <c:pt idx="150">
                  <c:v>-1.817879000000002</c:v>
                </c:pt>
                <c:pt idx="151">
                  <c:v>-1.831772000000002</c:v>
                </c:pt>
                <c:pt idx="152">
                  <c:v>-1.843537000000002</c:v>
                </c:pt>
                <c:pt idx="153">
                  <c:v>-1.8553000000000019</c:v>
                </c:pt>
                <c:pt idx="154">
                  <c:v>-1.8670600000000019</c:v>
                </c:pt>
                <c:pt idx="155">
                  <c:v>-1.8788230000000019</c:v>
                </c:pt>
                <c:pt idx="156">
                  <c:v>-1.8905860000000019</c:v>
                </c:pt>
                <c:pt idx="157">
                  <c:v>-1.9012830000000018</c:v>
                </c:pt>
                <c:pt idx="158">
                  <c:v>-1.9119800000000018</c:v>
                </c:pt>
                <c:pt idx="159">
                  <c:v>-1.9237430000000018</c:v>
                </c:pt>
                <c:pt idx="160">
                  <c:v>-1.9355080000000018</c:v>
                </c:pt>
                <c:pt idx="161">
                  <c:v>-1.9483360000000018</c:v>
                </c:pt>
                <c:pt idx="162">
                  <c:v>-1.9601010000000019</c:v>
                </c:pt>
                <c:pt idx="163">
                  <c:v>-1.9708000000000019</c:v>
                </c:pt>
                <c:pt idx="164">
                  <c:v>-1.9825650000000019</c:v>
                </c:pt>
                <c:pt idx="165">
                  <c:v>-1.9943280000000019</c:v>
                </c:pt>
                <c:pt idx="166">
                  <c:v>-2.0060910000000018</c:v>
                </c:pt>
                <c:pt idx="167">
                  <c:v>-2.0178560000000019</c:v>
                </c:pt>
                <c:pt idx="168">
                  <c:v>-2.0296210000000019</c:v>
                </c:pt>
                <c:pt idx="169">
                  <c:v>-2.0413860000000019</c:v>
                </c:pt>
                <c:pt idx="170">
                  <c:v>-2.0531520000000021</c:v>
                </c:pt>
                <c:pt idx="171">
                  <c:v>-2.0649140000000021</c:v>
                </c:pt>
                <c:pt idx="172">
                  <c:v>-2.0766760000000022</c:v>
                </c:pt>
                <c:pt idx="173">
                  <c:v>-2.0884390000000024</c:v>
                </c:pt>
                <c:pt idx="174">
                  <c:v>-2.0991360000000023</c:v>
                </c:pt>
                <c:pt idx="175">
                  <c:v>-2.1108990000000025</c:v>
                </c:pt>
                <c:pt idx="176">
                  <c:v>-2.1237270000000024</c:v>
                </c:pt>
                <c:pt idx="177">
                  <c:v>-2.1365580000000022</c:v>
                </c:pt>
                <c:pt idx="178">
                  <c:v>-2.149389000000002</c:v>
                </c:pt>
                <c:pt idx="179">
                  <c:v>-2.1611520000000022</c:v>
                </c:pt>
                <c:pt idx="180">
                  <c:v>-2.173980000000002</c:v>
                </c:pt>
                <c:pt idx="181">
                  <c:v>-2.1857460000000022</c:v>
                </c:pt>
                <c:pt idx="182">
                  <c:v>-2.198577000000002</c:v>
                </c:pt>
                <c:pt idx="183">
                  <c:v>-2.2092770000000019</c:v>
                </c:pt>
                <c:pt idx="184">
                  <c:v>-2.2199740000000019</c:v>
                </c:pt>
                <c:pt idx="185">
                  <c:v>-2.2306710000000018</c:v>
                </c:pt>
                <c:pt idx="186">
                  <c:v>-2.242434000000002</c:v>
                </c:pt>
                <c:pt idx="187">
                  <c:v>-2.256327000000002</c:v>
                </c:pt>
                <c:pt idx="188">
                  <c:v>-2.2691550000000018</c:v>
                </c:pt>
                <c:pt idx="189">
                  <c:v>-2.2809200000000018</c:v>
                </c:pt>
                <c:pt idx="190">
                  <c:v>-2.2926850000000019</c:v>
                </c:pt>
                <c:pt idx="191">
                  <c:v>-2.3044480000000021</c:v>
                </c:pt>
                <c:pt idx="192">
                  <c:v>-2.3162110000000022</c:v>
                </c:pt>
                <c:pt idx="193">
                  <c:v>-2.3279740000000024</c:v>
                </c:pt>
                <c:pt idx="194">
                  <c:v>-2.3386710000000024</c:v>
                </c:pt>
                <c:pt idx="195">
                  <c:v>-2.3504340000000026</c:v>
                </c:pt>
                <c:pt idx="196">
                  <c:v>-2.3621960000000026</c:v>
                </c:pt>
                <c:pt idx="197">
                  <c:v>-2.3739590000000028</c:v>
                </c:pt>
                <c:pt idx="198">
                  <c:v>-2.3846560000000028</c:v>
                </c:pt>
                <c:pt idx="199">
                  <c:v>-2.3974870000000026</c:v>
                </c:pt>
                <c:pt idx="200">
                  <c:v>-2.4081860000000024</c:v>
                </c:pt>
                <c:pt idx="201">
                  <c:v>-2.4188830000000023</c:v>
                </c:pt>
                <c:pt idx="202">
                  <c:v>-2.4306510000000023</c:v>
                </c:pt>
                <c:pt idx="203">
                  <c:v>-2.4424130000000024</c:v>
                </c:pt>
                <c:pt idx="204">
                  <c:v>-2.4541760000000026</c:v>
                </c:pt>
                <c:pt idx="205">
                  <c:v>-2.4659380000000026</c:v>
                </c:pt>
                <c:pt idx="206">
                  <c:v>-2.4777000000000027</c:v>
                </c:pt>
                <c:pt idx="207">
                  <c:v>-2.4894650000000027</c:v>
                </c:pt>
                <c:pt idx="208">
                  <c:v>-2.5001620000000027</c:v>
                </c:pt>
                <c:pt idx="209">
                  <c:v>-2.5119250000000028</c:v>
                </c:pt>
                <c:pt idx="210">
                  <c:v>-2.5236900000000029</c:v>
                </c:pt>
                <c:pt idx="211">
                  <c:v>-2.5354530000000031</c:v>
                </c:pt>
                <c:pt idx="212">
                  <c:v>-2.5472150000000031</c:v>
                </c:pt>
                <c:pt idx="213">
                  <c:v>-2.5589770000000032</c:v>
                </c:pt>
                <c:pt idx="214">
                  <c:v>-2.5707420000000032</c:v>
                </c:pt>
                <c:pt idx="215">
                  <c:v>-2.5825050000000034</c:v>
                </c:pt>
                <c:pt idx="216">
                  <c:v>-2.5942680000000036</c:v>
                </c:pt>
                <c:pt idx="217">
                  <c:v>-2.6049650000000035</c:v>
                </c:pt>
                <c:pt idx="218">
                  <c:v>-2.6167280000000037</c:v>
                </c:pt>
                <c:pt idx="219">
                  <c:v>-2.6284950000000036</c:v>
                </c:pt>
                <c:pt idx="220">
                  <c:v>-2.6413250000000037</c:v>
                </c:pt>
                <c:pt idx="221">
                  <c:v>-2.6530900000000037</c:v>
                </c:pt>
                <c:pt idx="222">
                  <c:v>-2.6648510000000036</c:v>
                </c:pt>
                <c:pt idx="223">
                  <c:v>-2.6766140000000038</c:v>
                </c:pt>
                <c:pt idx="224">
                  <c:v>-2.6883790000000038</c:v>
                </c:pt>
                <c:pt idx="225">
                  <c:v>-2.701206000000004</c:v>
                </c:pt>
                <c:pt idx="226">
                  <c:v>-2.712971000000004</c:v>
                </c:pt>
                <c:pt idx="227">
                  <c:v>-2.7247350000000039</c:v>
                </c:pt>
                <c:pt idx="228">
                  <c:v>-2.7375630000000037</c:v>
                </c:pt>
                <c:pt idx="229">
                  <c:v>-2.7493280000000038</c:v>
                </c:pt>
                <c:pt idx="230">
                  <c:v>-2.7600250000000037</c:v>
                </c:pt>
                <c:pt idx="231">
                  <c:v>-2.7717870000000038</c:v>
                </c:pt>
                <c:pt idx="232">
                  <c:v>-2.783550000000004</c:v>
                </c:pt>
                <c:pt idx="233">
                  <c:v>-2.7953130000000042</c:v>
                </c:pt>
                <c:pt idx="234">
                  <c:v>-2.8070760000000043</c:v>
                </c:pt>
                <c:pt idx="235">
                  <c:v>-2.8188410000000044</c:v>
                </c:pt>
                <c:pt idx="236">
                  <c:v>-2.8295420000000044</c:v>
                </c:pt>
                <c:pt idx="237">
                  <c:v>-2.8413050000000046</c:v>
                </c:pt>
                <c:pt idx="238">
                  <c:v>-2.8541320000000048</c:v>
                </c:pt>
                <c:pt idx="239">
                  <c:v>-2.8658940000000048</c:v>
                </c:pt>
                <c:pt idx="240">
                  <c:v>-2.8765930000000046</c:v>
                </c:pt>
                <c:pt idx="241">
                  <c:v>-2.8872900000000046</c:v>
                </c:pt>
                <c:pt idx="242">
                  <c:v>-2.8990550000000046</c:v>
                </c:pt>
                <c:pt idx="243">
                  <c:v>-2.9108180000000048</c:v>
                </c:pt>
                <c:pt idx="244">
                  <c:v>-2.9236460000000046</c:v>
                </c:pt>
                <c:pt idx="245">
                  <c:v>-2.9354090000000048</c:v>
                </c:pt>
                <c:pt idx="246">
                  <c:v>-2.9471740000000048</c:v>
                </c:pt>
                <c:pt idx="247">
                  <c:v>-2.9589390000000049</c:v>
                </c:pt>
                <c:pt idx="248">
                  <c:v>-2.9717670000000047</c:v>
                </c:pt>
                <c:pt idx="249">
                  <c:v>-2.9845940000000049</c:v>
                </c:pt>
                <c:pt idx="250">
                  <c:v>-2.9952910000000048</c:v>
                </c:pt>
                <c:pt idx="251">
                  <c:v>-3.0081220000000046</c:v>
                </c:pt>
                <c:pt idx="252">
                  <c:v>-3.0198870000000047</c:v>
                </c:pt>
                <c:pt idx="253">
                  <c:v>-3.0316500000000048</c:v>
                </c:pt>
                <c:pt idx="254">
                  <c:v>-3.0434150000000049</c:v>
                </c:pt>
                <c:pt idx="255">
                  <c:v>-3.056242000000005</c:v>
                </c:pt>
                <c:pt idx="256">
                  <c:v>-3.0690690000000052</c:v>
                </c:pt>
                <c:pt idx="257">
                  <c:v>-3.0808340000000052</c:v>
                </c:pt>
                <c:pt idx="258">
                  <c:v>-3.0936640000000053</c:v>
                </c:pt>
                <c:pt idx="259">
                  <c:v>-3.1054260000000053</c:v>
                </c:pt>
                <c:pt idx="260">
                  <c:v>-3.1171880000000054</c:v>
                </c:pt>
                <c:pt idx="261">
                  <c:v>-3.1300130000000053</c:v>
                </c:pt>
                <c:pt idx="262">
                  <c:v>-3.1407100000000052</c:v>
                </c:pt>
                <c:pt idx="263">
                  <c:v>-3.1514100000000052</c:v>
                </c:pt>
                <c:pt idx="264">
                  <c:v>-3.1631750000000052</c:v>
                </c:pt>
                <c:pt idx="265">
                  <c:v>-3.1749400000000052</c:v>
                </c:pt>
                <c:pt idx="266">
                  <c:v>-3.187768000000005</c:v>
                </c:pt>
                <c:pt idx="267">
                  <c:v>-3.2005990000000049</c:v>
                </c:pt>
                <c:pt idx="268">
                  <c:v>-3.2144950000000048</c:v>
                </c:pt>
                <c:pt idx="269">
                  <c:v>-3.2273230000000046</c:v>
                </c:pt>
                <c:pt idx="270">
                  <c:v>-3.2390880000000046</c:v>
                </c:pt>
                <c:pt idx="271">
                  <c:v>-3.2497850000000046</c:v>
                </c:pt>
                <c:pt idx="272">
                  <c:v>-3.2615470000000046</c:v>
                </c:pt>
                <c:pt idx="273">
                  <c:v>-3.2733090000000047</c:v>
                </c:pt>
                <c:pt idx="274">
                  <c:v>-3.2861360000000048</c:v>
                </c:pt>
                <c:pt idx="275">
                  <c:v>-3.2989640000000047</c:v>
                </c:pt>
                <c:pt idx="276">
                  <c:v>-3.3107260000000047</c:v>
                </c:pt>
                <c:pt idx="277">
                  <c:v>-3.3224880000000048</c:v>
                </c:pt>
                <c:pt idx="278">
                  <c:v>-3.3353160000000046</c:v>
                </c:pt>
                <c:pt idx="279">
                  <c:v>-3.3481460000000047</c:v>
                </c:pt>
                <c:pt idx="280">
                  <c:v>-3.3599080000000048</c:v>
                </c:pt>
                <c:pt idx="281">
                  <c:v>-3.3738020000000049</c:v>
                </c:pt>
                <c:pt idx="282">
                  <c:v>-3.3866300000000047</c:v>
                </c:pt>
                <c:pt idx="283">
                  <c:v>-3.3994600000000048</c:v>
                </c:pt>
                <c:pt idx="284">
                  <c:v>-3.4122880000000047</c:v>
                </c:pt>
                <c:pt idx="285">
                  <c:v>-3.4251170000000046</c:v>
                </c:pt>
                <c:pt idx="286">
                  <c:v>-3.4379450000000045</c:v>
                </c:pt>
                <c:pt idx="287">
                  <c:v>-3.4497100000000045</c:v>
                </c:pt>
                <c:pt idx="288">
                  <c:v>-3.4625380000000043</c:v>
                </c:pt>
                <c:pt idx="289">
                  <c:v>-3.4732380000000043</c:v>
                </c:pt>
                <c:pt idx="290">
                  <c:v>-3.4850030000000043</c:v>
                </c:pt>
                <c:pt idx="291">
                  <c:v>-3.4988950000000041</c:v>
                </c:pt>
                <c:pt idx="292">
                  <c:v>-3.5106600000000041</c:v>
                </c:pt>
                <c:pt idx="293">
                  <c:v>-3.5224250000000041</c:v>
                </c:pt>
                <c:pt idx="294">
                  <c:v>-3.5331220000000041</c:v>
                </c:pt>
                <c:pt idx="295">
                  <c:v>-3.5448870000000041</c:v>
                </c:pt>
                <c:pt idx="296">
                  <c:v>-3.5566490000000042</c:v>
                </c:pt>
                <c:pt idx="297">
                  <c:v>-3.5684140000000042</c:v>
                </c:pt>
                <c:pt idx="298">
                  <c:v>-3.5812440000000043</c:v>
                </c:pt>
                <c:pt idx="299">
                  <c:v>-3.5940710000000045</c:v>
                </c:pt>
                <c:pt idx="300">
                  <c:v>-3.6068980000000046</c:v>
                </c:pt>
                <c:pt idx="301">
                  <c:v>-3.6186610000000048</c:v>
                </c:pt>
                <c:pt idx="302">
                  <c:v>-3.6304280000000047</c:v>
                </c:pt>
                <c:pt idx="303">
                  <c:v>-3.6432550000000048</c:v>
                </c:pt>
                <c:pt idx="304">
                  <c:v>-3.6550200000000048</c:v>
                </c:pt>
                <c:pt idx="305">
                  <c:v>-3.6667850000000048</c:v>
                </c:pt>
                <c:pt idx="306">
                  <c:v>-3.6785500000000049</c:v>
                </c:pt>
                <c:pt idx="307">
                  <c:v>-3.6903150000000049</c:v>
                </c:pt>
                <c:pt idx="308">
                  <c:v>-3.7020780000000051</c:v>
                </c:pt>
                <c:pt idx="309">
                  <c:v>-3.7149060000000049</c:v>
                </c:pt>
                <c:pt idx="310">
                  <c:v>-3.7256050000000047</c:v>
                </c:pt>
                <c:pt idx="311">
                  <c:v>-3.7373700000000047</c:v>
                </c:pt>
                <c:pt idx="312">
                  <c:v>-3.7491330000000049</c:v>
                </c:pt>
                <c:pt idx="313">
                  <c:v>-3.7608960000000051</c:v>
                </c:pt>
                <c:pt idx="314">
                  <c:v>-3.7726590000000053</c:v>
                </c:pt>
                <c:pt idx="315">
                  <c:v>-3.7844220000000055</c:v>
                </c:pt>
                <c:pt idx="316">
                  <c:v>-3.7961840000000056</c:v>
                </c:pt>
                <c:pt idx="317">
                  <c:v>-3.8090110000000057</c:v>
                </c:pt>
                <c:pt idx="318">
                  <c:v>-3.8207760000000057</c:v>
                </c:pt>
                <c:pt idx="319">
                  <c:v>-3.8336040000000056</c:v>
                </c:pt>
                <c:pt idx="320">
                  <c:v>-3.8453670000000058</c:v>
                </c:pt>
                <c:pt idx="321">
                  <c:v>-3.8571320000000058</c:v>
                </c:pt>
                <c:pt idx="322">
                  <c:v>-3.8699590000000059</c:v>
                </c:pt>
                <c:pt idx="323">
                  <c:v>-3.882789000000006</c:v>
                </c:pt>
                <c:pt idx="324">
                  <c:v>-3.8945520000000062</c:v>
                </c:pt>
                <c:pt idx="325">
                  <c:v>-3.9063140000000063</c:v>
                </c:pt>
                <c:pt idx="326">
                  <c:v>-3.9180770000000065</c:v>
                </c:pt>
                <c:pt idx="327">
                  <c:v>-3.9298400000000067</c:v>
                </c:pt>
                <c:pt idx="328">
                  <c:v>-3.9416020000000067</c:v>
                </c:pt>
                <c:pt idx="329">
                  <c:v>-3.9544300000000066</c:v>
                </c:pt>
                <c:pt idx="330">
                  <c:v>-3.9661980000000066</c:v>
                </c:pt>
                <c:pt idx="331">
                  <c:v>-3.9779600000000066</c:v>
                </c:pt>
                <c:pt idx="332">
                  <c:v>-3.9886570000000066</c:v>
                </c:pt>
                <c:pt idx="333">
                  <c:v>-4.0004190000000062</c:v>
                </c:pt>
                <c:pt idx="334">
                  <c:v>-4.0121840000000057</c:v>
                </c:pt>
                <c:pt idx="335">
                  <c:v>-4.0250120000000056</c:v>
                </c:pt>
                <c:pt idx="336">
                  <c:v>-4.0357110000000054</c:v>
                </c:pt>
                <c:pt idx="337">
                  <c:v>-4.046409000000005</c:v>
                </c:pt>
                <c:pt idx="338">
                  <c:v>-4.0581740000000046</c:v>
                </c:pt>
                <c:pt idx="339">
                  <c:v>-4.0688740000000045</c:v>
                </c:pt>
                <c:pt idx="340">
                  <c:v>-4.0806390000000041</c:v>
                </c:pt>
                <c:pt idx="341">
                  <c:v>-4.0924040000000037</c:v>
                </c:pt>
                <c:pt idx="342">
                  <c:v>-4.1041690000000033</c:v>
                </c:pt>
                <c:pt idx="343">
                  <c:v>-4.1159310000000033</c:v>
                </c:pt>
                <c:pt idx="344">
                  <c:v>-4.1287620000000036</c:v>
                </c:pt>
                <c:pt idx="345">
                  <c:v>-4.1405240000000036</c:v>
                </c:pt>
                <c:pt idx="346">
                  <c:v>-4.1533510000000033</c:v>
                </c:pt>
                <c:pt idx="347">
                  <c:v>-4.166178000000003</c:v>
                </c:pt>
                <c:pt idx="348">
                  <c:v>-4.1790050000000027</c:v>
                </c:pt>
                <c:pt idx="349">
                  <c:v>-4.1907660000000027</c:v>
                </c:pt>
                <c:pt idx="350">
                  <c:v>-4.2025280000000027</c:v>
                </c:pt>
                <c:pt idx="351">
                  <c:v>-4.2142910000000029</c:v>
                </c:pt>
                <c:pt idx="352">
                  <c:v>-4.2260530000000029</c:v>
                </c:pt>
                <c:pt idx="353">
                  <c:v>-4.2378180000000025</c:v>
                </c:pt>
                <c:pt idx="354">
                  <c:v>-4.2495800000000026</c:v>
                </c:pt>
                <c:pt idx="355">
                  <c:v>-4.2624080000000024</c:v>
                </c:pt>
                <c:pt idx="356">
                  <c:v>-4.2741710000000026</c:v>
                </c:pt>
                <c:pt idx="357">
                  <c:v>-4.2870020000000029</c:v>
                </c:pt>
                <c:pt idx="358">
                  <c:v>-4.2987650000000031</c:v>
                </c:pt>
                <c:pt idx="359">
                  <c:v>-4.3105300000000026</c:v>
                </c:pt>
                <c:pt idx="360">
                  <c:v>-4.3212290000000024</c:v>
                </c:pt>
                <c:pt idx="361">
                  <c:v>-4.3329920000000026</c:v>
                </c:pt>
                <c:pt idx="362">
                  <c:v>-4.3447550000000028</c:v>
                </c:pt>
                <c:pt idx="363">
                  <c:v>-4.3565200000000024</c:v>
                </c:pt>
                <c:pt idx="364">
                  <c:v>-4.3682820000000024</c:v>
                </c:pt>
                <c:pt idx="365">
                  <c:v>-4.3800440000000025</c:v>
                </c:pt>
                <c:pt idx="366">
                  <c:v>-4.3918090000000021</c:v>
                </c:pt>
                <c:pt idx="367">
                  <c:v>-4.4035710000000021</c:v>
                </c:pt>
                <c:pt idx="368">
                  <c:v>-4.4174620000000022</c:v>
                </c:pt>
                <c:pt idx="369">
                  <c:v>-4.4302890000000019</c:v>
                </c:pt>
                <c:pt idx="370">
                  <c:v>-4.4409880000000017</c:v>
                </c:pt>
                <c:pt idx="371">
                  <c:v>-4.4527530000000013</c:v>
                </c:pt>
                <c:pt idx="372">
                  <c:v>-4.4645150000000013</c:v>
                </c:pt>
                <c:pt idx="373">
                  <c:v>-4.4773460000000016</c:v>
                </c:pt>
                <c:pt idx="374">
                  <c:v>-4.4880460000000015</c:v>
                </c:pt>
                <c:pt idx="375">
                  <c:v>-4.4998110000000011</c:v>
                </c:pt>
                <c:pt idx="376">
                  <c:v>-4.5115760000000007</c:v>
                </c:pt>
                <c:pt idx="377">
                  <c:v>-4.5233410000000003</c:v>
                </c:pt>
                <c:pt idx="378">
                  <c:v>-4.5351040000000005</c:v>
                </c:pt>
                <c:pt idx="379">
                  <c:v>-4.5479350000000007</c:v>
                </c:pt>
                <c:pt idx="380">
                  <c:v>-4.5596990000000011</c:v>
                </c:pt>
                <c:pt idx="381">
                  <c:v>-4.5703980000000008</c:v>
                </c:pt>
                <c:pt idx="382">
                  <c:v>-4.5821630000000004</c:v>
                </c:pt>
                <c:pt idx="383">
                  <c:v>-4.5939250000000005</c:v>
                </c:pt>
                <c:pt idx="384">
                  <c:v>-4.6067530000000003</c:v>
                </c:pt>
                <c:pt idx="385">
                  <c:v>-4.6185160000000005</c:v>
                </c:pt>
                <c:pt idx="386">
                  <c:v>-4.6302810000000001</c:v>
                </c:pt>
                <c:pt idx="387">
                  <c:v>-4.6409799999999999</c:v>
                </c:pt>
                <c:pt idx="388">
                  <c:v>-4.6527419999999999</c:v>
                </c:pt>
                <c:pt idx="389">
                  <c:v>-4.6634390000000003</c:v>
                </c:pt>
                <c:pt idx="390">
                  <c:v>-4.6752020000000005</c:v>
                </c:pt>
                <c:pt idx="391">
                  <c:v>-4.6859020000000005</c:v>
                </c:pt>
                <c:pt idx="392">
                  <c:v>-4.6987330000000007</c:v>
                </c:pt>
                <c:pt idx="393">
                  <c:v>-4.7115630000000008</c:v>
                </c:pt>
                <c:pt idx="394">
                  <c:v>-4.723326000000001</c:v>
                </c:pt>
                <c:pt idx="395">
                  <c:v>-4.7350880000000011</c:v>
                </c:pt>
                <c:pt idx="396">
                  <c:v>-4.7468510000000013</c:v>
                </c:pt>
                <c:pt idx="397">
                  <c:v>-4.7596810000000014</c:v>
                </c:pt>
                <c:pt idx="398">
                  <c:v>-4.7714430000000014</c:v>
                </c:pt>
                <c:pt idx="399">
                  <c:v>-4.7821390000000017</c:v>
                </c:pt>
                <c:pt idx="400">
                  <c:v>-4.794970000000002</c:v>
                </c:pt>
                <c:pt idx="401">
                  <c:v>-4.806738000000002</c:v>
                </c:pt>
                <c:pt idx="402">
                  <c:v>-4.8174350000000024</c:v>
                </c:pt>
                <c:pt idx="403">
                  <c:v>-4.8302620000000021</c:v>
                </c:pt>
                <c:pt idx="404">
                  <c:v>-4.8420270000000016</c:v>
                </c:pt>
                <c:pt idx="405">
                  <c:v>-4.8516610000000018</c:v>
                </c:pt>
                <c:pt idx="406">
                  <c:v>-4.8623580000000022</c:v>
                </c:pt>
                <c:pt idx="407">
                  <c:v>-4.8751820000000023</c:v>
                </c:pt>
                <c:pt idx="408">
                  <c:v>-4.8869440000000024</c:v>
                </c:pt>
                <c:pt idx="409">
                  <c:v>-4.8987060000000024</c:v>
                </c:pt>
                <c:pt idx="410">
                  <c:v>-4.9126020000000024</c:v>
                </c:pt>
                <c:pt idx="411">
                  <c:v>-4.9264980000000023</c:v>
                </c:pt>
                <c:pt idx="412">
                  <c:v>-4.9393290000000025</c:v>
                </c:pt>
                <c:pt idx="413">
                  <c:v>-4.9521530000000027</c:v>
                </c:pt>
                <c:pt idx="414">
                  <c:v>-4.964984000000003</c:v>
                </c:pt>
                <c:pt idx="415">
                  <c:v>-4.9778120000000028</c:v>
                </c:pt>
                <c:pt idx="416">
                  <c:v>-4.9885090000000032</c:v>
                </c:pt>
                <c:pt idx="417">
                  <c:v>-5.0002710000000032</c:v>
                </c:pt>
                <c:pt idx="418">
                  <c:v>-5.0120360000000028</c:v>
                </c:pt>
                <c:pt idx="419">
                  <c:v>-5.0248670000000031</c:v>
                </c:pt>
                <c:pt idx="420">
                  <c:v>-5.0376980000000033</c:v>
                </c:pt>
                <c:pt idx="421">
                  <c:v>-5.0494600000000034</c:v>
                </c:pt>
                <c:pt idx="422">
                  <c:v>-5.0612230000000036</c:v>
                </c:pt>
                <c:pt idx="423">
                  <c:v>-5.0729880000000032</c:v>
                </c:pt>
                <c:pt idx="424">
                  <c:v>-5.0858190000000034</c:v>
                </c:pt>
                <c:pt idx="425">
                  <c:v>-5.0986500000000037</c:v>
                </c:pt>
                <c:pt idx="426">
                  <c:v>-5.1114780000000035</c:v>
                </c:pt>
                <c:pt idx="427">
                  <c:v>-5.1243060000000034</c:v>
                </c:pt>
                <c:pt idx="428">
                  <c:v>-5.1371310000000037</c:v>
                </c:pt>
                <c:pt idx="429">
                  <c:v>-5.1488940000000039</c:v>
                </c:pt>
                <c:pt idx="430">
                  <c:v>-5.1606590000000034</c:v>
                </c:pt>
                <c:pt idx="431">
                  <c:v>-5.1734870000000033</c:v>
                </c:pt>
                <c:pt idx="432">
                  <c:v>-5.1852490000000033</c:v>
                </c:pt>
                <c:pt idx="433">
                  <c:v>-5.1980800000000036</c:v>
                </c:pt>
                <c:pt idx="434">
                  <c:v>-5.2109100000000037</c:v>
                </c:pt>
                <c:pt idx="435">
                  <c:v>-5.2237400000000038</c:v>
                </c:pt>
                <c:pt idx="436">
                  <c:v>-5.2365670000000035</c:v>
                </c:pt>
                <c:pt idx="437">
                  <c:v>-5.2483300000000037</c:v>
                </c:pt>
                <c:pt idx="438">
                  <c:v>-5.261161000000004</c:v>
                </c:pt>
                <c:pt idx="439">
                  <c:v>-5.2739880000000037</c:v>
                </c:pt>
                <c:pt idx="440">
                  <c:v>-5.2868160000000035</c:v>
                </c:pt>
                <c:pt idx="441">
                  <c:v>-5.2996430000000032</c:v>
                </c:pt>
                <c:pt idx="442">
                  <c:v>-5.3124730000000033</c:v>
                </c:pt>
                <c:pt idx="443">
                  <c:v>-5.3242350000000034</c:v>
                </c:pt>
                <c:pt idx="444">
                  <c:v>-5.337068000000003</c:v>
                </c:pt>
                <c:pt idx="445">
                  <c:v>-5.3488310000000032</c:v>
                </c:pt>
                <c:pt idx="446">
                  <c:v>-5.3616590000000031</c:v>
                </c:pt>
                <c:pt idx="447">
                  <c:v>-5.3734240000000026</c:v>
                </c:pt>
                <c:pt idx="448">
                  <c:v>-5.3851860000000027</c:v>
                </c:pt>
                <c:pt idx="449">
                  <c:v>-5.3969480000000027</c:v>
                </c:pt>
                <c:pt idx="450">
                  <c:v>-5.4087100000000028</c:v>
                </c:pt>
                <c:pt idx="451">
                  <c:v>-5.4204720000000028</c:v>
                </c:pt>
                <c:pt idx="452">
                  <c:v>-5.432235000000003</c:v>
                </c:pt>
                <c:pt idx="453">
                  <c:v>-5.4440010000000028</c:v>
                </c:pt>
                <c:pt idx="454">
                  <c:v>-5.4557660000000023</c:v>
                </c:pt>
                <c:pt idx="455">
                  <c:v>-5.4685940000000022</c:v>
                </c:pt>
                <c:pt idx="456">
                  <c:v>-5.4803590000000018</c:v>
                </c:pt>
                <c:pt idx="457">
                  <c:v>-5.4931870000000016</c:v>
                </c:pt>
                <c:pt idx="458">
                  <c:v>-5.5049490000000016</c:v>
                </c:pt>
                <c:pt idx="459">
                  <c:v>-5.5177770000000015</c:v>
                </c:pt>
                <c:pt idx="460">
                  <c:v>-5.5295420000000011</c:v>
                </c:pt>
                <c:pt idx="461">
                  <c:v>-5.5413070000000006</c:v>
                </c:pt>
                <c:pt idx="462">
                  <c:v>-5.5530720000000002</c:v>
                </c:pt>
                <c:pt idx="463">
                  <c:v>-5.5648369999999998</c:v>
                </c:pt>
                <c:pt idx="464">
                  <c:v>-5.5766019999999994</c:v>
                </c:pt>
                <c:pt idx="465">
                  <c:v>-5.5894299999999992</c:v>
                </c:pt>
                <c:pt idx="466">
                  <c:v>-5.6011949999999988</c:v>
                </c:pt>
                <c:pt idx="467">
                  <c:v>-5.6129599999999984</c:v>
                </c:pt>
                <c:pt idx="468">
                  <c:v>-5.624724999999998</c:v>
                </c:pt>
                <c:pt idx="469">
                  <c:v>-5.6375519999999977</c:v>
                </c:pt>
                <c:pt idx="470">
                  <c:v>-5.6503829999999979</c:v>
                </c:pt>
                <c:pt idx="471">
                  <c:v>-5.662144999999998</c:v>
                </c:pt>
                <c:pt idx="472">
                  <c:v>-5.6739099999999976</c:v>
                </c:pt>
                <c:pt idx="473">
                  <c:v>-5.6856749999999971</c:v>
                </c:pt>
                <c:pt idx="474">
                  <c:v>-5.6974369999999972</c:v>
                </c:pt>
                <c:pt idx="475">
                  <c:v>-5.7091999999999974</c:v>
                </c:pt>
                <c:pt idx="476">
                  <c:v>-5.7220309999999976</c:v>
                </c:pt>
                <c:pt idx="477">
                  <c:v>-5.734855999999998</c:v>
                </c:pt>
                <c:pt idx="478">
                  <c:v>-5.7466189999999981</c:v>
                </c:pt>
                <c:pt idx="479">
                  <c:v>-5.7573179999999979</c:v>
                </c:pt>
                <c:pt idx="480">
                  <c:v>-5.7680179999999979</c:v>
                </c:pt>
                <c:pt idx="481">
                  <c:v>-5.7797829999999975</c:v>
                </c:pt>
                <c:pt idx="482">
                  <c:v>-5.7926109999999973</c:v>
                </c:pt>
                <c:pt idx="483">
                  <c:v>-5.8054349999999975</c:v>
                </c:pt>
                <c:pt idx="484">
                  <c:v>-5.8182589999999976</c:v>
                </c:pt>
                <c:pt idx="485">
                  <c:v>-5.830016999999998</c:v>
                </c:pt>
                <c:pt idx="486">
                  <c:v>-5.8417819999999976</c:v>
                </c:pt>
                <c:pt idx="487">
                  <c:v>-5.8535469999999972</c:v>
                </c:pt>
                <c:pt idx="488">
                  <c:v>-5.8663779999999974</c:v>
                </c:pt>
                <c:pt idx="489">
                  <c:v>-5.8792079999999975</c:v>
                </c:pt>
                <c:pt idx="490">
                  <c:v>-5.8909669999999972</c:v>
                </c:pt>
                <c:pt idx="491">
                  <c:v>-5.9037939999999969</c:v>
                </c:pt>
                <c:pt idx="492">
                  <c:v>-5.9155559999999969</c:v>
                </c:pt>
                <c:pt idx="493">
                  <c:v>-5.927317999999997</c:v>
                </c:pt>
                <c:pt idx="494">
                  <c:v>-5.9380159999999966</c:v>
                </c:pt>
                <c:pt idx="495">
                  <c:v>-5.9497779999999967</c:v>
                </c:pt>
                <c:pt idx="496">
                  <c:v>-5.9615409999999969</c:v>
                </c:pt>
                <c:pt idx="497">
                  <c:v>-5.9733039999999971</c:v>
                </c:pt>
                <c:pt idx="498">
                  <c:v>-5.9850689999999966</c:v>
                </c:pt>
                <c:pt idx="499">
                  <c:v>-5.9968309999999967</c:v>
                </c:pt>
                <c:pt idx="500">
                  <c:v>-6.0085959999999963</c:v>
                </c:pt>
                <c:pt idx="501">
                  <c:v>-6.0214239999999961</c:v>
                </c:pt>
                <c:pt idx="502">
                  <c:v>-6.0331889999999957</c:v>
                </c:pt>
                <c:pt idx="503">
                  <c:v>-6.0460159999999954</c:v>
                </c:pt>
                <c:pt idx="504">
                  <c:v>-6.057780999999995</c:v>
                </c:pt>
                <c:pt idx="505">
                  <c:v>-6.0695459999999946</c:v>
                </c:pt>
                <c:pt idx="506">
                  <c:v>-6.080242999999995</c:v>
                </c:pt>
                <c:pt idx="507">
                  <c:v>-6.0930699999999947</c:v>
                </c:pt>
                <c:pt idx="508">
                  <c:v>-6.1058979999999945</c:v>
                </c:pt>
                <c:pt idx="509">
                  <c:v>-6.1187249999999942</c:v>
                </c:pt>
                <c:pt idx="510">
                  <c:v>-6.1304869999999942</c:v>
                </c:pt>
                <c:pt idx="511">
                  <c:v>-6.1433139999999939</c:v>
                </c:pt>
                <c:pt idx="512">
                  <c:v>-6.1550789999999935</c:v>
                </c:pt>
                <c:pt idx="513">
                  <c:v>-6.1668419999999937</c:v>
                </c:pt>
                <c:pt idx="514">
                  <c:v>-6.1786079999999934</c:v>
                </c:pt>
                <c:pt idx="515">
                  <c:v>-6.190372999999993</c:v>
                </c:pt>
                <c:pt idx="516">
                  <c:v>-6.2032009999999929</c:v>
                </c:pt>
                <c:pt idx="517">
                  <c:v>-6.2160289999999927</c:v>
                </c:pt>
                <c:pt idx="518">
                  <c:v>-6.228859999999993</c:v>
                </c:pt>
                <c:pt idx="519">
                  <c:v>-6.2416869999999927</c:v>
                </c:pt>
                <c:pt idx="520">
                  <c:v>-6.2534499999999928</c:v>
                </c:pt>
                <c:pt idx="521">
                  <c:v>-6.2652089999999925</c:v>
                </c:pt>
                <c:pt idx="522">
                  <c:v>-6.2780359999999922</c:v>
                </c:pt>
                <c:pt idx="523">
                  <c:v>-6.290863999999992</c:v>
                </c:pt>
                <c:pt idx="524">
                  <c:v>-6.3026269999999922</c:v>
                </c:pt>
                <c:pt idx="525">
                  <c:v>-6.315454999999992</c:v>
                </c:pt>
                <c:pt idx="526">
                  <c:v>-6.3272179999999922</c:v>
                </c:pt>
                <c:pt idx="527">
                  <c:v>-6.3389829999999918</c:v>
                </c:pt>
                <c:pt idx="528">
                  <c:v>-6.350745999999992</c:v>
                </c:pt>
                <c:pt idx="529">
                  <c:v>-6.3625109999999916</c:v>
                </c:pt>
                <c:pt idx="530">
                  <c:v>-6.3742759999999912</c:v>
                </c:pt>
                <c:pt idx="531">
                  <c:v>-6.3871069999999914</c:v>
                </c:pt>
                <c:pt idx="532">
                  <c:v>-6.3999349999999913</c:v>
                </c:pt>
                <c:pt idx="533">
                  <c:v>-6.4116999999999909</c:v>
                </c:pt>
                <c:pt idx="534">
                  <c:v>-6.4234619999999909</c:v>
                </c:pt>
                <c:pt idx="535">
                  <c:v>-6.4362889999999906</c:v>
                </c:pt>
                <c:pt idx="536">
                  <c:v>-6.4480509999999907</c:v>
                </c:pt>
                <c:pt idx="537">
                  <c:v>-6.4598139999999908</c:v>
                </c:pt>
                <c:pt idx="538">
                  <c:v>-6.4726449999999911</c:v>
                </c:pt>
                <c:pt idx="539">
                  <c:v>-6.4854739999999911</c:v>
                </c:pt>
                <c:pt idx="540">
                  <c:v>-6.4983049999999913</c:v>
                </c:pt>
                <c:pt idx="541">
                  <c:v>-6.5100699999999909</c:v>
                </c:pt>
                <c:pt idx="542">
                  <c:v>-6.5207699999999909</c:v>
                </c:pt>
                <c:pt idx="543">
                  <c:v>-6.5314669999999913</c:v>
                </c:pt>
                <c:pt idx="544">
                  <c:v>-6.5432319999999908</c:v>
                </c:pt>
                <c:pt idx="545">
                  <c:v>-6.554994999999991</c:v>
                </c:pt>
                <c:pt idx="546">
                  <c:v>-6.5678229999999909</c:v>
                </c:pt>
                <c:pt idx="547">
                  <c:v>-6.5795879999999904</c:v>
                </c:pt>
                <c:pt idx="548">
                  <c:v>-6.5924149999999901</c:v>
                </c:pt>
                <c:pt idx="549">
                  <c:v>-6.6041769999999902</c:v>
                </c:pt>
                <c:pt idx="550">
                  <c:v>-6.6148739999999906</c:v>
                </c:pt>
                <c:pt idx="551">
                  <c:v>-6.6266359999999906</c:v>
                </c:pt>
                <c:pt idx="552">
                  <c:v>-6.6383989999999908</c:v>
                </c:pt>
                <c:pt idx="553">
                  <c:v>-6.6512259999999905</c:v>
                </c:pt>
                <c:pt idx="554">
                  <c:v>-6.6640529999999902</c:v>
                </c:pt>
                <c:pt idx="555">
                  <c:v>-6.6747469999999902</c:v>
                </c:pt>
                <c:pt idx="556">
                  <c:v>-6.6875739999999899</c:v>
                </c:pt>
                <c:pt idx="557">
                  <c:v>-6.7014669999999903</c:v>
                </c:pt>
                <c:pt idx="558">
                  <c:v>-6.7142969999999904</c:v>
                </c:pt>
                <c:pt idx="559">
                  <c:v>-6.72606199999999</c:v>
                </c:pt>
                <c:pt idx="560">
                  <c:v>-6.7388899999999898</c:v>
                </c:pt>
                <c:pt idx="561">
                  <c:v>-6.75065299999999</c:v>
                </c:pt>
                <c:pt idx="562">
                  <c:v>-6.7634789999999896</c:v>
                </c:pt>
                <c:pt idx="563">
                  <c:v>-6.7741789999999895</c:v>
                </c:pt>
                <c:pt idx="564">
                  <c:v>-6.7859439999999891</c:v>
                </c:pt>
                <c:pt idx="565">
                  <c:v>-6.7987749999999894</c:v>
                </c:pt>
                <c:pt idx="566">
                  <c:v>-6.811607999999989</c:v>
                </c:pt>
                <c:pt idx="567">
                  <c:v>-6.8233729999999886</c:v>
                </c:pt>
                <c:pt idx="568">
                  <c:v>-6.8351379999999882</c:v>
                </c:pt>
                <c:pt idx="569">
                  <c:v>-6.8468999999999882</c:v>
                </c:pt>
                <c:pt idx="570">
                  <c:v>-6.8597279999999881</c:v>
                </c:pt>
                <c:pt idx="571">
                  <c:v>-6.8714909999999882</c:v>
                </c:pt>
                <c:pt idx="572">
                  <c:v>-6.8843179999999879</c:v>
                </c:pt>
                <c:pt idx="573">
                  <c:v>-6.8960829999999875</c:v>
                </c:pt>
                <c:pt idx="574">
                  <c:v>-6.9078449999999876</c:v>
                </c:pt>
                <c:pt idx="575">
                  <c:v>-6.918541999999988</c:v>
                </c:pt>
                <c:pt idx="576">
                  <c:v>-6.9324379999999879</c:v>
                </c:pt>
                <c:pt idx="577">
                  <c:v>-6.9442029999999875</c:v>
                </c:pt>
                <c:pt idx="578">
                  <c:v>-6.9570329999999876</c:v>
                </c:pt>
                <c:pt idx="579">
                  <c:v>-6.9677349999999878</c:v>
                </c:pt>
                <c:pt idx="580">
                  <c:v>-6.9794999999999874</c:v>
                </c:pt>
                <c:pt idx="581">
                  <c:v>-6.9933959999999873</c:v>
                </c:pt>
                <c:pt idx="582">
                  <c:v>-7.0062269999999875</c:v>
                </c:pt>
                <c:pt idx="583">
                  <c:v>-7.0179919999999871</c:v>
                </c:pt>
                <c:pt idx="584">
                  <c:v>-7.0308189999999868</c:v>
                </c:pt>
                <c:pt idx="585">
                  <c:v>-7.0436459999999865</c:v>
                </c:pt>
                <c:pt idx="586">
                  <c:v>-7.0543449999999863</c:v>
                </c:pt>
                <c:pt idx="587">
                  <c:v>-7.067171999999986</c:v>
                </c:pt>
                <c:pt idx="588">
                  <c:v>-7.0799989999999857</c:v>
                </c:pt>
                <c:pt idx="589">
                  <c:v>-7.0917619999999859</c:v>
                </c:pt>
                <c:pt idx="590">
                  <c:v>-7.1056549999999863</c:v>
                </c:pt>
                <c:pt idx="591">
                  <c:v>-7.1174179999999865</c:v>
                </c:pt>
                <c:pt idx="592">
                  <c:v>-7.1291809999999867</c:v>
                </c:pt>
                <c:pt idx="593">
                  <c:v>-7.1420089999999865</c:v>
                </c:pt>
                <c:pt idx="594">
                  <c:v>-7.1527059999999869</c:v>
                </c:pt>
                <c:pt idx="595">
                  <c:v>-7.1634059999999868</c:v>
                </c:pt>
                <c:pt idx="596">
                  <c:v>-7.1762339999999867</c:v>
                </c:pt>
                <c:pt idx="597">
                  <c:v>-7.1890649999999869</c:v>
                </c:pt>
                <c:pt idx="598">
                  <c:v>-7.200826999999987</c:v>
                </c:pt>
                <c:pt idx="599">
                  <c:v>-7.2125919999999866</c:v>
                </c:pt>
                <c:pt idx="600">
                  <c:v>-7.2243569999999862</c:v>
                </c:pt>
                <c:pt idx="601">
                  <c:v>-7.2371879999999864</c:v>
                </c:pt>
                <c:pt idx="602">
                  <c:v>-7.2489489999999863</c:v>
                </c:pt>
                <c:pt idx="603">
                  <c:v>-7.2607139999999859</c:v>
                </c:pt>
                <c:pt idx="604">
                  <c:v>-7.2724789999999855</c:v>
                </c:pt>
                <c:pt idx="605">
                  <c:v>-7.2842439999999851</c:v>
                </c:pt>
                <c:pt idx="606">
                  <c:v>-7.2981369999999854</c:v>
                </c:pt>
                <c:pt idx="607">
                  <c:v>-7.309901999999985</c:v>
                </c:pt>
                <c:pt idx="608">
                  <c:v>-7.3227289999999847</c:v>
                </c:pt>
                <c:pt idx="609">
                  <c:v>-7.3344939999999843</c:v>
                </c:pt>
                <c:pt idx="610">
                  <c:v>-7.347320999999984</c:v>
                </c:pt>
                <c:pt idx="611">
                  <c:v>-7.3601479999999837</c:v>
                </c:pt>
                <c:pt idx="612">
                  <c:v>-7.3719129999999833</c:v>
                </c:pt>
                <c:pt idx="613">
                  <c:v>-7.3836759999999835</c:v>
                </c:pt>
                <c:pt idx="614">
                  <c:v>-7.3965039999999833</c:v>
                </c:pt>
                <c:pt idx="615">
                  <c:v>-7.4093349999999836</c:v>
                </c:pt>
                <c:pt idx="616">
                  <c:v>-7.4232319999999836</c:v>
                </c:pt>
                <c:pt idx="617">
                  <c:v>-7.4360629999999839</c:v>
                </c:pt>
                <c:pt idx="618">
                  <c:v>-7.4478229999999837</c:v>
                </c:pt>
                <c:pt idx="619">
                  <c:v>-7.4595879999999832</c:v>
                </c:pt>
                <c:pt idx="620">
                  <c:v>-7.4713499999999833</c:v>
                </c:pt>
                <c:pt idx="621">
                  <c:v>-7.4820469999999837</c:v>
                </c:pt>
                <c:pt idx="622">
                  <c:v>-7.4948769999999838</c:v>
                </c:pt>
                <c:pt idx="623">
                  <c:v>-7.506639999999984</c:v>
                </c:pt>
                <c:pt idx="624">
                  <c:v>-7.5194709999999843</c:v>
                </c:pt>
                <c:pt idx="625">
                  <c:v>-7.5312359999999838</c:v>
                </c:pt>
                <c:pt idx="626">
                  <c:v>-7.5440639999999837</c:v>
                </c:pt>
                <c:pt idx="627">
                  <c:v>-7.5558239999999834</c:v>
                </c:pt>
                <c:pt idx="628">
                  <c:v>-7.5675859999999835</c:v>
                </c:pt>
                <c:pt idx="629">
                  <c:v>-7.5793489999999837</c:v>
                </c:pt>
                <c:pt idx="630">
                  <c:v>-7.5911119999999839</c:v>
                </c:pt>
                <c:pt idx="631">
                  <c:v>-7.6039369999999842</c:v>
                </c:pt>
                <c:pt idx="632">
                  <c:v>-7.6157029999999839</c:v>
                </c:pt>
                <c:pt idx="633">
                  <c:v>-7.6263989999999842</c:v>
                </c:pt>
                <c:pt idx="634">
                  <c:v>-7.639226999999984</c:v>
                </c:pt>
                <c:pt idx="635">
                  <c:v>-7.6509919999999836</c:v>
                </c:pt>
                <c:pt idx="636">
                  <c:v>-7.6638219999999837</c:v>
                </c:pt>
                <c:pt idx="637">
                  <c:v>-7.6766499999999835</c:v>
                </c:pt>
                <c:pt idx="638">
                  <c:v>-7.6884119999999836</c:v>
                </c:pt>
                <c:pt idx="639">
                  <c:v>-7.7012389999999833</c:v>
                </c:pt>
                <c:pt idx="640">
                  <c:v>-7.7129989999999831</c:v>
                </c:pt>
                <c:pt idx="641">
                  <c:v>-7.7258289999999832</c:v>
                </c:pt>
                <c:pt idx="642">
                  <c:v>-7.738656999999983</c:v>
                </c:pt>
                <c:pt idx="643">
                  <c:v>-7.7514819999999833</c:v>
                </c:pt>
                <c:pt idx="644">
                  <c:v>-7.7643129999999836</c:v>
                </c:pt>
                <c:pt idx="645">
                  <c:v>-7.7771399999999833</c:v>
                </c:pt>
                <c:pt idx="646">
                  <c:v>-7.7889019999999833</c:v>
                </c:pt>
                <c:pt idx="647">
                  <c:v>-7.8006649999999835</c:v>
                </c:pt>
                <c:pt idx="648">
                  <c:v>-7.8124279999999837</c:v>
                </c:pt>
                <c:pt idx="649">
                  <c:v>-7.8241909999999839</c:v>
                </c:pt>
                <c:pt idx="650">
                  <c:v>-7.8359569999999836</c:v>
                </c:pt>
                <c:pt idx="651">
                  <c:v>-7.8487879999999839</c:v>
                </c:pt>
                <c:pt idx="652">
                  <c:v>-7.8616189999999841</c:v>
                </c:pt>
                <c:pt idx="653">
                  <c:v>-7.8733839999999837</c:v>
                </c:pt>
                <c:pt idx="654">
                  <c:v>-7.8851429999999834</c:v>
                </c:pt>
                <c:pt idx="655">
                  <c:v>-7.8979699999999831</c:v>
                </c:pt>
                <c:pt idx="656">
                  <c:v>-7.9107999999999832</c:v>
                </c:pt>
                <c:pt idx="657">
                  <c:v>-7.923627999999983</c:v>
                </c:pt>
                <c:pt idx="658">
                  <c:v>-7.9353899999999831</c:v>
                </c:pt>
                <c:pt idx="659">
                  <c:v>-7.9471529999999833</c:v>
                </c:pt>
                <c:pt idx="660">
                  <c:v>-7.9589159999999834</c:v>
                </c:pt>
                <c:pt idx="661">
                  <c:v>-7.9717409999999838</c:v>
                </c:pt>
                <c:pt idx="662">
                  <c:v>-7.9835039999999839</c:v>
                </c:pt>
                <c:pt idx="663">
                  <c:v>-7.9963339999999841</c:v>
                </c:pt>
                <c:pt idx="664">
                  <c:v>-8.0080989999999836</c:v>
                </c:pt>
                <c:pt idx="665">
                  <c:v>-8.0198609999999828</c:v>
                </c:pt>
                <c:pt idx="666">
                  <c:v>-8.0316259999999833</c:v>
                </c:pt>
                <c:pt idx="667">
                  <c:v>-8.0433909999999837</c:v>
                </c:pt>
                <c:pt idx="668">
                  <c:v>-8.0562189999999845</c:v>
                </c:pt>
                <c:pt idx="669">
                  <c:v>-8.0690479999999845</c:v>
                </c:pt>
                <c:pt idx="670">
                  <c:v>-8.0818759999999852</c:v>
                </c:pt>
                <c:pt idx="671">
                  <c:v>-8.0936389999999854</c:v>
                </c:pt>
                <c:pt idx="672">
                  <c:v>-8.1054059999999861</c:v>
                </c:pt>
                <c:pt idx="673">
                  <c:v>-8.1171719999999858</c:v>
                </c:pt>
                <c:pt idx="674">
                  <c:v>-8.128934999999986</c:v>
                </c:pt>
                <c:pt idx="675">
                  <c:v>-8.1406979999999862</c:v>
                </c:pt>
                <c:pt idx="676">
                  <c:v>-8.1513949999999866</c:v>
                </c:pt>
                <c:pt idx="677">
                  <c:v>-8.1631579999999868</c:v>
                </c:pt>
                <c:pt idx="678">
                  <c:v>-8.1759849999999865</c:v>
                </c:pt>
                <c:pt idx="679">
                  <c:v>-8.187749999999987</c:v>
                </c:pt>
                <c:pt idx="680">
                  <c:v>-8.1995129999999872</c:v>
                </c:pt>
                <c:pt idx="681">
                  <c:v>-8.2112759999999874</c:v>
                </c:pt>
                <c:pt idx="682">
                  <c:v>-8.2230409999999878</c:v>
                </c:pt>
                <c:pt idx="683">
                  <c:v>-8.2358709999999871</c:v>
                </c:pt>
                <c:pt idx="684">
                  <c:v>-8.2476329999999862</c:v>
                </c:pt>
                <c:pt idx="685">
                  <c:v>-8.2593959999999864</c:v>
                </c:pt>
                <c:pt idx="686">
                  <c:v>-8.2711609999999869</c:v>
                </c:pt>
                <c:pt idx="687">
                  <c:v>-8.2839879999999866</c:v>
                </c:pt>
                <c:pt idx="688">
                  <c:v>-8.2978799999999868</c:v>
                </c:pt>
                <c:pt idx="689">
                  <c:v>-8.3107109999999871</c:v>
                </c:pt>
                <c:pt idx="690">
                  <c:v>-8.3224759999999876</c:v>
                </c:pt>
                <c:pt idx="691">
                  <c:v>-8.3342419999999873</c:v>
                </c:pt>
                <c:pt idx="692">
                  <c:v>-8.3460039999999864</c:v>
                </c:pt>
                <c:pt idx="693">
                  <c:v>-8.3577659999999856</c:v>
                </c:pt>
                <c:pt idx="694">
                  <c:v>-8.3695289999999858</c:v>
                </c:pt>
                <c:pt idx="695">
                  <c:v>-8.3823569999999865</c:v>
                </c:pt>
                <c:pt idx="696">
                  <c:v>-8.3941189999999857</c:v>
                </c:pt>
                <c:pt idx="697">
                  <c:v>-8.4058819999999859</c:v>
                </c:pt>
                <c:pt idx="698">
                  <c:v>-8.4176449999999861</c:v>
                </c:pt>
                <c:pt idx="699">
                  <c:v>-8.4294069999999852</c:v>
                </c:pt>
                <c:pt idx="700">
                  <c:v>-8.4422349999999859</c:v>
                </c:pt>
                <c:pt idx="701">
                  <c:v>-8.4550659999999862</c:v>
                </c:pt>
                <c:pt idx="702">
                  <c:v>-8.4668289999999864</c:v>
                </c:pt>
                <c:pt idx="703">
                  <c:v>-8.4785909999999856</c:v>
                </c:pt>
                <c:pt idx="704">
                  <c:v>-8.4914209999999848</c:v>
                </c:pt>
                <c:pt idx="705">
                  <c:v>-8.5031859999999853</c:v>
                </c:pt>
                <c:pt idx="706">
                  <c:v>-8.5149509999999857</c:v>
                </c:pt>
                <c:pt idx="707">
                  <c:v>-8.5277779999999854</c:v>
                </c:pt>
                <c:pt idx="708">
                  <c:v>-8.5395429999999859</c:v>
                </c:pt>
                <c:pt idx="709">
                  <c:v>-8.5513079999999864</c:v>
                </c:pt>
                <c:pt idx="710">
                  <c:v>-8.5641359999999871</c:v>
                </c:pt>
                <c:pt idx="711">
                  <c:v>-8.5769639999999878</c:v>
                </c:pt>
                <c:pt idx="712">
                  <c:v>-8.5887289999999883</c:v>
                </c:pt>
                <c:pt idx="713">
                  <c:v>-8.6015589999999875</c:v>
                </c:pt>
                <c:pt idx="714">
                  <c:v>-8.6143879999999875</c:v>
                </c:pt>
                <c:pt idx="715">
                  <c:v>-8.6250849999999879</c:v>
                </c:pt>
                <c:pt idx="716">
                  <c:v>-8.6368479999999881</c:v>
                </c:pt>
                <c:pt idx="717">
                  <c:v>-8.6486109999999883</c:v>
                </c:pt>
                <c:pt idx="718">
                  <c:v>-8.661437999999988</c:v>
                </c:pt>
                <c:pt idx="719">
                  <c:v>-8.6742649999999877</c:v>
                </c:pt>
                <c:pt idx="720">
                  <c:v>-8.6870899999999871</c:v>
                </c:pt>
                <c:pt idx="721">
                  <c:v>-8.6999179999999878</c:v>
                </c:pt>
                <c:pt idx="722">
                  <c:v>-8.711680999999988</c:v>
                </c:pt>
                <c:pt idx="723">
                  <c:v>-8.7234439999999882</c:v>
                </c:pt>
                <c:pt idx="724">
                  <c:v>-8.7352069999999884</c:v>
                </c:pt>
                <c:pt idx="725">
                  <c:v>-8.7469719999999889</c:v>
                </c:pt>
                <c:pt idx="726">
                  <c:v>-8.7587319999999895</c:v>
                </c:pt>
                <c:pt idx="727">
                  <c:v>-8.77049699999999</c:v>
                </c:pt>
                <c:pt idx="728">
                  <c:v>-8.7822589999999892</c:v>
                </c:pt>
                <c:pt idx="729">
                  <c:v>-8.7940239999999896</c:v>
                </c:pt>
                <c:pt idx="730">
                  <c:v>-8.8057889999999901</c:v>
                </c:pt>
                <c:pt idx="731">
                  <c:v>-8.8175539999999906</c:v>
                </c:pt>
                <c:pt idx="732">
                  <c:v>-8.8303849999999908</c:v>
                </c:pt>
                <c:pt idx="733">
                  <c:v>-8.8421509999999905</c:v>
                </c:pt>
                <c:pt idx="734">
                  <c:v>-8.8539129999999897</c:v>
                </c:pt>
                <c:pt idx="735">
                  <c:v>-8.8656779999999902</c:v>
                </c:pt>
                <c:pt idx="736">
                  <c:v>-8.8774409999999904</c:v>
                </c:pt>
                <c:pt idx="737">
                  <c:v>-8.8902679999999901</c:v>
                </c:pt>
                <c:pt idx="738">
                  <c:v>-8.9009649999999905</c:v>
                </c:pt>
                <c:pt idx="739">
                  <c:v>-8.9137949999999897</c:v>
                </c:pt>
                <c:pt idx="740">
                  <c:v>-8.9255599999999902</c:v>
                </c:pt>
                <c:pt idx="741">
                  <c:v>-8.9394539999999907</c:v>
                </c:pt>
                <c:pt idx="742">
                  <c:v>-8.9512189999999912</c:v>
                </c:pt>
                <c:pt idx="743">
                  <c:v>-8.9629819999999913</c:v>
                </c:pt>
                <c:pt idx="744">
                  <c:v>-8.975808999999991</c:v>
                </c:pt>
                <c:pt idx="745">
                  <c:v>-8.9886359999999907</c:v>
                </c:pt>
                <c:pt idx="746">
                  <c:v>-8.9993359999999907</c:v>
                </c:pt>
                <c:pt idx="747">
                  <c:v>-9.0100329999999911</c:v>
                </c:pt>
                <c:pt idx="748">
                  <c:v>-9.0217979999999915</c:v>
                </c:pt>
                <c:pt idx="749">
                  <c:v>-9.0346249999999912</c:v>
                </c:pt>
                <c:pt idx="750">
                  <c:v>-9.0474559999999915</c:v>
                </c:pt>
                <c:pt idx="751">
                  <c:v>-9.059220999999992</c:v>
                </c:pt>
                <c:pt idx="752">
                  <c:v>-9.0709859999999924</c:v>
                </c:pt>
                <c:pt idx="753">
                  <c:v>-9.0838169999999927</c:v>
                </c:pt>
                <c:pt idx="754">
                  <c:v>-9.0977119999999925</c:v>
                </c:pt>
                <c:pt idx="755">
                  <c:v>-9.1094769999999929</c:v>
                </c:pt>
                <c:pt idx="756">
                  <c:v>-9.1201759999999936</c:v>
                </c:pt>
                <c:pt idx="757">
                  <c:v>-9.1319409999999941</c:v>
                </c:pt>
                <c:pt idx="758">
                  <c:v>-9.1437059999999946</c:v>
                </c:pt>
                <c:pt idx="759">
                  <c:v>-9.155470999999995</c:v>
                </c:pt>
                <c:pt idx="760">
                  <c:v>-9.1672359999999955</c:v>
                </c:pt>
                <c:pt idx="761">
                  <c:v>-9.1800659999999947</c:v>
                </c:pt>
                <c:pt idx="762">
                  <c:v>-9.1907659999999947</c:v>
                </c:pt>
                <c:pt idx="763">
                  <c:v>-9.2025309999999951</c:v>
                </c:pt>
                <c:pt idx="764">
                  <c:v>-9.2132279999999955</c:v>
                </c:pt>
                <c:pt idx="765">
                  <c:v>-9.2260579999999948</c:v>
                </c:pt>
                <c:pt idx="766">
                  <c:v>-9.2388849999999945</c:v>
                </c:pt>
                <c:pt idx="767">
                  <c:v>-9.2517119999999942</c:v>
                </c:pt>
                <c:pt idx="768">
                  <c:v>-9.2634749999999944</c:v>
                </c:pt>
                <c:pt idx="769">
                  <c:v>-9.2752379999999945</c:v>
                </c:pt>
                <c:pt idx="770">
                  <c:v>-9.287002999999995</c:v>
                </c:pt>
                <c:pt idx="771">
                  <c:v>-9.2987679999999955</c:v>
                </c:pt>
                <c:pt idx="772">
                  <c:v>-9.3115989999999957</c:v>
                </c:pt>
                <c:pt idx="773">
                  <c:v>-9.3222979999999964</c:v>
                </c:pt>
                <c:pt idx="774">
                  <c:v>-9.3351249999999961</c:v>
                </c:pt>
                <c:pt idx="775">
                  <c:v>-9.3479559999999964</c:v>
                </c:pt>
                <c:pt idx="776">
                  <c:v>-9.3597209999999968</c:v>
                </c:pt>
                <c:pt idx="777">
                  <c:v>-9.371482999999996</c:v>
                </c:pt>
                <c:pt idx="778">
                  <c:v>-9.3832449999999952</c:v>
                </c:pt>
                <c:pt idx="779">
                  <c:v>-9.3960749999999944</c:v>
                </c:pt>
                <c:pt idx="780">
                  <c:v>-9.4089059999999947</c:v>
                </c:pt>
                <c:pt idx="781">
                  <c:v>-9.4206659999999953</c:v>
                </c:pt>
                <c:pt idx="782">
                  <c:v>-9.4313629999999957</c:v>
                </c:pt>
                <c:pt idx="783">
                  <c:v>-9.4431279999999962</c:v>
                </c:pt>
                <c:pt idx="784">
                  <c:v>-9.4548859999999966</c:v>
                </c:pt>
                <c:pt idx="785">
                  <c:v>-9.4677169999999968</c:v>
                </c:pt>
                <c:pt idx="786">
                  <c:v>-9.479479999999997</c:v>
                </c:pt>
                <c:pt idx="787">
                  <c:v>-9.4912449999999975</c:v>
                </c:pt>
                <c:pt idx="788">
                  <c:v>-9.503009999999998</c:v>
                </c:pt>
                <c:pt idx="789">
                  <c:v>-9.5158409999999982</c:v>
                </c:pt>
                <c:pt idx="790">
                  <c:v>-9.5265409999999981</c:v>
                </c:pt>
                <c:pt idx="791">
                  <c:v>-9.5383039999999983</c:v>
                </c:pt>
                <c:pt idx="792">
                  <c:v>-9.551130999999998</c:v>
                </c:pt>
                <c:pt idx="793">
                  <c:v>-9.5639609999999973</c:v>
                </c:pt>
                <c:pt idx="794">
                  <c:v>-9.5767919999999975</c:v>
                </c:pt>
                <c:pt idx="795">
                  <c:v>-9.5906879999999983</c:v>
                </c:pt>
                <c:pt idx="796">
                  <c:v>-9.6045799999999986</c:v>
                </c:pt>
                <c:pt idx="797">
                  <c:v>-9.616344999999999</c:v>
                </c:pt>
                <c:pt idx="798">
                  <c:v>-9.6281079999999992</c:v>
                </c:pt>
                <c:pt idx="799">
                  <c:v>-9.6398729999999997</c:v>
                </c:pt>
                <c:pt idx="800">
                  <c:v>-9.6527010000000004</c:v>
                </c:pt>
                <c:pt idx="801">
                  <c:v>-9.6655290000000011</c:v>
                </c:pt>
                <c:pt idx="802">
                  <c:v>-9.6772940000000016</c:v>
                </c:pt>
                <c:pt idx="803">
                  <c:v>-9.6890590000000021</c:v>
                </c:pt>
                <c:pt idx="804">
                  <c:v>-9.7018890000000013</c:v>
                </c:pt>
                <c:pt idx="805">
                  <c:v>-9.714717000000002</c:v>
                </c:pt>
                <c:pt idx="806">
                  <c:v>-9.7275440000000017</c:v>
                </c:pt>
                <c:pt idx="807">
                  <c:v>-9.7393080000000012</c:v>
                </c:pt>
                <c:pt idx="808">
                  <c:v>-9.7510700000000003</c:v>
                </c:pt>
                <c:pt idx="809">
                  <c:v>-9.7628350000000008</c:v>
                </c:pt>
                <c:pt idx="810">
                  <c:v>-9.7746000000000013</c:v>
                </c:pt>
                <c:pt idx="811">
                  <c:v>-9.785299000000002</c:v>
                </c:pt>
                <c:pt idx="812">
                  <c:v>-9.7981310000000015</c:v>
                </c:pt>
                <c:pt idx="813">
                  <c:v>-9.8109590000000022</c:v>
                </c:pt>
                <c:pt idx="814">
                  <c:v>-9.8216550000000016</c:v>
                </c:pt>
                <c:pt idx="815">
                  <c:v>-9.8334180000000018</c:v>
                </c:pt>
                <c:pt idx="816">
                  <c:v>-9.845181000000002</c:v>
                </c:pt>
                <c:pt idx="817">
                  <c:v>-9.8558780000000024</c:v>
                </c:pt>
                <c:pt idx="818">
                  <c:v>-9.8676440000000021</c:v>
                </c:pt>
                <c:pt idx="819">
                  <c:v>-9.8783430000000028</c:v>
                </c:pt>
                <c:pt idx="820">
                  <c:v>-9.8901070000000022</c:v>
                </c:pt>
                <c:pt idx="821">
                  <c:v>-9.9018720000000027</c:v>
                </c:pt>
                <c:pt idx="822">
                  <c:v>-9.9147000000000034</c:v>
                </c:pt>
                <c:pt idx="823">
                  <c:v>-9.9254000000000033</c:v>
                </c:pt>
                <c:pt idx="824">
                  <c:v>-9.9382310000000036</c:v>
                </c:pt>
                <c:pt idx="825">
                  <c:v>-9.9499970000000033</c:v>
                </c:pt>
                <c:pt idx="826">
                  <c:v>-9.9617640000000041</c:v>
                </c:pt>
                <c:pt idx="827">
                  <c:v>-9.9745950000000043</c:v>
                </c:pt>
                <c:pt idx="828">
                  <c:v>-9.9863600000000048</c:v>
                </c:pt>
                <c:pt idx="829">
                  <c:v>-9.9981250000000053</c:v>
                </c:pt>
                <c:pt idx="830">
                  <c:v>-10.010952000000005</c:v>
                </c:pt>
                <c:pt idx="831">
                  <c:v>-10.021649000000005</c:v>
                </c:pt>
                <c:pt idx="832">
                  <c:v>-10.034476000000005</c:v>
                </c:pt>
                <c:pt idx="833">
                  <c:v>-10.046239000000005</c:v>
                </c:pt>
                <c:pt idx="834">
                  <c:v>-10.058004000000006</c:v>
                </c:pt>
                <c:pt idx="835">
                  <c:v>-10.070834000000005</c:v>
                </c:pt>
                <c:pt idx="836">
                  <c:v>-10.083662000000006</c:v>
                </c:pt>
                <c:pt idx="837">
                  <c:v>-10.096493000000006</c:v>
                </c:pt>
                <c:pt idx="838">
                  <c:v>-10.108256000000006</c:v>
                </c:pt>
                <c:pt idx="839">
                  <c:v>-10.120018000000005</c:v>
                </c:pt>
                <c:pt idx="840">
                  <c:v>-10.130715000000006</c:v>
                </c:pt>
                <c:pt idx="841">
                  <c:v>-10.142478000000006</c:v>
                </c:pt>
                <c:pt idx="842">
                  <c:v>-10.154241000000006</c:v>
                </c:pt>
                <c:pt idx="843">
                  <c:v>-10.166003000000005</c:v>
                </c:pt>
                <c:pt idx="844">
                  <c:v>-10.177765000000004</c:v>
                </c:pt>
                <c:pt idx="845">
                  <c:v>-10.189530000000005</c:v>
                </c:pt>
                <c:pt idx="846">
                  <c:v>-10.201295000000005</c:v>
                </c:pt>
                <c:pt idx="847">
                  <c:v>-10.213057000000004</c:v>
                </c:pt>
                <c:pt idx="848">
                  <c:v>-10.224823000000004</c:v>
                </c:pt>
                <c:pt idx="849">
                  <c:v>-10.236588000000005</c:v>
                </c:pt>
                <c:pt idx="850">
                  <c:v>-10.249415000000004</c:v>
                </c:pt>
                <c:pt idx="851">
                  <c:v>-10.261177000000004</c:v>
                </c:pt>
                <c:pt idx="852">
                  <c:v>-10.271874000000004</c:v>
                </c:pt>
                <c:pt idx="853">
                  <c:v>-10.283637000000004</c:v>
                </c:pt>
                <c:pt idx="854">
                  <c:v>-10.295402000000005</c:v>
                </c:pt>
                <c:pt idx="855">
                  <c:v>-10.307167000000005</c:v>
                </c:pt>
                <c:pt idx="856">
                  <c:v>-10.318932000000006</c:v>
                </c:pt>
                <c:pt idx="857">
                  <c:v>-10.330695000000006</c:v>
                </c:pt>
                <c:pt idx="858">
                  <c:v>-10.342457000000005</c:v>
                </c:pt>
                <c:pt idx="859">
                  <c:v>-10.355288000000005</c:v>
                </c:pt>
                <c:pt idx="860">
                  <c:v>-10.369184000000006</c:v>
                </c:pt>
                <c:pt idx="861">
                  <c:v>-10.382015000000006</c:v>
                </c:pt>
                <c:pt idx="862">
                  <c:v>-10.393778000000006</c:v>
                </c:pt>
                <c:pt idx="863">
                  <c:v>-10.405540000000006</c:v>
                </c:pt>
                <c:pt idx="864">
                  <c:v>-10.416237000000006</c:v>
                </c:pt>
                <c:pt idx="865">
                  <c:v>-10.427996000000006</c:v>
                </c:pt>
                <c:pt idx="866">
                  <c:v>-10.440824000000006</c:v>
                </c:pt>
                <c:pt idx="867">
                  <c:v>-10.452589000000007</c:v>
                </c:pt>
                <c:pt idx="868">
                  <c:v>-10.465420000000007</c:v>
                </c:pt>
                <c:pt idx="869">
                  <c:v>-10.477181000000007</c:v>
                </c:pt>
                <c:pt idx="870">
                  <c:v>-10.490009000000008</c:v>
                </c:pt>
                <c:pt idx="871">
                  <c:v>-10.502836000000007</c:v>
                </c:pt>
                <c:pt idx="872">
                  <c:v>-10.514598000000007</c:v>
                </c:pt>
                <c:pt idx="873">
                  <c:v>-10.526360000000006</c:v>
                </c:pt>
                <c:pt idx="874">
                  <c:v>-10.539187000000005</c:v>
                </c:pt>
                <c:pt idx="875">
                  <c:v>-10.552015000000006</c:v>
                </c:pt>
                <c:pt idx="876">
                  <c:v>-10.563780000000007</c:v>
                </c:pt>
                <c:pt idx="877">
                  <c:v>-10.576610000000006</c:v>
                </c:pt>
                <c:pt idx="878">
                  <c:v>-10.588372000000005</c:v>
                </c:pt>
                <c:pt idx="879">
                  <c:v>-10.601203000000005</c:v>
                </c:pt>
                <c:pt idx="880">
                  <c:v>-10.612966000000005</c:v>
                </c:pt>
                <c:pt idx="881">
                  <c:v>-10.624729000000006</c:v>
                </c:pt>
                <c:pt idx="882">
                  <c:v>-10.636494000000006</c:v>
                </c:pt>
                <c:pt idx="883">
                  <c:v>-10.648259000000007</c:v>
                </c:pt>
                <c:pt idx="884">
                  <c:v>-10.660022000000007</c:v>
                </c:pt>
                <c:pt idx="885">
                  <c:v>-10.671784000000006</c:v>
                </c:pt>
                <c:pt idx="886">
                  <c:v>-10.683547000000006</c:v>
                </c:pt>
                <c:pt idx="887">
                  <c:v>-10.696372000000006</c:v>
                </c:pt>
                <c:pt idx="888">
                  <c:v>-10.709202000000005</c:v>
                </c:pt>
                <c:pt idx="889">
                  <c:v>-10.722032000000004</c:v>
                </c:pt>
                <c:pt idx="890">
                  <c:v>-10.734863000000004</c:v>
                </c:pt>
                <c:pt idx="891">
                  <c:v>-10.746628000000005</c:v>
                </c:pt>
                <c:pt idx="892">
                  <c:v>-10.758393000000005</c:v>
                </c:pt>
                <c:pt idx="893">
                  <c:v>-10.770158000000006</c:v>
                </c:pt>
                <c:pt idx="894">
                  <c:v>-10.782988000000005</c:v>
                </c:pt>
                <c:pt idx="895">
                  <c:v>-10.794750000000004</c:v>
                </c:pt>
                <c:pt idx="896">
                  <c:v>-10.806515000000005</c:v>
                </c:pt>
                <c:pt idx="897">
                  <c:v>-10.819343000000005</c:v>
                </c:pt>
                <c:pt idx="898">
                  <c:v>-10.831108000000006</c:v>
                </c:pt>
                <c:pt idx="899">
                  <c:v>-10.841808000000006</c:v>
                </c:pt>
                <c:pt idx="900">
                  <c:v>-10.853571000000006</c:v>
                </c:pt>
                <c:pt idx="901">
                  <c:v>-10.865333000000005</c:v>
                </c:pt>
                <c:pt idx="902">
                  <c:v>-10.877096000000005</c:v>
                </c:pt>
                <c:pt idx="903">
                  <c:v>-10.888859000000005</c:v>
                </c:pt>
                <c:pt idx="904">
                  <c:v>-10.901688000000005</c:v>
                </c:pt>
                <c:pt idx="905">
                  <c:v>-10.913450000000005</c:v>
                </c:pt>
                <c:pt idx="906">
                  <c:v>-10.924147000000005</c:v>
                </c:pt>
                <c:pt idx="907">
                  <c:v>-10.935909000000004</c:v>
                </c:pt>
                <c:pt idx="908">
                  <c:v>-10.948737000000005</c:v>
                </c:pt>
                <c:pt idx="909">
                  <c:v>-10.960502000000005</c:v>
                </c:pt>
                <c:pt idx="910">
                  <c:v>-10.972264000000004</c:v>
                </c:pt>
                <c:pt idx="911">
                  <c:v>-10.985091000000004</c:v>
                </c:pt>
                <c:pt idx="912">
                  <c:v>-10.997922000000004</c:v>
                </c:pt>
                <c:pt idx="913">
                  <c:v>-11.011816000000005</c:v>
                </c:pt>
                <c:pt idx="914">
                  <c:v>-11.023578000000004</c:v>
                </c:pt>
                <c:pt idx="915">
                  <c:v>-11.035341000000004</c:v>
                </c:pt>
                <c:pt idx="916">
                  <c:v>-11.048168000000004</c:v>
                </c:pt>
                <c:pt idx="917">
                  <c:v>-11.059933000000004</c:v>
                </c:pt>
                <c:pt idx="918">
                  <c:v>-11.071695000000004</c:v>
                </c:pt>
                <c:pt idx="919">
                  <c:v>-11.084526000000004</c:v>
                </c:pt>
                <c:pt idx="920">
                  <c:v>-11.098419000000003</c:v>
                </c:pt>
                <c:pt idx="921">
                  <c:v>-11.110182000000004</c:v>
                </c:pt>
                <c:pt idx="922">
                  <c:v>-11.121947000000004</c:v>
                </c:pt>
                <c:pt idx="923">
                  <c:v>-11.132646000000005</c:v>
                </c:pt>
                <c:pt idx="924">
                  <c:v>-11.144408000000004</c:v>
                </c:pt>
                <c:pt idx="925">
                  <c:v>-11.155107000000005</c:v>
                </c:pt>
                <c:pt idx="926">
                  <c:v>-11.166872000000005</c:v>
                </c:pt>
                <c:pt idx="927">
                  <c:v>-11.178635000000005</c:v>
                </c:pt>
                <c:pt idx="928">
                  <c:v>-11.191465000000004</c:v>
                </c:pt>
                <c:pt idx="929">
                  <c:v>-11.203227000000004</c:v>
                </c:pt>
                <c:pt idx="930">
                  <c:v>-11.216055000000004</c:v>
                </c:pt>
                <c:pt idx="931">
                  <c:v>-11.228882000000004</c:v>
                </c:pt>
                <c:pt idx="932">
                  <c:v>-11.241713000000004</c:v>
                </c:pt>
                <c:pt idx="933">
                  <c:v>-11.253477000000004</c:v>
                </c:pt>
                <c:pt idx="934">
                  <c:v>-11.265240000000004</c:v>
                </c:pt>
                <c:pt idx="935">
                  <c:v>-11.277005000000004</c:v>
                </c:pt>
                <c:pt idx="936">
                  <c:v>-11.287704000000005</c:v>
                </c:pt>
                <c:pt idx="937">
                  <c:v>-11.299469000000006</c:v>
                </c:pt>
                <c:pt idx="938">
                  <c:v>-11.310166000000006</c:v>
                </c:pt>
                <c:pt idx="939">
                  <c:v>-11.320863000000006</c:v>
                </c:pt>
                <c:pt idx="940">
                  <c:v>-11.332628000000007</c:v>
                </c:pt>
                <c:pt idx="941">
                  <c:v>-11.344390000000006</c:v>
                </c:pt>
                <c:pt idx="942">
                  <c:v>-11.356155000000006</c:v>
                </c:pt>
                <c:pt idx="943">
                  <c:v>-11.367920000000007</c:v>
                </c:pt>
                <c:pt idx="944">
                  <c:v>-11.379685000000007</c:v>
                </c:pt>
                <c:pt idx="945">
                  <c:v>-11.391450000000008</c:v>
                </c:pt>
                <c:pt idx="946">
                  <c:v>-11.404277000000008</c:v>
                </c:pt>
                <c:pt idx="947">
                  <c:v>-11.417104000000007</c:v>
                </c:pt>
                <c:pt idx="948">
                  <c:v>-11.429935000000008</c:v>
                </c:pt>
                <c:pt idx="949">
                  <c:v>-11.442765000000007</c:v>
                </c:pt>
                <c:pt idx="950">
                  <c:v>-11.453464000000007</c:v>
                </c:pt>
                <c:pt idx="951">
                  <c:v>-11.466295000000008</c:v>
                </c:pt>
                <c:pt idx="952">
                  <c:v>-11.478057000000007</c:v>
                </c:pt>
                <c:pt idx="953">
                  <c:v>-11.489820000000007</c:v>
                </c:pt>
                <c:pt idx="954">
                  <c:v>-11.501585000000007</c:v>
                </c:pt>
                <c:pt idx="955">
                  <c:v>-11.513347000000007</c:v>
                </c:pt>
                <c:pt idx="956">
                  <c:v>-11.526174000000006</c:v>
                </c:pt>
                <c:pt idx="957">
                  <c:v>-11.537939000000007</c:v>
                </c:pt>
                <c:pt idx="958">
                  <c:v>-11.549704000000007</c:v>
                </c:pt>
                <c:pt idx="959">
                  <c:v>-11.561469000000008</c:v>
                </c:pt>
                <c:pt idx="960">
                  <c:v>-11.574300000000008</c:v>
                </c:pt>
                <c:pt idx="961">
                  <c:v>-11.587130000000007</c:v>
                </c:pt>
                <c:pt idx="962">
                  <c:v>-11.598892000000006</c:v>
                </c:pt>
                <c:pt idx="963">
                  <c:v>-11.612784000000007</c:v>
                </c:pt>
                <c:pt idx="964">
                  <c:v>-11.625614000000006</c:v>
                </c:pt>
                <c:pt idx="965">
                  <c:v>-11.637379000000006</c:v>
                </c:pt>
                <c:pt idx="966">
                  <c:v>-11.649141000000006</c:v>
                </c:pt>
                <c:pt idx="967">
                  <c:v>-11.660906000000006</c:v>
                </c:pt>
                <c:pt idx="968">
                  <c:v>-11.672669000000006</c:v>
                </c:pt>
                <c:pt idx="969">
                  <c:v>-11.684432000000006</c:v>
                </c:pt>
                <c:pt idx="970">
                  <c:v>-11.696197000000007</c:v>
                </c:pt>
                <c:pt idx="971">
                  <c:v>-11.706900000000006</c:v>
                </c:pt>
                <c:pt idx="972">
                  <c:v>-11.718665000000007</c:v>
                </c:pt>
                <c:pt idx="973">
                  <c:v>-11.731495000000006</c:v>
                </c:pt>
                <c:pt idx="974">
                  <c:v>-11.743256000000006</c:v>
                </c:pt>
                <c:pt idx="975">
                  <c:v>-11.755018000000005</c:v>
                </c:pt>
                <c:pt idx="976">
                  <c:v>-11.766781000000005</c:v>
                </c:pt>
                <c:pt idx="977">
                  <c:v>-11.777475000000006</c:v>
                </c:pt>
                <c:pt idx="978">
                  <c:v>-11.789238000000006</c:v>
                </c:pt>
                <c:pt idx="979">
                  <c:v>-11.801000000000005</c:v>
                </c:pt>
                <c:pt idx="980">
                  <c:v>-11.812759000000005</c:v>
                </c:pt>
                <c:pt idx="981">
                  <c:v>-11.825590000000005</c:v>
                </c:pt>
                <c:pt idx="982">
                  <c:v>-11.837352000000005</c:v>
                </c:pt>
                <c:pt idx="983">
                  <c:v>-11.850180000000005</c:v>
                </c:pt>
                <c:pt idx="984">
                  <c:v>-11.861945000000006</c:v>
                </c:pt>
                <c:pt idx="985">
                  <c:v>-11.872642000000006</c:v>
                </c:pt>
                <c:pt idx="986">
                  <c:v>-11.885468000000007</c:v>
                </c:pt>
                <c:pt idx="987">
                  <c:v>-11.898298000000006</c:v>
                </c:pt>
                <c:pt idx="988">
                  <c:v>-11.910060000000005</c:v>
                </c:pt>
                <c:pt idx="989">
                  <c:v>-11.921823000000005</c:v>
                </c:pt>
                <c:pt idx="990">
                  <c:v>-11.932520000000006</c:v>
                </c:pt>
                <c:pt idx="991">
                  <c:v>-11.944282000000005</c:v>
                </c:pt>
                <c:pt idx="992">
                  <c:v>-11.954982000000005</c:v>
                </c:pt>
                <c:pt idx="993">
                  <c:v>-11.966745000000005</c:v>
                </c:pt>
                <c:pt idx="994">
                  <c:v>-11.977444000000006</c:v>
                </c:pt>
                <c:pt idx="995">
                  <c:v>-11.989209000000006</c:v>
                </c:pt>
                <c:pt idx="996">
                  <c:v>-12.000974000000006</c:v>
                </c:pt>
                <c:pt idx="997">
                  <c:v>-12.012739000000007</c:v>
                </c:pt>
                <c:pt idx="998">
                  <c:v>-12.024501000000006</c:v>
                </c:pt>
                <c:pt idx="999">
                  <c:v>-12.036264000000006</c:v>
                </c:pt>
                <c:pt idx="1000">
                  <c:v>-12.048027000000006</c:v>
                </c:pt>
                <c:pt idx="1001">
                  <c:v>-12.059789000000006</c:v>
                </c:pt>
                <c:pt idx="1002">
                  <c:v>-12.071552000000006</c:v>
                </c:pt>
                <c:pt idx="1003">
                  <c:v>-12.082249000000006</c:v>
                </c:pt>
                <c:pt idx="1004">
                  <c:v>-12.094011000000005</c:v>
                </c:pt>
                <c:pt idx="1005">
                  <c:v>-12.104710000000006</c:v>
                </c:pt>
                <c:pt idx="1006">
                  <c:v>-12.116475000000007</c:v>
                </c:pt>
                <c:pt idx="1007">
                  <c:v>-12.129303000000007</c:v>
                </c:pt>
                <c:pt idx="1008">
                  <c:v>-12.142131000000008</c:v>
                </c:pt>
                <c:pt idx="1009">
                  <c:v>-12.154959000000009</c:v>
                </c:pt>
                <c:pt idx="1010">
                  <c:v>-12.166724000000009</c:v>
                </c:pt>
                <c:pt idx="1011">
                  <c:v>-12.17848900000001</c:v>
                </c:pt>
                <c:pt idx="1012">
                  <c:v>-12.19025400000001</c:v>
                </c:pt>
                <c:pt idx="1013">
                  <c:v>-12.20947100000001</c:v>
                </c:pt>
                <c:pt idx="1014">
                  <c:v>-12.23720100000001</c:v>
                </c:pt>
                <c:pt idx="1015">
                  <c:v>-12.24789800000001</c:v>
                </c:pt>
                <c:pt idx="1016">
                  <c:v>-12.252209000000009</c:v>
                </c:pt>
                <c:pt idx="1017">
                  <c:v>-12.258654000000009</c:v>
                </c:pt>
                <c:pt idx="1018">
                  <c:v>-12.268288000000009</c:v>
                </c:pt>
                <c:pt idx="1019">
                  <c:v>-12.278989000000008</c:v>
                </c:pt>
                <c:pt idx="1020">
                  <c:v>-12.290752000000008</c:v>
                </c:pt>
                <c:pt idx="1021">
                  <c:v>-12.303583000000009</c:v>
                </c:pt>
                <c:pt idx="1022">
                  <c:v>-12.315346000000009</c:v>
                </c:pt>
                <c:pt idx="1023">
                  <c:v>-12.326046000000009</c:v>
                </c:pt>
                <c:pt idx="1024">
                  <c:v>-12.337809000000009</c:v>
                </c:pt>
                <c:pt idx="1025">
                  <c:v>-12.350640000000009</c:v>
                </c:pt>
                <c:pt idx="1026">
                  <c:v>-12.36346800000001</c:v>
                </c:pt>
                <c:pt idx="1027">
                  <c:v>-12.376296000000011</c:v>
                </c:pt>
                <c:pt idx="1028">
                  <c:v>-12.388059000000011</c:v>
                </c:pt>
                <c:pt idx="1029">
                  <c:v>-12.40088900000001</c:v>
                </c:pt>
                <c:pt idx="1030">
                  <c:v>-12.412651000000009</c:v>
                </c:pt>
                <c:pt idx="1031">
                  <c:v>-12.42334800000001</c:v>
                </c:pt>
                <c:pt idx="1032">
                  <c:v>-12.43617600000001</c:v>
                </c:pt>
                <c:pt idx="1033">
                  <c:v>-12.447939000000011</c:v>
                </c:pt>
                <c:pt idx="1034">
                  <c:v>-12.45970100000001</c:v>
                </c:pt>
                <c:pt idx="1035">
                  <c:v>-12.47039800000001</c:v>
                </c:pt>
                <c:pt idx="1036">
                  <c:v>-12.48322900000001</c:v>
                </c:pt>
                <c:pt idx="1037">
                  <c:v>-12.496057000000011</c:v>
                </c:pt>
                <c:pt idx="1038">
                  <c:v>-12.506756000000012</c:v>
                </c:pt>
                <c:pt idx="1039">
                  <c:v>-12.518518000000011</c:v>
                </c:pt>
                <c:pt idx="1040">
                  <c:v>-12.531347000000011</c:v>
                </c:pt>
                <c:pt idx="1041">
                  <c:v>-12.544178000000011</c:v>
                </c:pt>
                <c:pt idx="1042">
                  <c:v>-12.554881000000011</c:v>
                </c:pt>
                <c:pt idx="1043">
                  <c:v>-12.567709000000011</c:v>
                </c:pt>
                <c:pt idx="1044">
                  <c:v>-12.580540000000012</c:v>
                </c:pt>
                <c:pt idx="1045">
                  <c:v>-12.591237000000012</c:v>
                </c:pt>
                <c:pt idx="1046">
                  <c:v>-12.603000000000012</c:v>
                </c:pt>
                <c:pt idx="1047">
                  <c:v>-12.615828000000013</c:v>
                </c:pt>
                <c:pt idx="1048">
                  <c:v>-12.628656000000014</c:v>
                </c:pt>
                <c:pt idx="1049">
                  <c:v>-12.641483000000013</c:v>
                </c:pt>
                <c:pt idx="1050">
                  <c:v>-12.653246000000014</c:v>
                </c:pt>
                <c:pt idx="1051">
                  <c:v>-12.665011000000014</c:v>
                </c:pt>
                <c:pt idx="1052">
                  <c:v>-12.675709000000014</c:v>
                </c:pt>
                <c:pt idx="1053">
                  <c:v>-12.687474000000014</c:v>
                </c:pt>
                <c:pt idx="1054">
                  <c:v>-12.700305000000014</c:v>
                </c:pt>
                <c:pt idx="1055">
                  <c:v>-12.714200000000014</c:v>
                </c:pt>
                <c:pt idx="1056">
                  <c:v>-12.724897000000015</c:v>
                </c:pt>
                <c:pt idx="1057">
                  <c:v>-12.737728000000015</c:v>
                </c:pt>
                <c:pt idx="1058">
                  <c:v>-12.750556000000016</c:v>
                </c:pt>
                <c:pt idx="1059">
                  <c:v>-12.761256000000015</c:v>
                </c:pt>
                <c:pt idx="1060">
                  <c:v>-12.774084000000016</c:v>
                </c:pt>
                <c:pt idx="1061">
                  <c:v>-12.786915000000016</c:v>
                </c:pt>
                <c:pt idx="1062">
                  <c:v>-12.798680000000017</c:v>
                </c:pt>
                <c:pt idx="1063">
                  <c:v>-12.811508000000018</c:v>
                </c:pt>
                <c:pt idx="1064">
                  <c:v>-12.823271000000018</c:v>
                </c:pt>
                <c:pt idx="1065">
                  <c:v>-12.835034000000018</c:v>
                </c:pt>
                <c:pt idx="1066">
                  <c:v>-12.845733000000019</c:v>
                </c:pt>
                <c:pt idx="1067">
                  <c:v>-12.857495000000018</c:v>
                </c:pt>
                <c:pt idx="1068">
                  <c:v>-12.869260000000018</c:v>
                </c:pt>
                <c:pt idx="1069">
                  <c:v>-12.881023000000019</c:v>
                </c:pt>
                <c:pt idx="1070">
                  <c:v>-12.892785000000018</c:v>
                </c:pt>
                <c:pt idx="1071">
                  <c:v>-12.904550000000018</c:v>
                </c:pt>
                <c:pt idx="1072">
                  <c:v>-12.916313000000018</c:v>
                </c:pt>
                <c:pt idx="1073">
                  <c:v>-12.929142000000018</c:v>
                </c:pt>
                <c:pt idx="1074">
                  <c:v>-12.941972000000018</c:v>
                </c:pt>
                <c:pt idx="1075">
                  <c:v>-12.954802000000017</c:v>
                </c:pt>
                <c:pt idx="1076">
                  <c:v>-12.967633000000017</c:v>
                </c:pt>
                <c:pt idx="1077">
                  <c:v>-12.980463000000016</c:v>
                </c:pt>
                <c:pt idx="1078">
                  <c:v>-12.993293000000016</c:v>
                </c:pt>
                <c:pt idx="1079">
                  <c:v>-13.005058000000016</c:v>
                </c:pt>
                <c:pt idx="1080">
                  <c:v>-13.016824000000016</c:v>
                </c:pt>
                <c:pt idx="1081">
                  <c:v>-13.028590000000015</c:v>
                </c:pt>
                <c:pt idx="1082">
                  <c:v>-13.040355000000016</c:v>
                </c:pt>
                <c:pt idx="1083">
                  <c:v>-13.052120000000016</c:v>
                </c:pt>
                <c:pt idx="1084">
                  <c:v>-13.064950000000016</c:v>
                </c:pt>
                <c:pt idx="1085">
                  <c:v>-13.077780000000015</c:v>
                </c:pt>
                <c:pt idx="1086">
                  <c:v>-13.090607000000015</c:v>
                </c:pt>
                <c:pt idx="1087">
                  <c:v>-13.101306000000015</c:v>
                </c:pt>
                <c:pt idx="1088">
                  <c:v>-13.113071000000016</c:v>
                </c:pt>
                <c:pt idx="1089">
                  <c:v>-13.125898000000015</c:v>
                </c:pt>
                <c:pt idx="1090">
                  <c:v>-13.137663000000016</c:v>
                </c:pt>
                <c:pt idx="1091">
                  <c:v>-13.150493000000015</c:v>
                </c:pt>
                <c:pt idx="1092">
                  <c:v>-13.163319000000016</c:v>
                </c:pt>
                <c:pt idx="1093">
                  <c:v>-13.175082000000016</c:v>
                </c:pt>
                <c:pt idx="1094">
                  <c:v>-13.187911000000016</c:v>
                </c:pt>
                <c:pt idx="1095">
                  <c:v>-13.199674000000016</c:v>
                </c:pt>
                <c:pt idx="1096">
                  <c:v>-13.211437000000016</c:v>
                </c:pt>
                <c:pt idx="1097">
                  <c:v>-13.224267000000015</c:v>
                </c:pt>
                <c:pt idx="1098">
                  <c:v>-13.237095000000016</c:v>
                </c:pt>
                <c:pt idx="1099">
                  <c:v>-13.248858000000016</c:v>
                </c:pt>
                <c:pt idx="1100">
                  <c:v>-13.261686000000017</c:v>
                </c:pt>
                <c:pt idx="1101">
                  <c:v>-13.274511000000016</c:v>
                </c:pt>
                <c:pt idx="1102">
                  <c:v>-13.287340000000016</c:v>
                </c:pt>
                <c:pt idx="1103">
                  <c:v>-13.299105000000017</c:v>
                </c:pt>
                <c:pt idx="1104">
                  <c:v>-13.310870000000017</c:v>
                </c:pt>
                <c:pt idx="1105">
                  <c:v>-13.323700000000017</c:v>
                </c:pt>
                <c:pt idx="1106">
                  <c:v>-13.335465000000017</c:v>
                </c:pt>
                <c:pt idx="1107">
                  <c:v>-13.347231000000017</c:v>
                </c:pt>
                <c:pt idx="1108">
                  <c:v>-13.360058000000016</c:v>
                </c:pt>
                <c:pt idx="1109">
                  <c:v>-13.372889000000017</c:v>
                </c:pt>
                <c:pt idx="1110">
                  <c:v>-13.385720000000017</c:v>
                </c:pt>
                <c:pt idx="1111">
                  <c:v>-13.398548000000018</c:v>
                </c:pt>
                <c:pt idx="1112">
                  <c:v>-13.409247000000018</c:v>
                </c:pt>
                <c:pt idx="1113">
                  <c:v>-13.421012000000019</c:v>
                </c:pt>
                <c:pt idx="1114">
                  <c:v>-13.432777000000019</c:v>
                </c:pt>
                <c:pt idx="1115">
                  <c:v>-13.44454200000002</c:v>
                </c:pt>
                <c:pt idx="1116">
                  <c:v>-13.45737300000002</c:v>
                </c:pt>
                <c:pt idx="1117">
                  <c:v>-13.46913600000002</c:v>
                </c:pt>
                <c:pt idx="1118">
                  <c:v>-13.479833000000021</c:v>
                </c:pt>
                <c:pt idx="1119">
                  <c:v>-13.49159900000002</c:v>
                </c:pt>
                <c:pt idx="1120">
                  <c:v>-13.503364000000021</c:v>
                </c:pt>
                <c:pt idx="1121">
                  <c:v>-13.51512600000002</c:v>
                </c:pt>
                <c:pt idx="1122">
                  <c:v>-13.526888000000019</c:v>
                </c:pt>
                <c:pt idx="1123">
                  <c:v>-13.539718000000018</c:v>
                </c:pt>
                <c:pt idx="1124">
                  <c:v>-13.552545000000018</c:v>
                </c:pt>
                <c:pt idx="1125">
                  <c:v>-13.564310000000019</c:v>
                </c:pt>
                <c:pt idx="1126">
                  <c:v>-13.577138000000019</c:v>
                </c:pt>
                <c:pt idx="1127">
                  <c:v>-13.585707000000019</c:v>
                </c:pt>
                <c:pt idx="1128">
                  <c:v>-13.588962000000018</c:v>
                </c:pt>
                <c:pt idx="1129">
                  <c:v>-13.601789000000018</c:v>
                </c:pt>
                <c:pt idx="1130">
                  <c:v>-13.618872000000017</c:v>
                </c:pt>
                <c:pt idx="1131">
                  <c:v>-13.634891000000017</c:v>
                </c:pt>
                <c:pt idx="1132">
                  <c:v>-13.647720000000017</c:v>
                </c:pt>
              </c:numCache>
            </c:numRef>
          </c:val>
          <c:smooth val="0"/>
          <c:extLst>
            <c:ext xmlns:c16="http://schemas.microsoft.com/office/drawing/2014/chart" uri="{C3380CC4-5D6E-409C-BE32-E72D297353CC}">
              <c16:uniqueId val="{00000001-AFF4-4CC4-AFC9-BD32C8024584}"/>
            </c:ext>
          </c:extLst>
        </c:ser>
        <c:ser>
          <c:idx val="2"/>
          <c:order val="2"/>
          <c:tx>
            <c:strRef>
              <c:f>Gyro!$AE$1</c:f>
              <c:strCache>
                <c:ptCount val="1"/>
                <c:pt idx="0">
                  <c:v>Gangle_Z</c:v>
                </c:pt>
              </c:strCache>
            </c:strRef>
          </c:tx>
          <c:spPr>
            <a:ln w="28575" cap="rnd">
              <a:solidFill>
                <a:schemeClr val="accent3"/>
              </a:solidFill>
              <a:round/>
            </a:ln>
            <a:effectLst/>
          </c:spPr>
          <c:marker>
            <c:symbol val="none"/>
          </c:marker>
          <c:val>
            <c:numRef>
              <c:f>Gyro!$AE$2:$AE$1357</c:f>
              <c:numCache>
                <c:formatCode>General</c:formatCode>
                <c:ptCount val="1356"/>
                <c:pt idx="0">
                  <c:v>-1.2897E-2</c:v>
                </c:pt>
                <c:pt idx="1">
                  <c:v>-2.5808999999999999E-2</c:v>
                </c:pt>
                <c:pt idx="2">
                  <c:v>-3.8712999999999997E-2</c:v>
                </c:pt>
                <c:pt idx="3">
                  <c:v>-5.1613999999999993E-2</c:v>
                </c:pt>
                <c:pt idx="4">
                  <c:v>-6.558399999999999E-2</c:v>
                </c:pt>
                <c:pt idx="5">
                  <c:v>-7.9556999999999989E-2</c:v>
                </c:pt>
                <c:pt idx="6">
                  <c:v>-9.3529999999999988E-2</c:v>
                </c:pt>
                <c:pt idx="7">
                  <c:v>-0.10749999999999998</c:v>
                </c:pt>
                <c:pt idx="8">
                  <c:v>-0.12039699999999999</c:v>
                </c:pt>
                <c:pt idx="9">
                  <c:v>-0.13436299999999998</c:v>
                </c:pt>
                <c:pt idx="10">
                  <c:v>-0.14832999999999999</c:v>
                </c:pt>
                <c:pt idx="11">
                  <c:v>-0.162296</c:v>
                </c:pt>
                <c:pt idx="12">
                  <c:v>-0.175203</c:v>
                </c:pt>
                <c:pt idx="13">
                  <c:v>-0.189166</c:v>
                </c:pt>
                <c:pt idx="14">
                  <c:v>-0.20313000000000001</c:v>
                </c:pt>
                <c:pt idx="15">
                  <c:v>-0.217083</c:v>
                </c:pt>
                <c:pt idx="16">
                  <c:v>-0.229986</c:v>
                </c:pt>
                <c:pt idx="17">
                  <c:v>-0.24290899999999999</c:v>
                </c:pt>
                <c:pt idx="18">
                  <c:v>-0.255803</c:v>
                </c:pt>
                <c:pt idx="19">
                  <c:v>-0.26869999999999999</c:v>
                </c:pt>
                <c:pt idx="20">
                  <c:v>-0.28160400000000002</c:v>
                </c:pt>
                <c:pt idx="21">
                  <c:v>-0.29450100000000001</c:v>
                </c:pt>
                <c:pt idx="22">
                  <c:v>-0.30740500000000004</c:v>
                </c:pt>
                <c:pt idx="23">
                  <c:v>-0.32030300000000006</c:v>
                </c:pt>
                <c:pt idx="24">
                  <c:v>-0.33533400000000008</c:v>
                </c:pt>
                <c:pt idx="25">
                  <c:v>-0.3482340000000001</c:v>
                </c:pt>
                <c:pt idx="26">
                  <c:v>-0.36220000000000008</c:v>
                </c:pt>
                <c:pt idx="27">
                  <c:v>-0.3751040000000001</c:v>
                </c:pt>
                <c:pt idx="28">
                  <c:v>-0.3880050000000001</c:v>
                </c:pt>
                <c:pt idx="29">
                  <c:v>-0.4009120000000001</c:v>
                </c:pt>
                <c:pt idx="30">
                  <c:v>-0.41381200000000012</c:v>
                </c:pt>
                <c:pt idx="31">
                  <c:v>-0.42671200000000015</c:v>
                </c:pt>
                <c:pt idx="32">
                  <c:v>-0.43962400000000013</c:v>
                </c:pt>
                <c:pt idx="33">
                  <c:v>-0.45465200000000011</c:v>
                </c:pt>
                <c:pt idx="34">
                  <c:v>-0.46967300000000012</c:v>
                </c:pt>
                <c:pt idx="35">
                  <c:v>-0.4836390000000001</c:v>
                </c:pt>
                <c:pt idx="36">
                  <c:v>-0.49761200000000011</c:v>
                </c:pt>
                <c:pt idx="37">
                  <c:v>-0.51051300000000011</c:v>
                </c:pt>
                <c:pt idx="38">
                  <c:v>-0.52341700000000013</c:v>
                </c:pt>
                <c:pt idx="39">
                  <c:v>-0.53738300000000017</c:v>
                </c:pt>
                <c:pt idx="40">
                  <c:v>-0.55133800000000022</c:v>
                </c:pt>
                <c:pt idx="41">
                  <c:v>-0.56531100000000023</c:v>
                </c:pt>
                <c:pt idx="42">
                  <c:v>-0.57819800000000021</c:v>
                </c:pt>
                <c:pt idx="43">
                  <c:v>-0.59216800000000025</c:v>
                </c:pt>
                <c:pt idx="44">
                  <c:v>-0.60613800000000029</c:v>
                </c:pt>
                <c:pt idx="45">
                  <c:v>-0.61903200000000025</c:v>
                </c:pt>
                <c:pt idx="46">
                  <c:v>-0.6319290000000003</c:v>
                </c:pt>
                <c:pt idx="47">
                  <c:v>-0.64482900000000032</c:v>
                </c:pt>
                <c:pt idx="48">
                  <c:v>-0.65879200000000027</c:v>
                </c:pt>
                <c:pt idx="49">
                  <c:v>-0.6727620000000003</c:v>
                </c:pt>
                <c:pt idx="50">
                  <c:v>-0.68673500000000032</c:v>
                </c:pt>
                <c:pt idx="51">
                  <c:v>-0.70070100000000035</c:v>
                </c:pt>
                <c:pt idx="52">
                  <c:v>-0.71467100000000039</c:v>
                </c:pt>
                <c:pt idx="53">
                  <c:v>-0.72970200000000041</c:v>
                </c:pt>
                <c:pt idx="54">
                  <c:v>-0.74367200000000044</c:v>
                </c:pt>
                <c:pt idx="55">
                  <c:v>-0.75657600000000047</c:v>
                </c:pt>
                <c:pt idx="56">
                  <c:v>-0.77054900000000048</c:v>
                </c:pt>
                <c:pt idx="57">
                  <c:v>-0.78450700000000051</c:v>
                </c:pt>
                <c:pt idx="58">
                  <c:v>-0.79846200000000056</c:v>
                </c:pt>
                <c:pt idx="59">
                  <c:v>-0.81243500000000057</c:v>
                </c:pt>
                <c:pt idx="60">
                  <c:v>-0.82640800000000059</c:v>
                </c:pt>
                <c:pt idx="61">
                  <c:v>-0.8403770000000006</c:v>
                </c:pt>
                <c:pt idx="62">
                  <c:v>-0.85221600000000064</c:v>
                </c:pt>
                <c:pt idx="63">
                  <c:v>-0.86618600000000068</c:v>
                </c:pt>
                <c:pt idx="64">
                  <c:v>-0.88015600000000072</c:v>
                </c:pt>
                <c:pt idx="65">
                  <c:v>-0.89304600000000067</c:v>
                </c:pt>
                <c:pt idx="66">
                  <c:v>-0.90594300000000072</c:v>
                </c:pt>
                <c:pt idx="67">
                  <c:v>-0.91990600000000067</c:v>
                </c:pt>
                <c:pt idx="68">
                  <c:v>-0.93280600000000069</c:v>
                </c:pt>
                <c:pt idx="69">
                  <c:v>-0.94676900000000064</c:v>
                </c:pt>
                <c:pt idx="70">
                  <c:v>-0.96073500000000067</c:v>
                </c:pt>
                <c:pt idx="71">
                  <c:v>-0.97470100000000071</c:v>
                </c:pt>
                <c:pt idx="72">
                  <c:v>-0.98867100000000074</c:v>
                </c:pt>
                <c:pt idx="73">
                  <c:v>-1.0026340000000007</c:v>
                </c:pt>
                <c:pt idx="74">
                  <c:v>-1.0166000000000006</c:v>
                </c:pt>
                <c:pt idx="75">
                  <c:v>-1.0294970000000006</c:v>
                </c:pt>
                <c:pt idx="76">
                  <c:v>-1.0434700000000006</c:v>
                </c:pt>
                <c:pt idx="77">
                  <c:v>-1.0574250000000005</c:v>
                </c:pt>
                <c:pt idx="78">
                  <c:v>-1.0713980000000005</c:v>
                </c:pt>
                <c:pt idx="79">
                  <c:v>-1.0843020000000005</c:v>
                </c:pt>
                <c:pt idx="80">
                  <c:v>-1.0982720000000006</c:v>
                </c:pt>
                <c:pt idx="81">
                  <c:v>-1.1122270000000005</c:v>
                </c:pt>
                <c:pt idx="82">
                  <c:v>-1.1261960000000004</c:v>
                </c:pt>
                <c:pt idx="83">
                  <c:v>-1.1390970000000005</c:v>
                </c:pt>
                <c:pt idx="84">
                  <c:v>-1.1530670000000005</c:v>
                </c:pt>
                <c:pt idx="85">
                  <c:v>-1.1659710000000005</c:v>
                </c:pt>
                <c:pt idx="86">
                  <c:v>-1.1799440000000005</c:v>
                </c:pt>
                <c:pt idx="87">
                  <c:v>-1.1939230000000005</c:v>
                </c:pt>
                <c:pt idx="88">
                  <c:v>-1.2068320000000006</c:v>
                </c:pt>
                <c:pt idx="89">
                  <c:v>-1.2197360000000006</c:v>
                </c:pt>
                <c:pt idx="90">
                  <c:v>-1.2326360000000005</c:v>
                </c:pt>
                <c:pt idx="91">
                  <c:v>-1.2466060000000005</c:v>
                </c:pt>
                <c:pt idx="92">
                  <c:v>-1.2605790000000006</c:v>
                </c:pt>
                <c:pt idx="93">
                  <c:v>-1.2745490000000006</c:v>
                </c:pt>
                <c:pt idx="94">
                  <c:v>-1.2885180000000005</c:v>
                </c:pt>
                <c:pt idx="95">
                  <c:v>-1.3024910000000005</c:v>
                </c:pt>
                <c:pt idx="96">
                  <c:v>-1.3153920000000006</c:v>
                </c:pt>
                <c:pt idx="97">
                  <c:v>-1.3282890000000005</c:v>
                </c:pt>
                <c:pt idx="98">
                  <c:v>-1.3411860000000004</c:v>
                </c:pt>
                <c:pt idx="99">
                  <c:v>-1.3551590000000004</c:v>
                </c:pt>
                <c:pt idx="100">
                  <c:v>-1.3691290000000005</c:v>
                </c:pt>
                <c:pt idx="101">
                  <c:v>-1.3831020000000005</c:v>
                </c:pt>
                <c:pt idx="102">
                  <c:v>-1.3970750000000005</c:v>
                </c:pt>
                <c:pt idx="103">
                  <c:v>-1.4121130000000006</c:v>
                </c:pt>
                <c:pt idx="104">
                  <c:v>-1.4250170000000006</c:v>
                </c:pt>
                <c:pt idx="105">
                  <c:v>-1.4389750000000006</c:v>
                </c:pt>
                <c:pt idx="106">
                  <c:v>-1.4518790000000006</c:v>
                </c:pt>
                <c:pt idx="107">
                  <c:v>-1.4658620000000007</c:v>
                </c:pt>
                <c:pt idx="108">
                  <c:v>-1.4787630000000007</c:v>
                </c:pt>
                <c:pt idx="109">
                  <c:v>-1.4916600000000007</c:v>
                </c:pt>
                <c:pt idx="110">
                  <c:v>-1.5045640000000007</c:v>
                </c:pt>
                <c:pt idx="111">
                  <c:v>-1.5185340000000007</c:v>
                </c:pt>
                <c:pt idx="112">
                  <c:v>-1.5314280000000007</c:v>
                </c:pt>
                <c:pt idx="113">
                  <c:v>-1.5443250000000006</c:v>
                </c:pt>
                <c:pt idx="114">
                  <c:v>-1.5561540000000007</c:v>
                </c:pt>
                <c:pt idx="115">
                  <c:v>-1.5701200000000006</c:v>
                </c:pt>
                <c:pt idx="116">
                  <c:v>-1.5851470000000005</c:v>
                </c:pt>
                <c:pt idx="117">
                  <c:v>-1.5991160000000004</c:v>
                </c:pt>
                <c:pt idx="118">
                  <c:v>-1.6130820000000003</c:v>
                </c:pt>
                <c:pt idx="119">
                  <c:v>-1.6259830000000004</c:v>
                </c:pt>
                <c:pt idx="120">
                  <c:v>-1.6388870000000004</c:v>
                </c:pt>
                <c:pt idx="121">
                  <c:v>-1.6528530000000003</c:v>
                </c:pt>
                <c:pt idx="122">
                  <c:v>-1.6668160000000003</c:v>
                </c:pt>
                <c:pt idx="123">
                  <c:v>-1.6797200000000003</c:v>
                </c:pt>
                <c:pt idx="124">
                  <c:v>-1.6936860000000002</c:v>
                </c:pt>
                <c:pt idx="125">
                  <c:v>-1.7065830000000002</c:v>
                </c:pt>
                <c:pt idx="126">
                  <c:v>-1.7194770000000001</c:v>
                </c:pt>
                <c:pt idx="127">
                  <c:v>-1.7334500000000002</c:v>
                </c:pt>
                <c:pt idx="128">
                  <c:v>-1.7463470000000001</c:v>
                </c:pt>
                <c:pt idx="129">
                  <c:v>-1.7592510000000001</c:v>
                </c:pt>
                <c:pt idx="130">
                  <c:v>-1.7710870000000001</c:v>
                </c:pt>
                <c:pt idx="131">
                  <c:v>-1.782923</c:v>
                </c:pt>
                <c:pt idx="132">
                  <c:v>-1.79582</c:v>
                </c:pt>
                <c:pt idx="133">
                  <c:v>-1.809793</c:v>
                </c:pt>
                <c:pt idx="134">
                  <c:v>-1.8226869999999999</c:v>
                </c:pt>
                <c:pt idx="135">
                  <c:v>-1.8355839999999999</c:v>
                </c:pt>
                <c:pt idx="136">
                  <c:v>-1.8495569999999999</c:v>
                </c:pt>
                <c:pt idx="137">
                  <c:v>-1.8635269999999999</c:v>
                </c:pt>
                <c:pt idx="138">
                  <c:v>-1.877497</c:v>
                </c:pt>
                <c:pt idx="139">
                  <c:v>-1.890398</c:v>
                </c:pt>
                <c:pt idx="140">
                  <c:v>-1.903295</c:v>
                </c:pt>
                <c:pt idx="141">
                  <c:v>-1.9161949999999999</c:v>
                </c:pt>
                <c:pt idx="142">
                  <c:v>-1.9290989999999999</c:v>
                </c:pt>
                <c:pt idx="143">
                  <c:v>-1.9420029999999999</c:v>
                </c:pt>
                <c:pt idx="144">
                  <c:v>-1.9538359999999999</c:v>
                </c:pt>
                <c:pt idx="145">
                  <c:v>-1.9667329999999998</c:v>
                </c:pt>
                <c:pt idx="146">
                  <c:v>-1.9807029999999999</c:v>
                </c:pt>
                <c:pt idx="147">
                  <c:v>-1.9935999999999998</c:v>
                </c:pt>
                <c:pt idx="148">
                  <c:v>-2.0075729999999998</c:v>
                </c:pt>
                <c:pt idx="149">
                  <c:v>-2.0204849999999999</c:v>
                </c:pt>
                <c:pt idx="150">
                  <c:v>-2.0344549999999999</c:v>
                </c:pt>
                <c:pt idx="151">
                  <c:v>-2.0473529999999998</c:v>
                </c:pt>
                <c:pt idx="152">
                  <c:v>-2.0613189999999997</c:v>
                </c:pt>
                <c:pt idx="153">
                  <c:v>-2.0742229999999995</c:v>
                </c:pt>
                <c:pt idx="154">
                  <c:v>-2.0860589999999997</c:v>
                </c:pt>
                <c:pt idx="155">
                  <c:v>-2.0989629999999995</c:v>
                </c:pt>
                <c:pt idx="156">
                  <c:v>-2.1118669999999993</c:v>
                </c:pt>
                <c:pt idx="157">
                  <c:v>-2.1247739999999991</c:v>
                </c:pt>
                <c:pt idx="158">
                  <c:v>-2.1376809999999988</c:v>
                </c:pt>
                <c:pt idx="159">
                  <c:v>-2.1505849999999986</c:v>
                </c:pt>
                <c:pt idx="160">
                  <c:v>-2.1645579999999986</c:v>
                </c:pt>
                <c:pt idx="161">
                  <c:v>-2.1774589999999985</c:v>
                </c:pt>
                <c:pt idx="162">
                  <c:v>-2.1914319999999985</c:v>
                </c:pt>
                <c:pt idx="163">
                  <c:v>-2.2054009999999984</c:v>
                </c:pt>
                <c:pt idx="164">
                  <c:v>-2.2193739999999984</c:v>
                </c:pt>
                <c:pt idx="165">
                  <c:v>-2.2322779999999982</c:v>
                </c:pt>
                <c:pt idx="166">
                  <c:v>-2.245181999999998</c:v>
                </c:pt>
                <c:pt idx="167">
                  <c:v>-2.2591479999999979</c:v>
                </c:pt>
                <c:pt idx="168">
                  <c:v>-2.2731139999999979</c:v>
                </c:pt>
                <c:pt idx="169">
                  <c:v>-2.2870799999999978</c:v>
                </c:pt>
                <c:pt idx="170">
                  <c:v>-2.3010599999999979</c:v>
                </c:pt>
                <c:pt idx="171">
                  <c:v>-2.313956999999998</c:v>
                </c:pt>
                <c:pt idx="172">
                  <c:v>-2.3268539999999982</c:v>
                </c:pt>
                <c:pt idx="173">
                  <c:v>-2.339757999999998</c:v>
                </c:pt>
                <c:pt idx="174">
                  <c:v>-2.3526649999999978</c:v>
                </c:pt>
                <c:pt idx="175">
                  <c:v>-2.3655689999999976</c:v>
                </c:pt>
                <c:pt idx="176">
                  <c:v>-2.3784699999999974</c:v>
                </c:pt>
                <c:pt idx="177">
                  <c:v>-2.3924399999999975</c:v>
                </c:pt>
                <c:pt idx="178">
                  <c:v>-2.4064099999999975</c:v>
                </c:pt>
                <c:pt idx="179">
                  <c:v>-2.4193139999999973</c:v>
                </c:pt>
                <c:pt idx="180">
                  <c:v>-2.4322149999999971</c:v>
                </c:pt>
                <c:pt idx="181">
                  <c:v>-2.4461949999999972</c:v>
                </c:pt>
                <c:pt idx="182">
                  <c:v>-2.4601719999999974</c:v>
                </c:pt>
                <c:pt idx="183">
                  <c:v>-2.4741479999999973</c:v>
                </c:pt>
                <c:pt idx="184">
                  <c:v>-2.4870549999999971</c:v>
                </c:pt>
                <c:pt idx="185">
                  <c:v>-2.4999619999999969</c:v>
                </c:pt>
                <c:pt idx="186">
                  <c:v>-2.5128739999999969</c:v>
                </c:pt>
                <c:pt idx="187">
                  <c:v>-2.5257719999999968</c:v>
                </c:pt>
                <c:pt idx="188">
                  <c:v>-2.5386729999999966</c:v>
                </c:pt>
                <c:pt idx="189">
                  <c:v>-2.5526459999999966</c:v>
                </c:pt>
                <c:pt idx="190">
                  <c:v>-2.5666189999999967</c:v>
                </c:pt>
                <c:pt idx="191">
                  <c:v>-2.5795229999999965</c:v>
                </c:pt>
                <c:pt idx="192">
                  <c:v>-2.5924269999999963</c:v>
                </c:pt>
                <c:pt idx="193">
                  <c:v>-2.6053389999999963</c:v>
                </c:pt>
                <c:pt idx="194">
                  <c:v>-2.6182459999999961</c:v>
                </c:pt>
                <c:pt idx="195">
                  <c:v>-2.6311499999999959</c:v>
                </c:pt>
                <c:pt idx="196">
                  <c:v>-2.644046999999996</c:v>
                </c:pt>
                <c:pt idx="197">
                  <c:v>-2.6569509999999958</c:v>
                </c:pt>
                <c:pt idx="198">
                  <c:v>-2.6698579999999956</c:v>
                </c:pt>
                <c:pt idx="199">
                  <c:v>-2.6838279999999957</c:v>
                </c:pt>
                <c:pt idx="200">
                  <c:v>-2.6977969999999956</c:v>
                </c:pt>
                <c:pt idx="201">
                  <c:v>-2.7106969999999957</c:v>
                </c:pt>
                <c:pt idx="202">
                  <c:v>-2.7257379999999958</c:v>
                </c:pt>
                <c:pt idx="203">
                  <c:v>-2.7386349999999959</c:v>
                </c:pt>
                <c:pt idx="204">
                  <c:v>-2.7515389999999957</c:v>
                </c:pt>
                <c:pt idx="205">
                  <c:v>-2.7644359999999959</c:v>
                </c:pt>
                <c:pt idx="206">
                  <c:v>-2.7773329999999961</c:v>
                </c:pt>
                <c:pt idx="207">
                  <c:v>-2.791298999999996</c:v>
                </c:pt>
                <c:pt idx="208">
                  <c:v>-2.8042059999999958</c:v>
                </c:pt>
                <c:pt idx="209">
                  <c:v>-2.8171099999999956</c:v>
                </c:pt>
                <c:pt idx="210">
                  <c:v>-2.8310829999999956</c:v>
                </c:pt>
                <c:pt idx="211">
                  <c:v>-2.8439869999999954</c:v>
                </c:pt>
                <c:pt idx="212">
                  <c:v>-2.8568839999999955</c:v>
                </c:pt>
                <c:pt idx="213">
                  <c:v>-2.8697809999999957</c:v>
                </c:pt>
                <c:pt idx="214">
                  <c:v>-2.8837469999999956</c:v>
                </c:pt>
                <c:pt idx="215">
                  <c:v>-2.8966509999999954</c:v>
                </c:pt>
                <c:pt idx="216">
                  <c:v>-2.9095549999999952</c:v>
                </c:pt>
                <c:pt idx="217">
                  <c:v>-2.9224549999999954</c:v>
                </c:pt>
                <c:pt idx="218">
                  <c:v>-2.9353589999999952</c:v>
                </c:pt>
                <c:pt idx="219">
                  <c:v>-2.9503929999999952</c:v>
                </c:pt>
                <c:pt idx="220">
                  <c:v>-2.9643559999999951</c:v>
                </c:pt>
                <c:pt idx="221">
                  <c:v>-2.978321999999995</c:v>
                </c:pt>
                <c:pt idx="222">
                  <c:v>-2.9912119999999951</c:v>
                </c:pt>
                <c:pt idx="223">
                  <c:v>-3.0041159999999949</c:v>
                </c:pt>
                <c:pt idx="224">
                  <c:v>-3.0180819999999948</c:v>
                </c:pt>
                <c:pt idx="225">
                  <c:v>-3.030975999999995</c:v>
                </c:pt>
                <c:pt idx="226">
                  <c:v>-3.0449419999999949</c:v>
                </c:pt>
                <c:pt idx="227">
                  <c:v>-3.0588999999999951</c:v>
                </c:pt>
                <c:pt idx="228">
                  <c:v>-3.0718009999999949</c:v>
                </c:pt>
                <c:pt idx="229">
                  <c:v>-3.0857669999999948</c:v>
                </c:pt>
                <c:pt idx="230">
                  <c:v>-3.098666999999995</c:v>
                </c:pt>
                <c:pt idx="231">
                  <c:v>-3.1115639999999951</c:v>
                </c:pt>
                <c:pt idx="232">
                  <c:v>-3.1244679999999949</c:v>
                </c:pt>
                <c:pt idx="233">
                  <c:v>-3.1373719999999947</c:v>
                </c:pt>
                <c:pt idx="234">
                  <c:v>-3.1502759999999945</c:v>
                </c:pt>
                <c:pt idx="235">
                  <c:v>-3.1642419999999944</c:v>
                </c:pt>
                <c:pt idx="236">
                  <c:v>-3.1782249999999945</c:v>
                </c:pt>
                <c:pt idx="237">
                  <c:v>-3.1911289999999943</c:v>
                </c:pt>
                <c:pt idx="238">
                  <c:v>-3.2040229999999945</c:v>
                </c:pt>
                <c:pt idx="239">
                  <c:v>-3.2169199999999947</c:v>
                </c:pt>
                <c:pt idx="240">
                  <c:v>-3.2308889999999946</c:v>
                </c:pt>
                <c:pt idx="241">
                  <c:v>-3.2437959999999944</c:v>
                </c:pt>
                <c:pt idx="242">
                  <c:v>-3.2577619999999943</c:v>
                </c:pt>
                <c:pt idx="243">
                  <c:v>-3.2706739999999943</c:v>
                </c:pt>
                <c:pt idx="244">
                  <c:v>-3.2835749999999941</c:v>
                </c:pt>
                <c:pt idx="245">
                  <c:v>-3.2964789999999939</c:v>
                </c:pt>
                <c:pt idx="246">
                  <c:v>-3.310451999999994</c:v>
                </c:pt>
                <c:pt idx="247">
                  <c:v>-3.324424999999994</c:v>
                </c:pt>
                <c:pt idx="248">
                  <c:v>-3.3373259999999938</c:v>
                </c:pt>
                <c:pt idx="249">
                  <c:v>-3.350219999999994</c:v>
                </c:pt>
                <c:pt idx="250">
                  <c:v>-3.3631269999999938</c:v>
                </c:pt>
                <c:pt idx="251">
                  <c:v>-3.3770969999999938</c:v>
                </c:pt>
                <c:pt idx="252">
                  <c:v>-3.3910629999999937</c:v>
                </c:pt>
                <c:pt idx="253">
                  <c:v>-3.4039669999999935</c:v>
                </c:pt>
                <c:pt idx="254">
                  <c:v>-3.4179399999999935</c:v>
                </c:pt>
                <c:pt idx="255">
                  <c:v>-3.4308339999999937</c:v>
                </c:pt>
                <c:pt idx="256">
                  <c:v>-3.4437279999999939</c:v>
                </c:pt>
                <c:pt idx="257">
                  <c:v>-3.4577009999999939</c:v>
                </c:pt>
                <c:pt idx="258">
                  <c:v>-3.4716639999999939</c:v>
                </c:pt>
                <c:pt idx="259">
                  <c:v>-3.484560999999994</c:v>
                </c:pt>
                <c:pt idx="260">
                  <c:v>-3.4974579999999942</c:v>
                </c:pt>
                <c:pt idx="261">
                  <c:v>-3.5092909999999944</c:v>
                </c:pt>
                <c:pt idx="262">
                  <c:v>-3.5221909999999945</c:v>
                </c:pt>
                <c:pt idx="263">
                  <c:v>-3.5361669999999945</c:v>
                </c:pt>
                <c:pt idx="264">
                  <c:v>-3.5501399999999945</c:v>
                </c:pt>
                <c:pt idx="265">
                  <c:v>-3.5641129999999945</c:v>
                </c:pt>
                <c:pt idx="266">
                  <c:v>-3.5770139999999944</c:v>
                </c:pt>
                <c:pt idx="267">
                  <c:v>-3.5909839999999944</c:v>
                </c:pt>
                <c:pt idx="268">
                  <c:v>-3.6049509999999945</c:v>
                </c:pt>
                <c:pt idx="269">
                  <c:v>-3.6178519999999943</c:v>
                </c:pt>
                <c:pt idx="270">
                  <c:v>-3.6318249999999943</c:v>
                </c:pt>
                <c:pt idx="271">
                  <c:v>-3.6447249999999944</c:v>
                </c:pt>
                <c:pt idx="272">
                  <c:v>-3.6576219999999946</c:v>
                </c:pt>
                <c:pt idx="273">
                  <c:v>-3.6705189999999948</c:v>
                </c:pt>
                <c:pt idx="274">
                  <c:v>-3.6834129999999949</c:v>
                </c:pt>
                <c:pt idx="275">
                  <c:v>-3.6963139999999948</c:v>
                </c:pt>
                <c:pt idx="276">
                  <c:v>-3.7092109999999949</c:v>
                </c:pt>
                <c:pt idx="277">
                  <c:v>-3.7221079999999951</c:v>
                </c:pt>
                <c:pt idx="278">
                  <c:v>-3.7350089999999949</c:v>
                </c:pt>
                <c:pt idx="279">
                  <c:v>-3.7489719999999949</c:v>
                </c:pt>
                <c:pt idx="280">
                  <c:v>-3.761868999999995</c:v>
                </c:pt>
                <c:pt idx="281">
                  <c:v>-3.7747749999999951</c:v>
                </c:pt>
                <c:pt idx="282">
                  <c:v>-3.7876759999999949</c:v>
                </c:pt>
                <c:pt idx="283">
                  <c:v>-3.8016389999999949</c:v>
                </c:pt>
                <c:pt idx="284">
                  <c:v>-3.8145399999999947</c:v>
                </c:pt>
                <c:pt idx="285">
                  <c:v>-3.8274489999999948</c:v>
                </c:pt>
                <c:pt idx="286">
                  <c:v>-3.8403499999999946</c:v>
                </c:pt>
                <c:pt idx="287">
                  <c:v>-3.8543159999999945</c:v>
                </c:pt>
                <c:pt idx="288">
                  <c:v>-3.8672169999999944</c:v>
                </c:pt>
                <c:pt idx="289">
                  <c:v>-3.8811929999999943</c:v>
                </c:pt>
                <c:pt idx="290">
                  <c:v>-3.8951659999999944</c:v>
                </c:pt>
                <c:pt idx="291">
                  <c:v>-3.9080569999999946</c:v>
                </c:pt>
                <c:pt idx="292">
                  <c:v>-3.9220229999999945</c:v>
                </c:pt>
                <c:pt idx="293">
                  <c:v>-3.9359959999999945</c:v>
                </c:pt>
                <c:pt idx="294">
                  <c:v>-3.9489029999999943</c:v>
                </c:pt>
                <c:pt idx="295">
                  <c:v>-3.9628759999999943</c:v>
                </c:pt>
                <c:pt idx="296">
                  <c:v>-3.9757729999999945</c:v>
                </c:pt>
                <c:pt idx="297">
                  <c:v>-3.9897389999999944</c:v>
                </c:pt>
                <c:pt idx="298">
                  <c:v>-4.0037019999999943</c:v>
                </c:pt>
                <c:pt idx="299">
                  <c:v>-4.0165959999999945</c:v>
                </c:pt>
                <c:pt idx="300">
                  <c:v>-4.0294899999999947</c:v>
                </c:pt>
                <c:pt idx="301">
                  <c:v>-4.0423939999999945</c:v>
                </c:pt>
                <c:pt idx="302">
                  <c:v>-4.0574279999999945</c:v>
                </c:pt>
                <c:pt idx="303">
                  <c:v>-4.0703219999999947</c:v>
                </c:pt>
                <c:pt idx="304">
                  <c:v>-4.0842879999999946</c:v>
                </c:pt>
                <c:pt idx="305">
                  <c:v>-4.0982539999999945</c:v>
                </c:pt>
                <c:pt idx="306">
                  <c:v>-4.1122199999999944</c:v>
                </c:pt>
                <c:pt idx="307">
                  <c:v>-4.1261859999999944</c:v>
                </c:pt>
                <c:pt idx="308">
                  <c:v>-4.1390899999999942</c:v>
                </c:pt>
                <c:pt idx="309">
                  <c:v>-4.1519909999999944</c:v>
                </c:pt>
                <c:pt idx="310">
                  <c:v>-4.1659599999999948</c:v>
                </c:pt>
                <c:pt idx="311">
                  <c:v>-4.1799259999999947</c:v>
                </c:pt>
                <c:pt idx="312">
                  <c:v>-4.1928379999999947</c:v>
                </c:pt>
                <c:pt idx="313">
                  <c:v>-4.2057499999999948</c:v>
                </c:pt>
                <c:pt idx="314">
                  <c:v>-4.2186539999999946</c:v>
                </c:pt>
                <c:pt idx="315">
                  <c:v>-4.2315579999999944</c:v>
                </c:pt>
                <c:pt idx="316">
                  <c:v>-4.2444549999999941</c:v>
                </c:pt>
                <c:pt idx="317">
                  <c:v>-4.2573489999999943</c:v>
                </c:pt>
                <c:pt idx="318">
                  <c:v>-4.2713149999999942</c:v>
                </c:pt>
                <c:pt idx="319">
                  <c:v>-4.2842159999999945</c:v>
                </c:pt>
                <c:pt idx="320">
                  <c:v>-4.2971199999999943</c:v>
                </c:pt>
                <c:pt idx="321">
                  <c:v>-4.3110929999999943</c:v>
                </c:pt>
                <c:pt idx="322">
                  <c:v>-4.3239869999999945</c:v>
                </c:pt>
                <c:pt idx="323">
                  <c:v>-4.3379499999999949</c:v>
                </c:pt>
                <c:pt idx="324">
                  <c:v>-4.3508539999999947</c:v>
                </c:pt>
                <c:pt idx="325">
                  <c:v>-4.3637509999999944</c:v>
                </c:pt>
                <c:pt idx="326">
                  <c:v>-4.3766629999999944</c:v>
                </c:pt>
                <c:pt idx="327">
                  <c:v>-4.3895669999999942</c:v>
                </c:pt>
                <c:pt idx="328">
                  <c:v>-4.4024639999999939</c:v>
                </c:pt>
                <c:pt idx="329">
                  <c:v>-4.4153649999999942</c:v>
                </c:pt>
                <c:pt idx="330">
                  <c:v>-4.4304059999999943</c:v>
                </c:pt>
                <c:pt idx="331">
                  <c:v>-4.443302999999994</c:v>
                </c:pt>
                <c:pt idx="332">
                  <c:v>-4.4562029999999941</c:v>
                </c:pt>
                <c:pt idx="333">
                  <c:v>-4.4690999999999939</c:v>
                </c:pt>
                <c:pt idx="334">
                  <c:v>-4.4830729999999939</c:v>
                </c:pt>
                <c:pt idx="335">
                  <c:v>-4.4959739999999941</c:v>
                </c:pt>
                <c:pt idx="336">
                  <c:v>-4.5099429999999945</c:v>
                </c:pt>
                <c:pt idx="337">
                  <c:v>-4.5228569999999948</c:v>
                </c:pt>
                <c:pt idx="338">
                  <c:v>-4.5368299999999948</c:v>
                </c:pt>
                <c:pt idx="339">
                  <c:v>-4.5508059999999952</c:v>
                </c:pt>
                <c:pt idx="340">
                  <c:v>-4.5647719999999952</c:v>
                </c:pt>
                <c:pt idx="341">
                  <c:v>-4.5787449999999952</c:v>
                </c:pt>
                <c:pt idx="342">
                  <c:v>-4.5927109999999951</c:v>
                </c:pt>
                <c:pt idx="343">
                  <c:v>-4.6056079999999948</c:v>
                </c:pt>
                <c:pt idx="344">
                  <c:v>-4.6195779999999944</c:v>
                </c:pt>
                <c:pt idx="345">
                  <c:v>-4.6324749999999941</c:v>
                </c:pt>
                <c:pt idx="346">
                  <c:v>-4.6453689999999943</c:v>
                </c:pt>
                <c:pt idx="347">
                  <c:v>-4.6582629999999945</c:v>
                </c:pt>
                <c:pt idx="348">
                  <c:v>-4.6711569999999947</c:v>
                </c:pt>
                <c:pt idx="349">
                  <c:v>-4.6840469999999943</c:v>
                </c:pt>
                <c:pt idx="350">
                  <c:v>-4.696943999999994</c:v>
                </c:pt>
                <c:pt idx="351">
                  <c:v>-4.7098479999999938</c:v>
                </c:pt>
                <c:pt idx="352">
                  <c:v>-4.7227449999999935</c:v>
                </c:pt>
                <c:pt idx="353">
                  <c:v>-4.7367179999999935</c:v>
                </c:pt>
                <c:pt idx="354">
                  <c:v>-4.7496149999999933</c:v>
                </c:pt>
                <c:pt idx="355">
                  <c:v>-4.7625159999999935</c:v>
                </c:pt>
                <c:pt idx="356">
                  <c:v>-4.7754199999999933</c:v>
                </c:pt>
                <c:pt idx="357">
                  <c:v>-4.7893899999999929</c:v>
                </c:pt>
                <c:pt idx="358">
                  <c:v>-4.8022939999999927</c:v>
                </c:pt>
                <c:pt idx="359">
                  <c:v>-4.8162669999999927</c:v>
                </c:pt>
                <c:pt idx="360">
                  <c:v>-4.8302359999999931</c:v>
                </c:pt>
                <c:pt idx="361">
                  <c:v>-4.8431399999999929</c:v>
                </c:pt>
                <c:pt idx="362">
                  <c:v>-4.8560439999999927</c:v>
                </c:pt>
                <c:pt idx="363">
                  <c:v>-4.8700099999999926</c:v>
                </c:pt>
                <c:pt idx="364">
                  <c:v>-4.8829069999999923</c:v>
                </c:pt>
                <c:pt idx="365">
                  <c:v>-4.8958039999999921</c:v>
                </c:pt>
                <c:pt idx="366">
                  <c:v>-4.9097769999999921</c:v>
                </c:pt>
                <c:pt idx="367">
                  <c:v>-4.9226739999999918</c:v>
                </c:pt>
                <c:pt idx="368">
                  <c:v>-4.9345039999999916</c:v>
                </c:pt>
                <c:pt idx="369">
                  <c:v>-4.9473979999999917</c:v>
                </c:pt>
                <c:pt idx="370">
                  <c:v>-4.9613669999999921</c:v>
                </c:pt>
                <c:pt idx="371">
                  <c:v>-4.975332999999992</c:v>
                </c:pt>
                <c:pt idx="372">
                  <c:v>-4.9882299999999917</c:v>
                </c:pt>
                <c:pt idx="373">
                  <c:v>-5.0021999999999913</c:v>
                </c:pt>
                <c:pt idx="374">
                  <c:v>-5.0161759999999918</c:v>
                </c:pt>
                <c:pt idx="375">
                  <c:v>-5.0301489999999918</c:v>
                </c:pt>
                <c:pt idx="376">
                  <c:v>-5.0441149999999917</c:v>
                </c:pt>
                <c:pt idx="377">
                  <c:v>-5.0580809999999916</c:v>
                </c:pt>
                <c:pt idx="378">
                  <c:v>-5.0709849999999914</c:v>
                </c:pt>
                <c:pt idx="379">
                  <c:v>-5.084954999999991</c:v>
                </c:pt>
                <c:pt idx="380">
                  <c:v>-5.0989129999999907</c:v>
                </c:pt>
                <c:pt idx="381">
                  <c:v>-5.112881999999991</c:v>
                </c:pt>
                <c:pt idx="382">
                  <c:v>-5.1268549999999911</c:v>
                </c:pt>
                <c:pt idx="383">
                  <c:v>-5.1397519999999908</c:v>
                </c:pt>
                <c:pt idx="384">
                  <c:v>-5.152652999999991</c:v>
                </c:pt>
                <c:pt idx="385">
                  <c:v>-5.1655569999999909</c:v>
                </c:pt>
                <c:pt idx="386">
                  <c:v>-5.1795229999999908</c:v>
                </c:pt>
                <c:pt idx="387">
                  <c:v>-5.1934919999999911</c:v>
                </c:pt>
                <c:pt idx="388">
                  <c:v>-5.2063889999999908</c:v>
                </c:pt>
                <c:pt idx="389">
                  <c:v>-5.2192959999999911</c:v>
                </c:pt>
                <c:pt idx="390">
                  <c:v>-5.2321999999999909</c:v>
                </c:pt>
                <c:pt idx="391">
                  <c:v>-5.2461759999999913</c:v>
                </c:pt>
                <c:pt idx="392">
                  <c:v>-5.2601459999999909</c:v>
                </c:pt>
                <c:pt idx="393">
                  <c:v>-5.2741089999999913</c:v>
                </c:pt>
                <c:pt idx="394">
                  <c:v>-5.2870209999999913</c:v>
                </c:pt>
                <c:pt idx="395">
                  <c:v>-5.299917999999991</c:v>
                </c:pt>
                <c:pt idx="396">
                  <c:v>-5.3128219999999908</c:v>
                </c:pt>
                <c:pt idx="397">
                  <c:v>-5.3267849999999912</c:v>
                </c:pt>
                <c:pt idx="398">
                  <c:v>-5.3396819999999909</c:v>
                </c:pt>
                <c:pt idx="399">
                  <c:v>-5.352574999999991</c:v>
                </c:pt>
                <c:pt idx="400">
                  <c:v>-5.3665449999999906</c:v>
                </c:pt>
                <c:pt idx="401">
                  <c:v>-5.3815859999999907</c:v>
                </c:pt>
                <c:pt idx="402">
                  <c:v>-5.3944929999999909</c:v>
                </c:pt>
                <c:pt idx="403">
                  <c:v>-5.4073869999999911</c:v>
                </c:pt>
                <c:pt idx="404">
                  <c:v>-5.4213599999999911</c:v>
                </c:pt>
                <c:pt idx="405">
                  <c:v>-5.4353309999999908</c:v>
                </c:pt>
                <c:pt idx="406">
                  <c:v>-5.4482309999999909</c:v>
                </c:pt>
                <c:pt idx="407">
                  <c:v>-5.4600569999999911</c:v>
                </c:pt>
                <c:pt idx="408">
                  <c:v>-5.4729539999999908</c:v>
                </c:pt>
                <c:pt idx="409">
                  <c:v>-5.4858509999999905</c:v>
                </c:pt>
                <c:pt idx="410">
                  <c:v>-5.4998179999999905</c:v>
                </c:pt>
                <c:pt idx="411">
                  <c:v>-5.5137849999999906</c:v>
                </c:pt>
                <c:pt idx="412">
                  <c:v>-5.5277549999999902</c:v>
                </c:pt>
                <c:pt idx="413">
                  <c:v>-5.5395809999999903</c:v>
                </c:pt>
                <c:pt idx="414">
                  <c:v>-5.5535509999999899</c:v>
                </c:pt>
                <c:pt idx="415">
                  <c:v>-5.5664519999999902</c:v>
                </c:pt>
                <c:pt idx="416">
                  <c:v>-5.5793519999999903</c:v>
                </c:pt>
                <c:pt idx="417">
                  <c:v>-5.59224899999999</c:v>
                </c:pt>
                <c:pt idx="418">
                  <c:v>-5.60622199999999</c:v>
                </c:pt>
                <c:pt idx="419">
                  <c:v>-5.6201919999999896</c:v>
                </c:pt>
                <c:pt idx="420">
                  <c:v>-5.6341619999999892</c:v>
                </c:pt>
                <c:pt idx="421">
                  <c:v>-5.6470589999999889</c:v>
                </c:pt>
                <c:pt idx="422">
                  <c:v>-5.6599629999999888</c:v>
                </c:pt>
                <c:pt idx="423">
                  <c:v>-5.6739359999999888</c:v>
                </c:pt>
                <c:pt idx="424">
                  <c:v>-5.6879059999999884</c:v>
                </c:pt>
                <c:pt idx="425">
                  <c:v>-5.701875999999988</c:v>
                </c:pt>
                <c:pt idx="426">
                  <c:v>-5.7147769999999882</c:v>
                </c:pt>
                <c:pt idx="427">
                  <c:v>-5.7276779999999885</c:v>
                </c:pt>
                <c:pt idx="428">
                  <c:v>-5.7395109999999887</c:v>
                </c:pt>
                <c:pt idx="429">
                  <c:v>-5.7524149999999885</c:v>
                </c:pt>
                <c:pt idx="430">
                  <c:v>-5.7663879999999885</c:v>
                </c:pt>
                <c:pt idx="431">
                  <c:v>-5.7792889999999888</c:v>
                </c:pt>
                <c:pt idx="432">
                  <c:v>-5.7921859999999885</c:v>
                </c:pt>
                <c:pt idx="433">
                  <c:v>-5.8061559999999881</c:v>
                </c:pt>
                <c:pt idx="434">
                  <c:v>-5.8201189999999885</c:v>
                </c:pt>
                <c:pt idx="435">
                  <c:v>-5.8330349999999882</c:v>
                </c:pt>
                <c:pt idx="436">
                  <c:v>-5.8459289999999884</c:v>
                </c:pt>
                <c:pt idx="437">
                  <c:v>-5.8588329999999882</c:v>
                </c:pt>
                <c:pt idx="438">
                  <c:v>-5.8728099999999879</c:v>
                </c:pt>
                <c:pt idx="439">
                  <c:v>-5.8857039999999881</c:v>
                </c:pt>
                <c:pt idx="440">
                  <c:v>-5.8986049999999883</c:v>
                </c:pt>
                <c:pt idx="441">
                  <c:v>-5.9114989999999885</c:v>
                </c:pt>
                <c:pt idx="442">
                  <c:v>-5.9254619999999889</c:v>
                </c:pt>
                <c:pt idx="443">
                  <c:v>-5.9383589999999886</c:v>
                </c:pt>
                <c:pt idx="444">
                  <c:v>-5.9533969999999883</c:v>
                </c:pt>
                <c:pt idx="445">
                  <c:v>-5.9663009999999881</c:v>
                </c:pt>
                <c:pt idx="446">
                  <c:v>-5.9792019999999884</c:v>
                </c:pt>
                <c:pt idx="447">
                  <c:v>-5.9931679999999883</c:v>
                </c:pt>
                <c:pt idx="448">
                  <c:v>-6.006064999999988</c:v>
                </c:pt>
                <c:pt idx="449">
                  <c:v>-6.0189619999999877</c:v>
                </c:pt>
                <c:pt idx="450">
                  <c:v>-6.0318589999999874</c:v>
                </c:pt>
                <c:pt idx="451">
                  <c:v>-6.0447559999999871</c:v>
                </c:pt>
                <c:pt idx="452">
                  <c:v>-6.0576599999999869</c:v>
                </c:pt>
                <c:pt idx="453">
                  <c:v>-6.071639999999987</c:v>
                </c:pt>
                <c:pt idx="454">
                  <c:v>-6.0856129999999871</c:v>
                </c:pt>
                <c:pt idx="455">
                  <c:v>-6.0985139999999873</c:v>
                </c:pt>
                <c:pt idx="456">
                  <c:v>-6.1124869999999873</c:v>
                </c:pt>
                <c:pt idx="457">
                  <c:v>-6.1253879999999876</c:v>
                </c:pt>
                <c:pt idx="458">
                  <c:v>-6.1382849999999873</c:v>
                </c:pt>
                <c:pt idx="459">
                  <c:v>-6.1511859999999876</c:v>
                </c:pt>
                <c:pt idx="460">
                  <c:v>-6.1651589999999876</c:v>
                </c:pt>
                <c:pt idx="461">
                  <c:v>-6.1791319999999876</c:v>
                </c:pt>
                <c:pt idx="462">
                  <c:v>-6.1930979999999876</c:v>
                </c:pt>
                <c:pt idx="463">
                  <c:v>-6.2070639999999875</c:v>
                </c:pt>
                <c:pt idx="464">
                  <c:v>-6.2210299999999874</c:v>
                </c:pt>
                <c:pt idx="465">
                  <c:v>-6.2339309999999877</c:v>
                </c:pt>
                <c:pt idx="466">
                  <c:v>-6.2479039999999877</c:v>
                </c:pt>
                <c:pt idx="467">
                  <c:v>-6.2618699999999876</c:v>
                </c:pt>
                <c:pt idx="468">
                  <c:v>-6.2758429999999876</c:v>
                </c:pt>
                <c:pt idx="469">
                  <c:v>-6.2887369999999878</c:v>
                </c:pt>
                <c:pt idx="470">
                  <c:v>-6.3027069999999874</c:v>
                </c:pt>
                <c:pt idx="471">
                  <c:v>-6.3156039999999871</c:v>
                </c:pt>
                <c:pt idx="472">
                  <c:v>-6.329569999999987</c:v>
                </c:pt>
                <c:pt idx="473">
                  <c:v>-6.343535999999987</c:v>
                </c:pt>
                <c:pt idx="474">
                  <c:v>-6.3564329999999867</c:v>
                </c:pt>
                <c:pt idx="475">
                  <c:v>-6.3693369999999865</c:v>
                </c:pt>
                <c:pt idx="476">
                  <c:v>-6.3833069999999861</c:v>
                </c:pt>
                <c:pt idx="477">
                  <c:v>-6.3951399999999863</c:v>
                </c:pt>
                <c:pt idx="478">
                  <c:v>-6.4080439999999861</c:v>
                </c:pt>
                <c:pt idx="479">
                  <c:v>-6.4220129999999864</c:v>
                </c:pt>
                <c:pt idx="480">
                  <c:v>-6.4359889999999869</c:v>
                </c:pt>
                <c:pt idx="481">
                  <c:v>-6.4499619999999869</c:v>
                </c:pt>
                <c:pt idx="482">
                  <c:v>-6.4628629999999871</c:v>
                </c:pt>
                <c:pt idx="483">
                  <c:v>-6.4746889999999873</c:v>
                </c:pt>
                <c:pt idx="484">
                  <c:v>-6.4865149999999874</c:v>
                </c:pt>
                <c:pt idx="485">
                  <c:v>-6.4983369999999869</c:v>
                </c:pt>
                <c:pt idx="486">
                  <c:v>-6.5123099999999869</c:v>
                </c:pt>
                <c:pt idx="487">
                  <c:v>-6.5262759999999869</c:v>
                </c:pt>
                <c:pt idx="488">
                  <c:v>-6.5402459999999865</c:v>
                </c:pt>
                <c:pt idx="489">
                  <c:v>-6.5542089999999869</c:v>
                </c:pt>
                <c:pt idx="490">
                  <c:v>-6.5660379999999865</c:v>
                </c:pt>
                <c:pt idx="491">
                  <c:v>-6.5789319999999867</c:v>
                </c:pt>
                <c:pt idx="492">
                  <c:v>-6.5918289999999864</c:v>
                </c:pt>
                <c:pt idx="493">
                  <c:v>-6.6047259999999861</c:v>
                </c:pt>
                <c:pt idx="494">
                  <c:v>-6.6186869999999862</c:v>
                </c:pt>
                <c:pt idx="495">
                  <c:v>-6.6315839999999859</c:v>
                </c:pt>
                <c:pt idx="496">
                  <c:v>-6.6444879999999857</c:v>
                </c:pt>
                <c:pt idx="497">
                  <c:v>-6.6573919999999855</c:v>
                </c:pt>
                <c:pt idx="498">
                  <c:v>-6.6713649999999856</c:v>
                </c:pt>
                <c:pt idx="499">
                  <c:v>-6.6842619999999853</c:v>
                </c:pt>
                <c:pt idx="500">
                  <c:v>-6.6982349999999853</c:v>
                </c:pt>
                <c:pt idx="501">
                  <c:v>-6.7111359999999856</c:v>
                </c:pt>
                <c:pt idx="502">
                  <c:v>-6.7251089999999856</c:v>
                </c:pt>
                <c:pt idx="503">
                  <c:v>-6.7380029999999858</c:v>
                </c:pt>
                <c:pt idx="504">
                  <c:v>-6.7519759999999858</c:v>
                </c:pt>
                <c:pt idx="505">
                  <c:v>-6.7659489999999858</c:v>
                </c:pt>
                <c:pt idx="506">
                  <c:v>-6.778855999999986</c:v>
                </c:pt>
                <c:pt idx="507">
                  <c:v>-6.7917499999999862</c:v>
                </c:pt>
                <c:pt idx="508">
                  <c:v>-6.8046509999999865</c:v>
                </c:pt>
                <c:pt idx="509">
                  <c:v>-6.8175449999999866</c:v>
                </c:pt>
                <c:pt idx="510">
                  <c:v>-6.8304419999999864</c:v>
                </c:pt>
                <c:pt idx="511">
                  <c:v>-6.8433359999999865</c:v>
                </c:pt>
                <c:pt idx="512">
                  <c:v>-6.8573019999999865</c:v>
                </c:pt>
                <c:pt idx="513">
                  <c:v>-6.8702059999999863</c:v>
                </c:pt>
                <c:pt idx="514">
                  <c:v>-6.8841859999999864</c:v>
                </c:pt>
                <c:pt idx="515">
                  <c:v>-6.8981589999999864</c:v>
                </c:pt>
                <c:pt idx="516">
                  <c:v>-6.9110599999999867</c:v>
                </c:pt>
                <c:pt idx="517">
                  <c:v>-6.9239609999999869</c:v>
                </c:pt>
                <c:pt idx="518">
                  <c:v>-6.9379309999999865</c:v>
                </c:pt>
                <c:pt idx="519">
                  <c:v>-6.9508249999999867</c:v>
                </c:pt>
                <c:pt idx="520">
                  <c:v>-6.9637289999999865</c:v>
                </c:pt>
                <c:pt idx="521">
                  <c:v>-6.9755579999999862</c:v>
                </c:pt>
                <c:pt idx="522">
                  <c:v>-6.9884519999999863</c:v>
                </c:pt>
                <c:pt idx="523">
                  <c:v>-7.0013529999999866</c:v>
                </c:pt>
                <c:pt idx="524">
                  <c:v>-7.0142569999999864</c:v>
                </c:pt>
                <c:pt idx="525">
                  <c:v>-7.0271579999999867</c:v>
                </c:pt>
                <c:pt idx="526">
                  <c:v>-7.0400619999999865</c:v>
                </c:pt>
                <c:pt idx="527">
                  <c:v>-7.0540349999999865</c:v>
                </c:pt>
                <c:pt idx="528">
                  <c:v>-7.0669389999999863</c:v>
                </c:pt>
                <c:pt idx="529">
                  <c:v>-7.0809119999999863</c:v>
                </c:pt>
                <c:pt idx="530">
                  <c:v>-7.0948849999999863</c:v>
                </c:pt>
                <c:pt idx="531">
                  <c:v>-7.1088549999999859</c:v>
                </c:pt>
                <c:pt idx="532">
                  <c:v>-7.1217559999999862</c:v>
                </c:pt>
                <c:pt idx="533">
                  <c:v>-7.1357289999999862</c:v>
                </c:pt>
                <c:pt idx="534">
                  <c:v>-7.1486259999999859</c:v>
                </c:pt>
                <c:pt idx="535">
                  <c:v>-7.1615199999999861</c:v>
                </c:pt>
                <c:pt idx="536">
                  <c:v>-7.1744169999999858</c:v>
                </c:pt>
                <c:pt idx="537">
                  <c:v>-7.1873209999999856</c:v>
                </c:pt>
                <c:pt idx="538">
                  <c:v>-7.2012909999999852</c:v>
                </c:pt>
                <c:pt idx="539">
                  <c:v>-7.2152459999999854</c:v>
                </c:pt>
                <c:pt idx="540">
                  <c:v>-7.229215999999985</c:v>
                </c:pt>
                <c:pt idx="541">
                  <c:v>-7.243188999999985</c:v>
                </c:pt>
                <c:pt idx="542">
                  <c:v>-7.2571649999999854</c:v>
                </c:pt>
                <c:pt idx="543">
                  <c:v>-7.2700649999999856</c:v>
                </c:pt>
                <c:pt idx="544">
                  <c:v>-7.2840309999999855</c:v>
                </c:pt>
                <c:pt idx="545">
                  <c:v>-7.2969349999999853</c:v>
                </c:pt>
                <c:pt idx="546">
                  <c:v>-7.3098359999999856</c:v>
                </c:pt>
                <c:pt idx="547">
                  <c:v>-7.3238019999999855</c:v>
                </c:pt>
                <c:pt idx="548">
                  <c:v>-7.3366959999999857</c:v>
                </c:pt>
                <c:pt idx="549">
                  <c:v>-7.3495929999999854</c:v>
                </c:pt>
                <c:pt idx="550">
                  <c:v>-7.3624929999999855</c:v>
                </c:pt>
                <c:pt idx="551">
                  <c:v>-7.3753899999999852</c:v>
                </c:pt>
                <c:pt idx="552">
                  <c:v>-7.388293999999985</c:v>
                </c:pt>
                <c:pt idx="553">
                  <c:v>-7.4011879999999852</c:v>
                </c:pt>
                <c:pt idx="554">
                  <c:v>-7.4140819999999854</c:v>
                </c:pt>
                <c:pt idx="555">
                  <c:v>-7.4259139999999855</c:v>
                </c:pt>
                <c:pt idx="556">
                  <c:v>-7.4388079999999857</c:v>
                </c:pt>
                <c:pt idx="557">
                  <c:v>-7.4517059999999855</c:v>
                </c:pt>
                <c:pt idx="558">
                  <c:v>-7.4656689999999859</c:v>
                </c:pt>
                <c:pt idx="559">
                  <c:v>-7.4796419999999859</c:v>
                </c:pt>
                <c:pt idx="560">
                  <c:v>-7.4925429999999862</c:v>
                </c:pt>
                <c:pt idx="561">
                  <c:v>-7.5054549999999862</c:v>
                </c:pt>
                <c:pt idx="562">
                  <c:v>-7.5183419999999863</c:v>
                </c:pt>
                <c:pt idx="563">
                  <c:v>-7.5323179999999867</c:v>
                </c:pt>
                <c:pt idx="564">
                  <c:v>-7.5462909999999868</c:v>
                </c:pt>
                <c:pt idx="565">
                  <c:v>-7.5602609999999864</c:v>
                </c:pt>
                <c:pt idx="566">
                  <c:v>-7.575298999999986</c:v>
                </c:pt>
                <c:pt idx="567">
                  <c:v>-7.5892649999999859</c:v>
                </c:pt>
                <c:pt idx="568">
                  <c:v>-7.6032309999999859</c:v>
                </c:pt>
                <c:pt idx="569">
                  <c:v>-7.6161279999999856</c:v>
                </c:pt>
                <c:pt idx="570">
                  <c:v>-7.6290289999999858</c:v>
                </c:pt>
                <c:pt idx="571">
                  <c:v>-7.6419409999999859</c:v>
                </c:pt>
                <c:pt idx="572">
                  <c:v>-7.6548349999999861</c:v>
                </c:pt>
                <c:pt idx="573">
                  <c:v>-7.668800999999986</c:v>
                </c:pt>
                <c:pt idx="574">
                  <c:v>-7.6816979999999857</c:v>
                </c:pt>
                <c:pt idx="575">
                  <c:v>-7.6946049999999859</c:v>
                </c:pt>
                <c:pt idx="576">
                  <c:v>-7.708571999999986</c:v>
                </c:pt>
                <c:pt idx="577">
                  <c:v>-7.7225379999999859</c:v>
                </c:pt>
                <c:pt idx="578">
                  <c:v>-7.7365009999999863</c:v>
                </c:pt>
                <c:pt idx="579">
                  <c:v>-7.7515379999999867</c:v>
                </c:pt>
                <c:pt idx="580">
                  <c:v>-7.7655039999999866</c:v>
                </c:pt>
                <c:pt idx="581">
                  <c:v>-7.7794709999999867</c:v>
                </c:pt>
                <c:pt idx="582">
                  <c:v>-7.7934479999999864</c:v>
                </c:pt>
                <c:pt idx="583">
                  <c:v>-7.8074209999999864</c:v>
                </c:pt>
                <c:pt idx="584">
                  <c:v>-7.8203149999999866</c:v>
                </c:pt>
                <c:pt idx="585">
                  <c:v>-7.8332089999999868</c:v>
                </c:pt>
                <c:pt idx="586">
                  <c:v>-7.8471779999999871</c:v>
                </c:pt>
                <c:pt idx="587">
                  <c:v>-7.8600719999999873</c:v>
                </c:pt>
                <c:pt idx="588">
                  <c:v>-7.8729659999999875</c:v>
                </c:pt>
                <c:pt idx="589">
                  <c:v>-7.8858699999999873</c:v>
                </c:pt>
                <c:pt idx="590">
                  <c:v>-7.8987679999999871</c:v>
                </c:pt>
                <c:pt idx="591">
                  <c:v>-7.9116719999999869</c:v>
                </c:pt>
                <c:pt idx="592">
                  <c:v>-7.9245759999999867</c:v>
                </c:pt>
                <c:pt idx="593">
                  <c:v>-7.937476999999987</c:v>
                </c:pt>
                <c:pt idx="594">
                  <c:v>-7.9503839999999872</c:v>
                </c:pt>
                <c:pt idx="595">
                  <c:v>-7.9643599999999877</c:v>
                </c:pt>
                <c:pt idx="596">
                  <c:v>-7.9772609999999879</c:v>
                </c:pt>
                <c:pt idx="597">
                  <c:v>-7.9912309999999875</c:v>
                </c:pt>
                <c:pt idx="598">
                  <c:v>-8.0041279999999873</c:v>
                </c:pt>
                <c:pt idx="599">
                  <c:v>-8.0181009999999873</c:v>
                </c:pt>
                <c:pt idx="600">
                  <c:v>-8.0320669999999872</c:v>
                </c:pt>
                <c:pt idx="601">
                  <c:v>-8.0460369999999877</c:v>
                </c:pt>
                <c:pt idx="602">
                  <c:v>-8.0589269999999882</c:v>
                </c:pt>
                <c:pt idx="603">
                  <c:v>-8.0728999999999882</c:v>
                </c:pt>
                <c:pt idx="604">
                  <c:v>-8.0868729999999882</c:v>
                </c:pt>
                <c:pt idx="605">
                  <c:v>-8.1008389999999881</c:v>
                </c:pt>
                <c:pt idx="606">
                  <c:v>-8.113736999999988</c:v>
                </c:pt>
                <c:pt idx="607">
                  <c:v>-8.1277029999999879</c:v>
                </c:pt>
                <c:pt idx="608">
                  <c:v>-8.1405969999999872</c:v>
                </c:pt>
                <c:pt idx="609">
                  <c:v>-8.1545699999999872</c:v>
                </c:pt>
                <c:pt idx="610">
                  <c:v>-8.1674639999999865</c:v>
                </c:pt>
                <c:pt idx="611">
                  <c:v>-8.1803579999999858</c:v>
                </c:pt>
                <c:pt idx="612">
                  <c:v>-8.1943309999999858</c:v>
                </c:pt>
                <c:pt idx="613">
                  <c:v>-8.2072349999999865</c:v>
                </c:pt>
                <c:pt idx="614">
                  <c:v>-8.2201359999999859</c:v>
                </c:pt>
                <c:pt idx="615">
                  <c:v>-8.2341059999999864</c:v>
                </c:pt>
                <c:pt idx="616">
                  <c:v>-8.2480799999999856</c:v>
                </c:pt>
                <c:pt idx="617">
                  <c:v>-8.2620569999999862</c:v>
                </c:pt>
                <c:pt idx="618">
                  <c:v>-8.2738929999999868</c:v>
                </c:pt>
                <c:pt idx="619">
                  <c:v>-8.2878659999999869</c:v>
                </c:pt>
                <c:pt idx="620">
                  <c:v>-8.3007629999999875</c:v>
                </c:pt>
                <c:pt idx="621">
                  <c:v>-8.3136629999999876</c:v>
                </c:pt>
                <c:pt idx="622">
                  <c:v>-8.327625999999988</c:v>
                </c:pt>
                <c:pt idx="623">
                  <c:v>-8.3405299999999887</c:v>
                </c:pt>
                <c:pt idx="624">
                  <c:v>-8.3544999999999892</c:v>
                </c:pt>
                <c:pt idx="625">
                  <c:v>-8.3684659999999891</c:v>
                </c:pt>
                <c:pt idx="626">
                  <c:v>-8.3813669999999885</c:v>
                </c:pt>
                <c:pt idx="627">
                  <c:v>-8.3932029999999891</c:v>
                </c:pt>
                <c:pt idx="628">
                  <c:v>-8.4060999999999897</c:v>
                </c:pt>
                <c:pt idx="629">
                  <c:v>-8.4190039999999904</c:v>
                </c:pt>
                <c:pt idx="630">
                  <c:v>-8.4319079999999911</c:v>
                </c:pt>
                <c:pt idx="631">
                  <c:v>-8.4437409999999904</c:v>
                </c:pt>
                <c:pt idx="632">
                  <c:v>-8.4577209999999905</c:v>
                </c:pt>
                <c:pt idx="633">
                  <c:v>-8.4706139999999905</c:v>
                </c:pt>
                <c:pt idx="634">
                  <c:v>-8.4835149999999899</c:v>
                </c:pt>
                <c:pt idx="635">
                  <c:v>-8.4974879999999899</c:v>
                </c:pt>
                <c:pt idx="636">
                  <c:v>-8.5114509999999903</c:v>
                </c:pt>
                <c:pt idx="637">
                  <c:v>-8.5243519999999897</c:v>
                </c:pt>
                <c:pt idx="638">
                  <c:v>-8.5372489999999903</c:v>
                </c:pt>
                <c:pt idx="639">
                  <c:v>-8.5501429999999896</c:v>
                </c:pt>
                <c:pt idx="640">
                  <c:v>-8.5619789999999902</c:v>
                </c:pt>
                <c:pt idx="641">
                  <c:v>-8.5759419999999906</c:v>
                </c:pt>
                <c:pt idx="642">
                  <c:v>-8.58884299999999</c:v>
                </c:pt>
                <c:pt idx="643">
                  <c:v>-8.6006759999999893</c:v>
                </c:pt>
                <c:pt idx="644">
                  <c:v>-8.6146459999999898</c:v>
                </c:pt>
                <c:pt idx="645">
                  <c:v>-8.6275399999999891</c:v>
                </c:pt>
                <c:pt idx="646">
                  <c:v>-8.6404369999999897</c:v>
                </c:pt>
                <c:pt idx="647">
                  <c:v>-8.6533409999999904</c:v>
                </c:pt>
                <c:pt idx="648">
                  <c:v>-8.6662449999999911</c:v>
                </c:pt>
                <c:pt idx="649">
                  <c:v>-8.6791489999999918</c:v>
                </c:pt>
                <c:pt idx="650">
                  <c:v>-8.6931289999999919</c:v>
                </c:pt>
                <c:pt idx="651">
                  <c:v>-8.7070989999999924</c:v>
                </c:pt>
                <c:pt idx="652">
                  <c:v>-8.7210689999999929</c:v>
                </c:pt>
                <c:pt idx="653">
                  <c:v>-8.7350419999999929</c:v>
                </c:pt>
                <c:pt idx="654">
                  <c:v>-8.7468709999999934</c:v>
                </c:pt>
                <c:pt idx="655">
                  <c:v>-8.7597649999999927</c:v>
                </c:pt>
                <c:pt idx="656">
                  <c:v>-8.7737279999999931</c:v>
                </c:pt>
                <c:pt idx="657">
                  <c:v>-8.7866289999999925</c:v>
                </c:pt>
                <c:pt idx="658">
                  <c:v>-8.7995259999999931</c:v>
                </c:pt>
                <c:pt idx="659">
                  <c:v>-8.8124299999999938</c:v>
                </c:pt>
                <c:pt idx="660">
                  <c:v>-8.8253339999999945</c:v>
                </c:pt>
                <c:pt idx="661">
                  <c:v>-8.8371669999999938</c:v>
                </c:pt>
                <c:pt idx="662">
                  <c:v>-8.8500709999999945</c:v>
                </c:pt>
                <c:pt idx="663">
                  <c:v>-8.8640339999999949</c:v>
                </c:pt>
                <c:pt idx="664">
                  <c:v>-8.8780069999999949</c:v>
                </c:pt>
                <c:pt idx="665">
                  <c:v>-8.8909039999999955</c:v>
                </c:pt>
                <c:pt idx="666">
                  <c:v>-8.9048699999999954</c:v>
                </c:pt>
                <c:pt idx="667">
                  <c:v>-8.9188429999999954</c:v>
                </c:pt>
                <c:pt idx="668">
                  <c:v>-8.9317439999999948</c:v>
                </c:pt>
                <c:pt idx="669">
                  <c:v>-8.9446529999999953</c:v>
                </c:pt>
                <c:pt idx="670">
                  <c:v>-8.9575539999999947</c:v>
                </c:pt>
                <c:pt idx="671">
                  <c:v>-8.9704579999999954</c:v>
                </c:pt>
                <c:pt idx="672">
                  <c:v>-8.9854919999999954</c:v>
                </c:pt>
                <c:pt idx="673">
                  <c:v>-8.9994719999999955</c:v>
                </c:pt>
                <c:pt idx="674">
                  <c:v>-9.0123759999999962</c:v>
                </c:pt>
                <c:pt idx="675">
                  <c:v>-9.0252799999999969</c:v>
                </c:pt>
                <c:pt idx="676">
                  <c:v>-9.0381869999999971</c:v>
                </c:pt>
                <c:pt idx="677">
                  <c:v>-9.0510909999999978</c:v>
                </c:pt>
                <c:pt idx="678">
                  <c:v>-9.0639849999999971</c:v>
                </c:pt>
                <c:pt idx="679">
                  <c:v>-9.0779579999999971</c:v>
                </c:pt>
                <c:pt idx="680">
                  <c:v>-9.0908619999999978</c:v>
                </c:pt>
                <c:pt idx="681">
                  <c:v>-9.1037659999999985</c:v>
                </c:pt>
                <c:pt idx="682">
                  <c:v>-9.1177319999999984</c:v>
                </c:pt>
                <c:pt idx="683">
                  <c:v>-9.1316949999999988</c:v>
                </c:pt>
                <c:pt idx="684">
                  <c:v>-9.1445919999999994</c:v>
                </c:pt>
                <c:pt idx="685">
                  <c:v>-9.1574960000000001</c:v>
                </c:pt>
                <c:pt idx="686">
                  <c:v>-9.171462</c:v>
                </c:pt>
                <c:pt idx="687">
                  <c:v>-9.1843559999999993</c:v>
                </c:pt>
                <c:pt idx="688">
                  <c:v>-9.1972469999999991</c:v>
                </c:pt>
                <c:pt idx="689">
                  <c:v>-9.2112169999999995</c:v>
                </c:pt>
                <c:pt idx="690">
                  <c:v>-9.2251829999999995</c:v>
                </c:pt>
                <c:pt idx="691">
                  <c:v>-9.2391629999999996</c:v>
                </c:pt>
                <c:pt idx="692">
                  <c:v>-9.2520600000000002</c:v>
                </c:pt>
                <c:pt idx="693">
                  <c:v>-9.2649570000000008</c:v>
                </c:pt>
                <c:pt idx="694">
                  <c:v>-9.2778610000000015</c:v>
                </c:pt>
                <c:pt idx="695">
                  <c:v>-9.2907620000000009</c:v>
                </c:pt>
                <c:pt idx="696">
                  <c:v>-9.3036590000000015</c:v>
                </c:pt>
                <c:pt idx="697">
                  <c:v>-9.3165630000000021</c:v>
                </c:pt>
                <c:pt idx="698">
                  <c:v>-9.3294670000000028</c:v>
                </c:pt>
                <c:pt idx="699">
                  <c:v>-9.3423640000000034</c:v>
                </c:pt>
                <c:pt idx="700">
                  <c:v>-9.3552650000000028</c:v>
                </c:pt>
                <c:pt idx="701">
                  <c:v>-9.3692420000000034</c:v>
                </c:pt>
                <c:pt idx="702">
                  <c:v>-9.3821460000000041</c:v>
                </c:pt>
                <c:pt idx="703">
                  <c:v>-9.3950430000000047</c:v>
                </c:pt>
                <c:pt idx="704">
                  <c:v>-9.4090060000000051</c:v>
                </c:pt>
                <c:pt idx="705">
                  <c:v>-9.4229790000000051</c:v>
                </c:pt>
                <c:pt idx="706">
                  <c:v>-9.4369520000000051</c:v>
                </c:pt>
                <c:pt idx="707">
                  <c:v>-9.4498460000000044</c:v>
                </c:pt>
                <c:pt idx="708">
                  <c:v>-9.4638120000000043</c:v>
                </c:pt>
                <c:pt idx="709">
                  <c:v>-9.4777850000000043</c:v>
                </c:pt>
                <c:pt idx="710">
                  <c:v>-9.4906860000000037</c:v>
                </c:pt>
                <c:pt idx="711">
                  <c:v>-9.5035870000000031</c:v>
                </c:pt>
                <c:pt idx="712">
                  <c:v>-9.517553000000003</c:v>
                </c:pt>
                <c:pt idx="713">
                  <c:v>-9.5315160000000034</c:v>
                </c:pt>
                <c:pt idx="714">
                  <c:v>-9.5444250000000039</c:v>
                </c:pt>
                <c:pt idx="715">
                  <c:v>-9.5573250000000041</c:v>
                </c:pt>
                <c:pt idx="716">
                  <c:v>-9.5702290000000048</c:v>
                </c:pt>
                <c:pt idx="717">
                  <c:v>-9.5831330000000055</c:v>
                </c:pt>
                <c:pt idx="718">
                  <c:v>-9.5960270000000047</c:v>
                </c:pt>
                <c:pt idx="719">
                  <c:v>-9.608921000000004</c:v>
                </c:pt>
                <c:pt idx="720">
                  <c:v>-9.6207540000000034</c:v>
                </c:pt>
                <c:pt idx="721">
                  <c:v>-9.6336550000000027</c:v>
                </c:pt>
                <c:pt idx="722">
                  <c:v>-9.6465590000000034</c:v>
                </c:pt>
                <c:pt idx="723">
                  <c:v>-9.6594710000000035</c:v>
                </c:pt>
                <c:pt idx="724">
                  <c:v>-9.6723830000000035</c:v>
                </c:pt>
                <c:pt idx="725">
                  <c:v>-9.6863560000000035</c:v>
                </c:pt>
                <c:pt idx="726">
                  <c:v>-9.6981920000000041</c:v>
                </c:pt>
                <c:pt idx="727">
                  <c:v>-9.7121650000000042</c:v>
                </c:pt>
                <c:pt idx="728">
                  <c:v>-9.7250620000000048</c:v>
                </c:pt>
                <c:pt idx="729">
                  <c:v>-9.7390280000000047</c:v>
                </c:pt>
                <c:pt idx="730">
                  <c:v>-9.7529940000000046</c:v>
                </c:pt>
                <c:pt idx="731">
                  <c:v>-9.7669600000000045</c:v>
                </c:pt>
                <c:pt idx="732">
                  <c:v>-9.780930000000005</c:v>
                </c:pt>
                <c:pt idx="733">
                  <c:v>-9.7949100000000051</c:v>
                </c:pt>
                <c:pt idx="734">
                  <c:v>-9.8078070000000057</c:v>
                </c:pt>
                <c:pt idx="735">
                  <c:v>-9.8217730000000056</c:v>
                </c:pt>
                <c:pt idx="736">
                  <c:v>-9.8346770000000063</c:v>
                </c:pt>
                <c:pt idx="737">
                  <c:v>-9.8475710000000056</c:v>
                </c:pt>
                <c:pt idx="738">
                  <c:v>-9.8604710000000058</c:v>
                </c:pt>
                <c:pt idx="739">
                  <c:v>-9.8744340000000062</c:v>
                </c:pt>
                <c:pt idx="740">
                  <c:v>-9.8884070000000062</c:v>
                </c:pt>
                <c:pt idx="741">
                  <c:v>-9.9023600000000069</c:v>
                </c:pt>
                <c:pt idx="742">
                  <c:v>-9.9163260000000069</c:v>
                </c:pt>
                <c:pt idx="743">
                  <c:v>-9.9292300000000075</c:v>
                </c:pt>
                <c:pt idx="744">
                  <c:v>-9.9421240000000068</c:v>
                </c:pt>
                <c:pt idx="745">
                  <c:v>-9.9550180000000061</c:v>
                </c:pt>
                <c:pt idx="746">
                  <c:v>-9.9689940000000057</c:v>
                </c:pt>
                <c:pt idx="747">
                  <c:v>-9.9818940000000058</c:v>
                </c:pt>
                <c:pt idx="748">
                  <c:v>-9.9958670000000058</c:v>
                </c:pt>
                <c:pt idx="749">
                  <c:v>-10.008761000000005</c:v>
                </c:pt>
                <c:pt idx="750">
                  <c:v>-10.022731000000006</c:v>
                </c:pt>
                <c:pt idx="751">
                  <c:v>-10.036697000000006</c:v>
                </c:pt>
                <c:pt idx="752">
                  <c:v>-10.050670000000006</c:v>
                </c:pt>
                <c:pt idx="753">
                  <c:v>-10.064640000000006</c:v>
                </c:pt>
                <c:pt idx="754">
                  <c:v>-10.078600000000007</c:v>
                </c:pt>
                <c:pt idx="755">
                  <c:v>-10.092573000000007</c:v>
                </c:pt>
                <c:pt idx="756">
                  <c:v>-10.106542000000006</c:v>
                </c:pt>
                <c:pt idx="757">
                  <c:v>-10.120515000000006</c:v>
                </c:pt>
                <c:pt idx="758">
                  <c:v>-10.134488000000006</c:v>
                </c:pt>
                <c:pt idx="759">
                  <c:v>-10.148461000000006</c:v>
                </c:pt>
                <c:pt idx="760">
                  <c:v>-10.162427000000006</c:v>
                </c:pt>
                <c:pt idx="761">
                  <c:v>-10.176390000000007</c:v>
                </c:pt>
                <c:pt idx="762">
                  <c:v>-10.190366000000006</c:v>
                </c:pt>
                <c:pt idx="763">
                  <c:v>-10.204339000000006</c:v>
                </c:pt>
                <c:pt idx="764">
                  <c:v>-10.217246000000006</c:v>
                </c:pt>
                <c:pt idx="765">
                  <c:v>-10.231209000000007</c:v>
                </c:pt>
                <c:pt idx="766">
                  <c:v>-10.244103000000006</c:v>
                </c:pt>
                <c:pt idx="767">
                  <c:v>-10.256997000000005</c:v>
                </c:pt>
                <c:pt idx="768">
                  <c:v>-10.269901000000006</c:v>
                </c:pt>
                <c:pt idx="769">
                  <c:v>-10.282805000000007</c:v>
                </c:pt>
                <c:pt idx="770">
                  <c:v>-10.296778000000007</c:v>
                </c:pt>
                <c:pt idx="771">
                  <c:v>-10.310744000000007</c:v>
                </c:pt>
                <c:pt idx="772">
                  <c:v>-10.324714000000007</c:v>
                </c:pt>
                <c:pt idx="773">
                  <c:v>-10.338683000000007</c:v>
                </c:pt>
                <c:pt idx="774">
                  <c:v>-10.351577000000006</c:v>
                </c:pt>
                <c:pt idx="775">
                  <c:v>-10.365547000000007</c:v>
                </c:pt>
                <c:pt idx="776">
                  <c:v>-10.379520000000007</c:v>
                </c:pt>
                <c:pt idx="777">
                  <c:v>-10.392417000000007</c:v>
                </c:pt>
                <c:pt idx="778">
                  <c:v>-10.405314000000008</c:v>
                </c:pt>
                <c:pt idx="779">
                  <c:v>-10.419277000000008</c:v>
                </c:pt>
                <c:pt idx="780">
                  <c:v>-10.433247000000009</c:v>
                </c:pt>
                <c:pt idx="781">
                  <c:v>-10.445083000000009</c:v>
                </c:pt>
                <c:pt idx="782">
                  <c:v>-10.457990000000009</c:v>
                </c:pt>
                <c:pt idx="783">
                  <c:v>-10.471956000000009</c:v>
                </c:pt>
                <c:pt idx="784">
                  <c:v>-10.48377800000001</c:v>
                </c:pt>
                <c:pt idx="785">
                  <c:v>-10.49774800000001</c:v>
                </c:pt>
                <c:pt idx="786">
                  <c:v>-10.510652000000011</c:v>
                </c:pt>
                <c:pt idx="787">
                  <c:v>-10.524625000000011</c:v>
                </c:pt>
                <c:pt idx="788">
                  <c:v>-10.538591000000011</c:v>
                </c:pt>
                <c:pt idx="789">
                  <c:v>-10.552561000000011</c:v>
                </c:pt>
                <c:pt idx="790">
                  <c:v>-10.566537000000011</c:v>
                </c:pt>
                <c:pt idx="791">
                  <c:v>-10.579441000000012</c:v>
                </c:pt>
                <c:pt idx="792">
                  <c:v>-10.592335000000011</c:v>
                </c:pt>
                <c:pt idx="793">
                  <c:v>-10.606298000000011</c:v>
                </c:pt>
                <c:pt idx="794">
                  <c:v>-10.620268000000012</c:v>
                </c:pt>
                <c:pt idx="795">
                  <c:v>-10.634235000000011</c:v>
                </c:pt>
                <c:pt idx="796">
                  <c:v>-10.647126000000011</c:v>
                </c:pt>
                <c:pt idx="797">
                  <c:v>-10.661092000000011</c:v>
                </c:pt>
                <c:pt idx="798">
                  <c:v>-10.673996000000011</c:v>
                </c:pt>
                <c:pt idx="799">
                  <c:v>-10.687962000000011</c:v>
                </c:pt>
                <c:pt idx="800">
                  <c:v>-10.700863000000011</c:v>
                </c:pt>
                <c:pt idx="801">
                  <c:v>-10.71376400000001</c:v>
                </c:pt>
                <c:pt idx="802">
                  <c:v>-10.72773700000001</c:v>
                </c:pt>
                <c:pt idx="803">
                  <c:v>-10.74171000000001</c:v>
                </c:pt>
                <c:pt idx="804">
                  <c:v>-10.75567300000001</c:v>
                </c:pt>
                <c:pt idx="805">
                  <c:v>-10.76857400000001</c:v>
                </c:pt>
                <c:pt idx="806">
                  <c:v>-10.781468000000009</c:v>
                </c:pt>
                <c:pt idx="807">
                  <c:v>-10.79542600000001</c:v>
                </c:pt>
                <c:pt idx="808">
                  <c:v>-10.80832300000001</c:v>
                </c:pt>
                <c:pt idx="809">
                  <c:v>-10.82229600000001</c:v>
                </c:pt>
                <c:pt idx="810">
                  <c:v>-10.83626900000001</c:v>
                </c:pt>
                <c:pt idx="811">
                  <c:v>-10.85023800000001</c:v>
                </c:pt>
                <c:pt idx="812">
                  <c:v>-10.86526900000001</c:v>
                </c:pt>
                <c:pt idx="813">
                  <c:v>-10.87817000000001</c:v>
                </c:pt>
                <c:pt idx="814">
                  <c:v>-10.89001600000001</c:v>
                </c:pt>
                <c:pt idx="815">
                  <c:v>-10.902920000000011</c:v>
                </c:pt>
                <c:pt idx="816">
                  <c:v>-10.915824000000011</c:v>
                </c:pt>
                <c:pt idx="817">
                  <c:v>-10.928731000000012</c:v>
                </c:pt>
                <c:pt idx="818">
                  <c:v>-10.942711000000012</c:v>
                </c:pt>
                <c:pt idx="819">
                  <c:v>-10.956680000000011</c:v>
                </c:pt>
                <c:pt idx="820">
                  <c:v>-10.970638000000012</c:v>
                </c:pt>
                <c:pt idx="821">
                  <c:v>-10.984604000000012</c:v>
                </c:pt>
                <c:pt idx="822">
                  <c:v>-10.997505000000011</c:v>
                </c:pt>
                <c:pt idx="823">
                  <c:v>-11.011481000000011</c:v>
                </c:pt>
                <c:pt idx="824">
                  <c:v>-11.025451000000011</c:v>
                </c:pt>
                <c:pt idx="825">
                  <c:v>-11.039431000000011</c:v>
                </c:pt>
                <c:pt idx="826">
                  <c:v>-11.054465000000011</c:v>
                </c:pt>
                <c:pt idx="827">
                  <c:v>-11.068435000000012</c:v>
                </c:pt>
                <c:pt idx="828">
                  <c:v>-11.082408000000012</c:v>
                </c:pt>
                <c:pt idx="829">
                  <c:v>-11.096381000000012</c:v>
                </c:pt>
                <c:pt idx="830">
                  <c:v>-11.109275000000011</c:v>
                </c:pt>
                <c:pt idx="831">
                  <c:v>-11.122182000000011</c:v>
                </c:pt>
                <c:pt idx="832">
                  <c:v>-11.13507600000001</c:v>
                </c:pt>
                <c:pt idx="833">
                  <c:v>-11.147980000000011</c:v>
                </c:pt>
                <c:pt idx="834">
                  <c:v>-11.161953000000011</c:v>
                </c:pt>
                <c:pt idx="835">
                  <c:v>-11.175916000000012</c:v>
                </c:pt>
                <c:pt idx="836">
                  <c:v>-11.188817000000011</c:v>
                </c:pt>
                <c:pt idx="837">
                  <c:v>-11.202787000000011</c:v>
                </c:pt>
                <c:pt idx="838">
                  <c:v>-11.215691000000012</c:v>
                </c:pt>
                <c:pt idx="839">
                  <c:v>-11.228588000000013</c:v>
                </c:pt>
                <c:pt idx="840">
                  <c:v>-11.241488000000013</c:v>
                </c:pt>
                <c:pt idx="841">
                  <c:v>-11.254392000000013</c:v>
                </c:pt>
                <c:pt idx="842">
                  <c:v>-11.267296000000014</c:v>
                </c:pt>
                <c:pt idx="843">
                  <c:v>-11.280193000000015</c:v>
                </c:pt>
                <c:pt idx="844">
                  <c:v>-11.293090000000015</c:v>
                </c:pt>
                <c:pt idx="845">
                  <c:v>-11.307056000000015</c:v>
                </c:pt>
                <c:pt idx="846">
                  <c:v>-11.321029000000015</c:v>
                </c:pt>
                <c:pt idx="847">
                  <c:v>-11.333926000000016</c:v>
                </c:pt>
                <c:pt idx="848">
                  <c:v>-11.347906000000016</c:v>
                </c:pt>
                <c:pt idx="849">
                  <c:v>-11.361879000000016</c:v>
                </c:pt>
                <c:pt idx="850">
                  <c:v>-11.374773000000015</c:v>
                </c:pt>
                <c:pt idx="851">
                  <c:v>-11.387670000000016</c:v>
                </c:pt>
                <c:pt idx="852">
                  <c:v>-11.400570000000016</c:v>
                </c:pt>
                <c:pt idx="853">
                  <c:v>-11.413474000000017</c:v>
                </c:pt>
                <c:pt idx="854">
                  <c:v>-11.427440000000017</c:v>
                </c:pt>
                <c:pt idx="855">
                  <c:v>-11.441406000000017</c:v>
                </c:pt>
                <c:pt idx="856">
                  <c:v>-11.455372000000017</c:v>
                </c:pt>
                <c:pt idx="857">
                  <c:v>-11.468276000000017</c:v>
                </c:pt>
                <c:pt idx="858">
                  <c:v>-11.481173000000018</c:v>
                </c:pt>
                <c:pt idx="859">
                  <c:v>-11.495143000000018</c:v>
                </c:pt>
                <c:pt idx="860">
                  <c:v>-11.509110000000017</c:v>
                </c:pt>
                <c:pt idx="861">
                  <c:v>-11.523080000000018</c:v>
                </c:pt>
                <c:pt idx="862">
                  <c:v>-11.535992000000018</c:v>
                </c:pt>
                <c:pt idx="863">
                  <c:v>-11.548889000000019</c:v>
                </c:pt>
                <c:pt idx="864">
                  <c:v>-11.561789000000019</c:v>
                </c:pt>
                <c:pt idx="865">
                  <c:v>-11.573618000000019</c:v>
                </c:pt>
                <c:pt idx="866">
                  <c:v>-11.586519000000019</c:v>
                </c:pt>
                <c:pt idx="867">
                  <c:v>-11.600485000000019</c:v>
                </c:pt>
                <c:pt idx="868">
                  <c:v>-11.614455000000019</c:v>
                </c:pt>
                <c:pt idx="869">
                  <c:v>-11.62734500000002</c:v>
                </c:pt>
                <c:pt idx="870">
                  <c:v>-11.640246000000019</c:v>
                </c:pt>
                <c:pt idx="871">
                  <c:v>-11.653140000000018</c:v>
                </c:pt>
                <c:pt idx="872">
                  <c:v>-11.666037000000019</c:v>
                </c:pt>
                <c:pt idx="873">
                  <c:v>-11.678934000000019</c:v>
                </c:pt>
                <c:pt idx="874">
                  <c:v>-11.691828000000019</c:v>
                </c:pt>
                <c:pt idx="875">
                  <c:v>-11.704729000000018</c:v>
                </c:pt>
                <c:pt idx="876">
                  <c:v>-11.718702000000018</c:v>
                </c:pt>
                <c:pt idx="877">
                  <c:v>-11.732665000000019</c:v>
                </c:pt>
                <c:pt idx="878">
                  <c:v>-11.745562000000019</c:v>
                </c:pt>
                <c:pt idx="879">
                  <c:v>-11.75953200000002</c:v>
                </c:pt>
                <c:pt idx="880">
                  <c:v>-11.77244400000002</c:v>
                </c:pt>
                <c:pt idx="881">
                  <c:v>-11.78534800000002</c:v>
                </c:pt>
                <c:pt idx="882">
                  <c:v>-11.79932100000002</c:v>
                </c:pt>
                <c:pt idx="883">
                  <c:v>-11.81328700000002</c:v>
                </c:pt>
                <c:pt idx="884">
                  <c:v>-11.826191000000021</c:v>
                </c:pt>
                <c:pt idx="885">
                  <c:v>-11.839088000000022</c:v>
                </c:pt>
                <c:pt idx="886">
                  <c:v>-11.851992000000022</c:v>
                </c:pt>
                <c:pt idx="887">
                  <c:v>-11.863825000000022</c:v>
                </c:pt>
                <c:pt idx="888">
                  <c:v>-11.877788000000022</c:v>
                </c:pt>
                <c:pt idx="889">
                  <c:v>-11.891751000000022</c:v>
                </c:pt>
                <c:pt idx="890">
                  <c:v>-11.905721000000023</c:v>
                </c:pt>
                <c:pt idx="891">
                  <c:v>-11.919687000000023</c:v>
                </c:pt>
                <c:pt idx="892">
                  <c:v>-11.933653000000023</c:v>
                </c:pt>
                <c:pt idx="893">
                  <c:v>-11.947626000000023</c:v>
                </c:pt>
                <c:pt idx="894">
                  <c:v>-11.961589000000023</c:v>
                </c:pt>
                <c:pt idx="895">
                  <c:v>-11.974486000000024</c:v>
                </c:pt>
                <c:pt idx="896">
                  <c:v>-11.988452000000024</c:v>
                </c:pt>
                <c:pt idx="897">
                  <c:v>-12.001353000000023</c:v>
                </c:pt>
                <c:pt idx="898">
                  <c:v>-12.015326000000023</c:v>
                </c:pt>
                <c:pt idx="899">
                  <c:v>-12.029302000000023</c:v>
                </c:pt>
                <c:pt idx="900">
                  <c:v>-12.042206000000023</c:v>
                </c:pt>
                <c:pt idx="901">
                  <c:v>-12.055103000000024</c:v>
                </c:pt>
                <c:pt idx="902">
                  <c:v>-12.068007000000025</c:v>
                </c:pt>
                <c:pt idx="903">
                  <c:v>-12.080911000000025</c:v>
                </c:pt>
                <c:pt idx="904">
                  <c:v>-12.094866000000025</c:v>
                </c:pt>
                <c:pt idx="905">
                  <c:v>-12.107763000000025</c:v>
                </c:pt>
                <c:pt idx="906">
                  <c:v>-12.120663000000025</c:v>
                </c:pt>
                <c:pt idx="907">
                  <c:v>-12.133560000000026</c:v>
                </c:pt>
                <c:pt idx="908">
                  <c:v>-12.146461000000025</c:v>
                </c:pt>
                <c:pt idx="909">
                  <c:v>-12.160434000000025</c:v>
                </c:pt>
                <c:pt idx="910">
                  <c:v>-12.173331000000026</c:v>
                </c:pt>
                <c:pt idx="911">
                  <c:v>-12.186225000000025</c:v>
                </c:pt>
                <c:pt idx="912">
                  <c:v>-12.200195000000026</c:v>
                </c:pt>
                <c:pt idx="913">
                  <c:v>-12.213101000000025</c:v>
                </c:pt>
                <c:pt idx="914">
                  <c:v>-12.225998000000025</c:v>
                </c:pt>
                <c:pt idx="915">
                  <c:v>-12.238902000000026</c:v>
                </c:pt>
                <c:pt idx="916">
                  <c:v>-12.251796000000025</c:v>
                </c:pt>
                <c:pt idx="917">
                  <c:v>-12.265769000000025</c:v>
                </c:pt>
                <c:pt idx="918">
                  <c:v>-12.278666000000026</c:v>
                </c:pt>
                <c:pt idx="919">
                  <c:v>-12.292636000000027</c:v>
                </c:pt>
                <c:pt idx="920">
                  <c:v>-12.305534000000026</c:v>
                </c:pt>
                <c:pt idx="921">
                  <c:v>-12.318438000000027</c:v>
                </c:pt>
                <c:pt idx="922">
                  <c:v>-12.332411000000027</c:v>
                </c:pt>
                <c:pt idx="923">
                  <c:v>-12.346380000000027</c:v>
                </c:pt>
                <c:pt idx="924">
                  <c:v>-12.359277000000027</c:v>
                </c:pt>
                <c:pt idx="925">
                  <c:v>-12.373246000000027</c:v>
                </c:pt>
                <c:pt idx="926">
                  <c:v>-12.387212000000027</c:v>
                </c:pt>
                <c:pt idx="927">
                  <c:v>-12.400116000000027</c:v>
                </c:pt>
                <c:pt idx="928">
                  <c:v>-12.414079000000028</c:v>
                </c:pt>
                <c:pt idx="929">
                  <c:v>-12.426976000000028</c:v>
                </c:pt>
                <c:pt idx="930">
                  <c:v>-12.439877000000028</c:v>
                </c:pt>
                <c:pt idx="931">
                  <c:v>-12.452771000000027</c:v>
                </c:pt>
                <c:pt idx="932">
                  <c:v>-12.466748000000027</c:v>
                </c:pt>
                <c:pt idx="933">
                  <c:v>-12.480706000000028</c:v>
                </c:pt>
                <c:pt idx="934">
                  <c:v>-12.493610000000029</c:v>
                </c:pt>
                <c:pt idx="935">
                  <c:v>-12.507583000000029</c:v>
                </c:pt>
                <c:pt idx="936">
                  <c:v>-12.521552000000028</c:v>
                </c:pt>
                <c:pt idx="937">
                  <c:v>-12.535518000000028</c:v>
                </c:pt>
                <c:pt idx="938">
                  <c:v>-12.548425000000028</c:v>
                </c:pt>
                <c:pt idx="939">
                  <c:v>-12.561325000000028</c:v>
                </c:pt>
                <c:pt idx="940">
                  <c:v>-12.575298000000029</c:v>
                </c:pt>
                <c:pt idx="941">
                  <c:v>-12.588195000000029</c:v>
                </c:pt>
                <c:pt idx="942">
                  <c:v>-12.602161000000029</c:v>
                </c:pt>
                <c:pt idx="943">
                  <c:v>-12.616134000000029</c:v>
                </c:pt>
                <c:pt idx="944">
                  <c:v>-12.630100000000029</c:v>
                </c:pt>
                <c:pt idx="945">
                  <c:v>-12.644066000000029</c:v>
                </c:pt>
                <c:pt idx="946">
                  <c:v>-12.656960000000028</c:v>
                </c:pt>
                <c:pt idx="947">
                  <c:v>-12.669854000000027</c:v>
                </c:pt>
                <c:pt idx="948">
                  <c:v>-12.683824000000028</c:v>
                </c:pt>
                <c:pt idx="949">
                  <c:v>-12.697787000000028</c:v>
                </c:pt>
                <c:pt idx="950">
                  <c:v>-12.711756000000028</c:v>
                </c:pt>
                <c:pt idx="951">
                  <c:v>-12.725726000000028</c:v>
                </c:pt>
                <c:pt idx="952">
                  <c:v>-12.738623000000029</c:v>
                </c:pt>
                <c:pt idx="953">
                  <c:v>-12.75152700000003</c:v>
                </c:pt>
                <c:pt idx="954">
                  <c:v>-12.76550000000003</c:v>
                </c:pt>
                <c:pt idx="955">
                  <c:v>-12.77839700000003</c:v>
                </c:pt>
                <c:pt idx="956">
                  <c:v>-12.791291000000029</c:v>
                </c:pt>
                <c:pt idx="957">
                  <c:v>-12.80526400000003</c:v>
                </c:pt>
                <c:pt idx="958">
                  <c:v>-12.819230000000029</c:v>
                </c:pt>
                <c:pt idx="959">
                  <c:v>-12.833196000000029</c:v>
                </c:pt>
                <c:pt idx="960">
                  <c:v>-12.84716600000003</c:v>
                </c:pt>
                <c:pt idx="961">
                  <c:v>-12.86112900000003</c:v>
                </c:pt>
                <c:pt idx="962">
                  <c:v>-12.874026000000031</c:v>
                </c:pt>
                <c:pt idx="963">
                  <c:v>-12.886917000000031</c:v>
                </c:pt>
                <c:pt idx="964">
                  <c:v>-12.900880000000031</c:v>
                </c:pt>
                <c:pt idx="965">
                  <c:v>-12.914846000000031</c:v>
                </c:pt>
                <c:pt idx="966">
                  <c:v>-12.927743000000032</c:v>
                </c:pt>
                <c:pt idx="967">
                  <c:v>-12.941709000000031</c:v>
                </c:pt>
                <c:pt idx="968">
                  <c:v>-12.954613000000032</c:v>
                </c:pt>
                <c:pt idx="969">
                  <c:v>-12.967525000000032</c:v>
                </c:pt>
                <c:pt idx="970">
                  <c:v>-12.981498000000032</c:v>
                </c:pt>
                <c:pt idx="971">
                  <c:v>-12.996542000000032</c:v>
                </c:pt>
                <c:pt idx="972">
                  <c:v>-13.010515000000032</c:v>
                </c:pt>
                <c:pt idx="973">
                  <c:v>-13.024478000000032</c:v>
                </c:pt>
                <c:pt idx="974">
                  <c:v>-13.037368000000033</c:v>
                </c:pt>
                <c:pt idx="975">
                  <c:v>-13.050265000000033</c:v>
                </c:pt>
                <c:pt idx="976">
                  <c:v>-13.063169000000034</c:v>
                </c:pt>
                <c:pt idx="977">
                  <c:v>-13.075001000000034</c:v>
                </c:pt>
                <c:pt idx="978">
                  <c:v>-13.087913000000034</c:v>
                </c:pt>
                <c:pt idx="979">
                  <c:v>-13.100810000000035</c:v>
                </c:pt>
                <c:pt idx="980">
                  <c:v>-13.112639000000035</c:v>
                </c:pt>
                <c:pt idx="981">
                  <c:v>-13.126609000000036</c:v>
                </c:pt>
                <c:pt idx="982">
                  <c:v>-13.139506000000036</c:v>
                </c:pt>
                <c:pt idx="983">
                  <c:v>-13.152407000000036</c:v>
                </c:pt>
                <c:pt idx="984">
                  <c:v>-13.166373000000036</c:v>
                </c:pt>
                <c:pt idx="985">
                  <c:v>-13.179273000000036</c:v>
                </c:pt>
                <c:pt idx="986">
                  <c:v>-13.192160000000035</c:v>
                </c:pt>
                <c:pt idx="987">
                  <c:v>-13.206123000000035</c:v>
                </c:pt>
                <c:pt idx="988">
                  <c:v>-13.219020000000036</c:v>
                </c:pt>
                <c:pt idx="989">
                  <c:v>-13.231924000000037</c:v>
                </c:pt>
                <c:pt idx="990">
                  <c:v>-13.244824000000037</c:v>
                </c:pt>
                <c:pt idx="991">
                  <c:v>-13.257721000000037</c:v>
                </c:pt>
                <c:pt idx="992">
                  <c:v>-13.271697000000037</c:v>
                </c:pt>
                <c:pt idx="993">
                  <c:v>-13.284601000000038</c:v>
                </c:pt>
                <c:pt idx="994">
                  <c:v>-13.298570000000037</c:v>
                </c:pt>
                <c:pt idx="995">
                  <c:v>-13.312543000000037</c:v>
                </c:pt>
                <c:pt idx="996">
                  <c:v>-13.326516000000037</c:v>
                </c:pt>
                <c:pt idx="997">
                  <c:v>-13.340489000000037</c:v>
                </c:pt>
                <c:pt idx="998">
                  <c:v>-13.353386000000038</c:v>
                </c:pt>
                <c:pt idx="999">
                  <c:v>-13.366290000000038</c:v>
                </c:pt>
                <c:pt idx="1000">
                  <c:v>-13.379194000000039</c:v>
                </c:pt>
                <c:pt idx="1001">
                  <c:v>-13.39209100000004</c:v>
                </c:pt>
                <c:pt idx="1002">
                  <c:v>-13.40499500000004</c:v>
                </c:pt>
                <c:pt idx="1003">
                  <c:v>-13.417895000000041</c:v>
                </c:pt>
                <c:pt idx="1004">
                  <c:v>-13.430792000000041</c:v>
                </c:pt>
                <c:pt idx="1005">
                  <c:v>-13.444761000000041</c:v>
                </c:pt>
                <c:pt idx="1006">
                  <c:v>-13.458734000000041</c:v>
                </c:pt>
                <c:pt idx="1007">
                  <c:v>-13.47163500000004</c:v>
                </c:pt>
                <c:pt idx="1008">
                  <c:v>-13.484536000000039</c:v>
                </c:pt>
                <c:pt idx="1009">
                  <c:v>-13.497437000000039</c:v>
                </c:pt>
                <c:pt idx="1010">
                  <c:v>-13.511410000000039</c:v>
                </c:pt>
                <c:pt idx="1011">
                  <c:v>-13.525376000000039</c:v>
                </c:pt>
                <c:pt idx="1012">
                  <c:v>-13.539342000000039</c:v>
                </c:pt>
                <c:pt idx="1013">
                  <c:v>-13.553251000000039</c:v>
                </c:pt>
                <c:pt idx="1014">
                  <c:v>-13.567050000000039</c:v>
                </c:pt>
                <c:pt idx="1015">
                  <c:v>-13.580997000000039</c:v>
                </c:pt>
                <c:pt idx="1016">
                  <c:v>-13.59397200000004</c:v>
                </c:pt>
                <c:pt idx="1017">
                  <c:v>-13.608017000000039</c:v>
                </c:pt>
                <c:pt idx="1018">
                  <c:v>-13.619902000000039</c:v>
                </c:pt>
                <c:pt idx="1019">
                  <c:v>-13.632838000000039</c:v>
                </c:pt>
                <c:pt idx="1020">
                  <c:v>-13.645750000000039</c:v>
                </c:pt>
                <c:pt idx="1021">
                  <c:v>-13.659727000000039</c:v>
                </c:pt>
                <c:pt idx="1022">
                  <c:v>-13.67263100000004</c:v>
                </c:pt>
                <c:pt idx="1023">
                  <c:v>-13.686607000000039</c:v>
                </c:pt>
                <c:pt idx="1024">
                  <c:v>-13.69951100000004</c:v>
                </c:pt>
                <c:pt idx="1025">
                  <c:v>-13.713481000000041</c:v>
                </c:pt>
                <c:pt idx="1026">
                  <c:v>-13.72638200000004</c:v>
                </c:pt>
                <c:pt idx="1027">
                  <c:v>-13.739283000000039</c:v>
                </c:pt>
                <c:pt idx="1028">
                  <c:v>-13.75218700000004</c:v>
                </c:pt>
                <c:pt idx="1029">
                  <c:v>-13.766150000000041</c:v>
                </c:pt>
                <c:pt idx="1030">
                  <c:v>-13.779047000000041</c:v>
                </c:pt>
                <c:pt idx="1031">
                  <c:v>-13.791947000000041</c:v>
                </c:pt>
                <c:pt idx="1032">
                  <c:v>-13.804848000000041</c:v>
                </c:pt>
                <c:pt idx="1033">
                  <c:v>-13.817752000000041</c:v>
                </c:pt>
                <c:pt idx="1034">
                  <c:v>-13.830649000000042</c:v>
                </c:pt>
                <c:pt idx="1035">
                  <c:v>-13.843556000000042</c:v>
                </c:pt>
                <c:pt idx="1036">
                  <c:v>-13.857526000000043</c:v>
                </c:pt>
                <c:pt idx="1037">
                  <c:v>-13.870427000000042</c:v>
                </c:pt>
                <c:pt idx="1038">
                  <c:v>-13.884396000000041</c:v>
                </c:pt>
                <c:pt idx="1039">
                  <c:v>-13.897293000000042</c:v>
                </c:pt>
                <c:pt idx="1040">
                  <c:v>-13.911248000000041</c:v>
                </c:pt>
                <c:pt idx="1041">
                  <c:v>-13.925218000000042</c:v>
                </c:pt>
                <c:pt idx="1042">
                  <c:v>-13.940262000000041</c:v>
                </c:pt>
                <c:pt idx="1043">
                  <c:v>-13.953163000000041</c:v>
                </c:pt>
                <c:pt idx="1044">
                  <c:v>-13.967133000000041</c:v>
                </c:pt>
                <c:pt idx="1045">
                  <c:v>-13.980040000000042</c:v>
                </c:pt>
                <c:pt idx="1046">
                  <c:v>-13.992944000000042</c:v>
                </c:pt>
                <c:pt idx="1047">
                  <c:v>-14.005845000000042</c:v>
                </c:pt>
                <c:pt idx="1048">
                  <c:v>-14.018746000000041</c:v>
                </c:pt>
                <c:pt idx="1049">
                  <c:v>-14.03164000000004</c:v>
                </c:pt>
                <c:pt idx="1050">
                  <c:v>-14.044544000000041</c:v>
                </c:pt>
                <c:pt idx="1051">
                  <c:v>-14.058510000000041</c:v>
                </c:pt>
                <c:pt idx="1052">
                  <c:v>-14.071424000000041</c:v>
                </c:pt>
                <c:pt idx="1053">
                  <c:v>-14.085397000000041</c:v>
                </c:pt>
                <c:pt idx="1054">
                  <c:v>-14.099367000000042</c:v>
                </c:pt>
                <c:pt idx="1055">
                  <c:v>-14.113327000000043</c:v>
                </c:pt>
                <c:pt idx="1056">
                  <c:v>-14.126227000000043</c:v>
                </c:pt>
                <c:pt idx="1057">
                  <c:v>-14.140197000000043</c:v>
                </c:pt>
                <c:pt idx="1058">
                  <c:v>-14.153098000000043</c:v>
                </c:pt>
                <c:pt idx="1059">
                  <c:v>-14.167074000000042</c:v>
                </c:pt>
                <c:pt idx="1060">
                  <c:v>-14.179975000000042</c:v>
                </c:pt>
                <c:pt idx="1061">
                  <c:v>-14.193945000000042</c:v>
                </c:pt>
                <c:pt idx="1062">
                  <c:v>-14.207911000000042</c:v>
                </c:pt>
                <c:pt idx="1063">
                  <c:v>-14.220812000000041</c:v>
                </c:pt>
                <c:pt idx="1064">
                  <c:v>-14.233716000000042</c:v>
                </c:pt>
                <c:pt idx="1065">
                  <c:v>-14.246620000000043</c:v>
                </c:pt>
                <c:pt idx="1066">
                  <c:v>-14.260589000000042</c:v>
                </c:pt>
                <c:pt idx="1067">
                  <c:v>-14.273486000000043</c:v>
                </c:pt>
                <c:pt idx="1068">
                  <c:v>-14.287459000000043</c:v>
                </c:pt>
                <c:pt idx="1069">
                  <c:v>-14.300363000000043</c:v>
                </c:pt>
                <c:pt idx="1070">
                  <c:v>-14.313260000000044</c:v>
                </c:pt>
                <c:pt idx="1071">
                  <c:v>-14.327233000000044</c:v>
                </c:pt>
                <c:pt idx="1072">
                  <c:v>-14.340137000000045</c:v>
                </c:pt>
                <c:pt idx="1073">
                  <c:v>-14.354092000000044</c:v>
                </c:pt>
                <c:pt idx="1074">
                  <c:v>-14.368055000000044</c:v>
                </c:pt>
                <c:pt idx="1075">
                  <c:v>-14.382018000000045</c:v>
                </c:pt>
                <c:pt idx="1076">
                  <c:v>-14.395988000000045</c:v>
                </c:pt>
                <c:pt idx="1077">
                  <c:v>-14.409951000000046</c:v>
                </c:pt>
                <c:pt idx="1078">
                  <c:v>-14.423914000000046</c:v>
                </c:pt>
                <c:pt idx="1079">
                  <c:v>-14.437880000000046</c:v>
                </c:pt>
                <c:pt idx="1080">
                  <c:v>-14.451860000000046</c:v>
                </c:pt>
                <c:pt idx="1081">
                  <c:v>-14.465840000000046</c:v>
                </c:pt>
                <c:pt idx="1082">
                  <c:v>-14.479813000000046</c:v>
                </c:pt>
                <c:pt idx="1083">
                  <c:v>-14.493786000000046</c:v>
                </c:pt>
                <c:pt idx="1084">
                  <c:v>-14.507749000000047</c:v>
                </c:pt>
                <c:pt idx="1085">
                  <c:v>-14.521712000000047</c:v>
                </c:pt>
                <c:pt idx="1086">
                  <c:v>-14.534606000000046</c:v>
                </c:pt>
                <c:pt idx="1087">
                  <c:v>-14.548575000000046</c:v>
                </c:pt>
                <c:pt idx="1088">
                  <c:v>-14.562541000000046</c:v>
                </c:pt>
                <c:pt idx="1089">
                  <c:v>-14.575435000000045</c:v>
                </c:pt>
                <c:pt idx="1090">
                  <c:v>-14.589408000000045</c:v>
                </c:pt>
                <c:pt idx="1091">
                  <c:v>-14.603371000000045</c:v>
                </c:pt>
                <c:pt idx="1092">
                  <c:v>-14.616258000000045</c:v>
                </c:pt>
                <c:pt idx="1093">
                  <c:v>-14.629162000000045</c:v>
                </c:pt>
                <c:pt idx="1094">
                  <c:v>-14.642071000000046</c:v>
                </c:pt>
                <c:pt idx="1095">
                  <c:v>-14.654975000000046</c:v>
                </c:pt>
                <c:pt idx="1096">
                  <c:v>-14.667887000000047</c:v>
                </c:pt>
                <c:pt idx="1097">
                  <c:v>-14.681850000000047</c:v>
                </c:pt>
                <c:pt idx="1098">
                  <c:v>-14.694751000000046</c:v>
                </c:pt>
                <c:pt idx="1099">
                  <c:v>-14.707655000000047</c:v>
                </c:pt>
                <c:pt idx="1100">
                  <c:v>-14.720556000000046</c:v>
                </c:pt>
                <c:pt idx="1101">
                  <c:v>-14.732389000000046</c:v>
                </c:pt>
                <c:pt idx="1102">
                  <c:v>-14.745298000000046</c:v>
                </c:pt>
                <c:pt idx="1103">
                  <c:v>-14.759271000000046</c:v>
                </c:pt>
                <c:pt idx="1104">
                  <c:v>-14.773244000000046</c:v>
                </c:pt>
                <c:pt idx="1105">
                  <c:v>-14.787207000000047</c:v>
                </c:pt>
                <c:pt idx="1106">
                  <c:v>-14.801180000000047</c:v>
                </c:pt>
                <c:pt idx="1107">
                  <c:v>-14.815160000000047</c:v>
                </c:pt>
                <c:pt idx="1108">
                  <c:v>-14.828054000000046</c:v>
                </c:pt>
                <c:pt idx="1109">
                  <c:v>-14.842024000000047</c:v>
                </c:pt>
                <c:pt idx="1110">
                  <c:v>-14.855994000000047</c:v>
                </c:pt>
                <c:pt idx="1111">
                  <c:v>-14.868895000000046</c:v>
                </c:pt>
                <c:pt idx="1112">
                  <c:v>-14.882864000000046</c:v>
                </c:pt>
                <c:pt idx="1113">
                  <c:v>-14.896830000000046</c:v>
                </c:pt>
                <c:pt idx="1114">
                  <c:v>-14.910803000000046</c:v>
                </c:pt>
                <c:pt idx="1115">
                  <c:v>-14.924776000000046</c:v>
                </c:pt>
                <c:pt idx="1116">
                  <c:v>-14.938746000000046</c:v>
                </c:pt>
                <c:pt idx="1117">
                  <c:v>-14.951650000000047</c:v>
                </c:pt>
                <c:pt idx="1118">
                  <c:v>-14.964557000000047</c:v>
                </c:pt>
                <c:pt idx="1119">
                  <c:v>-14.978537000000047</c:v>
                </c:pt>
                <c:pt idx="1120">
                  <c:v>-14.992510000000047</c:v>
                </c:pt>
                <c:pt idx="1121">
                  <c:v>-15.005407000000048</c:v>
                </c:pt>
                <c:pt idx="1122">
                  <c:v>-15.018304000000049</c:v>
                </c:pt>
                <c:pt idx="1123">
                  <c:v>-15.032267000000049</c:v>
                </c:pt>
                <c:pt idx="1124">
                  <c:v>-15.045161000000048</c:v>
                </c:pt>
                <c:pt idx="1125">
                  <c:v>-15.059127000000048</c:v>
                </c:pt>
                <c:pt idx="1126">
                  <c:v>-15.072028000000047</c:v>
                </c:pt>
                <c:pt idx="1127">
                  <c:v>-15.084963000000048</c:v>
                </c:pt>
                <c:pt idx="1128">
                  <c:v>-15.099067000000048</c:v>
                </c:pt>
                <c:pt idx="1129">
                  <c:v>-15.113008000000049</c:v>
                </c:pt>
                <c:pt idx="1130">
                  <c:v>-15.125840000000048</c:v>
                </c:pt>
                <c:pt idx="1131">
                  <c:v>-15.138689000000047</c:v>
                </c:pt>
                <c:pt idx="1132">
                  <c:v>-15.152644000000047</c:v>
                </c:pt>
              </c:numCache>
            </c:numRef>
          </c:val>
          <c:smooth val="0"/>
          <c:extLst>
            <c:ext xmlns:c16="http://schemas.microsoft.com/office/drawing/2014/chart" uri="{C3380CC4-5D6E-409C-BE32-E72D297353CC}">
              <c16:uniqueId val="{00000002-AFF4-4CC4-AFC9-BD32C8024584}"/>
            </c:ext>
          </c:extLst>
        </c:ser>
        <c:dLbls>
          <c:showLegendKey val="0"/>
          <c:showVal val="0"/>
          <c:showCatName val="0"/>
          <c:showSerName val="0"/>
          <c:showPercent val="0"/>
          <c:showBubbleSize val="0"/>
        </c:dLbls>
        <c:smooth val="0"/>
        <c:axId val="931686088"/>
        <c:axId val="931688056"/>
      </c:lineChart>
      <c:catAx>
        <c:axId val="9316860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8056"/>
        <c:crosses val="autoZero"/>
        <c:auto val="1"/>
        <c:lblAlgn val="ctr"/>
        <c:lblOffset val="100"/>
        <c:noMultiLvlLbl val="0"/>
      </c:catAx>
      <c:valAx>
        <c:axId val="931688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86088"/>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After</a:t>
            </a:r>
            <a:r>
              <a:rPr lang="en-IE" baseline="0"/>
              <a:t> Complementary Filter</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Gyro!$X$1</c:f>
              <c:strCache>
                <c:ptCount val="1"/>
                <c:pt idx="0">
                  <c:v>Gangle_X</c:v>
                </c:pt>
              </c:strCache>
            </c:strRef>
          </c:tx>
          <c:spPr>
            <a:ln w="28575" cap="rnd">
              <a:solidFill>
                <a:schemeClr val="accent1"/>
              </a:solidFill>
              <a:round/>
            </a:ln>
            <a:effectLst/>
          </c:spPr>
          <c:marker>
            <c:symbol val="none"/>
          </c:marker>
          <c:val>
            <c:numRef>
              <c:f>Gyro!$X$2:$X$1357</c:f>
              <c:numCache>
                <c:formatCode>General</c:formatCode>
                <c:ptCount val="1356"/>
                <c:pt idx="0">
                  <c:v>-1.5855000000000001E-2</c:v>
                </c:pt>
                <c:pt idx="1">
                  <c:v>-3.2952999999999996E-2</c:v>
                </c:pt>
                <c:pt idx="2">
                  <c:v>-4.8661920000000004E-2</c:v>
                </c:pt>
                <c:pt idx="3">
                  <c:v>-6.4044441600000002E-2</c:v>
                </c:pt>
                <c:pt idx="4">
                  <c:v>-7.9094512768000017E-2</c:v>
                </c:pt>
                <c:pt idx="5">
                  <c:v>-9.3848782512640019E-2</c:v>
                </c:pt>
                <c:pt idx="6">
                  <c:v>-0.10833390686238721</c:v>
                </c:pt>
                <c:pt idx="7">
                  <c:v>-0.12252564872513946</c:v>
                </c:pt>
                <c:pt idx="8">
                  <c:v>-0.13539513575063669</c:v>
                </c:pt>
                <c:pt idx="9">
                  <c:v>-0.14799275303562395</c:v>
                </c:pt>
                <c:pt idx="10">
                  <c:v>-0.16137939797491146</c:v>
                </c:pt>
                <c:pt idx="11">
                  <c:v>-0.17345519001541324</c:v>
                </c:pt>
                <c:pt idx="12">
                  <c:v>-0.18636414621510497</c:v>
                </c:pt>
                <c:pt idx="13">
                  <c:v>-0.19793412329080287</c:v>
                </c:pt>
                <c:pt idx="14">
                  <c:v>-0.20827116082498681</c:v>
                </c:pt>
                <c:pt idx="15">
                  <c:v>-0.21630539760848708</c:v>
                </c:pt>
                <c:pt idx="16">
                  <c:v>-0.2293351296563173</c:v>
                </c:pt>
                <c:pt idx="17">
                  <c:v>-0.24423272706319096</c:v>
                </c:pt>
                <c:pt idx="18">
                  <c:v>-0.25461159252192717</c:v>
                </c:pt>
                <c:pt idx="19">
                  <c:v>-0.26484334067148863</c:v>
                </c:pt>
                <c:pt idx="20">
                  <c:v>-0.2759034738580588</c:v>
                </c:pt>
                <c:pt idx="21">
                  <c:v>-0.28572402438089761</c:v>
                </c:pt>
                <c:pt idx="22">
                  <c:v>-0.29635524389327961</c:v>
                </c:pt>
                <c:pt idx="23">
                  <c:v>-0.30677165901541398</c:v>
                </c:pt>
                <c:pt idx="24">
                  <c:v>-0.31591234583510569</c:v>
                </c:pt>
                <c:pt idx="25">
                  <c:v>-0.32490587891840356</c:v>
                </c:pt>
                <c:pt idx="26">
                  <c:v>-0.33373220134003551</c:v>
                </c:pt>
                <c:pt idx="27">
                  <c:v>-0.34345177731323479</c:v>
                </c:pt>
                <c:pt idx="28">
                  <c:v>-0.35290706176697012</c:v>
                </c:pt>
                <c:pt idx="29">
                  <c:v>-0.36221050053163073</c:v>
                </c:pt>
                <c:pt idx="30">
                  <c:v>-0.37029363052099812</c:v>
                </c:pt>
                <c:pt idx="31">
                  <c:v>-0.3782205979105781</c:v>
                </c:pt>
                <c:pt idx="32">
                  <c:v>-0.38806914595236652</c:v>
                </c:pt>
                <c:pt idx="33">
                  <c:v>-0.39556158303331918</c:v>
                </c:pt>
                <c:pt idx="34">
                  <c:v>-0.40188605137265276</c:v>
                </c:pt>
                <c:pt idx="35">
                  <c:v>-0.40913645034519969</c:v>
                </c:pt>
                <c:pt idx="36">
                  <c:v>-0.41732284133829567</c:v>
                </c:pt>
                <c:pt idx="37">
                  <c:v>-0.4253498445115298</c:v>
                </c:pt>
                <c:pt idx="38">
                  <c:v>-0.43319128762129916</c:v>
                </c:pt>
                <c:pt idx="39">
                  <c:v>-0.43982778186887317</c:v>
                </c:pt>
                <c:pt idx="40">
                  <c:v>-0.44529876623149572</c:v>
                </c:pt>
                <c:pt idx="41">
                  <c:v>-0.45274085090686578</c:v>
                </c:pt>
                <c:pt idx="42">
                  <c:v>-0.45794363388872844</c:v>
                </c:pt>
                <c:pt idx="43">
                  <c:v>-0.46516728121095391</c:v>
                </c:pt>
                <c:pt idx="44">
                  <c:v>-0.47221411558673482</c:v>
                </c:pt>
                <c:pt idx="45">
                  <c:v>-0.47810111327500004</c:v>
                </c:pt>
                <c:pt idx="46">
                  <c:v>-0.48387649100950003</c:v>
                </c:pt>
                <c:pt idx="47">
                  <c:v>-0.48954310118930999</c:v>
                </c:pt>
                <c:pt idx="48">
                  <c:v>-0.49504185916552379</c:v>
                </c:pt>
                <c:pt idx="49">
                  <c:v>-0.5014905819822133</c:v>
                </c:pt>
                <c:pt idx="50">
                  <c:v>-0.50782409034256903</c:v>
                </c:pt>
                <c:pt idx="51">
                  <c:v>-0.51299630853571765</c:v>
                </c:pt>
                <c:pt idx="52">
                  <c:v>-0.51912532236500331</c:v>
                </c:pt>
                <c:pt idx="53">
                  <c:v>-0.52405067591770327</c:v>
                </c:pt>
                <c:pt idx="54">
                  <c:v>-0.52992412239934916</c:v>
                </c:pt>
                <c:pt idx="55">
                  <c:v>-0.53568385995136225</c:v>
                </c:pt>
                <c:pt idx="56">
                  <c:v>-0.54129382275233495</c:v>
                </c:pt>
                <c:pt idx="57">
                  <c:v>-0.54473426629728827</c:v>
                </c:pt>
                <c:pt idx="58">
                  <c:v>-0.54806042097134244</c:v>
                </c:pt>
                <c:pt idx="59">
                  <c:v>-0.55346863255191558</c:v>
                </c:pt>
                <c:pt idx="60">
                  <c:v>-0.55873297990087734</c:v>
                </c:pt>
                <c:pt idx="61">
                  <c:v>-0.56286294030285977</c:v>
                </c:pt>
                <c:pt idx="62">
                  <c:v>-0.56799122149680259</c:v>
                </c:pt>
                <c:pt idx="63">
                  <c:v>-0.57299011706686642</c:v>
                </c:pt>
                <c:pt idx="64">
                  <c:v>-0.57787285472552907</c:v>
                </c:pt>
                <c:pt idx="65">
                  <c:v>-0.58059803763101858</c:v>
                </c:pt>
                <c:pt idx="66">
                  <c:v>-0.58431187687839814</c:v>
                </c:pt>
                <c:pt idx="67">
                  <c:v>-0.58793051934083018</c:v>
                </c:pt>
                <c:pt idx="68">
                  <c:v>-0.59147880895401361</c:v>
                </c:pt>
                <c:pt idx="69">
                  <c:v>-0.59495777277493334</c:v>
                </c:pt>
                <c:pt idx="70">
                  <c:v>-0.59833697731943458</c:v>
                </c:pt>
                <c:pt idx="71">
                  <c:v>-0.60166507777304579</c:v>
                </c:pt>
                <c:pt idx="72">
                  <c:v>-0.60599019621758476</c:v>
                </c:pt>
                <c:pt idx="73">
                  <c:v>-0.6091902322932331</c:v>
                </c:pt>
                <c:pt idx="74">
                  <c:v>-0.61232598764736834</c:v>
                </c:pt>
                <c:pt idx="75">
                  <c:v>-0.61537536789442093</c:v>
                </c:pt>
                <c:pt idx="76">
                  <c:v>-0.61944430053653243</c:v>
                </c:pt>
                <c:pt idx="77">
                  <c:v>-0.62130189452580187</c:v>
                </c:pt>
                <c:pt idx="78">
                  <c:v>-0.62524955663528581</c:v>
                </c:pt>
                <c:pt idx="79">
                  <c:v>-0.62908874550258009</c:v>
                </c:pt>
                <c:pt idx="80">
                  <c:v>-0.63286081059252841</c:v>
                </c:pt>
                <c:pt idx="81">
                  <c:v>-0.63447753438067789</c:v>
                </c:pt>
                <c:pt idx="82">
                  <c:v>-0.63709076369306439</c:v>
                </c:pt>
                <c:pt idx="83">
                  <c:v>-0.64071598841920308</c:v>
                </c:pt>
                <c:pt idx="84">
                  <c:v>-0.64426282865081896</c:v>
                </c:pt>
                <c:pt idx="85">
                  <c:v>-0.64776355207780267</c:v>
                </c:pt>
                <c:pt idx="86">
                  <c:v>-0.65113924103624665</c:v>
                </c:pt>
                <c:pt idx="87">
                  <c:v>-0.65448133621552174</c:v>
                </c:pt>
                <c:pt idx="88">
                  <c:v>-0.65877870949121131</c:v>
                </c:pt>
                <c:pt idx="89">
                  <c:v>-0.66195035530138713</c:v>
                </c:pt>
                <c:pt idx="90">
                  <c:v>-0.66406860819535929</c:v>
                </c:pt>
                <c:pt idx="91">
                  <c:v>-0.66713467603145205</c:v>
                </c:pt>
                <c:pt idx="92">
                  <c:v>-0.67013058251082303</c:v>
                </c:pt>
                <c:pt idx="93">
                  <c:v>-0.67309035086060653</c:v>
                </c:pt>
                <c:pt idx="94">
                  <c:v>-0.67496002384339449</c:v>
                </c:pt>
                <c:pt idx="95">
                  <c:v>-0.67781560336652658</c:v>
                </c:pt>
                <c:pt idx="96">
                  <c:v>-0.68062237129919601</c:v>
                </c:pt>
                <c:pt idx="97">
                  <c:v>-0.68231772387321199</c:v>
                </c:pt>
                <c:pt idx="98">
                  <c:v>-0.68399380939574772</c:v>
                </c:pt>
                <c:pt idx="99">
                  <c:v>-0.68668823320783268</c:v>
                </c:pt>
                <c:pt idx="100">
                  <c:v>-0.68931960854367602</c:v>
                </c:pt>
                <c:pt idx="101">
                  <c:v>-0.69189927637280246</c:v>
                </c:pt>
                <c:pt idx="102">
                  <c:v>-0.69443133084534636</c:v>
                </c:pt>
                <c:pt idx="103">
                  <c:v>-0.69688058422843946</c:v>
                </c:pt>
                <c:pt idx="104">
                  <c:v>-0.69930881254387067</c:v>
                </c:pt>
                <c:pt idx="105">
                  <c:v>-0.69961581629299319</c:v>
                </c:pt>
                <c:pt idx="106">
                  <c:v>-0.70199849996713337</c:v>
                </c:pt>
                <c:pt idx="107">
                  <c:v>-0.70535676996779073</c:v>
                </c:pt>
                <c:pt idx="108">
                  <c:v>-0.70758769456843496</c:v>
                </c:pt>
                <c:pt idx="109">
                  <c:v>-0.70875136067706612</c:v>
                </c:pt>
                <c:pt idx="110">
                  <c:v>-0.71093821346352482</c:v>
                </c:pt>
                <c:pt idx="111">
                  <c:v>-0.71306900919425431</c:v>
                </c:pt>
                <c:pt idx="112">
                  <c:v>-0.71413982901036921</c:v>
                </c:pt>
                <c:pt idx="113">
                  <c:v>-0.71517277243016175</c:v>
                </c:pt>
                <c:pt idx="114">
                  <c:v>-0.71618481698155856</c:v>
                </c:pt>
                <c:pt idx="115">
                  <c:v>-0.71720966064192737</c:v>
                </c:pt>
                <c:pt idx="116">
                  <c:v>-0.71713658742908881</c:v>
                </c:pt>
                <c:pt idx="117">
                  <c:v>-0.71810335568050698</c:v>
                </c:pt>
                <c:pt idx="118">
                  <c:v>-0.71904618856689684</c:v>
                </c:pt>
                <c:pt idx="119">
                  <c:v>-0.72101216479555896</c:v>
                </c:pt>
                <c:pt idx="120">
                  <c:v>-0.72294434149964781</c:v>
                </c:pt>
                <c:pt idx="121">
                  <c:v>-0.72380623466965477</c:v>
                </c:pt>
                <c:pt idx="122">
                  <c:v>-0.7246414099762617</c:v>
                </c:pt>
                <c:pt idx="123">
                  <c:v>-0.72655592177673656</c:v>
                </c:pt>
                <c:pt idx="124">
                  <c:v>-0.72734192334120185</c:v>
                </c:pt>
                <c:pt idx="125">
                  <c:v>-0.72810136487437771</c:v>
                </c:pt>
                <c:pt idx="126">
                  <c:v>-0.72882239757689016</c:v>
                </c:pt>
                <c:pt idx="127">
                  <c:v>-0.7305958296253523</c:v>
                </c:pt>
                <c:pt idx="128">
                  <c:v>-0.73130239303284528</c:v>
                </c:pt>
                <c:pt idx="129">
                  <c:v>-0.73304768517218843</c:v>
                </c:pt>
                <c:pt idx="130">
                  <c:v>-0.73478995146874471</c:v>
                </c:pt>
                <c:pt idx="131">
                  <c:v>-0.73649859243936988</c:v>
                </c:pt>
                <c:pt idx="132">
                  <c:v>-0.73704742059058248</c:v>
                </c:pt>
                <c:pt idx="133">
                  <c:v>-0.73866429217877083</c:v>
                </c:pt>
                <c:pt idx="134">
                  <c:v>-0.73919940633519543</c:v>
                </c:pt>
                <c:pt idx="135">
                  <c:v>-0.73974061820849146</c:v>
                </c:pt>
                <c:pt idx="136">
                  <c:v>-0.74129538584432164</c:v>
                </c:pt>
                <c:pt idx="137">
                  <c:v>-0.74280591812743513</c:v>
                </c:pt>
                <c:pt idx="138">
                  <c:v>-0.74428501976488637</c:v>
                </c:pt>
                <c:pt idx="139">
                  <c:v>-0.74575903936958865</c:v>
                </c:pt>
                <c:pt idx="140">
                  <c:v>-0.74615959858219683</c:v>
                </c:pt>
                <c:pt idx="141">
                  <c:v>-0.74658632661055291</c:v>
                </c:pt>
                <c:pt idx="142">
                  <c:v>-0.7480177000783419</c:v>
                </c:pt>
                <c:pt idx="143">
                  <c:v>-0.74939358607677509</c:v>
                </c:pt>
                <c:pt idx="144">
                  <c:v>-0.75079579435523958</c:v>
                </c:pt>
                <c:pt idx="145">
                  <c:v>-0.75109255846813472</c:v>
                </c:pt>
                <c:pt idx="146">
                  <c:v>-0.75240684729877194</c:v>
                </c:pt>
                <c:pt idx="147">
                  <c:v>-0.75266131035279638</c:v>
                </c:pt>
                <c:pt idx="148">
                  <c:v>-0.75394790414574042</c:v>
                </c:pt>
                <c:pt idx="149">
                  <c:v>-0.75628038606282555</c:v>
                </c:pt>
                <c:pt idx="150">
                  <c:v>-0.75750587834156891</c:v>
                </c:pt>
                <c:pt idx="151">
                  <c:v>-0.75873102077473742</c:v>
                </c:pt>
                <c:pt idx="152">
                  <c:v>-0.75889274035924259</c:v>
                </c:pt>
                <c:pt idx="153">
                  <c:v>-0.76006454555205771</c:v>
                </c:pt>
                <c:pt idx="154">
                  <c:v>-0.76119415464101658</c:v>
                </c:pt>
                <c:pt idx="155">
                  <c:v>-0.76232329154819622</c:v>
                </c:pt>
                <c:pt idx="156">
                  <c:v>-0.76345334571723233</c:v>
                </c:pt>
                <c:pt idx="157">
                  <c:v>-0.76454891880288767</c:v>
                </c:pt>
                <c:pt idx="158">
                  <c:v>-0.76565034042682989</c:v>
                </c:pt>
                <c:pt idx="159">
                  <c:v>-0.76669859361829329</c:v>
                </c:pt>
                <c:pt idx="160">
                  <c:v>-0.76774746174592745</c:v>
                </c:pt>
                <c:pt idx="161">
                  <c:v>-0.76877267251100889</c:v>
                </c:pt>
                <c:pt idx="162">
                  <c:v>-0.76977975906078866</c:v>
                </c:pt>
                <c:pt idx="163">
                  <c:v>-0.76972296387957284</c:v>
                </c:pt>
                <c:pt idx="164">
                  <c:v>-0.77065122460198143</c:v>
                </c:pt>
                <c:pt idx="165">
                  <c:v>-0.77162938010994186</c:v>
                </c:pt>
                <c:pt idx="166">
                  <c:v>-0.77258307250774305</c:v>
                </c:pt>
                <c:pt idx="167">
                  <c:v>-0.7724720310575881</c:v>
                </c:pt>
                <c:pt idx="168">
                  <c:v>-0.77234703043643638</c:v>
                </c:pt>
                <c:pt idx="169">
                  <c:v>-0.77221262982770755</c:v>
                </c:pt>
                <c:pt idx="170">
                  <c:v>-0.77415439723115342</c:v>
                </c:pt>
                <c:pt idx="171">
                  <c:v>-0.77399284928653023</c:v>
                </c:pt>
                <c:pt idx="172">
                  <c:v>-0.77382659230079964</c:v>
                </c:pt>
                <c:pt idx="173">
                  <c:v>-0.77472810045478369</c:v>
                </c:pt>
                <c:pt idx="174">
                  <c:v>-0.77559085844568787</c:v>
                </c:pt>
                <c:pt idx="175">
                  <c:v>-0.7764540412767742</c:v>
                </c:pt>
                <c:pt idx="176">
                  <c:v>-0.77727064045123873</c:v>
                </c:pt>
                <c:pt idx="177">
                  <c:v>-0.7780989076422139</c:v>
                </c:pt>
                <c:pt idx="178">
                  <c:v>-0.77889838948936951</c:v>
                </c:pt>
                <c:pt idx="179">
                  <c:v>-0.77966398169958206</c:v>
                </c:pt>
                <c:pt idx="180">
                  <c:v>-0.78043012206559048</c:v>
                </c:pt>
                <c:pt idx="181">
                  <c:v>-0.78222157962427863</c:v>
                </c:pt>
                <c:pt idx="182">
                  <c:v>-0.78396742803179298</c:v>
                </c:pt>
                <c:pt idx="183">
                  <c:v>-0.78461661947115713</c:v>
                </c:pt>
                <c:pt idx="184">
                  <c:v>-0.7852877070817339</c:v>
                </c:pt>
                <c:pt idx="185">
                  <c:v>-0.78594781294009919</c:v>
                </c:pt>
                <c:pt idx="186">
                  <c:v>-0.78766471668129712</c:v>
                </c:pt>
                <c:pt idx="187">
                  <c:v>-0.78828302234767111</c:v>
                </c:pt>
                <c:pt idx="188">
                  <c:v>-0.78888258190071769</c:v>
                </c:pt>
                <c:pt idx="189">
                  <c:v>-0.78947161026270329</c:v>
                </c:pt>
                <c:pt idx="190">
                  <c:v>-0.79004487805744916</c:v>
                </c:pt>
                <c:pt idx="191">
                  <c:v>-0.79062752049630025</c:v>
                </c:pt>
                <c:pt idx="192">
                  <c:v>-0.79120279008637429</c:v>
                </c:pt>
                <c:pt idx="193">
                  <c:v>-0.79277003428464676</c:v>
                </c:pt>
                <c:pt idx="194">
                  <c:v>-0.79327225359895381</c:v>
                </c:pt>
                <c:pt idx="195">
                  <c:v>-0.79376256852697469</c:v>
                </c:pt>
                <c:pt idx="196">
                  <c:v>-0.79319145715643513</c:v>
                </c:pt>
                <c:pt idx="197">
                  <c:v>-0.79369652801330648</c:v>
                </c:pt>
                <c:pt idx="198">
                  <c:v>-0.79420951745304036</c:v>
                </c:pt>
                <c:pt idx="199">
                  <c:v>-0.79468892710397954</c:v>
                </c:pt>
                <c:pt idx="200">
                  <c:v>-0.79412906856189991</c:v>
                </c:pt>
                <c:pt idx="201">
                  <c:v>-0.79357902719066187</c:v>
                </c:pt>
                <c:pt idx="202">
                  <c:v>-0.79407006664684865</c:v>
                </c:pt>
                <c:pt idx="203">
                  <c:v>-0.79350408531391159</c:v>
                </c:pt>
                <c:pt idx="204">
                  <c:v>-0.79398946360763345</c:v>
                </c:pt>
                <c:pt idx="205">
                  <c:v>-0.79342113433548067</c:v>
                </c:pt>
                <c:pt idx="206">
                  <c:v>-0.79287149164877102</c:v>
                </c:pt>
                <c:pt idx="207">
                  <c:v>-0.79232294181579555</c:v>
                </c:pt>
                <c:pt idx="208">
                  <c:v>-0.79285088297947959</c:v>
                </c:pt>
                <c:pt idx="209">
                  <c:v>-0.79337710531989003</c:v>
                </c:pt>
                <c:pt idx="210">
                  <c:v>-0.7938356432134922</c:v>
                </c:pt>
                <c:pt idx="211">
                  <c:v>-0.79430493034922234</c:v>
                </c:pt>
                <c:pt idx="212">
                  <c:v>-0.79372327174223778</c:v>
                </c:pt>
                <c:pt idx="213">
                  <c:v>-0.79318864630739294</c:v>
                </c:pt>
                <c:pt idx="214">
                  <c:v>-0.7926282533812451</c:v>
                </c:pt>
                <c:pt idx="215">
                  <c:v>-0.7931631883136202</c:v>
                </c:pt>
                <c:pt idx="216">
                  <c:v>-0.79365874454734786</c:v>
                </c:pt>
                <c:pt idx="217">
                  <c:v>-0.79310100965640085</c:v>
                </c:pt>
                <c:pt idx="218">
                  <c:v>-0.79357582946327287</c:v>
                </c:pt>
                <c:pt idx="219">
                  <c:v>-0.79299997287400747</c:v>
                </c:pt>
                <c:pt idx="220">
                  <c:v>-0.79241281341652736</c:v>
                </c:pt>
                <c:pt idx="221">
                  <c:v>-0.79188197714819675</c:v>
                </c:pt>
                <c:pt idx="222">
                  <c:v>-0.79030715760523285</c:v>
                </c:pt>
                <c:pt idx="223">
                  <c:v>-0.79085373445312823</c:v>
                </c:pt>
                <c:pt idx="224">
                  <c:v>-0.7903436997640656</c:v>
                </c:pt>
                <c:pt idx="225">
                  <c:v>-0.7898565057687843</c:v>
                </c:pt>
                <c:pt idx="226">
                  <c:v>-0.78935635565340856</c:v>
                </c:pt>
                <c:pt idx="227">
                  <c:v>-0.78782762854034027</c:v>
                </c:pt>
                <c:pt idx="228">
                  <c:v>-0.78843141596953348</c:v>
                </c:pt>
                <c:pt idx="229">
                  <c:v>-0.78798874765014282</c:v>
                </c:pt>
                <c:pt idx="230">
                  <c:v>-0.78753251269713997</c:v>
                </c:pt>
                <c:pt idx="231">
                  <c:v>-0.78711590244319718</c:v>
                </c:pt>
                <c:pt idx="232">
                  <c:v>-0.78774828439433331</c:v>
                </c:pt>
                <c:pt idx="233">
                  <c:v>-0.78836099870644671</c:v>
                </c:pt>
                <c:pt idx="234">
                  <c:v>-0.78892329873231781</c:v>
                </c:pt>
                <c:pt idx="235">
                  <c:v>-0.78843447275767142</c:v>
                </c:pt>
                <c:pt idx="236">
                  <c:v>-0.79007104330251798</c:v>
                </c:pt>
                <c:pt idx="237">
                  <c:v>-0.79061960243646767</c:v>
                </c:pt>
                <c:pt idx="238">
                  <c:v>-0.79012445038773838</c:v>
                </c:pt>
                <c:pt idx="239">
                  <c:v>-0.78960932137998352</c:v>
                </c:pt>
                <c:pt idx="240">
                  <c:v>-0.78912235495238381</c:v>
                </c:pt>
                <c:pt idx="241">
                  <c:v>-0.78972376785333609</c:v>
                </c:pt>
                <c:pt idx="242">
                  <c:v>-0.7892167924962693</c:v>
                </c:pt>
                <c:pt idx="243">
                  <c:v>-0.79082375664634386</c:v>
                </c:pt>
                <c:pt idx="244">
                  <c:v>-0.79136700151341699</c:v>
                </c:pt>
                <c:pt idx="245">
                  <c:v>-0.79189666148314863</c:v>
                </c:pt>
                <c:pt idx="246">
                  <c:v>-0.79240404825348565</c:v>
                </c:pt>
                <c:pt idx="247">
                  <c:v>-0.79289486728841585</c:v>
                </c:pt>
                <c:pt idx="248">
                  <c:v>-0.79338874994264752</c:v>
                </c:pt>
                <c:pt idx="249">
                  <c:v>-0.79281745494379463</c:v>
                </c:pt>
                <c:pt idx="250">
                  <c:v>-0.79332146584491869</c:v>
                </c:pt>
                <c:pt idx="251">
                  <c:v>-0.79379727652802023</c:v>
                </c:pt>
                <c:pt idx="252">
                  <c:v>-0.79324881099745981</c:v>
                </c:pt>
                <c:pt idx="253">
                  <c:v>-0.79376585477751072</c:v>
                </c:pt>
                <c:pt idx="254">
                  <c:v>-0.79427613768196048</c:v>
                </c:pt>
                <c:pt idx="255">
                  <c:v>-0.79369443492832126</c:v>
                </c:pt>
                <c:pt idx="256">
                  <c:v>-0.79313594622975481</c:v>
                </c:pt>
                <c:pt idx="257">
                  <c:v>-0.79366308730515966</c:v>
                </c:pt>
                <c:pt idx="258">
                  <c:v>-0.79306632555905643</c:v>
                </c:pt>
                <c:pt idx="259">
                  <c:v>-0.79250913904787523</c:v>
                </c:pt>
                <c:pt idx="260">
                  <c:v>-0.79199421626691768</c:v>
                </c:pt>
                <c:pt idx="261">
                  <c:v>-0.79252457194157933</c:v>
                </c:pt>
                <c:pt idx="262">
                  <c:v>-0.79198068050274772</c:v>
                </c:pt>
                <c:pt idx="263">
                  <c:v>-0.79250042689269273</c:v>
                </c:pt>
                <c:pt idx="264">
                  <c:v>-0.79299481835483876</c:v>
                </c:pt>
                <c:pt idx="265">
                  <c:v>-0.79349304198774195</c:v>
                </c:pt>
                <c:pt idx="266">
                  <c:v>-0.79395544114798711</c:v>
                </c:pt>
                <c:pt idx="267">
                  <c:v>-0.79443079232502722</c:v>
                </c:pt>
                <c:pt idx="268">
                  <c:v>-0.79490057647852663</c:v>
                </c:pt>
                <c:pt idx="269">
                  <c:v>-0.79537846494895614</c:v>
                </c:pt>
                <c:pt idx="270">
                  <c:v>-0.79582475564997701</c:v>
                </c:pt>
                <c:pt idx="271">
                  <c:v>-0.79524294053697742</c:v>
                </c:pt>
                <c:pt idx="272">
                  <c:v>-0.79466694172623786</c:v>
                </c:pt>
                <c:pt idx="273">
                  <c:v>-0.794091162891713</c:v>
                </c:pt>
                <c:pt idx="274">
                  <c:v>-0.79355067963387871</c:v>
                </c:pt>
                <c:pt idx="275">
                  <c:v>-0.79403114604120106</c:v>
                </c:pt>
                <c:pt idx="276">
                  <c:v>-0.79346504312037702</c:v>
                </c:pt>
                <c:pt idx="277">
                  <c:v>-0.7929154422579695</c:v>
                </c:pt>
                <c:pt idx="278">
                  <c:v>-0.79344309341281016</c:v>
                </c:pt>
                <c:pt idx="279">
                  <c:v>-0.79289957154455404</c:v>
                </c:pt>
                <c:pt idx="280">
                  <c:v>-0.79234694011366291</c:v>
                </c:pt>
                <c:pt idx="281">
                  <c:v>-0.79391080131138969</c:v>
                </c:pt>
                <c:pt idx="282">
                  <c:v>-0.79440572528516196</c:v>
                </c:pt>
                <c:pt idx="283">
                  <c:v>-0.79386217077945875</c:v>
                </c:pt>
                <c:pt idx="284">
                  <c:v>-0.79436874736386964</c:v>
                </c:pt>
                <c:pt idx="285">
                  <c:v>-0.79586623241659227</c:v>
                </c:pt>
                <c:pt idx="286">
                  <c:v>-0.79633730776826039</c:v>
                </c:pt>
                <c:pt idx="287">
                  <c:v>-0.79573866161289519</c:v>
                </c:pt>
                <c:pt idx="288">
                  <c:v>-0.79619734838063727</c:v>
                </c:pt>
                <c:pt idx="289">
                  <c:v>-0.7966629814130245</c:v>
                </c:pt>
                <c:pt idx="290">
                  <c:v>-0.79708174178476388</c:v>
                </c:pt>
                <c:pt idx="291">
                  <c:v>-0.79645390694906859</c:v>
                </c:pt>
                <c:pt idx="292">
                  <c:v>-0.79584468881008719</c:v>
                </c:pt>
                <c:pt idx="293">
                  <c:v>-0.79628959503388541</c:v>
                </c:pt>
                <c:pt idx="294">
                  <c:v>-0.79673118313320768</c:v>
                </c:pt>
                <c:pt idx="295">
                  <c:v>-0.79715285947054348</c:v>
                </c:pt>
                <c:pt idx="296">
                  <c:v>-0.79654080228113255</c:v>
                </c:pt>
                <c:pt idx="297">
                  <c:v>-0.79592648623550988</c:v>
                </c:pt>
                <c:pt idx="298">
                  <c:v>-0.79532139651079981</c:v>
                </c:pt>
                <c:pt idx="299">
                  <c:v>-0.79475204858058379</c:v>
                </c:pt>
                <c:pt idx="300">
                  <c:v>-0.79420140760897218</c:v>
                </c:pt>
                <c:pt idx="301">
                  <c:v>-0.79467223945679277</c:v>
                </c:pt>
                <c:pt idx="302">
                  <c:v>-0.79409949466765695</c:v>
                </c:pt>
                <c:pt idx="303">
                  <c:v>-0.79352528477430384</c:v>
                </c:pt>
                <c:pt idx="304">
                  <c:v>-0.79300057907881771</c:v>
                </c:pt>
                <c:pt idx="305">
                  <c:v>-0.79245828749724134</c:v>
                </c:pt>
                <c:pt idx="306">
                  <c:v>-0.79195096174729651</c:v>
                </c:pt>
                <c:pt idx="307">
                  <c:v>-0.79143240251235059</c:v>
                </c:pt>
                <c:pt idx="308">
                  <c:v>-0.79196501446210354</c:v>
                </c:pt>
                <c:pt idx="309">
                  <c:v>-0.79248817417286144</c:v>
                </c:pt>
                <c:pt idx="310">
                  <c:v>-0.79193173068940426</c:v>
                </c:pt>
                <c:pt idx="311">
                  <c:v>-0.79140319607561616</c:v>
                </c:pt>
                <c:pt idx="312">
                  <c:v>-0.79297161215410383</c:v>
                </c:pt>
                <c:pt idx="313">
                  <c:v>-0.79450439991102162</c:v>
                </c:pt>
                <c:pt idx="314">
                  <c:v>-0.79497069191280123</c:v>
                </c:pt>
                <c:pt idx="315">
                  <c:v>-0.79543345807454524</c:v>
                </c:pt>
                <c:pt idx="316">
                  <c:v>-0.79482342891305435</c:v>
                </c:pt>
                <c:pt idx="317">
                  <c:v>-0.79424572033479324</c:v>
                </c:pt>
                <c:pt idx="318">
                  <c:v>-0.79365778592809733</c:v>
                </c:pt>
                <c:pt idx="319">
                  <c:v>-0.7941589902095354</c:v>
                </c:pt>
                <c:pt idx="320">
                  <c:v>-0.79465539040534472</c:v>
                </c:pt>
                <c:pt idx="321">
                  <c:v>-0.79510424259723778</c:v>
                </c:pt>
                <c:pt idx="322">
                  <c:v>-0.79453435774529302</c:v>
                </c:pt>
                <c:pt idx="323">
                  <c:v>-0.79395131059038715</c:v>
                </c:pt>
                <c:pt idx="324">
                  <c:v>-0.79443598437857943</c:v>
                </c:pt>
                <c:pt idx="325">
                  <c:v>-0.79384102469100781</c:v>
                </c:pt>
                <c:pt idx="326">
                  <c:v>-0.79534238419718761</c:v>
                </c:pt>
                <c:pt idx="327">
                  <c:v>-0.79576047651324389</c:v>
                </c:pt>
                <c:pt idx="328">
                  <c:v>-0.79515764698297897</c:v>
                </c:pt>
                <c:pt idx="329">
                  <c:v>-0.79560933404331935</c:v>
                </c:pt>
                <c:pt idx="330">
                  <c:v>-0.7960213273624529</c:v>
                </c:pt>
                <c:pt idx="331">
                  <c:v>-0.79544044081520382</c:v>
                </c:pt>
                <c:pt idx="332">
                  <c:v>-0.79484769199889971</c:v>
                </c:pt>
                <c:pt idx="333">
                  <c:v>-0.79427287815892167</c:v>
                </c:pt>
                <c:pt idx="334">
                  <c:v>-0.79473030059574323</c:v>
                </c:pt>
                <c:pt idx="335">
                  <c:v>-0.7951630745838284</c:v>
                </c:pt>
                <c:pt idx="336">
                  <c:v>-0.79457449309215178</c:v>
                </c:pt>
                <c:pt idx="337">
                  <c:v>-0.79610482323030862</c:v>
                </c:pt>
                <c:pt idx="338">
                  <c:v>-0.79655702676570239</c:v>
                </c:pt>
                <c:pt idx="339">
                  <c:v>-0.79697792623038832</c:v>
                </c:pt>
                <c:pt idx="340">
                  <c:v>-0.79635760770578057</c:v>
                </c:pt>
                <c:pt idx="341">
                  <c:v>-0.79676691555166501</c:v>
                </c:pt>
                <c:pt idx="342">
                  <c:v>-0.79616547724063158</c:v>
                </c:pt>
                <c:pt idx="343">
                  <c:v>-0.79556338769581891</c:v>
                </c:pt>
                <c:pt idx="344">
                  <c:v>-0.79599039994190257</c:v>
                </c:pt>
                <c:pt idx="345">
                  <c:v>-0.79537565194306448</c:v>
                </c:pt>
                <c:pt idx="346">
                  <c:v>-0.79474357890420322</c:v>
                </c:pt>
                <c:pt idx="347">
                  <c:v>-0.79415832732611913</c:v>
                </c:pt>
                <c:pt idx="348">
                  <c:v>-0.79356402077959687</c:v>
                </c:pt>
                <c:pt idx="349">
                  <c:v>-0.79198028036400503</c:v>
                </c:pt>
                <c:pt idx="350">
                  <c:v>-0.79144205475672491</c:v>
                </c:pt>
                <c:pt idx="351">
                  <c:v>-0.79198241366159039</c:v>
                </c:pt>
                <c:pt idx="352">
                  <c:v>-0.79144872538835853</c:v>
                </c:pt>
                <c:pt idx="353">
                  <c:v>-0.79198001088059133</c:v>
                </c:pt>
                <c:pt idx="354">
                  <c:v>-0.79147019066297941</c:v>
                </c:pt>
                <c:pt idx="355">
                  <c:v>-0.79199378684971977</c:v>
                </c:pt>
                <c:pt idx="356">
                  <c:v>-0.7925029711127255</c:v>
                </c:pt>
                <c:pt idx="357">
                  <c:v>-0.79299057169047094</c:v>
                </c:pt>
                <c:pt idx="358">
                  <c:v>-0.79348988025666156</c:v>
                </c:pt>
                <c:pt idx="359">
                  <c:v>-0.7939782026515283</c:v>
                </c:pt>
                <c:pt idx="360">
                  <c:v>-0.7934346785984977</c:v>
                </c:pt>
                <c:pt idx="361">
                  <c:v>-0.79392968502652783</c:v>
                </c:pt>
                <c:pt idx="362">
                  <c:v>-0.79441785132599729</c:v>
                </c:pt>
                <c:pt idx="363">
                  <c:v>-0.79379717429947727</c:v>
                </c:pt>
                <c:pt idx="364">
                  <c:v>-0.79323147081348766</c:v>
                </c:pt>
                <c:pt idx="365">
                  <c:v>-0.79267768139721795</c:v>
                </c:pt>
                <c:pt idx="366">
                  <c:v>-0.79320696776927357</c:v>
                </c:pt>
                <c:pt idx="367">
                  <c:v>-0.79264756841388806</c:v>
                </c:pt>
                <c:pt idx="368">
                  <c:v>-0.79314377704561023</c:v>
                </c:pt>
                <c:pt idx="369">
                  <c:v>-0.79258684150469805</c:v>
                </c:pt>
                <c:pt idx="370">
                  <c:v>-0.79205772467460411</c:v>
                </c:pt>
                <c:pt idx="371">
                  <c:v>-0.79155719018111192</c:v>
                </c:pt>
                <c:pt idx="372">
                  <c:v>-0.7910341463774897</c:v>
                </c:pt>
                <c:pt idx="373">
                  <c:v>-0.79156516344993988</c:v>
                </c:pt>
                <c:pt idx="374">
                  <c:v>-0.79211184018094105</c:v>
                </c:pt>
                <c:pt idx="375">
                  <c:v>-0.79262224337732212</c:v>
                </c:pt>
                <c:pt idx="376">
                  <c:v>-0.7920817185097756</c:v>
                </c:pt>
                <c:pt idx="377">
                  <c:v>-0.79154010413958009</c:v>
                </c:pt>
                <c:pt idx="378">
                  <c:v>-0.79207820205678858</c:v>
                </c:pt>
                <c:pt idx="379">
                  <c:v>-0.79256423801565279</c:v>
                </c:pt>
                <c:pt idx="380">
                  <c:v>-0.79098295325533963</c:v>
                </c:pt>
                <c:pt idx="381">
                  <c:v>-0.79050423419023286</c:v>
                </c:pt>
                <c:pt idx="382">
                  <c:v>-0.7910724295064282</c:v>
                </c:pt>
                <c:pt idx="383">
                  <c:v>-0.79060272091629957</c:v>
                </c:pt>
                <c:pt idx="384">
                  <c:v>-0.79112138649797359</c:v>
                </c:pt>
                <c:pt idx="385">
                  <c:v>-0.79165777876801413</c:v>
                </c:pt>
                <c:pt idx="386">
                  <c:v>-0.79113074319265386</c:v>
                </c:pt>
                <c:pt idx="387">
                  <c:v>-0.79060664832880079</c:v>
                </c:pt>
                <c:pt idx="388">
                  <c:v>-0.79012093536222472</c:v>
                </c:pt>
                <c:pt idx="389">
                  <c:v>-0.7906730766549801</c:v>
                </c:pt>
                <c:pt idx="390">
                  <c:v>-0.79124193512188046</c:v>
                </c:pt>
                <c:pt idx="391">
                  <c:v>-0.79174991641944281</c:v>
                </c:pt>
                <c:pt idx="392">
                  <c:v>-0.79226997809105393</c:v>
                </c:pt>
                <c:pt idx="393">
                  <c:v>-0.79172763852923289</c:v>
                </c:pt>
                <c:pt idx="394">
                  <c:v>-0.79331672575864809</c:v>
                </c:pt>
                <c:pt idx="395">
                  <c:v>-0.79274781124347504</c:v>
                </c:pt>
                <c:pt idx="396">
                  <c:v>-0.79324039501860555</c:v>
                </c:pt>
                <c:pt idx="397">
                  <c:v>-0.79264690711823349</c:v>
                </c:pt>
                <c:pt idx="398">
                  <c:v>-0.79210726897586869</c:v>
                </c:pt>
                <c:pt idx="399">
                  <c:v>-0.79052550359635132</c:v>
                </c:pt>
                <c:pt idx="400">
                  <c:v>-0.79103617352442424</c:v>
                </c:pt>
                <c:pt idx="401">
                  <c:v>-0.79155275005393577</c:v>
                </c:pt>
                <c:pt idx="402">
                  <c:v>-0.79208725505285704</c:v>
                </c:pt>
                <c:pt idx="403">
                  <c:v>-0.79157404995179992</c:v>
                </c:pt>
                <c:pt idx="404">
                  <c:v>-0.79206682895276392</c:v>
                </c:pt>
                <c:pt idx="405">
                  <c:v>-0.79154081237370866</c:v>
                </c:pt>
                <c:pt idx="406">
                  <c:v>-0.79100559612623444</c:v>
                </c:pt>
                <c:pt idx="407">
                  <c:v>-0.79048816420370971</c:v>
                </c:pt>
                <c:pt idx="408">
                  <c:v>-0.79000542091963544</c:v>
                </c:pt>
                <c:pt idx="409">
                  <c:v>-0.78950609250124271</c:v>
                </c:pt>
                <c:pt idx="410">
                  <c:v>-0.79003989065121794</c:v>
                </c:pt>
                <c:pt idx="411">
                  <c:v>-0.79059169283819364</c:v>
                </c:pt>
                <c:pt idx="412">
                  <c:v>-0.79114041898142973</c:v>
                </c:pt>
                <c:pt idx="413">
                  <c:v>-0.79064195060180109</c:v>
                </c:pt>
                <c:pt idx="414">
                  <c:v>-0.79116831158976497</c:v>
                </c:pt>
                <c:pt idx="415">
                  <c:v>-0.79170894535796976</c:v>
                </c:pt>
                <c:pt idx="416">
                  <c:v>-0.79115602645081029</c:v>
                </c:pt>
                <c:pt idx="417">
                  <c:v>-0.79060438592179405</c:v>
                </c:pt>
                <c:pt idx="418">
                  <c:v>-0.79115713820335809</c:v>
                </c:pt>
                <c:pt idx="419">
                  <c:v>-0.79170309543929096</c:v>
                </c:pt>
                <c:pt idx="420">
                  <c:v>-0.7922271535305051</c:v>
                </c:pt>
                <c:pt idx="421">
                  <c:v>-0.79167759045989494</c:v>
                </c:pt>
                <c:pt idx="422">
                  <c:v>-0.79220133865069708</c:v>
                </c:pt>
                <c:pt idx="423">
                  <c:v>-0.79272337187768316</c:v>
                </c:pt>
                <c:pt idx="424">
                  <c:v>-0.7932187844401295</c:v>
                </c:pt>
                <c:pt idx="425">
                  <c:v>-0.79371556875132687</c:v>
                </c:pt>
                <c:pt idx="426">
                  <c:v>-0.79418999737630036</c:v>
                </c:pt>
                <c:pt idx="427">
                  <c:v>-0.79467903742877444</c:v>
                </c:pt>
                <c:pt idx="428">
                  <c:v>-0.79514959668019891</c:v>
                </c:pt>
                <c:pt idx="429">
                  <c:v>-0.79561672474659495</c:v>
                </c:pt>
                <c:pt idx="430">
                  <c:v>-0.79605031025166306</c:v>
                </c:pt>
                <c:pt idx="431">
                  <c:v>-0.79647528404662982</c:v>
                </c:pt>
                <c:pt idx="432">
                  <c:v>-0.7958737183656972</c:v>
                </c:pt>
                <c:pt idx="433">
                  <c:v>-0.79630550399838329</c:v>
                </c:pt>
                <c:pt idx="434">
                  <c:v>-0.79569863391841567</c:v>
                </c:pt>
                <c:pt idx="435">
                  <c:v>-0.79823436124004732</c:v>
                </c:pt>
                <c:pt idx="436">
                  <c:v>-0.79760767401524646</c:v>
                </c:pt>
                <c:pt idx="437">
                  <c:v>-0.79797436053494153</c:v>
                </c:pt>
                <c:pt idx="438">
                  <c:v>-0.79938989332424271</c:v>
                </c:pt>
                <c:pt idx="439">
                  <c:v>-0.79869461545775788</c:v>
                </c:pt>
                <c:pt idx="440">
                  <c:v>-0.7990819631486028</c:v>
                </c:pt>
                <c:pt idx="441">
                  <c:v>-0.79842184388563076</c:v>
                </c:pt>
                <c:pt idx="442">
                  <c:v>-0.79775188700791821</c:v>
                </c:pt>
                <c:pt idx="443">
                  <c:v>-0.79712326926775978</c:v>
                </c:pt>
                <c:pt idx="444">
                  <c:v>-0.79753090388240455</c:v>
                </c:pt>
                <c:pt idx="445">
                  <c:v>-0.79793574580475646</c:v>
                </c:pt>
                <c:pt idx="446">
                  <c:v>-0.7983510908886613</c:v>
                </c:pt>
                <c:pt idx="447">
                  <c:v>-0.79770666907088805</c:v>
                </c:pt>
                <c:pt idx="448">
                  <c:v>-0.79707345568947019</c:v>
                </c:pt>
                <c:pt idx="449">
                  <c:v>-0.79644252657568071</c:v>
                </c:pt>
                <c:pt idx="450">
                  <c:v>-0.79584131604416697</c:v>
                </c:pt>
                <c:pt idx="451">
                  <c:v>-0.7952420497232835</c:v>
                </c:pt>
                <c:pt idx="452">
                  <c:v>-0.79572136872881782</c:v>
                </c:pt>
                <c:pt idx="453">
                  <c:v>-0.79721890135424145</c:v>
                </c:pt>
                <c:pt idx="454">
                  <c:v>-0.79763478332715665</c:v>
                </c:pt>
                <c:pt idx="455">
                  <c:v>-0.79803752766061353</c:v>
                </c:pt>
                <c:pt idx="456">
                  <c:v>-0.79837935710740127</c:v>
                </c:pt>
                <c:pt idx="457">
                  <c:v>-0.79876842996525321</c:v>
                </c:pt>
                <c:pt idx="458">
                  <c:v>-0.79809354136594801</c:v>
                </c:pt>
                <c:pt idx="459">
                  <c:v>-0.79845935053862904</c:v>
                </c:pt>
                <c:pt idx="460">
                  <c:v>-0.79885042352785651</c:v>
                </c:pt>
                <c:pt idx="461">
                  <c:v>-0.79923307505729935</c:v>
                </c:pt>
                <c:pt idx="462">
                  <c:v>-0.79859147355615334</c:v>
                </c:pt>
                <c:pt idx="463">
                  <c:v>-0.79790928408503026</c:v>
                </c:pt>
                <c:pt idx="464">
                  <c:v>-0.79726881840332964</c:v>
                </c:pt>
                <c:pt idx="465">
                  <c:v>-0.797673702035263</c:v>
                </c:pt>
                <c:pt idx="466">
                  <c:v>-0.79807590799455774</c:v>
                </c:pt>
                <c:pt idx="467">
                  <c:v>-0.79741318983466658</c:v>
                </c:pt>
                <c:pt idx="468">
                  <c:v>-0.79780992603797318</c:v>
                </c:pt>
                <c:pt idx="469">
                  <c:v>-0.79717432751721373</c:v>
                </c:pt>
                <c:pt idx="470">
                  <c:v>-0.79756790096686947</c:v>
                </c:pt>
                <c:pt idx="471">
                  <c:v>-0.79691122294753203</c:v>
                </c:pt>
                <c:pt idx="472">
                  <c:v>-0.79628797848858135</c:v>
                </c:pt>
                <c:pt idx="473">
                  <c:v>-0.79570251891880972</c:v>
                </c:pt>
                <c:pt idx="474">
                  <c:v>-0.79510602854043344</c:v>
                </c:pt>
                <c:pt idx="475">
                  <c:v>-0.79556822796962479</c:v>
                </c:pt>
                <c:pt idx="476">
                  <c:v>-0.79599362341023217</c:v>
                </c:pt>
                <c:pt idx="477">
                  <c:v>-0.79642263094202748</c:v>
                </c:pt>
                <c:pt idx="478">
                  <c:v>-0.79683407832318698</c:v>
                </c:pt>
                <c:pt idx="479">
                  <c:v>-0.7962074967567232</c:v>
                </c:pt>
                <c:pt idx="480">
                  <c:v>-0.79664270682158878</c:v>
                </c:pt>
                <c:pt idx="481">
                  <c:v>-0.79704021268515701</c:v>
                </c:pt>
                <c:pt idx="482">
                  <c:v>-0.79745240843145382</c:v>
                </c:pt>
                <c:pt idx="483">
                  <c:v>-0.79682800026282463</c:v>
                </c:pt>
                <c:pt idx="484">
                  <c:v>-0.79620266025756814</c:v>
                </c:pt>
                <c:pt idx="485">
                  <c:v>-0.79458360705241682</c:v>
                </c:pt>
                <c:pt idx="486">
                  <c:v>-0.79507325491136838</c:v>
                </c:pt>
                <c:pt idx="487">
                  <c:v>-0.79445990981314096</c:v>
                </c:pt>
                <c:pt idx="488">
                  <c:v>-0.79491509161687801</c:v>
                </c:pt>
                <c:pt idx="489">
                  <c:v>-0.79433022978454049</c:v>
                </c:pt>
                <c:pt idx="490">
                  <c:v>-0.79379728518884973</c:v>
                </c:pt>
                <c:pt idx="491">
                  <c:v>-0.79324071948507269</c:v>
                </c:pt>
                <c:pt idx="492">
                  <c:v>-0.79268096509537112</c:v>
                </c:pt>
                <c:pt idx="493">
                  <c:v>-0.79212384579346373</c:v>
                </c:pt>
                <c:pt idx="494">
                  <c:v>-0.7905587088775945</c:v>
                </c:pt>
                <c:pt idx="495">
                  <c:v>-0.79010233470004254</c:v>
                </c:pt>
                <c:pt idx="496">
                  <c:v>-0.79064628800604175</c:v>
                </c:pt>
                <c:pt idx="497">
                  <c:v>-0.79124314224592085</c:v>
                </c:pt>
                <c:pt idx="498">
                  <c:v>-0.79179319940100246</c:v>
                </c:pt>
                <c:pt idx="499">
                  <c:v>-0.79126849541298239</c:v>
                </c:pt>
                <c:pt idx="500">
                  <c:v>-0.7918192655047227</c:v>
                </c:pt>
                <c:pt idx="501">
                  <c:v>-0.79237740019462821</c:v>
                </c:pt>
                <c:pt idx="502">
                  <c:v>-0.7928742521907356</c:v>
                </c:pt>
                <c:pt idx="503">
                  <c:v>-0.79234896714692094</c:v>
                </c:pt>
                <c:pt idx="504">
                  <c:v>-0.79282806780398241</c:v>
                </c:pt>
                <c:pt idx="505">
                  <c:v>-0.79332048644790276</c:v>
                </c:pt>
                <c:pt idx="506">
                  <c:v>-0.7938150567189447</c:v>
                </c:pt>
                <c:pt idx="507">
                  <c:v>-0.79325447558456585</c:v>
                </c:pt>
                <c:pt idx="508">
                  <c:v>-0.79376954607287453</c:v>
                </c:pt>
                <c:pt idx="509">
                  <c:v>-0.79319277515141706</c:v>
                </c:pt>
                <c:pt idx="510">
                  <c:v>-0.79266417964838864</c:v>
                </c:pt>
                <c:pt idx="511">
                  <c:v>-0.79210707605542086</c:v>
                </c:pt>
                <c:pt idx="512">
                  <c:v>-0.79156587453431237</c:v>
                </c:pt>
                <c:pt idx="513">
                  <c:v>-0.79210497704362615</c:v>
                </c:pt>
                <c:pt idx="514">
                  <c:v>-0.79368461750275354</c:v>
                </c:pt>
                <c:pt idx="515">
                  <c:v>-0.79416752515269839</c:v>
                </c:pt>
                <c:pt idx="516">
                  <c:v>-0.7946545746496444</c:v>
                </c:pt>
                <c:pt idx="517">
                  <c:v>-0.79513462315665151</c:v>
                </c:pt>
                <c:pt idx="518">
                  <c:v>-0.79557113069351848</c:v>
                </c:pt>
                <c:pt idx="519">
                  <c:v>-0.79496778807964819</c:v>
                </c:pt>
                <c:pt idx="520">
                  <c:v>-0.79543549231805522</c:v>
                </c:pt>
                <c:pt idx="521">
                  <c:v>-0.79487312247169417</c:v>
                </c:pt>
                <c:pt idx="522">
                  <c:v>-0.79428406002226026</c:v>
                </c:pt>
                <c:pt idx="523">
                  <c:v>-0.79473947882181506</c:v>
                </c:pt>
                <c:pt idx="524">
                  <c:v>-0.79521326924537883</c:v>
                </c:pt>
                <c:pt idx="525">
                  <c:v>-0.79566292386047133</c:v>
                </c:pt>
                <c:pt idx="526">
                  <c:v>-0.79611092538326189</c:v>
                </c:pt>
                <c:pt idx="527">
                  <c:v>-0.79659596687559664</c:v>
                </c:pt>
                <c:pt idx="528">
                  <c:v>-0.79704362753808466</c:v>
                </c:pt>
                <c:pt idx="529">
                  <c:v>-0.79743829498732288</c:v>
                </c:pt>
                <c:pt idx="530">
                  <c:v>-0.79783636908757638</c:v>
                </c:pt>
                <c:pt idx="531">
                  <c:v>-0.79820938170582478</c:v>
                </c:pt>
                <c:pt idx="532">
                  <c:v>-0.79856859407170833</c:v>
                </c:pt>
                <c:pt idx="533">
                  <c:v>-0.79895840219027414</c:v>
                </c:pt>
                <c:pt idx="534">
                  <c:v>-0.79827115414646865</c:v>
                </c:pt>
                <c:pt idx="535">
                  <c:v>-0.79763305106353932</c:v>
                </c:pt>
                <c:pt idx="536">
                  <c:v>-0.79701047004226855</c:v>
                </c:pt>
                <c:pt idx="537">
                  <c:v>-0.79743518064142327</c:v>
                </c:pt>
                <c:pt idx="538">
                  <c:v>-0.7978491770285947</c:v>
                </c:pt>
                <c:pt idx="539">
                  <c:v>-0.79614233348802277</c:v>
                </c:pt>
                <c:pt idx="540">
                  <c:v>-0.7965440268182622</c:v>
                </c:pt>
                <c:pt idx="541">
                  <c:v>-0.79696180628189695</c:v>
                </c:pt>
                <c:pt idx="542">
                  <c:v>-0.797389570156259</c:v>
                </c:pt>
                <c:pt idx="543">
                  <c:v>-0.79677217875313378</c:v>
                </c:pt>
                <c:pt idx="544">
                  <c:v>-0.79611875517807107</c:v>
                </c:pt>
                <c:pt idx="545">
                  <c:v>-0.79655794007450975</c:v>
                </c:pt>
                <c:pt idx="546">
                  <c:v>-0.79698010127301955</c:v>
                </c:pt>
                <c:pt idx="547">
                  <c:v>-0.79634235924755903</c:v>
                </c:pt>
                <c:pt idx="548">
                  <c:v>-0.79575107206260787</c:v>
                </c:pt>
                <c:pt idx="549">
                  <c:v>-0.79511883062135558</c:v>
                </c:pt>
                <c:pt idx="550">
                  <c:v>-0.79449771400892844</c:v>
                </c:pt>
                <c:pt idx="551">
                  <c:v>-0.79391249972874989</c:v>
                </c:pt>
                <c:pt idx="552">
                  <c:v>-0.79438086973417488</c:v>
                </c:pt>
                <c:pt idx="553">
                  <c:v>-0.79383125233949148</c:v>
                </c:pt>
                <c:pt idx="554">
                  <c:v>-0.79327278729270156</c:v>
                </c:pt>
                <c:pt idx="555">
                  <c:v>-0.7927558115468476</c:v>
                </c:pt>
                <c:pt idx="556">
                  <c:v>-0.79224327531591066</c:v>
                </c:pt>
                <c:pt idx="557">
                  <c:v>-0.79275200980959248</c:v>
                </c:pt>
                <c:pt idx="558">
                  <c:v>-0.79222260961340063</c:v>
                </c:pt>
                <c:pt idx="559">
                  <c:v>-0.79273109742113257</c:v>
                </c:pt>
                <c:pt idx="560">
                  <c:v>-0.79323771547270994</c:v>
                </c:pt>
                <c:pt idx="561">
                  <c:v>-0.79477066116325568</c:v>
                </c:pt>
                <c:pt idx="562">
                  <c:v>-0.79314810793999058</c:v>
                </c:pt>
                <c:pt idx="563">
                  <c:v>-0.79364572578119075</c:v>
                </c:pt>
                <c:pt idx="564">
                  <c:v>-0.79417061126556687</c:v>
                </c:pt>
                <c:pt idx="565">
                  <c:v>-0.79462729904025542</c:v>
                </c:pt>
                <c:pt idx="566">
                  <c:v>-0.79511171305945028</c:v>
                </c:pt>
                <c:pt idx="567">
                  <c:v>-0.79452261879826125</c:v>
                </c:pt>
                <c:pt idx="568">
                  <c:v>-0.79396330642229596</c:v>
                </c:pt>
                <c:pt idx="569">
                  <c:v>-0.79339122029385001</c:v>
                </c:pt>
                <c:pt idx="570">
                  <c:v>-0.793906315887973</c:v>
                </c:pt>
                <c:pt idx="571">
                  <c:v>-0.79546404957021344</c:v>
                </c:pt>
                <c:pt idx="572">
                  <c:v>-0.79486804857880911</c:v>
                </c:pt>
                <c:pt idx="573">
                  <c:v>-0.79425696760723297</c:v>
                </c:pt>
                <c:pt idx="574">
                  <c:v>-0.79371228825508822</c:v>
                </c:pt>
                <c:pt idx="575">
                  <c:v>-0.79420298248998644</c:v>
                </c:pt>
                <c:pt idx="576">
                  <c:v>-0.7946996028401867</c:v>
                </c:pt>
                <c:pt idx="577">
                  <c:v>-0.79412181078338284</c:v>
                </c:pt>
                <c:pt idx="578">
                  <c:v>-0.79354547456771529</c:v>
                </c:pt>
                <c:pt idx="579">
                  <c:v>-0.79298002507636089</c:v>
                </c:pt>
                <c:pt idx="580">
                  <c:v>-0.79244058457483357</c:v>
                </c:pt>
                <c:pt idx="581">
                  <c:v>-0.79295475288333694</c:v>
                </c:pt>
                <c:pt idx="582">
                  <c:v>-0.79449661782567016</c:v>
                </c:pt>
                <c:pt idx="583">
                  <c:v>-0.79496816546915672</c:v>
                </c:pt>
                <c:pt idx="584">
                  <c:v>-0.79439672215977364</c:v>
                </c:pt>
                <c:pt idx="585">
                  <c:v>-0.7938415877165782</c:v>
                </c:pt>
                <c:pt idx="586">
                  <c:v>-0.79325381596224664</c:v>
                </c:pt>
                <c:pt idx="587">
                  <c:v>-0.7926766796430017</c:v>
                </c:pt>
                <c:pt idx="588">
                  <c:v>-0.79213642605014167</c:v>
                </c:pt>
                <c:pt idx="589">
                  <c:v>-0.79268029752913893</c:v>
                </c:pt>
                <c:pt idx="590">
                  <c:v>-0.79315863157855615</c:v>
                </c:pt>
                <c:pt idx="591">
                  <c:v>-0.79364023894698499</c:v>
                </c:pt>
                <c:pt idx="592">
                  <c:v>-0.79413053416804535</c:v>
                </c:pt>
                <c:pt idx="593">
                  <c:v>-0.79464060348468446</c:v>
                </c:pt>
                <c:pt idx="594">
                  <c:v>-0.79510357141499066</c:v>
                </c:pt>
                <c:pt idx="595">
                  <c:v>-0.79558619998669089</c:v>
                </c:pt>
                <c:pt idx="596">
                  <c:v>-0.79603847598695709</c:v>
                </c:pt>
                <c:pt idx="597">
                  <c:v>-0.79651090646721789</c:v>
                </c:pt>
                <c:pt idx="598">
                  <c:v>-0.79587628833787349</c:v>
                </c:pt>
                <c:pt idx="599">
                  <c:v>-0.79633032257111602</c:v>
                </c:pt>
                <c:pt idx="600">
                  <c:v>-0.79572021611969368</c:v>
                </c:pt>
                <c:pt idx="601">
                  <c:v>-0.79616149179729978</c:v>
                </c:pt>
                <c:pt idx="602">
                  <c:v>-0.79449680196135375</c:v>
                </c:pt>
                <c:pt idx="603">
                  <c:v>-0.79494150592212665</c:v>
                </c:pt>
                <c:pt idx="604">
                  <c:v>-0.79539683580368414</c:v>
                </c:pt>
                <c:pt idx="605">
                  <c:v>-0.79481303908761036</c:v>
                </c:pt>
                <c:pt idx="606">
                  <c:v>-0.79526609830585815</c:v>
                </c:pt>
                <c:pt idx="607">
                  <c:v>-0.79467117633974094</c:v>
                </c:pt>
                <c:pt idx="608">
                  <c:v>-0.79407881281294612</c:v>
                </c:pt>
                <c:pt idx="609">
                  <c:v>-0.79455475655668717</c:v>
                </c:pt>
                <c:pt idx="610">
                  <c:v>-0.79398578142555343</c:v>
                </c:pt>
                <c:pt idx="611">
                  <c:v>-0.7934059057970424</c:v>
                </c:pt>
                <c:pt idx="612">
                  <c:v>-0.79389316768110152</c:v>
                </c:pt>
                <c:pt idx="613">
                  <c:v>-0.79434636432747951</c:v>
                </c:pt>
                <c:pt idx="614">
                  <c:v>-0.79480695704092985</c:v>
                </c:pt>
                <c:pt idx="615">
                  <c:v>-0.79522589790011122</c:v>
                </c:pt>
                <c:pt idx="616">
                  <c:v>-0.79673055994210906</c:v>
                </c:pt>
                <c:pt idx="617">
                  <c:v>-0.79817036874326686</c:v>
                </c:pt>
                <c:pt idx="618">
                  <c:v>-0.79857050136840158</c:v>
                </c:pt>
                <c:pt idx="619">
                  <c:v>-0.79897645134103357</c:v>
                </c:pt>
                <c:pt idx="620">
                  <c:v>-0.79830166231421285</c:v>
                </c:pt>
                <c:pt idx="621">
                  <c:v>-0.79765900906792864</c:v>
                </c:pt>
                <c:pt idx="622">
                  <c:v>-0.79699606888657015</c:v>
                </c:pt>
                <c:pt idx="623">
                  <c:v>-0.79741588750883874</c:v>
                </c:pt>
                <c:pt idx="624">
                  <c:v>-0.79781164975866192</c:v>
                </c:pt>
                <c:pt idx="625">
                  <c:v>-0.79716551676348868</c:v>
                </c:pt>
                <c:pt idx="626">
                  <c:v>-0.79756696642821889</c:v>
                </c:pt>
                <c:pt idx="627">
                  <c:v>-0.79798100709965447</c:v>
                </c:pt>
                <c:pt idx="628">
                  <c:v>-0.79733162695766135</c:v>
                </c:pt>
                <c:pt idx="629">
                  <c:v>-0.79774777441850819</c:v>
                </c:pt>
                <c:pt idx="630">
                  <c:v>-0.79815591893013804</c:v>
                </c:pt>
                <c:pt idx="631">
                  <c:v>-0.79855052055153519</c:v>
                </c:pt>
                <c:pt idx="632">
                  <c:v>-0.80000063014050449</c:v>
                </c:pt>
                <c:pt idx="633">
                  <c:v>-0.79826801753769439</c:v>
                </c:pt>
                <c:pt idx="634">
                  <c:v>-0.79863705718694045</c:v>
                </c:pt>
                <c:pt idx="635">
                  <c:v>-0.79903435604320161</c:v>
                </c:pt>
                <c:pt idx="636">
                  <c:v>-0.79835764892233763</c:v>
                </c:pt>
                <c:pt idx="637">
                  <c:v>-0.79875387594389091</c:v>
                </c:pt>
                <c:pt idx="638">
                  <c:v>-0.7981116184250131</c:v>
                </c:pt>
                <c:pt idx="639">
                  <c:v>-0.79744740605651288</c:v>
                </c:pt>
                <c:pt idx="640">
                  <c:v>-0.79787939793538265</c:v>
                </c:pt>
                <c:pt idx="641">
                  <c:v>-0.797234929976675</c:v>
                </c:pt>
                <c:pt idx="642">
                  <c:v>-0.79765727137714149</c:v>
                </c:pt>
                <c:pt idx="643">
                  <c:v>-0.79808290594959863</c:v>
                </c:pt>
                <c:pt idx="644">
                  <c:v>-0.79848942783060661</c:v>
                </c:pt>
                <c:pt idx="645">
                  <c:v>-0.7978374992739945</c:v>
                </c:pt>
                <c:pt idx="646">
                  <c:v>-0.79719952928851456</c:v>
                </c:pt>
                <c:pt idx="647">
                  <c:v>-0.79759085870274427</c:v>
                </c:pt>
                <c:pt idx="648">
                  <c:v>-0.79800488152868942</c:v>
                </c:pt>
                <c:pt idx="649">
                  <c:v>-0.7984118438981157</c:v>
                </c:pt>
                <c:pt idx="650">
                  <c:v>-0.79984184702015337</c:v>
                </c:pt>
                <c:pt idx="651">
                  <c:v>-0.80020679007975026</c:v>
                </c:pt>
                <c:pt idx="652">
                  <c:v>-0.80057541427815515</c:v>
                </c:pt>
                <c:pt idx="653">
                  <c:v>-0.80093820599259202</c:v>
                </c:pt>
                <c:pt idx="654">
                  <c:v>-0.80023342187274027</c:v>
                </c:pt>
                <c:pt idx="655">
                  <c:v>-0.79958323343528548</c:v>
                </c:pt>
                <c:pt idx="656">
                  <c:v>-0.79890346876657981</c:v>
                </c:pt>
                <c:pt idx="657">
                  <c:v>-0.79925611939124819</c:v>
                </c:pt>
                <c:pt idx="658">
                  <c:v>-0.79857115700342318</c:v>
                </c:pt>
                <c:pt idx="659">
                  <c:v>-0.79895367386335481</c:v>
                </c:pt>
                <c:pt idx="660">
                  <c:v>-0.79934044038608776</c:v>
                </c:pt>
                <c:pt idx="661">
                  <c:v>-0.79971471157836593</c:v>
                </c:pt>
                <c:pt idx="662">
                  <c:v>-0.80009723734679861</c:v>
                </c:pt>
                <c:pt idx="663">
                  <c:v>-0.79944565259986267</c:v>
                </c:pt>
                <c:pt idx="664">
                  <c:v>-0.79979381954786544</c:v>
                </c:pt>
                <c:pt idx="665">
                  <c:v>-0.79913198315690814</c:v>
                </c:pt>
                <c:pt idx="666">
                  <c:v>-0.79849362349376996</c:v>
                </c:pt>
                <c:pt idx="667">
                  <c:v>-0.79887975102389452</c:v>
                </c:pt>
                <c:pt idx="668">
                  <c:v>-0.79929361600341664</c:v>
                </c:pt>
                <c:pt idx="669">
                  <c:v>-0.80069292368334832</c:v>
                </c:pt>
                <c:pt idx="670">
                  <c:v>-0.80104672520968134</c:v>
                </c:pt>
                <c:pt idx="671">
                  <c:v>-0.80139255070548765</c:v>
                </c:pt>
                <c:pt idx="672">
                  <c:v>-0.80064571969137799</c:v>
                </c:pt>
                <c:pt idx="673">
                  <c:v>-0.80203592529755041</c:v>
                </c:pt>
                <c:pt idx="674">
                  <c:v>-0.80238942679159952</c:v>
                </c:pt>
                <c:pt idx="675">
                  <c:v>-0.80274195825576766</c:v>
                </c:pt>
                <c:pt idx="676">
                  <c:v>-0.80306731909065232</c:v>
                </c:pt>
                <c:pt idx="677">
                  <c:v>-0.80335747270883928</c:v>
                </c:pt>
                <c:pt idx="678">
                  <c:v>-0.80260604325466256</c:v>
                </c:pt>
                <c:pt idx="679">
                  <c:v>-0.80292578238956935</c:v>
                </c:pt>
                <c:pt idx="680">
                  <c:v>-0.80323066674177801</c:v>
                </c:pt>
                <c:pt idx="681">
                  <c:v>-0.80358163340694244</c:v>
                </c:pt>
                <c:pt idx="682">
                  <c:v>-0.80282620073880351</c:v>
                </c:pt>
                <c:pt idx="683">
                  <c:v>-0.80205777672402745</c:v>
                </c:pt>
                <c:pt idx="684">
                  <c:v>-0.80132960118954688</c:v>
                </c:pt>
                <c:pt idx="685">
                  <c:v>-0.80168806916575597</c:v>
                </c:pt>
                <c:pt idx="686">
                  <c:v>-0.80095004778244072</c:v>
                </c:pt>
                <c:pt idx="687">
                  <c:v>-0.80025164682679195</c:v>
                </c:pt>
                <c:pt idx="688">
                  <c:v>-0.79955217389025612</c:v>
                </c:pt>
                <c:pt idx="689">
                  <c:v>-0.79992077041245091</c:v>
                </c:pt>
                <c:pt idx="690">
                  <c:v>-0.79922909500420192</c:v>
                </c:pt>
                <c:pt idx="691">
                  <c:v>-0.80065647310411792</c:v>
                </c:pt>
                <c:pt idx="692">
                  <c:v>-0.79995754364203542</c:v>
                </c:pt>
                <c:pt idx="693">
                  <c:v>-0.79928663276919465</c:v>
                </c:pt>
                <c:pt idx="694">
                  <c:v>-0.79966156011381084</c:v>
                </c:pt>
                <c:pt idx="695">
                  <c:v>-0.80002620891153464</c:v>
                </c:pt>
                <c:pt idx="696">
                  <c:v>-0.79933836473330389</c:v>
                </c:pt>
                <c:pt idx="697">
                  <c:v>-0.7997329974386379</c:v>
                </c:pt>
                <c:pt idx="698">
                  <c:v>-0.80009959748986514</c:v>
                </c:pt>
                <c:pt idx="699">
                  <c:v>-0.79942860554006778</c:v>
                </c:pt>
                <c:pt idx="700">
                  <c:v>-0.79978999342926638</c:v>
                </c:pt>
                <c:pt idx="701">
                  <c:v>-0.80117257356068106</c:v>
                </c:pt>
                <c:pt idx="702">
                  <c:v>-0.80151588208946745</c:v>
                </c:pt>
                <c:pt idx="703">
                  <c:v>-0.80081960444767808</c:v>
                </c:pt>
                <c:pt idx="704">
                  <c:v>-0.80011633235872459</c:v>
                </c:pt>
                <c:pt idx="705">
                  <c:v>-0.80050600571155006</c:v>
                </c:pt>
                <c:pt idx="706">
                  <c:v>-0.80089796559731907</c:v>
                </c:pt>
                <c:pt idx="707">
                  <c:v>-0.8001972462853727</c:v>
                </c:pt>
                <c:pt idx="708">
                  <c:v>-0.79953574135966521</c:v>
                </c:pt>
                <c:pt idx="709">
                  <c:v>-0.79989674653247189</c:v>
                </c:pt>
                <c:pt idx="710">
                  <c:v>-0.80026189160182237</c:v>
                </c:pt>
                <c:pt idx="711">
                  <c:v>-0.80059805376978588</c:v>
                </c:pt>
                <c:pt idx="712">
                  <c:v>-0.79990503269439006</c:v>
                </c:pt>
                <c:pt idx="713">
                  <c:v>-0.79921975204050233</c:v>
                </c:pt>
                <c:pt idx="714">
                  <c:v>-0.80063883699969229</c:v>
                </c:pt>
                <c:pt idx="715">
                  <c:v>-0.7999897202596985</c:v>
                </c:pt>
                <c:pt idx="716">
                  <c:v>-0.80038994585450451</c:v>
                </c:pt>
                <c:pt idx="717">
                  <c:v>-0.80075684693741445</c:v>
                </c:pt>
                <c:pt idx="718">
                  <c:v>-0.80009006999866616</c:v>
                </c:pt>
                <c:pt idx="719">
                  <c:v>-0.79940580859869292</c:v>
                </c:pt>
                <c:pt idx="720">
                  <c:v>-0.799803492426719</c:v>
                </c:pt>
                <c:pt idx="721">
                  <c:v>-0.8001436425781846</c:v>
                </c:pt>
                <c:pt idx="722">
                  <c:v>-0.80048706972662087</c:v>
                </c:pt>
                <c:pt idx="723">
                  <c:v>-0.80189608833208836</c:v>
                </c:pt>
                <c:pt idx="724">
                  <c:v>-0.80330958656544649</c:v>
                </c:pt>
                <c:pt idx="725">
                  <c:v>-0.80361647483413745</c:v>
                </c:pt>
                <c:pt idx="726">
                  <c:v>-0.80394766533745465</c:v>
                </c:pt>
                <c:pt idx="727">
                  <c:v>-0.80423997203070552</c:v>
                </c:pt>
                <c:pt idx="728">
                  <c:v>-0.80348341259009137</c:v>
                </c:pt>
                <c:pt idx="729">
                  <c:v>-0.80270826433828957</c:v>
                </c:pt>
                <c:pt idx="730">
                  <c:v>-0.80194739905152379</c:v>
                </c:pt>
                <c:pt idx="731">
                  <c:v>-0.80122007107049331</c:v>
                </c:pt>
                <c:pt idx="732">
                  <c:v>-0.80153516964908333</c:v>
                </c:pt>
                <c:pt idx="733">
                  <c:v>-0.8029219262561017</c:v>
                </c:pt>
                <c:pt idx="734">
                  <c:v>-0.80218012773097958</c:v>
                </c:pt>
                <c:pt idx="735">
                  <c:v>-0.80146370517636001</c:v>
                </c:pt>
                <c:pt idx="736">
                  <c:v>-0.80181797107283281</c:v>
                </c:pt>
                <c:pt idx="737">
                  <c:v>-0.80109245165137621</c:v>
                </c:pt>
                <c:pt idx="738">
                  <c:v>-0.8003994826183487</c:v>
                </c:pt>
                <c:pt idx="739">
                  <c:v>-0.79967257296598171</c:v>
                </c:pt>
                <c:pt idx="740">
                  <c:v>-0.80002626150666201</c:v>
                </c:pt>
                <c:pt idx="741">
                  <c:v>-0.79829721627652883</c:v>
                </c:pt>
                <c:pt idx="742">
                  <c:v>-0.79764259195099818</c:v>
                </c:pt>
                <c:pt idx="743">
                  <c:v>-0.79804124011197819</c:v>
                </c:pt>
                <c:pt idx="744">
                  <c:v>-0.79740651530973861</c:v>
                </c:pt>
                <c:pt idx="745">
                  <c:v>-0.79677654500354378</c:v>
                </c:pt>
                <c:pt idx="746">
                  <c:v>-0.79724067410347288</c:v>
                </c:pt>
                <c:pt idx="747">
                  <c:v>-0.79662656062140336</c:v>
                </c:pt>
                <c:pt idx="748">
                  <c:v>-0.79705490940897517</c:v>
                </c:pt>
                <c:pt idx="749">
                  <c:v>-0.79646309122079573</c:v>
                </c:pt>
                <c:pt idx="750">
                  <c:v>-0.79690140939637966</c:v>
                </c:pt>
                <c:pt idx="751">
                  <c:v>-0.79626768120845204</c:v>
                </c:pt>
                <c:pt idx="752">
                  <c:v>-0.79670472758428301</c:v>
                </c:pt>
                <c:pt idx="753">
                  <c:v>-0.79712935303259724</c:v>
                </c:pt>
                <c:pt idx="754">
                  <c:v>-0.79651178597194539</c:v>
                </c:pt>
                <c:pt idx="755">
                  <c:v>-0.79693021025250654</c:v>
                </c:pt>
                <c:pt idx="756">
                  <c:v>-0.79633376604745643</c:v>
                </c:pt>
                <c:pt idx="757">
                  <c:v>-0.79677957072650718</c:v>
                </c:pt>
                <c:pt idx="758">
                  <c:v>-0.79720881931197696</c:v>
                </c:pt>
                <c:pt idx="759">
                  <c:v>-0.7976221629257374</c:v>
                </c:pt>
                <c:pt idx="760">
                  <c:v>-0.79699597966722258</c:v>
                </c:pt>
                <c:pt idx="761">
                  <c:v>-0.79638048007387818</c:v>
                </c:pt>
                <c:pt idx="762">
                  <c:v>-0.79683635047240053</c:v>
                </c:pt>
                <c:pt idx="763">
                  <c:v>-0.79724250346295245</c:v>
                </c:pt>
                <c:pt idx="764">
                  <c:v>-0.79766595339369339</c:v>
                </c:pt>
                <c:pt idx="765">
                  <c:v>-0.79702149432581959</c:v>
                </c:pt>
                <c:pt idx="766">
                  <c:v>-0.79638700443930321</c:v>
                </c:pt>
                <c:pt idx="767">
                  <c:v>-0.79575086435051723</c:v>
                </c:pt>
                <c:pt idx="768">
                  <c:v>-0.79621206706350689</c:v>
                </c:pt>
                <c:pt idx="769">
                  <c:v>-0.79668510572223672</c:v>
                </c:pt>
                <c:pt idx="770">
                  <c:v>-0.79711288360779198</c:v>
                </c:pt>
                <c:pt idx="771">
                  <c:v>-0.7964679059356361</c:v>
                </c:pt>
                <c:pt idx="772">
                  <c:v>-0.79690336781692328</c:v>
                </c:pt>
                <c:pt idx="773">
                  <c:v>-0.79629524046058475</c:v>
                </c:pt>
                <c:pt idx="774">
                  <c:v>-0.79570611565137306</c:v>
                </c:pt>
                <c:pt idx="775">
                  <c:v>-0.79612935333834556</c:v>
                </c:pt>
                <c:pt idx="776">
                  <c:v>-0.79656000627157864</c:v>
                </c:pt>
                <c:pt idx="777">
                  <c:v>-0.79595674614614709</c:v>
                </c:pt>
                <c:pt idx="778">
                  <c:v>-0.79537379122322416</c:v>
                </c:pt>
                <c:pt idx="779">
                  <c:v>-0.7947611353987597</c:v>
                </c:pt>
                <c:pt idx="780">
                  <c:v>-0.79521303269078436</c:v>
                </c:pt>
                <c:pt idx="781">
                  <c:v>-0.79569155203696873</c:v>
                </c:pt>
                <c:pt idx="782">
                  <c:v>-0.79615426099622932</c:v>
                </c:pt>
                <c:pt idx="783">
                  <c:v>-0.79552661577630468</c:v>
                </c:pt>
                <c:pt idx="784">
                  <c:v>-0.79388386346077855</c:v>
                </c:pt>
                <c:pt idx="785">
                  <c:v>-0.79438474619156285</c:v>
                </c:pt>
                <c:pt idx="786">
                  <c:v>-0.79486289126773157</c:v>
                </c:pt>
                <c:pt idx="787">
                  <c:v>-0.79533993344237686</c:v>
                </c:pt>
                <c:pt idx="788">
                  <c:v>-0.79472003477352937</c:v>
                </c:pt>
                <c:pt idx="789">
                  <c:v>-0.79518283407805868</c:v>
                </c:pt>
                <c:pt idx="790">
                  <c:v>-0.79564647739649752</c:v>
                </c:pt>
                <c:pt idx="791">
                  <c:v>-0.79611434784856761</c:v>
                </c:pt>
                <c:pt idx="792">
                  <c:v>-0.79551540089159622</c:v>
                </c:pt>
                <c:pt idx="793">
                  <c:v>-0.7949386728737643</c:v>
                </c:pt>
                <c:pt idx="794">
                  <c:v>-0.79542181941628887</c:v>
                </c:pt>
                <c:pt idx="795">
                  <c:v>-0.7958760630279631</c:v>
                </c:pt>
                <c:pt idx="796">
                  <c:v>-0.79525342176740377</c:v>
                </c:pt>
                <c:pt idx="797">
                  <c:v>-0.79463891333205572</c:v>
                </c:pt>
                <c:pt idx="798">
                  <c:v>-0.79509549506541466</c:v>
                </c:pt>
                <c:pt idx="799">
                  <c:v>-0.79451618516410638</c:v>
                </c:pt>
                <c:pt idx="800">
                  <c:v>-0.79496940146082429</c:v>
                </c:pt>
                <c:pt idx="801">
                  <c:v>-0.79542333343160776</c:v>
                </c:pt>
                <c:pt idx="802">
                  <c:v>-0.79586078676297567</c:v>
                </c:pt>
                <c:pt idx="803">
                  <c:v>-0.79629529102771612</c:v>
                </c:pt>
                <c:pt idx="804">
                  <c:v>-0.79563428520716184</c:v>
                </c:pt>
                <c:pt idx="805">
                  <c:v>-0.79608741950301853</c:v>
                </c:pt>
                <c:pt idx="806">
                  <c:v>-0.79546979111295824</c:v>
                </c:pt>
                <c:pt idx="807">
                  <c:v>-0.79382459529069904</c:v>
                </c:pt>
                <c:pt idx="808">
                  <c:v>-0.79325590338488494</c:v>
                </c:pt>
                <c:pt idx="809">
                  <c:v>-0.79375654531718731</c:v>
                </c:pt>
                <c:pt idx="810">
                  <c:v>-0.79423709441084356</c:v>
                </c:pt>
                <c:pt idx="811">
                  <c:v>-0.79370855252262673</c:v>
                </c:pt>
                <c:pt idx="812">
                  <c:v>-0.79313248147217419</c:v>
                </c:pt>
                <c:pt idx="813">
                  <c:v>-0.79363931184273073</c:v>
                </c:pt>
                <c:pt idx="814">
                  <c:v>-0.795179345605876</c:v>
                </c:pt>
                <c:pt idx="815">
                  <c:v>-0.7956791386937585</c:v>
                </c:pt>
                <c:pt idx="816">
                  <c:v>-0.79613475591988336</c:v>
                </c:pt>
                <c:pt idx="817">
                  <c:v>-0.7965629608014857</c:v>
                </c:pt>
                <c:pt idx="818">
                  <c:v>-0.79801772158545603</c:v>
                </c:pt>
                <c:pt idx="819">
                  <c:v>-0.79736106715374688</c:v>
                </c:pt>
                <c:pt idx="820">
                  <c:v>-0.79565514581067187</c:v>
                </c:pt>
                <c:pt idx="821">
                  <c:v>-0.79505030289445844</c:v>
                </c:pt>
                <c:pt idx="822">
                  <c:v>-0.79551511683656928</c:v>
                </c:pt>
                <c:pt idx="823">
                  <c:v>-0.79594099449983791</c:v>
                </c:pt>
                <c:pt idx="824">
                  <c:v>-0.79636869460984117</c:v>
                </c:pt>
                <c:pt idx="825">
                  <c:v>-0.79787464071764436</c:v>
                </c:pt>
                <c:pt idx="826">
                  <c:v>-0.79722776790329153</c:v>
                </c:pt>
                <c:pt idx="827">
                  <c:v>-0.79762057254522567</c:v>
                </c:pt>
                <c:pt idx="828">
                  <c:v>-0.79801744109432105</c:v>
                </c:pt>
                <c:pt idx="829">
                  <c:v>-0.79840697227243451</c:v>
                </c:pt>
                <c:pt idx="830">
                  <c:v>-0.7977478328269858</c:v>
                </c:pt>
                <c:pt idx="831">
                  <c:v>-0.79814805617044604</c:v>
                </c:pt>
                <c:pt idx="832">
                  <c:v>-0.79747181504703712</c:v>
                </c:pt>
                <c:pt idx="833">
                  <c:v>-0.79787661874609639</c:v>
                </c:pt>
                <c:pt idx="834">
                  <c:v>-0.79826196637117441</c:v>
                </c:pt>
                <c:pt idx="835">
                  <c:v>-0.79761840704375098</c:v>
                </c:pt>
                <c:pt idx="836">
                  <c:v>-0.79804009890287597</c:v>
                </c:pt>
                <c:pt idx="837">
                  <c:v>-0.79846181692481832</c:v>
                </c:pt>
                <c:pt idx="838">
                  <c:v>-0.79885904058632196</c:v>
                </c:pt>
                <c:pt idx="839">
                  <c:v>-0.7982015597745955</c:v>
                </c:pt>
                <c:pt idx="840">
                  <c:v>-0.79757676857910353</c:v>
                </c:pt>
                <c:pt idx="841">
                  <c:v>-0.79801823320752152</c:v>
                </c:pt>
                <c:pt idx="842">
                  <c:v>-0.79842950854337114</c:v>
                </c:pt>
                <c:pt idx="843">
                  <c:v>-0.79779313837250365</c:v>
                </c:pt>
                <c:pt idx="844">
                  <c:v>-0.79714903560505357</c:v>
                </c:pt>
                <c:pt idx="845">
                  <c:v>-0.79650791489295236</c:v>
                </c:pt>
                <c:pt idx="846">
                  <c:v>-0.79694535659509325</c:v>
                </c:pt>
                <c:pt idx="847">
                  <c:v>-0.7963490294631913</c:v>
                </c:pt>
                <c:pt idx="848">
                  <c:v>-0.79784956887392755</c:v>
                </c:pt>
                <c:pt idx="849">
                  <c:v>-0.79823453749644901</c:v>
                </c:pt>
                <c:pt idx="850">
                  <c:v>-0.79759440674652005</c:v>
                </c:pt>
                <c:pt idx="851">
                  <c:v>-0.79699975861158956</c:v>
                </c:pt>
                <c:pt idx="852">
                  <c:v>-0.7963981034393578</c:v>
                </c:pt>
                <c:pt idx="853">
                  <c:v>-0.79683048137057066</c:v>
                </c:pt>
                <c:pt idx="854">
                  <c:v>-0.79622777174315917</c:v>
                </c:pt>
                <c:pt idx="855">
                  <c:v>-0.79564291630829598</c:v>
                </c:pt>
                <c:pt idx="856">
                  <c:v>-0.79504777798213011</c:v>
                </c:pt>
                <c:pt idx="857">
                  <c:v>-0.79551998242248756</c:v>
                </c:pt>
                <c:pt idx="858">
                  <c:v>-0.79493936277403776</c:v>
                </c:pt>
                <c:pt idx="859">
                  <c:v>-0.795400215518557</c:v>
                </c:pt>
                <c:pt idx="860">
                  <c:v>-0.79580179120818595</c:v>
                </c:pt>
                <c:pt idx="861">
                  <c:v>-0.7962191553840221</c:v>
                </c:pt>
                <c:pt idx="862">
                  <c:v>-0.79770011227634163</c:v>
                </c:pt>
                <c:pt idx="863">
                  <c:v>-0.79706031003081468</c:v>
                </c:pt>
                <c:pt idx="864">
                  <c:v>-0.79645010383019832</c:v>
                </c:pt>
                <c:pt idx="865">
                  <c:v>-0.79584790175359432</c:v>
                </c:pt>
                <c:pt idx="866">
                  <c:v>-0.79624702371852241</c:v>
                </c:pt>
                <c:pt idx="867">
                  <c:v>-0.79563278324415188</c:v>
                </c:pt>
                <c:pt idx="868">
                  <c:v>-0.79606236757926874</c:v>
                </c:pt>
                <c:pt idx="869">
                  <c:v>-0.79440820022768344</c:v>
                </c:pt>
                <c:pt idx="870">
                  <c:v>-0.7948776162231298</c:v>
                </c:pt>
                <c:pt idx="871">
                  <c:v>-0.79425306389866723</c:v>
                </c:pt>
                <c:pt idx="872">
                  <c:v>-0.79370234262069383</c:v>
                </c:pt>
                <c:pt idx="873">
                  <c:v>-0.79314615576827996</c:v>
                </c:pt>
                <c:pt idx="874">
                  <c:v>-0.79256965265291435</c:v>
                </c:pt>
                <c:pt idx="875">
                  <c:v>-0.79308895959985604</c:v>
                </c:pt>
                <c:pt idx="876">
                  <c:v>-0.79357860040785888</c:v>
                </c:pt>
                <c:pt idx="877">
                  <c:v>-0.79303052839970167</c:v>
                </c:pt>
                <c:pt idx="878">
                  <c:v>-0.79247587783170759</c:v>
                </c:pt>
                <c:pt idx="879">
                  <c:v>-0.79301956027507337</c:v>
                </c:pt>
                <c:pt idx="880">
                  <c:v>-0.79456754906957183</c:v>
                </c:pt>
                <c:pt idx="881">
                  <c:v>-0.79502951808818045</c:v>
                </c:pt>
                <c:pt idx="882">
                  <c:v>-0.79550474772641677</c:v>
                </c:pt>
                <c:pt idx="883">
                  <c:v>-0.7949001727718884</c:v>
                </c:pt>
                <c:pt idx="884">
                  <c:v>-0.79534572931645064</c:v>
                </c:pt>
                <c:pt idx="885">
                  <c:v>-0.79472403473012154</c:v>
                </c:pt>
                <c:pt idx="886">
                  <c:v>-0.79520271403551912</c:v>
                </c:pt>
                <c:pt idx="887">
                  <c:v>-0.79566675975480872</c:v>
                </c:pt>
                <c:pt idx="888">
                  <c:v>-0.79506410455971266</c:v>
                </c:pt>
                <c:pt idx="889">
                  <c:v>-0.79450128246851837</c:v>
                </c:pt>
                <c:pt idx="890">
                  <c:v>-0.79495471681914798</c:v>
                </c:pt>
                <c:pt idx="891">
                  <c:v>-0.79438128248276496</c:v>
                </c:pt>
                <c:pt idx="892">
                  <c:v>-0.79377903683310957</c:v>
                </c:pt>
                <c:pt idx="893">
                  <c:v>-0.7942432760964474</c:v>
                </c:pt>
                <c:pt idx="894">
                  <c:v>-0.79366239057451848</c:v>
                </c:pt>
                <c:pt idx="895">
                  <c:v>-0.79310640276302802</c:v>
                </c:pt>
                <c:pt idx="896">
                  <c:v>-0.79256351470776742</c:v>
                </c:pt>
                <c:pt idx="897">
                  <c:v>-0.79305456441361211</c:v>
                </c:pt>
                <c:pt idx="898">
                  <c:v>-0.79355037312533994</c:v>
                </c:pt>
                <c:pt idx="899">
                  <c:v>-0.79404392566283322</c:v>
                </c:pt>
                <c:pt idx="900">
                  <c:v>-0.79452156714957656</c:v>
                </c:pt>
                <c:pt idx="901">
                  <c:v>-0.79393557580658491</c:v>
                </c:pt>
                <c:pt idx="902">
                  <c:v>-0.79445902429045323</c:v>
                </c:pt>
                <c:pt idx="903">
                  <c:v>-0.7949274438046442</c:v>
                </c:pt>
                <c:pt idx="904">
                  <c:v>-0.79328971492855138</c:v>
                </c:pt>
                <c:pt idx="905">
                  <c:v>-0.7927537006299803</c:v>
                </c:pt>
                <c:pt idx="906">
                  <c:v>-0.7922174266173807</c:v>
                </c:pt>
                <c:pt idx="907">
                  <c:v>-0.79170375808503313</c:v>
                </c:pt>
                <c:pt idx="908">
                  <c:v>-0.79224436292333245</c:v>
                </c:pt>
                <c:pt idx="909">
                  <c:v>-0.79276767566486572</c:v>
                </c:pt>
                <c:pt idx="910">
                  <c:v>-0.79220272215156839</c:v>
                </c:pt>
                <c:pt idx="911">
                  <c:v>-0.79167652770853703</c:v>
                </c:pt>
                <c:pt idx="912">
                  <c:v>-0.79223619715436622</c:v>
                </c:pt>
                <c:pt idx="913">
                  <c:v>-0.79381813321127881</c:v>
                </c:pt>
                <c:pt idx="914">
                  <c:v>-0.79325261054705321</c:v>
                </c:pt>
                <c:pt idx="915">
                  <c:v>-0.79375889833611213</c:v>
                </c:pt>
                <c:pt idx="916">
                  <c:v>-0.79317196036938997</c:v>
                </c:pt>
                <c:pt idx="917">
                  <c:v>-0.79367184116200218</c:v>
                </c:pt>
                <c:pt idx="918">
                  <c:v>-0.79313640433876209</c:v>
                </c:pt>
                <c:pt idx="919">
                  <c:v>-0.79365559625198678</c:v>
                </c:pt>
                <c:pt idx="920">
                  <c:v>-0.79414462432694699</c:v>
                </c:pt>
                <c:pt idx="921">
                  <c:v>-0.79464527184040812</c:v>
                </c:pt>
                <c:pt idx="922">
                  <c:v>-0.79510224640359994</c:v>
                </c:pt>
                <c:pt idx="923">
                  <c:v>-0.79451580147552792</c:v>
                </c:pt>
                <c:pt idx="924">
                  <c:v>-0.7939174054460173</c:v>
                </c:pt>
                <c:pt idx="925">
                  <c:v>-0.7933735773370969</c:v>
                </c:pt>
                <c:pt idx="926">
                  <c:v>-0.79281040579035489</c:v>
                </c:pt>
                <c:pt idx="927">
                  <c:v>-0.79331545767454781</c:v>
                </c:pt>
                <c:pt idx="928">
                  <c:v>-0.7927677685210569</c:v>
                </c:pt>
                <c:pt idx="929">
                  <c:v>-0.79221807315063575</c:v>
                </c:pt>
                <c:pt idx="930">
                  <c:v>-0.79272825168762306</c:v>
                </c:pt>
                <c:pt idx="931">
                  <c:v>-0.79215338665387058</c:v>
                </c:pt>
                <c:pt idx="932">
                  <c:v>-0.79369601892079322</c:v>
                </c:pt>
                <c:pt idx="933">
                  <c:v>-0.79207651854237726</c:v>
                </c:pt>
                <c:pt idx="934">
                  <c:v>-0.79260112817152983</c:v>
                </c:pt>
                <c:pt idx="935">
                  <c:v>-0.79309014560809921</c:v>
                </c:pt>
                <c:pt idx="936">
                  <c:v>-0.79254944269593719</c:v>
                </c:pt>
                <c:pt idx="937">
                  <c:v>-0.79202807384201834</c:v>
                </c:pt>
                <c:pt idx="938">
                  <c:v>-0.79256435236517797</c:v>
                </c:pt>
                <c:pt idx="939">
                  <c:v>-0.79205688531787444</c:v>
                </c:pt>
                <c:pt idx="940">
                  <c:v>-0.79261140761151683</c:v>
                </c:pt>
                <c:pt idx="941">
                  <c:v>-0.79208803945928641</c:v>
                </c:pt>
                <c:pt idx="942">
                  <c:v>-0.79156307867010056</c:v>
                </c:pt>
                <c:pt idx="943">
                  <c:v>-0.79211801709669849</c:v>
                </c:pt>
                <c:pt idx="944">
                  <c:v>-0.79157629675476449</c:v>
                </c:pt>
                <c:pt idx="945">
                  <c:v>-0.7910499708196691</c:v>
                </c:pt>
                <c:pt idx="946">
                  <c:v>-0.79057277140327575</c:v>
                </c:pt>
                <c:pt idx="947">
                  <c:v>-0.79006879597521029</c:v>
                </c:pt>
                <c:pt idx="948">
                  <c:v>-0.79060600005570603</c:v>
                </c:pt>
                <c:pt idx="949">
                  <c:v>-0.79009418005459187</c:v>
                </c:pt>
                <c:pt idx="950">
                  <c:v>-0.78955907645349999</c:v>
                </c:pt>
                <c:pt idx="951">
                  <c:v>-0.79012723492442993</c:v>
                </c:pt>
                <c:pt idx="952">
                  <c:v>-0.78962883022594132</c:v>
                </c:pt>
                <c:pt idx="953">
                  <c:v>-0.79019019362142262</c:v>
                </c:pt>
                <c:pt idx="954">
                  <c:v>-0.7906941697489942</c:v>
                </c:pt>
                <c:pt idx="955">
                  <c:v>-0.79020944635401424</c:v>
                </c:pt>
                <c:pt idx="956">
                  <c:v>-0.78973805742693404</c:v>
                </c:pt>
                <c:pt idx="957">
                  <c:v>-0.79028707627839534</c:v>
                </c:pt>
                <c:pt idx="958">
                  <c:v>-0.78976059475282734</c:v>
                </c:pt>
                <c:pt idx="959">
                  <c:v>-0.78927670285777074</c:v>
                </c:pt>
                <c:pt idx="960">
                  <c:v>-0.78983370880061532</c:v>
                </c:pt>
                <c:pt idx="961">
                  <c:v>-0.789321474624603</c:v>
                </c:pt>
                <c:pt idx="962">
                  <c:v>-0.78883796513211091</c:v>
                </c:pt>
                <c:pt idx="963">
                  <c:v>-0.78835394582946872</c:v>
                </c:pt>
                <c:pt idx="964">
                  <c:v>-0.78787222691287928</c:v>
                </c:pt>
                <c:pt idx="965">
                  <c:v>-0.78742670237462165</c:v>
                </c:pt>
                <c:pt idx="966">
                  <c:v>-0.78697620832712922</c:v>
                </c:pt>
                <c:pt idx="967">
                  <c:v>-0.78655684416058658</c:v>
                </c:pt>
                <c:pt idx="968">
                  <c:v>-0.7872123072773749</c:v>
                </c:pt>
                <c:pt idx="969">
                  <c:v>-0.78887430113182733</c:v>
                </c:pt>
                <c:pt idx="970">
                  <c:v>-0.78942595510919078</c:v>
                </c:pt>
                <c:pt idx="971">
                  <c:v>-0.78999397600700694</c:v>
                </c:pt>
                <c:pt idx="972">
                  <c:v>-0.79053819648686674</c:v>
                </c:pt>
                <c:pt idx="973">
                  <c:v>-0.79004635255712952</c:v>
                </c:pt>
                <c:pt idx="974">
                  <c:v>-0.78851220550598689</c:v>
                </c:pt>
                <c:pt idx="975">
                  <c:v>-0.78806684139586702</c:v>
                </c:pt>
                <c:pt idx="976">
                  <c:v>-0.78866554456794979</c:v>
                </c:pt>
                <c:pt idx="977">
                  <c:v>-0.78822423367659089</c:v>
                </c:pt>
                <c:pt idx="978">
                  <c:v>-0.78988308900305904</c:v>
                </c:pt>
                <c:pt idx="979">
                  <c:v>-0.78940024722299773</c:v>
                </c:pt>
                <c:pt idx="980">
                  <c:v>-0.78892622227853781</c:v>
                </c:pt>
                <c:pt idx="981">
                  <c:v>-0.78951739783296693</c:v>
                </c:pt>
                <c:pt idx="982">
                  <c:v>-0.78906108987630763</c:v>
                </c:pt>
                <c:pt idx="983">
                  <c:v>-0.78966522807878148</c:v>
                </c:pt>
                <c:pt idx="984">
                  <c:v>-0.7891472235172059</c:v>
                </c:pt>
                <c:pt idx="985">
                  <c:v>-0.7887181790468617</c:v>
                </c:pt>
                <c:pt idx="986">
                  <c:v>-0.78721515546592447</c:v>
                </c:pt>
                <c:pt idx="987">
                  <c:v>-0.786806572356606</c:v>
                </c:pt>
                <c:pt idx="988">
                  <c:v>-0.78638952090947389</c:v>
                </c:pt>
                <c:pt idx="989">
                  <c:v>-0.78702117049128451</c:v>
                </c:pt>
                <c:pt idx="990">
                  <c:v>-0.78660168708145872</c:v>
                </c:pt>
                <c:pt idx="991">
                  <c:v>-0.78620217333982945</c:v>
                </c:pt>
                <c:pt idx="992">
                  <c:v>-0.78683260987303283</c:v>
                </c:pt>
                <c:pt idx="993">
                  <c:v>-0.78744959767557221</c:v>
                </c:pt>
                <c:pt idx="994">
                  <c:v>-0.78701560572206086</c:v>
                </c:pt>
                <c:pt idx="995">
                  <c:v>-0.78764441360761972</c:v>
                </c:pt>
                <c:pt idx="996">
                  <c:v>-0.78824538533546729</c:v>
                </c:pt>
                <c:pt idx="997">
                  <c:v>-0.78882213762875786</c:v>
                </c:pt>
                <c:pt idx="998">
                  <c:v>-0.78837333487618266</c:v>
                </c:pt>
                <c:pt idx="999">
                  <c:v>-0.78892836817865908</c:v>
                </c:pt>
                <c:pt idx="1000">
                  <c:v>-0.78951136081508599</c:v>
                </c:pt>
                <c:pt idx="1001">
                  <c:v>-0.7890551735987843</c:v>
                </c:pt>
                <c:pt idx="1002">
                  <c:v>-0.78965517012680864</c:v>
                </c:pt>
                <c:pt idx="1003">
                  <c:v>-0.78919398672427243</c:v>
                </c:pt>
                <c:pt idx="1004">
                  <c:v>-0.78872462698978696</c:v>
                </c:pt>
                <c:pt idx="1005">
                  <c:v>-0.78825749444999116</c:v>
                </c:pt>
                <c:pt idx="1006">
                  <c:v>-0.78886298456099135</c:v>
                </c:pt>
                <c:pt idx="1007">
                  <c:v>-0.78944606486977154</c:v>
                </c:pt>
                <c:pt idx="1008">
                  <c:v>-0.7900141235723761</c:v>
                </c:pt>
                <c:pt idx="1009">
                  <c:v>-0.7905714211009286</c:v>
                </c:pt>
                <c:pt idx="1010">
                  <c:v>-0.79112087267890996</c:v>
                </c:pt>
                <c:pt idx="1011">
                  <c:v>-0.79062991522533177</c:v>
                </c:pt>
                <c:pt idx="1012">
                  <c:v>-0.79014023692082502</c:v>
                </c:pt>
                <c:pt idx="1013">
                  <c:v>-0.78437677218240853</c:v>
                </c:pt>
                <c:pt idx="1014">
                  <c:v>-0.76617439673876042</c:v>
                </c:pt>
                <c:pt idx="1015">
                  <c:v>-0.76304046880398524</c:v>
                </c:pt>
                <c:pt idx="1016">
                  <c:v>-0.77149127942790552</c:v>
                </c:pt>
                <c:pt idx="1017">
                  <c:v>-0.78081611383934735</c:v>
                </c:pt>
                <c:pt idx="1018">
                  <c:v>-0.78786983156256041</c:v>
                </c:pt>
                <c:pt idx="1019">
                  <c:v>-0.79265761493130926</c:v>
                </c:pt>
                <c:pt idx="1020">
                  <c:v>-0.79420308263268302</c:v>
                </c:pt>
                <c:pt idx="1021">
                  <c:v>-0.79573616098002931</c:v>
                </c:pt>
                <c:pt idx="1022">
                  <c:v>-0.79620833776042876</c:v>
                </c:pt>
                <c:pt idx="1023">
                  <c:v>-0.79665879100522019</c:v>
                </c:pt>
                <c:pt idx="1024">
                  <c:v>-0.79706001518511582</c:v>
                </c:pt>
                <c:pt idx="1025">
                  <c:v>-0.7974445748814134</c:v>
                </c:pt>
                <c:pt idx="1026">
                  <c:v>-0.79784808338378521</c:v>
                </c:pt>
                <c:pt idx="1027">
                  <c:v>-0.79824046171610952</c:v>
                </c:pt>
                <c:pt idx="1028">
                  <c:v>-0.79862257248178736</c:v>
                </c:pt>
                <c:pt idx="1029">
                  <c:v>-0.7979220410321517</c:v>
                </c:pt>
                <c:pt idx="1030">
                  <c:v>-0.79728146021150859</c:v>
                </c:pt>
                <c:pt idx="1031">
                  <c:v>-0.79667263100727836</c:v>
                </c:pt>
                <c:pt idx="1032">
                  <c:v>-0.79704945838713281</c:v>
                </c:pt>
                <c:pt idx="1033">
                  <c:v>-0.79746454921939025</c:v>
                </c:pt>
                <c:pt idx="1034">
                  <c:v>-0.79687401823500237</c:v>
                </c:pt>
                <c:pt idx="1035">
                  <c:v>-0.79732223787030232</c:v>
                </c:pt>
                <c:pt idx="1036">
                  <c:v>-0.79773177311289611</c:v>
                </c:pt>
                <c:pt idx="1037">
                  <c:v>-0.79814357765063815</c:v>
                </c:pt>
                <c:pt idx="1038">
                  <c:v>-0.79751828609762543</c:v>
                </c:pt>
                <c:pt idx="1039">
                  <c:v>-0.79689464037567292</c:v>
                </c:pt>
                <c:pt idx="1040">
                  <c:v>-0.7952239675681595</c:v>
                </c:pt>
                <c:pt idx="1041">
                  <c:v>-0.79563334821679632</c:v>
                </c:pt>
                <c:pt idx="1042">
                  <c:v>-0.79606714125246036</c:v>
                </c:pt>
                <c:pt idx="1043">
                  <c:v>-0.79653907842741112</c:v>
                </c:pt>
                <c:pt idx="1044">
                  <c:v>-0.79697769685886277</c:v>
                </c:pt>
                <c:pt idx="1045">
                  <c:v>-0.79740308292168549</c:v>
                </c:pt>
                <c:pt idx="1046">
                  <c:v>-0.79784192126325182</c:v>
                </c:pt>
                <c:pt idx="1047">
                  <c:v>-0.7982557828379867</c:v>
                </c:pt>
                <c:pt idx="1048">
                  <c:v>-0.79867418718122696</c:v>
                </c:pt>
                <c:pt idx="1049">
                  <c:v>-0.79803076343760249</c:v>
                </c:pt>
                <c:pt idx="1050">
                  <c:v>-0.79844392816885046</c:v>
                </c:pt>
                <c:pt idx="1051">
                  <c:v>-0.79777934960547336</c:v>
                </c:pt>
                <c:pt idx="1052">
                  <c:v>-0.7992214826133639</c:v>
                </c:pt>
                <c:pt idx="1053">
                  <c:v>-0.79959121296109659</c:v>
                </c:pt>
                <c:pt idx="1054">
                  <c:v>-0.79993644870187464</c:v>
                </c:pt>
                <c:pt idx="1055">
                  <c:v>-0.79919711972783714</c:v>
                </c:pt>
                <c:pt idx="1056">
                  <c:v>-0.79855425733328045</c:v>
                </c:pt>
                <c:pt idx="1057">
                  <c:v>-0.79895105218661477</c:v>
                </c:pt>
                <c:pt idx="1058">
                  <c:v>-0.79930397114288254</c:v>
                </c:pt>
                <c:pt idx="1059">
                  <c:v>-0.79970503172002494</c:v>
                </c:pt>
                <c:pt idx="1060">
                  <c:v>-0.80008499108562436</c:v>
                </c:pt>
                <c:pt idx="1061">
                  <c:v>-0.80043529126391189</c:v>
                </c:pt>
                <c:pt idx="1062">
                  <c:v>-0.79971408543863354</c:v>
                </c:pt>
                <c:pt idx="1063">
                  <c:v>-0.80008470372986085</c:v>
                </c:pt>
                <c:pt idx="1064">
                  <c:v>-0.80044000965526363</c:v>
                </c:pt>
                <c:pt idx="1065">
                  <c:v>-0.80079704946215835</c:v>
                </c:pt>
                <c:pt idx="1066">
                  <c:v>-0.8001284484729152</c:v>
                </c:pt>
                <c:pt idx="1067">
                  <c:v>-0.79944495950345684</c:v>
                </c:pt>
                <c:pt idx="1068">
                  <c:v>-0.7998264003133877</c:v>
                </c:pt>
                <c:pt idx="1069">
                  <c:v>-0.80017557230712</c:v>
                </c:pt>
                <c:pt idx="1070">
                  <c:v>-0.79951526086097757</c:v>
                </c:pt>
                <c:pt idx="1071">
                  <c:v>-0.79987117564375798</c:v>
                </c:pt>
                <c:pt idx="1072">
                  <c:v>-0.80023319213088284</c:v>
                </c:pt>
                <c:pt idx="1073">
                  <c:v>-0.79849544828826524</c:v>
                </c:pt>
                <c:pt idx="1074">
                  <c:v>-0.79785727932249995</c:v>
                </c:pt>
                <c:pt idx="1075">
                  <c:v>-0.79718853373605003</c:v>
                </c:pt>
                <c:pt idx="1076">
                  <c:v>-0.79762516306132891</c:v>
                </c:pt>
                <c:pt idx="1077">
                  <c:v>-0.79699463980010232</c:v>
                </c:pt>
                <c:pt idx="1078">
                  <c:v>-0.7963483470041004</c:v>
                </c:pt>
                <c:pt idx="1079">
                  <c:v>-0.79574430006401831</c:v>
                </c:pt>
                <c:pt idx="1080">
                  <c:v>-0.79722855406273796</c:v>
                </c:pt>
                <c:pt idx="1081">
                  <c:v>-0.79872036298148319</c:v>
                </c:pt>
                <c:pt idx="1082">
                  <c:v>-0.79912117572185348</c:v>
                </c:pt>
                <c:pt idx="1083">
                  <c:v>-0.79949687220741639</c:v>
                </c:pt>
                <c:pt idx="1084">
                  <c:v>-0.79882463476326815</c:v>
                </c:pt>
                <c:pt idx="1085">
                  <c:v>-0.79816950206800286</c:v>
                </c:pt>
                <c:pt idx="1086">
                  <c:v>-0.79752975202664278</c:v>
                </c:pt>
                <c:pt idx="1087">
                  <c:v>-0.79691459698610989</c:v>
                </c:pt>
                <c:pt idx="1088">
                  <c:v>-0.79630622504638759</c:v>
                </c:pt>
                <c:pt idx="1089">
                  <c:v>-0.79570100054545978</c:v>
                </c:pt>
                <c:pt idx="1090">
                  <c:v>-0.79613718053455063</c:v>
                </c:pt>
                <c:pt idx="1091">
                  <c:v>-0.79553823692385972</c:v>
                </c:pt>
                <c:pt idx="1092">
                  <c:v>-0.79391071218538256</c:v>
                </c:pt>
                <c:pt idx="1093">
                  <c:v>-0.79441695794167488</c:v>
                </c:pt>
                <c:pt idx="1094">
                  <c:v>-0.79592661878284143</c:v>
                </c:pt>
                <c:pt idx="1095">
                  <c:v>-0.79634768640718467</c:v>
                </c:pt>
                <c:pt idx="1096">
                  <c:v>-0.79782271267904092</c:v>
                </c:pt>
                <c:pt idx="1097">
                  <c:v>-0.7972016584254602</c:v>
                </c:pt>
                <c:pt idx="1098">
                  <c:v>-0.79764420525695101</c:v>
                </c:pt>
                <c:pt idx="1099">
                  <c:v>-0.79806784115181206</c:v>
                </c:pt>
                <c:pt idx="1100">
                  <c:v>-0.7984463643287758</c:v>
                </c:pt>
                <c:pt idx="1101">
                  <c:v>-0.79883363704220023</c:v>
                </c:pt>
                <c:pt idx="1102">
                  <c:v>-0.80027144430135622</c:v>
                </c:pt>
                <c:pt idx="1103">
                  <c:v>-0.80063361541532907</c:v>
                </c:pt>
                <c:pt idx="1104">
                  <c:v>-0.80098152310702242</c:v>
                </c:pt>
                <c:pt idx="1105">
                  <c:v>-0.80025335264488195</c:v>
                </c:pt>
                <c:pt idx="1106">
                  <c:v>-0.80062410559198427</c:v>
                </c:pt>
                <c:pt idx="1107">
                  <c:v>-0.80199032348014454</c:v>
                </c:pt>
                <c:pt idx="1108">
                  <c:v>-0.8012988770105417</c:v>
                </c:pt>
                <c:pt idx="1109">
                  <c:v>-0.80161941947033089</c:v>
                </c:pt>
                <c:pt idx="1110">
                  <c:v>-0.80194025108092415</c:v>
                </c:pt>
                <c:pt idx="1111">
                  <c:v>-0.80224986605930571</c:v>
                </c:pt>
                <c:pt idx="1112">
                  <c:v>-0.80155892873811962</c:v>
                </c:pt>
                <c:pt idx="1113">
                  <c:v>-0.80083663016335727</c:v>
                </c:pt>
                <c:pt idx="1114">
                  <c:v>-0.80116825756009014</c:v>
                </c:pt>
                <c:pt idx="1115">
                  <c:v>-0.80151859240888823</c:v>
                </c:pt>
                <c:pt idx="1116">
                  <c:v>-0.8018713605607104</c:v>
                </c:pt>
                <c:pt idx="1117">
                  <c:v>-0.80222693334949624</c:v>
                </c:pt>
                <c:pt idx="1118">
                  <c:v>-0.80256167468250628</c:v>
                </c:pt>
                <c:pt idx="1119">
                  <c:v>-0.80391874118885609</c:v>
                </c:pt>
                <c:pt idx="1120">
                  <c:v>-0.80421680636507886</c:v>
                </c:pt>
                <c:pt idx="1121">
                  <c:v>-0.80347445023777719</c:v>
                </c:pt>
                <c:pt idx="1122">
                  <c:v>-0.80274420123302159</c:v>
                </c:pt>
                <c:pt idx="1123">
                  <c:v>-0.80198077720836114</c:v>
                </c:pt>
                <c:pt idx="1124">
                  <c:v>-0.80122452166419389</c:v>
                </c:pt>
                <c:pt idx="1125">
                  <c:v>-0.80055163123090989</c:v>
                </c:pt>
                <c:pt idx="1126">
                  <c:v>-0.80090275860629168</c:v>
                </c:pt>
                <c:pt idx="1127">
                  <c:v>-0.80439348343416583</c:v>
                </c:pt>
                <c:pt idx="1128">
                  <c:v>-0.82036623376548257</c:v>
                </c:pt>
                <c:pt idx="1129">
                  <c:v>-0.81613072909017292</c:v>
                </c:pt>
                <c:pt idx="1130">
                  <c:v>-0.80779305450836947</c:v>
                </c:pt>
                <c:pt idx="1131">
                  <c:v>-0.80170443341820208</c:v>
                </c:pt>
                <c:pt idx="1132">
                  <c:v>-0.7999561847498381</c:v>
                </c:pt>
              </c:numCache>
            </c:numRef>
          </c:val>
          <c:smooth val="0"/>
          <c:extLst>
            <c:ext xmlns:c16="http://schemas.microsoft.com/office/drawing/2014/chart" uri="{C3380CC4-5D6E-409C-BE32-E72D297353CC}">
              <c16:uniqueId val="{00000000-0A93-481F-AA86-82951360B3FA}"/>
            </c:ext>
          </c:extLst>
        </c:ser>
        <c:ser>
          <c:idx val="1"/>
          <c:order val="1"/>
          <c:tx>
            <c:strRef>
              <c:f>Gyro!$Y$1</c:f>
              <c:strCache>
                <c:ptCount val="1"/>
                <c:pt idx="0">
                  <c:v>Gangle_y</c:v>
                </c:pt>
              </c:strCache>
            </c:strRef>
          </c:tx>
          <c:spPr>
            <a:ln w="28575" cap="rnd">
              <a:solidFill>
                <a:schemeClr val="accent2"/>
              </a:solidFill>
              <a:round/>
            </a:ln>
            <a:effectLst/>
          </c:spPr>
          <c:marker>
            <c:symbol val="none"/>
          </c:marker>
          <c:val>
            <c:numRef>
              <c:f>Gyro!$Y$2:$Y$1357</c:f>
              <c:numCache>
                <c:formatCode>General</c:formatCode>
                <c:ptCount val="1356"/>
                <c:pt idx="0">
                  <c:v>-1.1762E-2</c:v>
                </c:pt>
                <c:pt idx="1">
                  <c:v>-2.3236999999999997E-2</c:v>
                </c:pt>
                <c:pt idx="2">
                  <c:v>-3.4481879999999999E-2</c:v>
                </c:pt>
                <c:pt idx="3">
                  <c:v>-4.6578222399999994E-2</c:v>
                </c:pt>
                <c:pt idx="4">
                  <c:v>-5.8397437951999996E-2</c:v>
                </c:pt>
                <c:pt idx="5">
                  <c:v>-6.8972809192959991E-2</c:v>
                </c:pt>
                <c:pt idx="6">
                  <c:v>-7.9301893009100788E-2</c:v>
                </c:pt>
                <c:pt idx="7">
                  <c:v>-9.0476395148918767E-2</c:v>
                </c:pt>
                <c:pt idx="8">
                  <c:v>-0.10042068724594039</c:v>
                </c:pt>
                <c:pt idx="9">
                  <c:v>-0.11013819350102157</c:v>
                </c:pt>
                <c:pt idx="10">
                  <c:v>-0.12177354963100115</c:v>
                </c:pt>
                <c:pt idx="11">
                  <c:v>-0.13109817863838111</c:v>
                </c:pt>
                <c:pt idx="12">
                  <c:v>-0.13917197506561352</c:v>
                </c:pt>
                <c:pt idx="13">
                  <c:v>-0.14917311556430127</c:v>
                </c:pt>
                <c:pt idx="14">
                  <c:v>-0.15581615325301523</c:v>
                </c:pt>
                <c:pt idx="15">
                  <c:v>-0.16124893018795491</c:v>
                </c:pt>
                <c:pt idx="16">
                  <c:v>-0.17290593158419582</c:v>
                </c:pt>
                <c:pt idx="17">
                  <c:v>-0.1822598529525119</c:v>
                </c:pt>
                <c:pt idx="18">
                  <c:v>-0.19137645589346167</c:v>
                </c:pt>
                <c:pt idx="19">
                  <c:v>-0.19924964677559243</c:v>
                </c:pt>
                <c:pt idx="20">
                  <c:v>-0.20699473384008057</c:v>
                </c:pt>
                <c:pt idx="21">
                  <c:v>-0.21455767916327895</c:v>
                </c:pt>
                <c:pt idx="22">
                  <c:v>-0.22199018558001335</c:v>
                </c:pt>
                <c:pt idx="23">
                  <c:v>-0.23144262186841308</c:v>
                </c:pt>
                <c:pt idx="24">
                  <c:v>-0.23958474943104482</c:v>
                </c:pt>
                <c:pt idx="25">
                  <c:v>-0.24546745444242393</c:v>
                </c:pt>
                <c:pt idx="26">
                  <c:v>-0.25227030535357542</c:v>
                </c:pt>
                <c:pt idx="27">
                  <c:v>-0.25891925924650394</c:v>
                </c:pt>
                <c:pt idx="28">
                  <c:v>-0.26650853406157388</c:v>
                </c:pt>
                <c:pt idx="29">
                  <c:v>-0.27188786338034238</c:v>
                </c:pt>
                <c:pt idx="30">
                  <c:v>-0.27710254611273555</c:v>
                </c:pt>
                <c:pt idx="31">
                  <c:v>-0.28219919519048087</c:v>
                </c:pt>
                <c:pt idx="32">
                  <c:v>-0.28828101128667127</c:v>
                </c:pt>
                <c:pt idx="33">
                  <c:v>-0.29632341106093785</c:v>
                </c:pt>
                <c:pt idx="34">
                  <c:v>-0.30421924283971907</c:v>
                </c:pt>
                <c:pt idx="35">
                  <c:v>-0.30989343798292468</c:v>
                </c:pt>
                <c:pt idx="36">
                  <c:v>-0.31543766922326621</c:v>
                </c:pt>
                <c:pt idx="37">
                  <c:v>-0.32186545583880088</c:v>
                </c:pt>
                <c:pt idx="38">
                  <c:v>-0.32715730672202487</c:v>
                </c:pt>
                <c:pt idx="39">
                  <c:v>-0.3323223805875844</c:v>
                </c:pt>
                <c:pt idx="40">
                  <c:v>-0.33845159297583266</c:v>
                </c:pt>
                <c:pt idx="41">
                  <c:v>-0.34337034111631604</c:v>
                </c:pt>
                <c:pt idx="42">
                  <c:v>-0.34928023429398974</c:v>
                </c:pt>
                <c:pt idx="43">
                  <c:v>-0.35508324960810989</c:v>
                </c:pt>
                <c:pt idx="44">
                  <c:v>-0.36079826461594766</c:v>
                </c:pt>
                <c:pt idx="45">
                  <c:v>-0.36634379932362865</c:v>
                </c:pt>
                <c:pt idx="46">
                  <c:v>-0.37073136333715606</c:v>
                </c:pt>
                <c:pt idx="47">
                  <c:v>-0.37397649607041294</c:v>
                </c:pt>
                <c:pt idx="48">
                  <c:v>-0.37927666614900468</c:v>
                </c:pt>
                <c:pt idx="49">
                  <c:v>-0.38445197282602456</c:v>
                </c:pt>
                <c:pt idx="50">
                  <c:v>-0.38848153336950408</c:v>
                </c:pt>
                <c:pt idx="51">
                  <c:v>-0.392479642702114</c:v>
                </c:pt>
                <c:pt idx="52">
                  <c:v>-0.39741500984807171</c:v>
                </c:pt>
                <c:pt idx="53">
                  <c:v>-0.4022440896511103</c:v>
                </c:pt>
                <c:pt idx="54">
                  <c:v>-0.40698690785808811</c:v>
                </c:pt>
                <c:pt idx="55">
                  <c:v>-0.41057296970092638</c:v>
                </c:pt>
                <c:pt idx="56">
                  <c:v>-0.41411399030690788</c:v>
                </c:pt>
                <c:pt idx="57">
                  <c:v>-0.41758137050076971</c:v>
                </c:pt>
                <c:pt idx="58">
                  <c:v>-0.42197488309075432</c:v>
                </c:pt>
                <c:pt idx="59">
                  <c:v>-0.4252472654289392</c:v>
                </c:pt>
                <c:pt idx="60">
                  <c:v>-0.42847770012036041</c:v>
                </c:pt>
                <c:pt idx="61">
                  <c:v>-0.43056986611795317</c:v>
                </c:pt>
                <c:pt idx="62">
                  <c:v>-0.4326556287955941</c:v>
                </c:pt>
                <c:pt idx="63">
                  <c:v>-0.43676671621968222</c:v>
                </c:pt>
                <c:pt idx="64">
                  <c:v>-0.44082732189528856</c:v>
                </c:pt>
                <c:pt idx="65">
                  <c:v>-0.44376665545738281</c:v>
                </c:pt>
                <c:pt idx="66">
                  <c:v>-0.44663232234823513</c:v>
                </c:pt>
                <c:pt idx="67">
                  <c:v>-0.45043969590127042</c:v>
                </c:pt>
                <c:pt idx="68">
                  <c:v>-0.45207570198324504</c:v>
                </c:pt>
                <c:pt idx="69">
                  <c:v>-0.45580960794358016</c:v>
                </c:pt>
                <c:pt idx="70">
                  <c:v>-0.45844771578470861</c:v>
                </c:pt>
                <c:pt idx="71">
                  <c:v>-0.46101080146901446</c:v>
                </c:pt>
                <c:pt idx="72">
                  <c:v>-0.46459902543963411</c:v>
                </c:pt>
                <c:pt idx="73">
                  <c:v>-0.46807910493084143</c:v>
                </c:pt>
                <c:pt idx="74">
                  <c:v>-0.47043856283222463</c:v>
                </c:pt>
                <c:pt idx="75">
                  <c:v>-0.47276713157558015</c:v>
                </c:pt>
                <c:pt idx="76">
                  <c:v>-0.4750438289440686</c:v>
                </c:pt>
                <c:pt idx="77">
                  <c:v>-0.47831159236518722</c:v>
                </c:pt>
                <c:pt idx="78">
                  <c:v>-0.48051584051788349</c:v>
                </c:pt>
                <c:pt idx="79">
                  <c:v>-0.4826505437075258</c:v>
                </c:pt>
                <c:pt idx="80">
                  <c:v>-0.48575685283337527</c:v>
                </c:pt>
                <c:pt idx="81">
                  <c:v>-0.48880609577670775</c:v>
                </c:pt>
                <c:pt idx="82">
                  <c:v>-0.48973381386117359</c:v>
                </c:pt>
                <c:pt idx="83">
                  <c:v>-0.49273609758395009</c:v>
                </c:pt>
                <c:pt idx="84">
                  <c:v>-0.49566327563227114</c:v>
                </c:pt>
                <c:pt idx="85">
                  <c:v>-0.49745933011962573</c:v>
                </c:pt>
                <c:pt idx="86">
                  <c:v>-0.49922508351723321</c:v>
                </c:pt>
                <c:pt idx="87">
                  <c:v>-0.49891298184688854</c:v>
                </c:pt>
                <c:pt idx="88">
                  <c:v>-0.5016713222099507</c:v>
                </c:pt>
                <c:pt idx="89">
                  <c:v>-0.50338413576575169</c:v>
                </c:pt>
                <c:pt idx="90">
                  <c:v>-0.50398871305043658</c:v>
                </c:pt>
                <c:pt idx="91">
                  <c:v>-0.50671799878942791</c:v>
                </c:pt>
                <c:pt idx="92">
                  <c:v>-0.50828911881363936</c:v>
                </c:pt>
                <c:pt idx="93">
                  <c:v>-0.51091041643736657</c:v>
                </c:pt>
                <c:pt idx="94">
                  <c:v>-0.51138566810861918</c:v>
                </c:pt>
                <c:pt idx="95">
                  <c:v>-0.51287259474644686</c:v>
                </c:pt>
                <c:pt idx="96">
                  <c:v>-0.5153407028515179</c:v>
                </c:pt>
                <c:pt idx="97">
                  <c:v>-0.51671384879448756</c:v>
                </c:pt>
                <c:pt idx="98">
                  <c:v>-0.5181071318185978</c:v>
                </c:pt>
                <c:pt idx="99">
                  <c:v>-0.51947030918222581</c:v>
                </c:pt>
                <c:pt idx="100">
                  <c:v>-0.52185182299858135</c:v>
                </c:pt>
                <c:pt idx="101">
                  <c:v>-0.52316756653860974</c:v>
                </c:pt>
                <c:pt idx="102">
                  <c:v>-0.52448385520783758</c:v>
                </c:pt>
                <c:pt idx="103">
                  <c:v>-0.52677711810368077</c:v>
                </c:pt>
                <c:pt idx="104">
                  <c:v>-0.5279920957416071</c:v>
                </c:pt>
                <c:pt idx="105">
                  <c:v>-0.52916147382677503</c:v>
                </c:pt>
                <c:pt idx="106">
                  <c:v>-0.53031990435023946</c:v>
                </c:pt>
                <c:pt idx="107">
                  <c:v>-0.53043332626323458</c:v>
                </c:pt>
                <c:pt idx="108">
                  <c:v>-0.53263047973796984</c:v>
                </c:pt>
                <c:pt idx="109">
                  <c:v>-0.5337271101432105</c:v>
                </c:pt>
                <c:pt idx="110">
                  <c:v>-0.53477928794034624</c:v>
                </c:pt>
                <c:pt idx="111">
                  <c:v>-0.53680304218153929</c:v>
                </c:pt>
                <c:pt idx="112">
                  <c:v>-0.53885504133790851</c:v>
                </c:pt>
                <c:pt idx="113">
                  <c:v>-0.53979666051115038</c:v>
                </c:pt>
                <c:pt idx="114">
                  <c:v>-0.54071130730092731</c:v>
                </c:pt>
                <c:pt idx="115">
                  <c:v>-0.54164956115490881</c:v>
                </c:pt>
                <c:pt idx="116">
                  <c:v>-0.54252454993181076</c:v>
                </c:pt>
                <c:pt idx="117">
                  <c:v>-0.54235041893317448</c:v>
                </c:pt>
                <c:pt idx="118">
                  <c:v>-0.54319607055451102</c:v>
                </c:pt>
                <c:pt idx="119">
                  <c:v>-0.54509920914342069</c:v>
                </c:pt>
                <c:pt idx="120">
                  <c:v>-0.54593156496055217</c:v>
                </c:pt>
                <c:pt idx="121">
                  <c:v>-0.54676113366134116</c:v>
                </c:pt>
                <c:pt idx="122">
                  <c:v>-0.54860195098811437</c:v>
                </c:pt>
                <c:pt idx="123">
                  <c:v>-0.54938349196835212</c:v>
                </c:pt>
                <c:pt idx="124">
                  <c:v>-0.55013640212898507</c:v>
                </c:pt>
                <c:pt idx="125">
                  <c:v>-0.55088443408640542</c:v>
                </c:pt>
                <c:pt idx="126">
                  <c:v>-0.55266364540467738</c:v>
                </c:pt>
                <c:pt idx="127">
                  <c:v>-0.55333691249658379</c:v>
                </c:pt>
                <c:pt idx="128">
                  <c:v>-0.55397607424665207</c:v>
                </c:pt>
                <c:pt idx="129">
                  <c:v>-0.55464311276171896</c:v>
                </c:pt>
                <c:pt idx="130">
                  <c:v>-0.55527433050648456</c:v>
                </c:pt>
                <c:pt idx="131">
                  <c:v>-0.55586210389635493</c:v>
                </c:pt>
                <c:pt idx="132">
                  <c:v>-0.5564834218184278</c:v>
                </c:pt>
                <c:pt idx="133">
                  <c:v>-0.55707815338205924</c:v>
                </c:pt>
                <c:pt idx="134">
                  <c:v>-0.55869809031441808</c:v>
                </c:pt>
                <c:pt idx="135">
                  <c:v>-0.55925322850812975</c:v>
                </c:pt>
                <c:pt idx="136">
                  <c:v>-0.55982948393796717</c:v>
                </c:pt>
                <c:pt idx="137">
                  <c:v>-0.56142731425920778</c:v>
                </c:pt>
                <c:pt idx="138">
                  <c:v>-0.56295808797402369</c:v>
                </c:pt>
                <c:pt idx="139">
                  <c:v>-0.56446690621454321</c:v>
                </c:pt>
                <c:pt idx="140">
                  <c:v>-0.56491794809025242</c:v>
                </c:pt>
                <c:pt idx="141">
                  <c:v>-0.56428666912844727</c:v>
                </c:pt>
                <c:pt idx="142">
                  <c:v>-0.5647532757458783</c:v>
                </c:pt>
                <c:pt idx="143">
                  <c:v>-0.5651788302309606</c:v>
                </c:pt>
                <c:pt idx="144">
                  <c:v>-0.56664181362634136</c:v>
                </c:pt>
                <c:pt idx="145">
                  <c:v>-0.56704173735381458</c:v>
                </c:pt>
                <c:pt idx="146">
                  <c:v>-0.56846418260673837</c:v>
                </c:pt>
                <c:pt idx="147">
                  <c:v>-0.56885785895460361</c:v>
                </c:pt>
                <c:pt idx="148">
                  <c:v>-0.56918648177551157</c:v>
                </c:pt>
                <c:pt idx="149">
                  <c:v>-0.56955755214000126</c:v>
                </c:pt>
                <c:pt idx="150">
                  <c:v>-0.57094768109720129</c:v>
                </c:pt>
                <c:pt idx="151">
                  <c:v>-0.57332636747525723</c:v>
                </c:pt>
                <c:pt idx="152">
                  <c:v>-0.5736562601257521</c:v>
                </c:pt>
                <c:pt idx="153">
                  <c:v>-0.57391961492323706</c:v>
                </c:pt>
                <c:pt idx="154">
                  <c:v>-0.57415188262477224</c:v>
                </c:pt>
                <c:pt idx="155">
                  <c:v>-0.57439128497227676</c:v>
                </c:pt>
                <c:pt idx="156">
                  <c:v>-0.5746289592728312</c:v>
                </c:pt>
                <c:pt idx="157">
                  <c:v>-0.57385106008737452</c:v>
                </c:pt>
                <c:pt idx="158">
                  <c:v>-0.57304325888562702</c:v>
                </c:pt>
                <c:pt idx="159">
                  <c:v>-0.57332375370791444</c:v>
                </c:pt>
                <c:pt idx="160">
                  <c:v>-0.57362531863375621</c:v>
                </c:pt>
                <c:pt idx="161">
                  <c:v>-0.57489209226108107</c:v>
                </c:pt>
                <c:pt idx="162">
                  <c:v>-0.57516291041585943</c:v>
                </c:pt>
                <c:pt idx="163">
                  <c:v>-0.57434913220754225</c:v>
                </c:pt>
                <c:pt idx="164">
                  <c:v>-0.57458074956339145</c:v>
                </c:pt>
                <c:pt idx="165">
                  <c:v>-0.5748246945721236</c:v>
                </c:pt>
                <c:pt idx="166">
                  <c:v>-0.57508330068068114</c:v>
                </c:pt>
                <c:pt idx="167">
                  <c:v>-0.57533471466706754</c:v>
                </c:pt>
                <c:pt idx="168">
                  <c:v>-0.57559302037372628</c:v>
                </c:pt>
                <c:pt idx="169">
                  <c:v>-0.57583759996625172</c:v>
                </c:pt>
                <c:pt idx="170">
                  <c:v>-0.57606912796692678</c:v>
                </c:pt>
                <c:pt idx="171">
                  <c:v>-0.57626706540758832</c:v>
                </c:pt>
                <c:pt idx="172">
                  <c:v>-0.57646624409943659</c:v>
                </c:pt>
                <c:pt idx="173">
                  <c:v>-0.57667461921744778</c:v>
                </c:pt>
                <c:pt idx="174">
                  <c:v>-0.57585642683309879</c:v>
                </c:pt>
                <c:pt idx="175">
                  <c:v>-0.5760931782964368</c:v>
                </c:pt>
                <c:pt idx="176">
                  <c:v>-0.57735271473050798</c:v>
                </c:pt>
                <c:pt idx="177">
                  <c:v>-0.57859794043589785</c:v>
                </c:pt>
                <c:pt idx="178">
                  <c:v>-0.57978378162717992</c:v>
                </c:pt>
                <c:pt idx="179">
                  <c:v>-0.57992306599463628</c:v>
                </c:pt>
                <c:pt idx="180">
                  <c:v>-0.58109838467474351</c:v>
                </c:pt>
                <c:pt idx="181">
                  <c:v>-0.58124239698124869</c:v>
                </c:pt>
                <c:pt idx="182">
                  <c:v>-0.58236342904162375</c:v>
                </c:pt>
                <c:pt idx="183">
                  <c:v>-0.5813935004607913</c:v>
                </c:pt>
                <c:pt idx="184">
                  <c:v>-0.58042783045157542</c:v>
                </c:pt>
                <c:pt idx="185">
                  <c:v>-0.57949977384254381</c:v>
                </c:pt>
                <c:pt idx="186">
                  <c:v>-0.57964351836569294</c:v>
                </c:pt>
                <c:pt idx="187">
                  <c:v>-0.58184278799837907</c:v>
                </c:pt>
                <c:pt idx="188">
                  <c:v>-0.58300717223841136</c:v>
                </c:pt>
                <c:pt idx="189">
                  <c:v>-0.58309308879364319</c:v>
                </c:pt>
                <c:pt idx="190">
                  <c:v>-0.58318064701777039</c:v>
                </c:pt>
                <c:pt idx="191">
                  <c:v>-0.58321841407741493</c:v>
                </c:pt>
                <c:pt idx="192">
                  <c:v>-0.5832877857958666</c:v>
                </c:pt>
                <c:pt idx="193">
                  <c:v>-0.58334539007994912</c:v>
                </c:pt>
                <c:pt idx="194">
                  <c:v>-0.58233092227835004</c:v>
                </c:pt>
                <c:pt idx="195">
                  <c:v>-0.582360363832783</c:v>
                </c:pt>
                <c:pt idx="196">
                  <c:v>-0.58247337655612741</c:v>
                </c:pt>
                <c:pt idx="197">
                  <c:v>-0.58253932902500483</c:v>
                </c:pt>
                <c:pt idx="198">
                  <c:v>-0.58157668244450467</c:v>
                </c:pt>
                <c:pt idx="199">
                  <c:v>-0.58268492879561462</c:v>
                </c:pt>
                <c:pt idx="200">
                  <c:v>-0.58169355021970237</c:v>
                </c:pt>
                <c:pt idx="201">
                  <c:v>-0.5807551392153083</c:v>
                </c:pt>
                <c:pt idx="202">
                  <c:v>-0.5809006364310022</c:v>
                </c:pt>
                <c:pt idx="203">
                  <c:v>-0.58103704370238218</c:v>
                </c:pt>
                <c:pt idx="204">
                  <c:v>-0.5811213428283345</c:v>
                </c:pt>
                <c:pt idx="205">
                  <c:v>-0.58122861597176778</c:v>
                </c:pt>
                <c:pt idx="206">
                  <c:v>-0.58132306365233255</c:v>
                </c:pt>
                <c:pt idx="207">
                  <c:v>-0.58140300237928599</c:v>
                </c:pt>
                <c:pt idx="208">
                  <c:v>-0.58043592233170027</c:v>
                </c:pt>
                <c:pt idx="209">
                  <c:v>-0.58055422388506628</c:v>
                </c:pt>
                <c:pt idx="210">
                  <c:v>-0.5806772994073649</c:v>
                </c:pt>
                <c:pt idx="211">
                  <c:v>-0.58080145341921752</c:v>
                </c:pt>
                <c:pt idx="212">
                  <c:v>-0.58089102435083317</c:v>
                </c:pt>
                <c:pt idx="213">
                  <c:v>-0.58101206386381665</c:v>
                </c:pt>
                <c:pt idx="214">
                  <c:v>-0.58111988258654024</c:v>
                </c:pt>
                <c:pt idx="215">
                  <c:v>-0.58119612493480932</c:v>
                </c:pt>
                <c:pt idx="216">
                  <c:v>-0.58128792243611305</c:v>
                </c:pt>
                <c:pt idx="217">
                  <c:v>-0.58033412398739082</c:v>
                </c:pt>
                <c:pt idx="218">
                  <c:v>-0.58045446150764302</c:v>
                </c:pt>
                <c:pt idx="219">
                  <c:v>-0.58062269227749019</c:v>
                </c:pt>
                <c:pt idx="220">
                  <c:v>-0.58180489843194039</c:v>
                </c:pt>
                <c:pt idx="221">
                  <c:v>-0.58189930046330163</c:v>
                </c:pt>
                <c:pt idx="222">
                  <c:v>-0.58196317445403567</c:v>
                </c:pt>
                <c:pt idx="223">
                  <c:v>-0.58205551096495489</c:v>
                </c:pt>
                <c:pt idx="224">
                  <c:v>-0.58213698074565579</c:v>
                </c:pt>
                <c:pt idx="225">
                  <c:v>-0.58326246113074276</c:v>
                </c:pt>
                <c:pt idx="226">
                  <c:v>-0.58330087190812796</c:v>
                </c:pt>
                <c:pt idx="227">
                  <c:v>-0.58334667446996535</c:v>
                </c:pt>
                <c:pt idx="228">
                  <c:v>-0.58445352098056591</c:v>
                </c:pt>
                <c:pt idx="229">
                  <c:v>-0.5844961705609546</c:v>
                </c:pt>
                <c:pt idx="230">
                  <c:v>-0.58351330714973548</c:v>
                </c:pt>
                <c:pt idx="231">
                  <c:v>-0.58358556100674086</c:v>
                </c:pt>
                <c:pt idx="232">
                  <c:v>-0.58367474978660594</c:v>
                </c:pt>
                <c:pt idx="233">
                  <c:v>-0.58370295479087386</c:v>
                </c:pt>
                <c:pt idx="234">
                  <c:v>-0.58371349569505637</c:v>
                </c:pt>
                <c:pt idx="235">
                  <c:v>-0.58375844578115532</c:v>
                </c:pt>
                <c:pt idx="236">
                  <c:v>-0.58278021686553216</c:v>
                </c:pt>
                <c:pt idx="237">
                  <c:v>-0.58283545252822144</c:v>
                </c:pt>
                <c:pt idx="238">
                  <c:v>-0.58396130347765707</c:v>
                </c:pt>
                <c:pt idx="239">
                  <c:v>-0.58400293740810394</c:v>
                </c:pt>
                <c:pt idx="240">
                  <c:v>-0.58304135865994189</c:v>
                </c:pt>
                <c:pt idx="241">
                  <c:v>-0.58206225148674307</c:v>
                </c:pt>
                <c:pt idx="242">
                  <c:v>-0.58216158645700822</c:v>
                </c:pt>
                <c:pt idx="243">
                  <c:v>-0.58223927472786807</c:v>
                </c:pt>
                <c:pt idx="244">
                  <c:v>-0.58337832923331068</c:v>
                </c:pt>
                <c:pt idx="245">
                  <c:v>-0.5834216026486444</c:v>
                </c:pt>
                <c:pt idx="246">
                  <c:v>-0.58348551059567155</c:v>
                </c:pt>
                <c:pt idx="247">
                  <c:v>-0.58356370038375804</c:v>
                </c:pt>
                <c:pt idx="248">
                  <c:v>-0.58465154637608285</c:v>
                </c:pt>
                <c:pt idx="249">
                  <c:v>-0.58568033544856124</c:v>
                </c:pt>
                <c:pt idx="250">
                  <c:v>-0.58466706873958996</c:v>
                </c:pt>
                <c:pt idx="251">
                  <c:v>-0.58574402736479825</c:v>
                </c:pt>
                <c:pt idx="252">
                  <c:v>-0.58576484681750229</c:v>
                </c:pt>
                <c:pt idx="253">
                  <c:v>-0.58580280988115219</c:v>
                </c:pt>
                <c:pt idx="254">
                  <c:v>-0.58580993368352907</c:v>
                </c:pt>
                <c:pt idx="255">
                  <c:v>-0.58684303500985857</c:v>
                </c:pt>
                <c:pt idx="256">
                  <c:v>-0.58792809430966142</c:v>
                </c:pt>
                <c:pt idx="257">
                  <c:v>-0.58791499242346823</c:v>
                </c:pt>
                <c:pt idx="258">
                  <c:v>-0.58893211257499889</c:v>
                </c:pt>
                <c:pt idx="259">
                  <c:v>-0.58891521032349892</c:v>
                </c:pt>
                <c:pt idx="260">
                  <c:v>-0.58882784611702899</c:v>
                </c:pt>
                <c:pt idx="261">
                  <c:v>-0.5898047291946884</c:v>
                </c:pt>
                <c:pt idx="262">
                  <c:v>-0.58870745461079454</c:v>
                </c:pt>
                <c:pt idx="263">
                  <c:v>-0.58762560551857868</c:v>
                </c:pt>
                <c:pt idx="264">
                  <c:v>-0.58759993340820715</c:v>
                </c:pt>
                <c:pt idx="265">
                  <c:v>-0.58753357474004297</c:v>
                </c:pt>
                <c:pt idx="266">
                  <c:v>-0.58855300324524207</c:v>
                </c:pt>
                <c:pt idx="267">
                  <c:v>-0.58955560318033728</c:v>
                </c:pt>
                <c:pt idx="268">
                  <c:v>-0.5915931511167305</c:v>
                </c:pt>
                <c:pt idx="269">
                  <c:v>-0.59253352809439586</c:v>
                </c:pt>
                <c:pt idx="270">
                  <c:v>-0.59247225753250787</c:v>
                </c:pt>
                <c:pt idx="271">
                  <c:v>-0.59129263238185759</c:v>
                </c:pt>
                <c:pt idx="272">
                  <c:v>-0.59117755973422037</c:v>
                </c:pt>
                <c:pt idx="273">
                  <c:v>-0.59111208853953601</c:v>
                </c:pt>
                <c:pt idx="274">
                  <c:v>-0.59209254676874534</c:v>
                </c:pt>
                <c:pt idx="275">
                  <c:v>-0.59303331583337038</c:v>
                </c:pt>
                <c:pt idx="276">
                  <c:v>-0.59290296951670296</c:v>
                </c:pt>
                <c:pt idx="277">
                  <c:v>-0.59273067012636893</c:v>
                </c:pt>
                <c:pt idx="278">
                  <c:v>-0.5936507367238415</c:v>
                </c:pt>
                <c:pt idx="279">
                  <c:v>-0.59458672198936469</c:v>
                </c:pt>
                <c:pt idx="280">
                  <c:v>-0.5944652875495775</c:v>
                </c:pt>
                <c:pt idx="281">
                  <c:v>-0.59641214179858593</c:v>
                </c:pt>
                <c:pt idx="282">
                  <c:v>-0.59726651896261418</c:v>
                </c:pt>
                <c:pt idx="283">
                  <c:v>-0.59811308858336187</c:v>
                </c:pt>
                <c:pt idx="284">
                  <c:v>-0.59893344681169458</c:v>
                </c:pt>
                <c:pt idx="285">
                  <c:v>-0.59969473787546057</c:v>
                </c:pt>
                <c:pt idx="286">
                  <c:v>-0.60047888311795128</c:v>
                </c:pt>
                <c:pt idx="287">
                  <c:v>-0.6002104854555923</c:v>
                </c:pt>
                <c:pt idx="288">
                  <c:v>-0.60099285574648043</c:v>
                </c:pt>
                <c:pt idx="289">
                  <c:v>-0.59965919863155082</c:v>
                </c:pt>
                <c:pt idx="290">
                  <c:v>-0.59937211465891982</c:v>
                </c:pt>
                <c:pt idx="291">
                  <c:v>-0.60120605236574143</c:v>
                </c:pt>
                <c:pt idx="292">
                  <c:v>-0.60091305131842665</c:v>
                </c:pt>
                <c:pt idx="293">
                  <c:v>-0.60059295029205817</c:v>
                </c:pt>
                <c:pt idx="294">
                  <c:v>-0.59926343128621695</c:v>
                </c:pt>
                <c:pt idx="295">
                  <c:v>-0.59900134266049254</c:v>
                </c:pt>
                <c:pt idx="296">
                  <c:v>-0.59874979580728271</c:v>
                </c:pt>
                <c:pt idx="297">
                  <c:v>-0.59851109989113704</c:v>
                </c:pt>
                <c:pt idx="298">
                  <c:v>-0.59932239789331432</c:v>
                </c:pt>
                <c:pt idx="299">
                  <c:v>-0.60014016993544805</c:v>
                </c:pt>
                <c:pt idx="300">
                  <c:v>-0.60092114653673911</c:v>
                </c:pt>
                <c:pt idx="301">
                  <c:v>-0.60063402360600426</c:v>
                </c:pt>
                <c:pt idx="302">
                  <c:v>-0.60032206313388414</c:v>
                </c:pt>
                <c:pt idx="303">
                  <c:v>-0.60107040187120653</c:v>
                </c:pt>
                <c:pt idx="304">
                  <c:v>-0.6007321938337824</c:v>
                </c:pt>
                <c:pt idx="305">
                  <c:v>-0.6004471499571068</c:v>
                </c:pt>
                <c:pt idx="306">
                  <c:v>-0.60021876695796461</c:v>
                </c:pt>
                <c:pt idx="307">
                  <c:v>-0.59993025161880542</c:v>
                </c:pt>
                <c:pt idx="308">
                  <c:v>-0.5996812465864293</c:v>
                </c:pt>
                <c:pt idx="309">
                  <c:v>-0.60047268165470069</c:v>
                </c:pt>
                <c:pt idx="310">
                  <c:v>-0.59914234802160671</c:v>
                </c:pt>
                <c:pt idx="311">
                  <c:v>-0.59889824106117462</c:v>
                </c:pt>
                <c:pt idx="312">
                  <c:v>-0.59864241623995107</c:v>
                </c:pt>
                <c:pt idx="313">
                  <c:v>-0.59837736791515206</c:v>
                </c:pt>
                <c:pt idx="314">
                  <c:v>-0.59817774055684902</c:v>
                </c:pt>
                <c:pt idx="315">
                  <c:v>-0.59794944574571207</c:v>
                </c:pt>
                <c:pt idx="316">
                  <c:v>-0.59773907683079786</c:v>
                </c:pt>
                <c:pt idx="317">
                  <c:v>-0.59852717529418187</c:v>
                </c:pt>
                <c:pt idx="318">
                  <c:v>-0.59828043178829826</c:v>
                </c:pt>
                <c:pt idx="319">
                  <c:v>-0.59914170315253223</c:v>
                </c:pt>
                <c:pt idx="320">
                  <c:v>-0.59885232908948161</c:v>
                </c:pt>
                <c:pt idx="321">
                  <c:v>-0.59862868250769208</c:v>
                </c:pt>
                <c:pt idx="322">
                  <c:v>-0.59941088885753824</c:v>
                </c:pt>
                <c:pt idx="323">
                  <c:v>-0.60024661108038746</c:v>
                </c:pt>
                <c:pt idx="324">
                  <c:v>-0.59997663885877961</c:v>
                </c:pt>
                <c:pt idx="325">
                  <c:v>-0.59966500608160411</c:v>
                </c:pt>
                <c:pt idx="326">
                  <c:v>-0.59938712595997201</c:v>
                </c:pt>
                <c:pt idx="327">
                  <c:v>-0.59912610344077244</c:v>
                </c:pt>
                <c:pt idx="328">
                  <c:v>-0.59886810137195712</c:v>
                </c:pt>
                <c:pt idx="329">
                  <c:v>-0.59961903934451799</c:v>
                </c:pt>
                <c:pt idx="330">
                  <c:v>-0.59940435855762764</c:v>
                </c:pt>
                <c:pt idx="331">
                  <c:v>-0.5991014113864751</c:v>
                </c:pt>
                <c:pt idx="332">
                  <c:v>-0.59780690315874552</c:v>
                </c:pt>
                <c:pt idx="333">
                  <c:v>-0.59763966509557065</c:v>
                </c:pt>
                <c:pt idx="334">
                  <c:v>-0.59742959179365929</c:v>
                </c:pt>
                <c:pt idx="335">
                  <c:v>-0.598230059957786</c:v>
                </c:pt>
                <c:pt idx="336">
                  <c:v>-0.5969369387586303</c:v>
                </c:pt>
                <c:pt idx="337">
                  <c:v>-0.59570959998345763</c:v>
                </c:pt>
                <c:pt idx="338">
                  <c:v>-0.59553842798378842</c:v>
                </c:pt>
                <c:pt idx="339">
                  <c:v>-0.59428699942411267</c:v>
                </c:pt>
                <c:pt idx="340">
                  <c:v>-0.59414945943563047</c:v>
                </c:pt>
                <c:pt idx="341">
                  <c:v>-0.59398995024691792</c:v>
                </c:pt>
                <c:pt idx="342">
                  <c:v>-0.5938406512419796</c:v>
                </c:pt>
                <c:pt idx="343">
                  <c:v>-0.59367857821713999</c:v>
                </c:pt>
                <c:pt idx="344">
                  <c:v>-0.59457470665279721</c:v>
                </c:pt>
                <c:pt idx="345">
                  <c:v>-0.59441657251974123</c:v>
                </c:pt>
                <c:pt idx="346">
                  <c:v>-0.59531904106934641</c:v>
                </c:pt>
                <c:pt idx="347">
                  <c:v>-0.59621444024795955</c:v>
                </c:pt>
                <c:pt idx="348">
                  <c:v>-0.59707119144300036</c:v>
                </c:pt>
                <c:pt idx="349">
                  <c:v>-0.59687314761414045</c:v>
                </c:pt>
                <c:pt idx="350">
                  <c:v>-0.59667606466185774</c:v>
                </c:pt>
                <c:pt idx="351">
                  <c:v>-0.59646194336862057</c:v>
                </c:pt>
                <c:pt idx="352">
                  <c:v>-0.59628010450124824</c:v>
                </c:pt>
                <c:pt idx="353">
                  <c:v>-0.59608012241122332</c:v>
                </c:pt>
                <c:pt idx="354">
                  <c:v>-0.59589249996299887</c:v>
                </c:pt>
                <c:pt idx="355">
                  <c:v>-0.59674292996373879</c:v>
                </c:pt>
                <c:pt idx="356">
                  <c:v>-0.59650823136446396</c:v>
                </c:pt>
                <c:pt idx="357">
                  <c:v>-0.59735508673717475</c:v>
                </c:pt>
                <c:pt idx="358">
                  <c:v>-0.59716918500243121</c:v>
                </c:pt>
                <c:pt idx="359">
                  <c:v>-0.5969660813023826</c:v>
                </c:pt>
                <c:pt idx="360">
                  <c:v>-0.595726619676335</c:v>
                </c:pt>
                <c:pt idx="361">
                  <c:v>-0.59551804728280822</c:v>
                </c:pt>
                <c:pt idx="362">
                  <c:v>-0.59537194633715196</c:v>
                </c:pt>
                <c:pt idx="363">
                  <c:v>-0.59522308741040897</c:v>
                </c:pt>
                <c:pt idx="364">
                  <c:v>-0.59501872566220082</c:v>
                </c:pt>
                <c:pt idx="365">
                  <c:v>-0.59484867114895679</c:v>
                </c:pt>
                <c:pt idx="366">
                  <c:v>-0.59467091772597769</c:v>
                </c:pt>
                <c:pt idx="367">
                  <c:v>-0.59451025937145818</c:v>
                </c:pt>
                <c:pt idx="368">
                  <c:v>-0.59646059418402897</c:v>
                </c:pt>
                <c:pt idx="369">
                  <c:v>-0.59731210230034848</c:v>
                </c:pt>
                <c:pt idx="370">
                  <c:v>-0.59605566025434153</c:v>
                </c:pt>
                <c:pt idx="371">
                  <c:v>-0.59584978704925473</c:v>
                </c:pt>
                <c:pt idx="372">
                  <c:v>-0.5956539513082697</c:v>
                </c:pt>
                <c:pt idx="373">
                  <c:v>-0.59652949228210439</c:v>
                </c:pt>
                <c:pt idx="374">
                  <c:v>-0.59531958243646232</c:v>
                </c:pt>
                <c:pt idx="375">
                  <c:v>-0.59516903078773309</c:v>
                </c:pt>
                <c:pt idx="376">
                  <c:v>-0.59502759017197848</c:v>
                </c:pt>
                <c:pt idx="377">
                  <c:v>-0.59484227836853898</c:v>
                </c:pt>
                <c:pt idx="378">
                  <c:v>-0.59470449280116822</c:v>
                </c:pt>
                <c:pt idx="379">
                  <c:v>-0.59554316294514487</c:v>
                </c:pt>
                <c:pt idx="380">
                  <c:v>-0.59535937968624186</c:v>
                </c:pt>
                <c:pt idx="381">
                  <c:v>-0.59415357209251707</c:v>
                </c:pt>
                <c:pt idx="382">
                  <c:v>-0.59401962065066671</c:v>
                </c:pt>
                <c:pt idx="383">
                  <c:v>-0.59388082823765342</c:v>
                </c:pt>
                <c:pt idx="384">
                  <c:v>-0.59480323167290028</c:v>
                </c:pt>
                <c:pt idx="385">
                  <c:v>-0.59465066703944225</c:v>
                </c:pt>
                <c:pt idx="386">
                  <c:v>-0.59448969369865334</c:v>
                </c:pt>
                <c:pt idx="387">
                  <c:v>-0.5932793198246803</c:v>
                </c:pt>
                <c:pt idx="388">
                  <c:v>-0.59312299342818675</c:v>
                </c:pt>
                <c:pt idx="389">
                  <c:v>-0.59196363355962289</c:v>
                </c:pt>
                <c:pt idx="390">
                  <c:v>-0.59185076088843036</c:v>
                </c:pt>
                <c:pt idx="391">
                  <c:v>-0.59068926567066182</c:v>
                </c:pt>
                <c:pt idx="392">
                  <c:v>-0.59166012035724858</c:v>
                </c:pt>
                <c:pt idx="393">
                  <c:v>-0.59258739795010362</c:v>
                </c:pt>
                <c:pt idx="394">
                  <c:v>-0.59247274999110155</c:v>
                </c:pt>
                <c:pt idx="395">
                  <c:v>-0.59235695499127961</c:v>
                </c:pt>
                <c:pt idx="396">
                  <c:v>-0.59224171589145402</c:v>
                </c:pt>
                <c:pt idx="397">
                  <c:v>-0.59318574157362491</c:v>
                </c:pt>
                <c:pt idx="398">
                  <c:v>-0.59301204674215247</c:v>
                </c:pt>
                <c:pt idx="399">
                  <c:v>-0.59182798580730944</c:v>
                </c:pt>
                <c:pt idx="400">
                  <c:v>-0.59272450609116323</c:v>
                </c:pt>
                <c:pt idx="401">
                  <c:v>-0.59262513596933997</c:v>
                </c:pt>
                <c:pt idx="402">
                  <c:v>-0.59147297324995307</c:v>
                </c:pt>
                <c:pt idx="403">
                  <c:v>-0.59244041378495405</c:v>
                </c:pt>
                <c:pt idx="404">
                  <c:v>-0.592309905509255</c:v>
                </c:pt>
                <c:pt idx="405">
                  <c:v>-0.59013176739906992</c:v>
                </c:pt>
                <c:pt idx="406">
                  <c:v>-0.58902979205108852</c:v>
                </c:pt>
                <c:pt idx="407">
                  <c:v>-0.59003553621006666</c:v>
                </c:pt>
                <c:pt idx="408">
                  <c:v>-0.58993584548586531</c:v>
                </c:pt>
                <c:pt idx="409">
                  <c:v>-0.58986042857614807</c:v>
                </c:pt>
                <c:pt idx="410">
                  <c:v>-0.59189248000462513</c:v>
                </c:pt>
                <c:pt idx="411">
                  <c:v>-0.5938381104045326</c:v>
                </c:pt>
                <c:pt idx="412">
                  <c:v>-0.59474324819644198</c:v>
                </c:pt>
                <c:pt idx="413">
                  <c:v>-0.59562648323251299</c:v>
                </c:pt>
                <c:pt idx="414">
                  <c:v>-0.59652393356786271</c:v>
                </c:pt>
                <c:pt idx="415">
                  <c:v>-0.59738431489650534</c:v>
                </c:pt>
                <c:pt idx="416">
                  <c:v>-0.59609790859857514</c:v>
                </c:pt>
                <c:pt idx="417">
                  <c:v>-0.59589437042660376</c:v>
                </c:pt>
                <c:pt idx="418">
                  <c:v>-0.59571798301807166</c:v>
                </c:pt>
                <c:pt idx="419">
                  <c:v>-0.59659284335771035</c:v>
                </c:pt>
                <c:pt idx="420">
                  <c:v>-0.59742578649055622</c:v>
                </c:pt>
                <c:pt idx="421">
                  <c:v>-0.59721857076074514</c:v>
                </c:pt>
                <c:pt idx="422">
                  <c:v>-0.59696825934553022</c:v>
                </c:pt>
                <c:pt idx="423">
                  <c:v>-0.59678167415861971</c:v>
                </c:pt>
                <c:pt idx="424">
                  <c:v>-0.59760138067544732</c:v>
                </c:pt>
                <c:pt idx="425">
                  <c:v>-0.59844467306193838</c:v>
                </c:pt>
                <c:pt idx="426">
                  <c:v>-0.59928005960069952</c:v>
                </c:pt>
                <c:pt idx="427">
                  <c:v>-0.60008683840868537</c:v>
                </c:pt>
                <c:pt idx="428">
                  <c:v>-0.60088034164051163</c:v>
                </c:pt>
                <c:pt idx="429">
                  <c:v>-0.60058181480770134</c:v>
                </c:pt>
                <c:pt idx="430">
                  <c:v>-0.60031257851154729</c:v>
                </c:pt>
                <c:pt idx="431">
                  <c:v>-0.60109078694131635</c:v>
                </c:pt>
                <c:pt idx="432">
                  <c:v>-0.60082217120249015</c:v>
                </c:pt>
                <c:pt idx="433">
                  <c:v>-0.60157542777844042</c:v>
                </c:pt>
                <c:pt idx="434">
                  <c:v>-0.60230317922287158</c:v>
                </c:pt>
                <c:pt idx="435">
                  <c:v>-0.60302765563841421</c:v>
                </c:pt>
                <c:pt idx="436">
                  <c:v>-0.60373500252564594</c:v>
                </c:pt>
                <c:pt idx="437">
                  <c:v>-0.60339770247513302</c:v>
                </c:pt>
                <c:pt idx="438">
                  <c:v>-0.60410340842563037</c:v>
                </c:pt>
                <c:pt idx="439">
                  <c:v>-0.60481152025711782</c:v>
                </c:pt>
                <c:pt idx="440">
                  <c:v>-0.60547928985197541</c:v>
                </c:pt>
                <c:pt idx="441">
                  <c:v>-0.60617606405493585</c:v>
                </c:pt>
                <c:pt idx="442">
                  <c:v>-0.60684994277383708</c:v>
                </c:pt>
                <c:pt idx="443">
                  <c:v>-0.60648140391836036</c:v>
                </c:pt>
                <c:pt idx="444">
                  <c:v>-0.60711731583999318</c:v>
                </c:pt>
                <c:pt idx="445">
                  <c:v>-0.60671418952319334</c:v>
                </c:pt>
                <c:pt idx="446">
                  <c:v>-0.60735336573272947</c:v>
                </c:pt>
                <c:pt idx="447">
                  <c:v>-0.60694779841807489</c:v>
                </c:pt>
                <c:pt idx="448">
                  <c:v>-0.60656570244971342</c:v>
                </c:pt>
                <c:pt idx="449">
                  <c:v>-0.60616316840071927</c:v>
                </c:pt>
                <c:pt idx="450">
                  <c:v>-0.60576106503270499</c:v>
                </c:pt>
                <c:pt idx="451">
                  <c:v>-0.6053334237320509</c:v>
                </c:pt>
                <c:pt idx="452">
                  <c:v>-0.6049797152574099</c:v>
                </c:pt>
                <c:pt idx="453">
                  <c:v>-0.60461404095226179</c:v>
                </c:pt>
                <c:pt idx="454">
                  <c:v>-0.60425318013321649</c:v>
                </c:pt>
                <c:pt idx="455">
                  <c:v>-0.60492753653055209</c:v>
                </c:pt>
                <c:pt idx="456">
                  <c:v>-0.60455368579994095</c:v>
                </c:pt>
                <c:pt idx="457">
                  <c:v>-0.6052308920839421</c:v>
                </c:pt>
                <c:pt idx="458">
                  <c:v>-0.60484469424226328</c:v>
                </c:pt>
                <c:pt idx="459">
                  <c:v>-0.60550204035741795</c:v>
                </c:pt>
                <c:pt idx="460">
                  <c:v>-0.60509991955026965</c:v>
                </c:pt>
                <c:pt idx="461">
                  <c:v>-0.60471928115926432</c:v>
                </c:pt>
                <c:pt idx="462">
                  <c:v>-0.60432427553607904</c:v>
                </c:pt>
                <c:pt idx="463">
                  <c:v>-0.60395487002535742</c:v>
                </c:pt>
                <c:pt idx="464">
                  <c:v>-0.60358583262485033</c:v>
                </c:pt>
                <c:pt idx="465">
                  <c:v>-0.60426897597235329</c:v>
                </c:pt>
                <c:pt idx="466">
                  <c:v>-0.60391441645290633</c:v>
                </c:pt>
                <c:pt idx="467">
                  <c:v>-0.60352206812384823</c:v>
                </c:pt>
                <c:pt idx="468">
                  <c:v>-0.60323492676137125</c:v>
                </c:pt>
                <c:pt idx="469">
                  <c:v>-0.60392958822614384</c:v>
                </c:pt>
                <c:pt idx="470">
                  <c:v>-0.60462649646162103</c:v>
                </c:pt>
                <c:pt idx="471">
                  <c:v>-0.60426366653238861</c:v>
                </c:pt>
                <c:pt idx="472">
                  <c:v>-0.60390675320174092</c:v>
                </c:pt>
                <c:pt idx="473">
                  <c:v>-0.60355759813770615</c:v>
                </c:pt>
                <c:pt idx="474">
                  <c:v>-0.603233246174952</c:v>
                </c:pt>
                <c:pt idx="475">
                  <c:v>-0.60292062125145285</c:v>
                </c:pt>
                <c:pt idx="476">
                  <c:v>-0.60368286882642386</c:v>
                </c:pt>
                <c:pt idx="477">
                  <c:v>-0.6044187914498953</c:v>
                </c:pt>
                <c:pt idx="478">
                  <c:v>-0.60403759562089743</c:v>
                </c:pt>
                <c:pt idx="479">
                  <c:v>-0.60265274370847954</c:v>
                </c:pt>
                <c:pt idx="480">
                  <c:v>-0.60130236883430999</c:v>
                </c:pt>
                <c:pt idx="481">
                  <c:v>-0.60104222145762387</c:v>
                </c:pt>
                <c:pt idx="482">
                  <c:v>-0.60181467702847136</c:v>
                </c:pt>
                <c:pt idx="483">
                  <c:v>-0.60254580348790188</c:v>
                </c:pt>
                <c:pt idx="484">
                  <c:v>-0.60326564741814381</c:v>
                </c:pt>
                <c:pt idx="485">
                  <c:v>-0.60293497446978095</c:v>
                </c:pt>
                <c:pt idx="486">
                  <c:v>-0.6026217349803854</c:v>
                </c:pt>
                <c:pt idx="487">
                  <c:v>-0.60231598028077771</c:v>
                </c:pt>
                <c:pt idx="488">
                  <c:v>-0.60305552067516222</c:v>
                </c:pt>
                <c:pt idx="489">
                  <c:v>-0.60382203026165893</c:v>
                </c:pt>
                <c:pt idx="490">
                  <c:v>-0.60348272965642569</c:v>
                </c:pt>
                <c:pt idx="491">
                  <c:v>-0.60418251506329712</c:v>
                </c:pt>
                <c:pt idx="492">
                  <c:v>-0.60383100476203122</c:v>
                </c:pt>
                <c:pt idx="493">
                  <c:v>-0.60348256466679062</c:v>
                </c:pt>
                <c:pt idx="494">
                  <c:v>-0.60211393337345487</c:v>
                </c:pt>
                <c:pt idx="495">
                  <c:v>-0.60181143470598586</c:v>
                </c:pt>
                <c:pt idx="496">
                  <c:v>-0.60154068601186605</c:v>
                </c:pt>
                <c:pt idx="497">
                  <c:v>-0.60124971229162871</c:v>
                </c:pt>
                <c:pt idx="498">
                  <c:v>-0.60096833804579608</c:v>
                </c:pt>
                <c:pt idx="499">
                  <c:v>-0.60067959128488013</c:v>
                </c:pt>
                <c:pt idx="500">
                  <c:v>-0.60041999945918245</c:v>
                </c:pt>
                <c:pt idx="501">
                  <c:v>-0.60115241946999876</c:v>
                </c:pt>
                <c:pt idx="502">
                  <c:v>-0.60084157108059877</c:v>
                </c:pt>
                <c:pt idx="503">
                  <c:v>-0.60161187965898677</c:v>
                </c:pt>
                <c:pt idx="504">
                  <c:v>-0.60131076206580703</c:v>
                </c:pt>
                <c:pt idx="505">
                  <c:v>-0.60102726682449092</c:v>
                </c:pt>
                <c:pt idx="506">
                  <c:v>-0.599671661488001</c:v>
                </c:pt>
                <c:pt idx="507">
                  <c:v>-0.60045132825824099</c:v>
                </c:pt>
                <c:pt idx="508">
                  <c:v>-0.60124964169307604</c:v>
                </c:pt>
                <c:pt idx="509">
                  <c:v>-0.60203802885921454</c:v>
                </c:pt>
                <c:pt idx="510">
                  <c:v>-0.60173550828203037</c:v>
                </c:pt>
                <c:pt idx="511">
                  <c:v>-0.60246443811638983</c:v>
                </c:pt>
                <c:pt idx="512">
                  <c:v>-0.60214930935406197</c:v>
                </c:pt>
                <c:pt idx="513">
                  <c:v>-0.60184920316698065</c:v>
                </c:pt>
                <c:pt idx="514">
                  <c:v>-0.60154645910364102</c:v>
                </c:pt>
                <c:pt idx="515">
                  <c:v>-0.60126526992156815</c:v>
                </c:pt>
                <c:pt idx="516">
                  <c:v>-0.60200794452313677</c:v>
                </c:pt>
                <c:pt idx="517">
                  <c:v>-0.60271896563267391</c:v>
                </c:pt>
                <c:pt idx="518">
                  <c:v>-0.60344312632002051</c:v>
                </c:pt>
                <c:pt idx="519">
                  <c:v>-0.60414584379362013</c:v>
                </c:pt>
                <c:pt idx="520">
                  <c:v>-0.6037310469177477</c:v>
                </c:pt>
                <c:pt idx="521">
                  <c:v>-0.60338074597939273</c:v>
                </c:pt>
                <c:pt idx="522">
                  <c:v>-0.60404563105980491</c:v>
                </c:pt>
                <c:pt idx="523">
                  <c:v>-0.60475679843860874</c:v>
                </c:pt>
                <c:pt idx="524">
                  <c:v>-0.60440974246983659</c:v>
                </c:pt>
                <c:pt idx="525">
                  <c:v>-0.60507334762043974</c:v>
                </c:pt>
                <c:pt idx="526">
                  <c:v>-0.60470836066803091</c:v>
                </c:pt>
                <c:pt idx="527">
                  <c:v>-0.60435995345467031</c:v>
                </c:pt>
                <c:pt idx="528">
                  <c:v>-0.60400099438557686</c:v>
                </c:pt>
                <c:pt idx="529">
                  <c:v>-0.60367773449786533</c:v>
                </c:pt>
                <c:pt idx="530">
                  <c:v>-0.60332095980790801</c:v>
                </c:pt>
                <c:pt idx="531">
                  <c:v>-0.6040575006117499</c:v>
                </c:pt>
                <c:pt idx="532">
                  <c:v>-0.60475469059951481</c:v>
                </c:pt>
                <c:pt idx="533">
                  <c:v>-0.6044196967875245</c:v>
                </c:pt>
                <c:pt idx="534">
                  <c:v>-0.60405582285177406</c:v>
                </c:pt>
                <c:pt idx="535">
                  <c:v>-0.60475054639473869</c:v>
                </c:pt>
                <c:pt idx="536">
                  <c:v>-0.60436357546684394</c:v>
                </c:pt>
                <c:pt idx="537">
                  <c:v>-0.60401858395750696</c:v>
                </c:pt>
                <c:pt idx="538">
                  <c:v>-0.60470425227835689</c:v>
                </c:pt>
                <c:pt idx="539">
                  <c:v>-0.60538156723278969</c:v>
                </c:pt>
                <c:pt idx="540">
                  <c:v>-0.60606559588813391</c:v>
                </c:pt>
                <c:pt idx="541">
                  <c:v>-0.60567876397037124</c:v>
                </c:pt>
                <c:pt idx="542">
                  <c:v>-0.60426298869096384</c:v>
                </c:pt>
                <c:pt idx="543">
                  <c:v>-0.60284542891714443</c:v>
                </c:pt>
                <c:pt idx="544">
                  <c:v>-0.60254496033880156</c:v>
                </c:pt>
                <c:pt idx="545">
                  <c:v>-0.60223084113202552</c:v>
                </c:pt>
                <c:pt idx="546">
                  <c:v>-0.60293894430938488</c:v>
                </c:pt>
                <c:pt idx="547">
                  <c:v>-0.60260640542319721</c:v>
                </c:pt>
                <c:pt idx="548">
                  <c:v>-0.60332707731473323</c:v>
                </c:pt>
                <c:pt idx="549">
                  <c:v>-0.6030003157684386</c:v>
                </c:pt>
                <c:pt idx="550">
                  <c:v>-0.60160372945306972</c:v>
                </c:pt>
                <c:pt idx="551">
                  <c:v>-0.60130349486400836</c:v>
                </c:pt>
                <c:pt idx="552">
                  <c:v>-0.60096018496672821</c:v>
                </c:pt>
                <c:pt idx="553">
                  <c:v>-0.60170004126739363</c:v>
                </c:pt>
                <c:pt idx="554">
                  <c:v>-0.60245104044204578</c:v>
                </c:pt>
                <c:pt idx="555">
                  <c:v>-0.60109301963320483</c:v>
                </c:pt>
                <c:pt idx="556">
                  <c:v>-0.60180885924054073</c:v>
                </c:pt>
                <c:pt idx="557">
                  <c:v>-0.60358802205572992</c:v>
                </c:pt>
                <c:pt idx="558">
                  <c:v>-0.6042645216146153</c:v>
                </c:pt>
                <c:pt idx="559">
                  <c:v>-0.60388899118232309</c:v>
                </c:pt>
                <c:pt idx="560">
                  <c:v>-0.60459779135867653</c:v>
                </c:pt>
                <c:pt idx="561">
                  <c:v>-0.6042120955315029</c:v>
                </c:pt>
                <c:pt idx="562">
                  <c:v>-0.60490759362087287</c:v>
                </c:pt>
                <c:pt idx="563">
                  <c:v>-0.6034825217484554</c:v>
                </c:pt>
                <c:pt idx="564">
                  <c:v>-0.60315009131348629</c:v>
                </c:pt>
                <c:pt idx="565">
                  <c:v>-0.60386288948721656</c:v>
                </c:pt>
                <c:pt idx="566">
                  <c:v>-0.60455117169747219</c:v>
                </c:pt>
                <c:pt idx="567">
                  <c:v>-0.60419584826352279</c:v>
                </c:pt>
                <c:pt idx="568">
                  <c:v>-0.60381345129825237</c:v>
                </c:pt>
                <c:pt idx="569">
                  <c:v>-0.60347084227228742</c:v>
                </c:pt>
                <c:pt idx="570">
                  <c:v>-0.60417336542684164</c:v>
                </c:pt>
                <c:pt idx="571">
                  <c:v>-0.60385415811830467</c:v>
                </c:pt>
                <c:pt idx="572">
                  <c:v>-0.6045614549559386</c:v>
                </c:pt>
                <c:pt idx="573">
                  <c:v>-0.60423276585681984</c:v>
                </c:pt>
                <c:pt idx="574">
                  <c:v>-0.60385493053968353</c:v>
                </c:pt>
                <c:pt idx="575">
                  <c:v>-0.60248703192888975</c:v>
                </c:pt>
                <c:pt idx="576">
                  <c:v>-0.60427785129031197</c:v>
                </c:pt>
                <c:pt idx="577">
                  <c:v>-0.60392737426450582</c:v>
                </c:pt>
                <c:pt idx="578">
                  <c:v>-0.60461784677921571</c:v>
                </c:pt>
                <c:pt idx="579">
                  <c:v>-0.6032072298436314</c:v>
                </c:pt>
                <c:pt idx="580">
                  <c:v>-0.60288762524675887</c:v>
                </c:pt>
                <c:pt idx="581">
                  <c:v>-0.60465731274182377</c:v>
                </c:pt>
                <c:pt idx="582">
                  <c:v>-0.60533812648698726</c:v>
                </c:pt>
                <c:pt idx="583">
                  <c:v>-0.60495972395724751</c:v>
                </c:pt>
                <c:pt idx="584">
                  <c:v>-0.60564430947810255</c:v>
                </c:pt>
                <c:pt idx="585">
                  <c:v>-0.60633686328854053</c:v>
                </c:pt>
                <c:pt idx="586">
                  <c:v>-0.60487488602276973</c:v>
                </c:pt>
                <c:pt idx="587">
                  <c:v>-0.60557000830231433</c:v>
                </c:pt>
                <c:pt idx="588">
                  <c:v>-0.60623048813626812</c:v>
                </c:pt>
                <c:pt idx="589">
                  <c:v>-0.60581549837354265</c:v>
                </c:pt>
                <c:pt idx="590">
                  <c:v>-0.60751298840607182</c:v>
                </c:pt>
                <c:pt idx="591">
                  <c:v>-0.60708364863795039</c:v>
                </c:pt>
                <c:pt idx="592">
                  <c:v>-0.60667693566519132</c:v>
                </c:pt>
                <c:pt idx="593">
                  <c:v>-0.60733273695188739</c:v>
                </c:pt>
                <c:pt idx="594">
                  <c:v>-0.60589344221284958</c:v>
                </c:pt>
                <c:pt idx="595">
                  <c:v>-0.60445139336859266</c:v>
                </c:pt>
                <c:pt idx="596">
                  <c:v>-0.6051214855012208</c:v>
                </c:pt>
                <c:pt idx="597">
                  <c:v>-0.60580187579119638</c:v>
                </c:pt>
                <c:pt idx="598">
                  <c:v>-0.60542225827537244</c:v>
                </c:pt>
                <c:pt idx="599">
                  <c:v>-0.60506843310986491</c:v>
                </c:pt>
                <c:pt idx="600">
                  <c:v>-0.60470244444766763</c:v>
                </c:pt>
                <c:pt idx="601">
                  <c:v>-0.60539303555871438</c:v>
                </c:pt>
                <c:pt idx="602">
                  <c:v>-0.60500505484754008</c:v>
                </c:pt>
                <c:pt idx="603">
                  <c:v>-0.60463179375058929</c:v>
                </c:pt>
                <c:pt idx="604">
                  <c:v>-0.60430445787557752</c:v>
                </c:pt>
                <c:pt idx="605">
                  <c:v>-0.60395528871806592</c:v>
                </c:pt>
                <c:pt idx="606">
                  <c:v>-0.60571348294370464</c:v>
                </c:pt>
                <c:pt idx="607">
                  <c:v>-0.60530225328483056</c:v>
                </c:pt>
                <c:pt idx="608">
                  <c:v>-0.60596472821913394</c:v>
                </c:pt>
                <c:pt idx="609">
                  <c:v>-0.60557869365475125</c:v>
                </c:pt>
                <c:pt idx="610">
                  <c:v>-0.60627103978165631</c:v>
                </c:pt>
                <c:pt idx="611">
                  <c:v>-0.60693275898602317</c:v>
                </c:pt>
                <c:pt idx="612">
                  <c:v>-0.60645930380630264</c:v>
                </c:pt>
                <c:pt idx="613">
                  <c:v>-0.6060369977301765</c:v>
                </c:pt>
                <c:pt idx="614">
                  <c:v>-0.60665127777557293</c:v>
                </c:pt>
                <c:pt idx="615">
                  <c:v>-0.60730137222006153</c:v>
                </c:pt>
                <c:pt idx="616">
                  <c:v>-0.60897734477566035</c:v>
                </c:pt>
                <c:pt idx="617">
                  <c:v>-0.60955375788014721</c:v>
                </c:pt>
                <c:pt idx="618">
                  <c:v>-0.60912216272254427</c:v>
                </c:pt>
                <c:pt idx="619">
                  <c:v>-0.60870775946809341</c:v>
                </c:pt>
                <c:pt idx="620">
                  <c:v>-0.60827032427873151</c:v>
                </c:pt>
                <c:pt idx="621">
                  <c:v>-0.60678389779315689</c:v>
                </c:pt>
                <c:pt idx="622">
                  <c:v>-0.60741937983729377</c:v>
                </c:pt>
                <c:pt idx="623">
                  <c:v>-0.60699863224054784</c:v>
                </c:pt>
                <c:pt idx="624">
                  <c:v>-0.60763017959573695</c:v>
                </c:pt>
                <c:pt idx="625">
                  <c:v>-0.60719007600382224</c:v>
                </c:pt>
                <c:pt idx="626">
                  <c:v>-0.60777365448374565</c:v>
                </c:pt>
                <c:pt idx="627">
                  <c:v>-0.60734196139407071</c:v>
                </c:pt>
                <c:pt idx="628">
                  <c:v>-0.6069287821661894</c:v>
                </c:pt>
                <c:pt idx="629">
                  <c:v>-0.60656148652286557</c:v>
                </c:pt>
                <c:pt idx="630">
                  <c:v>-0.60618199679240825</c:v>
                </c:pt>
                <c:pt idx="631">
                  <c:v>-0.60682491685656004</c:v>
                </c:pt>
                <c:pt idx="632">
                  <c:v>-0.60639823851942887</c:v>
                </c:pt>
                <c:pt idx="633">
                  <c:v>-0.60494155374904035</c:v>
                </c:pt>
                <c:pt idx="634">
                  <c:v>-0.60561984267405944</c:v>
                </c:pt>
                <c:pt idx="635">
                  <c:v>-0.60523398582057819</c:v>
                </c:pt>
                <c:pt idx="636">
                  <c:v>-0.60593280610416667</c:v>
                </c:pt>
                <c:pt idx="637">
                  <c:v>-0.60656838998208329</c:v>
                </c:pt>
                <c:pt idx="638">
                  <c:v>-0.6061838221824416</c:v>
                </c:pt>
                <c:pt idx="639">
                  <c:v>-0.60684026573879279</c:v>
                </c:pt>
                <c:pt idx="640">
                  <c:v>-0.60643028042401692</c:v>
                </c:pt>
                <c:pt idx="641">
                  <c:v>-0.60709601481553654</c:v>
                </c:pt>
                <c:pt idx="642">
                  <c:v>-0.60775593451922572</c:v>
                </c:pt>
                <c:pt idx="643">
                  <c:v>-0.60839941582884116</c:v>
                </c:pt>
                <c:pt idx="644">
                  <c:v>-0.60899226751226432</c:v>
                </c:pt>
                <c:pt idx="645">
                  <c:v>-0.60960658216201913</c:v>
                </c:pt>
                <c:pt idx="646">
                  <c:v>-0.60916917051877884</c:v>
                </c:pt>
                <c:pt idx="647">
                  <c:v>-0.60873264710840325</c:v>
                </c:pt>
                <c:pt idx="648">
                  <c:v>-0.60828563416623516</c:v>
                </c:pt>
                <c:pt idx="649">
                  <c:v>-0.60784572148291038</c:v>
                </c:pt>
                <c:pt idx="650">
                  <c:v>-0.60738886705325223</c:v>
                </c:pt>
                <c:pt idx="651">
                  <c:v>-0.6079845297121873</c:v>
                </c:pt>
                <c:pt idx="652">
                  <c:v>-0.60857377911794364</c:v>
                </c:pt>
                <c:pt idx="653">
                  <c:v>-0.60811968353558477</c:v>
                </c:pt>
                <c:pt idx="654">
                  <c:v>-0.60771364986487297</c:v>
                </c:pt>
                <c:pt idx="655">
                  <c:v>-0.6083367368675755</c:v>
                </c:pt>
                <c:pt idx="656">
                  <c:v>-0.60896160213022399</c:v>
                </c:pt>
                <c:pt idx="657">
                  <c:v>-0.60952685008761942</c:v>
                </c:pt>
                <c:pt idx="658">
                  <c:v>-0.60905899308586708</c:v>
                </c:pt>
                <c:pt idx="659">
                  <c:v>-0.60860177322414966</c:v>
                </c:pt>
                <c:pt idx="660">
                  <c:v>-0.60815125775966661</c:v>
                </c:pt>
                <c:pt idx="661">
                  <c:v>-0.60874625260447335</c:v>
                </c:pt>
                <c:pt idx="662">
                  <c:v>-0.60829834755238388</c:v>
                </c:pt>
                <c:pt idx="663">
                  <c:v>-0.60891452060133622</c:v>
                </c:pt>
                <c:pt idx="664">
                  <c:v>-0.60848199018930949</c:v>
                </c:pt>
                <c:pt idx="665">
                  <c:v>-0.60803229038552331</c:v>
                </c:pt>
                <c:pt idx="666">
                  <c:v>-0.60764030457781282</c:v>
                </c:pt>
                <c:pt idx="667">
                  <c:v>-0.60721067848625654</c:v>
                </c:pt>
                <c:pt idx="668">
                  <c:v>-0.60783626491653131</c:v>
                </c:pt>
                <c:pt idx="669">
                  <c:v>-0.60845031961820062</c:v>
                </c:pt>
                <c:pt idx="670">
                  <c:v>-0.60902121322583658</c:v>
                </c:pt>
                <c:pt idx="671">
                  <c:v>-0.60858672896131971</c:v>
                </c:pt>
                <c:pt idx="672">
                  <c:v>-0.60815387438209323</c:v>
                </c:pt>
                <c:pt idx="673">
                  <c:v>-0.60773875689445145</c:v>
                </c:pt>
                <c:pt idx="674">
                  <c:v>-0.60733450175656234</c:v>
                </c:pt>
                <c:pt idx="675">
                  <c:v>-0.60692979172143113</c:v>
                </c:pt>
                <c:pt idx="676">
                  <c:v>-0.6054411958870024</c:v>
                </c:pt>
                <c:pt idx="677">
                  <c:v>-0.60508259196926228</c:v>
                </c:pt>
                <c:pt idx="678">
                  <c:v>-0.60574762012987704</c:v>
                </c:pt>
                <c:pt idx="679">
                  <c:v>-0.60537140772727949</c:v>
                </c:pt>
                <c:pt idx="680">
                  <c:v>-0.6049980195727338</c:v>
                </c:pt>
                <c:pt idx="681">
                  <c:v>-0.60462233918127906</c:v>
                </c:pt>
                <c:pt idx="682">
                  <c:v>-0.6042692523976535</c:v>
                </c:pt>
                <c:pt idx="683">
                  <c:v>-0.60499590734970043</c:v>
                </c:pt>
                <c:pt idx="684">
                  <c:v>-0.60462660920270639</c:v>
                </c:pt>
                <c:pt idx="685">
                  <c:v>-0.60425163701865225</c:v>
                </c:pt>
                <c:pt idx="686">
                  <c:v>-0.60391358427827924</c:v>
                </c:pt>
                <c:pt idx="687">
                  <c:v>-0.60461757259271365</c:v>
                </c:pt>
                <c:pt idx="688">
                  <c:v>-0.6063163811408594</c:v>
                </c:pt>
                <c:pt idx="689">
                  <c:v>-0.60698873351804217</c:v>
                </c:pt>
                <c:pt idx="690">
                  <c:v>-0.60656329884768134</c:v>
                </c:pt>
                <c:pt idx="691">
                  <c:v>-0.60619129287072782</c:v>
                </c:pt>
                <c:pt idx="692">
                  <c:v>-0.60579258701331329</c:v>
                </c:pt>
                <c:pt idx="693">
                  <c:v>-0.60541315527304707</c:v>
                </c:pt>
                <c:pt idx="694">
                  <c:v>-0.60504015216758611</c:v>
                </c:pt>
                <c:pt idx="695">
                  <c:v>-0.60569114912423427</c:v>
                </c:pt>
                <c:pt idx="696">
                  <c:v>-0.60533510614174957</c:v>
                </c:pt>
                <c:pt idx="697">
                  <c:v>-0.60497862401891456</c:v>
                </c:pt>
                <c:pt idx="698">
                  <c:v>-0.60459661153853628</c:v>
                </c:pt>
                <c:pt idx="699">
                  <c:v>-0.60427191930776558</c:v>
                </c:pt>
                <c:pt idx="700">
                  <c:v>-0.60495506092161022</c:v>
                </c:pt>
                <c:pt idx="701">
                  <c:v>-0.60562503970317805</c:v>
                </c:pt>
                <c:pt idx="702">
                  <c:v>-0.60519561890911444</c:v>
                </c:pt>
                <c:pt idx="703">
                  <c:v>-0.60486474653093225</c:v>
                </c:pt>
                <c:pt idx="704">
                  <c:v>-0.60554653160031358</c:v>
                </c:pt>
                <c:pt idx="705">
                  <c:v>-0.60517588096830732</c:v>
                </c:pt>
                <c:pt idx="706">
                  <c:v>-0.60485016334894115</c:v>
                </c:pt>
                <c:pt idx="707">
                  <c:v>-0.6055277800819624</c:v>
                </c:pt>
                <c:pt idx="708">
                  <c:v>-0.60517184448032313</c:v>
                </c:pt>
                <c:pt idx="709">
                  <c:v>-0.60480012759071666</c:v>
                </c:pt>
                <c:pt idx="710">
                  <c:v>-0.60545134503890219</c:v>
                </c:pt>
                <c:pt idx="711">
                  <c:v>-0.60610541813812413</c:v>
                </c:pt>
                <c:pt idx="712">
                  <c:v>-0.60571624977536176</c:v>
                </c:pt>
                <c:pt idx="713">
                  <c:v>-0.60639718477985449</c:v>
                </c:pt>
                <c:pt idx="714">
                  <c:v>-0.60704856108425742</c:v>
                </c:pt>
                <c:pt idx="715">
                  <c:v>-0.60558870986257218</c:v>
                </c:pt>
                <c:pt idx="716">
                  <c:v>-0.6051950956653207</c:v>
                </c:pt>
                <c:pt idx="717">
                  <c:v>-0.6048023537520143</c:v>
                </c:pt>
                <c:pt idx="718">
                  <c:v>-0.60549832667697401</c:v>
                </c:pt>
                <c:pt idx="719">
                  <c:v>-0.60618526014343455</c:v>
                </c:pt>
                <c:pt idx="720">
                  <c:v>-0.60681651494056577</c:v>
                </c:pt>
                <c:pt idx="721">
                  <c:v>-0.6074573046417544</c:v>
                </c:pt>
                <c:pt idx="722">
                  <c:v>-0.60702663854891925</c:v>
                </c:pt>
                <c:pt idx="723">
                  <c:v>-0.60663234577794078</c:v>
                </c:pt>
                <c:pt idx="724">
                  <c:v>-0.60625203886238199</c:v>
                </c:pt>
                <c:pt idx="725">
                  <c:v>-0.60582241808513437</c:v>
                </c:pt>
                <c:pt idx="726">
                  <c:v>-0.60542730972343173</c:v>
                </c:pt>
                <c:pt idx="727">
                  <c:v>-0.60506728352896311</c:v>
                </c:pt>
                <c:pt idx="728">
                  <c:v>-0.60470693785838392</c:v>
                </c:pt>
                <c:pt idx="729">
                  <c:v>-0.60430545910121625</c:v>
                </c:pt>
                <c:pt idx="730">
                  <c:v>-0.60395016991919204</c:v>
                </c:pt>
                <c:pt idx="731">
                  <c:v>-0.60357908652080827</c:v>
                </c:pt>
                <c:pt idx="732">
                  <c:v>-0.60428116479039218</c:v>
                </c:pt>
                <c:pt idx="733">
                  <c:v>-0.60391360149458428</c:v>
                </c:pt>
                <c:pt idx="734">
                  <c:v>-0.60358760946469259</c:v>
                </c:pt>
                <c:pt idx="735">
                  <c:v>-0.60327839727539878</c:v>
                </c:pt>
                <c:pt idx="736">
                  <c:v>-0.60288980932989078</c:v>
                </c:pt>
                <c:pt idx="737">
                  <c:v>-0.60360785314329302</c:v>
                </c:pt>
                <c:pt idx="738">
                  <c:v>-0.60218873608042711</c:v>
                </c:pt>
                <c:pt idx="739">
                  <c:v>-0.60298906135881858</c:v>
                </c:pt>
                <c:pt idx="740">
                  <c:v>-0.60264636013164219</c:v>
                </c:pt>
                <c:pt idx="741">
                  <c:v>-0.60445705292900931</c:v>
                </c:pt>
                <c:pt idx="742">
                  <c:v>-0.60414999187042917</c:v>
                </c:pt>
                <c:pt idx="743">
                  <c:v>-0.60377815203302054</c:v>
                </c:pt>
                <c:pt idx="744">
                  <c:v>-0.60445858899236016</c:v>
                </c:pt>
                <c:pt idx="745">
                  <c:v>-0.60515045721251293</c:v>
                </c:pt>
                <c:pt idx="746">
                  <c:v>-0.60371624806826274</c:v>
                </c:pt>
                <c:pt idx="747">
                  <c:v>-0.60233250310689745</c:v>
                </c:pt>
                <c:pt idx="748">
                  <c:v>-0.60200781304475959</c:v>
                </c:pt>
                <c:pt idx="749">
                  <c:v>-0.6027264167838644</c:v>
                </c:pt>
                <c:pt idx="750">
                  <c:v>-0.60346202844818719</c:v>
                </c:pt>
                <c:pt idx="751">
                  <c:v>-0.60316418787922343</c:v>
                </c:pt>
                <c:pt idx="752">
                  <c:v>-0.6028439241216389</c:v>
                </c:pt>
                <c:pt idx="753">
                  <c:v>-0.60357046563920613</c:v>
                </c:pt>
                <c:pt idx="754">
                  <c:v>-0.60531879632642205</c:v>
                </c:pt>
                <c:pt idx="755">
                  <c:v>-0.60499084039989359</c:v>
                </c:pt>
                <c:pt idx="756">
                  <c:v>-0.60357562359189565</c:v>
                </c:pt>
                <c:pt idx="757">
                  <c:v>-0.60326513112005775</c:v>
                </c:pt>
                <c:pt idx="758">
                  <c:v>-0.60292208849765661</c:v>
                </c:pt>
                <c:pt idx="759">
                  <c:v>-0.60258408672770347</c:v>
                </c:pt>
                <c:pt idx="760">
                  <c:v>-0.60225710499314933</c:v>
                </c:pt>
                <c:pt idx="761">
                  <c:v>-0.60296968289328634</c:v>
                </c:pt>
                <c:pt idx="762">
                  <c:v>-0.60159160923542065</c:v>
                </c:pt>
                <c:pt idx="763">
                  <c:v>-0.60127411705071221</c:v>
                </c:pt>
                <c:pt idx="764">
                  <c:v>-0.5999358547096979</c:v>
                </c:pt>
                <c:pt idx="765">
                  <c:v>-0.60069455761550394</c:v>
                </c:pt>
                <c:pt idx="766">
                  <c:v>-0.6014491864631939</c:v>
                </c:pt>
                <c:pt idx="767">
                  <c:v>-0.60220184273393007</c:v>
                </c:pt>
                <c:pt idx="768">
                  <c:v>-0.60189214587925133</c:v>
                </c:pt>
                <c:pt idx="769">
                  <c:v>-0.60164144296166633</c:v>
                </c:pt>
                <c:pt idx="770">
                  <c:v>-0.60133485410243304</c:v>
                </c:pt>
                <c:pt idx="771">
                  <c:v>-0.60105177702038437</c:v>
                </c:pt>
                <c:pt idx="772">
                  <c:v>-0.60179372147997667</c:v>
                </c:pt>
                <c:pt idx="773">
                  <c:v>-0.60044184705037706</c:v>
                </c:pt>
                <c:pt idx="774">
                  <c:v>-0.60118109010936949</c:v>
                </c:pt>
                <c:pt idx="775">
                  <c:v>-0.60196316830718211</c:v>
                </c:pt>
                <c:pt idx="776">
                  <c:v>-0.60163122494103849</c:v>
                </c:pt>
                <c:pt idx="777">
                  <c:v>-0.60131518044221777</c:v>
                </c:pt>
                <c:pt idx="778">
                  <c:v>-0.60100271683337347</c:v>
                </c:pt>
                <c:pt idx="779">
                  <c:v>-0.60176022249670602</c:v>
                </c:pt>
                <c:pt idx="780">
                  <c:v>-0.60251087804677195</c:v>
                </c:pt>
                <c:pt idx="781">
                  <c:v>-0.60217284048583641</c:v>
                </c:pt>
                <c:pt idx="782">
                  <c:v>-0.60084376367611969</c:v>
                </c:pt>
                <c:pt idx="783">
                  <c:v>-0.60057570840259733</c:v>
                </c:pt>
                <c:pt idx="784">
                  <c:v>-0.60026587423454547</c:v>
                </c:pt>
                <c:pt idx="785">
                  <c:v>-0.60104489674985451</c:v>
                </c:pt>
                <c:pt idx="786">
                  <c:v>-0.60072569881485738</c:v>
                </c:pt>
                <c:pt idx="787">
                  <c:v>-0.60044778483856021</c:v>
                </c:pt>
                <c:pt idx="788">
                  <c:v>-0.60015010914178901</c:v>
                </c:pt>
                <c:pt idx="789">
                  <c:v>-0.60092748695895326</c:v>
                </c:pt>
                <c:pt idx="790">
                  <c:v>-0.59957559721977427</c:v>
                </c:pt>
                <c:pt idx="791">
                  <c:v>-0.59931842527537871</c:v>
                </c:pt>
                <c:pt idx="792">
                  <c:v>-0.60012467676987113</c:v>
                </c:pt>
                <c:pt idx="793">
                  <c:v>-0.60089334323447374</c:v>
                </c:pt>
                <c:pt idx="794">
                  <c:v>-0.60160763636978432</c:v>
                </c:pt>
                <c:pt idx="795">
                  <c:v>-0.60342946364238859</c:v>
                </c:pt>
                <c:pt idx="796">
                  <c:v>-0.60519445436954078</c:v>
                </c:pt>
                <c:pt idx="797">
                  <c:v>-0.60481282528214997</c:v>
                </c:pt>
                <c:pt idx="798">
                  <c:v>-0.6044384087765069</c:v>
                </c:pt>
                <c:pt idx="799">
                  <c:v>-0.60408778060097679</c:v>
                </c:pt>
                <c:pt idx="800">
                  <c:v>-0.60477400498895717</c:v>
                </c:pt>
                <c:pt idx="801">
                  <c:v>-0.60548190488917797</c:v>
                </c:pt>
                <c:pt idx="802">
                  <c:v>-0.60511558679139443</c:v>
                </c:pt>
                <c:pt idx="803">
                  <c:v>-0.60474255505556651</c:v>
                </c:pt>
                <c:pt idx="804">
                  <c:v>-0.60543106395445512</c:v>
                </c:pt>
                <c:pt idx="805">
                  <c:v>-0.60609194267536592</c:v>
                </c:pt>
                <c:pt idx="806">
                  <c:v>-0.60676730382185862</c:v>
                </c:pt>
                <c:pt idx="807">
                  <c:v>-0.60634987774542148</c:v>
                </c:pt>
                <c:pt idx="808">
                  <c:v>-0.60591046019051309</c:v>
                </c:pt>
                <c:pt idx="809">
                  <c:v>-0.60549529098670285</c:v>
                </c:pt>
                <c:pt idx="810">
                  <c:v>-0.60516228516696879</c:v>
                </c:pt>
                <c:pt idx="811">
                  <c:v>-0.60377385946362938</c:v>
                </c:pt>
                <c:pt idx="812">
                  <c:v>-0.60445348227435669</c:v>
                </c:pt>
                <c:pt idx="813">
                  <c:v>-0.6051674726288695</c:v>
                </c:pt>
                <c:pt idx="814">
                  <c:v>-0.60373846317629221</c:v>
                </c:pt>
                <c:pt idx="815">
                  <c:v>-0.6033977339127663</c:v>
                </c:pt>
                <c:pt idx="816">
                  <c:v>-0.60307449923451095</c:v>
                </c:pt>
                <c:pt idx="817">
                  <c:v>-0.60172646924982065</c:v>
                </c:pt>
                <c:pt idx="818">
                  <c:v>-0.60142829986482427</c:v>
                </c:pt>
                <c:pt idx="819">
                  <c:v>-0.60007151386752777</c:v>
                </c:pt>
                <c:pt idx="820">
                  <c:v>-0.59980144359017729</c:v>
                </c:pt>
                <c:pt idx="821">
                  <c:v>-0.59954293471837372</c:v>
                </c:pt>
                <c:pt idx="822">
                  <c:v>-0.60036949602400613</c:v>
                </c:pt>
                <c:pt idx="823">
                  <c:v>-0.59904738610352604</c:v>
                </c:pt>
                <c:pt idx="824">
                  <c:v>-0.59987121838145552</c:v>
                </c:pt>
                <c:pt idx="825">
                  <c:v>-0.59961657401382651</c:v>
                </c:pt>
                <c:pt idx="826">
                  <c:v>-0.59936586253354984</c:v>
                </c:pt>
                <c:pt idx="827">
                  <c:v>-0.60017112528287886</c:v>
                </c:pt>
                <c:pt idx="828">
                  <c:v>-0.59991896277722123</c:v>
                </c:pt>
                <c:pt idx="829">
                  <c:v>-0.59965262352167681</c:v>
                </c:pt>
                <c:pt idx="830">
                  <c:v>-0.60041375105124328</c:v>
                </c:pt>
                <c:pt idx="831">
                  <c:v>-0.59908995603021842</c:v>
                </c:pt>
                <c:pt idx="832">
                  <c:v>-0.59986415690961414</c:v>
                </c:pt>
                <c:pt idx="833">
                  <c:v>-0.59959785377142183</c:v>
                </c:pt>
                <c:pt idx="834">
                  <c:v>-0.59931107669599337</c:v>
                </c:pt>
                <c:pt idx="835">
                  <c:v>-0.60006487516207352</c:v>
                </c:pt>
                <c:pt idx="836">
                  <c:v>-0.60080897765883201</c:v>
                </c:pt>
                <c:pt idx="837">
                  <c:v>-0.60158445810565542</c:v>
                </c:pt>
                <c:pt idx="838">
                  <c:v>-0.60128558894354223</c:v>
                </c:pt>
                <c:pt idx="839">
                  <c:v>-0.60098653716467143</c:v>
                </c:pt>
                <c:pt idx="840">
                  <c:v>-0.59965128642137799</c:v>
                </c:pt>
                <c:pt idx="841">
                  <c:v>-0.59942038069295034</c:v>
                </c:pt>
                <c:pt idx="842">
                  <c:v>-0.59915625307909126</c:v>
                </c:pt>
                <c:pt idx="843">
                  <c:v>-0.59891046801750947</c:v>
                </c:pt>
                <c:pt idx="844">
                  <c:v>-0.59866195865715932</c:v>
                </c:pt>
                <c:pt idx="845">
                  <c:v>-0.59844729948401609</c:v>
                </c:pt>
                <c:pt idx="846">
                  <c:v>-0.59821709349433583</c:v>
                </c:pt>
                <c:pt idx="847">
                  <c:v>-0.59800809162444923</c:v>
                </c:pt>
                <c:pt idx="848">
                  <c:v>-0.59777178979196033</c:v>
                </c:pt>
                <c:pt idx="849">
                  <c:v>-0.59754717399612123</c:v>
                </c:pt>
                <c:pt idx="850">
                  <c:v>-0.59840015051619888</c:v>
                </c:pt>
                <c:pt idx="851">
                  <c:v>-0.59813286750587502</c:v>
                </c:pt>
                <c:pt idx="852">
                  <c:v>-0.59686293015575742</c:v>
                </c:pt>
                <c:pt idx="853">
                  <c:v>-0.59665819155264221</c:v>
                </c:pt>
                <c:pt idx="854">
                  <c:v>-0.59642166772158933</c:v>
                </c:pt>
                <c:pt idx="855">
                  <c:v>-0.59628935436715758</c:v>
                </c:pt>
                <c:pt idx="856">
                  <c:v>-0.59610628727981441</c:v>
                </c:pt>
                <c:pt idx="857">
                  <c:v>-0.59590020153421808</c:v>
                </c:pt>
                <c:pt idx="858">
                  <c:v>-0.59569541750353372</c:v>
                </c:pt>
                <c:pt idx="859">
                  <c:v>-0.59656492915346304</c:v>
                </c:pt>
                <c:pt idx="860">
                  <c:v>-0.59845099057039386</c:v>
                </c:pt>
                <c:pt idx="861">
                  <c:v>-0.59922603075898595</c:v>
                </c:pt>
                <c:pt idx="862">
                  <c:v>-0.59896761014380617</c:v>
                </c:pt>
                <c:pt idx="863">
                  <c:v>-0.5987191779409301</c:v>
                </c:pt>
                <c:pt idx="864">
                  <c:v>-0.59743507438211141</c:v>
                </c:pt>
                <c:pt idx="865">
                  <c:v>-0.59718017289446912</c:v>
                </c:pt>
                <c:pt idx="866">
                  <c:v>-0.59799264943657959</c:v>
                </c:pt>
                <c:pt idx="867">
                  <c:v>-0.59780205644784801</c:v>
                </c:pt>
                <c:pt idx="868">
                  <c:v>-0.59863675531889105</c:v>
                </c:pt>
                <c:pt idx="869">
                  <c:v>-0.59840708021251321</c:v>
                </c:pt>
                <c:pt idx="870">
                  <c:v>-0.59923009860826293</c:v>
                </c:pt>
                <c:pt idx="871">
                  <c:v>-0.6000341566360976</c:v>
                </c:pt>
                <c:pt idx="872">
                  <c:v>-0.59978149350337573</c:v>
                </c:pt>
                <c:pt idx="873">
                  <c:v>-0.59946246363330824</c:v>
                </c:pt>
                <c:pt idx="874">
                  <c:v>-0.60022403436064209</c:v>
                </c:pt>
                <c:pt idx="875">
                  <c:v>-0.60100339367342914</c:v>
                </c:pt>
                <c:pt idx="876">
                  <c:v>-0.60072908579996054</c:v>
                </c:pt>
                <c:pt idx="877">
                  <c:v>-0.60149268408396139</c:v>
                </c:pt>
                <c:pt idx="878">
                  <c:v>-0.60119253040228215</c:v>
                </c:pt>
                <c:pt idx="879">
                  <c:v>-0.60193439979423657</c:v>
                </c:pt>
                <c:pt idx="880">
                  <c:v>-0.60163525179835176</c:v>
                </c:pt>
                <c:pt idx="881">
                  <c:v>-0.60133474676238463</c:v>
                </c:pt>
                <c:pt idx="882">
                  <c:v>-0.60102361182713693</c:v>
                </c:pt>
                <c:pt idx="883">
                  <c:v>-0.60073517959059419</c:v>
                </c:pt>
                <c:pt idx="884">
                  <c:v>-0.60046457599878234</c:v>
                </c:pt>
                <c:pt idx="885">
                  <c:v>-0.60019170447880676</c:v>
                </c:pt>
                <c:pt idx="886">
                  <c:v>-0.5999335103892306</c:v>
                </c:pt>
                <c:pt idx="887">
                  <c:v>-0.60067240018144596</c:v>
                </c:pt>
                <c:pt idx="888">
                  <c:v>-0.60146307217781703</c:v>
                </c:pt>
                <c:pt idx="889">
                  <c:v>-0.60222023073426068</c:v>
                </c:pt>
                <c:pt idx="890">
                  <c:v>-0.60296870611957554</c:v>
                </c:pt>
                <c:pt idx="891">
                  <c:v>-0.60266577199718407</c:v>
                </c:pt>
                <c:pt idx="892">
                  <c:v>-0.60237255655724042</c:v>
                </c:pt>
                <c:pt idx="893">
                  <c:v>-0.60206872542609557</c:v>
                </c:pt>
                <c:pt idx="894">
                  <c:v>-0.6028329909175737</c:v>
                </c:pt>
                <c:pt idx="895">
                  <c:v>-0.60254387109922236</c:v>
                </c:pt>
                <c:pt idx="896">
                  <c:v>-0.60223327367723789</c:v>
                </c:pt>
                <c:pt idx="897">
                  <c:v>-0.6029629882036931</c:v>
                </c:pt>
                <c:pt idx="898">
                  <c:v>-0.60263910843961921</c:v>
                </c:pt>
                <c:pt idx="899">
                  <c:v>-0.60127710627082687</c:v>
                </c:pt>
                <c:pt idx="900">
                  <c:v>-0.60097552414541022</c:v>
                </c:pt>
                <c:pt idx="901">
                  <c:v>-0.60067351366250199</c:v>
                </c:pt>
                <c:pt idx="902">
                  <c:v>-0.60039896338925192</c:v>
                </c:pt>
                <c:pt idx="903">
                  <c:v>-0.60007772412146687</c:v>
                </c:pt>
                <c:pt idx="904">
                  <c:v>-0.60085916963903752</c:v>
                </c:pt>
                <c:pt idx="905">
                  <c:v>-0.60057474624625684</c:v>
                </c:pt>
                <c:pt idx="906">
                  <c:v>-0.59926879132133171</c:v>
                </c:pt>
                <c:pt idx="907">
                  <c:v>-0.59903967549490511</c:v>
                </c:pt>
                <c:pt idx="908">
                  <c:v>-0.59982532198500693</c:v>
                </c:pt>
                <c:pt idx="909">
                  <c:v>-0.59957763554530685</c:v>
                </c:pt>
                <c:pt idx="910">
                  <c:v>-0.59930968283440078</c:v>
                </c:pt>
                <c:pt idx="911">
                  <c:v>-0.60007522917771272</c:v>
                </c:pt>
                <c:pt idx="912">
                  <c:v>-0.60084952459415852</c:v>
                </c:pt>
                <c:pt idx="913">
                  <c:v>-0.60265251410227527</c:v>
                </c:pt>
                <c:pt idx="914">
                  <c:v>-0.60233068382022981</c:v>
                </c:pt>
                <c:pt idx="915">
                  <c:v>-0.60198943014382511</c:v>
                </c:pt>
                <c:pt idx="916">
                  <c:v>-0.60269466154094864</c:v>
                </c:pt>
                <c:pt idx="917">
                  <c:v>-0.60235754831012966</c:v>
                </c:pt>
                <c:pt idx="918">
                  <c:v>-0.60205229734392707</c:v>
                </c:pt>
                <c:pt idx="919">
                  <c:v>-0.60279865139704858</c:v>
                </c:pt>
                <c:pt idx="920">
                  <c:v>-0.60454977836910762</c:v>
                </c:pt>
                <c:pt idx="921">
                  <c:v>-0.60418642280172541</c:v>
                </c:pt>
                <c:pt idx="922">
                  <c:v>-0.60385547434569098</c:v>
                </c:pt>
                <c:pt idx="923">
                  <c:v>-0.60246572485877714</c:v>
                </c:pt>
                <c:pt idx="924">
                  <c:v>-0.60212413036160162</c:v>
                </c:pt>
                <c:pt idx="925">
                  <c:v>-0.60076014775436959</c:v>
                </c:pt>
                <c:pt idx="926">
                  <c:v>-0.60047666479928219</c:v>
                </c:pt>
                <c:pt idx="927">
                  <c:v>-0.60022559150329657</c:v>
                </c:pt>
                <c:pt idx="928">
                  <c:v>-0.60097819967323063</c:v>
                </c:pt>
                <c:pt idx="929">
                  <c:v>-0.60069077567976614</c:v>
                </c:pt>
                <c:pt idx="930">
                  <c:v>-0.60144096016617077</c:v>
                </c:pt>
                <c:pt idx="931">
                  <c:v>-0.60220812096284737</c:v>
                </c:pt>
                <c:pt idx="932">
                  <c:v>-0.60293303854359048</c:v>
                </c:pt>
                <c:pt idx="933">
                  <c:v>-0.60260023777271865</c:v>
                </c:pt>
                <c:pt idx="934">
                  <c:v>-0.60229325301726422</c:v>
                </c:pt>
                <c:pt idx="935">
                  <c:v>-0.60199924795691895</c:v>
                </c:pt>
                <c:pt idx="936">
                  <c:v>-0.60063684299778053</c:v>
                </c:pt>
                <c:pt idx="937">
                  <c:v>-0.600378406137825</c:v>
                </c:pt>
                <c:pt idx="938">
                  <c:v>-0.59906019801506849</c:v>
                </c:pt>
                <c:pt idx="939">
                  <c:v>-0.597792454054767</c:v>
                </c:pt>
                <c:pt idx="940">
                  <c:v>-0.59751462497367169</c:v>
                </c:pt>
                <c:pt idx="941">
                  <c:v>-0.59730075247419834</c:v>
                </c:pt>
                <c:pt idx="942">
                  <c:v>-0.59709317742471446</c:v>
                </c:pt>
                <c:pt idx="943">
                  <c:v>-0.59687205387622022</c:v>
                </c:pt>
                <c:pt idx="944">
                  <c:v>-0.59669349279869588</c:v>
                </c:pt>
                <c:pt idx="945">
                  <c:v>-0.59648432294272191</c:v>
                </c:pt>
                <c:pt idx="946">
                  <c:v>-0.59732589648386747</c:v>
                </c:pt>
                <c:pt idx="947">
                  <c:v>-0.59815857855419019</c:v>
                </c:pt>
                <c:pt idx="948">
                  <c:v>-0.59895776698310643</c:v>
                </c:pt>
                <c:pt idx="949">
                  <c:v>-0.59976961164344433</c:v>
                </c:pt>
                <c:pt idx="950">
                  <c:v>-0.59845515941057548</c:v>
                </c:pt>
                <c:pt idx="951">
                  <c:v>-0.59927253622236409</c:v>
                </c:pt>
                <c:pt idx="952">
                  <c:v>-0.5990189254979168</c:v>
                </c:pt>
                <c:pt idx="953">
                  <c:v>-0.59874724698795845</c:v>
                </c:pt>
                <c:pt idx="954">
                  <c:v>-0.59852692204819924</c:v>
                </c:pt>
                <c:pt idx="955">
                  <c:v>-0.59829218360723524</c:v>
                </c:pt>
                <c:pt idx="956">
                  <c:v>-0.59913483993509065</c:v>
                </c:pt>
                <c:pt idx="957">
                  <c:v>-0.59886678313638886</c:v>
                </c:pt>
                <c:pt idx="958">
                  <c:v>-0.59858974747366112</c:v>
                </c:pt>
                <c:pt idx="959">
                  <c:v>-0.59836829252418788</c:v>
                </c:pt>
                <c:pt idx="960">
                  <c:v>-0.59917184667370416</c:v>
                </c:pt>
                <c:pt idx="961">
                  <c:v>-0.60000198974023011</c:v>
                </c:pt>
                <c:pt idx="962">
                  <c:v>-0.59970814994542554</c:v>
                </c:pt>
                <c:pt idx="963">
                  <c:v>-0.601538726946517</c:v>
                </c:pt>
                <c:pt idx="964">
                  <c:v>-0.60226781240758664</c:v>
                </c:pt>
                <c:pt idx="965">
                  <c:v>-0.60197127615943491</c:v>
                </c:pt>
                <c:pt idx="966">
                  <c:v>-0.60166827063624628</c:v>
                </c:pt>
                <c:pt idx="967">
                  <c:v>-0.60137640522352132</c:v>
                </c:pt>
                <c:pt idx="968">
                  <c:v>-0.60107527711905084</c:v>
                </c:pt>
                <c:pt idx="969">
                  <c:v>-0.60078293157666984</c:v>
                </c:pt>
                <c:pt idx="970">
                  <c:v>-0.6005203529451365</c:v>
                </c:pt>
                <c:pt idx="971">
                  <c:v>-0.59922624588623374</c:v>
                </c:pt>
                <c:pt idx="972">
                  <c:v>-0.59896582096850914</c:v>
                </c:pt>
                <c:pt idx="973">
                  <c:v>-0.59973446454913903</c:v>
                </c:pt>
                <c:pt idx="974">
                  <c:v>-0.59944499525815631</c:v>
                </c:pt>
                <c:pt idx="975">
                  <c:v>-0.59919617535299319</c:v>
                </c:pt>
                <c:pt idx="976">
                  <c:v>-0.59894843184593327</c:v>
                </c:pt>
                <c:pt idx="977">
                  <c:v>-0.59767632320901454</c:v>
                </c:pt>
                <c:pt idx="978">
                  <c:v>-0.59745133674483419</c:v>
                </c:pt>
                <c:pt idx="979">
                  <c:v>-0.59725459000993752</c:v>
                </c:pt>
                <c:pt idx="980">
                  <c:v>-0.59702191820973871</c:v>
                </c:pt>
                <c:pt idx="981">
                  <c:v>-0.59784171984554391</c:v>
                </c:pt>
                <c:pt idx="982">
                  <c:v>-0.59761580544863313</c:v>
                </c:pt>
                <c:pt idx="983">
                  <c:v>-0.59843482933966041</c:v>
                </c:pt>
                <c:pt idx="984">
                  <c:v>-0.59821097275286728</c:v>
                </c:pt>
                <c:pt idx="985">
                  <c:v>-0.59691383329780978</c:v>
                </c:pt>
                <c:pt idx="986">
                  <c:v>-0.59774583663185354</c:v>
                </c:pt>
                <c:pt idx="987">
                  <c:v>-0.5985736798992165</c:v>
                </c:pt>
                <c:pt idx="988">
                  <c:v>-0.59833220630123229</c:v>
                </c:pt>
                <c:pt idx="989">
                  <c:v>-0.59810540217520769</c:v>
                </c:pt>
                <c:pt idx="990">
                  <c:v>-0.59680275413170347</c:v>
                </c:pt>
                <c:pt idx="991">
                  <c:v>-0.59660311904906949</c:v>
                </c:pt>
                <c:pt idx="992">
                  <c:v>-0.59534229666808813</c:v>
                </c:pt>
                <c:pt idx="993">
                  <c:v>-0.59513135073472634</c:v>
                </c:pt>
                <c:pt idx="994">
                  <c:v>-0.59397620372003179</c:v>
                </c:pt>
                <c:pt idx="995">
                  <c:v>-0.59381985964563111</c:v>
                </c:pt>
                <c:pt idx="996">
                  <c:v>-0.59365626245271852</c:v>
                </c:pt>
                <c:pt idx="997">
                  <c:v>-0.59354019720366413</c:v>
                </c:pt>
                <c:pt idx="998">
                  <c:v>-0.5933658332595908</c:v>
                </c:pt>
                <c:pt idx="999">
                  <c:v>-0.59321791659439893</c:v>
                </c:pt>
                <c:pt idx="1000">
                  <c:v>-0.59307629826251085</c:v>
                </c:pt>
                <c:pt idx="1001">
                  <c:v>-0.59294387229726064</c:v>
                </c:pt>
                <c:pt idx="1002">
                  <c:v>-0.59283825485131536</c:v>
                </c:pt>
                <c:pt idx="1003">
                  <c:v>-0.591669929754289</c:v>
                </c:pt>
                <c:pt idx="1004">
                  <c:v>-0.59154365115920327</c:v>
                </c:pt>
                <c:pt idx="1005">
                  <c:v>-0.5903525181360193</c:v>
                </c:pt>
                <c:pt idx="1006">
                  <c:v>-0.59027536777329892</c:v>
                </c:pt>
                <c:pt idx="1007">
                  <c:v>-0.5912317204178329</c:v>
                </c:pt>
                <c:pt idx="1008">
                  <c:v>-0.59215858600947624</c:v>
                </c:pt>
                <c:pt idx="1009">
                  <c:v>-0.59308307428928664</c:v>
                </c:pt>
                <c:pt idx="1010">
                  <c:v>-0.59298823280350088</c:v>
                </c:pt>
                <c:pt idx="1011">
                  <c:v>-0.59280952814743093</c:v>
                </c:pt>
                <c:pt idx="1012">
                  <c:v>-0.59270977758448229</c:v>
                </c:pt>
                <c:pt idx="1013">
                  <c:v>-0.59989728203279269</c:v>
                </c:pt>
                <c:pt idx="1014">
                  <c:v>-0.61528195639213679</c:v>
                </c:pt>
                <c:pt idx="1015">
                  <c:v>-0.61366353726429401</c:v>
                </c:pt>
                <c:pt idx="1016">
                  <c:v>-0.60584820651900806</c:v>
                </c:pt>
                <c:pt idx="1017">
                  <c:v>-0.60021244238862792</c:v>
                </c:pt>
                <c:pt idx="1018">
                  <c:v>-0.59787687354085539</c:v>
                </c:pt>
                <c:pt idx="1019">
                  <c:v>-0.59664985607003829</c:v>
                </c:pt>
                <c:pt idx="1020">
                  <c:v>-0.59646249894863745</c:v>
                </c:pt>
                <c:pt idx="1021">
                  <c:v>-0.59730018896966475</c:v>
                </c:pt>
                <c:pt idx="1022">
                  <c:v>-0.59707326519027137</c:v>
                </c:pt>
                <c:pt idx="1023">
                  <c:v>-0.59583599988646596</c:v>
                </c:pt>
                <c:pt idx="1024">
                  <c:v>-0.59569023988873659</c:v>
                </c:pt>
                <c:pt idx="1025">
                  <c:v>-0.59657145509096188</c:v>
                </c:pt>
                <c:pt idx="1026">
                  <c:v>-0.59744492598914256</c:v>
                </c:pt>
                <c:pt idx="1027">
                  <c:v>-0.59827284746935971</c:v>
                </c:pt>
                <c:pt idx="1028">
                  <c:v>-0.59800359051997254</c:v>
                </c:pt>
                <c:pt idx="1029">
                  <c:v>-0.5988137587095731</c:v>
                </c:pt>
                <c:pt idx="1030">
                  <c:v>-0.59857390353538165</c:v>
                </c:pt>
                <c:pt idx="1031">
                  <c:v>-0.59725698546467398</c:v>
                </c:pt>
                <c:pt idx="1032">
                  <c:v>-0.59806424575538042</c:v>
                </c:pt>
                <c:pt idx="1033">
                  <c:v>-0.59785500084027277</c:v>
                </c:pt>
                <c:pt idx="1034">
                  <c:v>-0.59762120082346737</c:v>
                </c:pt>
                <c:pt idx="1035">
                  <c:v>-0.59636271680699804</c:v>
                </c:pt>
                <c:pt idx="1036">
                  <c:v>-0.59722744247085813</c:v>
                </c:pt>
                <c:pt idx="1037">
                  <c:v>-0.59804415362144092</c:v>
                </c:pt>
                <c:pt idx="1038">
                  <c:v>-0.59677001054901202</c:v>
                </c:pt>
                <c:pt idx="1039">
                  <c:v>-0.59655241033803186</c:v>
                </c:pt>
                <c:pt idx="1040">
                  <c:v>-0.59739214213127112</c:v>
                </c:pt>
                <c:pt idx="1041">
                  <c:v>-0.59822527928864566</c:v>
                </c:pt>
                <c:pt idx="1042">
                  <c:v>-0.59691969370287279</c:v>
                </c:pt>
                <c:pt idx="1043">
                  <c:v>-0.5977056398288153</c:v>
                </c:pt>
                <c:pt idx="1044">
                  <c:v>-0.59850108703223903</c:v>
                </c:pt>
                <c:pt idx="1045">
                  <c:v>-0.59720790529159418</c:v>
                </c:pt>
                <c:pt idx="1046">
                  <c:v>-0.59696086718576225</c:v>
                </c:pt>
                <c:pt idx="1047">
                  <c:v>-0.59779542984204692</c:v>
                </c:pt>
                <c:pt idx="1048">
                  <c:v>-0.59862642124520582</c:v>
                </c:pt>
                <c:pt idx="1049">
                  <c:v>-0.59944225282030172</c:v>
                </c:pt>
                <c:pt idx="1050">
                  <c:v>-0.59913372776389562</c:v>
                </c:pt>
                <c:pt idx="1051">
                  <c:v>-0.59888613320861772</c:v>
                </c:pt>
                <c:pt idx="1052">
                  <c:v>-0.59756885054444531</c:v>
                </c:pt>
                <c:pt idx="1053">
                  <c:v>-0.59738399353355642</c:v>
                </c:pt>
                <c:pt idx="1054">
                  <c:v>-0.59822401366288525</c:v>
                </c:pt>
                <c:pt idx="1055">
                  <c:v>-0.60007255338962751</c:v>
                </c:pt>
                <c:pt idx="1056">
                  <c:v>-0.59878244232183486</c:v>
                </c:pt>
                <c:pt idx="1057">
                  <c:v>-0.59960089347539824</c:v>
                </c:pt>
                <c:pt idx="1058">
                  <c:v>-0.6004018756058902</c:v>
                </c:pt>
                <c:pt idx="1059">
                  <c:v>-0.59910169809377245</c:v>
                </c:pt>
                <c:pt idx="1060">
                  <c:v>-0.59991662413189695</c:v>
                </c:pt>
                <c:pt idx="1061">
                  <c:v>-0.60070843164925902</c:v>
                </c:pt>
                <c:pt idx="1062">
                  <c:v>-0.60041958301627385</c:v>
                </c:pt>
                <c:pt idx="1063">
                  <c:v>-0.60116757135594834</c:v>
                </c:pt>
                <c:pt idx="1064">
                  <c:v>-0.60088801992882934</c:v>
                </c:pt>
                <c:pt idx="1065">
                  <c:v>-0.60063023953025274</c:v>
                </c:pt>
                <c:pt idx="1066">
                  <c:v>-0.59929797473964774</c:v>
                </c:pt>
                <c:pt idx="1067">
                  <c:v>-0.59905391524485485</c:v>
                </c:pt>
                <c:pt idx="1068">
                  <c:v>-0.59883905693995776</c:v>
                </c:pt>
                <c:pt idx="1069">
                  <c:v>-0.59861981580115853</c:v>
                </c:pt>
                <c:pt idx="1070">
                  <c:v>-0.59836735948513542</c:v>
                </c:pt>
                <c:pt idx="1071">
                  <c:v>-0.59814669229543271</c:v>
                </c:pt>
                <c:pt idx="1072">
                  <c:v>-0.59791595844952394</c:v>
                </c:pt>
                <c:pt idx="1073">
                  <c:v>-0.59872079928053346</c:v>
                </c:pt>
                <c:pt idx="1074">
                  <c:v>-0.5995270032949227</c:v>
                </c:pt>
                <c:pt idx="1075">
                  <c:v>-0.60032256322902422</c:v>
                </c:pt>
                <c:pt idx="1076">
                  <c:v>-0.60108245196444376</c:v>
                </c:pt>
                <c:pt idx="1077">
                  <c:v>-0.6018289029251549</c:v>
                </c:pt>
                <c:pt idx="1078">
                  <c:v>-0.60254334486665173</c:v>
                </c:pt>
                <c:pt idx="1079">
                  <c:v>-0.60220863796931867</c:v>
                </c:pt>
                <c:pt idx="1080">
                  <c:v>-0.60187428520993236</c:v>
                </c:pt>
                <c:pt idx="1081">
                  <c:v>-0.60154997950573375</c:v>
                </c:pt>
                <c:pt idx="1082">
                  <c:v>-0.60126321991561904</c:v>
                </c:pt>
                <c:pt idx="1083">
                  <c:v>-0.60095655551730676</c:v>
                </c:pt>
                <c:pt idx="1084">
                  <c:v>-0.60168782440696056</c:v>
                </c:pt>
                <c:pt idx="1085">
                  <c:v>-0.60242156791882129</c:v>
                </c:pt>
                <c:pt idx="1086">
                  <c:v>-0.60311327656044489</c:v>
                </c:pt>
                <c:pt idx="1087">
                  <c:v>-0.60173623102923601</c:v>
                </c:pt>
                <c:pt idx="1088">
                  <c:v>-0.60144116640865131</c:v>
                </c:pt>
                <c:pt idx="1089">
                  <c:v>-0.60216164308047837</c:v>
                </c:pt>
                <c:pt idx="1090">
                  <c:v>-0.60181749021886877</c:v>
                </c:pt>
                <c:pt idx="1091">
                  <c:v>-0.60257884041449139</c:v>
                </c:pt>
                <c:pt idx="1092">
                  <c:v>-0.6033076236062016</c:v>
                </c:pt>
                <c:pt idx="1093">
                  <c:v>-0.60298101113407754</c:v>
                </c:pt>
                <c:pt idx="1094">
                  <c:v>-0.60371049091139595</c:v>
                </c:pt>
                <c:pt idx="1095">
                  <c:v>-0.60335322109316802</c:v>
                </c:pt>
                <c:pt idx="1096">
                  <c:v>-0.60298265667130457</c:v>
                </c:pt>
                <c:pt idx="1097">
                  <c:v>-0.60368316353787843</c:v>
                </c:pt>
                <c:pt idx="1098">
                  <c:v>-0.60437168026712074</c:v>
                </c:pt>
                <c:pt idx="1099">
                  <c:v>-0.60401522666177831</c:v>
                </c:pt>
                <c:pt idx="1100">
                  <c:v>-0.60471784212854274</c:v>
                </c:pt>
                <c:pt idx="1101">
                  <c:v>-0.60538942528597184</c:v>
                </c:pt>
                <c:pt idx="1102">
                  <c:v>-0.60601701678025244</c:v>
                </c:pt>
                <c:pt idx="1103">
                  <c:v>-0.60560307644464739</c:v>
                </c:pt>
                <c:pt idx="1104">
                  <c:v>-0.60520717491575449</c:v>
                </c:pt>
                <c:pt idx="1105">
                  <c:v>-0.60585923141743947</c:v>
                </c:pt>
                <c:pt idx="1106">
                  <c:v>-0.60546584678909066</c:v>
                </c:pt>
                <c:pt idx="1107">
                  <c:v>-0.60510662985330887</c:v>
                </c:pt>
                <c:pt idx="1108">
                  <c:v>-0.6057482972562428</c:v>
                </c:pt>
                <c:pt idx="1109">
                  <c:v>-0.60643079131111799</c:v>
                </c:pt>
                <c:pt idx="1110">
                  <c:v>-0.60709963548489565</c:v>
                </c:pt>
                <c:pt idx="1111">
                  <c:v>-0.60772134277519774</c:v>
                </c:pt>
                <c:pt idx="1112">
                  <c:v>-0.60627349591969371</c:v>
                </c:pt>
                <c:pt idx="1113">
                  <c:v>-0.60585656600129989</c:v>
                </c:pt>
                <c:pt idx="1114">
                  <c:v>-0.60547879468127386</c:v>
                </c:pt>
                <c:pt idx="1115">
                  <c:v>-0.6051177387876483</c:v>
                </c:pt>
                <c:pt idx="1116">
                  <c:v>-0.6058018640118954</c:v>
                </c:pt>
                <c:pt idx="1117">
                  <c:v>-0.60544428673165751</c:v>
                </c:pt>
                <c:pt idx="1118">
                  <c:v>-0.60398294099702432</c:v>
                </c:pt>
                <c:pt idx="1119">
                  <c:v>-0.60365400217708387</c:v>
                </c:pt>
                <c:pt idx="1120">
                  <c:v>-0.60325740213354218</c:v>
                </c:pt>
                <c:pt idx="1121">
                  <c:v>-0.60293507409087133</c:v>
                </c:pt>
                <c:pt idx="1122">
                  <c:v>-0.60262317260905396</c:v>
                </c:pt>
                <c:pt idx="1123">
                  <c:v>-0.60334308915687285</c:v>
                </c:pt>
                <c:pt idx="1124">
                  <c:v>-0.60403314737373537</c:v>
                </c:pt>
                <c:pt idx="1125">
                  <c:v>-0.60370862442626072</c:v>
                </c:pt>
                <c:pt idx="1126">
                  <c:v>-0.60438777193773541</c:v>
                </c:pt>
                <c:pt idx="1127">
                  <c:v>-0.60088837649898075</c:v>
                </c:pt>
                <c:pt idx="1128">
                  <c:v>-0.59224086896900108</c:v>
                </c:pt>
                <c:pt idx="1129">
                  <c:v>-0.59316609158962108</c:v>
                </c:pt>
                <c:pt idx="1130">
                  <c:v>-0.59825070975782857</c:v>
                </c:pt>
                <c:pt idx="1131">
                  <c:v>-0.60218633556267198</c:v>
                </c:pt>
                <c:pt idx="1132">
                  <c:v>-0.60291002885141842</c:v>
                </c:pt>
              </c:numCache>
            </c:numRef>
          </c:val>
          <c:smooth val="0"/>
          <c:extLst>
            <c:ext xmlns:c16="http://schemas.microsoft.com/office/drawing/2014/chart" uri="{C3380CC4-5D6E-409C-BE32-E72D297353CC}">
              <c16:uniqueId val="{00000001-0A93-481F-AA86-82951360B3FA}"/>
            </c:ext>
          </c:extLst>
        </c:ser>
        <c:ser>
          <c:idx val="2"/>
          <c:order val="2"/>
          <c:tx>
            <c:strRef>
              <c:f>Gyro!$Z$1</c:f>
              <c:strCache>
                <c:ptCount val="1"/>
                <c:pt idx="0">
                  <c:v>Gangle_Z</c:v>
                </c:pt>
              </c:strCache>
            </c:strRef>
          </c:tx>
          <c:spPr>
            <a:ln w="28575" cap="rnd">
              <a:solidFill>
                <a:schemeClr val="accent3"/>
              </a:solidFill>
              <a:round/>
            </a:ln>
            <a:effectLst/>
          </c:spPr>
          <c:marker>
            <c:symbol val="none"/>
          </c:marker>
          <c:val>
            <c:numRef>
              <c:f>Gyro!$Z$2:$Z$1357</c:f>
              <c:numCache>
                <c:formatCode>General</c:formatCode>
                <c:ptCount val="1356"/>
                <c:pt idx="0">
                  <c:v>-1.2897E-2</c:v>
                </c:pt>
                <c:pt idx="1">
                  <c:v>-4.5413979999999993E-2</c:v>
                </c:pt>
                <c:pt idx="2">
                  <c:v>-7.7274920399999988E-2</c:v>
                </c:pt>
                <c:pt idx="3">
                  <c:v>-0.10848410199199998</c:v>
                </c:pt>
                <c:pt idx="4">
                  <c:v>-0.14005873995215998</c:v>
                </c:pt>
                <c:pt idx="5">
                  <c:v>-0.17103166515311677</c:v>
                </c:pt>
                <c:pt idx="6">
                  <c:v>-0.20138301185005442</c:v>
                </c:pt>
                <c:pt idx="7">
                  <c:v>-0.23112895161305336</c:v>
                </c:pt>
                <c:pt idx="8">
                  <c:v>-0.25916771258079224</c:v>
                </c:pt>
                <c:pt idx="9">
                  <c:v>-0.2877860983291764</c:v>
                </c:pt>
                <c:pt idx="10">
                  <c:v>-0.31580531636259285</c:v>
                </c:pt>
                <c:pt idx="11">
                  <c:v>-0.34325279003534098</c:v>
                </c:pt>
                <c:pt idx="12">
                  <c:v>-0.36911807423463416</c:v>
                </c:pt>
                <c:pt idx="13">
                  <c:v>-0.39555311274994148</c:v>
                </c:pt>
                <c:pt idx="14">
                  <c:v>-0.42130235049494263</c:v>
                </c:pt>
                <c:pt idx="15">
                  <c:v>-0.4463781234850438</c:v>
                </c:pt>
                <c:pt idx="16">
                  <c:v>-0.47084044101534289</c:v>
                </c:pt>
                <c:pt idx="17">
                  <c:v>-0.49417637219503602</c:v>
                </c:pt>
                <c:pt idx="18">
                  <c:v>-0.51667902475113525</c:v>
                </c:pt>
                <c:pt idx="19">
                  <c:v>-0.53913586425611248</c:v>
                </c:pt>
                <c:pt idx="20">
                  <c:v>-0.56114890697099018</c:v>
                </c:pt>
                <c:pt idx="21">
                  <c:v>-0.58256162883157048</c:v>
                </c:pt>
                <c:pt idx="22">
                  <c:v>-0.60366281625493912</c:v>
                </c:pt>
                <c:pt idx="23">
                  <c:v>-0.62436875992984031</c:v>
                </c:pt>
                <c:pt idx="24">
                  <c:v>-0.64671582473124345</c:v>
                </c:pt>
                <c:pt idx="25">
                  <c:v>-0.66654008823661859</c:v>
                </c:pt>
                <c:pt idx="26">
                  <c:v>-0.6869692064718862</c:v>
                </c:pt>
                <c:pt idx="27">
                  <c:v>-0.70589344234244855</c:v>
                </c:pt>
                <c:pt idx="28">
                  <c:v>-0.72458793349559958</c:v>
                </c:pt>
                <c:pt idx="29">
                  <c:v>-0.74291685482568748</c:v>
                </c:pt>
                <c:pt idx="30">
                  <c:v>-0.76076215772917377</c:v>
                </c:pt>
                <c:pt idx="31">
                  <c:v>-0.7782734545745903</c:v>
                </c:pt>
                <c:pt idx="32">
                  <c:v>-0.79553386548309857</c:v>
                </c:pt>
                <c:pt idx="33">
                  <c:v>-0.81441624817343661</c:v>
                </c:pt>
                <c:pt idx="34">
                  <c:v>-0.83294920320996779</c:v>
                </c:pt>
                <c:pt idx="35">
                  <c:v>-0.85005989914576841</c:v>
                </c:pt>
                <c:pt idx="36">
                  <c:v>-0.86680504116285306</c:v>
                </c:pt>
                <c:pt idx="37">
                  <c:v>-0.88220622033959606</c:v>
                </c:pt>
                <c:pt idx="38">
                  <c:v>-0.89728155593280412</c:v>
                </c:pt>
                <c:pt idx="39">
                  <c:v>-0.91309126481414804</c:v>
                </c:pt>
                <c:pt idx="40">
                  <c:v>-0.92863595951786515</c:v>
                </c:pt>
                <c:pt idx="41">
                  <c:v>-0.9438077403275078</c:v>
                </c:pt>
                <c:pt idx="42">
                  <c:v>-0.95762554552095769</c:v>
                </c:pt>
                <c:pt idx="43">
                  <c:v>-0.97225977461053859</c:v>
                </c:pt>
                <c:pt idx="44">
                  <c:v>-0.98656865911832781</c:v>
                </c:pt>
                <c:pt idx="45">
                  <c:v>-0.99954604593596119</c:v>
                </c:pt>
                <c:pt idx="46">
                  <c:v>-1.012314425017242</c:v>
                </c:pt>
                <c:pt idx="47">
                  <c:v>-1.0247931365168972</c:v>
                </c:pt>
                <c:pt idx="48">
                  <c:v>-1.0380753137865593</c:v>
                </c:pt>
                <c:pt idx="49">
                  <c:v>-1.0511139675108281</c:v>
                </c:pt>
                <c:pt idx="50">
                  <c:v>-1.0638419881606114</c:v>
                </c:pt>
                <c:pt idx="51">
                  <c:v>-1.076341548397399</c:v>
                </c:pt>
                <c:pt idx="52">
                  <c:v>-1.0885980974294509</c:v>
                </c:pt>
                <c:pt idx="53">
                  <c:v>-1.1016624154808619</c:v>
                </c:pt>
                <c:pt idx="54">
                  <c:v>-1.1134073471712447</c:v>
                </c:pt>
                <c:pt idx="55">
                  <c:v>-1.1239035202278198</c:v>
                </c:pt>
                <c:pt idx="56">
                  <c:v>-1.1351879498232633</c:v>
                </c:pt>
                <c:pt idx="57">
                  <c:v>-1.146264350826798</c:v>
                </c:pt>
                <c:pt idx="58">
                  <c:v>-1.1570753838102621</c:v>
                </c:pt>
                <c:pt idx="59">
                  <c:v>-1.1677040161340568</c:v>
                </c:pt>
                <c:pt idx="60">
                  <c:v>-1.1781298358113759</c:v>
                </c:pt>
                <c:pt idx="61">
                  <c:v>-1.1883471990951484</c:v>
                </c:pt>
                <c:pt idx="62">
                  <c:v>-1.1962557151132454</c:v>
                </c:pt>
                <c:pt idx="63">
                  <c:v>-1.2060975008109804</c:v>
                </c:pt>
                <c:pt idx="64">
                  <c:v>-1.2158004307947607</c:v>
                </c:pt>
                <c:pt idx="65">
                  <c:v>-1.2241898621788656</c:v>
                </c:pt>
                <c:pt idx="66">
                  <c:v>-1.2323878449352881</c:v>
                </c:pt>
                <c:pt idx="67">
                  <c:v>-1.2415095880365823</c:v>
                </c:pt>
                <c:pt idx="68">
                  <c:v>-1.2494236362758504</c:v>
                </c:pt>
                <c:pt idx="69">
                  <c:v>-1.2582068035503333</c:v>
                </c:pt>
                <c:pt idx="70">
                  <c:v>-1.2668147874793265</c:v>
                </c:pt>
                <c:pt idx="71">
                  <c:v>-1.2752500117297398</c:v>
                </c:pt>
                <c:pt idx="72">
                  <c:v>-1.2835201514951451</c:v>
                </c:pt>
                <c:pt idx="73">
                  <c:v>-1.2915905484652421</c:v>
                </c:pt>
                <c:pt idx="74">
                  <c:v>-1.2995360574959371</c:v>
                </c:pt>
                <c:pt idx="75">
                  <c:v>-1.3062878563460183</c:v>
                </c:pt>
                <c:pt idx="76">
                  <c:v>-1.3139419992190979</c:v>
                </c:pt>
                <c:pt idx="77">
                  <c:v>-1.3213817792347158</c:v>
                </c:pt>
                <c:pt idx="78">
                  <c:v>-1.3287187836500214</c:v>
                </c:pt>
                <c:pt idx="79">
                  <c:v>-1.334911487977021</c:v>
                </c:pt>
                <c:pt idx="80">
                  <c:v>-1.3419954182174805</c:v>
                </c:pt>
                <c:pt idx="81">
                  <c:v>-1.3489110698531308</c:v>
                </c:pt>
                <c:pt idx="82">
                  <c:v>-1.355720128456068</c:v>
                </c:pt>
                <c:pt idx="83">
                  <c:v>-1.3613277458869466</c:v>
                </c:pt>
                <c:pt idx="84">
                  <c:v>-1.3678866909692076</c:v>
                </c:pt>
                <c:pt idx="85">
                  <c:v>-1.3732493371498233</c:v>
                </c:pt>
                <c:pt idx="86">
                  <c:v>-1.3795615104068268</c:v>
                </c:pt>
                <c:pt idx="87">
                  <c:v>-1.3857545401986902</c:v>
                </c:pt>
                <c:pt idx="88">
                  <c:v>-1.3907705293947163</c:v>
                </c:pt>
                <c:pt idx="89">
                  <c:v>-1.395692278806822</c:v>
                </c:pt>
                <c:pt idx="90">
                  <c:v>-1.4005083332306856</c:v>
                </c:pt>
                <c:pt idx="91">
                  <c:v>-1.406266586566072</c:v>
                </c:pt>
                <c:pt idx="92">
                  <c:v>-1.4119519748347504</c:v>
                </c:pt>
                <c:pt idx="93">
                  <c:v>-1.4174514553380555</c:v>
                </c:pt>
                <c:pt idx="94">
                  <c:v>-1.4228985462312942</c:v>
                </c:pt>
                <c:pt idx="95">
                  <c:v>-1.4282207753066682</c:v>
                </c:pt>
                <c:pt idx="96">
                  <c:v>-1.4324055398005351</c:v>
                </c:pt>
                <c:pt idx="97">
                  <c:v>-1.4365066490045242</c:v>
                </c:pt>
                <c:pt idx="98">
                  <c:v>-1.4404607360244337</c:v>
                </c:pt>
                <c:pt idx="99">
                  <c:v>-1.4454015213039451</c:v>
                </c:pt>
                <c:pt idx="100">
                  <c:v>-1.4502512308778663</c:v>
                </c:pt>
                <c:pt idx="101">
                  <c:v>-1.454989486260309</c:v>
                </c:pt>
                <c:pt idx="102">
                  <c:v>-1.4596622765351028</c:v>
                </c:pt>
                <c:pt idx="103">
                  <c:v>-1.4652785910044008</c:v>
                </c:pt>
                <c:pt idx="104">
                  <c:v>-1.4686814991843127</c:v>
                </c:pt>
                <c:pt idx="105">
                  <c:v>-1.4730868092006264</c:v>
                </c:pt>
                <c:pt idx="106">
                  <c:v>-1.4763265330166138</c:v>
                </c:pt>
                <c:pt idx="107">
                  <c:v>-1.4805796423562814</c:v>
                </c:pt>
                <c:pt idx="108">
                  <c:v>-1.4837224095091557</c:v>
                </c:pt>
                <c:pt idx="109">
                  <c:v>-1.4867682013189725</c:v>
                </c:pt>
                <c:pt idx="110">
                  <c:v>-1.489736137292593</c:v>
                </c:pt>
                <c:pt idx="111">
                  <c:v>-1.4937205145467412</c:v>
                </c:pt>
                <c:pt idx="112">
                  <c:v>-1.4965661442558063</c:v>
                </c:pt>
                <c:pt idx="113">
                  <c:v>-1.4993611613706901</c:v>
                </c:pt>
                <c:pt idx="114">
                  <c:v>-1.5010545581432764</c:v>
                </c:pt>
                <c:pt idx="115">
                  <c:v>-1.5048089469804107</c:v>
                </c:pt>
                <c:pt idx="116">
                  <c:v>-1.5095182680408024</c:v>
                </c:pt>
                <c:pt idx="117">
                  <c:v>-1.5131118226799862</c:v>
                </c:pt>
                <c:pt idx="118">
                  <c:v>-1.5166101262263862</c:v>
                </c:pt>
                <c:pt idx="119">
                  <c:v>-1.5189950637018585</c:v>
                </c:pt>
                <c:pt idx="120">
                  <c:v>-1.5213422624278214</c:v>
                </c:pt>
                <c:pt idx="121">
                  <c:v>-1.5246960971792649</c:v>
                </c:pt>
                <c:pt idx="122">
                  <c:v>-1.5279411552356796</c:v>
                </c:pt>
                <c:pt idx="123">
                  <c:v>-1.530064872130966</c:v>
                </c:pt>
                <c:pt idx="124">
                  <c:v>-1.5332411946883466</c:v>
                </c:pt>
                <c:pt idx="125">
                  <c:v>-1.5352847107945795</c:v>
                </c:pt>
                <c:pt idx="126">
                  <c:v>-1.5373237765786878</c:v>
                </c:pt>
                <c:pt idx="127">
                  <c:v>-1.5403334010471139</c:v>
                </c:pt>
                <c:pt idx="128">
                  <c:v>-1.5422448330261715</c:v>
                </c:pt>
                <c:pt idx="129">
                  <c:v>-1.544175856365648</c:v>
                </c:pt>
                <c:pt idx="130">
                  <c:v>-1.5450081992383351</c:v>
                </c:pt>
                <c:pt idx="131">
                  <c:v>-1.5457942952535684</c:v>
                </c:pt>
                <c:pt idx="132">
                  <c:v>-1.5476322093484969</c:v>
                </c:pt>
                <c:pt idx="133">
                  <c:v>-1.550452145161527</c:v>
                </c:pt>
                <c:pt idx="134">
                  <c:v>-1.5521579622582964</c:v>
                </c:pt>
                <c:pt idx="135">
                  <c:v>-1.5538585430131304</c:v>
                </c:pt>
                <c:pt idx="136">
                  <c:v>-1.5565704321528677</c:v>
                </c:pt>
                <c:pt idx="137">
                  <c:v>-1.5592025635098103</c:v>
                </c:pt>
                <c:pt idx="138">
                  <c:v>-1.5618153122396141</c:v>
                </c:pt>
                <c:pt idx="139">
                  <c:v>-1.5632775259948219</c:v>
                </c:pt>
                <c:pt idx="140">
                  <c:v>-1.5647340354749255</c:v>
                </c:pt>
                <c:pt idx="141">
                  <c:v>-1.5661704747654268</c:v>
                </c:pt>
                <c:pt idx="142">
                  <c:v>-1.5676156652701183</c:v>
                </c:pt>
                <c:pt idx="143">
                  <c:v>-1.5690173119647159</c:v>
                </c:pt>
                <c:pt idx="144">
                  <c:v>-1.5693202857254216</c:v>
                </c:pt>
                <c:pt idx="145">
                  <c:v>-1.5706840200109131</c:v>
                </c:pt>
                <c:pt idx="146">
                  <c:v>-1.5730268596106949</c:v>
                </c:pt>
                <c:pt idx="147">
                  <c:v>-1.5742853424184808</c:v>
                </c:pt>
                <c:pt idx="148">
                  <c:v>-1.5765343755701113</c:v>
                </c:pt>
                <c:pt idx="149">
                  <c:v>-1.5777084080587092</c:v>
                </c:pt>
                <c:pt idx="150">
                  <c:v>-1.579946459897535</c:v>
                </c:pt>
                <c:pt idx="151">
                  <c:v>-1.5810754706995844</c:v>
                </c:pt>
                <c:pt idx="152">
                  <c:v>-1.5831934412855926</c:v>
                </c:pt>
                <c:pt idx="153">
                  <c:v>-1.5842880924598808</c:v>
                </c:pt>
                <c:pt idx="154">
                  <c:v>-1.584277910610683</c:v>
                </c:pt>
                <c:pt idx="155">
                  <c:v>-1.5853347123984693</c:v>
                </c:pt>
                <c:pt idx="156">
                  <c:v>-1.5863499181505001</c:v>
                </c:pt>
                <c:pt idx="157">
                  <c:v>-1.58731663978749</c:v>
                </c:pt>
                <c:pt idx="158">
                  <c:v>-1.5882902669917403</c:v>
                </c:pt>
                <c:pt idx="159">
                  <c:v>-1.5892158616519054</c:v>
                </c:pt>
                <c:pt idx="160">
                  <c:v>-1.5911928244188673</c:v>
                </c:pt>
                <c:pt idx="161">
                  <c:v>-1.5920919079304898</c:v>
                </c:pt>
                <c:pt idx="162">
                  <c:v>-1.59397930977188</c:v>
                </c:pt>
                <c:pt idx="163">
                  <c:v>-1.5958915835764422</c:v>
                </c:pt>
                <c:pt idx="164">
                  <c:v>-1.5977722719049132</c:v>
                </c:pt>
                <c:pt idx="165">
                  <c:v>-1.5985475864668151</c:v>
                </c:pt>
                <c:pt idx="166">
                  <c:v>-1.5993028147374788</c:v>
                </c:pt>
                <c:pt idx="167">
                  <c:v>-1.6010495184427291</c:v>
                </c:pt>
                <c:pt idx="168">
                  <c:v>-1.6028186680738745</c:v>
                </c:pt>
                <c:pt idx="169">
                  <c:v>-1.6045496747123968</c:v>
                </c:pt>
                <c:pt idx="170">
                  <c:v>-1.606288161218149</c:v>
                </c:pt>
                <c:pt idx="171">
                  <c:v>-1.6069088779937859</c:v>
                </c:pt>
                <c:pt idx="172">
                  <c:v>-1.6075181004339101</c:v>
                </c:pt>
                <c:pt idx="173">
                  <c:v>-1.6080920984252318</c:v>
                </c:pt>
                <c:pt idx="174">
                  <c:v>-1.6086828764567271</c:v>
                </c:pt>
                <c:pt idx="175">
                  <c:v>-1.6092356989275927</c:v>
                </c:pt>
                <c:pt idx="176">
                  <c:v>-1.6097891849490409</c:v>
                </c:pt>
                <c:pt idx="177">
                  <c:v>-1.6113636612500599</c:v>
                </c:pt>
                <c:pt idx="178">
                  <c:v>-1.6129096880250586</c:v>
                </c:pt>
                <c:pt idx="179">
                  <c:v>-1.6133651542645575</c:v>
                </c:pt>
                <c:pt idx="180">
                  <c:v>-1.6138519111792664</c:v>
                </c:pt>
                <c:pt idx="181">
                  <c:v>-1.6153985729556812</c:v>
                </c:pt>
                <c:pt idx="182">
                  <c:v>-1.6168518414965676</c:v>
                </c:pt>
                <c:pt idx="183">
                  <c:v>-1.6182851446666362</c:v>
                </c:pt>
                <c:pt idx="184">
                  <c:v>-1.6186473417733034</c:v>
                </c:pt>
                <c:pt idx="185">
                  <c:v>-1.6190090149378373</c:v>
                </c:pt>
                <c:pt idx="186">
                  <c:v>-1.6193823946390804</c:v>
                </c:pt>
                <c:pt idx="187">
                  <c:v>-1.6197223667462988</c:v>
                </c:pt>
                <c:pt idx="188">
                  <c:v>-1.6200566594113728</c:v>
                </c:pt>
                <c:pt idx="189">
                  <c:v>-1.6214766262231453</c:v>
                </c:pt>
                <c:pt idx="190">
                  <c:v>-1.6228163136986822</c:v>
                </c:pt>
                <c:pt idx="191">
                  <c:v>-1.6230562674247084</c:v>
                </c:pt>
                <c:pt idx="192">
                  <c:v>-1.6233457420762143</c:v>
                </c:pt>
                <c:pt idx="193">
                  <c:v>-1.62361986723469</c:v>
                </c:pt>
                <c:pt idx="194">
                  <c:v>-1.6238945898899961</c:v>
                </c:pt>
                <c:pt idx="195">
                  <c:v>-1.6241401380921963</c:v>
                </c:pt>
                <c:pt idx="196">
                  <c:v>-1.6243674953303522</c:v>
                </c:pt>
                <c:pt idx="197">
                  <c:v>-1.6245721454237452</c:v>
                </c:pt>
                <c:pt idx="198">
                  <c:v>-1.6248171425152702</c:v>
                </c:pt>
                <c:pt idx="199">
                  <c:v>-1.6260907396649649</c:v>
                </c:pt>
                <c:pt idx="200">
                  <c:v>-1.6273369848716654</c:v>
                </c:pt>
                <c:pt idx="201">
                  <c:v>-1.627497245174232</c:v>
                </c:pt>
                <c:pt idx="202">
                  <c:v>-1.6297885002707475</c:v>
                </c:pt>
                <c:pt idx="203">
                  <c:v>-1.6298970902653325</c:v>
                </c:pt>
                <c:pt idx="204">
                  <c:v>-1.6300527884600258</c:v>
                </c:pt>
                <c:pt idx="205">
                  <c:v>-1.6301817326908252</c:v>
                </c:pt>
                <c:pt idx="206">
                  <c:v>-1.6303016980370086</c:v>
                </c:pt>
                <c:pt idx="207">
                  <c:v>-1.6314729840762685</c:v>
                </c:pt>
                <c:pt idx="208">
                  <c:v>-1.6315763043947431</c:v>
                </c:pt>
                <c:pt idx="209">
                  <c:v>-1.6316889583068481</c:v>
                </c:pt>
                <c:pt idx="210">
                  <c:v>-1.6328259191407111</c:v>
                </c:pt>
                <c:pt idx="211">
                  <c:v>-1.6329114607578967</c:v>
                </c:pt>
                <c:pt idx="212">
                  <c:v>-1.6329493515427387</c:v>
                </c:pt>
                <c:pt idx="213">
                  <c:v>-1.633036544511884</c:v>
                </c:pt>
                <c:pt idx="214">
                  <c:v>-1.6341616736216462</c:v>
                </c:pt>
                <c:pt idx="215">
                  <c:v>-1.6342211001492133</c:v>
                </c:pt>
                <c:pt idx="216">
                  <c:v>-1.6342488181462289</c:v>
                </c:pt>
                <c:pt idx="217">
                  <c:v>-1.6342983017833044</c:v>
                </c:pt>
                <c:pt idx="218">
                  <c:v>-1.6343443157476383</c:v>
                </c:pt>
                <c:pt idx="219">
                  <c:v>-1.6364395694326854</c:v>
                </c:pt>
                <c:pt idx="220">
                  <c:v>-1.6374848580440318</c:v>
                </c:pt>
                <c:pt idx="221">
                  <c:v>-1.638538420883151</c:v>
                </c:pt>
                <c:pt idx="222">
                  <c:v>-1.638449592465488</c:v>
                </c:pt>
                <c:pt idx="223">
                  <c:v>-1.6384339406161783</c:v>
                </c:pt>
                <c:pt idx="224">
                  <c:v>-1.6394242618038546</c:v>
                </c:pt>
                <c:pt idx="225">
                  <c:v>-1.6393127965677774</c:v>
                </c:pt>
                <c:pt idx="226">
                  <c:v>-1.6402788406364217</c:v>
                </c:pt>
                <c:pt idx="227">
                  <c:v>-1.6412479238236932</c:v>
                </c:pt>
                <c:pt idx="228">
                  <c:v>-1.6411358253472195</c:v>
                </c:pt>
                <c:pt idx="229">
                  <c:v>-1.6420931688402751</c:v>
                </c:pt>
                <c:pt idx="230">
                  <c:v>-1.6419616654634694</c:v>
                </c:pt>
                <c:pt idx="231">
                  <c:v>-1.6418441921542</c:v>
                </c:pt>
                <c:pt idx="232">
                  <c:v>-1.641735628311116</c:v>
                </c:pt>
                <c:pt idx="233">
                  <c:v>-1.6416145757448937</c:v>
                </c:pt>
                <c:pt idx="234">
                  <c:v>-1.6415045042299958</c:v>
                </c:pt>
                <c:pt idx="235">
                  <c:v>-1.6424617941453958</c:v>
                </c:pt>
                <c:pt idx="236">
                  <c:v>-1.6434193582624881</c:v>
                </c:pt>
                <c:pt idx="237">
                  <c:v>-1.6432557910972383</c:v>
                </c:pt>
                <c:pt idx="238">
                  <c:v>-1.6431186552752934</c:v>
                </c:pt>
                <c:pt idx="239">
                  <c:v>-1.6429786621697873</c:v>
                </c:pt>
                <c:pt idx="240">
                  <c:v>-1.6438605889263915</c:v>
                </c:pt>
                <c:pt idx="241">
                  <c:v>-1.6436761771478638</c:v>
                </c:pt>
                <c:pt idx="242">
                  <c:v>-1.6445827136049065</c:v>
                </c:pt>
                <c:pt idx="243">
                  <c:v>-1.6444436993328082</c:v>
                </c:pt>
                <c:pt idx="244">
                  <c:v>-1.6442951653461522</c:v>
                </c:pt>
                <c:pt idx="245">
                  <c:v>-1.6441223220392291</c:v>
                </c:pt>
                <c:pt idx="246">
                  <c:v>-1.6450124555984444</c:v>
                </c:pt>
                <c:pt idx="247">
                  <c:v>-1.6458802064864755</c:v>
                </c:pt>
                <c:pt idx="248">
                  <c:v>-1.645712402356746</c:v>
                </c:pt>
                <c:pt idx="249">
                  <c:v>-1.645536514309611</c:v>
                </c:pt>
                <c:pt idx="250">
                  <c:v>-1.6453881640234187</c:v>
                </c:pt>
                <c:pt idx="251">
                  <c:v>-1.6462439407429503</c:v>
                </c:pt>
                <c:pt idx="252">
                  <c:v>-1.6471159019280912</c:v>
                </c:pt>
                <c:pt idx="253">
                  <c:v>-1.6468774838895295</c:v>
                </c:pt>
                <c:pt idx="254">
                  <c:v>-1.6477021342117388</c:v>
                </c:pt>
                <c:pt idx="255">
                  <c:v>-1.6474571515275038</c:v>
                </c:pt>
                <c:pt idx="256">
                  <c:v>-1.6472329284969536</c:v>
                </c:pt>
                <c:pt idx="257">
                  <c:v>-1.6480327699270145</c:v>
                </c:pt>
                <c:pt idx="258">
                  <c:v>-1.6487973545284742</c:v>
                </c:pt>
                <c:pt idx="259">
                  <c:v>-1.6485642274379047</c:v>
                </c:pt>
                <c:pt idx="260">
                  <c:v>-1.6483305828891464</c:v>
                </c:pt>
                <c:pt idx="261">
                  <c:v>-1.6470280512313633</c:v>
                </c:pt>
                <c:pt idx="262">
                  <c:v>-1.6468381302067359</c:v>
                </c:pt>
                <c:pt idx="263">
                  <c:v>-1.6476604076026011</c:v>
                </c:pt>
                <c:pt idx="264">
                  <c:v>-1.6484645194505492</c:v>
                </c:pt>
                <c:pt idx="265">
                  <c:v>-1.649278189061538</c:v>
                </c:pt>
                <c:pt idx="266">
                  <c:v>-1.6490393652803073</c:v>
                </c:pt>
                <c:pt idx="267">
                  <c:v>-1.6498675779747012</c:v>
                </c:pt>
                <c:pt idx="268">
                  <c:v>-1.6506891064152072</c:v>
                </c:pt>
                <c:pt idx="269">
                  <c:v>-1.650404664286903</c:v>
                </c:pt>
                <c:pt idx="270">
                  <c:v>-1.6511630510011648</c:v>
                </c:pt>
                <c:pt idx="271">
                  <c:v>-1.6508632699811414</c:v>
                </c:pt>
                <c:pt idx="272">
                  <c:v>-1.6505937045815184</c:v>
                </c:pt>
                <c:pt idx="273">
                  <c:v>-1.650302670489888</c:v>
                </c:pt>
                <c:pt idx="274">
                  <c:v>-1.6500425970800903</c:v>
                </c:pt>
                <c:pt idx="275">
                  <c:v>-1.6498034451384884</c:v>
                </c:pt>
                <c:pt idx="276">
                  <c:v>-1.6495166362357185</c:v>
                </c:pt>
                <c:pt idx="277">
                  <c:v>-1.6492602635110041</c:v>
                </c:pt>
                <c:pt idx="278">
                  <c:v>-1.6489708382407839</c:v>
                </c:pt>
                <c:pt idx="279">
                  <c:v>-1.6497853214759681</c:v>
                </c:pt>
                <c:pt idx="280">
                  <c:v>-1.6495315150464487</c:v>
                </c:pt>
                <c:pt idx="281">
                  <c:v>-1.6492824447455197</c:v>
                </c:pt>
                <c:pt idx="282">
                  <c:v>-1.6490511558506091</c:v>
                </c:pt>
                <c:pt idx="283">
                  <c:v>-1.649876852733597</c:v>
                </c:pt>
                <c:pt idx="284">
                  <c:v>-1.6495964556789251</c:v>
                </c:pt>
                <c:pt idx="285">
                  <c:v>-1.6493404865653465</c:v>
                </c:pt>
                <c:pt idx="286">
                  <c:v>-1.6491232968340395</c:v>
                </c:pt>
                <c:pt idx="287">
                  <c:v>-1.6499337108973586</c:v>
                </c:pt>
                <c:pt idx="288">
                  <c:v>-1.6496570566794113</c:v>
                </c:pt>
                <c:pt idx="289">
                  <c:v>-1.650463535545823</c:v>
                </c:pt>
                <c:pt idx="290">
                  <c:v>-1.6512109848349066</c:v>
                </c:pt>
                <c:pt idx="291">
                  <c:v>-1.6509267651382085</c:v>
                </c:pt>
                <c:pt idx="292">
                  <c:v>-1.6516846298354442</c:v>
                </c:pt>
                <c:pt idx="293">
                  <c:v>-1.6524271772387351</c:v>
                </c:pt>
                <c:pt idx="294">
                  <c:v>-1.6521355336939603</c:v>
                </c:pt>
                <c:pt idx="295">
                  <c:v>-1.6528751630200809</c:v>
                </c:pt>
                <c:pt idx="296">
                  <c:v>-1.6525369797596792</c:v>
                </c:pt>
                <c:pt idx="297">
                  <c:v>-1.6532574601644856</c:v>
                </c:pt>
                <c:pt idx="298">
                  <c:v>-1.6539749309611957</c:v>
                </c:pt>
                <c:pt idx="299">
                  <c:v>-1.6536145523419719</c:v>
                </c:pt>
                <c:pt idx="300">
                  <c:v>-1.6532678012951323</c:v>
                </c:pt>
                <c:pt idx="301">
                  <c:v>-1.6529622052692297</c:v>
                </c:pt>
                <c:pt idx="302">
                  <c:v>-1.6547122611638452</c:v>
                </c:pt>
                <c:pt idx="303">
                  <c:v>-1.6543661359405681</c:v>
                </c:pt>
                <c:pt idx="304">
                  <c:v>-1.6550188932217567</c:v>
                </c:pt>
                <c:pt idx="305">
                  <c:v>-1.6556756953573215</c:v>
                </c:pt>
                <c:pt idx="306">
                  <c:v>-1.6563236214501749</c:v>
                </c:pt>
                <c:pt idx="307">
                  <c:v>-1.6569592090211713</c:v>
                </c:pt>
                <c:pt idx="308">
                  <c:v>-1.6565449848407479</c:v>
                </c:pt>
                <c:pt idx="309">
                  <c:v>-1.656155025143933</c:v>
                </c:pt>
                <c:pt idx="310">
                  <c:v>-1.656788384641054</c:v>
                </c:pt>
                <c:pt idx="311">
                  <c:v>-1.6574186369482327</c:v>
                </c:pt>
                <c:pt idx="312">
                  <c:v>-1.6569902442092679</c:v>
                </c:pt>
                <c:pt idx="313">
                  <c:v>-1.6566140593250827</c:v>
                </c:pt>
                <c:pt idx="314">
                  <c:v>-1.6561792781385811</c:v>
                </c:pt>
                <c:pt idx="315">
                  <c:v>-1.6557803525758095</c:v>
                </c:pt>
                <c:pt idx="316">
                  <c:v>-1.6554139655242932</c:v>
                </c:pt>
                <c:pt idx="317">
                  <c:v>-1.6549833062138073</c:v>
                </c:pt>
                <c:pt idx="318">
                  <c:v>-1.6556637000895311</c:v>
                </c:pt>
                <c:pt idx="319">
                  <c:v>-1.6552446660877405</c:v>
                </c:pt>
                <c:pt idx="320">
                  <c:v>-1.6548473327659856</c:v>
                </c:pt>
                <c:pt idx="321">
                  <c:v>-1.6555266261106658</c:v>
                </c:pt>
                <c:pt idx="322">
                  <c:v>-1.6551455935884525</c:v>
                </c:pt>
                <c:pt idx="323">
                  <c:v>-1.6558362817166834</c:v>
                </c:pt>
                <c:pt idx="324">
                  <c:v>-1.6554554960823498</c:v>
                </c:pt>
                <c:pt idx="325">
                  <c:v>-1.6550574661607027</c:v>
                </c:pt>
                <c:pt idx="326">
                  <c:v>-1.6546750768374887</c:v>
                </c:pt>
                <c:pt idx="327">
                  <c:v>-1.654321495300739</c:v>
                </c:pt>
                <c:pt idx="328">
                  <c:v>-1.6539473653947243</c:v>
                </c:pt>
                <c:pt idx="329">
                  <c:v>-1.6536349980868299</c:v>
                </c:pt>
                <c:pt idx="330">
                  <c:v>-1.6553790781250934</c:v>
                </c:pt>
                <c:pt idx="331">
                  <c:v>-1.6550173765625915</c:v>
                </c:pt>
                <c:pt idx="332">
                  <c:v>-1.6546185290313395</c:v>
                </c:pt>
                <c:pt idx="333">
                  <c:v>-1.6542970584507126</c:v>
                </c:pt>
                <c:pt idx="334">
                  <c:v>-1.6550425972816982</c:v>
                </c:pt>
                <c:pt idx="335">
                  <c:v>-1.6546823853360644</c:v>
                </c:pt>
                <c:pt idx="336">
                  <c:v>-1.6553750976293431</c:v>
                </c:pt>
                <c:pt idx="337">
                  <c:v>-1.6549898356767563</c:v>
                </c:pt>
                <c:pt idx="338">
                  <c:v>-1.6556525389632211</c:v>
                </c:pt>
                <c:pt idx="339">
                  <c:v>-1.6563223281839567</c:v>
                </c:pt>
                <c:pt idx="340">
                  <c:v>-1.6570064616202775</c:v>
                </c:pt>
                <c:pt idx="341">
                  <c:v>-1.6576447123878719</c:v>
                </c:pt>
                <c:pt idx="342">
                  <c:v>-1.6582596781401144</c:v>
                </c:pt>
                <c:pt idx="343">
                  <c:v>-1.6578235645773121</c:v>
                </c:pt>
                <c:pt idx="344">
                  <c:v>-1.6584214732857658</c:v>
                </c:pt>
                <c:pt idx="345">
                  <c:v>-1.6579888438200505</c:v>
                </c:pt>
                <c:pt idx="346">
                  <c:v>-1.6575848069436494</c:v>
                </c:pt>
                <c:pt idx="347">
                  <c:v>-1.6571632308047763</c:v>
                </c:pt>
                <c:pt idx="348">
                  <c:v>-1.6567238261886807</c:v>
                </c:pt>
                <c:pt idx="349">
                  <c:v>-1.656349109664907</c:v>
                </c:pt>
                <c:pt idx="350">
                  <c:v>-1.6559191674716087</c:v>
                </c:pt>
                <c:pt idx="351">
                  <c:v>-1.6555715241221765</c:v>
                </c:pt>
                <c:pt idx="352">
                  <c:v>-1.6551940536397327</c:v>
                </c:pt>
                <c:pt idx="353">
                  <c:v>-1.6558096525669381</c:v>
                </c:pt>
                <c:pt idx="354">
                  <c:v>-1.6553987395155991</c:v>
                </c:pt>
                <c:pt idx="355">
                  <c:v>-1.6550079047252872</c:v>
                </c:pt>
                <c:pt idx="356">
                  <c:v>-1.6546479666307816</c:v>
                </c:pt>
                <c:pt idx="357">
                  <c:v>-1.655377147298166</c:v>
                </c:pt>
                <c:pt idx="358">
                  <c:v>-1.6550162243522026</c:v>
                </c:pt>
                <c:pt idx="359">
                  <c:v>-1.6556524598651585</c:v>
                </c:pt>
                <c:pt idx="360">
                  <c:v>-1.6563181506678553</c:v>
                </c:pt>
                <c:pt idx="361">
                  <c:v>-1.655903927654498</c:v>
                </c:pt>
                <c:pt idx="362">
                  <c:v>-1.655470529101408</c:v>
                </c:pt>
                <c:pt idx="363">
                  <c:v>-1.6561362985193797</c:v>
                </c:pt>
                <c:pt idx="364">
                  <c:v>-1.655762192548992</c:v>
                </c:pt>
                <c:pt idx="365">
                  <c:v>-1.6554016686980122</c:v>
                </c:pt>
                <c:pt idx="366">
                  <c:v>-1.6560576753240521</c:v>
                </c:pt>
                <c:pt idx="367">
                  <c:v>-1.6556695818175711</c:v>
                </c:pt>
                <c:pt idx="368">
                  <c:v>-1.6542692101812195</c:v>
                </c:pt>
                <c:pt idx="369">
                  <c:v>-1.6539099659775951</c:v>
                </c:pt>
                <c:pt idx="370">
                  <c:v>-1.6546214866580431</c:v>
                </c:pt>
                <c:pt idx="371">
                  <c:v>-1.6552874569248821</c:v>
                </c:pt>
                <c:pt idx="372">
                  <c:v>-1.6549303277863845</c:v>
                </c:pt>
                <c:pt idx="373">
                  <c:v>-1.655625781230657</c:v>
                </c:pt>
                <c:pt idx="374">
                  <c:v>-1.6562985456060437</c:v>
                </c:pt>
                <c:pt idx="375">
                  <c:v>-1.6569390546939227</c:v>
                </c:pt>
                <c:pt idx="376">
                  <c:v>-1.657578813600044</c:v>
                </c:pt>
                <c:pt idx="377">
                  <c:v>-1.658198137328043</c:v>
                </c:pt>
                <c:pt idx="378">
                  <c:v>-1.6577664545814823</c:v>
                </c:pt>
                <c:pt idx="379">
                  <c:v>-1.6583865654898526</c:v>
                </c:pt>
                <c:pt idx="380">
                  <c:v>-1.6589822141800554</c:v>
                </c:pt>
                <c:pt idx="381">
                  <c:v>-1.6595297298964542</c:v>
                </c:pt>
                <c:pt idx="382">
                  <c:v>-1.660097675298525</c:v>
                </c:pt>
                <c:pt idx="383">
                  <c:v>-1.6596492217925545</c:v>
                </c:pt>
                <c:pt idx="384">
                  <c:v>-1.6592041973567033</c:v>
                </c:pt>
                <c:pt idx="385">
                  <c:v>-1.6587444734095693</c:v>
                </c:pt>
                <c:pt idx="386">
                  <c:v>-1.6593569639413779</c:v>
                </c:pt>
                <c:pt idx="387">
                  <c:v>-1.6599812046625504</c:v>
                </c:pt>
                <c:pt idx="388">
                  <c:v>-1.6595320205692992</c:v>
                </c:pt>
                <c:pt idx="389">
                  <c:v>-1.6590445601579131</c:v>
                </c:pt>
                <c:pt idx="390">
                  <c:v>-1.6585855689547551</c:v>
                </c:pt>
                <c:pt idx="391">
                  <c:v>-1.6591759575756599</c:v>
                </c:pt>
                <c:pt idx="392">
                  <c:v>-1.6597431584241467</c:v>
                </c:pt>
                <c:pt idx="393">
                  <c:v>-1.6603141352556636</c:v>
                </c:pt>
                <c:pt idx="394">
                  <c:v>-1.6598388125505503</c:v>
                </c:pt>
                <c:pt idx="395">
                  <c:v>-1.6593457962995393</c:v>
                </c:pt>
                <c:pt idx="396">
                  <c:v>-1.6588826203735485</c:v>
                </c:pt>
                <c:pt idx="397">
                  <c:v>-1.6594656079660774</c:v>
                </c:pt>
                <c:pt idx="398">
                  <c:v>-1.6590239958067556</c:v>
                </c:pt>
                <c:pt idx="399">
                  <c:v>-1.6585793558906206</c:v>
                </c:pt>
                <c:pt idx="400">
                  <c:v>-1.6591868687728082</c:v>
                </c:pt>
                <c:pt idx="401">
                  <c:v>-1.6608186913973519</c:v>
                </c:pt>
                <c:pt idx="402">
                  <c:v>-1.6603643975694049</c:v>
                </c:pt>
                <c:pt idx="403">
                  <c:v>-1.6599070696180167</c:v>
                </c:pt>
                <c:pt idx="404">
                  <c:v>-1.6605010482256564</c:v>
                </c:pt>
                <c:pt idx="405">
                  <c:v>-1.661039367261143</c:v>
                </c:pt>
                <c:pt idx="406">
                  <c:v>-1.66054449991592</c:v>
                </c:pt>
                <c:pt idx="407">
                  <c:v>-1.6589807699176016</c:v>
                </c:pt>
                <c:pt idx="408">
                  <c:v>-1.6585439745192494</c:v>
                </c:pt>
                <c:pt idx="409">
                  <c:v>-1.6581107350288642</c:v>
                </c:pt>
                <c:pt idx="410">
                  <c:v>-1.658675860328287</c:v>
                </c:pt>
                <c:pt idx="411">
                  <c:v>-1.6592769831217213</c:v>
                </c:pt>
                <c:pt idx="412">
                  <c:v>-1.659862923459287</c:v>
                </c:pt>
                <c:pt idx="413">
                  <c:v>-1.658366224990101</c:v>
                </c:pt>
                <c:pt idx="414">
                  <c:v>-1.658960600490299</c:v>
                </c:pt>
                <c:pt idx="415">
                  <c:v>-1.6585183684804932</c:v>
                </c:pt>
                <c:pt idx="416">
                  <c:v>-1.6580623211108831</c:v>
                </c:pt>
                <c:pt idx="417">
                  <c:v>-1.6576536546886653</c:v>
                </c:pt>
                <c:pt idx="418">
                  <c:v>-1.6582667615948921</c:v>
                </c:pt>
                <c:pt idx="419">
                  <c:v>-1.6588664863629943</c:v>
                </c:pt>
                <c:pt idx="420">
                  <c:v>-1.6594380366357344</c:v>
                </c:pt>
                <c:pt idx="421">
                  <c:v>-1.6589841559030198</c:v>
                </c:pt>
                <c:pt idx="422">
                  <c:v>-1.6585102127849594</c:v>
                </c:pt>
                <c:pt idx="423">
                  <c:v>-1.6591199085292603</c:v>
                </c:pt>
                <c:pt idx="424">
                  <c:v>-1.6596983103586751</c:v>
                </c:pt>
                <c:pt idx="425">
                  <c:v>-1.6603060241515015</c:v>
                </c:pt>
                <c:pt idx="426">
                  <c:v>-1.6598512236684715</c:v>
                </c:pt>
                <c:pt idx="427">
                  <c:v>-1.6593945391951022</c:v>
                </c:pt>
                <c:pt idx="428">
                  <c:v>-1.6578982084111999</c:v>
                </c:pt>
                <c:pt idx="429">
                  <c:v>-1.6574899242429759</c:v>
                </c:pt>
                <c:pt idx="430">
                  <c:v>-1.6581420057581164</c:v>
                </c:pt>
                <c:pt idx="431">
                  <c:v>-1.657734145642954</c:v>
                </c:pt>
                <c:pt idx="432">
                  <c:v>-1.6573341827300949</c:v>
                </c:pt>
                <c:pt idx="433">
                  <c:v>-1.6579720990754931</c:v>
                </c:pt>
                <c:pt idx="434">
                  <c:v>-1.6585439970939833</c:v>
                </c:pt>
                <c:pt idx="435">
                  <c:v>-1.6581351771521036</c:v>
                </c:pt>
                <c:pt idx="436">
                  <c:v>-1.6576973936090613</c:v>
                </c:pt>
                <c:pt idx="437">
                  <c:v>-1.6572598657368802</c:v>
                </c:pt>
                <c:pt idx="438">
                  <c:v>-1.6579064284221425</c:v>
                </c:pt>
                <c:pt idx="439">
                  <c:v>-1.6574726198536995</c:v>
                </c:pt>
                <c:pt idx="440">
                  <c:v>-1.6570372474566255</c:v>
                </c:pt>
                <c:pt idx="441">
                  <c:v>-1.6566189825074931</c:v>
                </c:pt>
                <c:pt idx="442">
                  <c:v>-1.6572695228573433</c:v>
                </c:pt>
                <c:pt idx="443">
                  <c:v>-1.6568870924001964</c:v>
                </c:pt>
                <c:pt idx="444">
                  <c:v>-1.6585760105521925</c:v>
                </c:pt>
                <c:pt idx="445">
                  <c:v>-1.6581398303411485</c:v>
                </c:pt>
                <c:pt idx="446">
                  <c:v>-1.6576895937343255</c:v>
                </c:pt>
                <c:pt idx="447">
                  <c:v>-1.658292361859639</c:v>
                </c:pt>
                <c:pt idx="448">
                  <c:v>-1.6578916146224463</c:v>
                </c:pt>
                <c:pt idx="449">
                  <c:v>-1.6574842223299973</c:v>
                </c:pt>
                <c:pt idx="450">
                  <c:v>-1.6570480578833973</c:v>
                </c:pt>
                <c:pt idx="451">
                  <c:v>-1.6566053567257291</c:v>
                </c:pt>
                <c:pt idx="452">
                  <c:v>-1.6562125495912146</c:v>
                </c:pt>
                <c:pt idx="453">
                  <c:v>-1.6569119985993903</c:v>
                </c:pt>
                <c:pt idx="454">
                  <c:v>-1.6575475586274027</c:v>
                </c:pt>
                <c:pt idx="455">
                  <c:v>-1.6571338874548547</c:v>
                </c:pt>
                <c:pt idx="456">
                  <c:v>-1.6577613497057575</c:v>
                </c:pt>
                <c:pt idx="457">
                  <c:v>-1.6573446227116424</c:v>
                </c:pt>
                <c:pt idx="458">
                  <c:v>-1.6569393302574094</c:v>
                </c:pt>
                <c:pt idx="459">
                  <c:v>-1.6565466636522612</c:v>
                </c:pt>
                <c:pt idx="460">
                  <c:v>-1.657172450379216</c:v>
                </c:pt>
                <c:pt idx="461">
                  <c:v>-1.6578400413716317</c:v>
                </c:pt>
                <c:pt idx="462">
                  <c:v>-1.6584831405441989</c:v>
                </c:pt>
                <c:pt idx="463">
                  <c:v>-1.6590773577333149</c:v>
                </c:pt>
                <c:pt idx="464">
                  <c:v>-1.6596584705786486</c:v>
                </c:pt>
                <c:pt idx="465">
                  <c:v>-1.6592559811670757</c:v>
                </c:pt>
                <c:pt idx="466">
                  <c:v>-1.6598907415437343</c:v>
                </c:pt>
                <c:pt idx="467">
                  <c:v>-1.6604922067128596</c:v>
                </c:pt>
                <c:pt idx="468">
                  <c:v>-1.6610897425786024</c:v>
                </c:pt>
                <c:pt idx="469">
                  <c:v>-1.6605675477270303</c:v>
                </c:pt>
                <c:pt idx="470">
                  <c:v>-1.6611514767724898</c:v>
                </c:pt>
                <c:pt idx="471">
                  <c:v>-1.6606441072370397</c:v>
                </c:pt>
                <c:pt idx="472">
                  <c:v>-1.6612015250922989</c:v>
                </c:pt>
                <c:pt idx="473">
                  <c:v>-1.6617590745904527</c:v>
                </c:pt>
                <c:pt idx="474">
                  <c:v>-1.6612050730986436</c:v>
                </c:pt>
                <c:pt idx="475">
                  <c:v>-1.6607333916366709</c:v>
                </c:pt>
                <c:pt idx="476">
                  <c:v>-1.6613292638039376</c:v>
                </c:pt>
                <c:pt idx="477">
                  <c:v>-1.6598134585278588</c:v>
                </c:pt>
                <c:pt idx="478">
                  <c:v>-1.6593278093573016</c:v>
                </c:pt>
                <c:pt idx="479">
                  <c:v>-1.6599205931701555</c:v>
                </c:pt>
                <c:pt idx="480">
                  <c:v>-1.6605321813067524</c:v>
                </c:pt>
                <c:pt idx="481">
                  <c:v>-1.6611087576806174</c:v>
                </c:pt>
                <c:pt idx="482">
                  <c:v>-1.660634542527005</c:v>
                </c:pt>
                <c:pt idx="483">
                  <c:v>-1.6590821316764648</c:v>
                </c:pt>
                <c:pt idx="484">
                  <c:v>-1.6575864090429355</c:v>
                </c:pt>
                <c:pt idx="485">
                  <c:v>-1.6561288808620767</c:v>
                </c:pt>
                <c:pt idx="486">
                  <c:v>-1.6567743032448352</c:v>
                </c:pt>
                <c:pt idx="487">
                  <c:v>-1.6574011771799384</c:v>
                </c:pt>
                <c:pt idx="488">
                  <c:v>-1.6580383536363397</c:v>
                </c:pt>
                <c:pt idx="489">
                  <c:v>-1.6586397665636128</c:v>
                </c:pt>
                <c:pt idx="490">
                  <c:v>-1.6571161512323405</c:v>
                </c:pt>
                <c:pt idx="491">
                  <c:v>-1.6566911282076937</c:v>
                </c:pt>
                <c:pt idx="492">
                  <c:v>-1.6562360456435397</c:v>
                </c:pt>
                <c:pt idx="493">
                  <c:v>-1.6558202647306688</c:v>
                </c:pt>
                <c:pt idx="494">
                  <c:v>-1.6564536994360552</c:v>
                </c:pt>
                <c:pt idx="495">
                  <c:v>-1.6560320454473341</c:v>
                </c:pt>
                <c:pt idx="496">
                  <c:v>-1.6556534645383874</c:v>
                </c:pt>
                <c:pt idx="497">
                  <c:v>-1.6552665752476197</c:v>
                </c:pt>
                <c:pt idx="498">
                  <c:v>-1.6559451237426674</c:v>
                </c:pt>
                <c:pt idx="499">
                  <c:v>-1.655564161267814</c:v>
                </c:pt>
                <c:pt idx="500">
                  <c:v>-1.6562736780424576</c:v>
                </c:pt>
                <c:pt idx="501">
                  <c:v>-1.6558683844816084</c:v>
                </c:pt>
                <c:pt idx="502">
                  <c:v>-1.6565205367919764</c:v>
                </c:pt>
                <c:pt idx="503">
                  <c:v>-1.6561168860561368</c:v>
                </c:pt>
                <c:pt idx="504">
                  <c:v>-1.6567924683350141</c:v>
                </c:pt>
                <c:pt idx="505">
                  <c:v>-1.6574523989683139</c:v>
                </c:pt>
                <c:pt idx="506">
                  <c:v>-1.6569967709889477</c:v>
                </c:pt>
                <c:pt idx="507">
                  <c:v>-1.6565472755691688</c:v>
                </c:pt>
                <c:pt idx="508">
                  <c:v>-1.6561847300577854</c:v>
                </c:pt>
                <c:pt idx="509">
                  <c:v>-1.6557960354566297</c:v>
                </c:pt>
                <c:pt idx="510">
                  <c:v>-1.6554091947474969</c:v>
                </c:pt>
                <c:pt idx="511">
                  <c:v>-1.6550387508525468</c:v>
                </c:pt>
                <c:pt idx="512">
                  <c:v>-1.655691175835496</c:v>
                </c:pt>
                <c:pt idx="513">
                  <c:v>-1.6552818723187861</c:v>
                </c:pt>
                <c:pt idx="514">
                  <c:v>-1.6559568948724106</c:v>
                </c:pt>
                <c:pt idx="515">
                  <c:v>-1.6566051569749622</c:v>
                </c:pt>
                <c:pt idx="516">
                  <c:v>-1.6561764538354631</c:v>
                </c:pt>
                <c:pt idx="517">
                  <c:v>-1.6557737247587538</c:v>
                </c:pt>
                <c:pt idx="518">
                  <c:v>-1.6564309502635788</c:v>
                </c:pt>
                <c:pt idx="519">
                  <c:v>-1.656042511258307</c:v>
                </c:pt>
                <c:pt idx="520">
                  <c:v>-1.655638081033141</c:v>
                </c:pt>
                <c:pt idx="521">
                  <c:v>-1.6542251594124782</c:v>
                </c:pt>
                <c:pt idx="522">
                  <c:v>-1.6538664962242287</c:v>
                </c:pt>
                <c:pt idx="523">
                  <c:v>-1.653517286299744</c:v>
                </c:pt>
                <c:pt idx="524">
                  <c:v>-1.6531795205737492</c:v>
                </c:pt>
                <c:pt idx="525">
                  <c:v>-1.6528312301622741</c:v>
                </c:pt>
                <c:pt idx="526">
                  <c:v>-1.6525258055590284</c:v>
                </c:pt>
                <c:pt idx="527">
                  <c:v>-1.6532466494478479</c:v>
                </c:pt>
                <c:pt idx="528">
                  <c:v>-1.6529127764588909</c:v>
                </c:pt>
                <c:pt idx="529">
                  <c:v>-1.653663420929713</c:v>
                </c:pt>
                <c:pt idx="530">
                  <c:v>-1.6543410725111185</c:v>
                </c:pt>
                <c:pt idx="531">
                  <c:v>-1.6550696710608961</c:v>
                </c:pt>
                <c:pt idx="532">
                  <c:v>-1.6547244776396783</c:v>
                </c:pt>
                <c:pt idx="533">
                  <c:v>-1.6554120280868847</c:v>
                </c:pt>
                <c:pt idx="534">
                  <c:v>-1.654990767525147</c:v>
                </c:pt>
                <c:pt idx="535">
                  <c:v>-1.6546302121746439</c:v>
                </c:pt>
                <c:pt idx="536">
                  <c:v>-1.6542654679311508</c:v>
                </c:pt>
                <c:pt idx="537">
                  <c:v>-1.6539142785725278</c:v>
                </c:pt>
                <c:pt idx="538">
                  <c:v>-1.6546465330010773</c:v>
                </c:pt>
                <c:pt idx="539">
                  <c:v>-1.6553238023410557</c:v>
                </c:pt>
                <c:pt idx="540">
                  <c:v>-1.6559768862942346</c:v>
                </c:pt>
                <c:pt idx="541">
                  <c:v>-1.65664334856835</c:v>
                </c:pt>
                <c:pt idx="542">
                  <c:v>-1.657251221596983</c:v>
                </c:pt>
                <c:pt idx="543">
                  <c:v>-1.6568354771650433</c:v>
                </c:pt>
                <c:pt idx="544">
                  <c:v>-1.6575221676217424</c:v>
                </c:pt>
                <c:pt idx="545">
                  <c:v>-1.6571153042693076</c:v>
                </c:pt>
                <c:pt idx="546">
                  <c:v>-1.6567182181839215</c:v>
                </c:pt>
                <c:pt idx="547">
                  <c:v>-1.6573819138202428</c:v>
                </c:pt>
                <c:pt idx="548">
                  <c:v>-1.656934795543838</c:v>
                </c:pt>
                <c:pt idx="549">
                  <c:v>-1.6565263996329611</c:v>
                </c:pt>
                <c:pt idx="550">
                  <c:v>-1.6561376716403018</c:v>
                </c:pt>
                <c:pt idx="551">
                  <c:v>-1.6557403382074958</c:v>
                </c:pt>
                <c:pt idx="552">
                  <c:v>-1.6553959714433459</c:v>
                </c:pt>
                <c:pt idx="553">
                  <c:v>-1.6550163320144788</c:v>
                </c:pt>
                <c:pt idx="554">
                  <c:v>-1.6546265853741893</c:v>
                </c:pt>
                <c:pt idx="555">
                  <c:v>-1.6532154736667055</c:v>
                </c:pt>
                <c:pt idx="556">
                  <c:v>-1.6528855441933712</c:v>
                </c:pt>
                <c:pt idx="557">
                  <c:v>-1.6525038933095038</c:v>
                </c:pt>
                <c:pt idx="558">
                  <c:v>-1.6532385754433137</c:v>
                </c:pt>
                <c:pt idx="559">
                  <c:v>-1.6539781239344473</c:v>
                </c:pt>
                <c:pt idx="560">
                  <c:v>-1.6536178414557583</c:v>
                </c:pt>
                <c:pt idx="561">
                  <c:v>-1.6532776846266433</c:v>
                </c:pt>
                <c:pt idx="562">
                  <c:v>-1.6529488109341104</c:v>
                </c:pt>
                <c:pt idx="563">
                  <c:v>-1.6536616947154281</c:v>
                </c:pt>
                <c:pt idx="564">
                  <c:v>-1.6543744608211197</c:v>
                </c:pt>
                <c:pt idx="565">
                  <c:v>-1.6550328116046973</c:v>
                </c:pt>
                <c:pt idx="566">
                  <c:v>-1.6567765153726035</c:v>
                </c:pt>
                <c:pt idx="567">
                  <c:v>-1.6574033450651513</c:v>
                </c:pt>
                <c:pt idx="568">
                  <c:v>-1.6580286181638482</c:v>
                </c:pt>
                <c:pt idx="569">
                  <c:v>-1.657565385800571</c:v>
                </c:pt>
                <c:pt idx="570">
                  <c:v>-1.6571428180845595</c:v>
                </c:pt>
                <c:pt idx="571">
                  <c:v>-1.6567196417228682</c:v>
                </c:pt>
                <c:pt idx="572">
                  <c:v>-1.6563162688884108</c:v>
                </c:pt>
                <c:pt idx="573">
                  <c:v>-1.6570026635106425</c:v>
                </c:pt>
                <c:pt idx="574">
                  <c:v>-1.6566026902404296</c:v>
                </c:pt>
                <c:pt idx="575">
                  <c:v>-1.6561777764356209</c:v>
                </c:pt>
                <c:pt idx="576">
                  <c:v>-1.6568548009069086</c:v>
                </c:pt>
                <c:pt idx="577">
                  <c:v>-1.6574718248887703</c:v>
                </c:pt>
                <c:pt idx="578">
                  <c:v>-1.6580842483909948</c:v>
                </c:pt>
                <c:pt idx="579">
                  <c:v>-1.6597778434231749</c:v>
                </c:pt>
                <c:pt idx="580">
                  <c:v>-1.6603361065547113</c:v>
                </c:pt>
                <c:pt idx="581">
                  <c:v>-1.6608893644236171</c:v>
                </c:pt>
                <c:pt idx="582">
                  <c:v>-1.6614822571351446</c:v>
                </c:pt>
                <c:pt idx="583">
                  <c:v>-1.6620474719924416</c:v>
                </c:pt>
                <c:pt idx="584">
                  <c:v>-1.6615296225525928</c:v>
                </c:pt>
                <c:pt idx="585">
                  <c:v>-1.660971470101541</c:v>
                </c:pt>
                <c:pt idx="586">
                  <c:v>-1.6615329006995101</c:v>
                </c:pt>
                <c:pt idx="587">
                  <c:v>-1.6610238026855197</c:v>
                </c:pt>
                <c:pt idx="588">
                  <c:v>-1.6605471666318092</c:v>
                </c:pt>
                <c:pt idx="589">
                  <c:v>-1.6600987232991731</c:v>
                </c:pt>
                <c:pt idx="590">
                  <c:v>-1.6596320088331897</c:v>
                </c:pt>
                <c:pt idx="591">
                  <c:v>-1.659173188656526</c:v>
                </c:pt>
                <c:pt idx="592">
                  <c:v>-1.6587104048833954</c:v>
                </c:pt>
                <c:pt idx="593">
                  <c:v>-1.6582548567857274</c:v>
                </c:pt>
                <c:pt idx="594">
                  <c:v>-1.6578368796500127</c:v>
                </c:pt>
                <c:pt idx="595">
                  <c:v>-1.6585279820570125</c:v>
                </c:pt>
                <c:pt idx="596">
                  <c:v>-1.6581093424158724</c:v>
                </c:pt>
                <c:pt idx="597">
                  <c:v>-1.6587354155675549</c:v>
                </c:pt>
                <c:pt idx="598">
                  <c:v>-1.6582727072562036</c:v>
                </c:pt>
                <c:pt idx="599">
                  <c:v>-1.6588804531110795</c:v>
                </c:pt>
                <c:pt idx="600">
                  <c:v>-1.6594615440488578</c:v>
                </c:pt>
                <c:pt idx="601">
                  <c:v>-1.6600373731678806</c:v>
                </c:pt>
                <c:pt idx="602">
                  <c:v>-1.6595573257045229</c:v>
                </c:pt>
                <c:pt idx="603">
                  <c:v>-1.6601512791904325</c:v>
                </c:pt>
                <c:pt idx="604">
                  <c:v>-1.6607229736066238</c:v>
                </c:pt>
                <c:pt idx="605">
                  <c:v>-1.6612623341344912</c:v>
                </c:pt>
                <c:pt idx="606">
                  <c:v>-1.6607470074518016</c:v>
                </c:pt>
                <c:pt idx="607">
                  <c:v>-1.6612837473027655</c:v>
                </c:pt>
                <c:pt idx="608">
                  <c:v>-1.6607726323567102</c:v>
                </c:pt>
                <c:pt idx="609">
                  <c:v>-1.6613315997095761</c:v>
                </c:pt>
                <c:pt idx="610">
                  <c:v>-1.6608048677153846</c:v>
                </c:pt>
                <c:pt idx="611">
                  <c:v>-1.6602795103610768</c:v>
                </c:pt>
                <c:pt idx="612">
                  <c:v>-1.6609350001538554</c:v>
                </c:pt>
                <c:pt idx="613">
                  <c:v>-1.6604360801507783</c:v>
                </c:pt>
                <c:pt idx="614">
                  <c:v>-1.6599618985477627</c:v>
                </c:pt>
                <c:pt idx="615">
                  <c:v>-1.6605408405768074</c:v>
                </c:pt>
                <c:pt idx="616">
                  <c:v>-1.661109983765271</c:v>
                </c:pt>
                <c:pt idx="617">
                  <c:v>-1.6616706840899653</c:v>
                </c:pt>
                <c:pt idx="618">
                  <c:v>-1.6601329904081661</c:v>
                </c:pt>
                <c:pt idx="619">
                  <c:v>-1.6607029106000026</c:v>
                </c:pt>
                <c:pt idx="620">
                  <c:v>-1.6602035923880025</c:v>
                </c:pt>
                <c:pt idx="621">
                  <c:v>-1.6597407005402425</c:v>
                </c:pt>
                <c:pt idx="622">
                  <c:v>-1.6603269865294377</c:v>
                </c:pt>
                <c:pt idx="623">
                  <c:v>-1.6598673867988489</c:v>
                </c:pt>
                <c:pt idx="624">
                  <c:v>-1.6604399790628719</c:v>
                </c:pt>
                <c:pt idx="625">
                  <c:v>-1.6610188794816143</c:v>
                </c:pt>
                <c:pt idx="626">
                  <c:v>-1.660550121891982</c:v>
                </c:pt>
                <c:pt idx="627">
                  <c:v>-1.6590149994541421</c:v>
                </c:pt>
                <c:pt idx="628">
                  <c:v>-1.6585897194650592</c:v>
                </c:pt>
                <c:pt idx="629">
                  <c:v>-1.6581706650757582</c:v>
                </c:pt>
                <c:pt idx="630">
                  <c:v>-1.657738611774243</c:v>
                </c:pt>
                <c:pt idx="631">
                  <c:v>-1.6562579995387581</c:v>
                </c:pt>
                <c:pt idx="632">
                  <c:v>-1.6568994595479829</c:v>
                </c:pt>
                <c:pt idx="633">
                  <c:v>-1.6564835903570234</c:v>
                </c:pt>
                <c:pt idx="634">
                  <c:v>-1.656092718549883</c:v>
                </c:pt>
                <c:pt idx="635">
                  <c:v>-1.6567523041788854</c:v>
                </c:pt>
                <c:pt idx="636">
                  <c:v>-1.6573937780953076</c:v>
                </c:pt>
                <c:pt idx="637">
                  <c:v>-1.6569627425334015</c:v>
                </c:pt>
                <c:pt idx="638">
                  <c:v>-1.6565364076827334</c:v>
                </c:pt>
                <c:pt idx="639">
                  <c:v>-1.6561272395290785</c:v>
                </c:pt>
                <c:pt idx="640">
                  <c:v>-1.6546820947384968</c:v>
                </c:pt>
                <c:pt idx="641">
                  <c:v>-1.6553976128437269</c:v>
                </c:pt>
                <c:pt idx="642">
                  <c:v>-1.6550147405868523</c:v>
                </c:pt>
                <c:pt idx="643">
                  <c:v>-1.6536246257751153</c:v>
                </c:pt>
                <c:pt idx="644">
                  <c:v>-1.6543116932596129</c:v>
                </c:pt>
                <c:pt idx="645">
                  <c:v>-1.6539232193944207</c:v>
                </c:pt>
                <c:pt idx="646">
                  <c:v>-1.6535848350065321</c:v>
                </c:pt>
                <c:pt idx="647">
                  <c:v>-1.6532597583064015</c:v>
                </c:pt>
                <c:pt idx="648">
                  <c:v>-1.6529176831402734</c:v>
                </c:pt>
                <c:pt idx="649">
                  <c:v>-1.6525968094774679</c:v>
                </c:pt>
                <c:pt idx="650">
                  <c:v>-1.6533661132879185</c:v>
                </c:pt>
                <c:pt idx="651">
                  <c:v>-1.6540684310221601</c:v>
                </c:pt>
                <c:pt idx="652">
                  <c:v>-1.654758542401717</c:v>
                </c:pt>
                <c:pt idx="653">
                  <c:v>-1.6554255715536828</c:v>
                </c:pt>
                <c:pt idx="654">
                  <c:v>-1.653974780122609</c:v>
                </c:pt>
                <c:pt idx="655">
                  <c:v>-1.6536351645201568</c:v>
                </c:pt>
                <c:pt idx="656">
                  <c:v>-1.6543499612297536</c:v>
                </c:pt>
                <c:pt idx="657">
                  <c:v>-1.6539926020051585</c:v>
                </c:pt>
                <c:pt idx="658">
                  <c:v>-1.6536326899650553</c:v>
                </c:pt>
                <c:pt idx="659">
                  <c:v>-1.6533277161657542</c:v>
                </c:pt>
                <c:pt idx="660">
                  <c:v>-1.6530032218424391</c:v>
                </c:pt>
                <c:pt idx="661">
                  <c:v>-1.6516157974055903</c:v>
                </c:pt>
                <c:pt idx="662">
                  <c:v>-1.6513102814574785</c:v>
                </c:pt>
                <c:pt idx="663">
                  <c:v>-1.6520422758283289</c:v>
                </c:pt>
                <c:pt idx="664">
                  <c:v>-1.6527642503117623</c:v>
                </c:pt>
                <c:pt idx="665">
                  <c:v>-1.6524200453055269</c:v>
                </c:pt>
                <c:pt idx="666">
                  <c:v>-1.6531672643994164</c:v>
                </c:pt>
                <c:pt idx="667">
                  <c:v>-1.6538496391114281</c:v>
                </c:pt>
                <c:pt idx="668">
                  <c:v>-1.6534925263291997</c:v>
                </c:pt>
                <c:pt idx="669">
                  <c:v>-1.6531683958026158</c:v>
                </c:pt>
                <c:pt idx="670">
                  <c:v>-1.6528899078865635</c:v>
                </c:pt>
                <c:pt idx="671">
                  <c:v>-1.6525692697288321</c:v>
                </c:pt>
                <c:pt idx="672">
                  <c:v>-1.6543452043342555</c:v>
                </c:pt>
                <c:pt idx="673">
                  <c:v>-1.6550466002475706</c:v>
                </c:pt>
                <c:pt idx="674">
                  <c:v>-1.6546678882426191</c:v>
                </c:pt>
                <c:pt idx="675">
                  <c:v>-1.6542955304777667</c:v>
                </c:pt>
                <c:pt idx="676">
                  <c:v>-1.6539188998682115</c:v>
                </c:pt>
                <c:pt idx="677">
                  <c:v>-1.6535773818708472</c:v>
                </c:pt>
                <c:pt idx="678">
                  <c:v>-1.6531999342334303</c:v>
                </c:pt>
                <c:pt idx="679">
                  <c:v>-1.6538935555487617</c:v>
                </c:pt>
                <c:pt idx="680">
                  <c:v>-1.6535079844377865</c:v>
                </c:pt>
                <c:pt idx="681">
                  <c:v>-1.6531551647490308</c:v>
                </c:pt>
                <c:pt idx="682">
                  <c:v>-1.65384770145405</c:v>
                </c:pt>
                <c:pt idx="683">
                  <c:v>-1.6545207074249688</c:v>
                </c:pt>
                <c:pt idx="684">
                  <c:v>-1.6541541932764694</c:v>
                </c:pt>
                <c:pt idx="685">
                  <c:v>-1.65380124941094</c:v>
                </c:pt>
                <c:pt idx="686">
                  <c:v>-1.654489724422721</c:v>
                </c:pt>
                <c:pt idx="687">
                  <c:v>-1.6541300499342666</c:v>
                </c:pt>
                <c:pt idx="688">
                  <c:v>-1.6537874489355813</c:v>
                </c:pt>
                <c:pt idx="689">
                  <c:v>-1.6544740199568697</c:v>
                </c:pt>
                <c:pt idx="690">
                  <c:v>-1.6551908395577322</c:v>
                </c:pt>
                <c:pt idx="691">
                  <c:v>-1.6558618827665776</c:v>
                </c:pt>
                <c:pt idx="692">
                  <c:v>-1.655466105111246</c:v>
                </c:pt>
                <c:pt idx="693">
                  <c:v>-1.6550864830090211</c:v>
                </c:pt>
                <c:pt idx="694">
                  <c:v>-1.6547448133488407</c:v>
                </c:pt>
                <c:pt idx="695">
                  <c:v>-1.6543588170818639</c:v>
                </c:pt>
                <c:pt idx="696">
                  <c:v>-1.6539912607402265</c:v>
                </c:pt>
                <c:pt idx="697">
                  <c:v>-1.653676675525422</c:v>
                </c:pt>
                <c:pt idx="698">
                  <c:v>-1.6533540420149135</c:v>
                </c:pt>
                <c:pt idx="699">
                  <c:v>-1.6530117811746152</c:v>
                </c:pt>
                <c:pt idx="700">
                  <c:v>-1.652701345551123</c:v>
                </c:pt>
                <c:pt idx="701">
                  <c:v>-1.6534332786401005</c:v>
                </c:pt>
                <c:pt idx="702">
                  <c:v>-1.6530944530672984</c:v>
                </c:pt>
                <c:pt idx="703">
                  <c:v>-1.6527402840059524</c:v>
                </c:pt>
                <c:pt idx="704">
                  <c:v>-1.6534686983258333</c:v>
                </c:pt>
                <c:pt idx="705">
                  <c:v>-1.6541883843593166</c:v>
                </c:pt>
                <c:pt idx="706">
                  <c:v>-1.6548735366721301</c:v>
                </c:pt>
                <c:pt idx="707">
                  <c:v>-1.6545055659386876</c:v>
                </c:pt>
                <c:pt idx="708">
                  <c:v>-1.6552071146199137</c:v>
                </c:pt>
                <c:pt idx="709">
                  <c:v>-1.6559051523275152</c:v>
                </c:pt>
                <c:pt idx="710">
                  <c:v>-1.6555615692809649</c:v>
                </c:pt>
                <c:pt idx="711">
                  <c:v>-1.6551503778953456</c:v>
                </c:pt>
                <c:pt idx="712">
                  <c:v>-1.6558030103374384</c:v>
                </c:pt>
                <c:pt idx="713">
                  <c:v>-1.6564573501306896</c:v>
                </c:pt>
                <c:pt idx="714">
                  <c:v>-1.6560248031280758</c:v>
                </c:pt>
                <c:pt idx="715">
                  <c:v>-1.6556430470655141</c:v>
                </c:pt>
                <c:pt idx="716">
                  <c:v>-1.6552652261242038</c:v>
                </c:pt>
                <c:pt idx="717">
                  <c:v>-1.6549010616017197</c:v>
                </c:pt>
                <c:pt idx="718">
                  <c:v>-1.6545145403696853</c:v>
                </c:pt>
                <c:pt idx="719">
                  <c:v>-1.6541220095622915</c:v>
                </c:pt>
                <c:pt idx="720">
                  <c:v>-1.6527726293710456</c:v>
                </c:pt>
                <c:pt idx="721">
                  <c:v>-1.6524587367836248</c:v>
                </c:pt>
                <c:pt idx="722">
                  <c:v>-1.6521253620479524</c:v>
                </c:pt>
                <c:pt idx="723">
                  <c:v>-1.6517866548069935</c:v>
                </c:pt>
                <c:pt idx="724">
                  <c:v>-1.6515148417108536</c:v>
                </c:pt>
                <c:pt idx="725">
                  <c:v>-1.6522437048766365</c:v>
                </c:pt>
                <c:pt idx="726">
                  <c:v>-1.6509049307791037</c:v>
                </c:pt>
                <c:pt idx="727">
                  <c:v>-1.6516520921635216</c:v>
                </c:pt>
                <c:pt idx="728">
                  <c:v>-1.651313950320251</c:v>
                </c:pt>
                <c:pt idx="729">
                  <c:v>-1.6520384313138459</c:v>
                </c:pt>
                <c:pt idx="730">
                  <c:v>-1.6527676626875687</c:v>
                </c:pt>
                <c:pt idx="731">
                  <c:v>-1.6534755894338171</c:v>
                </c:pt>
                <c:pt idx="732">
                  <c:v>-1.654183657645141</c:v>
                </c:pt>
                <c:pt idx="733">
                  <c:v>-1.6548943844922384</c:v>
                </c:pt>
                <c:pt idx="734">
                  <c:v>-1.6545209968023935</c:v>
                </c:pt>
                <c:pt idx="735">
                  <c:v>-1.6551901968663454</c:v>
                </c:pt>
                <c:pt idx="736">
                  <c:v>-1.6548128729290186</c:v>
                </c:pt>
                <c:pt idx="737">
                  <c:v>-1.6544714554704381</c:v>
                </c:pt>
                <c:pt idx="738">
                  <c:v>-1.6541134463610292</c:v>
                </c:pt>
                <c:pt idx="739">
                  <c:v>-1.6547994574338085</c:v>
                </c:pt>
                <c:pt idx="740">
                  <c:v>-1.6554723882851323</c:v>
                </c:pt>
                <c:pt idx="741">
                  <c:v>-1.6561092005194298</c:v>
                </c:pt>
                <c:pt idx="742">
                  <c:v>-1.6567402165090412</c:v>
                </c:pt>
                <c:pt idx="743">
                  <c:v>-1.6563553921788603</c:v>
                </c:pt>
                <c:pt idx="744">
                  <c:v>-1.655946504335283</c:v>
                </c:pt>
                <c:pt idx="745">
                  <c:v>-1.6555506742485773</c:v>
                </c:pt>
                <c:pt idx="746">
                  <c:v>-1.6562481407636056</c:v>
                </c:pt>
                <c:pt idx="747">
                  <c:v>-1.6558213379483333</c:v>
                </c:pt>
                <c:pt idx="748">
                  <c:v>-1.6564948911893667</c:v>
                </c:pt>
                <c:pt idx="749">
                  <c:v>-1.6560749733655791</c:v>
                </c:pt>
                <c:pt idx="750">
                  <c:v>-1.6567304338982676</c:v>
                </c:pt>
                <c:pt idx="751">
                  <c:v>-1.6573731452203022</c:v>
                </c:pt>
                <c:pt idx="752">
                  <c:v>-1.6579888023158962</c:v>
                </c:pt>
                <c:pt idx="753">
                  <c:v>-1.6585977462695782</c:v>
                </c:pt>
                <c:pt idx="754">
                  <c:v>-1.6591691513441866</c:v>
                </c:pt>
                <c:pt idx="755">
                  <c:v>-1.6597559083173028</c:v>
                </c:pt>
                <c:pt idx="756">
                  <c:v>-1.6603273101509566</c:v>
                </c:pt>
                <c:pt idx="757">
                  <c:v>-1.6609134839479376</c:v>
                </c:pt>
                <c:pt idx="758">
                  <c:v>-1.6614610742689788</c:v>
                </c:pt>
                <c:pt idx="759">
                  <c:v>-1.6620187727835993</c:v>
                </c:pt>
                <c:pt idx="760">
                  <c:v>-1.6625428973279273</c:v>
                </c:pt>
                <c:pt idx="761">
                  <c:v>-1.6630630593813687</c:v>
                </c:pt>
                <c:pt idx="762">
                  <c:v>-1.6635980781937412</c:v>
                </c:pt>
                <c:pt idx="763">
                  <c:v>-1.6640855766298663</c:v>
                </c:pt>
                <c:pt idx="764">
                  <c:v>-1.6635494650972691</c:v>
                </c:pt>
                <c:pt idx="765">
                  <c:v>-1.6640253957953235</c:v>
                </c:pt>
                <c:pt idx="766">
                  <c:v>-1.6634722478794168</c:v>
                </c:pt>
                <c:pt idx="767">
                  <c:v>-1.6629393229218286</c:v>
                </c:pt>
                <c:pt idx="768">
                  <c:v>-1.662386876463392</c:v>
                </c:pt>
                <c:pt idx="769">
                  <c:v>-1.6618375589341241</c:v>
                </c:pt>
                <c:pt idx="770">
                  <c:v>-1.6623492877554418</c:v>
                </c:pt>
                <c:pt idx="771">
                  <c:v>-1.6628970220003327</c:v>
                </c:pt>
                <c:pt idx="772">
                  <c:v>-1.6634279415603259</c:v>
                </c:pt>
                <c:pt idx="773">
                  <c:v>-1.6639188827291194</c:v>
                </c:pt>
                <c:pt idx="774">
                  <c:v>-1.6633727650745369</c:v>
                </c:pt>
                <c:pt idx="775">
                  <c:v>-1.6638603097730462</c:v>
                </c:pt>
                <c:pt idx="776">
                  <c:v>-1.6643782635775852</c:v>
                </c:pt>
                <c:pt idx="777">
                  <c:v>-1.6637932383060334</c:v>
                </c:pt>
                <c:pt idx="778">
                  <c:v>-1.6632620335399126</c:v>
                </c:pt>
                <c:pt idx="779">
                  <c:v>-1.6637714728691144</c:v>
                </c:pt>
                <c:pt idx="780">
                  <c:v>-1.6642476834117321</c:v>
                </c:pt>
                <c:pt idx="781">
                  <c:v>-1.6626636297434974</c:v>
                </c:pt>
                <c:pt idx="782">
                  <c:v>-1.6621843371486276</c:v>
                </c:pt>
                <c:pt idx="783">
                  <c:v>-1.662681650405655</c:v>
                </c:pt>
                <c:pt idx="784">
                  <c:v>-1.6611286373975418</c:v>
                </c:pt>
                <c:pt idx="785">
                  <c:v>-1.661667764649591</c:v>
                </c:pt>
                <c:pt idx="786">
                  <c:v>-1.6611416693565992</c:v>
                </c:pt>
                <c:pt idx="787">
                  <c:v>-1.6617155159694672</c:v>
                </c:pt>
                <c:pt idx="788">
                  <c:v>-1.6622405256500776</c:v>
                </c:pt>
                <c:pt idx="789">
                  <c:v>-1.6627760351370762</c:v>
                </c:pt>
                <c:pt idx="790">
                  <c:v>-1.6632987744343346</c:v>
                </c:pt>
                <c:pt idx="791">
                  <c:v>-1.6627708789456479</c:v>
                </c:pt>
                <c:pt idx="792">
                  <c:v>-1.662196141366735</c:v>
                </c:pt>
                <c:pt idx="793">
                  <c:v>-1.6627094985394002</c:v>
                </c:pt>
                <c:pt idx="794">
                  <c:v>-1.6632444885686122</c:v>
                </c:pt>
                <c:pt idx="795">
                  <c:v>-1.66378779879724</c:v>
                </c:pt>
                <c:pt idx="796">
                  <c:v>-1.6632669828212954</c:v>
                </c:pt>
                <c:pt idx="797">
                  <c:v>-1.6637563831648694</c:v>
                </c:pt>
                <c:pt idx="798">
                  <c:v>-1.663178435501572</c:v>
                </c:pt>
                <c:pt idx="799">
                  <c:v>-1.6636821067915404</c:v>
                </c:pt>
                <c:pt idx="800">
                  <c:v>-1.6631057646557097</c:v>
                </c:pt>
                <c:pt idx="801">
                  <c:v>-1.6625888693625954</c:v>
                </c:pt>
                <c:pt idx="802">
                  <c:v>-1.6631334719753437</c:v>
                </c:pt>
                <c:pt idx="803">
                  <c:v>-1.6636156025358368</c:v>
                </c:pt>
                <c:pt idx="804">
                  <c:v>-1.6640764704851201</c:v>
                </c:pt>
                <c:pt idx="805">
                  <c:v>-1.6635572410754178</c:v>
                </c:pt>
                <c:pt idx="806">
                  <c:v>-1.6630546562539095</c:v>
                </c:pt>
                <c:pt idx="807">
                  <c:v>-1.6635606031288313</c:v>
                </c:pt>
                <c:pt idx="808">
                  <c:v>-1.6629818510662546</c:v>
                </c:pt>
                <c:pt idx="809">
                  <c:v>-1.6634731340449294</c:v>
                </c:pt>
                <c:pt idx="810">
                  <c:v>-1.6639536713640306</c:v>
                </c:pt>
                <c:pt idx="811">
                  <c:v>-1.6644408179367498</c:v>
                </c:pt>
                <c:pt idx="812">
                  <c:v>-1.6659821815780149</c:v>
                </c:pt>
                <c:pt idx="813">
                  <c:v>-1.6653882179464545</c:v>
                </c:pt>
                <c:pt idx="814">
                  <c:v>-1.6637563735875254</c:v>
                </c:pt>
                <c:pt idx="815">
                  <c:v>-1.6631634861157749</c:v>
                </c:pt>
                <c:pt idx="816">
                  <c:v>-1.6626205963934595</c:v>
                </c:pt>
                <c:pt idx="817">
                  <c:v>-1.6621363644655904</c:v>
                </c:pt>
                <c:pt idx="818">
                  <c:v>-1.6626651371762786</c:v>
                </c:pt>
                <c:pt idx="819">
                  <c:v>-1.6631475344327529</c:v>
                </c:pt>
                <c:pt idx="820">
                  <c:v>-1.6636961837440978</c:v>
                </c:pt>
                <c:pt idx="821">
                  <c:v>-1.6641916400692156</c:v>
                </c:pt>
                <c:pt idx="822">
                  <c:v>-1.6636142672678311</c:v>
                </c:pt>
                <c:pt idx="823">
                  <c:v>-1.6641541219224745</c:v>
                </c:pt>
                <c:pt idx="824">
                  <c:v>-1.6646321394840251</c:v>
                </c:pt>
                <c:pt idx="825">
                  <c:v>-1.6650673566943448</c:v>
                </c:pt>
                <c:pt idx="826">
                  <c:v>-1.6665826495604579</c:v>
                </c:pt>
                <c:pt idx="827">
                  <c:v>-1.6670053765692487</c:v>
                </c:pt>
                <c:pt idx="828">
                  <c:v>-1.6674424290378638</c:v>
                </c:pt>
                <c:pt idx="829">
                  <c:v>-1.6678722604571063</c:v>
                </c:pt>
                <c:pt idx="830">
                  <c:v>-1.6672281352479641</c:v>
                </c:pt>
                <c:pt idx="831">
                  <c:v>-1.6666401525430048</c:v>
                </c:pt>
                <c:pt idx="832">
                  <c:v>-1.6660048094921447</c:v>
                </c:pt>
                <c:pt idx="833">
                  <c:v>-1.6654554533023018</c:v>
                </c:pt>
                <c:pt idx="834">
                  <c:v>-1.6659174042362559</c:v>
                </c:pt>
                <c:pt idx="835">
                  <c:v>-1.6664054761515308</c:v>
                </c:pt>
                <c:pt idx="836">
                  <c:v>-1.6657911466285003</c:v>
                </c:pt>
                <c:pt idx="837">
                  <c:v>-1.6662559436959303</c:v>
                </c:pt>
                <c:pt idx="838">
                  <c:v>-1.6656777648220118</c:v>
                </c:pt>
                <c:pt idx="839">
                  <c:v>-1.6650792495255715</c:v>
                </c:pt>
                <c:pt idx="840">
                  <c:v>-1.6645273845350599</c:v>
                </c:pt>
                <c:pt idx="841">
                  <c:v>-1.6639828568443586</c:v>
                </c:pt>
                <c:pt idx="842">
                  <c:v>-1.6634254197074714</c:v>
                </c:pt>
                <c:pt idx="843">
                  <c:v>-1.6628676913133218</c:v>
                </c:pt>
                <c:pt idx="844">
                  <c:v>-1.6623293574870552</c:v>
                </c:pt>
                <c:pt idx="845">
                  <c:v>-1.6628204103373141</c:v>
                </c:pt>
                <c:pt idx="846">
                  <c:v>-1.6633661821305676</c:v>
                </c:pt>
                <c:pt idx="847">
                  <c:v>-1.6628303784879563</c:v>
                </c:pt>
                <c:pt idx="848">
                  <c:v>-1.6633718309181973</c:v>
                </c:pt>
                <c:pt idx="849">
                  <c:v>-1.6638675142998332</c:v>
                </c:pt>
                <c:pt idx="850">
                  <c:v>-1.6633242440138365</c:v>
                </c:pt>
                <c:pt idx="851">
                  <c:v>-1.6627904991335596</c:v>
                </c:pt>
                <c:pt idx="852">
                  <c:v>-1.6622584691508882</c:v>
                </c:pt>
                <c:pt idx="853">
                  <c:v>-1.6617458797678704</c:v>
                </c:pt>
                <c:pt idx="854">
                  <c:v>-1.6622693621725129</c:v>
                </c:pt>
                <c:pt idx="855">
                  <c:v>-1.6627719949290625</c:v>
                </c:pt>
                <c:pt idx="856">
                  <c:v>-1.663288995030481</c:v>
                </c:pt>
                <c:pt idx="857">
                  <c:v>-1.6627582551298714</c:v>
                </c:pt>
                <c:pt idx="858">
                  <c:v>-1.662225770027274</c:v>
                </c:pt>
                <c:pt idx="859">
                  <c:v>-1.6627707346267284</c:v>
                </c:pt>
                <c:pt idx="860">
                  <c:v>-1.6633082599341937</c:v>
                </c:pt>
                <c:pt idx="861">
                  <c:v>-1.6638068547355098</c:v>
                </c:pt>
                <c:pt idx="862">
                  <c:v>-1.6632998376407995</c:v>
                </c:pt>
                <c:pt idx="863">
                  <c:v>-1.6627522408879836</c:v>
                </c:pt>
                <c:pt idx="864">
                  <c:v>-1.6622002360702239</c:v>
                </c:pt>
                <c:pt idx="865">
                  <c:v>-1.6606267713488194</c:v>
                </c:pt>
                <c:pt idx="866">
                  <c:v>-1.660147235921843</c:v>
                </c:pt>
                <c:pt idx="867">
                  <c:v>-1.660692311203406</c:v>
                </c:pt>
                <c:pt idx="868">
                  <c:v>-1.6612453649793377</c:v>
                </c:pt>
                <c:pt idx="869">
                  <c:v>-1.6607792976797511</c:v>
                </c:pt>
                <c:pt idx="870">
                  <c:v>-1.6602802317261562</c:v>
                </c:pt>
                <c:pt idx="871">
                  <c:v>-1.6597781870916331</c:v>
                </c:pt>
                <c:pt idx="872">
                  <c:v>-1.6593358233498003</c:v>
                </c:pt>
                <c:pt idx="873">
                  <c:v>-1.6588568268828041</c:v>
                </c:pt>
                <c:pt idx="874">
                  <c:v>-1.6584192703451481</c:v>
                </c:pt>
                <c:pt idx="875">
                  <c:v>-1.6579842049382454</c:v>
                </c:pt>
                <c:pt idx="876">
                  <c:v>-1.6585855008394805</c:v>
                </c:pt>
                <c:pt idx="877">
                  <c:v>-1.6592052508226909</c:v>
                </c:pt>
                <c:pt idx="878">
                  <c:v>-1.6587291658062369</c:v>
                </c:pt>
                <c:pt idx="879">
                  <c:v>-1.6592937024901122</c:v>
                </c:pt>
                <c:pt idx="880">
                  <c:v>-1.65886534844031</c:v>
                </c:pt>
                <c:pt idx="881">
                  <c:v>-1.6584099414715039</c:v>
                </c:pt>
                <c:pt idx="882">
                  <c:v>-1.6590387426420738</c:v>
                </c:pt>
                <c:pt idx="883">
                  <c:v>-1.6595922477892324</c:v>
                </c:pt>
                <c:pt idx="884">
                  <c:v>-1.6591470228334477</c:v>
                </c:pt>
                <c:pt idx="885">
                  <c:v>-1.6586913423767786</c:v>
                </c:pt>
                <c:pt idx="886">
                  <c:v>-1.658248875529243</c:v>
                </c:pt>
                <c:pt idx="887">
                  <c:v>-1.6567647780186583</c:v>
                </c:pt>
                <c:pt idx="888">
                  <c:v>-1.6574188224582851</c:v>
                </c:pt>
                <c:pt idx="889">
                  <c:v>-1.6580649660091193</c:v>
                </c:pt>
                <c:pt idx="890">
                  <c:v>-1.658685506688937</c:v>
                </c:pt>
                <c:pt idx="891">
                  <c:v>-1.6592555365551582</c:v>
                </c:pt>
                <c:pt idx="892">
                  <c:v>-1.659835545824055</c:v>
                </c:pt>
                <c:pt idx="893">
                  <c:v>-1.6604019549075739</c:v>
                </c:pt>
                <c:pt idx="894">
                  <c:v>-1.6609643158094225</c:v>
                </c:pt>
                <c:pt idx="895">
                  <c:v>-1.6604616094932341</c:v>
                </c:pt>
                <c:pt idx="896">
                  <c:v>-1.6609796373033694</c:v>
                </c:pt>
                <c:pt idx="897">
                  <c:v>-1.6605318045573021</c:v>
                </c:pt>
                <c:pt idx="898">
                  <c:v>-1.6610971084661559</c:v>
                </c:pt>
                <c:pt idx="899">
                  <c:v>-1.6616406062968327</c:v>
                </c:pt>
                <c:pt idx="900">
                  <c:v>-1.661143134170896</c:v>
                </c:pt>
                <c:pt idx="901">
                  <c:v>-1.6606490514874781</c:v>
                </c:pt>
                <c:pt idx="902">
                  <c:v>-1.6601790304577286</c:v>
                </c:pt>
                <c:pt idx="903">
                  <c:v>-1.6596616498485739</c:v>
                </c:pt>
                <c:pt idx="904">
                  <c:v>-1.6602202968516024</c:v>
                </c:pt>
                <c:pt idx="905">
                  <c:v>-1.6597303309145703</c:v>
                </c:pt>
                <c:pt idx="906">
                  <c:v>-1.6592650042962789</c:v>
                </c:pt>
                <c:pt idx="907">
                  <c:v>-1.658778884210353</c:v>
                </c:pt>
                <c:pt idx="908">
                  <c:v>-1.6583186065261459</c:v>
                </c:pt>
                <c:pt idx="909">
                  <c:v>-1.6589138343956231</c:v>
                </c:pt>
                <c:pt idx="910">
                  <c:v>-1.6584560977077105</c:v>
                </c:pt>
                <c:pt idx="911">
                  <c:v>-1.6579774157535563</c:v>
                </c:pt>
                <c:pt idx="912">
                  <c:v>-1.6585963674384852</c:v>
                </c:pt>
                <c:pt idx="913">
                  <c:v>-1.6581925600897156</c:v>
                </c:pt>
                <c:pt idx="914">
                  <c:v>-1.657757188887921</c:v>
                </c:pt>
                <c:pt idx="915">
                  <c:v>-1.6573029051101626</c:v>
                </c:pt>
                <c:pt idx="916">
                  <c:v>-1.6569046670079592</c:v>
                </c:pt>
                <c:pt idx="917">
                  <c:v>-1.6575348736677999</c:v>
                </c:pt>
                <c:pt idx="918">
                  <c:v>-1.657119976194444</c:v>
                </c:pt>
                <c:pt idx="919">
                  <c:v>-1.6577594166705549</c:v>
                </c:pt>
                <c:pt idx="920">
                  <c:v>-1.657319028337144</c:v>
                </c:pt>
                <c:pt idx="921">
                  <c:v>-1.6569403277704011</c:v>
                </c:pt>
                <c:pt idx="922">
                  <c:v>-1.6575414412149929</c:v>
                </c:pt>
                <c:pt idx="923">
                  <c:v>-1.6581369923906928</c:v>
                </c:pt>
                <c:pt idx="924">
                  <c:v>-1.6577079125428789</c:v>
                </c:pt>
                <c:pt idx="925">
                  <c:v>-1.6583370542920211</c:v>
                </c:pt>
                <c:pt idx="926">
                  <c:v>-1.6589546532061805</c:v>
                </c:pt>
                <c:pt idx="927">
                  <c:v>-1.658488620142057</c:v>
                </c:pt>
                <c:pt idx="928">
                  <c:v>-1.6590575277392159</c:v>
                </c:pt>
                <c:pt idx="929">
                  <c:v>-1.6585993571844315</c:v>
                </c:pt>
                <c:pt idx="930">
                  <c:v>-1.6581814300407429</c:v>
                </c:pt>
                <c:pt idx="931">
                  <c:v>-1.6577174014399279</c:v>
                </c:pt>
                <c:pt idx="932">
                  <c:v>-1.6583749534111292</c:v>
                </c:pt>
                <c:pt idx="933">
                  <c:v>-1.6589836543429066</c:v>
                </c:pt>
                <c:pt idx="934">
                  <c:v>-1.6585326012560484</c:v>
                </c:pt>
                <c:pt idx="935">
                  <c:v>-1.6591494892309275</c:v>
                </c:pt>
                <c:pt idx="936">
                  <c:v>-1.6597171594463089</c:v>
                </c:pt>
                <c:pt idx="937">
                  <c:v>-1.6602760162573826</c:v>
                </c:pt>
                <c:pt idx="938">
                  <c:v>-1.6597697159322349</c:v>
                </c:pt>
                <c:pt idx="939">
                  <c:v>-1.6593219216135899</c:v>
                </c:pt>
                <c:pt idx="940">
                  <c:v>-1.6599010431813181</c:v>
                </c:pt>
                <c:pt idx="941">
                  <c:v>-1.6594604823176917</c:v>
                </c:pt>
                <c:pt idx="942">
                  <c:v>-1.6600891726713376</c:v>
                </c:pt>
                <c:pt idx="943">
                  <c:v>-1.6606401292179107</c:v>
                </c:pt>
                <c:pt idx="944">
                  <c:v>-1.6612177666335524</c:v>
                </c:pt>
                <c:pt idx="945">
                  <c:v>-1.6617743913008811</c:v>
                </c:pt>
                <c:pt idx="946">
                  <c:v>-1.6612168234748634</c:v>
                </c:pt>
                <c:pt idx="947">
                  <c:v>-1.6607015470053661</c:v>
                </c:pt>
                <c:pt idx="948">
                  <c:v>-1.6612730160652587</c:v>
                </c:pt>
                <c:pt idx="949">
                  <c:v>-1.6618268157439533</c:v>
                </c:pt>
                <c:pt idx="950">
                  <c:v>-1.6623485594290741</c:v>
                </c:pt>
                <c:pt idx="951">
                  <c:v>-1.6628550482404925</c:v>
                </c:pt>
                <c:pt idx="952">
                  <c:v>-1.6623352672756824</c:v>
                </c:pt>
                <c:pt idx="953">
                  <c:v>-1.6618373219301688</c:v>
                </c:pt>
                <c:pt idx="954">
                  <c:v>-1.6623404954915653</c:v>
                </c:pt>
                <c:pt idx="955">
                  <c:v>-1.661780045581734</c:v>
                </c:pt>
                <c:pt idx="956">
                  <c:v>-1.6612559446700992</c:v>
                </c:pt>
                <c:pt idx="957">
                  <c:v>-1.6617942457766972</c:v>
                </c:pt>
                <c:pt idx="958">
                  <c:v>-1.6622932608611631</c:v>
                </c:pt>
                <c:pt idx="959">
                  <c:v>-1.6628387556439397</c:v>
                </c:pt>
                <c:pt idx="960">
                  <c:v>-1.6633415405310608</c:v>
                </c:pt>
                <c:pt idx="961">
                  <c:v>-1.6638161297204395</c:v>
                </c:pt>
                <c:pt idx="962">
                  <c:v>-1.6632624871260306</c:v>
                </c:pt>
                <c:pt idx="963">
                  <c:v>-1.6627164773835099</c:v>
                </c:pt>
                <c:pt idx="964">
                  <c:v>-1.6632429278358396</c:v>
                </c:pt>
                <c:pt idx="965">
                  <c:v>-1.6637526492791228</c:v>
                </c:pt>
                <c:pt idx="966">
                  <c:v>-1.6632097362935403</c:v>
                </c:pt>
                <c:pt idx="967">
                  <c:v>-1.6637304815676692</c:v>
                </c:pt>
                <c:pt idx="968">
                  <c:v>-1.6631606919363158</c:v>
                </c:pt>
                <c:pt idx="969">
                  <c:v>-1.6625878580975895</c:v>
                </c:pt>
                <c:pt idx="970">
                  <c:v>-1.6631074609356378</c:v>
                </c:pt>
                <c:pt idx="971">
                  <c:v>-1.6646729717169251</c:v>
                </c:pt>
                <c:pt idx="972">
                  <c:v>-1.6651859722825866</c:v>
                </c:pt>
                <c:pt idx="973">
                  <c:v>-1.6656407528369348</c:v>
                </c:pt>
                <c:pt idx="974">
                  <c:v>-1.665091977780196</c:v>
                </c:pt>
                <c:pt idx="975">
                  <c:v>-1.6645240982245919</c:v>
                </c:pt>
                <c:pt idx="976">
                  <c:v>-1.6639640762601</c:v>
                </c:pt>
                <c:pt idx="977">
                  <c:v>-1.6623726147348981</c:v>
                </c:pt>
                <c:pt idx="978">
                  <c:v>-1.6618836024402002</c:v>
                </c:pt>
                <c:pt idx="979">
                  <c:v>-1.6613805103913959</c:v>
                </c:pt>
                <c:pt idx="980">
                  <c:v>-1.6598316801835682</c:v>
                </c:pt>
                <c:pt idx="981">
                  <c:v>-1.6604281865798969</c:v>
                </c:pt>
                <c:pt idx="982">
                  <c:v>-1.6599777028482989</c:v>
                </c:pt>
                <c:pt idx="983">
                  <c:v>-1.6594675087913329</c:v>
                </c:pt>
                <c:pt idx="984">
                  <c:v>-1.6600307586155061</c:v>
                </c:pt>
                <c:pt idx="985">
                  <c:v>-1.6595441634431958</c:v>
                </c:pt>
                <c:pt idx="986">
                  <c:v>-1.659078360174332</c:v>
                </c:pt>
                <c:pt idx="987">
                  <c:v>-1.6597257929708453</c:v>
                </c:pt>
                <c:pt idx="988">
                  <c:v>-1.6592402171114284</c:v>
                </c:pt>
                <c:pt idx="989">
                  <c:v>-1.6587513727692</c:v>
                </c:pt>
                <c:pt idx="990">
                  <c:v>-1.658319365313816</c:v>
                </c:pt>
                <c:pt idx="991">
                  <c:v>-1.6578616180075394</c:v>
                </c:pt>
                <c:pt idx="992">
                  <c:v>-1.6585162256473884</c:v>
                </c:pt>
                <c:pt idx="993">
                  <c:v>-1.6580736011344406</c:v>
                </c:pt>
                <c:pt idx="994">
                  <c:v>-1.6586847491117518</c:v>
                </c:pt>
                <c:pt idx="995">
                  <c:v>-1.6592875941295169</c:v>
                </c:pt>
                <c:pt idx="996">
                  <c:v>-1.6598777822469264</c:v>
                </c:pt>
                <c:pt idx="997">
                  <c:v>-1.6604531066019876</c:v>
                </c:pt>
                <c:pt idx="998">
                  <c:v>-1.6599954044699479</c:v>
                </c:pt>
                <c:pt idx="999">
                  <c:v>-1.6595491363805488</c:v>
                </c:pt>
                <c:pt idx="1000">
                  <c:v>-1.6590550336529379</c:v>
                </c:pt>
                <c:pt idx="1001">
                  <c:v>-1.6586048529798791</c:v>
                </c:pt>
                <c:pt idx="1002">
                  <c:v>-1.6581485559202815</c:v>
                </c:pt>
                <c:pt idx="1003">
                  <c:v>-1.6577478248018758</c:v>
                </c:pt>
                <c:pt idx="1004">
                  <c:v>-1.6573103683058381</c:v>
                </c:pt>
                <c:pt idx="1005">
                  <c:v>-1.657920000939721</c:v>
                </c:pt>
                <c:pt idx="1006">
                  <c:v>-1.6585222809209268</c:v>
                </c:pt>
                <c:pt idx="1007">
                  <c:v>-1.6580384553025083</c:v>
                </c:pt>
                <c:pt idx="1008">
                  <c:v>-1.6575850661964582</c:v>
                </c:pt>
                <c:pt idx="1009">
                  <c:v>-1.6571709448725289</c:v>
                </c:pt>
                <c:pt idx="1010">
                  <c:v>-1.6577717259750782</c:v>
                </c:pt>
                <c:pt idx="1011">
                  <c:v>-1.6583615714555766</c:v>
                </c:pt>
                <c:pt idx="1012">
                  <c:v>-1.6589158200264649</c:v>
                </c:pt>
                <c:pt idx="1013">
                  <c:v>-1.6594299636259355</c:v>
                </c:pt>
                <c:pt idx="1014">
                  <c:v>-1.6598614243534167</c:v>
                </c:pt>
                <c:pt idx="1015">
                  <c:v>-1.6604323558663483</c:v>
                </c:pt>
                <c:pt idx="1016">
                  <c:v>-1.6599904687490212</c:v>
                </c:pt>
                <c:pt idx="1017">
                  <c:v>-1.6606267793740408</c:v>
                </c:pt>
                <c:pt idx="1018">
                  <c:v>-1.65918056378656</c:v>
                </c:pt>
                <c:pt idx="1019">
                  <c:v>-1.6587535725108289</c:v>
                </c:pt>
                <c:pt idx="1020">
                  <c:v>-1.6583473210606123</c:v>
                </c:pt>
                <c:pt idx="1021">
                  <c:v>-1.6589669546393999</c:v>
                </c:pt>
                <c:pt idx="1022">
                  <c:v>-1.6584973155466121</c:v>
                </c:pt>
                <c:pt idx="1023">
                  <c:v>-1.6591044092356797</c:v>
                </c:pt>
                <c:pt idx="1024">
                  <c:v>-1.6586616210509662</c:v>
                </c:pt>
                <c:pt idx="1025">
                  <c:v>-1.6592677886299467</c:v>
                </c:pt>
                <c:pt idx="1026">
                  <c:v>-1.6587779128573479</c:v>
                </c:pt>
                <c:pt idx="1027">
                  <c:v>-1.6583350546002011</c:v>
                </c:pt>
                <c:pt idx="1028">
                  <c:v>-1.657887213508197</c:v>
                </c:pt>
                <c:pt idx="1029">
                  <c:v>-1.658524909238033</c:v>
                </c:pt>
                <c:pt idx="1030">
                  <c:v>-1.6580847110532722</c:v>
                </c:pt>
                <c:pt idx="1031">
                  <c:v>-1.6576644968322067</c:v>
                </c:pt>
                <c:pt idx="1032">
                  <c:v>-1.6573015868955625</c:v>
                </c:pt>
                <c:pt idx="1033">
                  <c:v>-1.6568777751576511</c:v>
                </c:pt>
                <c:pt idx="1034">
                  <c:v>-1.6564531396544981</c:v>
                </c:pt>
                <c:pt idx="1035">
                  <c:v>-1.6560608368614083</c:v>
                </c:pt>
                <c:pt idx="1036">
                  <c:v>-1.65668668012418</c:v>
                </c:pt>
                <c:pt idx="1037">
                  <c:v>-1.6562587865216962</c:v>
                </c:pt>
                <c:pt idx="1038">
                  <c:v>-1.6569163107912623</c:v>
                </c:pt>
                <c:pt idx="1039">
                  <c:v>-1.656479004575437</c:v>
                </c:pt>
                <c:pt idx="1040">
                  <c:v>-1.657114124483928</c:v>
                </c:pt>
                <c:pt idx="1041">
                  <c:v>-1.6577713819942494</c:v>
                </c:pt>
                <c:pt idx="1042">
                  <c:v>-1.6594658943543645</c:v>
                </c:pt>
                <c:pt idx="1043">
                  <c:v>-1.6590172164672772</c:v>
                </c:pt>
                <c:pt idx="1044">
                  <c:v>-1.6596007121379317</c:v>
                </c:pt>
                <c:pt idx="1045">
                  <c:v>-1.659156737895173</c:v>
                </c:pt>
                <c:pt idx="1046">
                  <c:v>-1.6587266431372696</c:v>
                </c:pt>
                <c:pt idx="1047">
                  <c:v>-1.6582692502745242</c:v>
                </c:pt>
                <c:pt idx="1048">
                  <c:v>-1.6578130652690337</c:v>
                </c:pt>
                <c:pt idx="1049">
                  <c:v>-1.6574128639636529</c:v>
                </c:pt>
                <c:pt idx="1050">
                  <c:v>-1.6569956666843799</c:v>
                </c:pt>
                <c:pt idx="1051">
                  <c:v>-1.6576077333506922</c:v>
                </c:pt>
                <c:pt idx="1052">
                  <c:v>-1.6571964386836784</c:v>
                </c:pt>
                <c:pt idx="1053">
                  <c:v>-1.6577799299100047</c:v>
                </c:pt>
                <c:pt idx="1054">
                  <c:v>-1.6584336513118045</c:v>
                </c:pt>
                <c:pt idx="1055">
                  <c:v>-1.6590419182855682</c:v>
                </c:pt>
                <c:pt idx="1056">
                  <c:v>-1.6585805999198568</c:v>
                </c:pt>
                <c:pt idx="1057">
                  <c:v>-1.6591786279214598</c:v>
                </c:pt>
                <c:pt idx="1058">
                  <c:v>-1.6586728353630305</c:v>
                </c:pt>
                <c:pt idx="1059">
                  <c:v>-1.6592928986557698</c:v>
                </c:pt>
                <c:pt idx="1060">
                  <c:v>-1.6588366806826544</c:v>
                </c:pt>
                <c:pt idx="1061">
                  <c:v>-1.6594366070690012</c:v>
                </c:pt>
                <c:pt idx="1062">
                  <c:v>-1.6600593749276209</c:v>
                </c:pt>
                <c:pt idx="1063">
                  <c:v>-1.6596400274290686</c:v>
                </c:pt>
                <c:pt idx="1064">
                  <c:v>-1.6592103268804872</c:v>
                </c:pt>
                <c:pt idx="1065">
                  <c:v>-1.6587782403428775</c:v>
                </c:pt>
                <c:pt idx="1066">
                  <c:v>-1.6593502755360199</c:v>
                </c:pt>
                <c:pt idx="1067">
                  <c:v>-1.6588847300252993</c:v>
                </c:pt>
                <c:pt idx="1068">
                  <c:v>-1.6594918154247933</c:v>
                </c:pt>
                <c:pt idx="1069">
                  <c:v>-1.6590531791162972</c:v>
                </c:pt>
                <c:pt idx="1070">
                  <c:v>-1.6585804555339712</c:v>
                </c:pt>
                <c:pt idx="1071">
                  <c:v>-1.6592046264232916</c:v>
                </c:pt>
                <c:pt idx="1072">
                  <c:v>-1.6587653338948256</c:v>
                </c:pt>
                <c:pt idx="1073">
                  <c:v>-1.6593803672169289</c:v>
                </c:pt>
                <c:pt idx="1074">
                  <c:v>-1.6599674398725903</c:v>
                </c:pt>
                <c:pt idx="1075">
                  <c:v>-1.6605555910751384</c:v>
                </c:pt>
                <c:pt idx="1076">
                  <c:v>-1.6611025192536357</c:v>
                </c:pt>
                <c:pt idx="1077">
                  <c:v>-1.6616594288685629</c:v>
                </c:pt>
                <c:pt idx="1078">
                  <c:v>-1.6622042802911916</c:v>
                </c:pt>
                <c:pt idx="1079">
                  <c:v>-1.6627143146853678</c:v>
                </c:pt>
                <c:pt idx="1080">
                  <c:v>-1.6632278683916606</c:v>
                </c:pt>
                <c:pt idx="1081">
                  <c:v>-1.6637671710238275</c:v>
                </c:pt>
                <c:pt idx="1082">
                  <c:v>-1.664284547603351</c:v>
                </c:pt>
                <c:pt idx="1083">
                  <c:v>-1.6647784566512838</c:v>
                </c:pt>
                <c:pt idx="1084">
                  <c:v>-1.6652481075182579</c:v>
                </c:pt>
                <c:pt idx="1085">
                  <c:v>-1.6657053253678926</c:v>
                </c:pt>
                <c:pt idx="1086">
                  <c:v>-1.6651033188605349</c:v>
                </c:pt>
                <c:pt idx="1087">
                  <c:v>-1.6655464124833239</c:v>
                </c:pt>
                <c:pt idx="1088">
                  <c:v>-1.6660009042336572</c:v>
                </c:pt>
                <c:pt idx="1089">
                  <c:v>-1.665403366148984</c:v>
                </c:pt>
                <c:pt idx="1090">
                  <c:v>-1.6658446788260042</c:v>
                </c:pt>
                <c:pt idx="1091">
                  <c:v>-1.6662713452494839</c:v>
                </c:pt>
                <c:pt idx="1092">
                  <c:v>-1.6656835183444942</c:v>
                </c:pt>
                <c:pt idx="1093">
                  <c:v>-1.6651158679776044</c:v>
                </c:pt>
                <c:pt idx="1094">
                  <c:v>-1.6645461506180523</c:v>
                </c:pt>
                <c:pt idx="1095">
                  <c:v>-1.6639978876056913</c:v>
                </c:pt>
                <c:pt idx="1096">
                  <c:v>-1.6634333298535775</c:v>
                </c:pt>
                <c:pt idx="1097">
                  <c:v>-1.663961623256506</c:v>
                </c:pt>
                <c:pt idx="1098">
                  <c:v>-1.6633922107913759</c:v>
                </c:pt>
                <c:pt idx="1099">
                  <c:v>-1.6628175865755486</c:v>
                </c:pt>
                <c:pt idx="1100">
                  <c:v>-1.6622875348440376</c:v>
                </c:pt>
                <c:pt idx="1101">
                  <c:v>-1.6607092241471568</c:v>
                </c:pt>
                <c:pt idx="1102">
                  <c:v>-1.6602187996642137</c:v>
                </c:pt>
                <c:pt idx="1103">
                  <c:v>-1.6607882236709295</c:v>
                </c:pt>
                <c:pt idx="1104">
                  <c:v>-1.6613456591975109</c:v>
                </c:pt>
                <c:pt idx="1105">
                  <c:v>-1.6618937260135604</c:v>
                </c:pt>
                <c:pt idx="1106">
                  <c:v>-1.6624461314932892</c:v>
                </c:pt>
                <c:pt idx="1107">
                  <c:v>-1.6630004488634236</c:v>
                </c:pt>
                <c:pt idx="1108">
                  <c:v>-1.662462319886155</c:v>
                </c:pt>
                <c:pt idx="1109">
                  <c:v>-1.6629766134884318</c:v>
                </c:pt>
                <c:pt idx="1110">
                  <c:v>-1.6635318812186632</c:v>
                </c:pt>
                <c:pt idx="1111">
                  <c:v>-1.66298112359429</c:v>
                </c:pt>
                <c:pt idx="1112">
                  <c:v>-1.6635139611224041</c:v>
                </c:pt>
                <c:pt idx="1113">
                  <c:v>-1.6640454218999559</c:v>
                </c:pt>
                <c:pt idx="1114">
                  <c:v>-1.6645886734619566</c:v>
                </c:pt>
                <c:pt idx="1115">
                  <c:v>-1.6650926799927175</c:v>
                </c:pt>
                <c:pt idx="1116">
                  <c:v>-1.6655842663928633</c:v>
                </c:pt>
                <c:pt idx="1117">
                  <c:v>-1.664990221065006</c:v>
                </c:pt>
                <c:pt idx="1118">
                  <c:v>-1.664426256643706</c:v>
                </c:pt>
                <c:pt idx="1119">
                  <c:v>-1.6649614315108321</c:v>
                </c:pt>
                <c:pt idx="1120">
                  <c:v>-1.6654805628806153</c:v>
                </c:pt>
                <c:pt idx="1121">
                  <c:v>-1.664890271623003</c:v>
                </c:pt>
                <c:pt idx="1122">
                  <c:v>-1.664321246190543</c:v>
                </c:pt>
                <c:pt idx="1123">
                  <c:v>-1.6648119412667322</c:v>
                </c:pt>
                <c:pt idx="1124">
                  <c:v>-1.6642571024413972</c:v>
                </c:pt>
                <c:pt idx="1125">
                  <c:v>-1.6647196803925692</c:v>
                </c:pt>
                <c:pt idx="1126">
                  <c:v>-1.6641644067847179</c:v>
                </c:pt>
                <c:pt idx="1127">
                  <c:v>-1.6636523186490233</c:v>
                </c:pt>
                <c:pt idx="1128">
                  <c:v>-1.6642512322760428</c:v>
                </c:pt>
                <c:pt idx="1129">
                  <c:v>-1.6647141476305218</c:v>
                </c:pt>
                <c:pt idx="1130">
                  <c:v>-1.6640638846779112</c:v>
                </c:pt>
                <c:pt idx="1131">
                  <c:v>-1.6634869269843529</c:v>
                </c:pt>
                <c:pt idx="1132">
                  <c:v>-1.6639879884446656</c:v>
                </c:pt>
              </c:numCache>
            </c:numRef>
          </c:val>
          <c:smooth val="0"/>
          <c:extLst>
            <c:ext xmlns:c16="http://schemas.microsoft.com/office/drawing/2014/chart" uri="{C3380CC4-5D6E-409C-BE32-E72D297353CC}">
              <c16:uniqueId val="{00000002-0A93-481F-AA86-82951360B3FA}"/>
            </c:ext>
          </c:extLst>
        </c:ser>
        <c:dLbls>
          <c:showLegendKey val="0"/>
          <c:showVal val="0"/>
          <c:showCatName val="0"/>
          <c:showSerName val="0"/>
          <c:showPercent val="0"/>
          <c:showBubbleSize val="0"/>
        </c:dLbls>
        <c:smooth val="0"/>
        <c:axId val="928979320"/>
        <c:axId val="928979976"/>
      </c:lineChart>
      <c:catAx>
        <c:axId val="928979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976"/>
        <c:crosses val="autoZero"/>
        <c:auto val="1"/>
        <c:lblAlgn val="ctr"/>
        <c:lblOffset val="100"/>
        <c:noMultiLvlLbl val="0"/>
      </c:catAx>
      <c:valAx>
        <c:axId val="9289799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2897932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Put the phone up from a desk</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[从水平面把它竖起来.csv]从水平面把它竖起来!$J$1</c:f>
              <c:strCache>
                <c:ptCount val="1"/>
                <c:pt idx="0">
                  <c:v>X-axis</c:v>
                </c:pt>
              </c:strCache>
            </c:strRef>
          </c:tx>
          <c:spPr>
            <a:ln w="28575" cap="rnd">
              <a:solidFill>
                <a:schemeClr val="accent1"/>
              </a:solidFill>
              <a:round/>
            </a:ln>
            <a:effectLst/>
          </c:spPr>
          <c:marker>
            <c:symbol val="none"/>
          </c:marker>
          <c:val>
            <c:numRef>
              <c:f>[从水平面把它竖起来.csv]从水平面把它竖起来!$J$2:$J$165</c:f>
              <c:numCache>
                <c:formatCode>General</c:formatCode>
                <c:ptCount val="164"/>
                <c:pt idx="0">
                  <c:v>1.155065161</c:v>
                </c:pt>
                <c:pt idx="1">
                  <c:v>-0.25162958499999999</c:v>
                </c:pt>
                <c:pt idx="2">
                  <c:v>7.5809217999999998E-2</c:v>
                </c:pt>
                <c:pt idx="3">
                  <c:v>-0.40140447400000001</c:v>
                </c:pt>
                <c:pt idx="4">
                  <c:v>2.6929722210000002</c:v>
                </c:pt>
                <c:pt idx="5">
                  <c:v>-0.177193777</c:v>
                </c:pt>
                <c:pt idx="6">
                  <c:v>1.696781447</c:v>
                </c:pt>
                <c:pt idx="7">
                  <c:v>-0.66801902400000002</c:v>
                </c:pt>
                <c:pt idx="8">
                  <c:v>0.63204399899999997</c:v>
                </c:pt>
                <c:pt idx="9">
                  <c:v>-0.323997761</c:v>
                </c:pt>
                <c:pt idx="10">
                  <c:v>0.85700892399999995</c:v>
                </c:pt>
                <c:pt idx="11">
                  <c:v>0.69436374300000003</c:v>
                </c:pt>
                <c:pt idx="12">
                  <c:v>0.34743349000000001</c:v>
                </c:pt>
                <c:pt idx="13">
                  <c:v>-0.28988078900000003</c:v>
                </c:pt>
                <c:pt idx="14">
                  <c:v>0.69446713000000004</c:v>
                </c:pt>
                <c:pt idx="15">
                  <c:v>0.64302450899999997</c:v>
                </c:pt>
                <c:pt idx="16">
                  <c:v>0.874056096</c:v>
                </c:pt>
                <c:pt idx="17">
                  <c:v>-1.3006919E-2</c:v>
                </c:pt>
                <c:pt idx="18">
                  <c:v>0.36851067100000001</c:v>
                </c:pt>
                <c:pt idx="19">
                  <c:v>0.67641797800000003</c:v>
                </c:pt>
                <c:pt idx="20">
                  <c:v>-0.45334105400000002</c:v>
                </c:pt>
                <c:pt idx="21">
                  <c:v>0.28454716899999999</c:v>
                </c:pt>
                <c:pt idx="22">
                  <c:v>-0.35946840499999999</c:v>
                </c:pt>
                <c:pt idx="23">
                  <c:v>0.72819999700000004</c:v>
                </c:pt>
                <c:pt idx="24">
                  <c:v>0.34307643500000001</c:v>
                </c:pt>
                <c:pt idx="25">
                  <c:v>0.47084989199999999</c:v>
                </c:pt>
                <c:pt idx="26">
                  <c:v>0.21446346999999999</c:v>
                </c:pt>
                <c:pt idx="27">
                  <c:v>0.960420045</c:v>
                </c:pt>
                <c:pt idx="28">
                  <c:v>1.1216043680000001</c:v>
                </c:pt>
                <c:pt idx="29">
                  <c:v>-0.593920059</c:v>
                </c:pt>
                <c:pt idx="30">
                  <c:v>-0.55563624199999995</c:v>
                </c:pt>
                <c:pt idx="31">
                  <c:v>0.65752279000000002</c:v>
                </c:pt>
                <c:pt idx="32">
                  <c:v>0.619692197</c:v>
                </c:pt>
                <c:pt idx="33">
                  <c:v>2.6607268450000001</c:v>
                </c:pt>
                <c:pt idx="34">
                  <c:v>0.26350375100000001</c:v>
                </c:pt>
                <c:pt idx="35">
                  <c:v>-1.2112768759999999</c:v>
                </c:pt>
                <c:pt idx="36">
                  <c:v>1.1133431149999999</c:v>
                </c:pt>
                <c:pt idx="37">
                  <c:v>1.2889893610000001</c:v>
                </c:pt>
                <c:pt idx="38">
                  <c:v>2.0938777910000002</c:v>
                </c:pt>
                <c:pt idx="39">
                  <c:v>-3.236618505</c:v>
                </c:pt>
                <c:pt idx="40">
                  <c:v>-0.92858751100000003</c:v>
                </c:pt>
                <c:pt idx="41">
                  <c:v>0.70227141500000001</c:v>
                </c:pt>
                <c:pt idx="42">
                  <c:v>3.2805963619999998</c:v>
                </c:pt>
                <c:pt idx="43">
                  <c:v>0.86290344200000002</c:v>
                </c:pt>
                <c:pt idx="44">
                  <c:v>0.73749965100000003</c:v>
                </c:pt>
                <c:pt idx="45">
                  <c:v>-0.81493947200000005</c:v>
                </c:pt>
                <c:pt idx="46">
                  <c:v>0.43215617099999998</c:v>
                </c:pt>
                <c:pt idx="47">
                  <c:v>1.1857633620000001</c:v>
                </c:pt>
                <c:pt idx="48">
                  <c:v>1.137614516</c:v>
                </c:pt>
                <c:pt idx="49">
                  <c:v>0.95965878199999999</c:v>
                </c:pt>
                <c:pt idx="50">
                  <c:v>0.35146022199999999</c:v>
                </c:pt>
                <c:pt idx="51">
                  <c:v>0.27526218000000002</c:v>
                </c:pt>
                <c:pt idx="52">
                  <c:v>0.57024968899999995</c:v>
                </c:pt>
                <c:pt idx="53">
                  <c:v>0.935112744</c:v>
                </c:pt>
                <c:pt idx="54">
                  <c:v>-0.81526578500000002</c:v>
                </c:pt>
                <c:pt idx="55">
                  <c:v>-0.32955651200000002</c:v>
                </c:pt>
                <c:pt idx="56">
                  <c:v>2.5801092900000002</c:v>
                </c:pt>
                <c:pt idx="57">
                  <c:v>1.668521852</c:v>
                </c:pt>
                <c:pt idx="58">
                  <c:v>1.240198954</c:v>
                </c:pt>
                <c:pt idx="59">
                  <c:v>0.41180416800000003</c:v>
                </c:pt>
                <c:pt idx="60">
                  <c:v>8.3457138E-2</c:v>
                </c:pt>
                <c:pt idx="61">
                  <c:v>1.684303001</c:v>
                </c:pt>
                <c:pt idx="62">
                  <c:v>0.28511617099999997</c:v>
                </c:pt>
                <c:pt idx="63">
                  <c:v>-1.0135286999999999</c:v>
                </c:pt>
                <c:pt idx="64">
                  <c:v>0.19049371300000001</c:v>
                </c:pt>
                <c:pt idx="65">
                  <c:v>1.584488881</c:v>
                </c:pt>
                <c:pt idx="66">
                  <c:v>1.3009082139999999</c:v>
                </c:pt>
                <c:pt idx="67">
                  <c:v>0.54318728400000005</c:v>
                </c:pt>
                <c:pt idx="68">
                  <c:v>1.10377576</c:v>
                </c:pt>
                <c:pt idx="69">
                  <c:v>8.1400640999999996E-2</c:v>
                </c:pt>
                <c:pt idx="70">
                  <c:v>0.23257049099999999</c:v>
                </c:pt>
                <c:pt idx="71">
                  <c:v>0.69462365800000003</c:v>
                </c:pt>
                <c:pt idx="72">
                  <c:v>0.23212449499999999</c:v>
                </c:pt>
                <c:pt idx="73">
                  <c:v>0.33809412999999999</c:v>
                </c:pt>
                <c:pt idx="74">
                  <c:v>-2.2784831360000002</c:v>
                </c:pt>
                <c:pt idx="75">
                  <c:v>-1.3836705460000001</c:v>
                </c:pt>
                <c:pt idx="76">
                  <c:v>0.96381952699999995</c:v>
                </c:pt>
                <c:pt idx="77">
                  <c:v>2.1046080890000001</c:v>
                </c:pt>
                <c:pt idx="78">
                  <c:v>1.241156505</c:v>
                </c:pt>
                <c:pt idx="79">
                  <c:v>-1.0857656689999999</c:v>
                </c:pt>
                <c:pt idx="80">
                  <c:v>0.44519847400000001</c:v>
                </c:pt>
                <c:pt idx="81">
                  <c:v>0.59193190699999998</c:v>
                </c:pt>
                <c:pt idx="82">
                  <c:v>0.135891069</c:v>
                </c:pt>
                <c:pt idx="83">
                  <c:v>-2.3328299600000002</c:v>
                </c:pt>
                <c:pt idx="84">
                  <c:v>-1.2954480820000001</c:v>
                </c:pt>
                <c:pt idx="85">
                  <c:v>2.4117021529999998</c:v>
                </c:pt>
                <c:pt idx="86">
                  <c:v>2.5627708039999999</c:v>
                </c:pt>
                <c:pt idx="87">
                  <c:v>1.8832391260000001</c:v>
                </c:pt>
                <c:pt idx="88">
                  <c:v>-7.3699324999999996E-2</c:v>
                </c:pt>
                <c:pt idx="89">
                  <c:v>0.25984247700000002</c:v>
                </c:pt>
                <c:pt idx="90">
                  <c:v>0.66593522599999999</c:v>
                </c:pt>
                <c:pt idx="91">
                  <c:v>4.2188140999999998E-2</c:v>
                </c:pt>
                <c:pt idx="92">
                  <c:v>1.9530364360000001</c:v>
                </c:pt>
                <c:pt idx="93">
                  <c:v>1.58595844</c:v>
                </c:pt>
                <c:pt idx="94">
                  <c:v>1.070399396</c:v>
                </c:pt>
                <c:pt idx="95">
                  <c:v>1.5041430979999999</c:v>
                </c:pt>
                <c:pt idx="96">
                  <c:v>3.2824079859999999</c:v>
                </c:pt>
                <c:pt idx="97">
                  <c:v>1.1340208860000001</c:v>
                </c:pt>
                <c:pt idx="98">
                  <c:v>-2.7964483549999999</c:v>
                </c:pt>
                <c:pt idx="99">
                  <c:v>0.53198823100000003</c:v>
                </c:pt>
                <c:pt idx="100">
                  <c:v>1.009347094</c:v>
                </c:pt>
                <c:pt idx="101">
                  <c:v>0.81201844899999998</c:v>
                </c:pt>
                <c:pt idx="102">
                  <c:v>1.4179304340000001</c:v>
                </c:pt>
                <c:pt idx="103">
                  <c:v>0.878448805</c:v>
                </c:pt>
                <c:pt idx="104">
                  <c:v>-0.37899861000000001</c:v>
                </c:pt>
                <c:pt idx="105">
                  <c:v>0.23673613399999999</c:v>
                </c:pt>
                <c:pt idx="106">
                  <c:v>2.621268487</c:v>
                </c:pt>
                <c:pt idx="107">
                  <c:v>-0.37995739699999997</c:v>
                </c:pt>
                <c:pt idx="108">
                  <c:v>0.56823061200000002</c:v>
                </c:pt>
                <c:pt idx="109">
                  <c:v>-0.14200850800000001</c:v>
                </c:pt>
                <c:pt idx="110">
                  <c:v>0.55250324399999995</c:v>
                </c:pt>
                <c:pt idx="111">
                  <c:v>1.0201003660000001</c:v>
                </c:pt>
                <c:pt idx="112">
                  <c:v>1.7212227090000001</c:v>
                </c:pt>
                <c:pt idx="113">
                  <c:v>0.46091256200000003</c:v>
                </c:pt>
                <c:pt idx="114">
                  <c:v>-0.39046272799999998</c:v>
                </c:pt>
                <c:pt idx="115">
                  <c:v>0.62058966500000001</c:v>
                </c:pt>
                <c:pt idx="116">
                  <c:v>0.57329138499999999</c:v>
                </c:pt>
                <c:pt idx="117">
                  <c:v>0.59175244800000004</c:v>
                </c:pt>
                <c:pt idx="118">
                  <c:v>0.59235661500000003</c:v>
                </c:pt>
                <c:pt idx="119">
                  <c:v>0.70968457399999996</c:v>
                </c:pt>
                <c:pt idx="120">
                  <c:v>0.708951832</c:v>
                </c:pt>
                <c:pt idx="121">
                  <c:v>0.69024570399999996</c:v>
                </c:pt>
                <c:pt idx="122">
                  <c:v>0.62043670200000001</c:v>
                </c:pt>
                <c:pt idx="123">
                  <c:v>0.49218432400000001</c:v>
                </c:pt>
                <c:pt idx="124">
                  <c:v>0.56506439900000005</c:v>
                </c:pt>
                <c:pt idx="125">
                  <c:v>0.657989355</c:v>
                </c:pt>
                <c:pt idx="126">
                  <c:v>0.69587590399999999</c:v>
                </c:pt>
                <c:pt idx="127">
                  <c:v>0.78717875900000001</c:v>
                </c:pt>
                <c:pt idx="128">
                  <c:v>0.74228738400000005</c:v>
                </c:pt>
                <c:pt idx="129">
                  <c:v>0.64185442199999998</c:v>
                </c:pt>
                <c:pt idx="130">
                  <c:v>0.62841446899999998</c:v>
                </c:pt>
                <c:pt idx="131">
                  <c:v>0.57962225599999995</c:v>
                </c:pt>
                <c:pt idx="132">
                  <c:v>0.62985945799999998</c:v>
                </c:pt>
                <c:pt idx="133">
                  <c:v>0.62676887999999997</c:v>
                </c:pt>
                <c:pt idx="134">
                  <c:v>0.74892245400000002</c:v>
                </c:pt>
                <c:pt idx="135">
                  <c:v>0.71765224400000005</c:v>
                </c:pt>
                <c:pt idx="136">
                  <c:v>0.62414946100000002</c:v>
                </c:pt>
                <c:pt idx="137">
                  <c:v>0.61847655999999995</c:v>
                </c:pt>
                <c:pt idx="138">
                  <c:v>0.61072169700000001</c:v>
                </c:pt>
                <c:pt idx="139">
                  <c:v>0.65332951399999994</c:v>
                </c:pt>
                <c:pt idx="140">
                  <c:v>0.61003453399999996</c:v>
                </c:pt>
                <c:pt idx="141">
                  <c:v>0.76319490999999995</c:v>
                </c:pt>
                <c:pt idx="142">
                  <c:v>0.66858471100000005</c:v>
                </c:pt>
                <c:pt idx="143">
                  <c:v>0.61904722199999995</c:v>
                </c:pt>
                <c:pt idx="144">
                  <c:v>0.62780699399999995</c:v>
                </c:pt>
                <c:pt idx="145">
                  <c:v>0.60693149300000004</c:v>
                </c:pt>
                <c:pt idx="146">
                  <c:v>0.63067403899999996</c:v>
                </c:pt>
                <c:pt idx="147">
                  <c:v>0.659985873</c:v>
                </c:pt>
                <c:pt idx="148">
                  <c:v>0.73974452199999996</c:v>
                </c:pt>
                <c:pt idx="149">
                  <c:v>0.70999929399999995</c:v>
                </c:pt>
                <c:pt idx="150">
                  <c:v>0.69597462200000004</c:v>
                </c:pt>
                <c:pt idx="151">
                  <c:v>0.67240603300000001</c:v>
                </c:pt>
                <c:pt idx="152">
                  <c:v>0.50236484800000003</c:v>
                </c:pt>
                <c:pt idx="153">
                  <c:v>0.52856314299999996</c:v>
                </c:pt>
                <c:pt idx="154">
                  <c:v>0.651855568</c:v>
                </c:pt>
                <c:pt idx="155">
                  <c:v>0.73477679600000001</c:v>
                </c:pt>
                <c:pt idx="156">
                  <c:v>0.717562225</c:v>
                </c:pt>
                <c:pt idx="157">
                  <c:v>0.72777430300000001</c:v>
                </c:pt>
                <c:pt idx="158">
                  <c:v>0.76684989100000001</c:v>
                </c:pt>
                <c:pt idx="159">
                  <c:v>0.60785381400000005</c:v>
                </c:pt>
                <c:pt idx="160">
                  <c:v>0.55722483099999998</c:v>
                </c:pt>
                <c:pt idx="161">
                  <c:v>0.64241914499999997</c:v>
                </c:pt>
                <c:pt idx="162">
                  <c:v>0.59252231700000002</c:v>
                </c:pt>
                <c:pt idx="163">
                  <c:v>0.65395865500000006</c:v>
                </c:pt>
              </c:numCache>
            </c:numRef>
          </c:val>
          <c:smooth val="0"/>
          <c:extLst>
            <c:ext xmlns:c16="http://schemas.microsoft.com/office/drawing/2014/chart" uri="{C3380CC4-5D6E-409C-BE32-E72D297353CC}">
              <c16:uniqueId val="{00000000-7240-4ED6-A583-B5B77D983083}"/>
            </c:ext>
          </c:extLst>
        </c:ser>
        <c:ser>
          <c:idx val="1"/>
          <c:order val="1"/>
          <c:tx>
            <c:strRef>
              <c:f>[从水平面把它竖起来.csv]从水平面把它竖起来!$K$1</c:f>
              <c:strCache>
                <c:ptCount val="1"/>
                <c:pt idx="0">
                  <c:v>Y-axis</c:v>
                </c:pt>
              </c:strCache>
            </c:strRef>
          </c:tx>
          <c:spPr>
            <a:ln w="28575" cap="rnd">
              <a:solidFill>
                <a:schemeClr val="accent2"/>
              </a:solidFill>
              <a:round/>
            </a:ln>
            <a:effectLst/>
          </c:spPr>
          <c:marker>
            <c:symbol val="none"/>
          </c:marker>
          <c:val>
            <c:numRef>
              <c:f>[从水平面把它竖起来.csv]从水平面把它竖起来!$K$2:$K$165</c:f>
              <c:numCache>
                <c:formatCode>General</c:formatCode>
                <c:ptCount val="164"/>
                <c:pt idx="0">
                  <c:v>-89.943941030000005</c:v>
                </c:pt>
                <c:pt idx="1">
                  <c:v>-89.969729360000002</c:v>
                </c:pt>
                <c:pt idx="2">
                  <c:v>-89.995535709999999</c:v>
                </c:pt>
                <c:pt idx="3">
                  <c:v>-89.759934299999998</c:v>
                </c:pt>
                <c:pt idx="4">
                  <c:v>-89.862663440000006</c:v>
                </c:pt>
                <c:pt idx="5">
                  <c:v>-89.768878999999998</c:v>
                </c:pt>
                <c:pt idx="6">
                  <c:v>-89.198817579999996</c:v>
                </c:pt>
                <c:pt idx="7">
                  <c:v>-89.212478250000004</c:v>
                </c:pt>
                <c:pt idx="8">
                  <c:v>-89.991465919999996</c:v>
                </c:pt>
                <c:pt idx="9">
                  <c:v>-89.986391429999998</c:v>
                </c:pt>
                <c:pt idx="10">
                  <c:v>-89.79653442</c:v>
                </c:pt>
                <c:pt idx="11">
                  <c:v>-89.814580820000003</c:v>
                </c:pt>
                <c:pt idx="12">
                  <c:v>-89.810212930000006</c:v>
                </c:pt>
                <c:pt idx="13">
                  <c:v>-89.936209610000006</c:v>
                </c:pt>
                <c:pt idx="14">
                  <c:v>-89.952513359999998</c:v>
                </c:pt>
                <c:pt idx="15">
                  <c:v>-89.964775259999996</c:v>
                </c:pt>
                <c:pt idx="16">
                  <c:v>-89.936197109999995</c:v>
                </c:pt>
                <c:pt idx="17">
                  <c:v>-89.803809060000006</c:v>
                </c:pt>
                <c:pt idx="18">
                  <c:v>-88.958965289999995</c:v>
                </c:pt>
                <c:pt idx="19">
                  <c:v>-89.205203850000004</c:v>
                </c:pt>
                <c:pt idx="20">
                  <c:v>-89.526431029999998</c:v>
                </c:pt>
                <c:pt idx="21">
                  <c:v>-89.876683709999995</c:v>
                </c:pt>
                <c:pt idx="22">
                  <c:v>-89.684030239999998</c:v>
                </c:pt>
                <c:pt idx="23">
                  <c:v>-88.936059760000006</c:v>
                </c:pt>
                <c:pt idx="24">
                  <c:v>-89.281641620000002</c:v>
                </c:pt>
                <c:pt idx="25">
                  <c:v>-89.683881420000006</c:v>
                </c:pt>
                <c:pt idx="26">
                  <c:v>-89.548513009999994</c:v>
                </c:pt>
                <c:pt idx="27">
                  <c:v>-89.536573570000002</c:v>
                </c:pt>
                <c:pt idx="28">
                  <c:v>-89.697888399999997</c:v>
                </c:pt>
                <c:pt idx="29">
                  <c:v>-88.865367509999999</c:v>
                </c:pt>
                <c:pt idx="30">
                  <c:v>-89.554674140000003</c:v>
                </c:pt>
                <c:pt idx="31">
                  <c:v>-89.491292540000003</c:v>
                </c:pt>
                <c:pt idx="32">
                  <c:v>-88.221280309999997</c:v>
                </c:pt>
                <c:pt idx="33">
                  <c:v>-88.307358480000005</c:v>
                </c:pt>
                <c:pt idx="34">
                  <c:v>-88.560105989999997</c:v>
                </c:pt>
                <c:pt idx="35">
                  <c:v>-87.549719839999995</c:v>
                </c:pt>
                <c:pt idx="36">
                  <c:v>-87.186103189999997</c:v>
                </c:pt>
                <c:pt idx="37">
                  <c:v>-86.879381460000005</c:v>
                </c:pt>
                <c:pt idx="38">
                  <c:v>-87.155690000000007</c:v>
                </c:pt>
                <c:pt idx="39">
                  <c:v>-87.554598769999998</c:v>
                </c:pt>
                <c:pt idx="40">
                  <c:v>-84.135985329999997</c:v>
                </c:pt>
                <c:pt idx="41">
                  <c:v>-87.428383940000003</c:v>
                </c:pt>
                <c:pt idx="42">
                  <c:v>-86.653595600000003</c:v>
                </c:pt>
                <c:pt idx="43">
                  <c:v>-84.584831249999993</c:v>
                </c:pt>
                <c:pt idx="44">
                  <c:v>-82.518612719999993</c:v>
                </c:pt>
                <c:pt idx="45">
                  <c:v>-83.604142789999997</c:v>
                </c:pt>
                <c:pt idx="46">
                  <c:v>-85.299986619999999</c:v>
                </c:pt>
                <c:pt idx="47">
                  <c:v>-82.153115889999995</c:v>
                </c:pt>
                <c:pt idx="48">
                  <c:v>-81.713794849999999</c:v>
                </c:pt>
                <c:pt idx="49">
                  <c:v>-83.853368419999995</c:v>
                </c:pt>
                <c:pt idx="50">
                  <c:v>-82.481435669999996</c:v>
                </c:pt>
                <c:pt idx="51">
                  <c:v>-79.583195970000006</c:v>
                </c:pt>
                <c:pt idx="52">
                  <c:v>-77.644094960000004</c:v>
                </c:pt>
                <c:pt idx="53">
                  <c:v>-80.789798149999996</c:v>
                </c:pt>
                <c:pt idx="54">
                  <c:v>-80.737454560000003</c:v>
                </c:pt>
                <c:pt idx="55">
                  <c:v>-73.732074359999999</c:v>
                </c:pt>
                <c:pt idx="56">
                  <c:v>-68.787999260000007</c:v>
                </c:pt>
                <c:pt idx="57">
                  <c:v>-65.982640959999998</c:v>
                </c:pt>
                <c:pt idx="58">
                  <c:v>-69.51087785</c:v>
                </c:pt>
                <c:pt idx="59">
                  <c:v>-70.87161897</c:v>
                </c:pt>
                <c:pt idx="60">
                  <c:v>-68.002453340000002</c:v>
                </c:pt>
                <c:pt idx="61">
                  <c:v>-63.905273620000003</c:v>
                </c:pt>
                <c:pt idx="62">
                  <c:v>-65.117687860000004</c:v>
                </c:pt>
                <c:pt idx="63">
                  <c:v>-66.904659409999994</c:v>
                </c:pt>
                <c:pt idx="64">
                  <c:v>-62.99069059</c:v>
                </c:pt>
                <c:pt idx="65">
                  <c:v>-61.216319519999999</c:v>
                </c:pt>
                <c:pt idx="66">
                  <c:v>-60.893490200000002</c:v>
                </c:pt>
                <c:pt idx="67">
                  <c:v>-58.345397290000001</c:v>
                </c:pt>
                <c:pt idx="68">
                  <c:v>-50.225564149999997</c:v>
                </c:pt>
                <c:pt idx="69">
                  <c:v>-51.517297169999999</c:v>
                </c:pt>
                <c:pt idx="70">
                  <c:v>-56.359498610000003</c:v>
                </c:pt>
                <c:pt idx="71">
                  <c:v>-51.783171359999997</c:v>
                </c:pt>
                <c:pt idx="72">
                  <c:v>-49.697767220000003</c:v>
                </c:pt>
                <c:pt idx="73">
                  <c:v>-43.469933509999997</c:v>
                </c:pt>
                <c:pt idx="74">
                  <c:v>-52.575294970000002</c:v>
                </c:pt>
                <c:pt idx="75">
                  <c:v>-45.71609084</c:v>
                </c:pt>
                <c:pt idx="76">
                  <c:v>-43.465421339999999</c:v>
                </c:pt>
                <c:pt idx="77">
                  <c:v>-40.388430569999997</c:v>
                </c:pt>
                <c:pt idx="78">
                  <c:v>-37.415006959999999</c:v>
                </c:pt>
                <c:pt idx="79">
                  <c:v>-36.414192200000002</c:v>
                </c:pt>
                <c:pt idx="80">
                  <c:v>-39.276271819999998</c:v>
                </c:pt>
                <c:pt idx="81">
                  <c:v>-35.116052340000003</c:v>
                </c:pt>
                <c:pt idx="82">
                  <c:v>-30.349375599999998</c:v>
                </c:pt>
                <c:pt idx="83">
                  <c:v>-25.734814109999999</c:v>
                </c:pt>
                <c:pt idx="84">
                  <c:v>-30.05762069</c:v>
                </c:pt>
                <c:pt idx="85">
                  <c:v>-31.046928210000001</c:v>
                </c:pt>
                <c:pt idx="86">
                  <c:v>-24.40897283</c:v>
                </c:pt>
                <c:pt idx="87">
                  <c:v>-17.58795113</c:v>
                </c:pt>
                <c:pt idx="88">
                  <c:v>-19.828240560000001</c:v>
                </c:pt>
                <c:pt idx="89">
                  <c:v>-18.93153418</c:v>
                </c:pt>
                <c:pt idx="90">
                  <c:v>-17.04833914</c:v>
                </c:pt>
                <c:pt idx="91">
                  <c:v>-14.122525489999999</c:v>
                </c:pt>
                <c:pt idx="92">
                  <c:v>-12.890795580000001</c:v>
                </c:pt>
                <c:pt idx="93">
                  <c:v>-10.0571532</c:v>
                </c:pt>
                <c:pt idx="94">
                  <c:v>-9.1649169209999997</c:v>
                </c:pt>
                <c:pt idx="95">
                  <c:v>-7.6573097790000002</c:v>
                </c:pt>
                <c:pt idx="96">
                  <c:v>-6.4925358129999999</c:v>
                </c:pt>
                <c:pt idx="97">
                  <c:v>-3.914299846</c:v>
                </c:pt>
                <c:pt idx="98">
                  <c:v>-1.491007159</c:v>
                </c:pt>
                <c:pt idx="99">
                  <c:v>-2.6632841329999999</c:v>
                </c:pt>
                <c:pt idx="100">
                  <c:v>-3.0760323039999999</c:v>
                </c:pt>
                <c:pt idx="101">
                  <c:v>-3.3653152030000002</c:v>
                </c:pt>
                <c:pt idx="102">
                  <c:v>-2.9382924130000001</c:v>
                </c:pt>
                <c:pt idx="103">
                  <c:v>-1.865635317</c:v>
                </c:pt>
                <c:pt idx="104">
                  <c:v>-1.2214325370000001</c:v>
                </c:pt>
                <c:pt idx="105">
                  <c:v>-1.8148180840000001</c:v>
                </c:pt>
                <c:pt idx="106">
                  <c:v>-2.9499711930000001</c:v>
                </c:pt>
                <c:pt idx="107">
                  <c:v>-0.96894035899999997</c:v>
                </c:pt>
                <c:pt idx="108">
                  <c:v>-1.4111011600000001</c:v>
                </c:pt>
                <c:pt idx="109">
                  <c:v>-1.243679161</c:v>
                </c:pt>
                <c:pt idx="110">
                  <c:v>-1.4291505010000001</c:v>
                </c:pt>
                <c:pt idx="111">
                  <c:v>-1.816434305</c:v>
                </c:pt>
                <c:pt idx="112">
                  <c:v>-1.604694472</c:v>
                </c:pt>
                <c:pt idx="113">
                  <c:v>-1.072227005</c:v>
                </c:pt>
                <c:pt idx="114">
                  <c:v>-0.66073670100000004</c:v>
                </c:pt>
                <c:pt idx="115">
                  <c:v>-1.3651570310000001</c:v>
                </c:pt>
                <c:pt idx="116">
                  <c:v>-1.2579157409999999</c:v>
                </c:pt>
                <c:pt idx="117">
                  <c:v>-1.4516864039999999</c:v>
                </c:pt>
                <c:pt idx="118">
                  <c:v>-1.3255405440000001</c:v>
                </c:pt>
                <c:pt idx="119">
                  <c:v>-1.227333982</c:v>
                </c:pt>
                <c:pt idx="120">
                  <c:v>-1.2736498919999999</c:v>
                </c:pt>
                <c:pt idx="121">
                  <c:v>-1.390443707</c:v>
                </c:pt>
                <c:pt idx="122">
                  <c:v>-1.2672149559999999</c:v>
                </c:pt>
                <c:pt idx="123">
                  <c:v>-1.2421897390000001</c:v>
                </c:pt>
                <c:pt idx="124">
                  <c:v>-1.3763023720000001</c:v>
                </c:pt>
                <c:pt idx="125">
                  <c:v>-1.3503897410000001</c:v>
                </c:pt>
                <c:pt idx="126">
                  <c:v>-1.2308839819999999</c:v>
                </c:pt>
                <c:pt idx="127">
                  <c:v>-1.39753276</c:v>
                </c:pt>
                <c:pt idx="128">
                  <c:v>-1.2714639270000001</c:v>
                </c:pt>
                <c:pt idx="129">
                  <c:v>-1.205976744</c:v>
                </c:pt>
                <c:pt idx="130">
                  <c:v>-1.2571339880000001</c:v>
                </c:pt>
                <c:pt idx="131">
                  <c:v>-1.3499203849999999</c:v>
                </c:pt>
                <c:pt idx="132">
                  <c:v>-1.227021267</c:v>
                </c:pt>
                <c:pt idx="133">
                  <c:v>-1.2347089179999999</c:v>
                </c:pt>
                <c:pt idx="134">
                  <c:v>-1.311779078</c:v>
                </c:pt>
                <c:pt idx="135">
                  <c:v>-1.196309946</c:v>
                </c:pt>
                <c:pt idx="136">
                  <c:v>-1.1924436570000001</c:v>
                </c:pt>
                <c:pt idx="137">
                  <c:v>-1.3563965499999999</c:v>
                </c:pt>
                <c:pt idx="138">
                  <c:v>-1.0472289260000001</c:v>
                </c:pt>
                <c:pt idx="139">
                  <c:v>-1.1806105140000001</c:v>
                </c:pt>
                <c:pt idx="140">
                  <c:v>-1.339025562</c:v>
                </c:pt>
                <c:pt idx="141">
                  <c:v>-1.1462422370000001</c:v>
                </c:pt>
                <c:pt idx="142">
                  <c:v>-1.1770324759999999</c:v>
                </c:pt>
                <c:pt idx="143">
                  <c:v>-1.214000019</c:v>
                </c:pt>
                <c:pt idx="144">
                  <c:v>-1.258475837</c:v>
                </c:pt>
                <c:pt idx="145">
                  <c:v>-1.141568637</c:v>
                </c:pt>
                <c:pt idx="146">
                  <c:v>-1.16492259</c:v>
                </c:pt>
                <c:pt idx="147">
                  <c:v>-1.2450300910000001</c:v>
                </c:pt>
                <c:pt idx="148">
                  <c:v>-1.172940259</c:v>
                </c:pt>
                <c:pt idx="149">
                  <c:v>-1.2911130239999999</c:v>
                </c:pt>
                <c:pt idx="150">
                  <c:v>-1.269755094</c:v>
                </c:pt>
                <c:pt idx="151">
                  <c:v>-1.214575459</c:v>
                </c:pt>
                <c:pt idx="152">
                  <c:v>-1.1570065039999999</c:v>
                </c:pt>
                <c:pt idx="153">
                  <c:v>-1.283608898</c:v>
                </c:pt>
                <c:pt idx="154">
                  <c:v>-1.2274850639999999</c:v>
                </c:pt>
                <c:pt idx="155">
                  <c:v>-1.097544131</c:v>
                </c:pt>
                <c:pt idx="156">
                  <c:v>-1.2397433840000001</c:v>
                </c:pt>
                <c:pt idx="157">
                  <c:v>-1.3149547340000001</c:v>
                </c:pt>
                <c:pt idx="158">
                  <c:v>-1.073702105</c:v>
                </c:pt>
                <c:pt idx="159">
                  <c:v>-1.28805243</c:v>
                </c:pt>
                <c:pt idx="160">
                  <c:v>-1.1916687699999999</c:v>
                </c:pt>
                <c:pt idx="161">
                  <c:v>-1.117248437</c:v>
                </c:pt>
                <c:pt idx="162">
                  <c:v>-1.279929407</c:v>
                </c:pt>
                <c:pt idx="163">
                  <c:v>-1.3553894710000001</c:v>
                </c:pt>
              </c:numCache>
            </c:numRef>
          </c:val>
          <c:smooth val="0"/>
          <c:extLst>
            <c:ext xmlns:c16="http://schemas.microsoft.com/office/drawing/2014/chart" uri="{C3380CC4-5D6E-409C-BE32-E72D297353CC}">
              <c16:uniqueId val="{00000001-7240-4ED6-A583-B5B77D983083}"/>
            </c:ext>
          </c:extLst>
        </c:ser>
        <c:ser>
          <c:idx val="2"/>
          <c:order val="2"/>
          <c:tx>
            <c:strRef>
              <c:f>[从水平面把它竖起来.csv]从水平面把它竖起来!$L$1</c:f>
              <c:strCache>
                <c:ptCount val="1"/>
                <c:pt idx="0">
                  <c:v>Z-axis</c:v>
                </c:pt>
              </c:strCache>
            </c:strRef>
          </c:tx>
          <c:spPr>
            <a:ln w="28575" cap="rnd">
              <a:solidFill>
                <a:schemeClr val="accent3"/>
              </a:solidFill>
              <a:round/>
            </a:ln>
            <a:effectLst/>
          </c:spPr>
          <c:marker>
            <c:symbol val="none"/>
          </c:marker>
          <c:val>
            <c:numRef>
              <c:f>[从水平面把它竖起来.csv]从水平面把它竖起来!$L$2:$L$165</c:f>
              <c:numCache>
                <c:formatCode>General</c:formatCode>
                <c:ptCount val="164"/>
                <c:pt idx="0">
                  <c:v>-1.3360878810000001</c:v>
                </c:pt>
                <c:pt idx="1">
                  <c:v>-1.282028529</c:v>
                </c:pt>
                <c:pt idx="2">
                  <c:v>-0.49444963400000003</c:v>
                </c:pt>
                <c:pt idx="3">
                  <c:v>-3.651630436</c:v>
                </c:pt>
                <c:pt idx="4">
                  <c:v>-0.48492885000000002</c:v>
                </c:pt>
                <c:pt idx="5">
                  <c:v>3.6097534900000001</c:v>
                </c:pt>
                <c:pt idx="6">
                  <c:v>-6.3889141690000004</c:v>
                </c:pt>
                <c:pt idx="7">
                  <c:v>-6.6105724779999999</c:v>
                </c:pt>
                <c:pt idx="8">
                  <c:v>-0.28195711699999998</c:v>
                </c:pt>
                <c:pt idx="9">
                  <c:v>0.81314551000000002</c:v>
                </c:pt>
                <c:pt idx="10">
                  <c:v>-3.2460072260000001</c:v>
                </c:pt>
                <c:pt idx="11">
                  <c:v>-3.139241309</c:v>
                </c:pt>
                <c:pt idx="12">
                  <c:v>-3.2366896110000001</c:v>
                </c:pt>
                <c:pt idx="13">
                  <c:v>-1.884331137</c:v>
                </c:pt>
                <c:pt idx="14">
                  <c:v>-1.4682387889999999</c:v>
                </c:pt>
                <c:pt idx="15">
                  <c:v>-1.248491099</c:v>
                </c:pt>
                <c:pt idx="16">
                  <c:v>-1.674852003</c:v>
                </c:pt>
                <c:pt idx="17">
                  <c:v>-3.3356591560000002</c:v>
                </c:pt>
                <c:pt idx="18">
                  <c:v>-7.5774638940000001</c:v>
                </c:pt>
                <c:pt idx="19">
                  <c:v>-6.6018624179999996</c:v>
                </c:pt>
                <c:pt idx="20">
                  <c:v>-5.1805731970000002</c:v>
                </c:pt>
                <c:pt idx="21">
                  <c:v>-2.629585719</c:v>
                </c:pt>
                <c:pt idx="22">
                  <c:v>-4.2348338380000001</c:v>
                </c:pt>
                <c:pt idx="23">
                  <c:v>-7.6517648759999997</c:v>
                </c:pt>
                <c:pt idx="24">
                  <c:v>-6.3471559260000001</c:v>
                </c:pt>
                <c:pt idx="25">
                  <c:v>-4.2125693670000004</c:v>
                </c:pt>
                <c:pt idx="26">
                  <c:v>-5.0718079039999999</c:v>
                </c:pt>
                <c:pt idx="27">
                  <c:v>-5.0018524070000003</c:v>
                </c:pt>
                <c:pt idx="28">
                  <c:v>-3.9927355179999999</c:v>
                </c:pt>
                <c:pt idx="29">
                  <c:v>-8.0910101730000008</c:v>
                </c:pt>
                <c:pt idx="30">
                  <c:v>-5.0514672520000001</c:v>
                </c:pt>
                <c:pt idx="31">
                  <c:v>-5.3293851859999997</c:v>
                </c:pt>
                <c:pt idx="32">
                  <c:v>-10.03251139</c:v>
                </c:pt>
                <c:pt idx="33">
                  <c:v>-9.39202637</c:v>
                </c:pt>
                <c:pt idx="34">
                  <c:v>-9.1599579900000005</c:v>
                </c:pt>
                <c:pt idx="35">
                  <c:v>-12.003024460000001</c:v>
                </c:pt>
                <c:pt idx="36">
                  <c:v>-12.72143052</c:v>
                </c:pt>
                <c:pt idx="37">
                  <c:v>-13.369670040000001</c:v>
                </c:pt>
                <c:pt idx="38">
                  <c:v>-12.70860998</c:v>
                </c:pt>
                <c:pt idx="39">
                  <c:v>-11.86984503</c:v>
                </c:pt>
                <c:pt idx="40">
                  <c:v>-18.803013719999999</c:v>
                </c:pt>
                <c:pt idx="41">
                  <c:v>-12.40008051</c:v>
                </c:pt>
                <c:pt idx="42">
                  <c:v>-13.70171156</c:v>
                </c:pt>
                <c:pt idx="43">
                  <c:v>-18.0361963</c:v>
                </c:pt>
                <c:pt idx="44">
                  <c:v>-21.186315539999999</c:v>
                </c:pt>
                <c:pt idx="45">
                  <c:v>-20.098624350000001</c:v>
                </c:pt>
                <c:pt idx="46">
                  <c:v>-17.21803255</c:v>
                </c:pt>
                <c:pt idx="47">
                  <c:v>-21.94241079</c:v>
                </c:pt>
                <c:pt idx="48">
                  <c:v>-22.850186010000002</c:v>
                </c:pt>
                <c:pt idx="49">
                  <c:v>-20.125439010000001</c:v>
                </c:pt>
                <c:pt idx="50">
                  <c:v>-22.333943479999999</c:v>
                </c:pt>
                <c:pt idx="51">
                  <c:v>-26.071114810000001</c:v>
                </c:pt>
                <c:pt idx="52">
                  <c:v>-28.625726230000001</c:v>
                </c:pt>
                <c:pt idx="53">
                  <c:v>-25.389153719999999</c:v>
                </c:pt>
                <c:pt idx="54">
                  <c:v>-25.897275799999999</c:v>
                </c:pt>
                <c:pt idx="55">
                  <c:v>-33.886920240000002</c:v>
                </c:pt>
                <c:pt idx="56">
                  <c:v>-37.205733469999998</c:v>
                </c:pt>
                <c:pt idx="57">
                  <c:v>-40.770620569999998</c:v>
                </c:pt>
                <c:pt idx="58">
                  <c:v>-38.680625650000003</c:v>
                </c:pt>
                <c:pt idx="59">
                  <c:v>-37.649598959999999</c:v>
                </c:pt>
                <c:pt idx="60">
                  <c:v>-40.508978339999999</c:v>
                </c:pt>
                <c:pt idx="61">
                  <c:v>-43.768675399999999</c:v>
                </c:pt>
                <c:pt idx="62">
                  <c:v>-44.122181509999997</c:v>
                </c:pt>
                <c:pt idx="63">
                  <c:v>-42.963580469999997</c:v>
                </c:pt>
                <c:pt idx="64">
                  <c:v>-46.293697170000002</c:v>
                </c:pt>
                <c:pt idx="65">
                  <c:v>-47.839001289999999</c:v>
                </c:pt>
                <c:pt idx="66">
                  <c:v>-48.822685720000003</c:v>
                </c:pt>
                <c:pt idx="67">
                  <c:v>-51.427088740000002</c:v>
                </c:pt>
                <c:pt idx="68">
                  <c:v>-56.038394099999998</c:v>
                </c:pt>
                <c:pt idx="69">
                  <c:v>-56.821630880000001</c:v>
                </c:pt>
                <c:pt idx="70">
                  <c:v>-54.773375870000002</c:v>
                </c:pt>
                <c:pt idx="71">
                  <c:v>-57.75549006</c:v>
                </c:pt>
                <c:pt idx="72">
                  <c:v>-59.91599867</c:v>
                </c:pt>
                <c:pt idx="73">
                  <c:v>-63.409902549999998</c:v>
                </c:pt>
                <c:pt idx="74">
                  <c:v>-60.770827689999997</c:v>
                </c:pt>
                <c:pt idx="75">
                  <c:v>-64.60245415</c:v>
                </c:pt>
                <c:pt idx="76">
                  <c:v>-65.688007940000006</c:v>
                </c:pt>
                <c:pt idx="77">
                  <c:v>-67.311119410000003</c:v>
                </c:pt>
                <c:pt idx="78">
                  <c:v>-69.732488459999999</c:v>
                </c:pt>
                <c:pt idx="79">
                  <c:v>-71.734039910000007</c:v>
                </c:pt>
                <c:pt idx="80">
                  <c:v>-71.02295522</c:v>
                </c:pt>
                <c:pt idx="81">
                  <c:v>-73.438385600000004</c:v>
                </c:pt>
                <c:pt idx="82">
                  <c:v>-76.059660399999999</c:v>
                </c:pt>
                <c:pt idx="83">
                  <c:v>-78.99672108</c:v>
                </c:pt>
                <c:pt idx="84">
                  <c:v>-78.200631270000002</c:v>
                </c:pt>
                <c:pt idx="85">
                  <c:v>-77.804601890000001</c:v>
                </c:pt>
                <c:pt idx="86">
                  <c:v>-80.342958550000006</c:v>
                </c:pt>
                <c:pt idx="87">
                  <c:v>-84.626335620000006</c:v>
                </c:pt>
                <c:pt idx="88">
                  <c:v>-83.738735899999995</c:v>
                </c:pt>
                <c:pt idx="89">
                  <c:v>-84.257130399999994</c:v>
                </c:pt>
                <c:pt idx="90">
                  <c:v>-85.233903299999994</c:v>
                </c:pt>
                <c:pt idx="91">
                  <c:v>-86.706595030000003</c:v>
                </c:pt>
                <c:pt idx="92">
                  <c:v>-87.13774377</c:v>
                </c:pt>
                <c:pt idx="93">
                  <c:v>-88.021593129999999</c:v>
                </c:pt>
                <c:pt idx="94">
                  <c:v>-88.519165020000003</c:v>
                </c:pt>
                <c:pt idx="95">
                  <c:v>-88.916581690000001</c:v>
                </c:pt>
                <c:pt idx="96">
                  <c:v>-88.996188739999994</c:v>
                </c:pt>
                <c:pt idx="97">
                  <c:v>-89.598986479999994</c:v>
                </c:pt>
                <c:pt idx="98">
                  <c:v>-89.744111160000003</c:v>
                </c:pt>
                <c:pt idx="99">
                  <c:v>-89.830860259999994</c:v>
                </c:pt>
                <c:pt idx="100">
                  <c:v>-89.810097999999996</c:v>
                </c:pt>
                <c:pt idx="101">
                  <c:v>-89.812383940000004</c:v>
                </c:pt>
                <c:pt idx="102">
                  <c:v>-89.805701440000007</c:v>
                </c:pt>
                <c:pt idx="103">
                  <c:v>-89.911876489999997</c:v>
                </c:pt>
                <c:pt idx="104">
                  <c:v>-89.968809089999993</c:v>
                </c:pt>
                <c:pt idx="105">
                  <c:v>-89.942490829999997</c:v>
                </c:pt>
                <c:pt idx="106">
                  <c:v>-89.715403199999997</c:v>
                </c:pt>
                <c:pt idx="107">
                  <c:v>-89.981203019999995</c:v>
                </c:pt>
                <c:pt idx="108">
                  <c:v>-89.956411079999995</c:v>
                </c:pt>
                <c:pt idx="109">
                  <c:v>-89.973528009999995</c:v>
                </c:pt>
                <c:pt idx="110">
                  <c:v>-89.958059280000001</c:v>
                </c:pt>
                <c:pt idx="111">
                  <c:v>-89.922876669999994</c:v>
                </c:pt>
                <c:pt idx="112">
                  <c:v>-89.897920010000007</c:v>
                </c:pt>
                <c:pt idx="113">
                  <c:v>-89.97515301</c:v>
                </c:pt>
                <c:pt idx="114">
                  <c:v>-89.989324530000005</c:v>
                </c:pt>
                <c:pt idx="115">
                  <c:v>-89.961325889999998</c:v>
                </c:pt>
                <c:pt idx="116">
                  <c:v>-89.966251959999994</c:v>
                </c:pt>
                <c:pt idx="117">
                  <c:v>-89.956534320000003</c:v>
                </c:pt>
                <c:pt idx="118">
                  <c:v>-89.962771979999999</c:v>
                </c:pt>
                <c:pt idx="119">
                  <c:v>-89.964906580000005</c:v>
                </c:pt>
                <c:pt idx="120">
                  <c:v>-89.962363339999996</c:v>
                </c:pt>
                <c:pt idx="121">
                  <c:v>-89.957351799999998</c:v>
                </c:pt>
                <c:pt idx="122">
                  <c:v>-89.964941019999998</c:v>
                </c:pt>
                <c:pt idx="123">
                  <c:v>-89.968599830000002</c:v>
                </c:pt>
                <c:pt idx="124">
                  <c:v>-89.960778790000006</c:v>
                </c:pt>
                <c:pt idx="125">
                  <c:v>-89.960516690000006</c:v>
                </c:pt>
                <c:pt idx="126">
                  <c:v>-89.964907699999998</c:v>
                </c:pt>
                <c:pt idx="127">
                  <c:v>-89.954684380000003</c:v>
                </c:pt>
                <c:pt idx="128">
                  <c:v>-89.961703439999994</c:v>
                </c:pt>
                <c:pt idx="129">
                  <c:v>-89.967506470000004</c:v>
                </c:pt>
                <c:pt idx="130">
                  <c:v>-89.965227940000005</c:v>
                </c:pt>
                <c:pt idx="131">
                  <c:v>-89.961996249999999</c:v>
                </c:pt>
                <c:pt idx="132">
                  <c:v>-89.966418469999994</c:v>
                </c:pt>
                <c:pt idx="133">
                  <c:v>-89.966183729999997</c:v>
                </c:pt>
                <c:pt idx="134">
                  <c:v>-89.959665180000002</c:v>
                </c:pt>
                <c:pt idx="135">
                  <c:v>-89.965963619999997</c:v>
                </c:pt>
                <c:pt idx="136">
                  <c:v>-89.968446670000006</c:v>
                </c:pt>
                <c:pt idx="137">
                  <c:v>-89.960846759999995</c:v>
                </c:pt>
                <c:pt idx="138">
                  <c:v>-89.974052060000005</c:v>
                </c:pt>
                <c:pt idx="139">
                  <c:v>-89.968054240000001</c:v>
                </c:pt>
                <c:pt idx="140">
                  <c:v>-89.962039399999995</c:v>
                </c:pt>
                <c:pt idx="141">
                  <c:v>-89.966444929999994</c:v>
                </c:pt>
                <c:pt idx="142">
                  <c:v>-89.967881840000004</c:v>
                </c:pt>
                <c:pt idx="143">
                  <c:v>-89.967393209999997</c:v>
                </c:pt>
                <c:pt idx="144">
                  <c:v>-89.96498441</c:v>
                </c:pt>
                <c:pt idx="145">
                  <c:v>-89.970780099999999</c:v>
                </c:pt>
                <c:pt idx="146">
                  <c:v>-89.969211229999999</c:v>
                </c:pt>
                <c:pt idx="147">
                  <c:v>-89.964791399999996</c:v>
                </c:pt>
                <c:pt idx="148">
                  <c:v>-89.966266989999994</c:v>
                </c:pt>
                <c:pt idx="149">
                  <c:v>-89.961629029999997</c:v>
                </c:pt>
                <c:pt idx="150">
                  <c:v>-89.963071819999996</c:v>
                </c:pt>
                <c:pt idx="151">
                  <c:v>-89.966110540000003</c:v>
                </c:pt>
                <c:pt idx="152">
                  <c:v>-89.971989350000001</c:v>
                </c:pt>
                <c:pt idx="153">
                  <c:v>-89.965921789999996</c:v>
                </c:pt>
                <c:pt idx="154">
                  <c:v>-89.965993179999998</c:v>
                </c:pt>
                <c:pt idx="155">
                  <c:v>-89.969415510000005</c:v>
                </c:pt>
                <c:pt idx="156">
                  <c:v>-89.963649200000006</c:v>
                </c:pt>
                <c:pt idx="157">
                  <c:v>-89.960256000000001</c:v>
                </c:pt>
                <c:pt idx="158">
                  <c:v>-89.969465790000001</c:v>
                </c:pt>
                <c:pt idx="159">
                  <c:v>-89.964165969999996</c:v>
                </c:pt>
                <c:pt idx="160">
                  <c:v>-89.969327149999998</c:v>
                </c:pt>
                <c:pt idx="161">
                  <c:v>-89.971003469999999</c:v>
                </c:pt>
                <c:pt idx="162">
                  <c:v>-89.964881140000003</c:v>
                </c:pt>
                <c:pt idx="163">
                  <c:v>-89.960245470000004</c:v>
                </c:pt>
              </c:numCache>
            </c:numRef>
          </c:val>
          <c:smooth val="0"/>
          <c:extLst>
            <c:ext xmlns:c16="http://schemas.microsoft.com/office/drawing/2014/chart" uri="{C3380CC4-5D6E-409C-BE32-E72D297353CC}">
              <c16:uniqueId val="{00000002-7240-4ED6-A583-B5B77D983083}"/>
            </c:ext>
          </c:extLst>
        </c:ser>
        <c:dLbls>
          <c:showLegendKey val="0"/>
          <c:showVal val="0"/>
          <c:showCatName val="0"/>
          <c:showSerName val="0"/>
          <c:showPercent val="0"/>
          <c:showBubbleSize val="0"/>
        </c:dLbls>
        <c:smooth val="0"/>
        <c:axId val="154019843"/>
        <c:axId val="232795548"/>
      </c:lineChart>
      <c:catAx>
        <c:axId val="15401984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32795548"/>
        <c:crosses val="autoZero"/>
        <c:auto val="1"/>
        <c:lblAlgn val="ctr"/>
        <c:lblOffset val="100"/>
        <c:noMultiLvlLbl val="0"/>
      </c:catAx>
      <c:valAx>
        <c:axId val="2327955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5401984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a:t>The clination in X,Y and Z axes</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Accel_X</c:v>
                </c:pt>
              </c:strCache>
            </c:strRef>
          </c:tx>
          <c:spPr>
            <a:ln w="28575" cap="rnd">
              <a:solidFill>
                <a:schemeClr val="accent1"/>
              </a:solidFill>
              <a:round/>
            </a:ln>
            <a:effectLst/>
          </c:spPr>
          <c:marker>
            <c:symbol val="none"/>
          </c:marker>
          <c:val>
            <c:numRef>
              <c:f>accelerometer!$P$2:$P$423</c:f>
              <c:numCache>
                <c:formatCode>General</c:formatCode>
                <c:ptCount val="422"/>
                <c:pt idx="0">
                  <c:v>0.63979657607705276</c:v>
                </c:pt>
                <c:pt idx="1">
                  <c:v>0.62784537237450089</c:v>
                </c:pt>
                <c:pt idx="2">
                  <c:v>0.66171691518884102</c:v>
                </c:pt>
                <c:pt idx="3">
                  <c:v>0.63435201355775839</c:v>
                </c:pt>
                <c:pt idx="4">
                  <c:v>0.57718035985435545</c:v>
                </c:pt>
                <c:pt idx="5">
                  <c:v>0.60278324499234348</c:v>
                </c:pt>
                <c:pt idx="6">
                  <c:v>0.61467274000222205</c:v>
                </c:pt>
                <c:pt idx="7">
                  <c:v>0.57309792463995424</c:v>
                </c:pt>
                <c:pt idx="8">
                  <c:v>0.67830145549355614</c:v>
                </c:pt>
                <c:pt idx="9">
                  <c:v>0.57706030912778217</c:v>
                </c:pt>
                <c:pt idx="10">
                  <c:v>0.5668026595372847</c:v>
                </c:pt>
                <c:pt idx="11">
                  <c:v>0.64339477818363988</c:v>
                </c:pt>
                <c:pt idx="12">
                  <c:v>0.61840539408772333</c:v>
                </c:pt>
                <c:pt idx="13">
                  <c:v>0.6322518192693084</c:v>
                </c:pt>
                <c:pt idx="14">
                  <c:v>0.68593202170796252</c:v>
                </c:pt>
                <c:pt idx="15">
                  <c:v>0.67471776787461457</c:v>
                </c:pt>
                <c:pt idx="16">
                  <c:v>0.62724129714522725</c:v>
                </c:pt>
                <c:pt idx="17">
                  <c:v>0.64590956938273947</c:v>
                </c:pt>
                <c:pt idx="18">
                  <c:v>0.665046274976139</c:v>
                </c:pt>
                <c:pt idx="19">
                  <c:v>0.66674491388459345</c:v>
                </c:pt>
                <c:pt idx="20">
                  <c:v>0.59005206632914986</c:v>
                </c:pt>
                <c:pt idx="21">
                  <c:v>0.53015974740247251</c:v>
                </c:pt>
                <c:pt idx="22">
                  <c:v>0.66963750484274032</c:v>
                </c:pt>
                <c:pt idx="23">
                  <c:v>-0.65279413666218888</c:v>
                </c:pt>
                <c:pt idx="24">
                  <c:v>-3.2738391592341354</c:v>
                </c:pt>
                <c:pt idx="25">
                  <c:v>-1.6470014559474329</c:v>
                </c:pt>
                <c:pt idx="26">
                  <c:v>4.259644374942317</c:v>
                </c:pt>
                <c:pt idx="27">
                  <c:v>5.4693546082023614</c:v>
                </c:pt>
                <c:pt idx="28">
                  <c:v>0.34419711336718462</c:v>
                </c:pt>
                <c:pt idx="29">
                  <c:v>0.70312403984639749</c:v>
                </c:pt>
                <c:pt idx="30">
                  <c:v>0.6856214080607268</c:v>
                </c:pt>
                <c:pt idx="31">
                  <c:v>0.66789457055057477</c:v>
                </c:pt>
                <c:pt idx="32">
                  <c:v>0.75312871406557758</c:v>
                </c:pt>
                <c:pt idx="33">
                  <c:v>3.5154920805425318</c:v>
                </c:pt>
                <c:pt idx="34">
                  <c:v>2.5955354442630183</c:v>
                </c:pt>
                <c:pt idx="35">
                  <c:v>0.36403929301969978</c:v>
                </c:pt>
                <c:pt idx="36">
                  <c:v>-0.59316964011154272</c:v>
                </c:pt>
                <c:pt idx="37">
                  <c:v>0.27325957832737197</c:v>
                </c:pt>
                <c:pt idx="38">
                  <c:v>0.53580936344651298</c:v>
                </c:pt>
                <c:pt idx="39">
                  <c:v>0.63918609082754951</c:v>
                </c:pt>
                <c:pt idx="40">
                  <c:v>0.13983000074747559</c:v>
                </c:pt>
                <c:pt idx="41">
                  <c:v>0.3311342130807633</c:v>
                </c:pt>
                <c:pt idx="42">
                  <c:v>0.84872453551004268</c:v>
                </c:pt>
                <c:pt idx="43">
                  <c:v>0.98016206958073937</c:v>
                </c:pt>
                <c:pt idx="44">
                  <c:v>0.80434988382779138</c:v>
                </c:pt>
                <c:pt idx="45">
                  <c:v>0.46180977976912363</c:v>
                </c:pt>
                <c:pt idx="46">
                  <c:v>0.24419440941844783</c:v>
                </c:pt>
                <c:pt idx="47">
                  <c:v>-0.39714704774184945</c:v>
                </c:pt>
                <c:pt idx="48">
                  <c:v>-0.16091270092294796</c:v>
                </c:pt>
                <c:pt idx="49">
                  <c:v>0.68729831195089874</c:v>
                </c:pt>
                <c:pt idx="50">
                  <c:v>1.6272053304467466</c:v>
                </c:pt>
                <c:pt idx="51">
                  <c:v>1.0314756512671759</c:v>
                </c:pt>
                <c:pt idx="52">
                  <c:v>-0.26002402262920277</c:v>
                </c:pt>
                <c:pt idx="53">
                  <c:v>-0.57097922811701185</c:v>
                </c:pt>
                <c:pt idx="54">
                  <c:v>0.95994493577613615</c:v>
                </c:pt>
                <c:pt idx="55">
                  <c:v>0.75448782868230901</c:v>
                </c:pt>
                <c:pt idx="56">
                  <c:v>1.9530763832492652</c:v>
                </c:pt>
                <c:pt idx="57">
                  <c:v>2.0256696299495069</c:v>
                </c:pt>
                <c:pt idx="58">
                  <c:v>1.0096005884827537</c:v>
                </c:pt>
                <c:pt idx="59">
                  <c:v>1.6718924749528357</c:v>
                </c:pt>
                <c:pt idx="60">
                  <c:v>0.43296994409274209</c:v>
                </c:pt>
                <c:pt idx="61">
                  <c:v>-0.39524399267985799</c:v>
                </c:pt>
                <c:pt idx="62">
                  <c:v>0.73374357213061103</c:v>
                </c:pt>
                <c:pt idx="63">
                  <c:v>-1.0478624410282937</c:v>
                </c:pt>
                <c:pt idx="64">
                  <c:v>-0.23397968704554023</c:v>
                </c:pt>
                <c:pt idx="65">
                  <c:v>-0.15466711714872555</c:v>
                </c:pt>
                <c:pt idx="66">
                  <c:v>-1.1366908599119223</c:v>
                </c:pt>
                <c:pt idx="67">
                  <c:v>0.90011107469006224</c:v>
                </c:pt>
                <c:pt idx="68">
                  <c:v>1.5183847649080855</c:v>
                </c:pt>
                <c:pt idx="69">
                  <c:v>0.60816564967485764</c:v>
                </c:pt>
                <c:pt idx="70">
                  <c:v>0.65520325537270097</c:v>
                </c:pt>
                <c:pt idx="71">
                  <c:v>0.16963219844872138</c:v>
                </c:pt>
                <c:pt idx="72">
                  <c:v>0.2240427713707788</c:v>
                </c:pt>
                <c:pt idx="73">
                  <c:v>0.19232648403880293</c:v>
                </c:pt>
                <c:pt idx="74">
                  <c:v>0.41783655746663517</c:v>
                </c:pt>
                <c:pt idx="75">
                  <c:v>1.2276953483872648</c:v>
                </c:pt>
                <c:pt idx="76">
                  <c:v>1.0331859864425499</c:v>
                </c:pt>
                <c:pt idx="77">
                  <c:v>0.30682099048655687</c:v>
                </c:pt>
                <c:pt idx="78">
                  <c:v>0.83839116136854874</c:v>
                </c:pt>
                <c:pt idx="79">
                  <c:v>1.8476962990453041</c:v>
                </c:pt>
                <c:pt idx="80">
                  <c:v>1.1015268853498019</c:v>
                </c:pt>
                <c:pt idx="81">
                  <c:v>0.49349567425878632</c:v>
                </c:pt>
                <c:pt idx="82">
                  <c:v>2.0258163316408151</c:v>
                </c:pt>
                <c:pt idx="83">
                  <c:v>0.17896632375304497</c:v>
                </c:pt>
                <c:pt idx="84">
                  <c:v>0.15949989473530532</c:v>
                </c:pt>
                <c:pt idx="85">
                  <c:v>1.429202081400434</c:v>
                </c:pt>
                <c:pt idx="86">
                  <c:v>8.9401374052781118E-2</c:v>
                </c:pt>
                <c:pt idx="87">
                  <c:v>-0.32708834360653566</c:v>
                </c:pt>
                <c:pt idx="88">
                  <c:v>-0.39878240217575539</c:v>
                </c:pt>
                <c:pt idx="89">
                  <c:v>1.0660815131203869</c:v>
                </c:pt>
                <c:pt idx="90">
                  <c:v>1.3637335538765762</c:v>
                </c:pt>
                <c:pt idx="91">
                  <c:v>1.8483795431488335</c:v>
                </c:pt>
                <c:pt idx="92">
                  <c:v>0.29039951805718917</c:v>
                </c:pt>
                <c:pt idx="93">
                  <c:v>1.8560021210951008</c:v>
                </c:pt>
                <c:pt idx="94">
                  <c:v>-1.4868682186614952</c:v>
                </c:pt>
                <c:pt idx="95">
                  <c:v>-0.4832686698109549</c:v>
                </c:pt>
                <c:pt idx="96">
                  <c:v>-1.3033774653208974</c:v>
                </c:pt>
                <c:pt idx="97">
                  <c:v>-2.1646565947250798</c:v>
                </c:pt>
                <c:pt idx="98">
                  <c:v>7.3795869246041673E-2</c:v>
                </c:pt>
                <c:pt idx="99">
                  <c:v>0.85079093559290153</c:v>
                </c:pt>
                <c:pt idx="100">
                  <c:v>2.6731617415314775</c:v>
                </c:pt>
                <c:pt idx="101">
                  <c:v>0.58700385164249924</c:v>
                </c:pt>
                <c:pt idx="102">
                  <c:v>2.3883104133258546</c:v>
                </c:pt>
                <c:pt idx="103">
                  <c:v>-2.2482287670859176</c:v>
                </c:pt>
                <c:pt idx="104">
                  <c:v>-0.13595255927061814</c:v>
                </c:pt>
                <c:pt idx="105">
                  <c:v>1.1585615185017746</c:v>
                </c:pt>
                <c:pt idx="106">
                  <c:v>0.55825797047893422</c:v>
                </c:pt>
                <c:pt idx="107">
                  <c:v>2.4214030996236997</c:v>
                </c:pt>
                <c:pt idx="108">
                  <c:v>-0.20709366114321662</c:v>
                </c:pt>
                <c:pt idx="109">
                  <c:v>1.8369994299187078</c:v>
                </c:pt>
                <c:pt idx="110">
                  <c:v>-0.67858550130626283</c:v>
                </c:pt>
                <c:pt idx="111">
                  <c:v>-0.2783677030115328</c:v>
                </c:pt>
                <c:pt idx="112">
                  <c:v>0.80162434483096123</c:v>
                </c:pt>
                <c:pt idx="113">
                  <c:v>0.20122424900185931</c:v>
                </c:pt>
                <c:pt idx="114">
                  <c:v>-1.1237582198771383</c:v>
                </c:pt>
                <c:pt idx="115">
                  <c:v>1.5233524742001996</c:v>
                </c:pt>
                <c:pt idx="116">
                  <c:v>2.2827051967572887</c:v>
                </c:pt>
                <c:pt idx="117">
                  <c:v>-0.9733617698240522</c:v>
                </c:pt>
                <c:pt idx="118">
                  <c:v>0.96849785715755632</c:v>
                </c:pt>
                <c:pt idx="119">
                  <c:v>1.9132248269049668</c:v>
                </c:pt>
                <c:pt idx="120">
                  <c:v>-0.53450844352638538</c:v>
                </c:pt>
                <c:pt idx="121">
                  <c:v>-2.1938589981564893E-2</c:v>
                </c:pt>
                <c:pt idx="122">
                  <c:v>-1.1196051818726036</c:v>
                </c:pt>
                <c:pt idx="123">
                  <c:v>0.7217783565313618</c:v>
                </c:pt>
                <c:pt idx="124">
                  <c:v>2.8883604785699193</c:v>
                </c:pt>
                <c:pt idx="125">
                  <c:v>4.203297837647396</c:v>
                </c:pt>
                <c:pt idx="126">
                  <c:v>1.3103197643542717</c:v>
                </c:pt>
                <c:pt idx="127">
                  <c:v>1.519795980073311</c:v>
                </c:pt>
                <c:pt idx="128">
                  <c:v>0.47000369862811231</c:v>
                </c:pt>
                <c:pt idx="129">
                  <c:v>1.0711794359768461</c:v>
                </c:pt>
                <c:pt idx="130">
                  <c:v>-2.1811967199855857</c:v>
                </c:pt>
                <c:pt idx="131">
                  <c:v>-1.516593520389687</c:v>
                </c:pt>
                <c:pt idx="132">
                  <c:v>-1.3168621633826627</c:v>
                </c:pt>
                <c:pt idx="133">
                  <c:v>-9.5358060758750335E-2</c:v>
                </c:pt>
                <c:pt idx="134">
                  <c:v>0.8057314738731971</c:v>
                </c:pt>
                <c:pt idx="135">
                  <c:v>0.73901839617867415</c:v>
                </c:pt>
                <c:pt idx="136">
                  <c:v>0.60793271392191561</c:v>
                </c:pt>
                <c:pt idx="137">
                  <c:v>0.26326154959090486</c:v>
                </c:pt>
                <c:pt idx="138">
                  <c:v>0.32774382271684527</c:v>
                </c:pt>
                <c:pt idx="139">
                  <c:v>0.20647646898971003</c:v>
                </c:pt>
                <c:pt idx="140">
                  <c:v>-0.48954051986765035</c:v>
                </c:pt>
                <c:pt idx="141">
                  <c:v>-1.5468977781258424</c:v>
                </c:pt>
                <c:pt idx="142">
                  <c:v>-0.49243537242223934</c:v>
                </c:pt>
                <c:pt idx="143">
                  <c:v>1.4378900838006474</c:v>
                </c:pt>
                <c:pt idx="144">
                  <c:v>2.3429556810162944</c:v>
                </c:pt>
                <c:pt idx="145">
                  <c:v>1.9209933035832405</c:v>
                </c:pt>
                <c:pt idx="146">
                  <c:v>-2.4298774025813659</c:v>
                </c:pt>
                <c:pt idx="147">
                  <c:v>-1.5132634075064855</c:v>
                </c:pt>
                <c:pt idx="148">
                  <c:v>0.28982117681060537</c:v>
                </c:pt>
                <c:pt idx="149">
                  <c:v>2.5462993191154522</c:v>
                </c:pt>
                <c:pt idx="150">
                  <c:v>0.2596603774118259</c:v>
                </c:pt>
                <c:pt idx="151">
                  <c:v>3.2956705879620016</c:v>
                </c:pt>
                <c:pt idx="152">
                  <c:v>0.57896584631874948</c:v>
                </c:pt>
                <c:pt idx="153">
                  <c:v>2.7601557298769142</c:v>
                </c:pt>
                <c:pt idx="154">
                  <c:v>-0.20153717426964415</c:v>
                </c:pt>
                <c:pt idx="155">
                  <c:v>0.73118351641055346</c:v>
                </c:pt>
                <c:pt idx="156">
                  <c:v>0.59670334660562685</c:v>
                </c:pt>
                <c:pt idx="157">
                  <c:v>-6.164960120164123E-2</c:v>
                </c:pt>
                <c:pt idx="158">
                  <c:v>1.8124603249183582</c:v>
                </c:pt>
                <c:pt idx="159">
                  <c:v>-1.8943269626947623</c:v>
                </c:pt>
                <c:pt idx="160">
                  <c:v>-0.45839474564393501</c:v>
                </c:pt>
                <c:pt idx="161">
                  <c:v>1.4655298153978376</c:v>
                </c:pt>
                <c:pt idx="162">
                  <c:v>1.7501432240568853</c:v>
                </c:pt>
                <c:pt idx="163">
                  <c:v>1.0260662175346651</c:v>
                </c:pt>
                <c:pt idx="164">
                  <c:v>0.25016082942250073</c:v>
                </c:pt>
                <c:pt idx="165">
                  <c:v>0.16365087416756693</c:v>
                </c:pt>
                <c:pt idx="166">
                  <c:v>0.5326038128154259</c:v>
                </c:pt>
                <c:pt idx="167">
                  <c:v>2.1785170690804474</c:v>
                </c:pt>
                <c:pt idx="168">
                  <c:v>0.82983819754706045</c:v>
                </c:pt>
                <c:pt idx="169">
                  <c:v>-0.14030398765798016</c:v>
                </c:pt>
                <c:pt idx="170">
                  <c:v>0.26315856698386408</c:v>
                </c:pt>
                <c:pt idx="171">
                  <c:v>0.8211442697489777</c:v>
                </c:pt>
                <c:pt idx="172">
                  <c:v>1.1473794158357355</c:v>
                </c:pt>
                <c:pt idx="173">
                  <c:v>1.400230261619271</c:v>
                </c:pt>
                <c:pt idx="174">
                  <c:v>0.88035022015068487</c:v>
                </c:pt>
                <c:pt idx="175">
                  <c:v>0.28723687532946279</c:v>
                </c:pt>
                <c:pt idx="176">
                  <c:v>-0.14204225468285034</c:v>
                </c:pt>
                <c:pt idx="177">
                  <c:v>0.20279439797888721</c:v>
                </c:pt>
                <c:pt idx="178">
                  <c:v>2.1584614997008003</c:v>
                </c:pt>
                <c:pt idx="179">
                  <c:v>0.54732949039743251</c:v>
                </c:pt>
                <c:pt idx="180">
                  <c:v>0.87165767337297839</c:v>
                </c:pt>
                <c:pt idx="181">
                  <c:v>1.0273682947913618</c:v>
                </c:pt>
                <c:pt idx="182">
                  <c:v>1.0800519288985935</c:v>
                </c:pt>
                <c:pt idx="183">
                  <c:v>6.5152314096030089E-2</c:v>
                </c:pt>
                <c:pt idx="184">
                  <c:v>0.82522744880352372</c:v>
                </c:pt>
                <c:pt idx="185">
                  <c:v>1.3746994609321688</c:v>
                </c:pt>
                <c:pt idx="186">
                  <c:v>0.21512901508239307</c:v>
                </c:pt>
                <c:pt idx="187">
                  <c:v>-1.0886835665976975</c:v>
                </c:pt>
                <c:pt idx="188">
                  <c:v>0.9507541850210055</c:v>
                </c:pt>
                <c:pt idx="189">
                  <c:v>1.104090098228957</c:v>
                </c:pt>
                <c:pt idx="190">
                  <c:v>0.23571963271015639</c:v>
                </c:pt>
                <c:pt idx="191">
                  <c:v>1.3047810080222324</c:v>
                </c:pt>
                <c:pt idx="192">
                  <c:v>-0.2486189387164093</c:v>
                </c:pt>
                <c:pt idx="193">
                  <c:v>0.45816446082969492</c:v>
                </c:pt>
                <c:pt idx="194">
                  <c:v>0.82022444519658844</c:v>
                </c:pt>
                <c:pt idx="195">
                  <c:v>0.33564629980783983</c:v>
                </c:pt>
                <c:pt idx="196">
                  <c:v>0.47067307099131411</c:v>
                </c:pt>
                <c:pt idx="197">
                  <c:v>0.13530752481619157</c:v>
                </c:pt>
                <c:pt idx="198">
                  <c:v>0.37719399590906605</c:v>
                </c:pt>
                <c:pt idx="199">
                  <c:v>1.1500439629629944</c:v>
                </c:pt>
                <c:pt idx="200">
                  <c:v>0.96681493965123011</c:v>
                </c:pt>
                <c:pt idx="201">
                  <c:v>0.68881947035779878</c:v>
                </c:pt>
                <c:pt idx="202">
                  <c:v>0.39363141000665636</c:v>
                </c:pt>
                <c:pt idx="203">
                  <c:v>0.25519496536277453</c:v>
                </c:pt>
                <c:pt idx="204">
                  <c:v>0.43185012343078272</c:v>
                </c:pt>
                <c:pt idx="205">
                  <c:v>1.0977907947215035</c:v>
                </c:pt>
                <c:pt idx="206">
                  <c:v>1.522005005736069</c:v>
                </c:pt>
                <c:pt idx="207">
                  <c:v>0.86421449296035202</c:v>
                </c:pt>
                <c:pt idx="208">
                  <c:v>-0.30907326618631781</c:v>
                </c:pt>
                <c:pt idx="209">
                  <c:v>0.47060133887734024</c:v>
                </c:pt>
                <c:pt idx="210">
                  <c:v>0.28228627505515169</c:v>
                </c:pt>
                <c:pt idx="211">
                  <c:v>1.0460094320695126</c:v>
                </c:pt>
                <c:pt idx="212">
                  <c:v>-2.722142679531633</c:v>
                </c:pt>
                <c:pt idx="213">
                  <c:v>-2.4105681484559107</c:v>
                </c:pt>
                <c:pt idx="214">
                  <c:v>1.2623994931821474</c:v>
                </c:pt>
                <c:pt idx="215">
                  <c:v>4.3948756180888227</c:v>
                </c:pt>
                <c:pt idx="216">
                  <c:v>3.8554186090504858</c:v>
                </c:pt>
                <c:pt idx="217">
                  <c:v>1.0854680708958298</c:v>
                </c:pt>
                <c:pt idx="218">
                  <c:v>-0.42298098238333487</c:v>
                </c:pt>
                <c:pt idx="219">
                  <c:v>0.46485106691636524</c:v>
                </c:pt>
                <c:pt idx="220">
                  <c:v>0.90931053783821436</c:v>
                </c:pt>
                <c:pt idx="221">
                  <c:v>0.24395629337453589</c:v>
                </c:pt>
                <c:pt idx="222">
                  <c:v>0.83275573466957775</c:v>
                </c:pt>
                <c:pt idx="223">
                  <c:v>0.26361952154476254</c:v>
                </c:pt>
                <c:pt idx="224">
                  <c:v>0.11710425394293202</c:v>
                </c:pt>
                <c:pt idx="225">
                  <c:v>0.51143295985774073</c:v>
                </c:pt>
                <c:pt idx="226">
                  <c:v>0.90175436035888779</c:v>
                </c:pt>
                <c:pt idx="227">
                  <c:v>-0.14527035954384024</c:v>
                </c:pt>
                <c:pt idx="228">
                  <c:v>0.58642935218824499</c:v>
                </c:pt>
                <c:pt idx="229">
                  <c:v>0.25136562475874874</c:v>
                </c:pt>
                <c:pt idx="230">
                  <c:v>0.53843585886393974</c:v>
                </c:pt>
                <c:pt idx="231">
                  <c:v>2.3430437558104149</c:v>
                </c:pt>
                <c:pt idx="232">
                  <c:v>0.45113988503874008</c:v>
                </c:pt>
                <c:pt idx="233">
                  <c:v>-5.19851527113998E-2</c:v>
                </c:pt>
                <c:pt idx="234">
                  <c:v>0.11785865586447286</c:v>
                </c:pt>
                <c:pt idx="235">
                  <c:v>1.280953046141533</c:v>
                </c:pt>
                <c:pt idx="236">
                  <c:v>0.42161825619043075</c:v>
                </c:pt>
                <c:pt idx="237">
                  <c:v>2.1699997700148024</c:v>
                </c:pt>
                <c:pt idx="238">
                  <c:v>1.7682088262035174</c:v>
                </c:pt>
                <c:pt idx="239">
                  <c:v>0.83237481160344107</c:v>
                </c:pt>
                <c:pt idx="240">
                  <c:v>-0.54826952043986055</c:v>
                </c:pt>
                <c:pt idx="241">
                  <c:v>-2.9961762367992577</c:v>
                </c:pt>
                <c:pt idx="242">
                  <c:v>-2.5498451250572725</c:v>
                </c:pt>
                <c:pt idx="243">
                  <c:v>1.1176311224756807</c:v>
                </c:pt>
                <c:pt idx="244">
                  <c:v>3.3452447132808638</c:v>
                </c:pt>
                <c:pt idx="245">
                  <c:v>3.3820838095753993</c:v>
                </c:pt>
                <c:pt idx="246">
                  <c:v>2.820473668304877</c:v>
                </c:pt>
                <c:pt idx="247">
                  <c:v>2.3189102993635542</c:v>
                </c:pt>
                <c:pt idx="248">
                  <c:v>0.5166769036779062</c:v>
                </c:pt>
                <c:pt idx="249">
                  <c:v>-0.13195684566249483</c:v>
                </c:pt>
                <c:pt idx="250">
                  <c:v>-0.76017317157599618</c:v>
                </c:pt>
                <c:pt idx="251">
                  <c:v>-1.2784426314653907</c:v>
                </c:pt>
                <c:pt idx="252">
                  <c:v>-1.6231717863355131</c:v>
                </c:pt>
                <c:pt idx="253">
                  <c:v>-2.7557280548949756</c:v>
                </c:pt>
                <c:pt idx="254">
                  <c:v>-2.4692379077909603</c:v>
                </c:pt>
                <c:pt idx="255">
                  <c:v>1.1461766893376526</c:v>
                </c:pt>
                <c:pt idx="256">
                  <c:v>5.0623452263239184</c:v>
                </c:pt>
                <c:pt idx="257">
                  <c:v>2.4580608242143551</c:v>
                </c:pt>
                <c:pt idx="258">
                  <c:v>1.5689740887791996</c:v>
                </c:pt>
                <c:pt idx="259">
                  <c:v>0.43472185190116691</c:v>
                </c:pt>
                <c:pt idx="260">
                  <c:v>-0.49894473157702751</c:v>
                </c:pt>
                <c:pt idx="261">
                  <c:v>-1.3678359374813545</c:v>
                </c:pt>
                <c:pt idx="262">
                  <c:v>0.60659920287521163</c:v>
                </c:pt>
                <c:pt idx="263">
                  <c:v>1.4350992201425488</c:v>
                </c:pt>
                <c:pt idx="264">
                  <c:v>1.1948826620418198</c:v>
                </c:pt>
                <c:pt idx="265">
                  <c:v>0.51377682619536391</c:v>
                </c:pt>
                <c:pt idx="266">
                  <c:v>0.99229327941157408</c:v>
                </c:pt>
                <c:pt idx="267">
                  <c:v>0.6463879435615757</c:v>
                </c:pt>
                <c:pt idx="268">
                  <c:v>0.38398619288246139</c:v>
                </c:pt>
                <c:pt idx="269">
                  <c:v>-3.3322129665420142E-2</c:v>
                </c:pt>
                <c:pt idx="270">
                  <c:v>0.70674297322068014</c:v>
                </c:pt>
                <c:pt idx="271">
                  <c:v>1.7180334897074447</c:v>
                </c:pt>
                <c:pt idx="272">
                  <c:v>1.1193466916951751</c:v>
                </c:pt>
                <c:pt idx="273">
                  <c:v>0.49572573859299635</c:v>
                </c:pt>
                <c:pt idx="274">
                  <c:v>-0.11205160065707075</c:v>
                </c:pt>
                <c:pt idx="275">
                  <c:v>-0.13868785616273505</c:v>
                </c:pt>
                <c:pt idx="276">
                  <c:v>4.7212857688325484E-2</c:v>
                </c:pt>
                <c:pt idx="277">
                  <c:v>0.43478128434511981</c:v>
                </c:pt>
                <c:pt idx="278">
                  <c:v>0.59909097070332951</c:v>
                </c:pt>
                <c:pt idx="279">
                  <c:v>0.97130538680557865</c:v>
                </c:pt>
                <c:pt idx="280">
                  <c:v>1.1704355947090253</c:v>
                </c:pt>
                <c:pt idx="281">
                  <c:v>0.60275618736796788</c:v>
                </c:pt>
                <c:pt idx="282">
                  <c:v>0.54952413893987329</c:v>
                </c:pt>
                <c:pt idx="283">
                  <c:v>0.32725014794571788</c:v>
                </c:pt>
                <c:pt idx="284">
                  <c:v>0.29846172782593294</c:v>
                </c:pt>
                <c:pt idx="285">
                  <c:v>1.0917667123059247</c:v>
                </c:pt>
                <c:pt idx="286">
                  <c:v>1.0522835772947734</c:v>
                </c:pt>
                <c:pt idx="287">
                  <c:v>0.84100243958955401</c:v>
                </c:pt>
                <c:pt idx="288">
                  <c:v>0.57519047888575947</c:v>
                </c:pt>
                <c:pt idx="289">
                  <c:v>0.260901040304368</c:v>
                </c:pt>
                <c:pt idx="290">
                  <c:v>0.35317000450610347</c:v>
                </c:pt>
                <c:pt idx="291">
                  <c:v>0.47114819620765952</c:v>
                </c:pt>
                <c:pt idx="292">
                  <c:v>0.80342426626861563</c:v>
                </c:pt>
                <c:pt idx="293">
                  <c:v>1.2853827070189285</c:v>
                </c:pt>
                <c:pt idx="294">
                  <c:v>1.4277621565576364</c:v>
                </c:pt>
                <c:pt idx="295">
                  <c:v>1.2388593362722853</c:v>
                </c:pt>
                <c:pt idx="296">
                  <c:v>0.22921531303086959</c:v>
                </c:pt>
                <c:pt idx="297">
                  <c:v>-0.57146476889477338</c:v>
                </c:pt>
                <c:pt idx="298">
                  <c:v>0.26626325582313798</c:v>
                </c:pt>
                <c:pt idx="299">
                  <c:v>0.5456874235640079</c:v>
                </c:pt>
                <c:pt idx="300">
                  <c:v>0.27145690077412804</c:v>
                </c:pt>
                <c:pt idx="301">
                  <c:v>0.26400176409876602</c:v>
                </c:pt>
                <c:pt idx="302">
                  <c:v>0.98025138795288491</c:v>
                </c:pt>
                <c:pt idx="303">
                  <c:v>1.4632912226277035</c:v>
                </c:pt>
                <c:pt idx="304">
                  <c:v>1.0298877311134669</c:v>
                </c:pt>
                <c:pt idx="305">
                  <c:v>0.93886812642084672</c:v>
                </c:pt>
                <c:pt idx="306">
                  <c:v>0.48166448529322059</c:v>
                </c:pt>
                <c:pt idx="307">
                  <c:v>3.9626986130162078E-2</c:v>
                </c:pt>
                <c:pt idx="308">
                  <c:v>-0.36732600944034616</c:v>
                </c:pt>
                <c:pt idx="309">
                  <c:v>0.25850956279426934</c:v>
                </c:pt>
                <c:pt idx="310">
                  <c:v>1.168790951309117</c:v>
                </c:pt>
                <c:pt idx="311">
                  <c:v>1.160289917156726</c:v>
                </c:pt>
                <c:pt idx="312">
                  <c:v>0.40693597954816657</c:v>
                </c:pt>
                <c:pt idx="313">
                  <c:v>0.44135035019774599</c:v>
                </c:pt>
                <c:pt idx="314">
                  <c:v>0.68756820082361991</c:v>
                </c:pt>
                <c:pt idx="315">
                  <c:v>0.40762378783064207</c:v>
                </c:pt>
                <c:pt idx="316">
                  <c:v>1.2360827379962793</c:v>
                </c:pt>
                <c:pt idx="317">
                  <c:v>2.0080315652978515</c:v>
                </c:pt>
                <c:pt idx="318">
                  <c:v>1.2544841251179755</c:v>
                </c:pt>
                <c:pt idx="319">
                  <c:v>0.23895671557991663</c:v>
                </c:pt>
                <c:pt idx="320">
                  <c:v>-0.43907951374014742</c:v>
                </c:pt>
                <c:pt idx="321">
                  <c:v>0.44506874539721886</c:v>
                </c:pt>
                <c:pt idx="322">
                  <c:v>3.4897726128370402E-2</c:v>
                </c:pt>
                <c:pt idx="323">
                  <c:v>0.66875753429682105</c:v>
                </c:pt>
                <c:pt idx="324">
                  <c:v>1.3709779850617676</c:v>
                </c:pt>
                <c:pt idx="325">
                  <c:v>0.16855967302859823</c:v>
                </c:pt>
                <c:pt idx="326">
                  <c:v>0.35744882239567888</c:v>
                </c:pt>
                <c:pt idx="327">
                  <c:v>0.71319180551249928</c:v>
                </c:pt>
                <c:pt idx="328">
                  <c:v>0.67573928645108017</c:v>
                </c:pt>
                <c:pt idx="329">
                  <c:v>0.69766165720799123</c:v>
                </c:pt>
                <c:pt idx="330">
                  <c:v>0.65538772355947239</c:v>
                </c:pt>
                <c:pt idx="331">
                  <c:v>3.4104195898401288E-2</c:v>
                </c:pt>
                <c:pt idx="332">
                  <c:v>0.14440442146657598</c:v>
                </c:pt>
                <c:pt idx="333">
                  <c:v>1.3869139607949719</c:v>
                </c:pt>
                <c:pt idx="334">
                  <c:v>0.91268525110181997</c:v>
                </c:pt>
                <c:pt idx="335">
                  <c:v>-0.45917459744935196</c:v>
                </c:pt>
                <c:pt idx="336">
                  <c:v>0.91111169350161436</c:v>
                </c:pt>
                <c:pt idx="337">
                  <c:v>3.1119313462202292</c:v>
                </c:pt>
                <c:pt idx="338">
                  <c:v>-0.15295076094942209</c:v>
                </c:pt>
                <c:pt idx="339">
                  <c:v>-1.0158236043181448</c:v>
                </c:pt>
                <c:pt idx="340">
                  <c:v>0.92895715062394957</c:v>
                </c:pt>
                <c:pt idx="341">
                  <c:v>0.852961189449982</c:v>
                </c:pt>
                <c:pt idx="342">
                  <c:v>0.2414385994219902</c:v>
                </c:pt>
                <c:pt idx="343">
                  <c:v>1.2083981125961041</c:v>
                </c:pt>
                <c:pt idx="344">
                  <c:v>1.5268608762565439</c:v>
                </c:pt>
                <c:pt idx="345">
                  <c:v>0.35268137478698031</c:v>
                </c:pt>
                <c:pt idx="346">
                  <c:v>0.57977680280706978</c:v>
                </c:pt>
                <c:pt idx="347">
                  <c:v>0.12792118382484324</c:v>
                </c:pt>
                <c:pt idx="348">
                  <c:v>0.18555652774143019</c:v>
                </c:pt>
                <c:pt idx="349">
                  <c:v>0.69217377550881976</c:v>
                </c:pt>
                <c:pt idx="350">
                  <c:v>4.0888531637022628E-2</c:v>
                </c:pt>
                <c:pt idx="351">
                  <c:v>1.8269935594472015</c:v>
                </c:pt>
                <c:pt idx="352">
                  <c:v>0.14115234977699448</c:v>
                </c:pt>
                <c:pt idx="353">
                  <c:v>-0.52059213397426163</c:v>
                </c:pt>
                <c:pt idx="354">
                  <c:v>1.4143696575828291</c:v>
                </c:pt>
                <c:pt idx="355">
                  <c:v>0.31939039850072992</c:v>
                </c:pt>
                <c:pt idx="356">
                  <c:v>0.53960315814606441</c:v>
                </c:pt>
                <c:pt idx="357">
                  <c:v>0.42888402287969513</c:v>
                </c:pt>
                <c:pt idx="358">
                  <c:v>0.3803793715041433</c:v>
                </c:pt>
                <c:pt idx="359">
                  <c:v>0.70526206517021017</c:v>
                </c:pt>
                <c:pt idx="360">
                  <c:v>1.0739806846996087</c:v>
                </c:pt>
                <c:pt idx="361">
                  <c:v>1.2344649444473388</c:v>
                </c:pt>
                <c:pt idx="362">
                  <c:v>0.60009402238417242</c:v>
                </c:pt>
                <c:pt idx="363">
                  <c:v>0.31263105200804081</c:v>
                </c:pt>
                <c:pt idx="364">
                  <c:v>8.0597137046499678E-2</c:v>
                </c:pt>
                <c:pt idx="365">
                  <c:v>8.7216171537366043E-3</c:v>
                </c:pt>
                <c:pt idx="366">
                  <c:v>1.4756753018181067E-2</c:v>
                </c:pt>
                <c:pt idx="367">
                  <c:v>0.827995786000428</c:v>
                </c:pt>
                <c:pt idx="368">
                  <c:v>0.77427387960029337</c:v>
                </c:pt>
                <c:pt idx="369">
                  <c:v>1.1125877629593979</c:v>
                </c:pt>
                <c:pt idx="370">
                  <c:v>1.2002120008525174</c:v>
                </c:pt>
                <c:pt idx="371">
                  <c:v>0.64679398111766717</c:v>
                </c:pt>
                <c:pt idx="372">
                  <c:v>0.43107005761910483</c:v>
                </c:pt>
                <c:pt idx="373">
                  <c:v>0.82667445738206147</c:v>
                </c:pt>
                <c:pt idx="374">
                  <c:v>0.19953001352073804</c:v>
                </c:pt>
                <c:pt idx="375">
                  <c:v>-0.49275799381276497</c:v>
                </c:pt>
                <c:pt idx="376">
                  <c:v>0.85289642479394256</c:v>
                </c:pt>
                <c:pt idx="377">
                  <c:v>1.1499394487441701</c:v>
                </c:pt>
                <c:pt idx="378">
                  <c:v>0.61720463867969422</c:v>
                </c:pt>
                <c:pt idx="379">
                  <c:v>0.93547639095576052</c:v>
                </c:pt>
                <c:pt idx="380">
                  <c:v>0.50179972582090948</c:v>
                </c:pt>
                <c:pt idx="381">
                  <c:v>3.3014614966629947E-2</c:v>
                </c:pt>
                <c:pt idx="382">
                  <c:v>1.6712700400674876</c:v>
                </c:pt>
                <c:pt idx="383">
                  <c:v>0.45746742267969093</c:v>
                </c:pt>
                <c:pt idx="384">
                  <c:v>-0.47551263316326586</c:v>
                </c:pt>
                <c:pt idx="385">
                  <c:v>-1.3895296714417256E-2</c:v>
                </c:pt>
                <c:pt idx="386">
                  <c:v>1.0590199354546073</c:v>
                </c:pt>
                <c:pt idx="387">
                  <c:v>1.5789398279514613</c:v>
                </c:pt>
                <c:pt idx="388">
                  <c:v>0.1524798635156617</c:v>
                </c:pt>
                <c:pt idx="389">
                  <c:v>1.3621188309308925</c:v>
                </c:pt>
                <c:pt idx="390">
                  <c:v>-0.60536065746507195</c:v>
                </c:pt>
                <c:pt idx="391">
                  <c:v>0.38884773527893524</c:v>
                </c:pt>
                <c:pt idx="392">
                  <c:v>1.4735976657308623</c:v>
                </c:pt>
                <c:pt idx="393">
                  <c:v>0.41249748525154639</c:v>
                </c:pt>
                <c:pt idx="394">
                  <c:v>0.48034706666036447</c:v>
                </c:pt>
                <c:pt idx="395">
                  <c:v>-0.41097898647597048</c:v>
                </c:pt>
                <c:pt idx="396">
                  <c:v>0.88792807272041241</c:v>
                </c:pt>
                <c:pt idx="397">
                  <c:v>1.392787865685434</c:v>
                </c:pt>
                <c:pt idx="398">
                  <c:v>0.98718154504396671</c:v>
                </c:pt>
                <c:pt idx="399">
                  <c:v>0.36693801715172569</c:v>
                </c:pt>
                <c:pt idx="400">
                  <c:v>-4.1679753277091905E-2</c:v>
                </c:pt>
                <c:pt idx="401">
                  <c:v>3.4678281654508663</c:v>
                </c:pt>
                <c:pt idx="402">
                  <c:v>0.5093350912741843</c:v>
                </c:pt>
                <c:pt idx="403">
                  <c:v>-0.77901727684172639</c:v>
                </c:pt>
                <c:pt idx="404">
                  <c:v>-0.35895754448384742</c:v>
                </c:pt>
                <c:pt idx="405">
                  <c:v>0.56460618008956753</c:v>
                </c:pt>
                <c:pt idx="406">
                  <c:v>0.89625899260981645</c:v>
                </c:pt>
                <c:pt idx="407">
                  <c:v>0.56588459839653082</c:v>
                </c:pt>
                <c:pt idx="408">
                  <c:v>0.94693276271878224</c:v>
                </c:pt>
                <c:pt idx="409">
                  <c:v>1.4869918330126537</c:v>
                </c:pt>
                <c:pt idx="410">
                  <c:v>0.49089255954375766</c:v>
                </c:pt>
                <c:pt idx="411">
                  <c:v>-0.17517515799394698</c:v>
                </c:pt>
                <c:pt idx="412">
                  <c:v>-4.3267166024811583E-3</c:v>
                </c:pt>
                <c:pt idx="413">
                  <c:v>0.40978075826140431</c:v>
                </c:pt>
                <c:pt idx="414">
                  <c:v>0.69544170227847668</c:v>
                </c:pt>
                <c:pt idx="415">
                  <c:v>0.94231970755889427</c:v>
                </c:pt>
                <c:pt idx="416">
                  <c:v>1.0554150215343672</c:v>
                </c:pt>
                <c:pt idx="417">
                  <c:v>0.85560101688755996</c:v>
                </c:pt>
                <c:pt idx="418">
                  <c:v>1.010911305284858</c:v>
                </c:pt>
                <c:pt idx="419">
                  <c:v>-0.18649256293356831</c:v>
                </c:pt>
                <c:pt idx="420">
                  <c:v>0.18541879401304409</c:v>
                </c:pt>
                <c:pt idx="421">
                  <c:v>0.48856994522765546</c:v>
                </c:pt>
              </c:numCache>
            </c:numRef>
          </c:val>
          <c:smooth val="0"/>
          <c:extLst>
            <c:ext xmlns:c16="http://schemas.microsoft.com/office/drawing/2014/chart" uri="{C3380CC4-5D6E-409C-BE32-E72D297353CC}">
              <c16:uniqueId val="{00000000-74E7-4597-A4DC-285F6B0F7178}"/>
            </c:ext>
          </c:extLst>
        </c:ser>
        <c:ser>
          <c:idx val="1"/>
          <c:order val="1"/>
          <c:tx>
            <c:strRef>
              <c:f>accelerometer!$Q$1</c:f>
              <c:strCache>
                <c:ptCount val="1"/>
                <c:pt idx="0">
                  <c:v>Accel_Y</c:v>
                </c:pt>
              </c:strCache>
            </c:strRef>
          </c:tx>
          <c:spPr>
            <a:ln w="28575" cap="rnd">
              <a:solidFill>
                <a:schemeClr val="accent2"/>
              </a:solidFill>
              <a:round/>
            </a:ln>
            <a:effectLst/>
          </c:spPr>
          <c:marker>
            <c:symbol val="none"/>
          </c:marker>
          <c:val>
            <c:numRef>
              <c:f>accelerometer!$Q$2:$Q$423</c:f>
              <c:numCache>
                <c:formatCode>General</c:formatCode>
                <c:ptCount val="422"/>
                <c:pt idx="0">
                  <c:v>-0.23589044459073327</c:v>
                </c:pt>
                <c:pt idx="1">
                  <c:v>-0.39959051259959122</c:v>
                </c:pt>
                <c:pt idx="2">
                  <c:v>-0.40831086130705874</c:v>
                </c:pt>
                <c:pt idx="3">
                  <c:v>-0.30280079612403543</c:v>
                </c:pt>
                <c:pt idx="4">
                  <c:v>-0.20404717967408914</c:v>
                </c:pt>
                <c:pt idx="5">
                  <c:v>-0.38968999609336646</c:v>
                </c:pt>
                <c:pt idx="6">
                  <c:v>-0.3513594745284318</c:v>
                </c:pt>
                <c:pt idx="7">
                  <c:v>-0.23552426207707472</c:v>
                </c:pt>
                <c:pt idx="8">
                  <c:v>-0.30214006542784838</c:v>
                </c:pt>
                <c:pt idx="9">
                  <c:v>-0.33857784124962331</c:v>
                </c:pt>
                <c:pt idx="10">
                  <c:v>-0.4392792159939235</c:v>
                </c:pt>
                <c:pt idx="11">
                  <c:v>-0.28254875861150963</c:v>
                </c:pt>
                <c:pt idx="12">
                  <c:v>-0.3122850621349339</c:v>
                </c:pt>
                <c:pt idx="13">
                  <c:v>-0.37061361552677408</c:v>
                </c:pt>
                <c:pt idx="14">
                  <c:v>-0.28697000046707116</c:v>
                </c:pt>
                <c:pt idx="15">
                  <c:v>-0.30186571125519962</c:v>
                </c:pt>
                <c:pt idx="16">
                  <c:v>-0.27165130128115605</c:v>
                </c:pt>
                <c:pt idx="17">
                  <c:v>-0.37479023131665939</c:v>
                </c:pt>
                <c:pt idx="18">
                  <c:v>-0.399546857790053</c:v>
                </c:pt>
                <c:pt idx="19">
                  <c:v>-0.29594540766725524</c:v>
                </c:pt>
                <c:pt idx="20">
                  <c:v>-0.40676891172246582</c:v>
                </c:pt>
                <c:pt idx="21">
                  <c:v>-0.43249216518617617</c:v>
                </c:pt>
                <c:pt idx="22">
                  <c:v>-0.34827401971708322</c:v>
                </c:pt>
                <c:pt idx="23">
                  <c:v>-0.54032640315281844</c:v>
                </c:pt>
                <c:pt idx="24">
                  <c:v>0.27080495955217204</c:v>
                </c:pt>
                <c:pt idx="25">
                  <c:v>6.2722870116781612E-2</c:v>
                </c:pt>
                <c:pt idx="26">
                  <c:v>-0.66460889932803791</c:v>
                </c:pt>
                <c:pt idx="27">
                  <c:v>-0.90572681833633906</c:v>
                </c:pt>
                <c:pt idx="28">
                  <c:v>-0.18297706863487317</c:v>
                </c:pt>
                <c:pt idx="29">
                  <c:v>-0.44465695253337828</c:v>
                </c:pt>
                <c:pt idx="30">
                  <c:v>-0.50896466401757445</c:v>
                </c:pt>
                <c:pt idx="31">
                  <c:v>-0.33695833504707356</c:v>
                </c:pt>
                <c:pt idx="32">
                  <c:v>-0.42448342769245767</c:v>
                </c:pt>
                <c:pt idx="33">
                  <c:v>-1.2284814394380803</c:v>
                </c:pt>
                <c:pt idx="34">
                  <c:v>-0.75862101342672328</c:v>
                </c:pt>
                <c:pt idx="35">
                  <c:v>-0.40663364991619577</c:v>
                </c:pt>
                <c:pt idx="36">
                  <c:v>-9.3287679813771202E-2</c:v>
                </c:pt>
                <c:pt idx="37">
                  <c:v>-0.22283934894420812</c:v>
                </c:pt>
                <c:pt idx="38">
                  <c:v>-0.55487486021179222</c:v>
                </c:pt>
                <c:pt idx="39">
                  <c:v>-0.39992744585743251</c:v>
                </c:pt>
                <c:pt idx="40">
                  <c:v>-0.43010700767129134</c:v>
                </c:pt>
                <c:pt idx="41">
                  <c:v>-0.3608524969032389</c:v>
                </c:pt>
                <c:pt idx="42">
                  <c:v>-0.44979715640461532</c:v>
                </c:pt>
                <c:pt idx="43">
                  <c:v>-0.57421131910762924</c:v>
                </c:pt>
                <c:pt idx="44">
                  <c:v>-0.61002252647390065</c:v>
                </c:pt>
                <c:pt idx="45">
                  <c:v>-0.78335515765359409</c:v>
                </c:pt>
                <c:pt idx="46">
                  <c:v>-1.0028172114684213</c:v>
                </c:pt>
                <c:pt idx="47">
                  <c:v>-0.87133806261303237</c:v>
                </c:pt>
                <c:pt idx="48">
                  <c:v>-1.0201571974221002</c:v>
                </c:pt>
                <c:pt idx="49">
                  <c:v>-1.5005470812896222</c:v>
                </c:pt>
                <c:pt idx="50">
                  <c:v>-1.7676429376464351</c:v>
                </c:pt>
                <c:pt idx="51">
                  <c:v>-1.6860769401418632</c:v>
                </c:pt>
                <c:pt idx="52">
                  <c:v>-1.4209090712068881</c:v>
                </c:pt>
                <c:pt idx="53">
                  <c:v>-1.7810892646983258</c:v>
                </c:pt>
                <c:pt idx="54">
                  <c:v>-2.2269301082525144</c:v>
                </c:pt>
                <c:pt idx="55">
                  <c:v>-2.7007542279278485</c:v>
                </c:pt>
                <c:pt idx="56">
                  <c:v>-4.0438906445403928</c:v>
                </c:pt>
                <c:pt idx="57">
                  <c:v>-4.2762689522272508</c:v>
                </c:pt>
                <c:pt idx="58">
                  <c:v>-5.3358781454109101</c:v>
                </c:pt>
                <c:pt idx="59">
                  <c:v>-5.6305511936215984</c:v>
                </c:pt>
                <c:pt idx="60">
                  <c:v>-4.4159680987237167</c:v>
                </c:pt>
                <c:pt idx="61">
                  <c:v>-5.9619634071311554</c:v>
                </c:pt>
                <c:pt idx="62">
                  <c:v>-4.9285917847377041</c:v>
                </c:pt>
                <c:pt idx="63">
                  <c:v>-6.881084931971241</c:v>
                </c:pt>
                <c:pt idx="64">
                  <c:v>-6.3334610036746479</c:v>
                </c:pt>
                <c:pt idx="65">
                  <c:v>-9.1015396999175575</c:v>
                </c:pt>
                <c:pt idx="66">
                  <c:v>-7.782645750560591</c:v>
                </c:pt>
                <c:pt idx="67">
                  <c:v>-9.501718715950588</c:v>
                </c:pt>
                <c:pt idx="68">
                  <c:v>-9.8797919784995241</c:v>
                </c:pt>
                <c:pt idx="69">
                  <c:v>-9.666404730643352</c:v>
                </c:pt>
                <c:pt idx="70">
                  <c:v>-9.6204815441954779</c:v>
                </c:pt>
                <c:pt idx="71">
                  <c:v>-10.302091641670383</c:v>
                </c:pt>
                <c:pt idx="72">
                  <c:v>-10.89484468578641</c:v>
                </c:pt>
                <c:pt idx="73">
                  <c:v>-12.2538275046725</c:v>
                </c:pt>
                <c:pt idx="74">
                  <c:v>-13.254927207826011</c:v>
                </c:pt>
                <c:pt idx="75">
                  <c:v>-13.693111216696144</c:v>
                </c:pt>
                <c:pt idx="76">
                  <c:v>-13.795469941330731</c:v>
                </c:pt>
                <c:pt idx="77">
                  <c:v>-13.337510480053401</c:v>
                </c:pt>
                <c:pt idx="78">
                  <c:v>-12.430650135050179</c:v>
                </c:pt>
                <c:pt idx="79">
                  <c:v>-13.865367336685651</c:v>
                </c:pt>
                <c:pt idx="80">
                  <c:v>-14.306568682718817</c:v>
                </c:pt>
                <c:pt idx="81">
                  <c:v>-14.588078189559175</c:v>
                </c:pt>
                <c:pt idx="82">
                  <c:v>-13.791119960280353</c:v>
                </c:pt>
                <c:pt idx="83">
                  <c:v>-16.252865463689233</c:v>
                </c:pt>
                <c:pt idx="84">
                  <c:v>-14.603409158702961</c:v>
                </c:pt>
                <c:pt idx="85">
                  <c:v>-14.33550479628447</c:v>
                </c:pt>
                <c:pt idx="86">
                  <c:v>-15.847356762290307</c:v>
                </c:pt>
                <c:pt idx="87">
                  <c:v>-15.093652842248918</c:v>
                </c:pt>
                <c:pt idx="88">
                  <c:v>-15.444443080757342</c:v>
                </c:pt>
                <c:pt idx="89">
                  <c:v>-16.603232615029583</c:v>
                </c:pt>
                <c:pt idx="90">
                  <c:v>-17.832636582673878</c:v>
                </c:pt>
                <c:pt idx="91">
                  <c:v>-15.818744296179611</c:v>
                </c:pt>
                <c:pt idx="92">
                  <c:v>-18.298367551388917</c:v>
                </c:pt>
                <c:pt idx="93">
                  <c:v>-17.540535280968594</c:v>
                </c:pt>
                <c:pt idx="94">
                  <c:v>-17.786663813090517</c:v>
                </c:pt>
                <c:pt idx="95">
                  <c:v>-17.955806948157367</c:v>
                </c:pt>
                <c:pt idx="96">
                  <c:v>-20.000026093217311</c:v>
                </c:pt>
                <c:pt idx="97">
                  <c:v>-19.216860921529658</c:v>
                </c:pt>
                <c:pt idx="98">
                  <c:v>-20.936078600508516</c:v>
                </c:pt>
                <c:pt idx="99">
                  <c:v>-21.489437841758143</c:v>
                </c:pt>
                <c:pt idx="100">
                  <c:v>-22.34285909314756</c:v>
                </c:pt>
                <c:pt idx="101">
                  <c:v>-21.499789670732813</c:v>
                </c:pt>
                <c:pt idx="102">
                  <c:v>-20.385885129774628</c:v>
                </c:pt>
                <c:pt idx="103">
                  <c:v>-22.671061564440759</c:v>
                </c:pt>
                <c:pt idx="104">
                  <c:v>-22.475962658404661</c:v>
                </c:pt>
                <c:pt idx="105">
                  <c:v>-23.163980603014974</c:v>
                </c:pt>
                <c:pt idx="106">
                  <c:v>-24.452415950089449</c:v>
                </c:pt>
                <c:pt idx="107">
                  <c:v>-24.819355059984421</c:v>
                </c:pt>
                <c:pt idx="108">
                  <c:v>-25.126488300401189</c:v>
                </c:pt>
                <c:pt idx="109">
                  <c:v>-25.334050502650975</c:v>
                </c:pt>
                <c:pt idx="110">
                  <c:v>-25.96551530055282</c:v>
                </c:pt>
                <c:pt idx="111">
                  <c:v>-26.050202101791303</c:v>
                </c:pt>
                <c:pt idx="112">
                  <c:v>-25.669455320267037</c:v>
                </c:pt>
                <c:pt idx="113">
                  <c:v>-25.881298839829174</c:v>
                </c:pt>
                <c:pt idx="114">
                  <c:v>-27.057000295962872</c:v>
                </c:pt>
                <c:pt idx="115">
                  <c:v>-27.696723368254254</c:v>
                </c:pt>
                <c:pt idx="116">
                  <c:v>-27.663541628536638</c:v>
                </c:pt>
                <c:pt idx="117">
                  <c:v>-28.561350135740696</c:v>
                </c:pt>
                <c:pt idx="118">
                  <c:v>-29.303892331505914</c:v>
                </c:pt>
                <c:pt idx="119">
                  <c:v>-29.083961797516857</c:v>
                </c:pt>
                <c:pt idx="120">
                  <c:v>-29.816508708834906</c:v>
                </c:pt>
                <c:pt idx="121">
                  <c:v>-30.633744531616614</c:v>
                </c:pt>
                <c:pt idx="122">
                  <c:v>-30.645360863338066</c:v>
                </c:pt>
                <c:pt idx="123">
                  <c:v>-31.42541318826888</c:v>
                </c:pt>
                <c:pt idx="124">
                  <c:v>-32.987852819476871</c:v>
                </c:pt>
                <c:pt idx="125">
                  <c:v>-34.661636222094124</c:v>
                </c:pt>
                <c:pt idx="126">
                  <c:v>-34.758917441591755</c:v>
                </c:pt>
                <c:pt idx="127">
                  <c:v>-33.673671526932907</c:v>
                </c:pt>
                <c:pt idx="128">
                  <c:v>-33.371435931256613</c:v>
                </c:pt>
                <c:pt idx="129">
                  <c:v>-31.716843079637759</c:v>
                </c:pt>
                <c:pt idx="130">
                  <c:v>-33.243071649613398</c:v>
                </c:pt>
                <c:pt idx="131">
                  <c:v>-33.398509373839175</c:v>
                </c:pt>
                <c:pt idx="132">
                  <c:v>-33.503854475097803</c:v>
                </c:pt>
                <c:pt idx="133">
                  <c:v>-33.781859452662133</c:v>
                </c:pt>
                <c:pt idx="134">
                  <c:v>-33.065345892907978</c:v>
                </c:pt>
                <c:pt idx="135">
                  <c:v>-33.568874735821026</c:v>
                </c:pt>
                <c:pt idx="136">
                  <c:v>-33.192150759272444</c:v>
                </c:pt>
                <c:pt idx="137">
                  <c:v>-33.119065803232182</c:v>
                </c:pt>
                <c:pt idx="138">
                  <c:v>-32.545564265969233</c:v>
                </c:pt>
                <c:pt idx="139">
                  <c:v>-31.831494319520392</c:v>
                </c:pt>
                <c:pt idx="140">
                  <c:v>-32.392067296264322</c:v>
                </c:pt>
                <c:pt idx="141">
                  <c:v>-31.594314647775118</c:v>
                </c:pt>
                <c:pt idx="142">
                  <c:v>-31.894559860961959</c:v>
                </c:pt>
                <c:pt idx="143">
                  <c:v>-34.159655620780967</c:v>
                </c:pt>
                <c:pt idx="144">
                  <c:v>-37.547771332680448</c:v>
                </c:pt>
                <c:pt idx="145">
                  <c:v>-35.603933737222711</c:v>
                </c:pt>
                <c:pt idx="146">
                  <c:v>-35.613324292982945</c:v>
                </c:pt>
                <c:pt idx="147">
                  <c:v>-37.557174942701295</c:v>
                </c:pt>
                <c:pt idx="148">
                  <c:v>-36.814357139625614</c:v>
                </c:pt>
                <c:pt idx="149">
                  <c:v>-38.36630000127316</c:v>
                </c:pt>
                <c:pt idx="150">
                  <c:v>-38.178244379876141</c:v>
                </c:pt>
                <c:pt idx="151">
                  <c:v>-37.159533673746132</c:v>
                </c:pt>
                <c:pt idx="152">
                  <c:v>-38.82119259010755</c:v>
                </c:pt>
                <c:pt idx="153">
                  <c:v>-38.212137318331322</c:v>
                </c:pt>
                <c:pt idx="154">
                  <c:v>-39.605697033876574</c:v>
                </c:pt>
                <c:pt idx="155">
                  <c:v>-40.191198679947775</c:v>
                </c:pt>
                <c:pt idx="156">
                  <c:v>-40.053553438390836</c:v>
                </c:pt>
                <c:pt idx="157">
                  <c:v>-41.029761697017307</c:v>
                </c:pt>
                <c:pt idx="158">
                  <c:v>-39.823885711629295</c:v>
                </c:pt>
                <c:pt idx="159">
                  <c:v>-39.978580006999884</c:v>
                </c:pt>
                <c:pt idx="160">
                  <c:v>-41.374687547980933</c:v>
                </c:pt>
                <c:pt idx="161">
                  <c:v>-41.988744053127597</c:v>
                </c:pt>
                <c:pt idx="162">
                  <c:v>-42.534936468545332</c:v>
                </c:pt>
                <c:pt idx="163">
                  <c:v>-41.773778039167475</c:v>
                </c:pt>
                <c:pt idx="164">
                  <c:v>-40.333488185211678</c:v>
                </c:pt>
                <c:pt idx="165">
                  <c:v>-39.837692701099279</c:v>
                </c:pt>
                <c:pt idx="166">
                  <c:v>-40.522362758485038</c:v>
                </c:pt>
                <c:pt idx="167">
                  <c:v>-40.697019963019564</c:v>
                </c:pt>
                <c:pt idx="168">
                  <c:v>-41.636200765654046</c:v>
                </c:pt>
                <c:pt idx="169">
                  <c:v>-42.309819541516902</c:v>
                </c:pt>
                <c:pt idx="170">
                  <c:v>-43.239672902377457</c:v>
                </c:pt>
                <c:pt idx="171">
                  <c:v>-43.18959534200944</c:v>
                </c:pt>
                <c:pt idx="172">
                  <c:v>-42.009963438383217</c:v>
                </c:pt>
                <c:pt idx="173">
                  <c:v>-42.173762123135333</c:v>
                </c:pt>
                <c:pt idx="174">
                  <c:v>-41.992725700091434</c:v>
                </c:pt>
                <c:pt idx="175">
                  <c:v>-43.446736031235424</c:v>
                </c:pt>
                <c:pt idx="176">
                  <c:v>-43.301246007254697</c:v>
                </c:pt>
                <c:pt idx="177">
                  <c:v>-43.104145907931496</c:v>
                </c:pt>
                <c:pt idx="178">
                  <c:v>-42.986578630070603</c:v>
                </c:pt>
                <c:pt idx="179">
                  <c:v>-43.504151939035964</c:v>
                </c:pt>
                <c:pt idx="180">
                  <c:v>-44.414130284244663</c:v>
                </c:pt>
                <c:pt idx="181">
                  <c:v>-44.605793883876579</c:v>
                </c:pt>
                <c:pt idx="182">
                  <c:v>-44.457284761866987</c:v>
                </c:pt>
                <c:pt idx="183">
                  <c:v>-45.45013652227032</c:v>
                </c:pt>
                <c:pt idx="184">
                  <c:v>-46.706314080204869</c:v>
                </c:pt>
                <c:pt idx="185">
                  <c:v>-46.780707226261434</c:v>
                </c:pt>
                <c:pt idx="186">
                  <c:v>-46.501500404024689</c:v>
                </c:pt>
                <c:pt idx="187">
                  <c:v>-46.544846272641287</c:v>
                </c:pt>
                <c:pt idx="188">
                  <c:v>-46.618440510133041</c:v>
                </c:pt>
                <c:pt idx="189">
                  <c:v>-45.871531888289553</c:v>
                </c:pt>
                <c:pt idx="190">
                  <c:v>-45.769265621213989</c:v>
                </c:pt>
                <c:pt idx="191">
                  <c:v>-46.367488253334557</c:v>
                </c:pt>
                <c:pt idx="192">
                  <c:v>-46.205562426996174</c:v>
                </c:pt>
                <c:pt idx="193">
                  <c:v>-46.825552505864152</c:v>
                </c:pt>
                <c:pt idx="194">
                  <c:v>-46.677580316018528</c:v>
                </c:pt>
                <c:pt idx="195">
                  <c:v>-46.66061544795766</c:v>
                </c:pt>
                <c:pt idx="196">
                  <c:v>-47.145464632969443</c:v>
                </c:pt>
                <c:pt idx="197">
                  <c:v>-47.62795739620973</c:v>
                </c:pt>
                <c:pt idx="198">
                  <c:v>-48.345153650790856</c:v>
                </c:pt>
                <c:pt idx="199">
                  <c:v>-49.848886084422872</c:v>
                </c:pt>
                <c:pt idx="200">
                  <c:v>-49.21805488971011</c:v>
                </c:pt>
                <c:pt idx="201">
                  <c:v>-48.400195833153553</c:v>
                </c:pt>
                <c:pt idx="202">
                  <c:v>-47.510436993590808</c:v>
                </c:pt>
                <c:pt idx="203">
                  <c:v>-46.836963393924229</c:v>
                </c:pt>
                <c:pt idx="204">
                  <c:v>-46.474773724781407</c:v>
                </c:pt>
                <c:pt idx="205">
                  <c:v>-45.695733314458529</c:v>
                </c:pt>
                <c:pt idx="206">
                  <c:v>-44.926725163528843</c:v>
                </c:pt>
                <c:pt idx="207">
                  <c:v>-44.758990521159959</c:v>
                </c:pt>
                <c:pt idx="208">
                  <c:v>-46.42334808008227</c:v>
                </c:pt>
                <c:pt idx="209">
                  <c:v>-48.017169707211728</c:v>
                </c:pt>
                <c:pt idx="210">
                  <c:v>-49.819787870309661</c:v>
                </c:pt>
                <c:pt idx="211">
                  <c:v>-49.240658102291327</c:v>
                </c:pt>
                <c:pt idx="212">
                  <c:v>-48.233960350470504</c:v>
                </c:pt>
                <c:pt idx="213">
                  <c:v>-49.923365949738461</c:v>
                </c:pt>
                <c:pt idx="214">
                  <c:v>-51.231259560984867</c:v>
                </c:pt>
                <c:pt idx="215">
                  <c:v>-51.888935621133335</c:v>
                </c:pt>
                <c:pt idx="216">
                  <c:v>-51.812770858691934</c:v>
                </c:pt>
                <c:pt idx="217">
                  <c:v>-53.244813236799828</c:v>
                </c:pt>
                <c:pt idx="218">
                  <c:v>-52.481622433867457</c:v>
                </c:pt>
                <c:pt idx="219">
                  <c:v>-51.691624402698352</c:v>
                </c:pt>
                <c:pt idx="220">
                  <c:v>-51.880547708872548</c:v>
                </c:pt>
                <c:pt idx="221">
                  <c:v>-51.797555766529122</c:v>
                </c:pt>
                <c:pt idx="222">
                  <c:v>-52.895475995272122</c:v>
                </c:pt>
                <c:pt idx="223">
                  <c:v>-54.311409038022866</c:v>
                </c:pt>
                <c:pt idx="224">
                  <c:v>-53.85238689299176</c:v>
                </c:pt>
                <c:pt idx="225">
                  <c:v>-54.868602468858775</c:v>
                </c:pt>
                <c:pt idx="226">
                  <c:v>-53.953289541910173</c:v>
                </c:pt>
                <c:pt idx="227">
                  <c:v>-54.116597759924446</c:v>
                </c:pt>
                <c:pt idx="228">
                  <c:v>-53.702862980804028</c:v>
                </c:pt>
                <c:pt idx="229">
                  <c:v>-54.12923060085744</c:v>
                </c:pt>
                <c:pt idx="230">
                  <c:v>-56.080706991000454</c:v>
                </c:pt>
                <c:pt idx="231">
                  <c:v>-57.260782798415292</c:v>
                </c:pt>
                <c:pt idx="232">
                  <c:v>-59.020479209796058</c:v>
                </c:pt>
                <c:pt idx="233">
                  <c:v>-57.210712191857994</c:v>
                </c:pt>
                <c:pt idx="234">
                  <c:v>-56.960366415933983</c:v>
                </c:pt>
                <c:pt idx="235">
                  <c:v>-53.33772427326393</c:v>
                </c:pt>
                <c:pt idx="236">
                  <c:v>-53.474289015820979</c:v>
                </c:pt>
                <c:pt idx="237">
                  <c:v>-56.610249707607281</c:v>
                </c:pt>
                <c:pt idx="238">
                  <c:v>-59.794436486582441</c:v>
                </c:pt>
                <c:pt idx="239">
                  <c:v>-59.591769551435732</c:v>
                </c:pt>
                <c:pt idx="240">
                  <c:v>-60.128196136445212</c:v>
                </c:pt>
                <c:pt idx="241">
                  <c:v>-63.264532397963535</c:v>
                </c:pt>
                <c:pt idx="242">
                  <c:v>-60.647529621630163</c:v>
                </c:pt>
                <c:pt idx="243">
                  <c:v>-60.155247412316243</c:v>
                </c:pt>
                <c:pt idx="244">
                  <c:v>-60.546483917184283</c:v>
                </c:pt>
                <c:pt idx="245">
                  <c:v>-59.297460024296086</c:v>
                </c:pt>
                <c:pt idx="246">
                  <c:v>-60.538022842391705</c:v>
                </c:pt>
                <c:pt idx="247">
                  <c:v>-62.089873368336541</c:v>
                </c:pt>
                <c:pt idx="248">
                  <c:v>-65.389133739787169</c:v>
                </c:pt>
                <c:pt idx="249">
                  <c:v>-64.268605457357182</c:v>
                </c:pt>
                <c:pt idx="250">
                  <c:v>-65.634886502968726</c:v>
                </c:pt>
                <c:pt idx="251">
                  <c:v>-62.768832432221174</c:v>
                </c:pt>
                <c:pt idx="252">
                  <c:v>-64.233688746269252</c:v>
                </c:pt>
                <c:pt idx="253">
                  <c:v>-68.434361579436654</c:v>
                </c:pt>
                <c:pt idx="254">
                  <c:v>-68.096846321110007</c:v>
                </c:pt>
                <c:pt idx="255">
                  <c:v>-66.66672941643877</c:v>
                </c:pt>
                <c:pt idx="256">
                  <c:v>-64.918699044291259</c:v>
                </c:pt>
                <c:pt idx="257">
                  <c:v>-63.729263578585773</c:v>
                </c:pt>
                <c:pt idx="258">
                  <c:v>-63.25695287468367</c:v>
                </c:pt>
                <c:pt idx="259">
                  <c:v>-68.446145693336263</c:v>
                </c:pt>
                <c:pt idx="260">
                  <c:v>-67.05514284258048</c:v>
                </c:pt>
                <c:pt idx="261">
                  <c:v>-65.93494669923281</c:v>
                </c:pt>
                <c:pt idx="262">
                  <c:v>-65.875252046041084</c:v>
                </c:pt>
                <c:pt idx="263">
                  <c:v>-66.613170604801766</c:v>
                </c:pt>
                <c:pt idx="264">
                  <c:v>-67.209773806345893</c:v>
                </c:pt>
                <c:pt idx="265">
                  <c:v>-67.856954686036957</c:v>
                </c:pt>
                <c:pt idx="266">
                  <c:v>-67.876275714866807</c:v>
                </c:pt>
                <c:pt idx="267">
                  <c:v>-68.049266752587457</c:v>
                </c:pt>
                <c:pt idx="268">
                  <c:v>-67.242317427782865</c:v>
                </c:pt>
                <c:pt idx="269">
                  <c:v>-68.742628834212155</c:v>
                </c:pt>
                <c:pt idx="270">
                  <c:v>-68.622519345971156</c:v>
                </c:pt>
                <c:pt idx="271">
                  <c:v>-69.061594441695576</c:v>
                </c:pt>
                <c:pt idx="272">
                  <c:v>-69.779357609844155</c:v>
                </c:pt>
                <c:pt idx="273">
                  <c:v>-70.753159801206863</c:v>
                </c:pt>
                <c:pt idx="274">
                  <c:v>-70.516221857741172</c:v>
                </c:pt>
                <c:pt idx="275">
                  <c:v>-70.586940580727756</c:v>
                </c:pt>
                <c:pt idx="276">
                  <c:v>-70.173923875044238</c:v>
                </c:pt>
                <c:pt idx="277">
                  <c:v>-70.353751491111268</c:v>
                </c:pt>
                <c:pt idx="278">
                  <c:v>-70.196687590578321</c:v>
                </c:pt>
                <c:pt idx="279">
                  <c:v>-70.353832558714672</c:v>
                </c:pt>
                <c:pt idx="280">
                  <c:v>-70.10496033430428</c:v>
                </c:pt>
                <c:pt idx="281">
                  <c:v>-70.355563905026841</c:v>
                </c:pt>
                <c:pt idx="282">
                  <c:v>-70.915996875146249</c:v>
                </c:pt>
                <c:pt idx="283">
                  <c:v>-71.876829128089625</c:v>
                </c:pt>
                <c:pt idx="284">
                  <c:v>-71.228869896614697</c:v>
                </c:pt>
                <c:pt idx="285">
                  <c:v>-70.091760501642185</c:v>
                </c:pt>
                <c:pt idx="286">
                  <c:v>-70.170124913515863</c:v>
                </c:pt>
                <c:pt idx="287">
                  <c:v>-70.263969891838428</c:v>
                </c:pt>
                <c:pt idx="288">
                  <c:v>-71.85839200443138</c:v>
                </c:pt>
                <c:pt idx="289">
                  <c:v>-73.053908332235878</c:v>
                </c:pt>
                <c:pt idx="290">
                  <c:v>-74.168907167339498</c:v>
                </c:pt>
                <c:pt idx="291">
                  <c:v>-74.867554835883283</c:v>
                </c:pt>
                <c:pt idx="292">
                  <c:v>-73.877294063400029</c:v>
                </c:pt>
                <c:pt idx="293">
                  <c:v>-72.288249341125166</c:v>
                </c:pt>
                <c:pt idx="294">
                  <c:v>-72.137551793007859</c:v>
                </c:pt>
                <c:pt idx="295">
                  <c:v>-72.76485150621626</c:v>
                </c:pt>
                <c:pt idx="296">
                  <c:v>-72.524116395831868</c:v>
                </c:pt>
                <c:pt idx="297">
                  <c:v>-72.480279830079098</c:v>
                </c:pt>
                <c:pt idx="298">
                  <c:v>-73.152345315323899</c:v>
                </c:pt>
                <c:pt idx="299">
                  <c:v>-73.146505234911771</c:v>
                </c:pt>
                <c:pt idx="300">
                  <c:v>-73.105003325897187</c:v>
                </c:pt>
                <c:pt idx="301">
                  <c:v>-72.969272869085444</c:v>
                </c:pt>
                <c:pt idx="302">
                  <c:v>-72.950836134778584</c:v>
                </c:pt>
                <c:pt idx="303">
                  <c:v>-73.469649894564313</c:v>
                </c:pt>
                <c:pt idx="304">
                  <c:v>-73.832018825979674</c:v>
                </c:pt>
                <c:pt idx="305">
                  <c:v>-74.768310651818013</c:v>
                </c:pt>
                <c:pt idx="306">
                  <c:v>-75.75009707043786</c:v>
                </c:pt>
                <c:pt idx="307">
                  <c:v>-77.338321513134289</c:v>
                </c:pt>
                <c:pt idx="308">
                  <c:v>-77.861561364811436</c:v>
                </c:pt>
                <c:pt idx="309">
                  <c:v>-76.76720579295754</c:v>
                </c:pt>
                <c:pt idx="310">
                  <c:v>-75.956044859776739</c:v>
                </c:pt>
                <c:pt idx="311">
                  <c:v>-75.714294421057119</c:v>
                </c:pt>
                <c:pt idx="312">
                  <c:v>-75.649545305023892</c:v>
                </c:pt>
                <c:pt idx="313">
                  <c:v>-75.708410300439226</c:v>
                </c:pt>
                <c:pt idx="314">
                  <c:v>-76.107935736053477</c:v>
                </c:pt>
                <c:pt idx="315">
                  <c:v>-76.301094046631022</c:v>
                </c:pt>
                <c:pt idx="316">
                  <c:v>-76.590822951268336</c:v>
                </c:pt>
                <c:pt idx="317">
                  <c:v>-77.764982094322079</c:v>
                </c:pt>
                <c:pt idx="318">
                  <c:v>-76.817320170207253</c:v>
                </c:pt>
                <c:pt idx="319">
                  <c:v>-76.908813533693845</c:v>
                </c:pt>
                <c:pt idx="320">
                  <c:v>-77.708127554806026</c:v>
                </c:pt>
                <c:pt idx="321">
                  <c:v>-79.152266043707911</c:v>
                </c:pt>
                <c:pt idx="322">
                  <c:v>-78.555638076408883</c:v>
                </c:pt>
                <c:pt idx="323">
                  <c:v>-77.460400733288949</c:v>
                </c:pt>
                <c:pt idx="324">
                  <c:v>-77.995016094880341</c:v>
                </c:pt>
                <c:pt idx="325">
                  <c:v>-78.638154403212013</c:v>
                </c:pt>
                <c:pt idx="326">
                  <c:v>-79.360965040433769</c:v>
                </c:pt>
                <c:pt idx="327">
                  <c:v>-79.774443531790055</c:v>
                </c:pt>
                <c:pt idx="328">
                  <c:v>-79.981066975589869</c:v>
                </c:pt>
                <c:pt idx="329">
                  <c:v>-80.054748739486655</c:v>
                </c:pt>
                <c:pt idx="330">
                  <c:v>-80.606694582262605</c:v>
                </c:pt>
                <c:pt idx="331">
                  <c:v>-80.237665281669749</c:v>
                </c:pt>
                <c:pt idx="332">
                  <c:v>-79.039515712476998</c:v>
                </c:pt>
                <c:pt idx="333">
                  <c:v>-81.590057887564669</c:v>
                </c:pt>
                <c:pt idx="334">
                  <c:v>-81.160992262904401</c:v>
                </c:pt>
                <c:pt idx="335">
                  <c:v>-78.432767733958485</c:v>
                </c:pt>
                <c:pt idx="336">
                  <c:v>-77.5473248007183</c:v>
                </c:pt>
                <c:pt idx="337">
                  <c:v>-80.29992597721602</c:v>
                </c:pt>
                <c:pt idx="338">
                  <c:v>-82.161393828516722</c:v>
                </c:pt>
                <c:pt idx="339">
                  <c:v>-83.771111174012901</c:v>
                </c:pt>
                <c:pt idx="340">
                  <c:v>-83.456192835619916</c:v>
                </c:pt>
                <c:pt idx="341">
                  <c:v>-82.663286971512605</c:v>
                </c:pt>
                <c:pt idx="342">
                  <c:v>-81.74084200892284</c:v>
                </c:pt>
                <c:pt idx="343">
                  <c:v>-81.953097893257706</c:v>
                </c:pt>
                <c:pt idx="344">
                  <c:v>-82.148486482325907</c:v>
                </c:pt>
                <c:pt idx="345">
                  <c:v>-81.030791574132564</c:v>
                </c:pt>
                <c:pt idx="346">
                  <c:v>-82.33413998709625</c:v>
                </c:pt>
                <c:pt idx="347">
                  <c:v>-83.555905651572829</c:v>
                </c:pt>
                <c:pt idx="348">
                  <c:v>-83.94945350473732</c:v>
                </c:pt>
                <c:pt idx="349">
                  <c:v>-84.344024289893696</c:v>
                </c:pt>
                <c:pt idx="350">
                  <c:v>-83.04407463956187</c:v>
                </c:pt>
                <c:pt idx="351">
                  <c:v>-84.303476418109284</c:v>
                </c:pt>
                <c:pt idx="352">
                  <c:v>-84.559289044936904</c:v>
                </c:pt>
                <c:pt idx="353">
                  <c:v>-84.30041479472095</c:v>
                </c:pt>
                <c:pt idx="354">
                  <c:v>-84.520782603679436</c:v>
                </c:pt>
                <c:pt idx="355">
                  <c:v>-84.285686452887987</c:v>
                </c:pt>
                <c:pt idx="356">
                  <c:v>-84.182462503118856</c:v>
                </c:pt>
                <c:pt idx="357">
                  <c:v>-84.028031285124939</c:v>
                </c:pt>
                <c:pt idx="358">
                  <c:v>-84.18824130237941</c:v>
                </c:pt>
                <c:pt idx="359">
                  <c:v>-84.793487178716475</c:v>
                </c:pt>
                <c:pt idx="360">
                  <c:v>-84.670915439355213</c:v>
                </c:pt>
                <c:pt idx="361">
                  <c:v>-84.406255321796181</c:v>
                </c:pt>
                <c:pt idx="362">
                  <c:v>-84.959745445983103</c:v>
                </c:pt>
                <c:pt idx="363">
                  <c:v>-85.853386671863845</c:v>
                </c:pt>
                <c:pt idx="364">
                  <c:v>-86.346632351697224</c:v>
                </c:pt>
                <c:pt idx="365">
                  <c:v>-85.430381309689707</c:v>
                </c:pt>
                <c:pt idx="366">
                  <c:v>-85.149985827447878</c:v>
                </c:pt>
                <c:pt idx="367">
                  <c:v>-84.753519265521547</c:v>
                </c:pt>
                <c:pt idx="368">
                  <c:v>-84.271791850250281</c:v>
                </c:pt>
                <c:pt idx="369">
                  <c:v>-84.57741778527425</c:v>
                </c:pt>
                <c:pt idx="370">
                  <c:v>-84.041976487966224</c:v>
                </c:pt>
                <c:pt idx="371">
                  <c:v>-84.877548717432674</c:v>
                </c:pt>
                <c:pt idx="372">
                  <c:v>-85.323319518208194</c:v>
                </c:pt>
                <c:pt idx="373">
                  <c:v>-84.694962156623291</c:v>
                </c:pt>
                <c:pt idx="374">
                  <c:v>-84.514682788136909</c:v>
                </c:pt>
                <c:pt idx="375">
                  <c:v>-84.316863387327771</c:v>
                </c:pt>
                <c:pt idx="376">
                  <c:v>-84.338270475825254</c:v>
                </c:pt>
                <c:pt idx="377">
                  <c:v>-84.250177731717088</c:v>
                </c:pt>
                <c:pt idx="378">
                  <c:v>-84.690679626360108</c:v>
                </c:pt>
                <c:pt idx="379">
                  <c:v>-84.972797035315565</c:v>
                </c:pt>
                <c:pt idx="380">
                  <c:v>-84.960095133198237</c:v>
                </c:pt>
                <c:pt idx="381">
                  <c:v>-83.682240064958052</c:v>
                </c:pt>
                <c:pt idx="382">
                  <c:v>-85.922622848389125</c:v>
                </c:pt>
                <c:pt idx="383">
                  <c:v>-87.793193916014502</c:v>
                </c:pt>
                <c:pt idx="384">
                  <c:v>-86.669459303954838</c:v>
                </c:pt>
                <c:pt idx="385">
                  <c:v>-84.705747862684674</c:v>
                </c:pt>
                <c:pt idx="386">
                  <c:v>-84.765640145539038</c:v>
                </c:pt>
                <c:pt idx="387">
                  <c:v>-86.823855273377006</c:v>
                </c:pt>
                <c:pt idx="388">
                  <c:v>-87.905233499158953</c:v>
                </c:pt>
                <c:pt idx="389">
                  <c:v>-88.345528979892791</c:v>
                </c:pt>
                <c:pt idx="390">
                  <c:v>-85.988200071238168</c:v>
                </c:pt>
                <c:pt idx="391">
                  <c:v>-86.874855183301648</c:v>
                </c:pt>
                <c:pt idx="392">
                  <c:v>-88.525840280494762</c:v>
                </c:pt>
                <c:pt idx="393">
                  <c:v>-89.223464670234051</c:v>
                </c:pt>
                <c:pt idx="394">
                  <c:v>-88.885995204509015</c:v>
                </c:pt>
                <c:pt idx="395">
                  <c:v>-89.54750594861386</c:v>
                </c:pt>
                <c:pt idx="396">
                  <c:v>-88.936179878411465</c:v>
                </c:pt>
                <c:pt idx="397">
                  <c:v>-88.280151524578855</c:v>
                </c:pt>
                <c:pt idx="398">
                  <c:v>-88.4067058683342</c:v>
                </c:pt>
                <c:pt idx="399">
                  <c:v>-88.220642976194441</c:v>
                </c:pt>
                <c:pt idx="400">
                  <c:v>-85.742096421714763</c:v>
                </c:pt>
                <c:pt idx="401">
                  <c:v>-86.479208659541072</c:v>
                </c:pt>
                <c:pt idx="402">
                  <c:v>-86.856671884732251</c:v>
                </c:pt>
                <c:pt idx="403">
                  <c:v>-86.674388242794194</c:v>
                </c:pt>
                <c:pt idx="404">
                  <c:v>-89.640529103215755</c:v>
                </c:pt>
                <c:pt idx="405">
                  <c:v>-88.695287457244405</c:v>
                </c:pt>
                <c:pt idx="406">
                  <c:v>-88.467175680575053</c:v>
                </c:pt>
                <c:pt idx="407">
                  <c:v>-87.938397086693769</c:v>
                </c:pt>
                <c:pt idx="408">
                  <c:v>-86.883986198380541</c:v>
                </c:pt>
                <c:pt idx="409">
                  <c:v>-86.563238489489663</c:v>
                </c:pt>
                <c:pt idx="410">
                  <c:v>-87.348390581703711</c:v>
                </c:pt>
                <c:pt idx="411">
                  <c:v>-87.995260438251648</c:v>
                </c:pt>
                <c:pt idx="412">
                  <c:v>-88.405736463577739</c:v>
                </c:pt>
                <c:pt idx="413">
                  <c:v>-88.471408238379013</c:v>
                </c:pt>
                <c:pt idx="414">
                  <c:v>-89.13366580432556</c:v>
                </c:pt>
                <c:pt idx="415">
                  <c:v>-87.260555050375316</c:v>
                </c:pt>
                <c:pt idx="416">
                  <c:v>-87.293267082066833</c:v>
                </c:pt>
                <c:pt idx="417">
                  <c:v>-88.200365794276252</c:v>
                </c:pt>
                <c:pt idx="418">
                  <c:v>-88.337112330519517</c:v>
                </c:pt>
                <c:pt idx="419">
                  <c:v>-89.036086883948514</c:v>
                </c:pt>
                <c:pt idx="420">
                  <c:v>-89.212652631429052</c:v>
                </c:pt>
                <c:pt idx="421">
                  <c:v>-89.500595279491947</c:v>
                </c:pt>
              </c:numCache>
            </c:numRef>
          </c:val>
          <c:smooth val="0"/>
          <c:extLst>
            <c:ext xmlns:c16="http://schemas.microsoft.com/office/drawing/2014/chart" uri="{C3380CC4-5D6E-409C-BE32-E72D297353CC}">
              <c16:uniqueId val="{00000001-74E7-4597-A4DC-285F6B0F7178}"/>
            </c:ext>
          </c:extLst>
        </c:ser>
        <c:ser>
          <c:idx val="2"/>
          <c:order val="2"/>
          <c:tx>
            <c:strRef>
              <c:f>accelerometer!$R$1</c:f>
              <c:strCache>
                <c:ptCount val="1"/>
                <c:pt idx="0">
                  <c:v>Accel_Z</c:v>
                </c:pt>
              </c:strCache>
            </c:strRef>
          </c:tx>
          <c:spPr>
            <a:ln w="28575" cap="rnd">
              <a:solidFill>
                <a:schemeClr val="accent3"/>
              </a:solidFill>
              <a:round/>
            </a:ln>
            <a:effectLst/>
          </c:spPr>
          <c:marker>
            <c:symbol val="none"/>
          </c:marker>
          <c:val>
            <c:numRef>
              <c:f>accelerometer!$R$2:$R$423</c:f>
              <c:numCache>
                <c:formatCode>General</c:formatCode>
                <c:ptCount val="422"/>
                <c:pt idx="0">
                  <c:v>-89.318100819210599</c:v>
                </c:pt>
                <c:pt idx="1">
                  <c:v>-89.255773631706759</c:v>
                </c:pt>
                <c:pt idx="2">
                  <c:v>-89.222440051224893</c:v>
                </c:pt>
                <c:pt idx="3">
                  <c:v>-89.297080279003936</c:v>
                </c:pt>
                <c:pt idx="4">
                  <c:v>-89.387812645894797</c:v>
                </c:pt>
                <c:pt idx="5">
                  <c:v>-89.282215258101175</c:v>
                </c:pt>
                <c:pt idx="6">
                  <c:v>-89.29198633017063</c:v>
                </c:pt>
                <c:pt idx="7">
                  <c:v>-89.380391489014812</c:v>
                </c:pt>
                <c:pt idx="8">
                  <c:v>-89.257445130730602</c:v>
                </c:pt>
                <c:pt idx="9">
                  <c:v>-89.330941517289261</c:v>
                </c:pt>
                <c:pt idx="10">
                  <c:v>-89.282893401906932</c:v>
                </c:pt>
                <c:pt idx="11">
                  <c:v>-89.29729437479169</c:v>
                </c:pt>
                <c:pt idx="12">
                  <c:v>-89.307213857975768</c:v>
                </c:pt>
                <c:pt idx="13">
                  <c:v>-89.267125033953363</c:v>
                </c:pt>
                <c:pt idx="14">
                  <c:v>-89.256454368733515</c:v>
                </c:pt>
                <c:pt idx="15">
                  <c:v>-89.260829431526076</c:v>
                </c:pt>
                <c:pt idx="16">
                  <c:v>-89.31645784920687</c:v>
                </c:pt>
                <c:pt idx="17">
                  <c:v>-89.253222591200014</c:v>
                </c:pt>
                <c:pt idx="18">
                  <c:v>-89.22415452768692</c:v>
                </c:pt>
                <c:pt idx="19">
                  <c:v>-89.270522013927916</c:v>
                </c:pt>
                <c:pt idx="20">
                  <c:v>-89.283318838267263</c:v>
                </c:pt>
                <c:pt idx="21">
                  <c:v>-89.315801631671533</c:v>
                </c:pt>
                <c:pt idx="22">
                  <c:v>-89.245203398584138</c:v>
                </c:pt>
                <c:pt idx="23">
                  <c:v>-89.152583058383044</c:v>
                </c:pt>
                <c:pt idx="24">
                  <c:v>-86.714956933809134</c:v>
                </c:pt>
                <c:pt idx="25">
                  <c:v>-88.351805514614625</c:v>
                </c:pt>
                <c:pt idx="26">
                  <c:v>-85.688632021811713</c:v>
                </c:pt>
                <c:pt idx="27">
                  <c:v>-84.455708414293028</c:v>
                </c:pt>
                <c:pt idx="28">
                  <c:v>-89.610189957642874</c:v>
                </c:pt>
                <c:pt idx="29">
                  <c:v>-89.168062190343747</c:v>
                </c:pt>
                <c:pt idx="30">
                  <c:v>-89.14610079391565</c:v>
                </c:pt>
                <c:pt idx="31">
                  <c:v>-89.251914399002501</c:v>
                </c:pt>
                <c:pt idx="32">
                  <c:v>-89.13547287893077</c:v>
                </c:pt>
                <c:pt idx="33">
                  <c:v>-86.275535617303106</c:v>
                </c:pt>
                <c:pt idx="34">
                  <c:v>-87.295727463987063</c:v>
                </c:pt>
                <c:pt idx="35">
                  <c:v>-89.454217711397121</c:v>
                </c:pt>
                <c:pt idx="36">
                  <c:v>-89.399540516504416</c:v>
                </c:pt>
                <c:pt idx="37">
                  <c:v>-89.647398464340199</c:v>
                </c:pt>
                <c:pt idx="38">
                  <c:v>-89.228641867912302</c:v>
                </c:pt>
                <c:pt idx="39">
                  <c:v>-89.246002800472297</c:v>
                </c:pt>
                <c:pt idx="40">
                  <c:v>-89.54773479787552</c:v>
                </c:pt>
                <c:pt idx="41">
                  <c:v>-89.510239050712215</c:v>
                </c:pt>
                <c:pt idx="42">
                  <c:v>-89.039438981941203</c:v>
                </c:pt>
                <c:pt idx="43">
                  <c:v>-88.863999483370961</c:v>
                </c:pt>
                <c:pt idx="44">
                  <c:v>-88.990469406801779</c:v>
                </c:pt>
                <c:pt idx="45">
                  <c:v>-89.090639035507877</c:v>
                </c:pt>
                <c:pt idx="46">
                  <c:v>-88.96787487192104</c:v>
                </c:pt>
                <c:pt idx="47">
                  <c:v>-89.042410746477998</c:v>
                </c:pt>
                <c:pt idx="48">
                  <c:v>-88.967229015263996</c:v>
                </c:pt>
                <c:pt idx="49">
                  <c:v>-88.349475377849132</c:v>
                </c:pt>
                <c:pt idx="50">
                  <c:v>-87.597078267497707</c:v>
                </c:pt>
                <c:pt idx="51">
                  <c:v>-88.023284042548141</c:v>
                </c:pt>
                <c:pt idx="52">
                  <c:v>-88.555486803185488</c:v>
                </c:pt>
                <c:pt idx="53">
                  <c:v>-88.129572071336341</c:v>
                </c:pt>
                <c:pt idx="54">
                  <c:v>-87.574792099170381</c:v>
                </c:pt>
                <c:pt idx="55">
                  <c:v>-87.195688884801797</c:v>
                </c:pt>
                <c:pt idx="56">
                  <c:v>-85.507756760347391</c:v>
                </c:pt>
                <c:pt idx="57">
                  <c:v>-85.266598915475811</c:v>
                </c:pt>
                <c:pt idx="58">
                  <c:v>-84.568905213919464</c:v>
                </c:pt>
                <c:pt idx="59">
                  <c:v>-84.124934206254906</c:v>
                </c:pt>
                <c:pt idx="60">
                  <c:v>-85.562774733242676</c:v>
                </c:pt>
                <c:pt idx="61">
                  <c:v>-84.024856442709464</c:v>
                </c:pt>
                <c:pt idx="62">
                  <c:v>-85.016823650623721</c:v>
                </c:pt>
                <c:pt idx="63">
                  <c:v>-83.038825139077701</c:v>
                </c:pt>
                <c:pt idx="64">
                  <c:v>-83.662184615747009</c:v>
                </c:pt>
                <c:pt idx="65">
                  <c:v>-80.897125393787448</c:v>
                </c:pt>
                <c:pt idx="66">
                  <c:v>-82.133765155649129</c:v>
                </c:pt>
                <c:pt idx="67">
                  <c:v>-80.454955295081817</c:v>
                </c:pt>
                <c:pt idx="68">
                  <c:v>-80.001894700474963</c:v>
                </c:pt>
                <c:pt idx="69">
                  <c:v>-80.314117011942486</c:v>
                </c:pt>
                <c:pt idx="70">
                  <c:v>-80.3568105073075</c:v>
                </c:pt>
                <c:pt idx="71">
                  <c:v>-79.696482866161816</c:v>
                </c:pt>
                <c:pt idx="72">
                  <c:v>-79.102797004626822</c:v>
                </c:pt>
                <c:pt idx="73">
                  <c:v>-77.744617800542699</c:v>
                </c:pt>
                <c:pt idx="74">
                  <c:v>-76.73824934370208</c:v>
                </c:pt>
                <c:pt idx="75">
                  <c:v>-76.249819606842919</c:v>
                </c:pt>
                <c:pt idx="76">
                  <c:v>-76.164363795519634</c:v>
                </c:pt>
                <c:pt idx="77">
                  <c:v>-76.658831654000636</c:v>
                </c:pt>
                <c:pt idx="78">
                  <c:v>-77.540205546763715</c:v>
                </c:pt>
                <c:pt idx="79">
                  <c:v>-76.007164633885552</c:v>
                </c:pt>
                <c:pt idx="80">
                  <c:v>-75.649279617286012</c:v>
                </c:pt>
                <c:pt idx="81">
                  <c:v>-75.40320681530963</c:v>
                </c:pt>
                <c:pt idx="82">
                  <c:v>-76.055040919066499</c:v>
                </c:pt>
                <c:pt idx="83">
                  <c:v>-73.746095860377622</c:v>
                </c:pt>
                <c:pt idx="84">
                  <c:v>-75.395682468830813</c:v>
                </c:pt>
                <c:pt idx="85">
                  <c:v>-75.590381567134358</c:v>
                </c:pt>
                <c:pt idx="86">
                  <c:v>-74.152379264866497</c:v>
                </c:pt>
                <c:pt idx="87">
                  <c:v>-74.902635610767106</c:v>
                </c:pt>
                <c:pt idx="88">
                  <c:v>-74.550152911889128</c:v>
                </c:pt>
                <c:pt idx="89">
                  <c:v>-73.360587946639868</c:v>
                </c:pt>
                <c:pt idx="90">
                  <c:v>-72.111779263220782</c:v>
                </c:pt>
                <c:pt idx="91">
                  <c:v>-74.067981320959987</c:v>
                </c:pt>
                <c:pt idx="92">
                  <c:v>-71.699165311421581</c:v>
                </c:pt>
                <c:pt idx="93">
                  <c:v>-72.355164519746353</c:v>
                </c:pt>
                <c:pt idx="94">
                  <c:v>-72.147132546125562</c:v>
                </c:pt>
                <c:pt idx="95">
                  <c:v>-72.037246319085668</c:v>
                </c:pt>
                <c:pt idx="96">
                  <c:v>-69.953901106346024</c:v>
                </c:pt>
                <c:pt idx="97">
                  <c:v>-70.652016567325688</c:v>
                </c:pt>
                <c:pt idx="98">
                  <c:v>-69.063780535453887</c:v>
                </c:pt>
                <c:pt idx="99">
                  <c:v>-68.492039940919653</c:v>
                </c:pt>
                <c:pt idx="100">
                  <c:v>-67.480467912865066</c:v>
                </c:pt>
                <c:pt idx="101">
                  <c:v>-68.491395439650944</c:v>
                </c:pt>
                <c:pt idx="102">
                  <c:v>-69.462225595808491</c:v>
                </c:pt>
                <c:pt idx="103">
                  <c:v>-67.205246004486284</c:v>
                </c:pt>
                <c:pt idx="104">
                  <c:v>-67.523582285602743</c:v>
                </c:pt>
                <c:pt idx="105">
                  <c:v>-66.80365401711569</c:v>
                </c:pt>
                <c:pt idx="106">
                  <c:v>-65.540368961717817</c:v>
                </c:pt>
                <c:pt idx="107">
                  <c:v>-65.046693866248475</c:v>
                </c:pt>
                <c:pt idx="108">
                  <c:v>-64.872539709671088</c:v>
                </c:pt>
                <c:pt idx="109">
                  <c:v>-64.589914586243836</c:v>
                </c:pt>
                <c:pt idx="110">
                  <c:v>-64.02427960322359</c:v>
                </c:pt>
                <c:pt idx="111">
                  <c:v>-63.948085571409486</c:v>
                </c:pt>
                <c:pt idx="112">
                  <c:v>-64.316186908449836</c:v>
                </c:pt>
                <c:pt idx="113">
                  <c:v>-64.11780296869081</c:v>
                </c:pt>
                <c:pt idx="114">
                  <c:v>-62.91580967049223</c:v>
                </c:pt>
                <c:pt idx="115">
                  <c:v>-62.254110291643869</c:v>
                </c:pt>
                <c:pt idx="116">
                  <c:v>-62.226082557784245</c:v>
                </c:pt>
                <c:pt idx="117">
                  <c:v>-61.418968286143318</c:v>
                </c:pt>
                <c:pt idx="118">
                  <c:v>-60.676936679007568</c:v>
                </c:pt>
                <c:pt idx="119">
                  <c:v>-60.840932476977009</c:v>
                </c:pt>
                <c:pt idx="120">
                  <c:v>-60.177714054873746</c:v>
                </c:pt>
                <c:pt idx="121">
                  <c:v>-59.366247423788728</c:v>
                </c:pt>
                <c:pt idx="122">
                  <c:v>-59.329705350052087</c:v>
                </c:pt>
                <c:pt idx="123">
                  <c:v>-58.56437143858296</c:v>
                </c:pt>
                <c:pt idx="124">
                  <c:v>-56.8530637367707</c:v>
                </c:pt>
                <c:pt idx="125">
                  <c:v>-55.010069471992615</c:v>
                </c:pt>
                <c:pt idx="126">
                  <c:v>-55.209107834737637</c:v>
                </c:pt>
                <c:pt idx="127">
                  <c:v>-56.282670994204111</c:v>
                </c:pt>
                <c:pt idx="128">
                  <c:v>-56.624369339131633</c:v>
                </c:pt>
                <c:pt idx="129">
                  <c:v>-58.260775046811915</c:v>
                </c:pt>
                <c:pt idx="130">
                  <c:v>-56.666480078935201</c:v>
                </c:pt>
                <c:pt idx="131">
                  <c:v>-56.557840286160449</c:v>
                </c:pt>
                <c:pt idx="132">
                  <c:v>-56.463282709407444</c:v>
                </c:pt>
                <c:pt idx="133">
                  <c:v>-56.217970380254556</c:v>
                </c:pt>
                <c:pt idx="134">
                  <c:v>-56.922267163268543</c:v>
                </c:pt>
                <c:pt idx="135">
                  <c:v>-56.420783408811175</c:v>
                </c:pt>
                <c:pt idx="136">
                  <c:v>-56.800811412989468</c:v>
                </c:pt>
                <c:pt idx="137">
                  <c:v>-56.879614085077435</c:v>
                </c:pt>
                <c:pt idx="138">
                  <c:v>-57.452370284667523</c:v>
                </c:pt>
                <c:pt idx="139">
                  <c:v>-58.167676966366884</c:v>
                </c:pt>
                <c:pt idx="140">
                  <c:v>-57.603311295112</c:v>
                </c:pt>
                <c:pt idx="141">
                  <c:v>-58.358923094840179</c:v>
                </c:pt>
                <c:pt idx="142">
                  <c:v>-58.100724622678257</c:v>
                </c:pt>
                <c:pt idx="143">
                  <c:v>-55.801532232323233</c:v>
                </c:pt>
                <c:pt idx="144">
                  <c:v>-52.353186393147716</c:v>
                </c:pt>
                <c:pt idx="145">
                  <c:v>-54.328087660614791</c:v>
                </c:pt>
                <c:pt idx="146">
                  <c:v>-54.27797238468645</c:v>
                </c:pt>
                <c:pt idx="147">
                  <c:v>-52.401488806682138</c:v>
                </c:pt>
                <c:pt idx="148">
                  <c:v>-53.184116457657481</c:v>
                </c:pt>
                <c:pt idx="149">
                  <c:v>-51.517569239367468</c:v>
                </c:pt>
                <c:pt idx="150">
                  <c:v>-51.820546237701087</c:v>
                </c:pt>
                <c:pt idx="151">
                  <c:v>-52.643976445678192</c:v>
                </c:pt>
                <c:pt idx="152">
                  <c:v>-51.172820154147288</c:v>
                </c:pt>
                <c:pt idx="153">
                  <c:v>-51.65125911532553</c:v>
                </c:pt>
                <c:pt idx="154">
                  <c:v>-50.393582845925309</c:v>
                </c:pt>
                <c:pt idx="155">
                  <c:v>-49.799339571973178</c:v>
                </c:pt>
                <c:pt idx="156">
                  <c:v>-49.940140318203831</c:v>
                </c:pt>
                <c:pt idx="157">
                  <c:v>-48.970172861829468</c:v>
                </c:pt>
                <c:pt idx="158">
                  <c:v>-50.117863006198249</c:v>
                </c:pt>
                <c:pt idx="159">
                  <c:v>-49.957851859667556</c:v>
                </c:pt>
                <c:pt idx="160">
                  <c:v>-48.621617148086216</c:v>
                </c:pt>
                <c:pt idx="161">
                  <c:v>-47.973574473046924</c:v>
                </c:pt>
                <c:pt idx="162">
                  <c:v>-47.411428074609582</c:v>
                </c:pt>
                <c:pt idx="163">
                  <c:v>-48.207733973677669</c:v>
                </c:pt>
                <c:pt idx="164">
                  <c:v>-49.665406473328432</c:v>
                </c:pt>
                <c:pt idx="165">
                  <c:v>-50.161833715816293</c:v>
                </c:pt>
                <c:pt idx="166">
                  <c:v>-49.472626974520992</c:v>
                </c:pt>
                <c:pt idx="167">
                  <c:v>-49.219264866916511</c:v>
                </c:pt>
                <c:pt idx="168">
                  <c:v>-48.351699699412315</c:v>
                </c:pt>
                <c:pt idx="169">
                  <c:v>-47.689836902478461</c:v>
                </c:pt>
                <c:pt idx="170">
                  <c:v>-46.759117674594407</c:v>
                </c:pt>
                <c:pt idx="171">
                  <c:v>-46.798615245977111</c:v>
                </c:pt>
                <c:pt idx="172">
                  <c:v>-47.966939535879334</c:v>
                </c:pt>
                <c:pt idx="173">
                  <c:v>-47.791861381636849</c:v>
                </c:pt>
                <c:pt idx="174">
                  <c:v>-47.99367578374585</c:v>
                </c:pt>
                <c:pt idx="175">
                  <c:v>-46.551823414611661</c:v>
                </c:pt>
                <c:pt idx="176">
                  <c:v>-46.69840277116549</c:v>
                </c:pt>
                <c:pt idx="177">
                  <c:v>-46.895136279726145</c:v>
                </c:pt>
                <c:pt idx="178">
                  <c:v>-46.931954143438595</c:v>
                </c:pt>
                <c:pt idx="179">
                  <c:v>-46.490614169589406</c:v>
                </c:pt>
                <c:pt idx="180">
                  <c:v>-45.572608776728686</c:v>
                </c:pt>
                <c:pt idx="181">
                  <c:v>-45.37578626295997</c:v>
                </c:pt>
                <c:pt idx="182">
                  <c:v>-45.522356188859</c:v>
                </c:pt>
                <c:pt idx="183">
                  <c:v>-44.54979091769389</c:v>
                </c:pt>
                <c:pt idx="184">
                  <c:v>-43.281781318540922</c:v>
                </c:pt>
                <c:pt idx="185">
                  <c:v>-43.186252428453237</c:v>
                </c:pt>
                <c:pt idx="186">
                  <c:v>-43.49769227671252</c:v>
                </c:pt>
                <c:pt idx="187">
                  <c:v>-43.434441037193508</c:v>
                </c:pt>
                <c:pt idx="188">
                  <c:v>-43.365760402494679</c:v>
                </c:pt>
                <c:pt idx="189">
                  <c:v>-44.107186365621367</c:v>
                </c:pt>
                <c:pt idx="190">
                  <c:v>-44.229765799037338</c:v>
                </c:pt>
                <c:pt idx="191">
                  <c:v>-43.602770378706438</c:v>
                </c:pt>
                <c:pt idx="192">
                  <c:v>-43.793359346199757</c:v>
                </c:pt>
                <c:pt idx="193">
                  <c:v>-43.170777939226639</c:v>
                </c:pt>
                <c:pt idx="194">
                  <c:v>-43.310659700746108</c:v>
                </c:pt>
                <c:pt idx="195">
                  <c:v>-43.337416537177496</c:v>
                </c:pt>
                <c:pt idx="196">
                  <c:v>-42.850659618918499</c:v>
                </c:pt>
                <c:pt idx="197">
                  <c:v>-42.371723253205104</c:v>
                </c:pt>
                <c:pt idx="198">
                  <c:v>-41.652347709782347</c:v>
                </c:pt>
                <c:pt idx="199">
                  <c:v>-40.127698565462936</c:v>
                </c:pt>
                <c:pt idx="200">
                  <c:v>-40.765454921824336</c:v>
                </c:pt>
                <c:pt idx="201">
                  <c:v>-41.591466183135097</c:v>
                </c:pt>
                <c:pt idx="202">
                  <c:v>-42.486849843961082</c:v>
                </c:pt>
                <c:pt idx="203">
                  <c:v>-43.161899170244816</c:v>
                </c:pt>
                <c:pt idx="204">
                  <c:v>-43.52196860133958</c:v>
                </c:pt>
                <c:pt idx="205">
                  <c:v>-44.283230660095917</c:v>
                </c:pt>
                <c:pt idx="206">
                  <c:v>-45.032855269871916</c:v>
                </c:pt>
                <c:pt idx="207">
                  <c:v>-45.227976283229275</c:v>
                </c:pt>
                <c:pt idx="208">
                  <c:v>-43.574984160841694</c:v>
                </c:pt>
                <c:pt idx="209">
                  <c:v>-41.978945046651901</c:v>
                </c:pt>
                <c:pt idx="210">
                  <c:v>-40.178802977285208</c:v>
                </c:pt>
                <c:pt idx="211">
                  <c:v>-40.740037190047708</c:v>
                </c:pt>
                <c:pt idx="212">
                  <c:v>-41.635946749813499</c:v>
                </c:pt>
                <c:pt idx="213">
                  <c:v>-39.973729380674648</c:v>
                </c:pt>
                <c:pt idx="214">
                  <c:v>-38.740257769779049</c:v>
                </c:pt>
                <c:pt idx="215">
                  <c:v>-37.76412611220217</c:v>
                </c:pt>
                <c:pt idx="216">
                  <c:v>-37.920385261899092</c:v>
                </c:pt>
                <c:pt idx="217">
                  <c:v>-36.733742243245445</c:v>
                </c:pt>
                <c:pt idx="218">
                  <c:v>-37.5151468928822</c:v>
                </c:pt>
                <c:pt idx="219">
                  <c:v>-38.304500456919683</c:v>
                </c:pt>
                <c:pt idx="220">
                  <c:v>-38.104596477106874</c:v>
                </c:pt>
                <c:pt idx="221">
                  <c:v>-38.201377100369221</c:v>
                </c:pt>
                <c:pt idx="222">
                  <c:v>-37.091947408158852</c:v>
                </c:pt>
                <c:pt idx="223">
                  <c:v>-35.687312559865212</c:v>
                </c:pt>
                <c:pt idx="224">
                  <c:v>-36.147363398273491</c:v>
                </c:pt>
                <c:pt idx="225">
                  <c:v>-35.126548965412951</c:v>
                </c:pt>
                <c:pt idx="226">
                  <c:v>-36.03179714709956</c:v>
                </c:pt>
                <c:pt idx="227">
                  <c:v>-35.883015979246643</c:v>
                </c:pt>
                <c:pt idx="228">
                  <c:v>-36.290848355545577</c:v>
                </c:pt>
                <c:pt idx="229">
                  <c:v>-35.869609688030963</c:v>
                </c:pt>
                <c:pt idx="230">
                  <c:v>-33.913830932085276</c:v>
                </c:pt>
                <c:pt idx="231">
                  <c:v>-32.633873946540987</c:v>
                </c:pt>
                <c:pt idx="232">
                  <c:v>-30.975497589736147</c:v>
                </c:pt>
                <c:pt idx="233">
                  <c:v>-32.789237541890571</c:v>
                </c:pt>
                <c:pt idx="234">
                  <c:v>-33.03936990103724</c:v>
                </c:pt>
                <c:pt idx="235">
                  <c:v>-36.632382261831815</c:v>
                </c:pt>
                <c:pt idx="236">
                  <c:v>-36.522469119237769</c:v>
                </c:pt>
                <c:pt idx="237">
                  <c:v>-33.300304387843212</c:v>
                </c:pt>
                <c:pt idx="238">
                  <c:v>-30.142793589230418</c:v>
                </c:pt>
                <c:pt idx="239">
                  <c:v>-30.394380441552759</c:v>
                </c:pt>
                <c:pt idx="240">
                  <c:v>-29.865731376624638</c:v>
                </c:pt>
                <c:pt idx="241">
                  <c:v>-26.540169313337373</c:v>
                </c:pt>
                <c:pt idx="242">
                  <c:v>-29.219573846227622</c:v>
                </c:pt>
                <c:pt idx="243">
                  <c:v>-29.819497928291881</c:v>
                </c:pt>
                <c:pt idx="244">
                  <c:v>-29.225142910084333</c:v>
                </c:pt>
                <c:pt idx="245">
                  <c:v>-30.474937173069122</c:v>
                </c:pt>
                <c:pt idx="246">
                  <c:v>-29.299724454680916</c:v>
                </c:pt>
                <c:pt idx="247">
                  <c:v>-27.796589981866877</c:v>
                </c:pt>
                <c:pt idx="248">
                  <c:v>-24.60471448644396</c:v>
                </c:pt>
                <c:pt idx="249">
                  <c:v>-25.731007549350835</c:v>
                </c:pt>
                <c:pt idx="250">
                  <c:v>-24.35169441764409</c:v>
                </c:pt>
                <c:pt idx="251">
                  <c:v>-27.196103968361236</c:v>
                </c:pt>
                <c:pt idx="252">
                  <c:v>-25.707549848619937</c:v>
                </c:pt>
                <c:pt idx="253">
                  <c:v>-21.371217468840179</c:v>
                </c:pt>
                <c:pt idx="254">
                  <c:v>-21.749088133515038</c:v>
                </c:pt>
                <c:pt idx="255">
                  <c:v>-23.301737211884792</c:v>
                </c:pt>
                <c:pt idx="256">
                  <c:v>-24.495275727214256</c:v>
                </c:pt>
                <c:pt idx="257">
                  <c:v>-26.137734441183326</c:v>
                </c:pt>
                <c:pt idx="258">
                  <c:v>-26.689567589219052</c:v>
                </c:pt>
                <c:pt idx="259">
                  <c:v>-21.549028880133779</c:v>
                </c:pt>
                <c:pt idx="260">
                  <c:v>-22.938806810564017</c:v>
                </c:pt>
                <c:pt idx="261">
                  <c:v>-24.021181385185141</c:v>
                </c:pt>
                <c:pt idx="262">
                  <c:v>-24.116140459105964</c:v>
                </c:pt>
                <c:pt idx="263">
                  <c:v>-23.337470248340413</c:v>
                </c:pt>
                <c:pt idx="264">
                  <c:v>-22.755323031956365</c:v>
                </c:pt>
                <c:pt idx="265">
                  <c:v>-22.136448119459079</c:v>
                </c:pt>
                <c:pt idx="266">
                  <c:v>-22.099088091887769</c:v>
                </c:pt>
                <c:pt idx="267">
                  <c:v>-21.940216817236688</c:v>
                </c:pt>
                <c:pt idx="268">
                  <c:v>-22.754076889021583</c:v>
                </c:pt>
                <c:pt idx="269">
                  <c:v>-21.25734402375495</c:v>
                </c:pt>
                <c:pt idx="270">
                  <c:v>-21.364638178761687</c:v>
                </c:pt>
                <c:pt idx="271">
                  <c:v>-20.86114026087937</c:v>
                </c:pt>
                <c:pt idx="272">
                  <c:v>-20.186912963434931</c:v>
                </c:pt>
                <c:pt idx="273">
                  <c:v>-19.239950043070703</c:v>
                </c:pt>
                <c:pt idx="274">
                  <c:v>-19.483431221261512</c:v>
                </c:pt>
                <c:pt idx="275">
                  <c:v>-19.412525504102398</c:v>
                </c:pt>
                <c:pt idx="276">
                  <c:v>-19.826016693507206</c:v>
                </c:pt>
                <c:pt idx="277">
                  <c:v>-19.641039734855198</c:v>
                </c:pt>
                <c:pt idx="278">
                  <c:v>-19.793486332604235</c:v>
                </c:pt>
                <c:pt idx="279">
                  <c:v>-19.620155734896564</c:v>
                </c:pt>
                <c:pt idx="280">
                  <c:v>-19.85765698161088</c:v>
                </c:pt>
                <c:pt idx="281">
                  <c:v>-19.634422061673835</c:v>
                </c:pt>
                <c:pt idx="282">
                  <c:v>-19.07547458575895</c:v>
                </c:pt>
                <c:pt idx="283">
                  <c:v>-18.120010945926104</c:v>
                </c:pt>
                <c:pt idx="284">
                  <c:v>-18.768580044418208</c:v>
                </c:pt>
                <c:pt idx="285">
                  <c:v>-19.875734104382932</c:v>
                </c:pt>
                <c:pt idx="286">
                  <c:v>-19.79957987588049</c:v>
                </c:pt>
                <c:pt idx="287">
                  <c:v>-19.716606419371324</c:v>
                </c:pt>
                <c:pt idx="288">
                  <c:v>-18.131850003603823</c:v>
                </c:pt>
                <c:pt idx="289">
                  <c:v>-16.943962600617482</c:v>
                </c:pt>
                <c:pt idx="290">
                  <c:v>-15.826946684712299</c:v>
                </c:pt>
                <c:pt idx="291">
                  <c:v>-15.12475799279475</c:v>
                </c:pt>
                <c:pt idx="292">
                  <c:v>-16.101581329678115</c:v>
                </c:pt>
                <c:pt idx="293">
                  <c:v>-17.66194859888056</c:v>
                </c:pt>
                <c:pt idx="294">
                  <c:v>-17.801438631604963</c:v>
                </c:pt>
                <c:pt idx="295">
                  <c:v>-17.187771998152236</c:v>
                </c:pt>
                <c:pt idx="296">
                  <c:v>-17.474284435783325</c:v>
                </c:pt>
                <c:pt idx="297">
                  <c:v>-17.509792116191434</c:v>
                </c:pt>
                <c:pt idx="298">
                  <c:v>-16.845425710160015</c:v>
                </c:pt>
                <c:pt idx="299">
                  <c:v>-16.844129141419845</c:v>
                </c:pt>
                <c:pt idx="300">
                  <c:v>-16.892685560257</c:v>
                </c:pt>
                <c:pt idx="301">
                  <c:v>-17.028556661168743</c:v>
                </c:pt>
                <c:pt idx="302">
                  <c:v>-17.019230302965784</c:v>
                </c:pt>
                <c:pt idx="303">
                  <c:v>-16.46173519911089</c:v>
                </c:pt>
                <c:pt idx="304">
                  <c:v>-16.133343596213702</c:v>
                </c:pt>
                <c:pt idx="305">
                  <c:v>-15.201321079192379</c:v>
                </c:pt>
                <c:pt idx="306">
                  <c:v>-14.241416282954351</c:v>
                </c:pt>
                <c:pt idx="307">
                  <c:v>-12.661615946258191</c:v>
                </c:pt>
                <c:pt idx="308">
                  <c:v>-12.132711228645165</c:v>
                </c:pt>
                <c:pt idx="309">
                  <c:v>-13.230178381653531</c:v>
                </c:pt>
                <c:pt idx="310">
                  <c:v>-13.993239889243975</c:v>
                </c:pt>
                <c:pt idx="311">
                  <c:v>-14.236505626815823</c:v>
                </c:pt>
                <c:pt idx="312">
                  <c:v>-14.344436880842622</c:v>
                </c:pt>
                <c:pt idx="313">
                  <c:v>-14.284483806780266</c:v>
                </c:pt>
                <c:pt idx="314">
                  <c:v>-13.874355533446245</c:v>
                </c:pt>
                <c:pt idx="315">
                  <c:v>-13.692604205438384</c:v>
                </c:pt>
                <c:pt idx="316">
                  <c:v>-13.349959696441173</c:v>
                </c:pt>
                <c:pt idx="317">
                  <c:v>-12.0640684656079</c:v>
                </c:pt>
                <c:pt idx="318">
                  <c:v>-13.120706881077092</c:v>
                </c:pt>
                <c:pt idx="319">
                  <c:v>-13.088929172927319</c:v>
                </c:pt>
                <c:pt idx="320">
                  <c:v>-12.283783541557954</c:v>
                </c:pt>
                <c:pt idx="321">
                  <c:v>-10.838379646525139</c:v>
                </c:pt>
                <c:pt idx="322">
                  <c:v>-11.444308809232471</c:v>
                </c:pt>
                <c:pt idx="323">
                  <c:v>-12.521173564065684</c:v>
                </c:pt>
                <c:pt idx="324">
                  <c:v>-11.924122185490164</c:v>
                </c:pt>
                <c:pt idx="325">
                  <c:v>-11.360563335971394</c:v>
                </c:pt>
                <c:pt idx="326">
                  <c:v>-10.632889843640456</c:v>
                </c:pt>
                <c:pt idx="327">
                  <c:v>-10.200121814355727</c:v>
                </c:pt>
                <c:pt idx="328">
                  <c:v>-9.9956504156345787</c:v>
                </c:pt>
                <c:pt idx="329">
                  <c:v>-9.9202548057901918</c:v>
                </c:pt>
                <c:pt idx="330">
                  <c:v>-9.3700014334974711</c:v>
                </c:pt>
                <c:pt idx="331">
                  <c:v>-9.7622755140615993</c:v>
                </c:pt>
                <c:pt idx="332">
                  <c:v>-10.959510909526578</c:v>
                </c:pt>
                <c:pt idx="333">
                  <c:v>-8.293158825033661</c:v>
                </c:pt>
                <c:pt idx="334">
                  <c:v>-8.7910107867271883</c:v>
                </c:pt>
                <c:pt idx="335">
                  <c:v>-11.557864253232113</c:v>
                </c:pt>
                <c:pt idx="336">
                  <c:v>-12.418230609671653</c:v>
                </c:pt>
                <c:pt idx="337">
                  <c:v>-9.1782045786622319</c:v>
                </c:pt>
                <c:pt idx="338">
                  <c:v>-7.8370965593806545</c:v>
                </c:pt>
                <c:pt idx="339">
                  <c:v>-6.1448532129366864</c:v>
                </c:pt>
                <c:pt idx="340">
                  <c:v>-6.4769648787086131</c:v>
                </c:pt>
                <c:pt idx="341">
                  <c:v>-7.2864211466993893</c:v>
                </c:pt>
                <c:pt idx="342">
                  <c:v>-8.2555804629076661</c:v>
                </c:pt>
                <c:pt idx="343">
                  <c:v>-7.9544638377778005</c:v>
                </c:pt>
                <c:pt idx="344">
                  <c:v>-7.699783638217693</c:v>
                </c:pt>
                <c:pt idx="345">
                  <c:v>-8.9621588282230213</c:v>
                </c:pt>
                <c:pt idx="346">
                  <c:v>-7.6436424747753735</c:v>
                </c:pt>
                <c:pt idx="347">
                  <c:v>-6.4428153137316535</c:v>
                </c:pt>
                <c:pt idx="348">
                  <c:v>-6.0476808092134693</c:v>
                </c:pt>
                <c:pt idx="349">
                  <c:v>-5.6131893325462068</c:v>
                </c:pt>
                <c:pt idx="350">
                  <c:v>-6.9558055295638157</c:v>
                </c:pt>
                <c:pt idx="351">
                  <c:v>-5.3937631537876571</c:v>
                </c:pt>
                <c:pt idx="352">
                  <c:v>-5.4388701235533494</c:v>
                </c:pt>
                <c:pt idx="353">
                  <c:v>-5.6756049656859773</c:v>
                </c:pt>
                <c:pt idx="354">
                  <c:v>-5.2924446981051831</c:v>
                </c:pt>
                <c:pt idx="355">
                  <c:v>-5.7053228802543572</c:v>
                </c:pt>
                <c:pt idx="356">
                  <c:v>-5.7922875764623782</c:v>
                </c:pt>
                <c:pt idx="357">
                  <c:v>-5.9564381224195175</c:v>
                </c:pt>
                <c:pt idx="358">
                  <c:v>-5.7992133599066795</c:v>
                </c:pt>
                <c:pt idx="359">
                  <c:v>-5.1582651276180949</c:v>
                </c:pt>
                <c:pt idx="360">
                  <c:v>-5.2191299836173926</c:v>
                </c:pt>
                <c:pt idx="361">
                  <c:v>-5.4549833158975005</c:v>
                </c:pt>
                <c:pt idx="362">
                  <c:v>-5.0042212789488882</c:v>
                </c:pt>
                <c:pt idx="363">
                  <c:v>-4.1347716360829816</c:v>
                </c:pt>
                <c:pt idx="364">
                  <c:v>-3.6524776331531079</c:v>
                </c:pt>
                <c:pt idx="365">
                  <c:v>-4.569611867060277</c:v>
                </c:pt>
                <c:pt idx="366">
                  <c:v>-4.8499931505419056</c:v>
                </c:pt>
                <c:pt idx="367">
                  <c:v>-5.1803714360787669</c:v>
                </c:pt>
                <c:pt idx="368">
                  <c:v>-5.6752926351895132</c:v>
                </c:pt>
                <c:pt idx="369">
                  <c:v>-5.3065482708918239</c:v>
                </c:pt>
                <c:pt idx="370">
                  <c:v>-5.8350272489896069</c:v>
                </c:pt>
                <c:pt idx="371">
                  <c:v>-5.0812379124910434</c:v>
                </c:pt>
                <c:pt idx="372">
                  <c:v>-4.656684705014837</c:v>
                </c:pt>
                <c:pt idx="373">
                  <c:v>-5.2398689321999834</c:v>
                </c:pt>
                <c:pt idx="374">
                  <c:v>-5.48166631093126</c:v>
                </c:pt>
                <c:pt idx="375">
                  <c:v>-5.6615952637038083</c:v>
                </c:pt>
                <c:pt idx="376">
                  <c:v>-5.5967059844741485</c:v>
                </c:pt>
                <c:pt idx="377">
                  <c:v>-5.6328990832954577</c:v>
                </c:pt>
                <c:pt idx="378">
                  <c:v>-5.2731203126851636</c:v>
                </c:pt>
                <c:pt idx="379">
                  <c:v>-4.9389592297088827</c:v>
                </c:pt>
                <c:pt idx="380">
                  <c:v>-5.0147345871450604</c:v>
                </c:pt>
                <c:pt idx="381">
                  <c:v>-6.3176745045507321</c:v>
                </c:pt>
                <c:pt idx="382">
                  <c:v>-3.7180658264859083</c:v>
                </c:pt>
                <c:pt idx="383">
                  <c:v>-2.15882496239105</c:v>
                </c:pt>
                <c:pt idx="384">
                  <c:v>-3.2963463950992704</c:v>
                </c:pt>
                <c:pt idx="385">
                  <c:v>-5.2942353335134031</c:v>
                </c:pt>
                <c:pt idx="386">
                  <c:v>-5.1255252553251536</c:v>
                </c:pt>
                <c:pt idx="387">
                  <c:v>-2.7551779199068744</c:v>
                </c:pt>
                <c:pt idx="388">
                  <c:v>-2.0892061637383184</c:v>
                </c:pt>
                <c:pt idx="389">
                  <c:v>-0.93892461450254172</c:v>
                </c:pt>
                <c:pt idx="390">
                  <c:v>-3.9657176367778613</c:v>
                </c:pt>
                <c:pt idx="391">
                  <c:v>-3.1008130402084206</c:v>
                </c:pt>
                <c:pt idx="392">
                  <c:v>4.0750362086498189E-2</c:v>
                </c:pt>
                <c:pt idx="393">
                  <c:v>0.65790604910651396</c:v>
                </c:pt>
                <c:pt idx="394">
                  <c:v>1.0051017141829128</c:v>
                </c:pt>
                <c:pt idx="395">
                  <c:v>-0.18933382942286797</c:v>
                </c:pt>
                <c:pt idx="396">
                  <c:v>-0.58587139312463576</c:v>
                </c:pt>
                <c:pt idx="397">
                  <c:v>-1.0087739912779341</c:v>
                </c:pt>
                <c:pt idx="398">
                  <c:v>-1.2505015362990566</c:v>
                </c:pt>
                <c:pt idx="399">
                  <c:v>-1.7410888685099255</c:v>
                </c:pt>
                <c:pt idx="400">
                  <c:v>-4.2577003584140876</c:v>
                </c:pt>
                <c:pt idx="401">
                  <c:v>0.60765691594618743</c:v>
                </c:pt>
                <c:pt idx="402">
                  <c:v>3.101707836326502</c:v>
                </c:pt>
                <c:pt idx="403">
                  <c:v>3.2328850519619219</c:v>
                </c:pt>
                <c:pt idx="404">
                  <c:v>-1.9232809475714246E-2</c:v>
                </c:pt>
                <c:pt idx="405">
                  <c:v>-1.1761841296480349</c:v>
                </c:pt>
                <c:pt idx="406">
                  <c:v>-1.2433915850921549</c:v>
                </c:pt>
                <c:pt idx="407">
                  <c:v>-1.982355118384862</c:v>
                </c:pt>
                <c:pt idx="408">
                  <c:v>-2.9683772004890563</c:v>
                </c:pt>
                <c:pt idx="409">
                  <c:v>-3.0977216444012918</c:v>
                </c:pt>
                <c:pt idx="410">
                  <c:v>-2.605711523381371</c:v>
                </c:pt>
                <c:pt idx="411">
                  <c:v>-1.9970667645067555</c:v>
                </c:pt>
                <c:pt idx="412">
                  <c:v>-1.5942591974211864</c:v>
                </c:pt>
                <c:pt idx="413">
                  <c:v>-1.4726178123774392</c:v>
                </c:pt>
                <c:pt idx="414">
                  <c:v>-0.51659677050954467</c:v>
                </c:pt>
                <c:pt idx="415">
                  <c:v>-2.572043235254807</c:v>
                </c:pt>
                <c:pt idx="416">
                  <c:v>-2.4922086709709084</c:v>
                </c:pt>
                <c:pt idx="417">
                  <c:v>-1.5831181058781001</c:v>
                </c:pt>
                <c:pt idx="418">
                  <c:v>-1.3201882392803055</c:v>
                </c:pt>
                <c:pt idx="419">
                  <c:v>-0.94569850448008574</c:v>
                </c:pt>
                <c:pt idx="420">
                  <c:v>0.76520198554025987</c:v>
                </c:pt>
                <c:pt idx="421">
                  <c:v>0.10346737615631393</c:v>
                </c:pt>
              </c:numCache>
            </c:numRef>
          </c:val>
          <c:smooth val="0"/>
          <c:extLst>
            <c:ext xmlns:c16="http://schemas.microsoft.com/office/drawing/2014/chart" uri="{C3380CC4-5D6E-409C-BE32-E72D297353CC}">
              <c16:uniqueId val="{00000002-74E7-4597-A4DC-285F6B0F7178}"/>
            </c:ext>
          </c:extLst>
        </c:ser>
        <c:dLbls>
          <c:showLegendKey val="0"/>
          <c:showVal val="0"/>
          <c:showCatName val="0"/>
          <c:showSerName val="0"/>
          <c:showPercent val="0"/>
          <c:showBubbleSize val="0"/>
        </c:dLbls>
        <c:smooth val="0"/>
        <c:axId val="931666736"/>
        <c:axId val="931671656"/>
      </c:lineChart>
      <c:catAx>
        <c:axId val="9316667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71656"/>
        <c:crosses val="autoZero"/>
        <c:auto val="1"/>
        <c:lblAlgn val="ctr"/>
        <c:lblOffset val="100"/>
        <c:noMultiLvlLbl val="0"/>
      </c:catAx>
      <c:valAx>
        <c:axId val="931671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3166673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E" sz="1800" b="0" i="0" baseline="0">
                <a:effectLst/>
              </a:rPr>
              <a:t>Gesture 1 Gyro Angle Test</a:t>
            </a:r>
            <a:endParaRPr lang="en-IE">
              <a:effectLst/>
            </a:endParaRP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Gyro_A1_20!$Y$1</c:f>
              <c:strCache>
                <c:ptCount val="1"/>
                <c:pt idx="0">
                  <c:v>Gyro_X</c:v>
                </c:pt>
              </c:strCache>
            </c:strRef>
          </c:tx>
          <c:spPr>
            <a:ln w="28575" cap="rnd">
              <a:solidFill>
                <a:schemeClr val="accent1"/>
              </a:solidFill>
              <a:round/>
            </a:ln>
            <a:effectLst/>
          </c:spPr>
          <c:marker>
            <c:symbol val="none"/>
          </c:marker>
          <c:val>
            <c:numRef>
              <c:f>Gyro_A1_20!$Y$2:$Y$988</c:f>
              <c:numCache>
                <c:formatCode>General</c:formatCode>
                <c:ptCount val="987"/>
                <c:pt idx="0">
                  <c:v>-50.666417439999996</c:v>
                </c:pt>
                <c:pt idx="1">
                  <c:v>-58.85521353</c:v>
                </c:pt>
                <c:pt idx="2">
                  <c:v>-66.789042480000006</c:v>
                </c:pt>
                <c:pt idx="3">
                  <c:v>-74.266679629999999</c:v>
                </c:pt>
                <c:pt idx="4">
                  <c:v>-81.198553500000003</c:v>
                </c:pt>
                <c:pt idx="5">
                  <c:v>-87.420049230000004</c:v>
                </c:pt>
                <c:pt idx="6">
                  <c:v>-92.756533020000006</c:v>
                </c:pt>
                <c:pt idx="7">
                  <c:v>-97.373976339999999</c:v>
                </c:pt>
                <c:pt idx="8">
                  <c:v>-101.5550178</c:v>
                </c:pt>
                <c:pt idx="9">
                  <c:v>-105.5567849</c:v>
                </c:pt>
                <c:pt idx="10">
                  <c:v>-109.5054112</c:v>
                </c:pt>
                <c:pt idx="11">
                  <c:v>-113.4595654</c:v>
                </c:pt>
                <c:pt idx="12">
                  <c:v>-117.44933519999999</c:v>
                </c:pt>
                <c:pt idx="13">
                  <c:v>-121.363696</c:v>
                </c:pt>
                <c:pt idx="14">
                  <c:v>-125.0599785</c:v>
                </c:pt>
                <c:pt idx="15">
                  <c:v>-128.34031569999999</c:v>
                </c:pt>
                <c:pt idx="16">
                  <c:v>-130.95958690000001</c:v>
                </c:pt>
                <c:pt idx="17">
                  <c:v>-132.7700902</c:v>
                </c:pt>
                <c:pt idx="18">
                  <c:v>-133.72189599999999</c:v>
                </c:pt>
                <c:pt idx="19">
                  <c:v>-133.77159710000001</c:v>
                </c:pt>
                <c:pt idx="20">
                  <c:v>-132.90360459999999</c:v>
                </c:pt>
                <c:pt idx="21">
                  <c:v>-131.10220140000001</c:v>
                </c:pt>
                <c:pt idx="22">
                  <c:v>-128.44120469999999</c:v>
                </c:pt>
                <c:pt idx="23">
                  <c:v>-125.05478220000001</c:v>
                </c:pt>
                <c:pt idx="24">
                  <c:v>-121.06466279999999</c:v>
                </c:pt>
                <c:pt idx="25">
                  <c:v>-116.6293845</c:v>
                </c:pt>
                <c:pt idx="26">
                  <c:v>-111.9039645</c:v>
                </c:pt>
                <c:pt idx="27">
                  <c:v>-107.0049842</c:v>
                </c:pt>
                <c:pt idx="28">
                  <c:v>-102.0179181</c:v>
                </c:pt>
                <c:pt idx="29">
                  <c:v>-96.971424600000006</c:v>
                </c:pt>
                <c:pt idx="30">
                  <c:v>-91.819440029999996</c:v>
                </c:pt>
                <c:pt idx="31">
                  <c:v>-86.440077489999993</c:v>
                </c:pt>
                <c:pt idx="32">
                  <c:v>-80.716348819999993</c:v>
                </c:pt>
                <c:pt idx="33">
                  <c:v>-74.547514340000006</c:v>
                </c:pt>
                <c:pt idx="34">
                  <c:v>-67.818215390000006</c:v>
                </c:pt>
                <c:pt idx="35">
                  <c:v>-60.40554247</c:v>
                </c:pt>
                <c:pt idx="36">
                  <c:v>-52.271683920000001</c:v>
                </c:pt>
                <c:pt idx="37">
                  <c:v>-43.41078246</c:v>
                </c:pt>
                <c:pt idx="38">
                  <c:v>-33.86088779</c:v>
                </c:pt>
                <c:pt idx="39">
                  <c:v>-23.759554189999999</c:v>
                </c:pt>
                <c:pt idx="40">
                  <c:v>-13.161647009999999</c:v>
                </c:pt>
                <c:pt idx="41">
                  <c:v>-2.1428960300000002</c:v>
                </c:pt>
                <c:pt idx="42">
                  <c:v>9.2213834509999995</c:v>
                </c:pt>
                <c:pt idx="43">
                  <c:v>20.904379259999999</c:v>
                </c:pt>
                <c:pt idx="44">
                  <c:v>32.906062779999999</c:v>
                </c:pt>
                <c:pt idx="45">
                  <c:v>45.195530400000003</c:v>
                </c:pt>
                <c:pt idx="46">
                  <c:v>57.746232089999999</c:v>
                </c:pt>
                <c:pt idx="47">
                  <c:v>70.308903209999997</c:v>
                </c:pt>
                <c:pt idx="48">
                  <c:v>82.121061010000005</c:v>
                </c:pt>
                <c:pt idx="49">
                  <c:v>92.259656590000006</c:v>
                </c:pt>
                <c:pt idx="50">
                  <c:v>99.9683457</c:v>
                </c:pt>
                <c:pt idx="51">
                  <c:v>105.56926369999999</c:v>
                </c:pt>
                <c:pt idx="52">
                  <c:v>109.7775297</c:v>
                </c:pt>
                <c:pt idx="53">
                  <c:v>113.08813120000001</c:v>
                </c:pt>
                <c:pt idx="54">
                  <c:v>116.02162389999999</c:v>
                </c:pt>
                <c:pt idx="55">
                  <c:v>118.9886328</c:v>
                </c:pt>
                <c:pt idx="56">
                  <c:v>122.09699550000001</c:v>
                </c:pt>
                <c:pt idx="57">
                  <c:v>125.1956735</c:v>
                </c:pt>
                <c:pt idx="58">
                  <c:v>127.9829273</c:v>
                </c:pt>
                <c:pt idx="59">
                  <c:v>130.223837</c:v>
                </c:pt>
                <c:pt idx="60">
                  <c:v>131.58486920000001</c:v>
                </c:pt>
                <c:pt idx="61">
                  <c:v>131.96935110000001</c:v>
                </c:pt>
                <c:pt idx="62">
                  <c:v>131.65565989999999</c:v>
                </c:pt>
                <c:pt idx="63">
                  <c:v>130.94616120000001</c:v>
                </c:pt>
                <c:pt idx="64">
                  <c:v>130.06707220000001</c:v>
                </c:pt>
                <c:pt idx="65">
                  <c:v>129.0715241</c:v>
                </c:pt>
                <c:pt idx="66">
                  <c:v>127.7863066</c:v>
                </c:pt>
                <c:pt idx="67">
                  <c:v>125.9848727</c:v>
                </c:pt>
                <c:pt idx="68">
                  <c:v>123.5186319</c:v>
                </c:pt>
                <c:pt idx="69">
                  <c:v>120.3112608</c:v>
                </c:pt>
                <c:pt idx="70">
                  <c:v>116.4163504</c:v>
                </c:pt>
                <c:pt idx="71">
                  <c:v>111.9349656</c:v>
                </c:pt>
                <c:pt idx="72">
                  <c:v>107.0165799</c:v>
                </c:pt>
                <c:pt idx="73">
                  <c:v>101.8557612</c:v>
                </c:pt>
                <c:pt idx="74">
                  <c:v>96.643237310000004</c:v>
                </c:pt>
                <c:pt idx="75">
                  <c:v>91.467205179999993</c:v>
                </c:pt>
                <c:pt idx="76">
                  <c:v>86.293189459999994</c:v>
                </c:pt>
                <c:pt idx="77">
                  <c:v>81.031164290000007</c:v>
                </c:pt>
                <c:pt idx="78">
                  <c:v>75.58425321</c:v>
                </c:pt>
                <c:pt idx="79">
                  <c:v>69.931214679999997</c:v>
                </c:pt>
                <c:pt idx="80">
                  <c:v>64.042746390000005</c:v>
                </c:pt>
                <c:pt idx="81">
                  <c:v>57.90043704</c:v>
                </c:pt>
                <c:pt idx="82">
                  <c:v>51.549190660000001</c:v>
                </c:pt>
                <c:pt idx="83">
                  <c:v>45.102560590000003</c:v>
                </c:pt>
                <c:pt idx="84">
                  <c:v>38.710450510000001</c:v>
                </c:pt>
                <c:pt idx="85">
                  <c:v>32.440639580000003</c:v>
                </c:pt>
                <c:pt idx="86">
                  <c:v>26.21881857</c:v>
                </c:pt>
                <c:pt idx="87">
                  <c:v>19.855034379999999</c:v>
                </c:pt>
                <c:pt idx="88">
                  <c:v>13.25577569</c:v>
                </c:pt>
                <c:pt idx="89">
                  <c:v>6.4212809200000001</c:v>
                </c:pt>
                <c:pt idx="90">
                  <c:v>-0.55909157799999998</c:v>
                </c:pt>
                <c:pt idx="91">
                  <c:v>-7.5379953469999998</c:v>
                </c:pt>
                <c:pt idx="92">
                  <c:v>-14.38475476</c:v>
                </c:pt>
                <c:pt idx="93">
                  <c:v>-20.965906660000002</c:v>
                </c:pt>
                <c:pt idx="94">
                  <c:v>-27.18543309</c:v>
                </c:pt>
                <c:pt idx="95">
                  <c:v>-33.093672150000003</c:v>
                </c:pt>
                <c:pt idx="96">
                  <c:v>-38.793493609999999</c:v>
                </c:pt>
                <c:pt idx="97">
                  <c:v>-44.441193929999997</c:v>
                </c:pt>
                <c:pt idx="98">
                  <c:v>-50.114619140000002</c:v>
                </c:pt>
                <c:pt idx="99">
                  <c:v>-55.691631510000001</c:v>
                </c:pt>
                <c:pt idx="100">
                  <c:v>-61.03716558</c:v>
                </c:pt>
                <c:pt idx="101">
                  <c:v>-66.036016329999995</c:v>
                </c:pt>
                <c:pt idx="102">
                  <c:v>-70.663629940000007</c:v>
                </c:pt>
                <c:pt idx="103">
                  <c:v>-74.976378650000001</c:v>
                </c:pt>
                <c:pt idx="104">
                  <c:v>-79.118657589999998</c:v>
                </c:pt>
                <c:pt idx="105">
                  <c:v>-83.225517580000002</c:v>
                </c:pt>
                <c:pt idx="106">
                  <c:v>-87.296667929999998</c:v>
                </c:pt>
                <c:pt idx="107">
                  <c:v>-91.317108230000002</c:v>
                </c:pt>
                <c:pt idx="108">
                  <c:v>-95.201990809999998</c:v>
                </c:pt>
                <c:pt idx="109">
                  <c:v>-98.76691993</c:v>
                </c:pt>
                <c:pt idx="110">
                  <c:v>-101.94896679999999</c:v>
                </c:pt>
                <c:pt idx="111">
                  <c:v>-104.83608049999999</c:v>
                </c:pt>
                <c:pt idx="112">
                  <c:v>-107.47939940000001</c:v>
                </c:pt>
                <c:pt idx="113">
                  <c:v>-109.9435416</c:v>
                </c:pt>
                <c:pt idx="114">
                  <c:v>-112.2716125</c:v>
                </c:pt>
                <c:pt idx="115">
                  <c:v>-114.3689346</c:v>
                </c:pt>
                <c:pt idx="116">
                  <c:v>-115.9079942</c:v>
                </c:pt>
                <c:pt idx="117">
                  <c:v>-116.6602563</c:v>
                </c:pt>
                <c:pt idx="118">
                  <c:v>-116.5652161</c:v>
                </c:pt>
                <c:pt idx="119">
                  <c:v>-115.6899478</c:v>
                </c:pt>
                <c:pt idx="120">
                  <c:v>-114.17675319999999</c:v>
                </c:pt>
                <c:pt idx="121">
                  <c:v>-112.17408810000001</c:v>
                </c:pt>
                <c:pt idx="122">
                  <c:v>-109.7607941</c:v>
                </c:pt>
                <c:pt idx="123">
                  <c:v>-106.92874209999999</c:v>
                </c:pt>
                <c:pt idx="124">
                  <c:v>-103.58481449999999</c:v>
                </c:pt>
                <c:pt idx="125">
                  <c:v>-99.565404479999998</c:v>
                </c:pt>
                <c:pt idx="126">
                  <c:v>-94.719617549999995</c:v>
                </c:pt>
                <c:pt idx="127">
                  <c:v>-88.957990379999998</c:v>
                </c:pt>
                <c:pt idx="128">
                  <c:v>-82.301861310000007</c:v>
                </c:pt>
                <c:pt idx="129">
                  <c:v>-74.816834099999994</c:v>
                </c:pt>
                <c:pt idx="130">
                  <c:v>-66.632347559999999</c:v>
                </c:pt>
                <c:pt idx="131">
                  <c:v>-57.954161130000003</c:v>
                </c:pt>
                <c:pt idx="132">
                  <c:v>-48.952312409999998</c:v>
                </c:pt>
                <c:pt idx="133">
                  <c:v>-39.678992059999999</c:v>
                </c:pt>
                <c:pt idx="134">
                  <c:v>-30.002095499999999</c:v>
                </c:pt>
                <c:pt idx="135">
                  <c:v>-19.749603189999998</c:v>
                </c:pt>
                <c:pt idx="136">
                  <c:v>-8.9606480039999994</c:v>
                </c:pt>
                <c:pt idx="137">
                  <c:v>2.2646996160000001</c:v>
                </c:pt>
                <c:pt idx="138">
                  <c:v>13.822670560000001</c:v>
                </c:pt>
                <c:pt idx="139">
                  <c:v>25.534918730000001</c:v>
                </c:pt>
                <c:pt idx="140">
                  <c:v>37.1266727</c:v>
                </c:pt>
                <c:pt idx="141">
                  <c:v>48.192090559999997</c:v>
                </c:pt>
                <c:pt idx="142">
                  <c:v>58.521467090000002</c:v>
                </c:pt>
                <c:pt idx="143">
                  <c:v>67.891737410000005</c:v>
                </c:pt>
                <c:pt idx="144">
                  <c:v>75.933058380000006</c:v>
                </c:pt>
                <c:pt idx="145">
                  <c:v>82.804359399999996</c:v>
                </c:pt>
                <c:pt idx="146">
                  <c:v>89.063519429999999</c:v>
                </c:pt>
                <c:pt idx="147">
                  <c:v>95.098648019999999</c:v>
                </c:pt>
                <c:pt idx="148">
                  <c:v>101.2117946</c:v>
                </c:pt>
                <c:pt idx="149">
                  <c:v>107.45545970000001</c:v>
                </c:pt>
                <c:pt idx="150">
                  <c:v>113.5487263</c:v>
                </c:pt>
                <c:pt idx="151">
                  <c:v>119.15660459999999</c:v>
                </c:pt>
                <c:pt idx="152">
                  <c:v>124.0467266</c:v>
                </c:pt>
                <c:pt idx="153">
                  <c:v>127.86784249999999</c:v>
                </c:pt>
                <c:pt idx="154">
                  <c:v>130.43685289999999</c:v>
                </c:pt>
                <c:pt idx="155">
                  <c:v>131.97353860000001</c:v>
                </c:pt>
                <c:pt idx="156">
                  <c:v>132.7503332</c:v>
                </c:pt>
                <c:pt idx="157">
                  <c:v>133.04967350000001</c:v>
                </c:pt>
                <c:pt idx="158">
                  <c:v>133.12584390000001</c:v>
                </c:pt>
                <c:pt idx="159">
                  <c:v>133.0230277</c:v>
                </c:pt>
                <c:pt idx="160">
                  <c:v>132.60335549999999</c:v>
                </c:pt>
                <c:pt idx="161">
                  <c:v>131.66514849999999</c:v>
                </c:pt>
                <c:pt idx="162">
                  <c:v>130.0841709</c:v>
                </c:pt>
                <c:pt idx="163">
                  <c:v>127.8249079</c:v>
                </c:pt>
                <c:pt idx="164">
                  <c:v>124.90787589999999</c:v>
                </c:pt>
                <c:pt idx="165">
                  <c:v>121.39192319999999</c:v>
                </c:pt>
                <c:pt idx="166">
                  <c:v>117.4346254</c:v>
                </c:pt>
                <c:pt idx="167">
                  <c:v>113.1601048</c:v>
                </c:pt>
                <c:pt idx="168">
                  <c:v>108.60727780000001</c:v>
                </c:pt>
                <c:pt idx="169">
                  <c:v>103.7665825</c:v>
                </c:pt>
                <c:pt idx="170">
                  <c:v>98.640945869999996</c:v>
                </c:pt>
                <c:pt idx="171">
                  <c:v>93.225685150000004</c:v>
                </c:pt>
                <c:pt idx="172">
                  <c:v>87.497647810000004</c:v>
                </c:pt>
                <c:pt idx="173">
                  <c:v>81.537750489999993</c:v>
                </c:pt>
                <c:pt idx="174">
                  <c:v>75.445233079999994</c:v>
                </c:pt>
                <c:pt idx="175">
                  <c:v>69.379009760000002</c:v>
                </c:pt>
                <c:pt idx="176">
                  <c:v>63.458052909999999</c:v>
                </c:pt>
                <c:pt idx="177">
                  <c:v>57.58618663</c:v>
                </c:pt>
                <c:pt idx="178">
                  <c:v>51.608898959999998</c:v>
                </c:pt>
                <c:pt idx="179">
                  <c:v>45.403504460000001</c:v>
                </c:pt>
                <c:pt idx="180">
                  <c:v>38.93919717</c:v>
                </c:pt>
                <c:pt idx="181">
                  <c:v>32.235740999999997</c:v>
                </c:pt>
                <c:pt idx="182">
                  <c:v>25.399868399999999</c:v>
                </c:pt>
                <c:pt idx="183">
                  <c:v>18.524523940000002</c:v>
                </c:pt>
                <c:pt idx="184">
                  <c:v>11.75061706</c:v>
                </c:pt>
                <c:pt idx="185">
                  <c:v>5.2415776950000001</c:v>
                </c:pt>
                <c:pt idx="186">
                  <c:v>-1.0508780980000001</c:v>
                </c:pt>
                <c:pt idx="187">
                  <c:v>-7.3364810360000003</c:v>
                </c:pt>
                <c:pt idx="188">
                  <c:v>-13.797136760000001</c:v>
                </c:pt>
                <c:pt idx="189">
                  <c:v>-20.48024144</c:v>
                </c:pt>
                <c:pt idx="190">
                  <c:v>-27.37470295</c:v>
                </c:pt>
                <c:pt idx="191">
                  <c:v>-34.30054647</c:v>
                </c:pt>
                <c:pt idx="192">
                  <c:v>-41.067849359999997</c:v>
                </c:pt>
                <c:pt idx="193">
                  <c:v>-47.633629880000001</c:v>
                </c:pt>
                <c:pt idx="194">
                  <c:v>-54.013218260000002</c:v>
                </c:pt>
                <c:pt idx="195">
                  <c:v>-60.338320510000003</c:v>
                </c:pt>
                <c:pt idx="196">
                  <c:v>-66.6828261</c:v>
                </c:pt>
                <c:pt idx="197">
                  <c:v>-73.017776339999998</c:v>
                </c:pt>
                <c:pt idx="198">
                  <c:v>-79.298038109999993</c:v>
                </c:pt>
                <c:pt idx="199">
                  <c:v>-85.494360869999994</c:v>
                </c:pt>
                <c:pt idx="200">
                  <c:v>-91.464115730000003</c:v>
                </c:pt>
                <c:pt idx="201">
                  <c:v>-97.062014739999995</c:v>
                </c:pt>
                <c:pt idx="202">
                  <c:v>-102.0998902</c:v>
                </c:pt>
                <c:pt idx="203">
                  <c:v>-106.3669178</c:v>
                </c:pt>
                <c:pt idx="204">
                  <c:v>-109.84827629999999</c:v>
                </c:pt>
                <c:pt idx="205">
                  <c:v>-112.743236</c:v>
                </c:pt>
                <c:pt idx="206">
                  <c:v>-115.2878219</c:v>
                </c:pt>
                <c:pt idx="207">
                  <c:v>-117.6576544</c:v>
                </c:pt>
                <c:pt idx="208">
                  <c:v>-119.929011</c:v>
                </c:pt>
                <c:pt idx="209">
                  <c:v>-122.08282029999999</c:v>
                </c:pt>
                <c:pt idx="210">
                  <c:v>-124.0634325</c:v>
                </c:pt>
                <c:pt idx="211">
                  <c:v>-125.74581550000001</c:v>
                </c:pt>
                <c:pt idx="212">
                  <c:v>-127.0032774</c:v>
                </c:pt>
                <c:pt idx="213">
                  <c:v>-127.6109069</c:v>
                </c:pt>
                <c:pt idx="214">
                  <c:v>-127.2958553</c:v>
                </c:pt>
                <c:pt idx="215">
                  <c:v>-125.9783802</c:v>
                </c:pt>
                <c:pt idx="216">
                  <c:v>-123.7820485</c:v>
                </c:pt>
                <c:pt idx="217">
                  <c:v>-120.8753213</c:v>
                </c:pt>
                <c:pt idx="218">
                  <c:v>-117.4560838</c:v>
                </c:pt>
                <c:pt idx="219">
                  <c:v>-113.7113275</c:v>
                </c:pt>
                <c:pt idx="220">
                  <c:v>-109.7191892</c:v>
                </c:pt>
                <c:pt idx="221">
                  <c:v>-105.4938727</c:v>
                </c:pt>
                <c:pt idx="222">
                  <c:v>-101.0369577</c:v>
                </c:pt>
                <c:pt idx="223">
                  <c:v>-96.341871999999995</c:v>
                </c:pt>
                <c:pt idx="224">
                  <c:v>-91.371961279999994</c:v>
                </c:pt>
                <c:pt idx="225">
                  <c:v>-86.058702389999993</c:v>
                </c:pt>
                <c:pt idx="226">
                  <c:v>-80.314725330000002</c:v>
                </c:pt>
                <c:pt idx="227">
                  <c:v>-74.073923359999995</c:v>
                </c:pt>
                <c:pt idx="228">
                  <c:v>-67.282068129999999</c:v>
                </c:pt>
                <c:pt idx="229">
                  <c:v>-59.865191729999999</c:v>
                </c:pt>
                <c:pt idx="230">
                  <c:v>-51.694201620000001</c:v>
                </c:pt>
                <c:pt idx="231">
                  <c:v>-42.67174662</c:v>
                </c:pt>
                <c:pt idx="232">
                  <c:v>-32.811211550000003</c:v>
                </c:pt>
                <c:pt idx="233">
                  <c:v>-22.182424000000001</c:v>
                </c:pt>
                <c:pt idx="234">
                  <c:v>-10.798218479999999</c:v>
                </c:pt>
                <c:pt idx="235">
                  <c:v>1.2188939700000001</c:v>
                </c:pt>
                <c:pt idx="236">
                  <c:v>13.69194779</c:v>
                </c:pt>
                <c:pt idx="237">
                  <c:v>26.538729570000001</c:v>
                </c:pt>
                <c:pt idx="238">
                  <c:v>39.64212148</c:v>
                </c:pt>
                <c:pt idx="239">
                  <c:v>52.737910589999998</c:v>
                </c:pt>
                <c:pt idx="240">
                  <c:v>65.676948300000006</c:v>
                </c:pt>
                <c:pt idx="241">
                  <c:v>77.991097280000005</c:v>
                </c:pt>
                <c:pt idx="242">
                  <c:v>88.972394550000004</c:v>
                </c:pt>
                <c:pt idx="243">
                  <c:v>97.744735300000002</c:v>
                </c:pt>
                <c:pt idx="244">
                  <c:v>103.7057947</c:v>
                </c:pt>
                <c:pt idx="245">
                  <c:v>107.57476699999999</c:v>
                </c:pt>
                <c:pt idx="246">
                  <c:v>110.17283759999999</c:v>
                </c:pt>
                <c:pt idx="247">
                  <c:v>112.26922140000001</c:v>
                </c:pt>
                <c:pt idx="248">
                  <c:v>114.530612</c:v>
                </c:pt>
                <c:pt idx="249">
                  <c:v>117.2432506</c:v>
                </c:pt>
                <c:pt idx="250">
                  <c:v>120.2220856</c:v>
                </c:pt>
                <c:pt idx="251">
                  <c:v>123.0311734</c:v>
                </c:pt>
                <c:pt idx="252">
                  <c:v>125.31883379999999</c:v>
                </c:pt>
                <c:pt idx="253">
                  <c:v>126.73088180000001</c:v>
                </c:pt>
                <c:pt idx="254">
                  <c:v>127.0059972</c:v>
                </c:pt>
                <c:pt idx="255">
                  <c:v>126.2559286</c:v>
                </c:pt>
                <c:pt idx="256">
                  <c:v>124.86590080000001</c:v>
                </c:pt>
                <c:pt idx="257">
                  <c:v>123.2467364</c:v>
                </c:pt>
                <c:pt idx="258">
                  <c:v>121.59837760000001</c:v>
                </c:pt>
                <c:pt idx="259">
                  <c:v>119.9587677</c:v>
                </c:pt>
                <c:pt idx="260">
                  <c:v>118.21652210000001</c:v>
                </c:pt>
                <c:pt idx="261">
                  <c:v>116.2099547</c:v>
                </c:pt>
                <c:pt idx="262">
                  <c:v>113.81195</c:v>
                </c:pt>
                <c:pt idx="263">
                  <c:v>110.87286</c:v>
                </c:pt>
                <c:pt idx="264">
                  <c:v>107.2749931</c:v>
                </c:pt>
                <c:pt idx="265">
                  <c:v>103.0979676</c:v>
                </c:pt>
                <c:pt idx="266">
                  <c:v>98.601892899999996</c:v>
                </c:pt>
                <c:pt idx="267">
                  <c:v>94.098378920000002</c:v>
                </c:pt>
                <c:pt idx="268">
                  <c:v>89.772633690000006</c:v>
                </c:pt>
                <c:pt idx="269">
                  <c:v>85.584637229999998</c:v>
                </c:pt>
                <c:pt idx="270">
                  <c:v>81.38810857</c:v>
                </c:pt>
                <c:pt idx="271">
                  <c:v>76.971899579999999</c:v>
                </c:pt>
                <c:pt idx="272">
                  <c:v>72.169891019999994</c:v>
                </c:pt>
                <c:pt idx="273">
                  <c:v>66.955661219999996</c:v>
                </c:pt>
                <c:pt idx="274">
                  <c:v>61.410495240000003</c:v>
                </c:pt>
                <c:pt idx="275">
                  <c:v>55.752423550000003</c:v>
                </c:pt>
                <c:pt idx="276">
                  <c:v>50.244458899999998</c:v>
                </c:pt>
                <c:pt idx="277">
                  <c:v>44.96406013</c:v>
                </c:pt>
                <c:pt idx="278">
                  <c:v>39.75215206</c:v>
                </c:pt>
                <c:pt idx="279">
                  <c:v>34.356508859999998</c:v>
                </c:pt>
                <c:pt idx="280">
                  <c:v>28.58547604</c:v>
                </c:pt>
                <c:pt idx="281">
                  <c:v>22.540888200000001</c:v>
                </c:pt>
                <c:pt idx="282">
                  <c:v>16.542695800000001</c:v>
                </c:pt>
                <c:pt idx="283">
                  <c:v>10.85848244</c:v>
                </c:pt>
                <c:pt idx="284">
                  <c:v>5.5396403940000001</c:v>
                </c:pt>
                <c:pt idx="285">
                  <c:v>0.49597882599999998</c:v>
                </c:pt>
                <c:pt idx="286">
                  <c:v>-4.5120636100000002</c:v>
                </c:pt>
                <c:pt idx="287">
                  <c:v>-9.7195741980000001</c:v>
                </c:pt>
                <c:pt idx="288">
                  <c:v>-15.149950029999999</c:v>
                </c:pt>
                <c:pt idx="289">
                  <c:v>-20.731358589999999</c:v>
                </c:pt>
                <c:pt idx="290">
                  <c:v>-26.229899939999999</c:v>
                </c:pt>
                <c:pt idx="291">
                  <c:v>-31.38503296</c:v>
                </c:pt>
                <c:pt idx="292">
                  <c:v>-36.115437999999997</c:v>
                </c:pt>
                <c:pt idx="293">
                  <c:v>-40.439388460000004</c:v>
                </c:pt>
                <c:pt idx="294">
                  <c:v>-44.486014089999998</c:v>
                </c:pt>
                <c:pt idx="295">
                  <c:v>-48.390224230000001</c:v>
                </c:pt>
                <c:pt idx="296">
                  <c:v>-52.180130949999999</c:v>
                </c:pt>
                <c:pt idx="297">
                  <c:v>-55.987718450000003</c:v>
                </c:pt>
                <c:pt idx="298">
                  <c:v>-59.901489320000003</c:v>
                </c:pt>
                <c:pt idx="299">
                  <c:v>-63.720921990000001</c:v>
                </c:pt>
                <c:pt idx="300">
                  <c:v>-67.19099645</c:v>
                </c:pt>
                <c:pt idx="301">
                  <c:v>-70.15730404</c:v>
                </c:pt>
                <c:pt idx="302">
                  <c:v>-72.679884400000006</c:v>
                </c:pt>
                <c:pt idx="303">
                  <c:v>-74.948348559999999</c:v>
                </c:pt>
                <c:pt idx="304">
                  <c:v>-77.146607299999999</c:v>
                </c:pt>
                <c:pt idx="305">
                  <c:v>-79.366717859999994</c:v>
                </c:pt>
                <c:pt idx="306">
                  <c:v>-81.658796620000004</c:v>
                </c:pt>
                <c:pt idx="307">
                  <c:v>-84.094511609999998</c:v>
                </c:pt>
                <c:pt idx="308">
                  <c:v>-86.687751779999999</c:v>
                </c:pt>
                <c:pt idx="309">
                  <c:v>-89.304620580000005</c:v>
                </c:pt>
                <c:pt idx="310">
                  <c:v>-91.703665270000002</c:v>
                </c:pt>
                <c:pt idx="311">
                  <c:v>-93.669109939999998</c:v>
                </c:pt>
                <c:pt idx="312">
                  <c:v>-95.126893719999998</c:v>
                </c:pt>
                <c:pt idx="313">
                  <c:v>-96.13143565</c:v>
                </c:pt>
                <c:pt idx="314">
                  <c:v>-96.724980040000005</c:v>
                </c:pt>
                <c:pt idx="315">
                  <c:v>-96.874092480000002</c:v>
                </c:pt>
                <c:pt idx="316">
                  <c:v>-96.552731410000007</c:v>
                </c:pt>
                <c:pt idx="317">
                  <c:v>-95.766853859999998</c:v>
                </c:pt>
                <c:pt idx="318">
                  <c:v>-94.579725260000004</c:v>
                </c:pt>
                <c:pt idx="319">
                  <c:v>-93.008110160000001</c:v>
                </c:pt>
                <c:pt idx="320">
                  <c:v>-90.990565649999994</c:v>
                </c:pt>
                <c:pt idx="321">
                  <c:v>-88.427325940000003</c:v>
                </c:pt>
                <c:pt idx="322">
                  <c:v>-85.222652179999997</c:v>
                </c:pt>
                <c:pt idx="323">
                  <c:v>-81.212910519999994</c:v>
                </c:pt>
                <c:pt idx="324">
                  <c:v>-76.364294810000004</c:v>
                </c:pt>
                <c:pt idx="325">
                  <c:v>-70.798797730000004</c:v>
                </c:pt>
                <c:pt idx="326">
                  <c:v>-64.61351836</c:v>
                </c:pt>
                <c:pt idx="327">
                  <c:v>-57.818196450000002</c:v>
                </c:pt>
                <c:pt idx="328">
                  <c:v>-50.41569776</c:v>
                </c:pt>
                <c:pt idx="329">
                  <c:v>-42.446150330000002</c:v>
                </c:pt>
                <c:pt idx="330">
                  <c:v>-33.905408399999999</c:v>
                </c:pt>
                <c:pt idx="331">
                  <c:v>-24.763080370000001</c:v>
                </c:pt>
                <c:pt idx="332">
                  <c:v>-15.074614540000001</c:v>
                </c:pt>
                <c:pt idx="333">
                  <c:v>-4.9371497529999999</c:v>
                </c:pt>
                <c:pt idx="334">
                  <c:v>5.5236248220000004</c:v>
                </c:pt>
                <c:pt idx="335">
                  <c:v>16.244018730000001</c:v>
                </c:pt>
                <c:pt idx="336">
                  <c:v>27.155270430000002</c:v>
                </c:pt>
                <c:pt idx="337">
                  <c:v>38.072970519999998</c:v>
                </c:pt>
                <c:pt idx="338">
                  <c:v>48.86656799</c:v>
                </c:pt>
                <c:pt idx="339">
                  <c:v>59.150622669999997</c:v>
                </c:pt>
                <c:pt idx="340">
                  <c:v>68.493748620000005</c:v>
                </c:pt>
                <c:pt idx="341">
                  <c:v>76.952222989999996</c:v>
                </c:pt>
                <c:pt idx="342">
                  <c:v>84.786217530000002</c:v>
                </c:pt>
                <c:pt idx="343">
                  <c:v>92.165852580000006</c:v>
                </c:pt>
                <c:pt idx="344">
                  <c:v>99.096404100000001</c:v>
                </c:pt>
                <c:pt idx="345">
                  <c:v>105.39883140000001</c:v>
                </c:pt>
                <c:pt idx="346">
                  <c:v>110.6096596</c:v>
                </c:pt>
                <c:pt idx="347">
                  <c:v>114.1105637</c:v>
                </c:pt>
                <c:pt idx="348">
                  <c:v>115.8818868</c:v>
                </c:pt>
                <c:pt idx="349">
                  <c:v>116.3127416</c:v>
                </c:pt>
                <c:pt idx="350">
                  <c:v>116.0152633</c:v>
                </c:pt>
                <c:pt idx="351">
                  <c:v>115.5315848</c:v>
                </c:pt>
                <c:pt idx="352">
                  <c:v>115.1988932</c:v>
                </c:pt>
                <c:pt idx="353">
                  <c:v>114.8960785</c:v>
                </c:pt>
                <c:pt idx="354">
                  <c:v>114.3529265</c:v>
                </c:pt>
                <c:pt idx="355">
                  <c:v>113.3416082</c:v>
                </c:pt>
                <c:pt idx="356">
                  <c:v>111.80208279999999</c:v>
                </c:pt>
                <c:pt idx="357">
                  <c:v>109.7527123</c:v>
                </c:pt>
                <c:pt idx="358">
                  <c:v>107.2451137</c:v>
                </c:pt>
                <c:pt idx="359">
                  <c:v>104.3865327</c:v>
                </c:pt>
                <c:pt idx="360">
                  <c:v>101.1954578</c:v>
                </c:pt>
                <c:pt idx="361">
                  <c:v>97.587466259999999</c:v>
                </c:pt>
                <c:pt idx="362">
                  <c:v>93.477942780000006</c:v>
                </c:pt>
                <c:pt idx="363">
                  <c:v>88.882574599999998</c:v>
                </c:pt>
                <c:pt idx="364">
                  <c:v>83.97196735</c:v>
                </c:pt>
                <c:pt idx="365">
                  <c:v>78.991829999999993</c:v>
                </c:pt>
                <c:pt idx="366">
                  <c:v>74.077737659999997</c:v>
                </c:pt>
                <c:pt idx="367">
                  <c:v>69.096643510000007</c:v>
                </c:pt>
                <c:pt idx="368">
                  <c:v>63.899037280000002</c:v>
                </c:pt>
                <c:pt idx="369">
                  <c:v>58.405279610000001</c:v>
                </c:pt>
                <c:pt idx="370">
                  <c:v>52.667826380000001</c:v>
                </c:pt>
                <c:pt idx="371">
                  <c:v>46.828267089999997</c:v>
                </c:pt>
                <c:pt idx="372">
                  <c:v>41.10069463</c:v>
                </c:pt>
                <c:pt idx="373">
                  <c:v>35.588575179999999</c:v>
                </c:pt>
                <c:pt idx="374">
                  <c:v>30.179646179999999</c:v>
                </c:pt>
                <c:pt idx="375">
                  <c:v>24.644435829999999</c:v>
                </c:pt>
                <c:pt idx="376">
                  <c:v>18.762301359999999</c:v>
                </c:pt>
                <c:pt idx="377">
                  <c:v>12.45180163</c:v>
                </c:pt>
                <c:pt idx="378">
                  <c:v>5.8336661769999996</c:v>
                </c:pt>
                <c:pt idx="379">
                  <c:v>-0.95046818700000002</c:v>
                </c:pt>
                <c:pt idx="380">
                  <c:v>-7.801815403</c:v>
                </c:pt>
                <c:pt idx="381">
                  <c:v>-14.6116803</c:v>
                </c:pt>
                <c:pt idx="382">
                  <c:v>-21.238734529999999</c:v>
                </c:pt>
                <c:pt idx="383">
                  <c:v>-27.72198406</c:v>
                </c:pt>
                <c:pt idx="384">
                  <c:v>-34.1487774</c:v>
                </c:pt>
                <c:pt idx="385">
                  <c:v>-40.729483850000001</c:v>
                </c:pt>
                <c:pt idx="386">
                  <c:v>-47.570832490000001</c:v>
                </c:pt>
                <c:pt idx="387">
                  <c:v>-54.609140519999997</c:v>
                </c:pt>
                <c:pt idx="388">
                  <c:v>-61.752743189999997</c:v>
                </c:pt>
                <c:pt idx="389">
                  <c:v>-68.910979490000003</c:v>
                </c:pt>
                <c:pt idx="390">
                  <c:v>-75.855729240000002</c:v>
                </c:pt>
                <c:pt idx="391">
                  <c:v>-82.450832869999999</c:v>
                </c:pt>
                <c:pt idx="392">
                  <c:v>-88.667111559999995</c:v>
                </c:pt>
                <c:pt idx="393">
                  <c:v>-94.456251330000001</c:v>
                </c:pt>
                <c:pt idx="394">
                  <c:v>-99.816896700000001</c:v>
                </c:pt>
                <c:pt idx="395">
                  <c:v>-104.81077929999999</c:v>
                </c:pt>
                <c:pt idx="396">
                  <c:v>-109.4842809</c:v>
                </c:pt>
                <c:pt idx="397">
                  <c:v>-113.87417550000001</c:v>
                </c:pt>
                <c:pt idx="398">
                  <c:v>-118.0444021</c:v>
                </c:pt>
                <c:pt idx="399">
                  <c:v>-121.9844983</c:v>
                </c:pt>
                <c:pt idx="400">
                  <c:v>-125.5381398</c:v>
                </c:pt>
                <c:pt idx="401">
                  <c:v>-128.50187750000001</c:v>
                </c:pt>
                <c:pt idx="402">
                  <c:v>-130.76038930000001</c:v>
                </c:pt>
                <c:pt idx="403">
                  <c:v>-132.2377023</c:v>
                </c:pt>
                <c:pt idx="404">
                  <c:v>-132.8926481</c:v>
                </c:pt>
                <c:pt idx="405">
                  <c:v>-132.79190009999999</c:v>
                </c:pt>
                <c:pt idx="406">
                  <c:v>-132.0045676</c:v>
                </c:pt>
                <c:pt idx="407">
                  <c:v>-130.54861030000001</c:v>
                </c:pt>
                <c:pt idx="408">
                  <c:v>-128.3298882</c:v>
                </c:pt>
                <c:pt idx="409">
                  <c:v>-125.3166004</c:v>
                </c:pt>
                <c:pt idx="410">
                  <c:v>-121.50977709999999</c:v>
                </c:pt>
                <c:pt idx="411">
                  <c:v>-116.9850424</c:v>
                </c:pt>
                <c:pt idx="412">
                  <c:v>-111.8650181</c:v>
                </c:pt>
                <c:pt idx="413">
                  <c:v>-106.26794</c:v>
                </c:pt>
                <c:pt idx="414">
                  <c:v>-100.3735243</c:v>
                </c:pt>
                <c:pt idx="415">
                  <c:v>-94.295923369999997</c:v>
                </c:pt>
                <c:pt idx="416">
                  <c:v>-88.057021820000003</c:v>
                </c:pt>
                <c:pt idx="417">
                  <c:v>-81.499465150000006</c:v>
                </c:pt>
                <c:pt idx="418">
                  <c:v>-74.396056639999998</c:v>
                </c:pt>
                <c:pt idx="419">
                  <c:v>-66.555236910000005</c:v>
                </c:pt>
                <c:pt idx="420">
                  <c:v>-57.877729510000002</c:v>
                </c:pt>
                <c:pt idx="421">
                  <c:v>-48.37971048</c:v>
                </c:pt>
                <c:pt idx="422">
                  <c:v>-38.174750670000002</c:v>
                </c:pt>
                <c:pt idx="423">
                  <c:v>-27.594739359999998</c:v>
                </c:pt>
                <c:pt idx="424">
                  <c:v>-17.122683590000001</c:v>
                </c:pt>
                <c:pt idx="425">
                  <c:v>-6.9418067810000004</c:v>
                </c:pt>
                <c:pt idx="426">
                  <c:v>3.127571514</c:v>
                </c:pt>
                <c:pt idx="427">
                  <c:v>13.41271236</c:v>
                </c:pt>
                <c:pt idx="428">
                  <c:v>24.232015199999999</c:v>
                </c:pt>
                <c:pt idx="429">
                  <c:v>35.845543290000002</c:v>
                </c:pt>
                <c:pt idx="430">
                  <c:v>48.241248450000001</c:v>
                </c:pt>
                <c:pt idx="431">
                  <c:v>60.790423160000003</c:v>
                </c:pt>
                <c:pt idx="432">
                  <c:v>72.611844820000002</c:v>
                </c:pt>
                <c:pt idx="433">
                  <c:v>83.00659838</c:v>
                </c:pt>
                <c:pt idx="434">
                  <c:v>91.32345995</c:v>
                </c:pt>
                <c:pt idx="435">
                  <c:v>97.183964869999997</c:v>
                </c:pt>
                <c:pt idx="436">
                  <c:v>101.02120789999999</c:v>
                </c:pt>
                <c:pt idx="437">
                  <c:v>103.6378454</c:v>
                </c:pt>
                <c:pt idx="438">
                  <c:v>105.7545605</c:v>
                </c:pt>
                <c:pt idx="439">
                  <c:v>107.86717229999999</c:v>
                </c:pt>
                <c:pt idx="440">
                  <c:v>110.0466792</c:v>
                </c:pt>
                <c:pt idx="441">
                  <c:v>112.09365149999999</c:v>
                </c:pt>
                <c:pt idx="442">
                  <c:v>113.71258090000001</c:v>
                </c:pt>
                <c:pt idx="443">
                  <c:v>114.8106834</c:v>
                </c:pt>
                <c:pt idx="444">
                  <c:v>115.47411270000001</c:v>
                </c:pt>
                <c:pt idx="445">
                  <c:v>115.81357850000001</c:v>
                </c:pt>
                <c:pt idx="446">
                  <c:v>115.8016123</c:v>
                </c:pt>
                <c:pt idx="447">
                  <c:v>115.2756263</c:v>
                </c:pt>
                <c:pt idx="448">
                  <c:v>114.13648739999999</c:v>
                </c:pt>
                <c:pt idx="449">
                  <c:v>112.4051012</c:v>
                </c:pt>
                <c:pt idx="450">
                  <c:v>110.2164221</c:v>
                </c:pt>
                <c:pt idx="451">
                  <c:v>107.7011846</c:v>
                </c:pt>
                <c:pt idx="452">
                  <c:v>105.00955399999999</c:v>
                </c:pt>
                <c:pt idx="453">
                  <c:v>102.223178</c:v>
                </c:pt>
                <c:pt idx="454">
                  <c:v>99.272603669999995</c:v>
                </c:pt>
                <c:pt idx="455">
                  <c:v>96.028153880000005</c:v>
                </c:pt>
                <c:pt idx="456">
                  <c:v>92.455532880000007</c:v>
                </c:pt>
                <c:pt idx="457">
                  <c:v>88.535333019999996</c:v>
                </c:pt>
                <c:pt idx="458">
                  <c:v>84.351700800000003</c:v>
                </c:pt>
                <c:pt idx="459">
                  <c:v>80.050193870000001</c:v>
                </c:pt>
                <c:pt idx="460">
                  <c:v>75.672153570000006</c:v>
                </c:pt>
                <c:pt idx="461">
                  <c:v>71.183625579999998</c:v>
                </c:pt>
                <c:pt idx="462">
                  <c:v>66.485445749999997</c:v>
                </c:pt>
                <c:pt idx="463">
                  <c:v>61.514410990000002</c:v>
                </c:pt>
                <c:pt idx="464">
                  <c:v>56.225774850000001</c:v>
                </c:pt>
                <c:pt idx="465">
                  <c:v>50.624751109999998</c:v>
                </c:pt>
                <c:pt idx="466">
                  <c:v>44.803377009999998</c:v>
                </c:pt>
                <c:pt idx="467">
                  <c:v>38.927927390000001</c:v>
                </c:pt>
                <c:pt idx="468">
                  <c:v>33.021790979999999</c:v>
                </c:pt>
                <c:pt idx="469">
                  <c:v>26.922560059999999</c:v>
                </c:pt>
                <c:pt idx="470">
                  <c:v>20.56367796</c:v>
                </c:pt>
                <c:pt idx="471">
                  <c:v>13.942231960000001</c:v>
                </c:pt>
                <c:pt idx="472">
                  <c:v>7.0996731449999997</c:v>
                </c:pt>
                <c:pt idx="473">
                  <c:v>0.178145262</c:v>
                </c:pt>
                <c:pt idx="474">
                  <c:v>-6.6579978830000002</c:v>
                </c:pt>
                <c:pt idx="475">
                  <c:v>-13.27656303</c:v>
                </c:pt>
                <c:pt idx="476">
                  <c:v>-19.6385842</c:v>
                </c:pt>
                <c:pt idx="477">
                  <c:v>-25.80066386</c:v>
                </c:pt>
                <c:pt idx="478">
                  <c:v>-31.86140954</c:v>
                </c:pt>
                <c:pt idx="479">
                  <c:v>-37.88922625</c:v>
                </c:pt>
                <c:pt idx="480">
                  <c:v>-43.963796469999998</c:v>
                </c:pt>
                <c:pt idx="481">
                  <c:v>-50.11960062</c:v>
                </c:pt>
                <c:pt idx="482">
                  <c:v>-56.317928729999998</c:v>
                </c:pt>
                <c:pt idx="483">
                  <c:v>-62.440465330000002</c:v>
                </c:pt>
                <c:pt idx="484">
                  <c:v>-68.419870779999997</c:v>
                </c:pt>
                <c:pt idx="485">
                  <c:v>-74.161136010000007</c:v>
                </c:pt>
                <c:pt idx="486">
                  <c:v>-79.635598150000007</c:v>
                </c:pt>
                <c:pt idx="487">
                  <c:v>-84.918360890000002</c:v>
                </c:pt>
                <c:pt idx="488">
                  <c:v>-90.113015570000002</c:v>
                </c:pt>
                <c:pt idx="489">
                  <c:v>-95.364170560000005</c:v>
                </c:pt>
                <c:pt idx="490">
                  <c:v>-100.67222649999999</c:v>
                </c:pt>
                <c:pt idx="491">
                  <c:v>-105.89160889999999</c:v>
                </c:pt>
                <c:pt idx="492">
                  <c:v>-110.7948324</c:v>
                </c:pt>
                <c:pt idx="493">
                  <c:v>-115.08924450000001</c:v>
                </c:pt>
                <c:pt idx="494">
                  <c:v>-118.60705249999999</c:v>
                </c:pt>
                <c:pt idx="495">
                  <c:v>-121.2476053</c:v>
                </c:pt>
                <c:pt idx="496">
                  <c:v>-122.9941707</c:v>
                </c:pt>
                <c:pt idx="497">
                  <c:v>-123.9731951</c:v>
                </c:pt>
                <c:pt idx="498">
                  <c:v>-124.3091119</c:v>
                </c:pt>
                <c:pt idx="499">
                  <c:v>-124.004801</c:v>
                </c:pt>
                <c:pt idx="500">
                  <c:v>-122.98760249999999</c:v>
                </c:pt>
                <c:pt idx="501">
                  <c:v>-121.16861900000001</c:v>
                </c:pt>
                <c:pt idx="502">
                  <c:v>-118.4918352</c:v>
                </c:pt>
                <c:pt idx="503">
                  <c:v>-114.913746</c:v>
                </c:pt>
                <c:pt idx="504">
                  <c:v>-110.451138</c:v>
                </c:pt>
                <c:pt idx="505">
                  <c:v>-105.1500838</c:v>
                </c:pt>
                <c:pt idx="506">
                  <c:v>-99.137976019999996</c:v>
                </c:pt>
                <c:pt idx="507">
                  <c:v>-92.585755160000005</c:v>
                </c:pt>
                <c:pt idx="508">
                  <c:v>-85.648276659999993</c:v>
                </c:pt>
                <c:pt idx="509">
                  <c:v>-78.3753423</c:v>
                </c:pt>
                <c:pt idx="510">
                  <c:v>-70.686316520000005</c:v>
                </c:pt>
                <c:pt idx="511">
                  <c:v>-62.330117729999998</c:v>
                </c:pt>
                <c:pt idx="512">
                  <c:v>-52.97869103</c:v>
                </c:pt>
                <c:pt idx="513">
                  <c:v>-42.426197569999999</c:v>
                </c:pt>
                <c:pt idx="514">
                  <c:v>-30.79424264</c:v>
                </c:pt>
                <c:pt idx="515">
                  <c:v>-18.402388210000002</c:v>
                </c:pt>
                <c:pt idx="516">
                  <c:v>-5.6944551030000001</c:v>
                </c:pt>
                <c:pt idx="517">
                  <c:v>6.9690304589999998</c:v>
                </c:pt>
                <c:pt idx="518">
                  <c:v>19.401342769999999</c:v>
                </c:pt>
                <c:pt idx="519">
                  <c:v>31.47290495</c:v>
                </c:pt>
                <c:pt idx="520">
                  <c:v>42.924265140000003</c:v>
                </c:pt>
                <c:pt idx="521">
                  <c:v>52.896265829999997</c:v>
                </c:pt>
                <c:pt idx="522">
                  <c:v>60.862551959999998</c:v>
                </c:pt>
                <c:pt idx="523">
                  <c:v>67.343958380000004</c:v>
                </c:pt>
                <c:pt idx="524">
                  <c:v>73.257783130000007</c:v>
                </c:pt>
                <c:pt idx="525">
                  <c:v>79.443095409999998</c:v>
                </c:pt>
                <c:pt idx="526">
                  <c:v>86.102931479999995</c:v>
                </c:pt>
                <c:pt idx="527">
                  <c:v>92.858051529999997</c:v>
                </c:pt>
                <c:pt idx="528">
                  <c:v>99.237952059999998</c:v>
                </c:pt>
                <c:pt idx="529">
                  <c:v>104.78681159999999</c:v>
                </c:pt>
                <c:pt idx="530">
                  <c:v>108.8929842</c:v>
                </c:pt>
                <c:pt idx="531">
                  <c:v>111.31800560000001</c:v>
                </c:pt>
                <c:pt idx="532">
                  <c:v>112.3102178</c:v>
                </c:pt>
                <c:pt idx="533">
                  <c:v>112.3541561</c:v>
                </c:pt>
                <c:pt idx="534">
                  <c:v>111.88210650000001</c:v>
                </c:pt>
                <c:pt idx="535">
                  <c:v>111.3056895</c:v>
                </c:pt>
                <c:pt idx="536">
                  <c:v>110.8581447</c:v>
                </c:pt>
                <c:pt idx="537">
                  <c:v>110.4672557</c:v>
                </c:pt>
                <c:pt idx="538">
                  <c:v>109.93064819999999</c:v>
                </c:pt>
                <c:pt idx="539">
                  <c:v>109.0970425</c:v>
                </c:pt>
                <c:pt idx="540">
                  <c:v>107.8083297</c:v>
                </c:pt>
                <c:pt idx="541">
                  <c:v>106.0358538</c:v>
                </c:pt>
                <c:pt idx="542">
                  <c:v>103.81382120000001</c:v>
                </c:pt>
                <c:pt idx="543">
                  <c:v>101.2508558</c:v>
                </c:pt>
                <c:pt idx="544">
                  <c:v>98.480047799999994</c:v>
                </c:pt>
                <c:pt idx="545">
                  <c:v>95.560835890000007</c:v>
                </c:pt>
                <c:pt idx="546">
                  <c:v>92.521892410000007</c:v>
                </c:pt>
                <c:pt idx="547">
                  <c:v>89.337343700000005</c:v>
                </c:pt>
                <c:pt idx="548">
                  <c:v>85.987627009999997</c:v>
                </c:pt>
                <c:pt idx="549">
                  <c:v>82.46445559</c:v>
                </c:pt>
                <c:pt idx="550">
                  <c:v>78.744145189999998</c:v>
                </c:pt>
                <c:pt idx="551">
                  <c:v>74.796336389999993</c:v>
                </c:pt>
                <c:pt idx="552">
                  <c:v>70.644411939999998</c:v>
                </c:pt>
                <c:pt idx="553">
                  <c:v>66.379900079999999</c:v>
                </c:pt>
                <c:pt idx="554">
                  <c:v>62.049855540000003</c:v>
                </c:pt>
                <c:pt idx="555">
                  <c:v>57.656785509999999</c:v>
                </c:pt>
                <c:pt idx="556">
                  <c:v>53.139940580000001</c:v>
                </c:pt>
                <c:pt idx="557">
                  <c:v>48.361658429999999</c:v>
                </c:pt>
                <c:pt idx="558">
                  <c:v>43.19328616</c:v>
                </c:pt>
                <c:pt idx="559">
                  <c:v>37.519373020000003</c:v>
                </c:pt>
                <c:pt idx="560">
                  <c:v>31.287108180000001</c:v>
                </c:pt>
                <c:pt idx="561">
                  <c:v>24.575148209999998</c:v>
                </c:pt>
                <c:pt idx="562">
                  <c:v>17.585872670000001</c:v>
                </c:pt>
                <c:pt idx="563">
                  <c:v>10.57216618</c:v>
                </c:pt>
                <c:pt idx="564">
                  <c:v>3.7045858530000002</c:v>
                </c:pt>
                <c:pt idx="565">
                  <c:v>-2.9925692640000001</c:v>
                </c:pt>
                <c:pt idx="566">
                  <c:v>-9.6214823190000001</c:v>
                </c:pt>
                <c:pt idx="567">
                  <c:v>-16.385279350000001</c:v>
                </c:pt>
                <c:pt idx="568">
                  <c:v>-23.43681887</c:v>
                </c:pt>
                <c:pt idx="569">
                  <c:v>-30.75352487</c:v>
                </c:pt>
                <c:pt idx="570">
                  <c:v>-38.196270069999997</c:v>
                </c:pt>
                <c:pt idx="571">
                  <c:v>-45.58870503</c:v>
                </c:pt>
                <c:pt idx="572">
                  <c:v>-52.779679109999996</c:v>
                </c:pt>
                <c:pt idx="573">
                  <c:v>-59.712329130000001</c:v>
                </c:pt>
                <c:pt idx="574">
                  <c:v>-66.32667592</c:v>
                </c:pt>
                <c:pt idx="575">
                  <c:v>-72.464298049999996</c:v>
                </c:pt>
                <c:pt idx="576">
                  <c:v>-78.088538639999996</c:v>
                </c:pt>
                <c:pt idx="577">
                  <c:v>-83.354547949999997</c:v>
                </c:pt>
                <c:pt idx="578">
                  <c:v>-88.340813389999994</c:v>
                </c:pt>
                <c:pt idx="579">
                  <c:v>-92.98223136</c:v>
                </c:pt>
                <c:pt idx="580">
                  <c:v>-97.226342939999995</c:v>
                </c:pt>
                <c:pt idx="581">
                  <c:v>-101.0496618</c:v>
                </c:pt>
                <c:pt idx="582">
                  <c:v>-104.3771768</c:v>
                </c:pt>
                <c:pt idx="583">
                  <c:v>-107.1924313</c:v>
                </c:pt>
                <c:pt idx="584">
                  <c:v>-109.5744528</c:v>
                </c:pt>
                <c:pt idx="585">
                  <c:v>-111.618003</c:v>
                </c:pt>
                <c:pt idx="586">
                  <c:v>-113.4413145</c:v>
                </c:pt>
                <c:pt idx="587">
                  <c:v>-115.1067199</c:v>
                </c:pt>
                <c:pt idx="588">
                  <c:v>-116.5786366</c:v>
                </c:pt>
                <c:pt idx="589">
                  <c:v>-117.84703949999999</c:v>
                </c:pt>
                <c:pt idx="590">
                  <c:v>-118.87996029999999</c:v>
                </c:pt>
                <c:pt idx="591">
                  <c:v>-119.55612790000001</c:v>
                </c:pt>
                <c:pt idx="592">
                  <c:v>-119.7985493</c:v>
                </c:pt>
                <c:pt idx="593">
                  <c:v>-119.54219620000001</c:v>
                </c:pt>
                <c:pt idx="594">
                  <c:v>-118.73361509999999</c:v>
                </c:pt>
                <c:pt idx="595">
                  <c:v>-117.3745919</c:v>
                </c:pt>
                <c:pt idx="596">
                  <c:v>-115.44972060000001</c:v>
                </c:pt>
                <c:pt idx="597">
                  <c:v>-112.93078130000001</c:v>
                </c:pt>
                <c:pt idx="598">
                  <c:v>-109.79759660000001</c:v>
                </c:pt>
                <c:pt idx="599">
                  <c:v>-106.0933388</c:v>
                </c:pt>
                <c:pt idx="600">
                  <c:v>-101.89140020000001</c:v>
                </c:pt>
                <c:pt idx="601">
                  <c:v>-97.224250069999997</c:v>
                </c:pt>
                <c:pt idx="602">
                  <c:v>-92.016829909999998</c:v>
                </c:pt>
                <c:pt idx="603">
                  <c:v>-86.179769829999998</c:v>
                </c:pt>
                <c:pt idx="604">
                  <c:v>-79.627445620000003</c:v>
                </c:pt>
                <c:pt idx="605">
                  <c:v>-72.275745520000001</c:v>
                </c:pt>
                <c:pt idx="606">
                  <c:v>-64.05414141</c:v>
                </c:pt>
                <c:pt idx="607">
                  <c:v>-54.94410671</c:v>
                </c:pt>
                <c:pt idx="608">
                  <c:v>-44.960545029999999</c:v>
                </c:pt>
                <c:pt idx="609">
                  <c:v>-34.161330829999997</c:v>
                </c:pt>
                <c:pt idx="610">
                  <c:v>-22.759444510000002</c:v>
                </c:pt>
                <c:pt idx="611">
                  <c:v>-11.011371159999999</c:v>
                </c:pt>
                <c:pt idx="612">
                  <c:v>0.90139749999999996</c:v>
                </c:pt>
                <c:pt idx="613">
                  <c:v>12.856738529999999</c:v>
                </c:pt>
                <c:pt idx="614">
                  <c:v>24.791350380000001</c:v>
                </c:pt>
                <c:pt idx="615">
                  <c:v>36.681038170000001</c:v>
                </c:pt>
                <c:pt idx="616">
                  <c:v>48.420808809999997</c:v>
                </c:pt>
                <c:pt idx="617">
                  <c:v>59.77724353</c:v>
                </c:pt>
                <c:pt idx="618">
                  <c:v>70.474491639999997</c:v>
                </c:pt>
                <c:pt idx="619">
                  <c:v>80.244241029999998</c:v>
                </c:pt>
                <c:pt idx="620">
                  <c:v>88.968726869999998</c:v>
                </c:pt>
                <c:pt idx="621">
                  <c:v>96.613033270000003</c:v>
                </c:pt>
                <c:pt idx="622">
                  <c:v>103.14667729999999</c:v>
                </c:pt>
                <c:pt idx="623">
                  <c:v>108.5167355</c:v>
                </c:pt>
                <c:pt idx="624">
                  <c:v>112.62797569999999</c:v>
                </c:pt>
                <c:pt idx="625">
                  <c:v>115.5651402</c:v>
                </c:pt>
                <c:pt idx="626">
                  <c:v>117.7183647</c:v>
                </c:pt>
                <c:pt idx="627">
                  <c:v>119.56146990000001</c:v>
                </c:pt>
                <c:pt idx="628">
                  <c:v>121.37875</c:v>
                </c:pt>
                <c:pt idx="629">
                  <c:v>123.0813637</c:v>
                </c:pt>
                <c:pt idx="630">
                  <c:v>124.3763697</c:v>
                </c:pt>
                <c:pt idx="631">
                  <c:v>125.0751049</c:v>
                </c:pt>
                <c:pt idx="632">
                  <c:v>125.1912317</c:v>
                </c:pt>
                <c:pt idx="633">
                  <c:v>124.8903442</c:v>
                </c:pt>
                <c:pt idx="634">
                  <c:v>124.2016924</c:v>
                </c:pt>
                <c:pt idx="635">
                  <c:v>122.9791572</c:v>
                </c:pt>
                <c:pt idx="636">
                  <c:v>121.1196461</c:v>
                </c:pt>
                <c:pt idx="637">
                  <c:v>118.7086772</c:v>
                </c:pt>
                <c:pt idx="638">
                  <c:v>115.94910969999999</c:v>
                </c:pt>
                <c:pt idx="639">
                  <c:v>112.9445777</c:v>
                </c:pt>
                <c:pt idx="640">
                  <c:v>109.64654950000001</c:v>
                </c:pt>
                <c:pt idx="641">
                  <c:v>105.97025669999999</c:v>
                </c:pt>
                <c:pt idx="642">
                  <c:v>101.94141689999999</c:v>
                </c:pt>
                <c:pt idx="643">
                  <c:v>97.603153230000004</c:v>
                </c:pt>
                <c:pt idx="644">
                  <c:v>93.007123759999999</c:v>
                </c:pt>
                <c:pt idx="645">
                  <c:v>88.279577329999995</c:v>
                </c:pt>
                <c:pt idx="646">
                  <c:v>83.558258679999994</c:v>
                </c:pt>
                <c:pt idx="647">
                  <c:v>78.844928350000004</c:v>
                </c:pt>
                <c:pt idx="648">
                  <c:v>74.091269639999993</c:v>
                </c:pt>
                <c:pt idx="649">
                  <c:v>69.212442210000006</c:v>
                </c:pt>
                <c:pt idx="650">
                  <c:v>64.093480720000002</c:v>
                </c:pt>
                <c:pt idx="651">
                  <c:v>58.655384990000002</c:v>
                </c:pt>
                <c:pt idx="652">
                  <c:v>52.896802889999996</c:v>
                </c:pt>
                <c:pt idx="653">
                  <c:v>46.843170270000002</c:v>
                </c:pt>
                <c:pt idx="654">
                  <c:v>40.60444201</c:v>
                </c:pt>
                <c:pt idx="655">
                  <c:v>34.266463889999997</c:v>
                </c:pt>
                <c:pt idx="656">
                  <c:v>27.791324410000001</c:v>
                </c:pt>
                <c:pt idx="657">
                  <c:v>21.130494800000001</c:v>
                </c:pt>
                <c:pt idx="658">
                  <c:v>14.27950298</c:v>
                </c:pt>
                <c:pt idx="659">
                  <c:v>7.2340209849999999</c:v>
                </c:pt>
                <c:pt idx="660">
                  <c:v>6.8835650000000003E-3</c:v>
                </c:pt>
                <c:pt idx="661">
                  <c:v>-7.3977673060000004</c:v>
                </c:pt>
                <c:pt idx="662">
                  <c:v>-14.963836280000001</c:v>
                </c:pt>
                <c:pt idx="663">
                  <c:v>-22.621264530000001</c:v>
                </c:pt>
                <c:pt idx="664">
                  <c:v>-30.29190148</c:v>
                </c:pt>
                <c:pt idx="665">
                  <c:v>-37.914118090000002</c:v>
                </c:pt>
                <c:pt idx="666">
                  <c:v>-45.424021009999997</c:v>
                </c:pt>
                <c:pt idx="667">
                  <c:v>-52.754752709999998</c:v>
                </c:pt>
                <c:pt idx="668">
                  <c:v>-59.841111300000001</c:v>
                </c:pt>
                <c:pt idx="669">
                  <c:v>-66.645919950000007</c:v>
                </c:pt>
                <c:pt idx="670">
                  <c:v>-73.220993870000001</c:v>
                </c:pt>
                <c:pt idx="671">
                  <c:v>-79.609810940000003</c:v>
                </c:pt>
                <c:pt idx="672">
                  <c:v>-85.778880920000006</c:v>
                </c:pt>
                <c:pt idx="673">
                  <c:v>-91.67438482</c:v>
                </c:pt>
                <c:pt idx="674">
                  <c:v>-97.2170141</c:v>
                </c:pt>
                <c:pt idx="675">
                  <c:v>-102.32977459999999</c:v>
                </c:pt>
                <c:pt idx="676">
                  <c:v>-106.94340200000001</c:v>
                </c:pt>
                <c:pt idx="677">
                  <c:v>-110.98656920000001</c:v>
                </c:pt>
                <c:pt idx="678">
                  <c:v>-114.43616489999999</c:v>
                </c:pt>
                <c:pt idx="679">
                  <c:v>-117.3093796</c:v>
                </c:pt>
                <c:pt idx="680">
                  <c:v>-119.75815160000001</c:v>
                </c:pt>
                <c:pt idx="681">
                  <c:v>-121.9719171</c:v>
                </c:pt>
                <c:pt idx="682">
                  <c:v>-124.0344494</c:v>
                </c:pt>
                <c:pt idx="683">
                  <c:v>-126.0274804</c:v>
                </c:pt>
                <c:pt idx="684">
                  <c:v>-127.97229660000001</c:v>
                </c:pt>
                <c:pt idx="685">
                  <c:v>-129.74151749999999</c:v>
                </c:pt>
                <c:pt idx="686">
                  <c:v>-131.16671289999999</c:v>
                </c:pt>
                <c:pt idx="687">
                  <c:v>-132.12881719999999</c:v>
                </c:pt>
                <c:pt idx="688">
                  <c:v>-132.4578913</c:v>
                </c:pt>
                <c:pt idx="689">
                  <c:v>-131.96263930000001</c:v>
                </c:pt>
                <c:pt idx="690">
                  <c:v>-130.5030223</c:v>
                </c:pt>
                <c:pt idx="691">
                  <c:v>-128.0313534</c:v>
                </c:pt>
                <c:pt idx="692">
                  <c:v>-124.6094051</c:v>
                </c:pt>
                <c:pt idx="693">
                  <c:v>-120.38827329999999</c:v>
                </c:pt>
                <c:pt idx="694">
                  <c:v>-115.6187773</c:v>
                </c:pt>
                <c:pt idx="695">
                  <c:v>-110.5581657</c:v>
                </c:pt>
                <c:pt idx="696">
                  <c:v>-105.36800460000001</c:v>
                </c:pt>
                <c:pt idx="697">
                  <c:v>-100.09726240000001</c:v>
                </c:pt>
                <c:pt idx="698">
                  <c:v>-94.679756269999999</c:v>
                </c:pt>
                <c:pt idx="699">
                  <c:v>-88.928030239999998</c:v>
                </c:pt>
                <c:pt idx="700">
                  <c:v>-82.603987500000002</c:v>
                </c:pt>
                <c:pt idx="701">
                  <c:v>-75.471568250000004</c:v>
                </c:pt>
                <c:pt idx="702">
                  <c:v>-67.357110500000005</c:v>
                </c:pt>
                <c:pt idx="703">
                  <c:v>-58.213096129999997</c:v>
                </c:pt>
                <c:pt idx="704">
                  <c:v>-48.098516349999997</c:v>
                </c:pt>
                <c:pt idx="705">
                  <c:v>-37.1468688</c:v>
                </c:pt>
                <c:pt idx="706">
                  <c:v>-25.49598241</c:v>
                </c:pt>
                <c:pt idx="707">
                  <c:v>-13.209618320000001</c:v>
                </c:pt>
                <c:pt idx="708">
                  <c:v>-0.37373095099999998</c:v>
                </c:pt>
                <c:pt idx="709">
                  <c:v>12.887762329999999</c:v>
                </c:pt>
                <c:pt idx="710">
                  <c:v>26.383723320000001</c:v>
                </c:pt>
                <c:pt idx="711">
                  <c:v>39.884379719999998</c:v>
                </c:pt>
                <c:pt idx="712">
                  <c:v>53.350979559999999</c:v>
                </c:pt>
                <c:pt idx="713">
                  <c:v>66.806932950000004</c:v>
                </c:pt>
                <c:pt idx="714">
                  <c:v>80.232256910000004</c:v>
                </c:pt>
                <c:pt idx="715">
                  <c:v>93.193295730000003</c:v>
                </c:pt>
                <c:pt idx="716">
                  <c:v>104.43317020000001</c:v>
                </c:pt>
                <c:pt idx="717">
                  <c:v>113.01669029999999</c:v>
                </c:pt>
                <c:pt idx="718">
                  <c:v>119.22973500000001</c:v>
                </c:pt>
                <c:pt idx="719">
                  <c:v>123.49643140000001</c:v>
                </c:pt>
                <c:pt idx="720">
                  <c:v>126.8478602</c:v>
                </c:pt>
                <c:pt idx="721">
                  <c:v>129.86296429999999</c:v>
                </c:pt>
                <c:pt idx="722">
                  <c:v>132.67691249999999</c:v>
                </c:pt>
                <c:pt idx="723">
                  <c:v>135.24693769999999</c:v>
                </c:pt>
                <c:pt idx="724">
                  <c:v>137.3391986</c:v>
                </c:pt>
                <c:pt idx="725">
                  <c:v>138.51741150000001</c:v>
                </c:pt>
                <c:pt idx="726">
                  <c:v>138.3886914</c:v>
                </c:pt>
                <c:pt idx="727">
                  <c:v>136.8536144</c:v>
                </c:pt>
                <c:pt idx="728">
                  <c:v>134.18351569999999</c:v>
                </c:pt>
                <c:pt idx="729">
                  <c:v>130.88605699999999</c:v>
                </c:pt>
                <c:pt idx="730">
                  <c:v>127.3467588</c:v>
                </c:pt>
                <c:pt idx="731">
                  <c:v>123.80537219999999</c:v>
                </c:pt>
                <c:pt idx="732">
                  <c:v>120.3190147</c:v>
                </c:pt>
                <c:pt idx="733">
                  <c:v>116.8190211</c:v>
                </c:pt>
                <c:pt idx="734">
                  <c:v>113.17748159999999</c:v>
                </c:pt>
                <c:pt idx="735">
                  <c:v>109.25488199999999</c:v>
                </c:pt>
                <c:pt idx="736">
                  <c:v>105.0005529</c:v>
                </c:pt>
                <c:pt idx="737">
                  <c:v>100.4024795</c:v>
                </c:pt>
                <c:pt idx="738">
                  <c:v>95.58594214</c:v>
                </c:pt>
                <c:pt idx="739">
                  <c:v>90.701528479999993</c:v>
                </c:pt>
                <c:pt idx="740">
                  <c:v>85.794284849999997</c:v>
                </c:pt>
                <c:pt idx="741">
                  <c:v>80.827117130000005</c:v>
                </c:pt>
                <c:pt idx="742">
                  <c:v>75.698066850000004</c:v>
                </c:pt>
                <c:pt idx="743">
                  <c:v>70.286612790000007</c:v>
                </c:pt>
                <c:pt idx="744">
                  <c:v>64.538184049999998</c:v>
                </c:pt>
                <c:pt idx="745">
                  <c:v>58.441621529999999</c:v>
                </c:pt>
                <c:pt idx="746">
                  <c:v>52.027969059999997</c:v>
                </c:pt>
                <c:pt idx="747">
                  <c:v>45.373910180000003</c:v>
                </c:pt>
                <c:pt idx="748">
                  <c:v>38.497175859999999</c:v>
                </c:pt>
                <c:pt idx="749">
                  <c:v>31.463874520000001</c:v>
                </c:pt>
                <c:pt idx="750">
                  <c:v>24.401988790000001</c:v>
                </c:pt>
                <c:pt idx="751">
                  <c:v>17.299468569999998</c:v>
                </c:pt>
                <c:pt idx="752">
                  <c:v>9.9740188229999998</c:v>
                </c:pt>
                <c:pt idx="753">
                  <c:v>2.3754811669999998</c:v>
                </c:pt>
                <c:pt idx="754">
                  <c:v>-5.4832857969999997</c:v>
                </c:pt>
                <c:pt idx="755">
                  <c:v>-13.58165932</c:v>
                </c:pt>
                <c:pt idx="756">
                  <c:v>-21.831330189999999</c:v>
                </c:pt>
                <c:pt idx="757">
                  <c:v>-30.164288809999999</c:v>
                </c:pt>
                <c:pt idx="758">
                  <c:v>-38.480325370000003</c:v>
                </c:pt>
                <c:pt idx="759">
                  <c:v>-46.610337710000003</c:v>
                </c:pt>
                <c:pt idx="760">
                  <c:v>-54.431331470000003</c:v>
                </c:pt>
                <c:pt idx="761">
                  <c:v>-61.874880500000003</c:v>
                </c:pt>
                <c:pt idx="762">
                  <c:v>-68.945544209999994</c:v>
                </c:pt>
                <c:pt idx="763">
                  <c:v>-75.656125930000002</c:v>
                </c:pt>
                <c:pt idx="764">
                  <c:v>-81.928103829999998</c:v>
                </c:pt>
                <c:pt idx="765">
                  <c:v>-87.708363689999999</c:v>
                </c:pt>
                <c:pt idx="766">
                  <c:v>-93.023156720000003</c:v>
                </c:pt>
                <c:pt idx="767">
                  <c:v>-97.952367629999998</c:v>
                </c:pt>
                <c:pt idx="768">
                  <c:v>-102.5823013</c:v>
                </c:pt>
                <c:pt idx="769">
                  <c:v>-106.92972140000001</c:v>
                </c:pt>
                <c:pt idx="770">
                  <c:v>-111.0011008</c:v>
                </c:pt>
                <c:pt idx="771">
                  <c:v>-114.8548979</c:v>
                </c:pt>
                <c:pt idx="772">
                  <c:v>-118.55456650000001</c:v>
                </c:pt>
                <c:pt idx="773">
                  <c:v>-122.1615274</c:v>
                </c:pt>
                <c:pt idx="774">
                  <c:v>-125.6353273</c:v>
                </c:pt>
                <c:pt idx="775">
                  <c:v>-128.848015</c:v>
                </c:pt>
                <c:pt idx="776">
                  <c:v>-131.58239839999999</c:v>
                </c:pt>
                <c:pt idx="777">
                  <c:v>-133.51692840000001</c:v>
                </c:pt>
                <c:pt idx="778">
                  <c:v>-134.3514127</c:v>
                </c:pt>
                <c:pt idx="779">
                  <c:v>-133.83965689999999</c:v>
                </c:pt>
                <c:pt idx="780">
                  <c:v>-131.8689219</c:v>
                </c:pt>
                <c:pt idx="781">
                  <c:v>-128.58334970000001</c:v>
                </c:pt>
                <c:pt idx="782">
                  <c:v>-124.168978</c:v>
                </c:pt>
                <c:pt idx="783">
                  <c:v>-118.9104978</c:v>
                </c:pt>
                <c:pt idx="784">
                  <c:v>-113.19975549999999</c:v>
                </c:pt>
                <c:pt idx="785">
                  <c:v>-107.3762215</c:v>
                </c:pt>
                <c:pt idx="786">
                  <c:v>-101.5158977</c:v>
                </c:pt>
                <c:pt idx="787">
                  <c:v>-95.502396610000005</c:v>
                </c:pt>
                <c:pt idx="788">
                  <c:v>-89.131743779999994</c:v>
                </c:pt>
                <c:pt idx="789">
                  <c:v>-82.161373260000005</c:v>
                </c:pt>
                <c:pt idx="790">
                  <c:v>-74.285569350000003</c:v>
                </c:pt>
                <c:pt idx="791">
                  <c:v>-65.311004909999994</c:v>
                </c:pt>
                <c:pt idx="792">
                  <c:v>-55.223302349999997</c:v>
                </c:pt>
                <c:pt idx="793">
                  <c:v>-44.11620782</c:v>
                </c:pt>
                <c:pt idx="794">
                  <c:v>-32.215253429999997</c:v>
                </c:pt>
                <c:pt idx="795">
                  <c:v>-19.777127440000001</c:v>
                </c:pt>
                <c:pt idx="796">
                  <c:v>-7.0715897090000004</c:v>
                </c:pt>
                <c:pt idx="797">
                  <c:v>5.7108028659999999</c:v>
                </c:pt>
                <c:pt idx="798">
                  <c:v>18.534237770000001</c:v>
                </c:pt>
                <c:pt idx="799">
                  <c:v>31.33926263</c:v>
                </c:pt>
                <c:pt idx="800">
                  <c:v>43.971963539999997</c:v>
                </c:pt>
                <c:pt idx="801">
                  <c:v>56.37825145</c:v>
                </c:pt>
                <c:pt idx="802">
                  <c:v>68.490959919999995</c:v>
                </c:pt>
                <c:pt idx="803">
                  <c:v>80.106442419999993</c:v>
                </c:pt>
                <c:pt idx="804">
                  <c:v>91.142776789999999</c:v>
                </c:pt>
                <c:pt idx="805">
                  <c:v>101.6241208</c:v>
                </c:pt>
                <c:pt idx="806">
                  <c:v>111.2706366</c:v>
                </c:pt>
                <c:pt idx="807">
                  <c:v>119.26533499999999</c:v>
                </c:pt>
                <c:pt idx="808">
                  <c:v>125.1318572</c:v>
                </c:pt>
                <c:pt idx="809">
                  <c:v>129.01414</c:v>
                </c:pt>
                <c:pt idx="810">
                  <c:v>131.2642683</c:v>
                </c:pt>
                <c:pt idx="811">
                  <c:v>132.60659100000001</c:v>
                </c:pt>
                <c:pt idx="812">
                  <c:v>133.7979775</c:v>
                </c:pt>
                <c:pt idx="813">
                  <c:v>135.26252339999999</c:v>
                </c:pt>
                <c:pt idx="814">
                  <c:v>136.8959002</c:v>
                </c:pt>
                <c:pt idx="815">
                  <c:v>138.36399220000001</c:v>
                </c:pt>
                <c:pt idx="816">
                  <c:v>139.4800467</c:v>
                </c:pt>
                <c:pt idx="817">
                  <c:v>140.1143458</c:v>
                </c:pt>
                <c:pt idx="818">
                  <c:v>140.05054240000001</c:v>
                </c:pt>
                <c:pt idx="819">
                  <c:v>138.94927559999999</c:v>
                </c:pt>
                <c:pt idx="820">
                  <c:v>136.6400644</c:v>
                </c:pt>
                <c:pt idx="821">
                  <c:v>133.30999460000001</c:v>
                </c:pt>
                <c:pt idx="822">
                  <c:v>129.36717479999999</c:v>
                </c:pt>
                <c:pt idx="823">
                  <c:v>125.2182803</c:v>
                </c:pt>
                <c:pt idx="824">
                  <c:v>121.0126921</c:v>
                </c:pt>
                <c:pt idx="825">
                  <c:v>116.7082606</c:v>
                </c:pt>
                <c:pt idx="826">
                  <c:v>112.20842380000001</c:v>
                </c:pt>
                <c:pt idx="827">
                  <c:v>107.467478</c:v>
                </c:pt>
                <c:pt idx="828">
                  <c:v>102.4491546</c:v>
                </c:pt>
                <c:pt idx="829">
                  <c:v>97.116552709999993</c:v>
                </c:pt>
                <c:pt idx="830">
                  <c:v>91.386754319999994</c:v>
                </c:pt>
                <c:pt idx="831">
                  <c:v>85.160589689999995</c:v>
                </c:pt>
                <c:pt idx="832">
                  <c:v>78.432536440000007</c:v>
                </c:pt>
                <c:pt idx="833">
                  <c:v>71.294259769999996</c:v>
                </c:pt>
                <c:pt idx="834">
                  <c:v>63.911439479999999</c:v>
                </c:pt>
                <c:pt idx="835">
                  <c:v>56.608079429999997</c:v>
                </c:pt>
                <c:pt idx="836">
                  <c:v>49.613444819999998</c:v>
                </c:pt>
                <c:pt idx="837">
                  <c:v>42.956237680000001</c:v>
                </c:pt>
                <c:pt idx="838">
                  <c:v>36.446967229999998</c:v>
                </c:pt>
                <c:pt idx="839">
                  <c:v>29.8660572</c:v>
                </c:pt>
                <c:pt idx="840">
                  <c:v>23.060411160000001</c:v>
                </c:pt>
                <c:pt idx="841">
                  <c:v>15.93223396</c:v>
                </c:pt>
                <c:pt idx="842">
                  <c:v>8.5998001370000008</c:v>
                </c:pt>
                <c:pt idx="843">
                  <c:v>1.2251286939999999</c:v>
                </c:pt>
                <c:pt idx="844">
                  <c:v>-6.0153922599999996</c:v>
                </c:pt>
                <c:pt idx="845">
                  <c:v>-13.003836789999999</c:v>
                </c:pt>
                <c:pt idx="846">
                  <c:v>-19.724701920000001</c:v>
                </c:pt>
                <c:pt idx="847">
                  <c:v>-26.280950700000002</c:v>
                </c:pt>
                <c:pt idx="848">
                  <c:v>-32.867477489999999</c:v>
                </c:pt>
                <c:pt idx="849">
                  <c:v>-39.678951240000004</c:v>
                </c:pt>
                <c:pt idx="850">
                  <c:v>-46.758327309999999</c:v>
                </c:pt>
                <c:pt idx="851">
                  <c:v>-54.040001850000003</c:v>
                </c:pt>
                <c:pt idx="852">
                  <c:v>-61.369605069999999</c:v>
                </c:pt>
                <c:pt idx="853">
                  <c:v>-68.518873650000003</c:v>
                </c:pt>
                <c:pt idx="854">
                  <c:v>-75.285433929999996</c:v>
                </c:pt>
                <c:pt idx="855">
                  <c:v>-81.576388820000005</c:v>
                </c:pt>
                <c:pt idx="856">
                  <c:v>-87.455693940000003</c:v>
                </c:pt>
                <c:pt idx="857">
                  <c:v>-93.028595440000004</c:v>
                </c:pt>
                <c:pt idx="858">
                  <c:v>-98.29293285</c:v>
                </c:pt>
                <c:pt idx="859">
                  <c:v>-103.2527461</c:v>
                </c:pt>
                <c:pt idx="860">
                  <c:v>-107.8824662</c:v>
                </c:pt>
                <c:pt idx="861">
                  <c:v>-112.0772643</c:v>
                </c:pt>
                <c:pt idx="862">
                  <c:v>-115.856409</c:v>
                </c:pt>
                <c:pt idx="863">
                  <c:v>-119.317629</c:v>
                </c:pt>
                <c:pt idx="864">
                  <c:v>-122.5716242</c:v>
                </c:pt>
                <c:pt idx="865">
                  <c:v>-125.6560042</c:v>
                </c:pt>
                <c:pt idx="866">
                  <c:v>-128.56311930000001</c:v>
                </c:pt>
                <c:pt idx="867">
                  <c:v>-131.1959008</c:v>
                </c:pt>
                <c:pt idx="868">
                  <c:v>-133.3873615</c:v>
                </c:pt>
                <c:pt idx="869">
                  <c:v>-134.9878076</c:v>
                </c:pt>
                <c:pt idx="870">
                  <c:v>-135.88597350000001</c:v>
                </c:pt>
                <c:pt idx="871">
                  <c:v>-135.9315206</c:v>
                </c:pt>
                <c:pt idx="872">
                  <c:v>-134.97405660000001</c:v>
                </c:pt>
                <c:pt idx="873">
                  <c:v>-132.95898159999999</c:v>
                </c:pt>
                <c:pt idx="874">
                  <c:v>-129.9168483</c:v>
                </c:pt>
                <c:pt idx="875">
                  <c:v>-125.983726</c:v>
                </c:pt>
                <c:pt idx="876">
                  <c:v>-121.3410576</c:v>
                </c:pt>
                <c:pt idx="877">
                  <c:v>-116.20191269999999</c:v>
                </c:pt>
                <c:pt idx="878">
                  <c:v>-110.7787483</c:v>
                </c:pt>
                <c:pt idx="879">
                  <c:v>-105.22195379999999</c:v>
                </c:pt>
                <c:pt idx="880">
                  <c:v>-99.666412190000003</c:v>
                </c:pt>
                <c:pt idx="881">
                  <c:v>-94.122420469999994</c:v>
                </c:pt>
                <c:pt idx="882">
                  <c:v>-88.491597859999999</c:v>
                </c:pt>
                <c:pt idx="883">
                  <c:v>-82.55672156</c:v>
                </c:pt>
                <c:pt idx="884">
                  <c:v>-76.031948110000002</c:v>
                </c:pt>
                <c:pt idx="885">
                  <c:v>-68.680767869999997</c:v>
                </c:pt>
                <c:pt idx="886">
                  <c:v>-60.33837535</c:v>
                </c:pt>
                <c:pt idx="887">
                  <c:v>-50.956361960000002</c:v>
                </c:pt>
                <c:pt idx="888">
                  <c:v>-40.659194309999997</c:v>
                </c:pt>
                <c:pt idx="889">
                  <c:v>-29.631423380000001</c:v>
                </c:pt>
                <c:pt idx="890">
                  <c:v>-18.03341979</c:v>
                </c:pt>
                <c:pt idx="891">
                  <c:v>-5.9613954759999999</c:v>
                </c:pt>
                <c:pt idx="892">
                  <c:v>6.5406972740000002</c:v>
                </c:pt>
                <c:pt idx="893">
                  <c:v>19.454073189999999</c:v>
                </c:pt>
                <c:pt idx="894">
                  <c:v>32.722897060000001</c:v>
                </c:pt>
                <c:pt idx="895">
                  <c:v>46.179555999999998</c:v>
                </c:pt>
                <c:pt idx="896">
                  <c:v>59.46507098</c:v>
                </c:pt>
                <c:pt idx="897">
                  <c:v>71.518343340000001</c:v>
                </c:pt>
                <c:pt idx="898">
                  <c:v>81.63824898</c:v>
                </c:pt>
                <c:pt idx="899">
                  <c:v>90.174504440000007</c:v>
                </c:pt>
                <c:pt idx="900">
                  <c:v>97.766713629999998</c:v>
                </c:pt>
                <c:pt idx="901">
                  <c:v>105.0607941</c:v>
                </c:pt>
                <c:pt idx="902">
                  <c:v>112.3774128</c:v>
                </c:pt>
                <c:pt idx="903">
                  <c:v>119.1811926</c:v>
                </c:pt>
                <c:pt idx="904">
                  <c:v>124.50404380000001</c:v>
                </c:pt>
                <c:pt idx="905">
                  <c:v>128.27473420000001</c:v>
                </c:pt>
                <c:pt idx="906">
                  <c:v>131.25619760000001</c:v>
                </c:pt>
                <c:pt idx="907">
                  <c:v>134.28272620000001</c:v>
                </c:pt>
                <c:pt idx="908">
                  <c:v>137.66309240000001</c:v>
                </c:pt>
                <c:pt idx="909">
                  <c:v>141.12195579999999</c:v>
                </c:pt>
                <c:pt idx="910">
                  <c:v>143.86570549999999</c:v>
                </c:pt>
                <c:pt idx="911">
                  <c:v>145.07626830000001</c:v>
                </c:pt>
                <c:pt idx="912">
                  <c:v>144.58366290000001</c:v>
                </c:pt>
                <c:pt idx="913">
                  <c:v>142.74421770000001</c:v>
                </c:pt>
                <c:pt idx="914">
                  <c:v>140.05005700000001</c:v>
                </c:pt>
                <c:pt idx="915">
                  <c:v>137.03963640000001</c:v>
                </c:pt>
                <c:pt idx="916">
                  <c:v>134.14128149999999</c:v>
                </c:pt>
                <c:pt idx="917">
                  <c:v>131.39508789999999</c:v>
                </c:pt>
                <c:pt idx="918">
                  <c:v>128.5438121</c:v>
                </c:pt>
                <c:pt idx="919">
                  <c:v>125.2457443</c:v>
                </c:pt>
                <c:pt idx="920">
                  <c:v>121.2779627</c:v>
                </c:pt>
                <c:pt idx="921">
                  <c:v>116.6799041</c:v>
                </c:pt>
                <c:pt idx="922">
                  <c:v>111.64220570000001</c:v>
                </c:pt>
                <c:pt idx="923">
                  <c:v>106.38157409999999</c:v>
                </c:pt>
                <c:pt idx="924">
                  <c:v>101.12874050000001</c:v>
                </c:pt>
                <c:pt idx="925">
                  <c:v>96.080283269999995</c:v>
                </c:pt>
                <c:pt idx="926">
                  <c:v>91.233485490000007</c:v>
                </c:pt>
                <c:pt idx="927">
                  <c:v>86.494185180000002</c:v>
                </c:pt>
                <c:pt idx="928">
                  <c:v>81.704111260000005</c:v>
                </c:pt>
                <c:pt idx="929">
                  <c:v>76.65202841</c:v>
                </c:pt>
                <c:pt idx="930">
                  <c:v>71.225632279999999</c:v>
                </c:pt>
                <c:pt idx="931">
                  <c:v>65.456051119999998</c:v>
                </c:pt>
                <c:pt idx="932">
                  <c:v>59.452369529999999</c:v>
                </c:pt>
                <c:pt idx="933">
                  <c:v>53.360480279999997</c:v>
                </c:pt>
                <c:pt idx="934">
                  <c:v>47.369654439999998</c:v>
                </c:pt>
                <c:pt idx="935">
                  <c:v>41.481984609999998</c:v>
                </c:pt>
                <c:pt idx="936">
                  <c:v>35.567660920000002</c:v>
                </c:pt>
                <c:pt idx="937">
                  <c:v>29.492015840000001</c:v>
                </c:pt>
                <c:pt idx="938">
                  <c:v>23.145916459999999</c:v>
                </c:pt>
                <c:pt idx="939">
                  <c:v>16.489119150000001</c:v>
                </c:pt>
                <c:pt idx="940">
                  <c:v>9.5139248500000004</c:v>
                </c:pt>
                <c:pt idx="941">
                  <c:v>2.2414700129999998</c:v>
                </c:pt>
                <c:pt idx="942">
                  <c:v>-5.2057413080000003</c:v>
                </c:pt>
                <c:pt idx="943">
                  <c:v>-12.67491364</c:v>
                </c:pt>
                <c:pt idx="944">
                  <c:v>-20.031434610000002</c:v>
                </c:pt>
                <c:pt idx="945">
                  <c:v>-27.127772100000001</c:v>
                </c:pt>
                <c:pt idx="946">
                  <c:v>-33.904883089999998</c:v>
                </c:pt>
                <c:pt idx="947">
                  <c:v>-40.47141431</c:v>
                </c:pt>
                <c:pt idx="948">
                  <c:v>-46.965892070000002</c:v>
                </c:pt>
                <c:pt idx="949">
                  <c:v>-53.467399010000001</c:v>
                </c:pt>
                <c:pt idx="950">
                  <c:v>-59.993769110000002</c:v>
                </c:pt>
                <c:pt idx="951">
                  <c:v>-66.503669380000005</c:v>
                </c:pt>
                <c:pt idx="952">
                  <c:v>-72.978191699999996</c:v>
                </c:pt>
                <c:pt idx="953">
                  <c:v>-79.319388040000007</c:v>
                </c:pt>
                <c:pt idx="954">
                  <c:v>-85.322782480000001</c:v>
                </c:pt>
                <c:pt idx="955">
                  <c:v>-90.85149131</c:v>
                </c:pt>
                <c:pt idx="956">
                  <c:v>-95.867855980000002</c:v>
                </c:pt>
                <c:pt idx="957">
                  <c:v>-100.43607419999999</c:v>
                </c:pt>
                <c:pt idx="958">
                  <c:v>-104.64490720000001</c:v>
                </c:pt>
                <c:pt idx="959">
                  <c:v>-108.5254771</c:v>
                </c:pt>
                <c:pt idx="960">
                  <c:v>-112.1457039</c:v>
                </c:pt>
                <c:pt idx="961">
                  <c:v>-115.563517</c:v>
                </c:pt>
                <c:pt idx="962">
                  <c:v>-118.74675379999999</c:v>
                </c:pt>
                <c:pt idx="963">
                  <c:v>-121.7299898</c:v>
                </c:pt>
                <c:pt idx="964">
                  <c:v>-124.5391192</c:v>
                </c:pt>
                <c:pt idx="965">
                  <c:v>-127.0636952</c:v>
                </c:pt>
                <c:pt idx="966">
                  <c:v>-129.12016890000001</c:v>
                </c:pt>
                <c:pt idx="967">
                  <c:v>-130.5242197</c:v>
                </c:pt>
                <c:pt idx="968">
                  <c:v>-131.09652270000001</c:v>
                </c:pt>
                <c:pt idx="969">
                  <c:v>-130.66871130000001</c:v>
                </c:pt>
                <c:pt idx="970">
                  <c:v>-129.19522309999999</c:v>
                </c:pt>
                <c:pt idx="971">
                  <c:v>-126.76781</c:v>
                </c:pt>
                <c:pt idx="972">
                  <c:v>-123.5350339</c:v>
                </c:pt>
                <c:pt idx="973">
                  <c:v>-119.6862546</c:v>
                </c:pt>
                <c:pt idx="974">
                  <c:v>-115.473145</c:v>
                </c:pt>
                <c:pt idx="975">
                  <c:v>-111.118916</c:v>
                </c:pt>
                <c:pt idx="976">
                  <c:v>-106.79742210000001</c:v>
                </c:pt>
                <c:pt idx="977">
                  <c:v>-102.62365339999999</c:v>
                </c:pt>
                <c:pt idx="978">
                  <c:v>-98.665102919999995</c:v>
                </c:pt>
                <c:pt idx="979">
                  <c:v>-94.918877980000005</c:v>
                </c:pt>
                <c:pt idx="980">
                  <c:v>-91.333989900000006</c:v>
                </c:pt>
                <c:pt idx="981">
                  <c:v>-87.832974120000003</c:v>
                </c:pt>
                <c:pt idx="982">
                  <c:v>-84.339011540000001</c:v>
                </c:pt>
                <c:pt idx="983">
                  <c:v>-80.731065770000001</c:v>
                </c:pt>
                <c:pt idx="984">
                  <c:v>-76.893916390000001</c:v>
                </c:pt>
                <c:pt idx="985">
                  <c:v>-72.71080456</c:v>
                </c:pt>
                <c:pt idx="986">
                  <c:v>-68.022407509999994</c:v>
                </c:pt>
              </c:numCache>
            </c:numRef>
          </c:val>
          <c:smooth val="0"/>
          <c:extLst>
            <c:ext xmlns:c16="http://schemas.microsoft.com/office/drawing/2014/chart" uri="{C3380CC4-5D6E-409C-BE32-E72D297353CC}">
              <c16:uniqueId val="{00000000-C193-4440-A001-D2B789CF4113}"/>
            </c:ext>
          </c:extLst>
        </c:ser>
        <c:ser>
          <c:idx val="1"/>
          <c:order val="1"/>
          <c:tx>
            <c:strRef>
              <c:f>Gyro_A1_20!$Z$1</c:f>
              <c:strCache>
                <c:ptCount val="1"/>
                <c:pt idx="0">
                  <c:v>Gyro_Y</c:v>
                </c:pt>
              </c:strCache>
            </c:strRef>
          </c:tx>
          <c:spPr>
            <a:ln w="28575" cap="rnd">
              <a:solidFill>
                <a:schemeClr val="accent2"/>
              </a:solidFill>
              <a:round/>
            </a:ln>
            <a:effectLst/>
          </c:spPr>
          <c:marker>
            <c:symbol val="none"/>
          </c:marker>
          <c:val>
            <c:numRef>
              <c:f>Gyro_A1_20!$Z$2:$Z$988</c:f>
              <c:numCache>
                <c:formatCode>General</c:formatCode>
                <c:ptCount val="987"/>
                <c:pt idx="0">
                  <c:v>-20.521877360000001</c:v>
                </c:pt>
                <c:pt idx="1">
                  <c:v>-24.45163058</c:v>
                </c:pt>
                <c:pt idx="2">
                  <c:v>-28.470602400000001</c:v>
                </c:pt>
                <c:pt idx="3">
                  <c:v>-32.534353160000002</c:v>
                </c:pt>
                <c:pt idx="4">
                  <c:v>-36.648240790000003</c:v>
                </c:pt>
                <c:pt idx="5">
                  <c:v>-40.65429468</c:v>
                </c:pt>
                <c:pt idx="6">
                  <c:v>-44.288991359999997</c:v>
                </c:pt>
                <c:pt idx="7">
                  <c:v>-47.247655899999998</c:v>
                </c:pt>
                <c:pt idx="8">
                  <c:v>-49.646327759999998</c:v>
                </c:pt>
                <c:pt idx="9">
                  <c:v>-51.686216780000002</c:v>
                </c:pt>
                <c:pt idx="10">
                  <c:v>-53.472258529999998</c:v>
                </c:pt>
                <c:pt idx="11">
                  <c:v>-55.156114299999999</c:v>
                </c:pt>
                <c:pt idx="12">
                  <c:v>-56.638885770000002</c:v>
                </c:pt>
                <c:pt idx="13">
                  <c:v>-57.856548320000002</c:v>
                </c:pt>
                <c:pt idx="14">
                  <c:v>-58.825612489999997</c:v>
                </c:pt>
                <c:pt idx="15">
                  <c:v>-59.429310979999997</c:v>
                </c:pt>
                <c:pt idx="16">
                  <c:v>-59.644554739999997</c:v>
                </c:pt>
                <c:pt idx="17">
                  <c:v>-59.45834885</c:v>
                </c:pt>
                <c:pt idx="18">
                  <c:v>-58.953426370000003</c:v>
                </c:pt>
                <c:pt idx="19">
                  <c:v>-58.27355008</c:v>
                </c:pt>
                <c:pt idx="20">
                  <c:v>-57.4261646</c:v>
                </c:pt>
                <c:pt idx="21">
                  <c:v>-56.28168075</c:v>
                </c:pt>
                <c:pt idx="22">
                  <c:v>-54.821161150000002</c:v>
                </c:pt>
                <c:pt idx="23">
                  <c:v>-53.14389079</c:v>
                </c:pt>
                <c:pt idx="24">
                  <c:v>-51.340233769999998</c:v>
                </c:pt>
                <c:pt idx="25">
                  <c:v>-49.459577580000001</c:v>
                </c:pt>
                <c:pt idx="26">
                  <c:v>-47.470547230000001</c:v>
                </c:pt>
                <c:pt idx="27">
                  <c:v>-45.335360620000003</c:v>
                </c:pt>
                <c:pt idx="28">
                  <c:v>-43.05813783</c:v>
                </c:pt>
                <c:pt idx="29">
                  <c:v>-40.666152709999999</c:v>
                </c:pt>
                <c:pt idx="30">
                  <c:v>-38.299273460000002</c:v>
                </c:pt>
                <c:pt idx="31">
                  <c:v>-36.001611709999999</c:v>
                </c:pt>
                <c:pt idx="32">
                  <c:v>-33.7208623</c:v>
                </c:pt>
                <c:pt idx="33">
                  <c:v>-31.38108317</c:v>
                </c:pt>
                <c:pt idx="34">
                  <c:v>-28.940070729999999</c:v>
                </c:pt>
                <c:pt idx="35">
                  <c:v>-26.419205569999999</c:v>
                </c:pt>
                <c:pt idx="36">
                  <c:v>-23.76381804</c:v>
                </c:pt>
                <c:pt idx="37">
                  <c:v>-21.159470859999999</c:v>
                </c:pt>
                <c:pt idx="38">
                  <c:v>-18.412390720000001</c:v>
                </c:pt>
                <c:pt idx="39">
                  <c:v>-15.456224349999999</c:v>
                </c:pt>
                <c:pt idx="40">
                  <c:v>-12.2014996</c:v>
                </c:pt>
                <c:pt idx="41">
                  <c:v>-8.6877445689999995</c:v>
                </c:pt>
                <c:pt idx="42">
                  <c:v>-4.9982445369999997</c:v>
                </c:pt>
                <c:pt idx="43">
                  <c:v>-1.2631925260000001</c:v>
                </c:pt>
                <c:pt idx="44">
                  <c:v>2.5452047840000001</c:v>
                </c:pt>
                <c:pt idx="45">
                  <c:v>6.3706353880000002</c:v>
                </c:pt>
                <c:pt idx="46">
                  <c:v>10.30916826</c:v>
                </c:pt>
                <c:pt idx="47">
                  <c:v>14.493673579999999</c:v>
                </c:pt>
                <c:pt idx="48">
                  <c:v>19.105699860000001</c:v>
                </c:pt>
                <c:pt idx="49">
                  <c:v>24.070786049999999</c:v>
                </c:pt>
                <c:pt idx="50">
                  <c:v>28.548236490000001</c:v>
                </c:pt>
                <c:pt idx="51">
                  <c:v>32.51081928</c:v>
                </c:pt>
                <c:pt idx="52">
                  <c:v>35.811415889999999</c:v>
                </c:pt>
                <c:pt idx="53">
                  <c:v>37.789426390000003</c:v>
                </c:pt>
                <c:pt idx="54">
                  <c:v>37.95521102</c:v>
                </c:pt>
                <c:pt idx="55">
                  <c:v>36.23157088</c:v>
                </c:pt>
                <c:pt idx="56">
                  <c:v>33.149876890000002</c:v>
                </c:pt>
                <c:pt idx="57">
                  <c:v>29.801517990000001</c:v>
                </c:pt>
                <c:pt idx="58">
                  <c:v>27.233212609999999</c:v>
                </c:pt>
                <c:pt idx="59">
                  <c:v>26.056901759999999</c:v>
                </c:pt>
                <c:pt idx="60">
                  <c:v>26.234648239999999</c:v>
                </c:pt>
                <c:pt idx="61">
                  <c:v>27.362401040000002</c:v>
                </c:pt>
                <c:pt idx="62">
                  <c:v>28.816483699999999</c:v>
                </c:pt>
                <c:pt idx="63">
                  <c:v>29.499401880000001</c:v>
                </c:pt>
                <c:pt idx="64">
                  <c:v>28.84160636</c:v>
                </c:pt>
                <c:pt idx="65">
                  <c:v>27.0286519</c:v>
                </c:pt>
                <c:pt idx="66">
                  <c:v>24.77478666</c:v>
                </c:pt>
                <c:pt idx="67">
                  <c:v>22.851216770000001</c:v>
                </c:pt>
                <c:pt idx="68">
                  <c:v>21.74098729</c:v>
                </c:pt>
                <c:pt idx="69">
                  <c:v>21.502214429999999</c:v>
                </c:pt>
                <c:pt idx="70">
                  <c:v>21.823723780000002</c:v>
                </c:pt>
                <c:pt idx="71">
                  <c:v>22.299758579999999</c:v>
                </c:pt>
                <c:pt idx="72">
                  <c:v>22.607905410000001</c:v>
                </c:pt>
                <c:pt idx="73">
                  <c:v>22.37984294</c:v>
                </c:pt>
                <c:pt idx="74">
                  <c:v>21.349168500000001</c:v>
                </c:pt>
                <c:pt idx="75">
                  <c:v>19.667070930000001</c:v>
                </c:pt>
                <c:pt idx="76">
                  <c:v>17.723785809999999</c:v>
                </c:pt>
                <c:pt idx="77">
                  <c:v>15.95916452</c:v>
                </c:pt>
                <c:pt idx="78">
                  <c:v>14.64319899</c:v>
                </c:pt>
                <c:pt idx="79">
                  <c:v>13.88626391</c:v>
                </c:pt>
                <c:pt idx="80">
                  <c:v>13.62730689</c:v>
                </c:pt>
                <c:pt idx="81">
                  <c:v>13.64595795</c:v>
                </c:pt>
                <c:pt idx="82">
                  <c:v>13.505830789999999</c:v>
                </c:pt>
                <c:pt idx="83">
                  <c:v>12.66769474</c:v>
                </c:pt>
                <c:pt idx="84">
                  <c:v>10.88638106</c:v>
                </c:pt>
                <c:pt idx="85">
                  <c:v>8.1820649809999999</c:v>
                </c:pt>
                <c:pt idx="86">
                  <c:v>4.9173444809999998</c:v>
                </c:pt>
                <c:pt idx="87">
                  <c:v>1.5644092510000001</c:v>
                </c:pt>
                <c:pt idx="88">
                  <c:v>-1.4998369739999999</c:v>
                </c:pt>
                <c:pt idx="89">
                  <c:v>-4.0729257539999999</c:v>
                </c:pt>
                <c:pt idx="90">
                  <c:v>-6.1531537390000004</c:v>
                </c:pt>
                <c:pt idx="91">
                  <c:v>-7.9277477440000004</c:v>
                </c:pt>
                <c:pt idx="92">
                  <c:v>-9.6832120689999996</c:v>
                </c:pt>
                <c:pt idx="93">
                  <c:v>-11.64646503</c:v>
                </c:pt>
                <c:pt idx="94">
                  <c:v>-13.95460153</c:v>
                </c:pt>
                <c:pt idx="95">
                  <c:v>-16.592361239999999</c:v>
                </c:pt>
                <c:pt idx="96">
                  <c:v>-19.429169949999999</c:v>
                </c:pt>
                <c:pt idx="97">
                  <c:v>-22.28901913</c:v>
                </c:pt>
                <c:pt idx="98">
                  <c:v>-25.02199405</c:v>
                </c:pt>
                <c:pt idx="99">
                  <c:v>-27.65437317</c:v>
                </c:pt>
                <c:pt idx="100">
                  <c:v>-30.228019509999999</c:v>
                </c:pt>
                <c:pt idx="101">
                  <c:v>-32.664862560000003</c:v>
                </c:pt>
                <c:pt idx="102">
                  <c:v>-34.945369399999997</c:v>
                </c:pt>
                <c:pt idx="103">
                  <c:v>-36.993613680000003</c:v>
                </c:pt>
                <c:pt idx="104">
                  <c:v>-38.751751800000001</c:v>
                </c:pt>
                <c:pt idx="105">
                  <c:v>-40.326043210000002</c:v>
                </c:pt>
                <c:pt idx="106">
                  <c:v>-41.76142162</c:v>
                </c:pt>
                <c:pt idx="107">
                  <c:v>-43.072353370000002</c:v>
                </c:pt>
                <c:pt idx="108">
                  <c:v>-44.233632219999997</c:v>
                </c:pt>
                <c:pt idx="109">
                  <c:v>-45.213085100000001</c:v>
                </c:pt>
                <c:pt idx="110">
                  <c:v>-46.031358820000001</c:v>
                </c:pt>
                <c:pt idx="111">
                  <c:v>-46.686656319999997</c:v>
                </c:pt>
                <c:pt idx="112">
                  <c:v>-47.175635389999997</c:v>
                </c:pt>
                <c:pt idx="113">
                  <c:v>-47.536070549999998</c:v>
                </c:pt>
                <c:pt idx="114">
                  <c:v>-47.769191739999997</c:v>
                </c:pt>
                <c:pt idx="115">
                  <c:v>-47.792848739999997</c:v>
                </c:pt>
                <c:pt idx="116">
                  <c:v>-47.479274910000001</c:v>
                </c:pt>
                <c:pt idx="117">
                  <c:v>-46.868120910000002</c:v>
                </c:pt>
                <c:pt idx="118">
                  <c:v>-46.043250569999998</c:v>
                </c:pt>
                <c:pt idx="119">
                  <c:v>-45.077610540000002</c:v>
                </c:pt>
                <c:pt idx="120">
                  <c:v>-44.021295569999999</c:v>
                </c:pt>
                <c:pt idx="121">
                  <c:v>-42.890230619999997</c:v>
                </c:pt>
                <c:pt idx="122">
                  <c:v>-41.674432099999997</c:v>
                </c:pt>
                <c:pt idx="123">
                  <c:v>-40.372001920000002</c:v>
                </c:pt>
                <c:pt idx="124">
                  <c:v>-39.03090014</c:v>
                </c:pt>
                <c:pt idx="125">
                  <c:v>-37.643288679999998</c:v>
                </c:pt>
                <c:pt idx="126">
                  <c:v>-36.060347350000001</c:v>
                </c:pt>
                <c:pt idx="127">
                  <c:v>-34.029770120000002</c:v>
                </c:pt>
                <c:pt idx="128">
                  <c:v>-31.395005179999998</c:v>
                </c:pt>
                <c:pt idx="129">
                  <c:v>-28.152605170000001</c:v>
                </c:pt>
                <c:pt idx="130">
                  <c:v>-24.435044210000001</c:v>
                </c:pt>
                <c:pt idx="131">
                  <c:v>-20.44857871</c:v>
                </c:pt>
                <c:pt idx="132">
                  <c:v>-16.43872215</c:v>
                </c:pt>
                <c:pt idx="133">
                  <c:v>-12.79216173</c:v>
                </c:pt>
                <c:pt idx="134">
                  <c:v>-9.817929114</c:v>
                </c:pt>
                <c:pt idx="135">
                  <c:v>-7.4974270519999999</c:v>
                </c:pt>
                <c:pt idx="136">
                  <c:v>-5.6797535310000002</c:v>
                </c:pt>
                <c:pt idx="137">
                  <c:v>-4.0709790999999997</c:v>
                </c:pt>
                <c:pt idx="138">
                  <c:v>-2.3397037780000001</c:v>
                </c:pt>
                <c:pt idx="139">
                  <c:v>-0.23443876299999999</c:v>
                </c:pt>
                <c:pt idx="140">
                  <c:v>2.3366982319999998</c:v>
                </c:pt>
                <c:pt idx="141">
                  <c:v>5.327953988</c:v>
                </c:pt>
                <c:pt idx="142">
                  <c:v>8.5370364280000004</c:v>
                </c:pt>
                <c:pt idx="143">
                  <c:v>11.90169032</c:v>
                </c:pt>
                <c:pt idx="144">
                  <c:v>15.18355951</c:v>
                </c:pt>
                <c:pt idx="145">
                  <c:v>18.262031700000001</c:v>
                </c:pt>
                <c:pt idx="146">
                  <c:v>21.20595183</c:v>
                </c:pt>
                <c:pt idx="147">
                  <c:v>23.927635429999999</c:v>
                </c:pt>
                <c:pt idx="148">
                  <c:v>26.252434480000002</c:v>
                </c:pt>
                <c:pt idx="149">
                  <c:v>28.123914509999999</c:v>
                </c:pt>
                <c:pt idx="150">
                  <c:v>29.609199220000001</c:v>
                </c:pt>
                <c:pt idx="151">
                  <c:v>30.960762540000001</c:v>
                </c:pt>
                <c:pt idx="152">
                  <c:v>32.282744690000001</c:v>
                </c:pt>
                <c:pt idx="153">
                  <c:v>33.509778689999997</c:v>
                </c:pt>
                <c:pt idx="154">
                  <c:v>34.3950046</c:v>
                </c:pt>
                <c:pt idx="155">
                  <c:v>34.845164789999998</c:v>
                </c:pt>
                <c:pt idx="156">
                  <c:v>34.86607317</c:v>
                </c:pt>
                <c:pt idx="157">
                  <c:v>34.435234190000003</c:v>
                </c:pt>
                <c:pt idx="158">
                  <c:v>33.439680789999997</c:v>
                </c:pt>
                <c:pt idx="159">
                  <c:v>31.938083389999999</c:v>
                </c:pt>
                <c:pt idx="160">
                  <c:v>30.207073699999999</c:v>
                </c:pt>
                <c:pt idx="161">
                  <c:v>28.52515391</c:v>
                </c:pt>
                <c:pt idx="162">
                  <c:v>27.26688175</c:v>
                </c:pt>
                <c:pt idx="163">
                  <c:v>26.636488530000001</c:v>
                </c:pt>
                <c:pt idx="164">
                  <c:v>26.612972899999999</c:v>
                </c:pt>
                <c:pt idx="165">
                  <c:v>27.029904869999999</c:v>
                </c:pt>
                <c:pt idx="166">
                  <c:v>27.494380830000001</c:v>
                </c:pt>
                <c:pt idx="167">
                  <c:v>27.544873630000001</c:v>
                </c:pt>
                <c:pt idx="168">
                  <c:v>26.918357480000001</c:v>
                </c:pt>
                <c:pt idx="169">
                  <c:v>25.672787509999999</c:v>
                </c:pt>
                <c:pt idx="170">
                  <c:v>24.082084219999999</c:v>
                </c:pt>
                <c:pt idx="171">
                  <c:v>22.4628856</c:v>
                </c:pt>
                <c:pt idx="172">
                  <c:v>21.01881698</c:v>
                </c:pt>
                <c:pt idx="173">
                  <c:v>19.93201908</c:v>
                </c:pt>
                <c:pt idx="174">
                  <c:v>19.167478880000001</c:v>
                </c:pt>
                <c:pt idx="175">
                  <c:v>18.527814360000001</c:v>
                </c:pt>
                <c:pt idx="176">
                  <c:v>17.857737140000001</c:v>
                </c:pt>
                <c:pt idx="177">
                  <c:v>16.93889201</c:v>
                </c:pt>
                <c:pt idx="178">
                  <c:v>15.61948031</c:v>
                </c:pt>
                <c:pt idx="179">
                  <c:v>13.78184665</c:v>
                </c:pt>
                <c:pt idx="180">
                  <c:v>11.547696070000001</c:v>
                </c:pt>
                <c:pt idx="181">
                  <c:v>9.1901983329999997</c:v>
                </c:pt>
                <c:pt idx="182">
                  <c:v>6.9470737070000004</c:v>
                </c:pt>
                <c:pt idx="183">
                  <c:v>4.9227965930000002</c:v>
                </c:pt>
                <c:pt idx="184">
                  <c:v>3.140197541</c:v>
                </c:pt>
                <c:pt idx="185">
                  <c:v>1.49196869</c:v>
                </c:pt>
                <c:pt idx="186">
                  <c:v>-0.185614844</c:v>
                </c:pt>
                <c:pt idx="187">
                  <c:v>-2.0694091870000002</c:v>
                </c:pt>
                <c:pt idx="188">
                  <c:v>-4.2362079430000001</c:v>
                </c:pt>
                <c:pt idx="189">
                  <c:v>-6.766889624</c:v>
                </c:pt>
                <c:pt idx="190">
                  <c:v>-9.6672935320000004</c:v>
                </c:pt>
                <c:pt idx="191">
                  <c:v>-12.6334626</c:v>
                </c:pt>
                <c:pt idx="192">
                  <c:v>-15.450857170000001</c:v>
                </c:pt>
                <c:pt idx="193">
                  <c:v>-18.041804209999999</c:v>
                </c:pt>
                <c:pt idx="194">
                  <c:v>-20.456466320000001</c:v>
                </c:pt>
                <c:pt idx="195">
                  <c:v>-22.787272420000001</c:v>
                </c:pt>
                <c:pt idx="196">
                  <c:v>-25.19295133</c:v>
                </c:pt>
                <c:pt idx="197">
                  <c:v>-27.7049907</c:v>
                </c:pt>
                <c:pt idx="198">
                  <c:v>-30.248889770000002</c:v>
                </c:pt>
                <c:pt idx="199">
                  <c:v>-32.660880329999998</c:v>
                </c:pt>
                <c:pt idx="200">
                  <c:v>-34.871099399999999</c:v>
                </c:pt>
                <c:pt idx="201">
                  <c:v>-36.879827140000003</c:v>
                </c:pt>
                <c:pt idx="202">
                  <c:v>-38.771428210000003</c:v>
                </c:pt>
                <c:pt idx="203">
                  <c:v>-40.574764870000003</c:v>
                </c:pt>
                <c:pt idx="204">
                  <c:v>-42.267510190000003</c:v>
                </c:pt>
                <c:pt idx="205">
                  <c:v>-43.712686230000003</c:v>
                </c:pt>
                <c:pt idx="206">
                  <c:v>-44.792825200000003</c:v>
                </c:pt>
                <c:pt idx="207">
                  <c:v>-45.459059459999999</c:v>
                </c:pt>
                <c:pt idx="208">
                  <c:v>-45.74188539</c:v>
                </c:pt>
                <c:pt idx="209">
                  <c:v>-45.748998919999998</c:v>
                </c:pt>
                <c:pt idx="210">
                  <c:v>-45.50305504</c:v>
                </c:pt>
                <c:pt idx="211">
                  <c:v>-45.034711739999999</c:v>
                </c:pt>
                <c:pt idx="212">
                  <c:v>-44.437763369999999</c:v>
                </c:pt>
                <c:pt idx="213">
                  <c:v>-43.795931840000002</c:v>
                </c:pt>
                <c:pt idx="214">
                  <c:v>-43.166277979999997</c:v>
                </c:pt>
                <c:pt idx="215">
                  <c:v>-42.576918139999997</c:v>
                </c:pt>
                <c:pt idx="216">
                  <c:v>-41.987830600000002</c:v>
                </c:pt>
                <c:pt idx="217">
                  <c:v>-41.27983381</c:v>
                </c:pt>
                <c:pt idx="218">
                  <c:v>-40.352836109999998</c:v>
                </c:pt>
                <c:pt idx="219">
                  <c:v>-39.267680630000001</c:v>
                </c:pt>
                <c:pt idx="220">
                  <c:v>-38.104245140000003</c:v>
                </c:pt>
                <c:pt idx="221">
                  <c:v>-36.894559360000002</c:v>
                </c:pt>
                <c:pt idx="222">
                  <c:v>-35.603536470000002</c:v>
                </c:pt>
                <c:pt idx="223">
                  <c:v>-34.214953479999998</c:v>
                </c:pt>
                <c:pt idx="224">
                  <c:v>-32.673964650000002</c:v>
                </c:pt>
                <c:pt idx="225">
                  <c:v>-30.93516262</c:v>
                </c:pt>
                <c:pt idx="226">
                  <c:v>-29.02009838</c:v>
                </c:pt>
                <c:pt idx="227">
                  <c:v>-26.98095554</c:v>
                </c:pt>
                <c:pt idx="228">
                  <c:v>-24.81516899</c:v>
                </c:pt>
                <c:pt idx="229">
                  <c:v>-22.516958689999999</c:v>
                </c:pt>
                <c:pt idx="230">
                  <c:v>-20.140820770000001</c:v>
                </c:pt>
                <c:pt idx="231">
                  <c:v>-17.708040919999998</c:v>
                </c:pt>
                <c:pt idx="232">
                  <c:v>-15.248377319999999</c:v>
                </c:pt>
                <c:pt idx="233">
                  <c:v>-12.78951827</c:v>
                </c:pt>
                <c:pt idx="234">
                  <c:v>-10.306442990000001</c:v>
                </c:pt>
                <c:pt idx="235">
                  <c:v>-7.7509819870000003</c:v>
                </c:pt>
                <c:pt idx="236">
                  <c:v>-5.0696848870000002</c:v>
                </c:pt>
                <c:pt idx="237">
                  <c:v>-2.2005586699999999</c:v>
                </c:pt>
                <c:pt idx="238">
                  <c:v>0.779601824</c:v>
                </c:pt>
                <c:pt idx="239">
                  <c:v>3.7710648670000002</c:v>
                </c:pt>
                <c:pt idx="240">
                  <c:v>6.7574376100000002</c:v>
                </c:pt>
                <c:pt idx="241">
                  <c:v>10.13348972</c:v>
                </c:pt>
                <c:pt idx="242">
                  <c:v>13.99184228</c:v>
                </c:pt>
                <c:pt idx="243">
                  <c:v>17.707774000000001</c:v>
                </c:pt>
                <c:pt idx="244">
                  <c:v>20.947358120000001</c:v>
                </c:pt>
                <c:pt idx="245">
                  <c:v>23.241747620000002</c:v>
                </c:pt>
                <c:pt idx="246">
                  <c:v>23.323671560000001</c:v>
                </c:pt>
                <c:pt idx="247">
                  <c:v>20.875012470000001</c:v>
                </c:pt>
                <c:pt idx="248">
                  <c:v>16.79891774</c:v>
                </c:pt>
                <c:pt idx="249">
                  <c:v>12.60865497</c:v>
                </c:pt>
                <c:pt idx="250">
                  <c:v>9.7905010679999993</c:v>
                </c:pt>
                <c:pt idx="251">
                  <c:v>9.0568371869999993</c:v>
                </c:pt>
                <c:pt idx="252">
                  <c:v>10.37756336</c:v>
                </c:pt>
                <c:pt idx="253">
                  <c:v>12.9448588</c:v>
                </c:pt>
                <c:pt idx="254">
                  <c:v>15.675121880000001</c:v>
                </c:pt>
                <c:pt idx="255">
                  <c:v>17.524430720000002</c:v>
                </c:pt>
                <c:pt idx="256">
                  <c:v>17.632308330000001</c:v>
                </c:pt>
                <c:pt idx="257">
                  <c:v>16.01075118</c:v>
                </c:pt>
                <c:pt idx="258">
                  <c:v>13.54386596</c:v>
                </c:pt>
                <c:pt idx="259">
                  <c:v>11.24325264</c:v>
                </c:pt>
                <c:pt idx="260">
                  <c:v>9.7659804060000006</c:v>
                </c:pt>
                <c:pt idx="261">
                  <c:v>9.3382496780000004</c:v>
                </c:pt>
                <c:pt idx="262">
                  <c:v>9.7098951640000006</c:v>
                </c:pt>
                <c:pt idx="263">
                  <c:v>10.463107580000001</c:v>
                </c:pt>
                <c:pt idx="264">
                  <c:v>11.27273243</c:v>
                </c:pt>
                <c:pt idx="265">
                  <c:v>11.74239</c:v>
                </c:pt>
                <c:pt idx="266">
                  <c:v>11.329775959999999</c:v>
                </c:pt>
                <c:pt idx="267">
                  <c:v>9.8594506610000003</c:v>
                </c:pt>
                <c:pt idx="268">
                  <c:v>7.6574227080000004</c:v>
                </c:pt>
                <c:pt idx="269">
                  <c:v>5.285065554</c:v>
                </c:pt>
                <c:pt idx="270">
                  <c:v>3.278891963</c:v>
                </c:pt>
                <c:pt idx="271">
                  <c:v>1.963109024</c:v>
                </c:pt>
                <c:pt idx="272">
                  <c:v>1.368125883</c:v>
                </c:pt>
                <c:pt idx="273">
                  <c:v>1.252715086</c:v>
                </c:pt>
                <c:pt idx="274">
                  <c:v>1.0632077040000001</c:v>
                </c:pt>
                <c:pt idx="275">
                  <c:v>0.24019430999999999</c:v>
                </c:pt>
                <c:pt idx="276">
                  <c:v>-1.5647791959999999</c:v>
                </c:pt>
                <c:pt idx="277">
                  <c:v>-4.2395256730000002</c:v>
                </c:pt>
                <c:pt idx="278">
                  <c:v>-7.3740755389999997</c:v>
                </c:pt>
                <c:pt idx="279">
                  <c:v>-10.40920433</c:v>
                </c:pt>
                <c:pt idx="280">
                  <c:v>-12.86416496</c:v>
                </c:pt>
                <c:pt idx="281">
                  <c:v>-14.618756680000001</c:v>
                </c:pt>
                <c:pt idx="282">
                  <c:v>-16.060477850000002</c:v>
                </c:pt>
                <c:pt idx="283">
                  <c:v>-17.668843769999999</c:v>
                </c:pt>
                <c:pt idx="284">
                  <c:v>-19.772702039999999</c:v>
                </c:pt>
                <c:pt idx="285">
                  <c:v>-22.299057300000001</c:v>
                </c:pt>
                <c:pt idx="286">
                  <c:v>-24.851839909999999</c:v>
                </c:pt>
                <c:pt idx="287">
                  <c:v>-27.09175763</c:v>
                </c:pt>
                <c:pt idx="288">
                  <c:v>-28.839496440000001</c:v>
                </c:pt>
                <c:pt idx="289">
                  <c:v>-30.139299130000001</c:v>
                </c:pt>
                <c:pt idx="290">
                  <c:v>-31.186622069999999</c:v>
                </c:pt>
                <c:pt idx="291">
                  <c:v>-32.216662589999999</c:v>
                </c:pt>
                <c:pt idx="292">
                  <c:v>-33.38215881</c:v>
                </c:pt>
                <c:pt idx="293">
                  <c:v>-34.680126739999999</c:v>
                </c:pt>
                <c:pt idx="294">
                  <c:v>-36.109118780000003</c:v>
                </c:pt>
                <c:pt idx="295">
                  <c:v>-37.562938150000001</c:v>
                </c:pt>
                <c:pt idx="296">
                  <c:v>-38.867262459999999</c:v>
                </c:pt>
                <c:pt idx="297">
                  <c:v>-39.928239560000002</c:v>
                </c:pt>
                <c:pt idx="298">
                  <c:v>-40.714342879999997</c:v>
                </c:pt>
                <c:pt idx="299">
                  <c:v>-41.480962409999997</c:v>
                </c:pt>
                <c:pt idx="300">
                  <c:v>-42.413596439999999</c:v>
                </c:pt>
                <c:pt idx="301">
                  <c:v>-43.546754870000001</c:v>
                </c:pt>
                <c:pt idx="302">
                  <c:v>-44.719628069999999</c:v>
                </c:pt>
                <c:pt idx="303">
                  <c:v>-45.695281209999997</c:v>
                </c:pt>
                <c:pt idx="304">
                  <c:v>-46.349154810000002</c:v>
                </c:pt>
                <c:pt idx="305">
                  <c:v>-46.783046689999999</c:v>
                </c:pt>
                <c:pt idx="306">
                  <c:v>-47.203811520000002</c:v>
                </c:pt>
                <c:pt idx="307">
                  <c:v>-47.806595229999999</c:v>
                </c:pt>
                <c:pt idx="308">
                  <c:v>-48.648581</c:v>
                </c:pt>
                <c:pt idx="309">
                  <c:v>-49.621575919999998</c:v>
                </c:pt>
                <c:pt idx="310">
                  <c:v>-50.547726220000001</c:v>
                </c:pt>
                <c:pt idx="311">
                  <c:v>-51.241323420000001</c:v>
                </c:pt>
                <c:pt idx="312">
                  <c:v>-51.545167710000001</c:v>
                </c:pt>
                <c:pt idx="313">
                  <c:v>-51.443396120000003</c:v>
                </c:pt>
                <c:pt idx="314">
                  <c:v>-51.090721250000001</c:v>
                </c:pt>
                <c:pt idx="315">
                  <c:v>-50.65876343</c:v>
                </c:pt>
                <c:pt idx="316">
                  <c:v>-50.183158380000002</c:v>
                </c:pt>
                <c:pt idx="317">
                  <c:v>-49.525915830000002</c:v>
                </c:pt>
                <c:pt idx="318">
                  <c:v>-48.596019060000003</c:v>
                </c:pt>
                <c:pt idx="319">
                  <c:v>-47.392591860000003</c:v>
                </c:pt>
                <c:pt idx="320">
                  <c:v>-45.943842060000001</c:v>
                </c:pt>
                <c:pt idx="321">
                  <c:v>-44.125805159999999</c:v>
                </c:pt>
                <c:pt idx="322">
                  <c:v>-41.793624170000001</c:v>
                </c:pt>
                <c:pt idx="323">
                  <c:v>-38.885370549999998</c:v>
                </c:pt>
                <c:pt idx="324">
                  <c:v>-35.405073059999999</c:v>
                </c:pt>
                <c:pt idx="325">
                  <c:v>-31.483864659999998</c:v>
                </c:pt>
                <c:pt idx="326">
                  <c:v>-27.360935659999999</c:v>
                </c:pt>
                <c:pt idx="327">
                  <c:v>-23.339639949999999</c:v>
                </c:pt>
                <c:pt idx="328">
                  <c:v>-19.534921369999999</c:v>
                </c:pt>
                <c:pt idx="329">
                  <c:v>-16.047300069999999</c:v>
                </c:pt>
                <c:pt idx="330">
                  <c:v>-12.877999340000001</c:v>
                </c:pt>
                <c:pt idx="331">
                  <c:v>-9.8522148569999999</c:v>
                </c:pt>
                <c:pt idx="332">
                  <c:v>-6.7193211399999999</c:v>
                </c:pt>
                <c:pt idx="333">
                  <c:v>-3.225677277</c:v>
                </c:pt>
                <c:pt idx="334">
                  <c:v>0.54532606900000002</c:v>
                </c:pt>
                <c:pt idx="335">
                  <c:v>4.3625293669999996</c:v>
                </c:pt>
                <c:pt idx="336">
                  <c:v>8.2509840800000003</c:v>
                </c:pt>
                <c:pt idx="337">
                  <c:v>12.368047260000001</c:v>
                </c:pt>
                <c:pt idx="338">
                  <c:v>16.597896909999999</c:v>
                </c:pt>
                <c:pt idx="339">
                  <c:v>20.881083610000001</c:v>
                </c:pt>
                <c:pt idx="340">
                  <c:v>25.219093260000001</c:v>
                </c:pt>
                <c:pt idx="341">
                  <c:v>29.236655219999999</c:v>
                </c:pt>
                <c:pt idx="342">
                  <c:v>32.059100350000001</c:v>
                </c:pt>
                <c:pt idx="343">
                  <c:v>33.087306009999999</c:v>
                </c:pt>
                <c:pt idx="344">
                  <c:v>32.433839749999997</c:v>
                </c:pt>
                <c:pt idx="345">
                  <c:v>31.043610990000001</c:v>
                </c:pt>
                <c:pt idx="346">
                  <c:v>29.91293537</c:v>
                </c:pt>
                <c:pt idx="347">
                  <c:v>29.711274660000001</c:v>
                </c:pt>
                <c:pt idx="348">
                  <c:v>30.68689573</c:v>
                </c:pt>
                <c:pt idx="349">
                  <c:v>32.487902499999997</c:v>
                </c:pt>
                <c:pt idx="350">
                  <c:v>34.316720250000003</c:v>
                </c:pt>
                <c:pt idx="351">
                  <c:v>35.138007160000001</c:v>
                </c:pt>
                <c:pt idx="352">
                  <c:v>34.367814500000001</c:v>
                </c:pt>
                <c:pt idx="353">
                  <c:v>32.327984010000002</c:v>
                </c:pt>
                <c:pt idx="354">
                  <c:v>29.993704109999999</c:v>
                </c:pt>
                <c:pt idx="355">
                  <c:v>28.267059270000001</c:v>
                </c:pt>
                <c:pt idx="356">
                  <c:v>27.63492656</c:v>
                </c:pt>
                <c:pt idx="357">
                  <c:v>28.016865809999999</c:v>
                </c:pt>
                <c:pt idx="358">
                  <c:v>28.921337529999999</c:v>
                </c:pt>
                <c:pt idx="359">
                  <c:v>29.591685600000002</c:v>
                </c:pt>
                <c:pt idx="360">
                  <c:v>29.230412609999998</c:v>
                </c:pt>
                <c:pt idx="361">
                  <c:v>27.597823999999999</c:v>
                </c:pt>
                <c:pt idx="362">
                  <c:v>25.19845166</c:v>
                </c:pt>
                <c:pt idx="363">
                  <c:v>22.810135540000001</c:v>
                </c:pt>
                <c:pt idx="364">
                  <c:v>21.005866749999999</c:v>
                </c:pt>
                <c:pt idx="365">
                  <c:v>19.93915762</c:v>
                </c:pt>
                <c:pt idx="366">
                  <c:v>19.443678970000001</c:v>
                </c:pt>
                <c:pt idx="367">
                  <c:v>19.266427530000001</c:v>
                </c:pt>
                <c:pt idx="368">
                  <c:v>19.27113568</c:v>
                </c:pt>
                <c:pt idx="369">
                  <c:v>19.195842240000001</c:v>
                </c:pt>
                <c:pt idx="370">
                  <c:v>18.645429379999999</c:v>
                </c:pt>
                <c:pt idx="371">
                  <c:v>17.39977489</c:v>
                </c:pt>
                <c:pt idx="372">
                  <c:v>15.388774229999999</c:v>
                </c:pt>
                <c:pt idx="373">
                  <c:v>13.03736775</c:v>
                </c:pt>
                <c:pt idx="374">
                  <c:v>10.90087037</c:v>
                </c:pt>
                <c:pt idx="375">
                  <c:v>9.3561532060000001</c:v>
                </c:pt>
                <c:pt idx="376">
                  <c:v>8.3046960819999995</c:v>
                </c:pt>
                <c:pt idx="377">
                  <c:v>7.0757691200000004</c:v>
                </c:pt>
                <c:pt idx="378">
                  <c:v>4.9823828580000002</c:v>
                </c:pt>
                <c:pt idx="379">
                  <c:v>1.7756314799999999</c:v>
                </c:pt>
                <c:pt idx="380">
                  <c:v>-2.209659909</c:v>
                </c:pt>
                <c:pt idx="381">
                  <c:v>-6.4159565909999996</c:v>
                </c:pt>
                <c:pt idx="382">
                  <c:v>-10.42055356</c:v>
                </c:pt>
                <c:pt idx="383">
                  <c:v>-13.988337850000001</c:v>
                </c:pt>
                <c:pt idx="384">
                  <c:v>-16.940278410000001</c:v>
                </c:pt>
                <c:pt idx="385">
                  <c:v>-19.34055888</c:v>
                </c:pt>
                <c:pt idx="386">
                  <c:v>-21.42050369</c:v>
                </c:pt>
                <c:pt idx="387">
                  <c:v>-23.452310730000001</c:v>
                </c:pt>
                <c:pt idx="388">
                  <c:v>-25.662602660000001</c:v>
                </c:pt>
                <c:pt idx="389">
                  <c:v>-28.266511940000001</c:v>
                </c:pt>
                <c:pt idx="390">
                  <c:v>-31.210114740000002</c:v>
                </c:pt>
                <c:pt idx="391">
                  <c:v>-34.305209089999998</c:v>
                </c:pt>
                <c:pt idx="392">
                  <c:v>-37.370942550000002</c:v>
                </c:pt>
                <c:pt idx="393">
                  <c:v>-40.127861279999998</c:v>
                </c:pt>
                <c:pt idx="394">
                  <c:v>-42.407230650000002</c:v>
                </c:pt>
                <c:pt idx="395">
                  <c:v>-44.072799740000001</c:v>
                </c:pt>
                <c:pt idx="396">
                  <c:v>-45.221300679999999</c:v>
                </c:pt>
                <c:pt idx="397">
                  <c:v>-46.019377089999999</c:v>
                </c:pt>
                <c:pt idx="398">
                  <c:v>-46.707104790000002</c:v>
                </c:pt>
                <c:pt idx="399">
                  <c:v>-47.38463831</c:v>
                </c:pt>
                <c:pt idx="400">
                  <c:v>-48.098744050000001</c:v>
                </c:pt>
                <c:pt idx="401">
                  <c:v>-48.72450679</c:v>
                </c:pt>
                <c:pt idx="402">
                  <c:v>-49.309477729999998</c:v>
                </c:pt>
                <c:pt idx="403">
                  <c:v>-49.837003559999999</c:v>
                </c:pt>
                <c:pt idx="404">
                  <c:v>-50.127509400000001</c:v>
                </c:pt>
                <c:pt idx="405">
                  <c:v>-50.009851939999997</c:v>
                </c:pt>
                <c:pt idx="406">
                  <c:v>-49.372486180000003</c:v>
                </c:pt>
                <c:pt idx="407">
                  <c:v>-48.320141409999998</c:v>
                </c:pt>
                <c:pt idx="408">
                  <c:v>-47.080371970000002</c:v>
                </c:pt>
                <c:pt idx="409">
                  <c:v>-45.840619629999999</c:v>
                </c:pt>
                <c:pt idx="410">
                  <c:v>-44.533250350000003</c:v>
                </c:pt>
                <c:pt idx="411">
                  <c:v>-43.013092630000003</c:v>
                </c:pt>
                <c:pt idx="412">
                  <c:v>-41.241958410000002</c:v>
                </c:pt>
                <c:pt idx="413">
                  <c:v>-39.191392749999999</c:v>
                </c:pt>
                <c:pt idx="414">
                  <c:v>-36.785637229999999</c:v>
                </c:pt>
                <c:pt idx="415">
                  <c:v>-33.916161549999998</c:v>
                </c:pt>
                <c:pt idx="416">
                  <c:v>-30.690989680000001</c:v>
                </c:pt>
                <c:pt idx="417">
                  <c:v>-27.231325680000001</c:v>
                </c:pt>
                <c:pt idx="418">
                  <c:v>-23.659780210000001</c:v>
                </c:pt>
                <c:pt idx="419">
                  <c:v>-20.067870339999999</c:v>
                </c:pt>
                <c:pt idx="420">
                  <c:v>-16.5921412</c:v>
                </c:pt>
                <c:pt idx="421">
                  <c:v>-13.37033173</c:v>
                </c:pt>
                <c:pt idx="422">
                  <c:v>-10.435517519999999</c:v>
                </c:pt>
                <c:pt idx="423">
                  <c:v>-7.5398734080000001</c:v>
                </c:pt>
                <c:pt idx="424">
                  <c:v>-4.3780586399999999</c:v>
                </c:pt>
                <c:pt idx="425">
                  <c:v>-0.85977360700000005</c:v>
                </c:pt>
                <c:pt idx="426">
                  <c:v>3.0054165450000001</c:v>
                </c:pt>
                <c:pt idx="427">
                  <c:v>7.0605865339999996</c:v>
                </c:pt>
                <c:pt idx="428">
                  <c:v>11.0339229</c:v>
                </c:pt>
                <c:pt idx="429">
                  <c:v>14.29781155</c:v>
                </c:pt>
                <c:pt idx="430">
                  <c:v>16.404019630000001</c:v>
                </c:pt>
                <c:pt idx="431">
                  <c:v>17.679537839999998</c:v>
                </c:pt>
                <c:pt idx="432">
                  <c:v>18.737294200000001</c:v>
                </c:pt>
                <c:pt idx="433">
                  <c:v>20.067132560000001</c:v>
                </c:pt>
                <c:pt idx="434">
                  <c:v>22.13692635</c:v>
                </c:pt>
                <c:pt idx="435">
                  <c:v>25.038920780000002</c:v>
                </c:pt>
                <c:pt idx="436">
                  <c:v>28.44498677</c:v>
                </c:pt>
                <c:pt idx="437">
                  <c:v>31.322226390000001</c:v>
                </c:pt>
                <c:pt idx="438">
                  <c:v>32.47907824</c:v>
                </c:pt>
                <c:pt idx="439">
                  <c:v>31.442253619999999</c:v>
                </c:pt>
                <c:pt idx="440">
                  <c:v>28.88516087</c:v>
                </c:pt>
                <c:pt idx="441">
                  <c:v>26.198781589999999</c:v>
                </c:pt>
                <c:pt idx="442">
                  <c:v>24.729502920000002</c:v>
                </c:pt>
                <c:pt idx="443">
                  <c:v>25.074181320000001</c:v>
                </c:pt>
                <c:pt idx="444">
                  <c:v>26.950983470000001</c:v>
                </c:pt>
                <c:pt idx="445">
                  <c:v>29.418656519999999</c:v>
                </c:pt>
                <c:pt idx="446">
                  <c:v>31.28732875</c:v>
                </c:pt>
                <c:pt idx="447">
                  <c:v>31.683643839999998</c:v>
                </c:pt>
                <c:pt idx="448">
                  <c:v>30.570091479999999</c:v>
                </c:pt>
                <c:pt idx="449">
                  <c:v>28.725013789999998</c:v>
                </c:pt>
                <c:pt idx="450">
                  <c:v>27.027615839999999</c:v>
                </c:pt>
                <c:pt idx="451">
                  <c:v>26.054925260000001</c:v>
                </c:pt>
                <c:pt idx="452">
                  <c:v>25.923079189999999</c:v>
                </c:pt>
                <c:pt idx="453">
                  <c:v>26.36256977</c:v>
                </c:pt>
                <c:pt idx="454">
                  <c:v>26.931968770000001</c:v>
                </c:pt>
                <c:pt idx="455">
                  <c:v>27.07640752</c:v>
                </c:pt>
                <c:pt idx="456">
                  <c:v>26.367940109999999</c:v>
                </c:pt>
                <c:pt idx="457">
                  <c:v>24.783547089999999</c:v>
                </c:pt>
                <c:pt idx="458">
                  <c:v>22.665258640000001</c:v>
                </c:pt>
                <c:pt idx="459">
                  <c:v>20.517064470000001</c:v>
                </c:pt>
                <c:pt idx="460">
                  <c:v>18.81755824</c:v>
                </c:pt>
                <c:pt idx="461">
                  <c:v>17.810750339999998</c:v>
                </c:pt>
                <c:pt idx="462">
                  <c:v>17.415683189999999</c:v>
                </c:pt>
                <c:pt idx="463">
                  <c:v>17.20677873</c:v>
                </c:pt>
                <c:pt idx="464">
                  <c:v>16.61667739</c:v>
                </c:pt>
                <c:pt idx="465">
                  <c:v>15.30925536</c:v>
                </c:pt>
                <c:pt idx="466">
                  <c:v>13.18647312</c:v>
                </c:pt>
                <c:pt idx="467">
                  <c:v>10.50704279</c:v>
                </c:pt>
                <c:pt idx="468">
                  <c:v>7.7751727390000003</c:v>
                </c:pt>
                <c:pt idx="469">
                  <c:v>5.491245224</c:v>
                </c:pt>
                <c:pt idx="470">
                  <c:v>3.8750543799999999</c:v>
                </c:pt>
                <c:pt idx="471">
                  <c:v>2.8404387120000001</c:v>
                </c:pt>
                <c:pt idx="472">
                  <c:v>2.0309612380000002</c:v>
                </c:pt>
                <c:pt idx="473">
                  <c:v>1.0466254129999999</c:v>
                </c:pt>
                <c:pt idx="474">
                  <c:v>-0.38452033499999999</c:v>
                </c:pt>
                <c:pt idx="475">
                  <c:v>-2.3797248880000001</c:v>
                </c:pt>
                <c:pt idx="476">
                  <c:v>-4.9123730109999997</c:v>
                </c:pt>
                <c:pt idx="477">
                  <c:v>-7.7653770299999998</c:v>
                </c:pt>
                <c:pt idx="478">
                  <c:v>-10.59406461</c:v>
                </c:pt>
                <c:pt idx="479">
                  <c:v>-13.227983719999999</c:v>
                </c:pt>
                <c:pt idx="480">
                  <c:v>-15.552265719999999</c:v>
                </c:pt>
                <c:pt idx="481">
                  <c:v>-17.584830449999998</c:v>
                </c:pt>
                <c:pt idx="482">
                  <c:v>-19.426547540000001</c:v>
                </c:pt>
                <c:pt idx="483">
                  <c:v>-21.15478405</c:v>
                </c:pt>
                <c:pt idx="484">
                  <c:v>-22.982539589999998</c:v>
                </c:pt>
                <c:pt idx="485">
                  <c:v>-25.16351002</c:v>
                </c:pt>
                <c:pt idx="486">
                  <c:v>-27.863094060000002</c:v>
                </c:pt>
                <c:pt idx="487">
                  <c:v>-30.957954170000001</c:v>
                </c:pt>
                <c:pt idx="488">
                  <c:v>-34.186376209999999</c:v>
                </c:pt>
                <c:pt idx="489">
                  <c:v>-37.352152089999997</c:v>
                </c:pt>
                <c:pt idx="490">
                  <c:v>-40.227875990000001</c:v>
                </c:pt>
                <c:pt idx="491">
                  <c:v>-42.708390610000002</c:v>
                </c:pt>
                <c:pt idx="492">
                  <c:v>-44.81824821</c:v>
                </c:pt>
                <c:pt idx="493">
                  <c:v>-46.651083829999997</c:v>
                </c:pt>
                <c:pt idx="494">
                  <c:v>-48.345831169999997</c:v>
                </c:pt>
                <c:pt idx="495">
                  <c:v>-49.905159070000003</c:v>
                </c:pt>
                <c:pt idx="496">
                  <c:v>-51.338651550000002</c:v>
                </c:pt>
                <c:pt idx="497">
                  <c:v>-52.404364479999998</c:v>
                </c:pt>
                <c:pt idx="498">
                  <c:v>-53.010326390000003</c:v>
                </c:pt>
                <c:pt idx="499">
                  <c:v>-53.093315840000002</c:v>
                </c:pt>
                <c:pt idx="500">
                  <c:v>-52.656593219999998</c:v>
                </c:pt>
                <c:pt idx="501">
                  <c:v>-51.773909799999998</c:v>
                </c:pt>
                <c:pt idx="502">
                  <c:v>-50.508418399999996</c:v>
                </c:pt>
                <c:pt idx="503">
                  <c:v>-48.867433890000001</c:v>
                </c:pt>
                <c:pt idx="504">
                  <c:v>-46.906160739999997</c:v>
                </c:pt>
                <c:pt idx="505">
                  <c:v>-44.667671460000001</c:v>
                </c:pt>
                <c:pt idx="506">
                  <c:v>-42.108396429999999</c:v>
                </c:pt>
                <c:pt idx="507">
                  <c:v>-39.109696960000001</c:v>
                </c:pt>
                <c:pt idx="508">
                  <c:v>-35.640090239999999</c:v>
                </c:pt>
                <c:pt idx="509">
                  <c:v>-31.861779039999998</c:v>
                </c:pt>
                <c:pt idx="510">
                  <c:v>-28.022956000000001</c:v>
                </c:pt>
                <c:pt idx="511">
                  <c:v>-24.321517979999999</c:v>
                </c:pt>
                <c:pt idx="512">
                  <c:v>-20.84796008</c:v>
                </c:pt>
                <c:pt idx="513">
                  <c:v>-17.569077060000001</c:v>
                </c:pt>
                <c:pt idx="514">
                  <c:v>-14.42425188</c:v>
                </c:pt>
                <c:pt idx="515">
                  <c:v>-11.345162759999999</c:v>
                </c:pt>
                <c:pt idx="516">
                  <c:v>-8.2061487240000002</c:v>
                </c:pt>
                <c:pt idx="517">
                  <c:v>-4.8119824089999996</c:v>
                </c:pt>
                <c:pt idx="518">
                  <c:v>-1.1393296209999999</c:v>
                </c:pt>
                <c:pt idx="519">
                  <c:v>2.8301345310000001</c:v>
                </c:pt>
                <c:pt idx="520">
                  <c:v>7.0680151010000003</c:v>
                </c:pt>
                <c:pt idx="521">
                  <c:v>11.663236339999999</c:v>
                </c:pt>
                <c:pt idx="522">
                  <c:v>16.138053750000001</c:v>
                </c:pt>
                <c:pt idx="523">
                  <c:v>19.3900945</c:v>
                </c:pt>
                <c:pt idx="524">
                  <c:v>20.225877329999999</c:v>
                </c:pt>
                <c:pt idx="525">
                  <c:v>18.7466443</c:v>
                </c:pt>
                <c:pt idx="526">
                  <c:v>16.21084969</c:v>
                </c:pt>
                <c:pt idx="527">
                  <c:v>14.444421699999999</c:v>
                </c:pt>
                <c:pt idx="528">
                  <c:v>14.78100261</c:v>
                </c:pt>
                <c:pt idx="529">
                  <c:v>17.482849989999998</c:v>
                </c:pt>
                <c:pt idx="530">
                  <c:v>21.561261049999999</c:v>
                </c:pt>
                <c:pt idx="531">
                  <c:v>25.356208129999999</c:v>
                </c:pt>
                <c:pt idx="532">
                  <c:v>27.228893790000001</c:v>
                </c:pt>
                <c:pt idx="533">
                  <c:v>26.57868491</c:v>
                </c:pt>
                <c:pt idx="534">
                  <c:v>24.077869339999999</c:v>
                </c:pt>
                <c:pt idx="535">
                  <c:v>21.139187769999999</c:v>
                </c:pt>
                <c:pt idx="536">
                  <c:v>19.19588323</c:v>
                </c:pt>
                <c:pt idx="537">
                  <c:v>19.13561455</c:v>
                </c:pt>
                <c:pt idx="538">
                  <c:v>20.821313780000001</c:v>
                </c:pt>
                <c:pt idx="539">
                  <c:v>23.46038184</c:v>
                </c:pt>
                <c:pt idx="540">
                  <c:v>25.88764115</c:v>
                </c:pt>
                <c:pt idx="541">
                  <c:v>26.973875700000001</c:v>
                </c:pt>
                <c:pt idx="542">
                  <c:v>26.311552330000001</c:v>
                </c:pt>
                <c:pt idx="543">
                  <c:v>24.291780719999998</c:v>
                </c:pt>
                <c:pt idx="544">
                  <c:v>21.83347895</c:v>
                </c:pt>
                <c:pt idx="545">
                  <c:v>19.853427610000001</c:v>
                </c:pt>
                <c:pt idx="546">
                  <c:v>18.897325720000001</c:v>
                </c:pt>
                <c:pt idx="547">
                  <c:v>18.90904922</c:v>
                </c:pt>
                <c:pt idx="548">
                  <c:v>19.43316832</c:v>
                </c:pt>
                <c:pt idx="549">
                  <c:v>19.91551789</c:v>
                </c:pt>
                <c:pt idx="550">
                  <c:v>19.935861930000002</c:v>
                </c:pt>
                <c:pt idx="551">
                  <c:v>19.229469179999999</c:v>
                </c:pt>
                <c:pt idx="552">
                  <c:v>17.779219990000001</c:v>
                </c:pt>
                <c:pt idx="553">
                  <c:v>15.841896889999999</c:v>
                </c:pt>
                <c:pt idx="554">
                  <c:v>13.86639557</c:v>
                </c:pt>
                <c:pt idx="555">
                  <c:v>12.283665299999999</c:v>
                </c:pt>
                <c:pt idx="556">
                  <c:v>11.313243780000001</c:v>
                </c:pt>
                <c:pt idx="557">
                  <c:v>10.90637306</c:v>
                </c:pt>
                <c:pt idx="558">
                  <c:v>10.834279179999999</c:v>
                </c:pt>
                <c:pt idx="559">
                  <c:v>10.88441546</c:v>
                </c:pt>
                <c:pt idx="560">
                  <c:v>10.792214530000001</c:v>
                </c:pt>
                <c:pt idx="561">
                  <c:v>10.264894979999999</c:v>
                </c:pt>
                <c:pt idx="562">
                  <c:v>9.1572598569999997</c:v>
                </c:pt>
                <c:pt idx="563">
                  <c:v>7.47757556</c:v>
                </c:pt>
                <c:pt idx="564">
                  <c:v>5.3161092090000004</c:v>
                </c:pt>
                <c:pt idx="565">
                  <c:v>2.8713733850000001</c:v>
                </c:pt>
                <c:pt idx="566">
                  <c:v>0.430399317</c:v>
                </c:pt>
                <c:pt idx="567">
                  <c:v>-1.9276556890000001</c:v>
                </c:pt>
                <c:pt idx="568">
                  <c:v>-4.2640809759999998</c:v>
                </c:pt>
                <c:pt idx="569">
                  <c:v>-6.6731882560000004</c:v>
                </c:pt>
                <c:pt idx="570">
                  <c:v>-9.1707890909999996</c:v>
                </c:pt>
                <c:pt idx="571">
                  <c:v>-11.77693687</c:v>
                </c:pt>
                <c:pt idx="572">
                  <c:v>-14.445728969999999</c:v>
                </c:pt>
                <c:pt idx="573">
                  <c:v>-17.22114517</c:v>
                </c:pt>
                <c:pt idx="574">
                  <c:v>-20.324195670000002</c:v>
                </c:pt>
                <c:pt idx="575">
                  <c:v>-23.675982319999999</c:v>
                </c:pt>
                <c:pt idx="576">
                  <c:v>-27.098413130000001</c:v>
                </c:pt>
                <c:pt idx="577">
                  <c:v>-30.521110369999999</c:v>
                </c:pt>
                <c:pt idx="578">
                  <c:v>-33.779905280000001</c:v>
                </c:pt>
                <c:pt idx="579">
                  <c:v>-36.727794430000003</c:v>
                </c:pt>
                <c:pt idx="580">
                  <c:v>-39.346018129999997</c:v>
                </c:pt>
                <c:pt idx="581">
                  <c:v>-41.632665459999998</c:v>
                </c:pt>
                <c:pt idx="582">
                  <c:v>-43.487716890000002</c:v>
                </c:pt>
                <c:pt idx="583">
                  <c:v>-44.895127279999997</c:v>
                </c:pt>
                <c:pt idx="584">
                  <c:v>-45.996846570000002</c:v>
                </c:pt>
                <c:pt idx="585">
                  <c:v>-46.971094200000003</c:v>
                </c:pt>
                <c:pt idx="586">
                  <c:v>-47.899389149999998</c:v>
                </c:pt>
                <c:pt idx="587">
                  <c:v>-48.81602977</c:v>
                </c:pt>
                <c:pt idx="588">
                  <c:v>-49.742178520000003</c:v>
                </c:pt>
                <c:pt idx="589">
                  <c:v>-50.665894629999997</c:v>
                </c:pt>
                <c:pt idx="590">
                  <c:v>-51.545225670000001</c:v>
                </c:pt>
                <c:pt idx="591">
                  <c:v>-52.271870800000002</c:v>
                </c:pt>
                <c:pt idx="592">
                  <c:v>-52.793575060000002</c:v>
                </c:pt>
                <c:pt idx="593">
                  <c:v>-53.081194619999998</c:v>
                </c:pt>
                <c:pt idx="594">
                  <c:v>-53.142341450000004</c:v>
                </c:pt>
                <c:pt idx="595">
                  <c:v>-52.995658460000001</c:v>
                </c:pt>
                <c:pt idx="596">
                  <c:v>-52.652727830000003</c:v>
                </c:pt>
                <c:pt idx="597">
                  <c:v>-52.057947079999998</c:v>
                </c:pt>
                <c:pt idx="598">
                  <c:v>-51.122270550000003</c:v>
                </c:pt>
                <c:pt idx="599">
                  <c:v>-49.749007140000003</c:v>
                </c:pt>
                <c:pt idx="600">
                  <c:v>-47.930163180000001</c:v>
                </c:pt>
                <c:pt idx="601">
                  <c:v>-45.740062039999998</c:v>
                </c:pt>
                <c:pt idx="602">
                  <c:v>-43.300977860000003</c:v>
                </c:pt>
                <c:pt idx="603">
                  <c:v>-40.665886579999999</c:v>
                </c:pt>
                <c:pt idx="604">
                  <c:v>-37.76631785</c:v>
                </c:pt>
                <c:pt idx="605">
                  <c:v>-34.588843390000001</c:v>
                </c:pt>
                <c:pt idx="606">
                  <c:v>-31.223254319999999</c:v>
                </c:pt>
                <c:pt idx="607">
                  <c:v>-27.842425500000001</c:v>
                </c:pt>
                <c:pt idx="608">
                  <c:v>-24.496761930000002</c:v>
                </c:pt>
                <c:pt idx="609">
                  <c:v>-21.17276931</c:v>
                </c:pt>
                <c:pt idx="610">
                  <c:v>-17.970444839999999</c:v>
                </c:pt>
                <c:pt idx="611">
                  <c:v>-14.946774599999999</c:v>
                </c:pt>
                <c:pt idx="612">
                  <c:v>-12.08043243</c:v>
                </c:pt>
                <c:pt idx="613">
                  <c:v>-9.3371941029999999</c:v>
                </c:pt>
                <c:pt idx="614">
                  <c:v>-6.6722077210000004</c:v>
                </c:pt>
                <c:pt idx="615">
                  <c:v>-4.1007635469999997</c:v>
                </c:pt>
                <c:pt idx="616">
                  <c:v>-1.4778314960000001</c:v>
                </c:pt>
                <c:pt idx="617">
                  <c:v>1.5128635340000001</c:v>
                </c:pt>
                <c:pt idx="618">
                  <c:v>5.1314163830000004</c:v>
                </c:pt>
                <c:pt idx="619">
                  <c:v>9.2952791359999996</c:v>
                </c:pt>
                <c:pt idx="620">
                  <c:v>13.711233269999999</c:v>
                </c:pt>
                <c:pt idx="621">
                  <c:v>17.903684810000001</c:v>
                </c:pt>
                <c:pt idx="622">
                  <c:v>21.390175190000001</c:v>
                </c:pt>
                <c:pt idx="623">
                  <c:v>23.677500250000001</c:v>
                </c:pt>
                <c:pt idx="624">
                  <c:v>24.582392599999999</c:v>
                </c:pt>
                <c:pt idx="625">
                  <c:v>24.166347729999998</c:v>
                </c:pt>
                <c:pt idx="626">
                  <c:v>22.87046638</c:v>
                </c:pt>
                <c:pt idx="627">
                  <c:v>21.379802890000001</c:v>
                </c:pt>
                <c:pt idx="628">
                  <c:v>20.27503179</c:v>
                </c:pt>
                <c:pt idx="629">
                  <c:v>20.050526170000001</c:v>
                </c:pt>
                <c:pt idx="630">
                  <c:v>20.893558930000001</c:v>
                </c:pt>
                <c:pt idx="631">
                  <c:v>22.387149109999999</c:v>
                </c:pt>
                <c:pt idx="632">
                  <c:v>23.638016950000001</c:v>
                </c:pt>
                <c:pt idx="633">
                  <c:v>24.10656711</c:v>
                </c:pt>
                <c:pt idx="634">
                  <c:v>23.918682270000001</c:v>
                </c:pt>
                <c:pt idx="635">
                  <c:v>23.65848338</c:v>
                </c:pt>
                <c:pt idx="636">
                  <c:v>23.787374939999999</c:v>
                </c:pt>
                <c:pt idx="637">
                  <c:v>24.40506444</c:v>
                </c:pt>
                <c:pt idx="638">
                  <c:v>25.416596370000001</c:v>
                </c:pt>
                <c:pt idx="639">
                  <c:v>26.684983800000001</c:v>
                </c:pt>
                <c:pt idx="640">
                  <c:v>28.051939789999999</c:v>
                </c:pt>
                <c:pt idx="641">
                  <c:v>28.880144130000001</c:v>
                </c:pt>
                <c:pt idx="642">
                  <c:v>28.69156821</c:v>
                </c:pt>
                <c:pt idx="643">
                  <c:v>27.462289559999999</c:v>
                </c:pt>
                <c:pt idx="644">
                  <c:v>25.680928349999999</c:v>
                </c:pt>
                <c:pt idx="645">
                  <c:v>23.864371240000001</c:v>
                </c:pt>
                <c:pt idx="646">
                  <c:v>22.344309859999999</c:v>
                </c:pt>
                <c:pt idx="647">
                  <c:v>21.252045580000001</c:v>
                </c:pt>
                <c:pt idx="648">
                  <c:v>20.509878270000002</c:v>
                </c:pt>
                <c:pt idx="649">
                  <c:v>19.885151690000001</c:v>
                </c:pt>
                <c:pt idx="650">
                  <c:v>19.10621171</c:v>
                </c:pt>
                <c:pt idx="651">
                  <c:v>17.839301460000001</c:v>
                </c:pt>
                <c:pt idx="652">
                  <c:v>15.888845570000001</c:v>
                </c:pt>
                <c:pt idx="653">
                  <c:v>13.36888858</c:v>
                </c:pt>
                <c:pt idx="654">
                  <c:v>10.536594490000001</c:v>
                </c:pt>
                <c:pt idx="655">
                  <c:v>7.8184115759999999</c:v>
                </c:pt>
                <c:pt idx="656">
                  <c:v>5.5722442640000001</c:v>
                </c:pt>
                <c:pt idx="657">
                  <c:v>3.8391290389999999</c:v>
                </c:pt>
                <c:pt idx="658">
                  <c:v>2.5065321780000001</c:v>
                </c:pt>
                <c:pt idx="659">
                  <c:v>1.2503472950000001</c:v>
                </c:pt>
                <c:pt idx="660">
                  <c:v>-0.25637261099999997</c:v>
                </c:pt>
                <c:pt idx="661">
                  <c:v>-2.1991341389999999</c:v>
                </c:pt>
                <c:pt idx="662">
                  <c:v>-4.5506514960000004</c:v>
                </c:pt>
                <c:pt idx="663">
                  <c:v>-7.110413586</c:v>
                </c:pt>
                <c:pt idx="664">
                  <c:v>-9.7764449750000004</c:v>
                </c:pt>
                <c:pt idx="665">
                  <c:v>-12.455737559999999</c:v>
                </c:pt>
                <c:pt idx="666">
                  <c:v>-15.039144479999999</c:v>
                </c:pt>
                <c:pt idx="667">
                  <c:v>-17.570650449999999</c:v>
                </c:pt>
                <c:pt idx="668">
                  <c:v>-20.05962225</c:v>
                </c:pt>
                <c:pt idx="669">
                  <c:v>-22.41647974</c:v>
                </c:pt>
                <c:pt idx="670">
                  <c:v>-24.62306469</c:v>
                </c:pt>
                <c:pt idx="671">
                  <c:v>-26.679247849999999</c:v>
                </c:pt>
                <c:pt idx="672">
                  <c:v>-28.58954915</c:v>
                </c:pt>
                <c:pt idx="673">
                  <c:v>-30.421441990000002</c:v>
                </c:pt>
                <c:pt idx="674">
                  <c:v>-32.279302909999998</c:v>
                </c:pt>
                <c:pt idx="675">
                  <c:v>-34.105900009999999</c:v>
                </c:pt>
                <c:pt idx="676">
                  <c:v>-35.855217009999997</c:v>
                </c:pt>
                <c:pt idx="677">
                  <c:v>-37.474801309999997</c:v>
                </c:pt>
                <c:pt idx="678">
                  <c:v>-39.006742950000003</c:v>
                </c:pt>
                <c:pt idx="679">
                  <c:v>-40.538242590000003</c:v>
                </c:pt>
                <c:pt idx="680">
                  <c:v>-42.157753360000001</c:v>
                </c:pt>
                <c:pt idx="681">
                  <c:v>-43.858915090000004</c:v>
                </c:pt>
                <c:pt idx="682">
                  <c:v>-45.524108890000001</c:v>
                </c:pt>
                <c:pt idx="683">
                  <c:v>-46.95396959</c:v>
                </c:pt>
                <c:pt idx="684">
                  <c:v>-47.998569519999997</c:v>
                </c:pt>
                <c:pt idx="685">
                  <c:v>-48.562749189999998</c:v>
                </c:pt>
                <c:pt idx="686">
                  <c:v>-48.713970459999999</c:v>
                </c:pt>
                <c:pt idx="687">
                  <c:v>-48.544206729999999</c:v>
                </c:pt>
                <c:pt idx="688">
                  <c:v>-48.087209880000003</c:v>
                </c:pt>
                <c:pt idx="689">
                  <c:v>-47.426485280000001</c:v>
                </c:pt>
                <c:pt idx="690">
                  <c:v>-46.659410620000003</c:v>
                </c:pt>
                <c:pt idx="691">
                  <c:v>-45.869876560000002</c:v>
                </c:pt>
                <c:pt idx="692">
                  <c:v>-45.049529649999997</c:v>
                </c:pt>
                <c:pt idx="693">
                  <c:v>-44.056957359999998</c:v>
                </c:pt>
                <c:pt idx="694">
                  <c:v>-42.772698849999998</c:v>
                </c:pt>
                <c:pt idx="695">
                  <c:v>-41.189653900000003</c:v>
                </c:pt>
                <c:pt idx="696">
                  <c:v>-39.352277719999996</c:v>
                </c:pt>
                <c:pt idx="697">
                  <c:v>-37.376827820000003</c:v>
                </c:pt>
                <c:pt idx="698">
                  <c:v>-35.401052589999999</c:v>
                </c:pt>
                <c:pt idx="699">
                  <c:v>-33.370077819999999</c:v>
                </c:pt>
                <c:pt idx="700">
                  <c:v>-31.09550574</c:v>
                </c:pt>
                <c:pt idx="701">
                  <c:v>-28.43746174</c:v>
                </c:pt>
                <c:pt idx="702">
                  <c:v>-25.360738309999999</c:v>
                </c:pt>
                <c:pt idx="703">
                  <c:v>-21.996653380000001</c:v>
                </c:pt>
                <c:pt idx="704">
                  <c:v>-18.450491580000001</c:v>
                </c:pt>
                <c:pt idx="705">
                  <c:v>-14.80274296</c:v>
                </c:pt>
                <c:pt idx="706">
                  <c:v>-11.22774774</c:v>
                </c:pt>
                <c:pt idx="707">
                  <c:v>-7.7999105699999998</c:v>
                </c:pt>
                <c:pt idx="708">
                  <c:v>-4.3962366380000004</c:v>
                </c:pt>
                <c:pt idx="709">
                  <c:v>-0.82906016500000002</c:v>
                </c:pt>
                <c:pt idx="710">
                  <c:v>3.0923293580000002</c:v>
                </c:pt>
                <c:pt idx="711">
                  <c:v>7.3402008109999999</c:v>
                </c:pt>
                <c:pt idx="712">
                  <c:v>11.67481957</c:v>
                </c:pt>
                <c:pt idx="713">
                  <c:v>15.787768959999999</c:v>
                </c:pt>
                <c:pt idx="714">
                  <c:v>19.1711879</c:v>
                </c:pt>
                <c:pt idx="715">
                  <c:v>21.610148930000001</c:v>
                </c:pt>
                <c:pt idx="716">
                  <c:v>22.815926829999999</c:v>
                </c:pt>
                <c:pt idx="717">
                  <c:v>22.811793130000002</c:v>
                </c:pt>
                <c:pt idx="718">
                  <c:v>22.204644049999999</c:v>
                </c:pt>
                <c:pt idx="719">
                  <c:v>21.486606370000001</c:v>
                </c:pt>
                <c:pt idx="720">
                  <c:v>20.976635179999999</c:v>
                </c:pt>
                <c:pt idx="721">
                  <c:v>20.375359939999999</c:v>
                </c:pt>
                <c:pt idx="722">
                  <c:v>19.5005533</c:v>
                </c:pt>
                <c:pt idx="723">
                  <c:v>18.517258909999999</c:v>
                </c:pt>
                <c:pt idx="724">
                  <c:v>17.665066209999999</c:v>
                </c:pt>
                <c:pt idx="725">
                  <c:v>17.267718349999999</c:v>
                </c:pt>
                <c:pt idx="726">
                  <c:v>17.386548980000001</c:v>
                </c:pt>
                <c:pt idx="727">
                  <c:v>17.855429839999999</c:v>
                </c:pt>
                <c:pt idx="728">
                  <c:v>18.403411169999998</c:v>
                </c:pt>
                <c:pt idx="729">
                  <c:v>18.818080460000001</c:v>
                </c:pt>
                <c:pt idx="730">
                  <c:v>19.015361250000002</c:v>
                </c:pt>
                <c:pt idx="731">
                  <c:v>19.027448249999999</c:v>
                </c:pt>
                <c:pt idx="732">
                  <c:v>18.9355121</c:v>
                </c:pt>
                <c:pt idx="733">
                  <c:v>18.817503299999998</c:v>
                </c:pt>
                <c:pt idx="734">
                  <c:v>18.774456170000001</c:v>
                </c:pt>
                <c:pt idx="735">
                  <c:v>18.81532837</c:v>
                </c:pt>
                <c:pt idx="736">
                  <c:v>18.876723179999999</c:v>
                </c:pt>
                <c:pt idx="737">
                  <c:v>18.792029200000002</c:v>
                </c:pt>
                <c:pt idx="738">
                  <c:v>18.384438840000001</c:v>
                </c:pt>
                <c:pt idx="739">
                  <c:v>17.560726420000002</c:v>
                </c:pt>
                <c:pt idx="740">
                  <c:v>16.373039110000001</c:v>
                </c:pt>
                <c:pt idx="741">
                  <c:v>14.98961499</c:v>
                </c:pt>
                <c:pt idx="742">
                  <c:v>13.623670730000001</c:v>
                </c:pt>
                <c:pt idx="743">
                  <c:v>12.37186477</c:v>
                </c:pt>
                <c:pt idx="744">
                  <c:v>11.193880160000001</c:v>
                </c:pt>
                <c:pt idx="745">
                  <c:v>10.08985178</c:v>
                </c:pt>
                <c:pt idx="746">
                  <c:v>8.9910839599999992</c:v>
                </c:pt>
                <c:pt idx="747">
                  <c:v>7.8384887609999998</c:v>
                </c:pt>
                <c:pt idx="748">
                  <c:v>6.5594128659999997</c:v>
                </c:pt>
                <c:pt idx="749">
                  <c:v>5.1773969690000001</c:v>
                </c:pt>
                <c:pt idx="750">
                  <c:v>3.6310352290000001</c:v>
                </c:pt>
                <c:pt idx="751">
                  <c:v>1.9615033049999999</c:v>
                </c:pt>
                <c:pt idx="752">
                  <c:v>0.13100687899999999</c:v>
                </c:pt>
                <c:pt idx="753">
                  <c:v>-2.0057929990000001</c:v>
                </c:pt>
                <c:pt idx="754">
                  <c:v>-4.5619377590000001</c:v>
                </c:pt>
                <c:pt idx="755">
                  <c:v>-7.4318020840000001</c:v>
                </c:pt>
                <c:pt idx="756">
                  <c:v>-10.44497746</c:v>
                </c:pt>
                <c:pt idx="757">
                  <c:v>-13.35239075</c:v>
                </c:pt>
                <c:pt idx="758">
                  <c:v>-16.078069500000002</c:v>
                </c:pt>
                <c:pt idx="759">
                  <c:v>-18.632633909999999</c:v>
                </c:pt>
                <c:pt idx="760">
                  <c:v>-21.153179789999999</c:v>
                </c:pt>
                <c:pt idx="761">
                  <c:v>-23.64009991</c:v>
                </c:pt>
                <c:pt idx="762">
                  <c:v>-26.104048160000001</c:v>
                </c:pt>
                <c:pt idx="763">
                  <c:v>-28.684981109999999</c:v>
                </c:pt>
                <c:pt idx="764">
                  <c:v>-31.357451350000002</c:v>
                </c:pt>
                <c:pt idx="765">
                  <c:v>-34.014878660000001</c:v>
                </c:pt>
                <c:pt idx="766">
                  <c:v>-36.513927330000001</c:v>
                </c:pt>
                <c:pt idx="767">
                  <c:v>-38.82836648</c:v>
                </c:pt>
                <c:pt idx="768">
                  <c:v>-40.988813630000003</c:v>
                </c:pt>
                <c:pt idx="769">
                  <c:v>-43.041856420000002</c:v>
                </c:pt>
                <c:pt idx="770">
                  <c:v>-45.03896443</c:v>
                </c:pt>
                <c:pt idx="771">
                  <c:v>-46.94523804</c:v>
                </c:pt>
                <c:pt idx="772">
                  <c:v>-48.694964579999997</c:v>
                </c:pt>
                <c:pt idx="773">
                  <c:v>-50.202469749999999</c:v>
                </c:pt>
                <c:pt idx="774">
                  <c:v>-51.391621280000003</c:v>
                </c:pt>
                <c:pt idx="775">
                  <c:v>-52.286989409999997</c:v>
                </c:pt>
                <c:pt idx="776">
                  <c:v>-52.926683580000002</c:v>
                </c:pt>
                <c:pt idx="777">
                  <c:v>-53.305989629999999</c:v>
                </c:pt>
                <c:pt idx="778">
                  <c:v>-53.512342940000003</c:v>
                </c:pt>
                <c:pt idx="779">
                  <c:v>-53.726658919999998</c:v>
                </c:pt>
                <c:pt idx="780">
                  <c:v>-53.751851299999998</c:v>
                </c:pt>
                <c:pt idx="781">
                  <c:v>-53.351038600000003</c:v>
                </c:pt>
                <c:pt idx="782">
                  <c:v>-52.483016620000001</c:v>
                </c:pt>
                <c:pt idx="783">
                  <c:v>-51.120356370000003</c:v>
                </c:pt>
                <c:pt idx="784">
                  <c:v>-49.29785322</c:v>
                </c:pt>
                <c:pt idx="785">
                  <c:v>-46.966052939999997</c:v>
                </c:pt>
                <c:pt idx="786">
                  <c:v>-44.18059856</c:v>
                </c:pt>
                <c:pt idx="787">
                  <c:v>-41.062889609999999</c:v>
                </c:pt>
                <c:pt idx="788">
                  <c:v>-37.720026060000002</c:v>
                </c:pt>
                <c:pt idx="789">
                  <c:v>-34.166952279999997</c:v>
                </c:pt>
                <c:pt idx="790">
                  <c:v>-30.38753663</c:v>
                </c:pt>
                <c:pt idx="791">
                  <c:v>-26.52402614</c:v>
                </c:pt>
                <c:pt idx="792">
                  <c:v>-22.764589610000002</c:v>
                </c:pt>
                <c:pt idx="793">
                  <c:v>-19.187435959999998</c:v>
                </c:pt>
                <c:pt idx="794">
                  <c:v>-15.90967154</c:v>
                </c:pt>
                <c:pt idx="795">
                  <c:v>-12.95123439</c:v>
                </c:pt>
                <c:pt idx="796">
                  <c:v>-10.2935097</c:v>
                </c:pt>
                <c:pt idx="797">
                  <c:v>-7.8354581899999998</c:v>
                </c:pt>
                <c:pt idx="798">
                  <c:v>-5.2900992069999999</c:v>
                </c:pt>
                <c:pt idx="799">
                  <c:v>-2.5038396829999998</c:v>
                </c:pt>
                <c:pt idx="800">
                  <c:v>0.68315713099999997</c:v>
                </c:pt>
                <c:pt idx="801">
                  <c:v>4.2289514480000001</c:v>
                </c:pt>
                <c:pt idx="802">
                  <c:v>7.9140028400000002</c:v>
                </c:pt>
                <c:pt idx="803">
                  <c:v>11.371143719999999</c:v>
                </c:pt>
                <c:pt idx="804">
                  <c:v>13.977907950000001</c:v>
                </c:pt>
                <c:pt idx="805">
                  <c:v>15.37165443</c:v>
                </c:pt>
                <c:pt idx="806">
                  <c:v>15.71641018</c:v>
                </c:pt>
                <c:pt idx="807">
                  <c:v>15.67130498</c:v>
                </c:pt>
                <c:pt idx="808">
                  <c:v>16.49856454</c:v>
                </c:pt>
                <c:pt idx="809">
                  <c:v>18.98026819</c:v>
                </c:pt>
                <c:pt idx="810">
                  <c:v>22.852464000000001</c:v>
                </c:pt>
                <c:pt idx="811">
                  <c:v>26.547893120000001</c:v>
                </c:pt>
                <c:pt idx="812">
                  <c:v>28.103463420000001</c:v>
                </c:pt>
                <c:pt idx="813">
                  <c:v>26.939355710000001</c:v>
                </c:pt>
                <c:pt idx="814">
                  <c:v>24.231992179999999</c:v>
                </c:pt>
                <c:pt idx="815">
                  <c:v>21.66909953</c:v>
                </c:pt>
                <c:pt idx="816">
                  <c:v>20.318303799999999</c:v>
                </c:pt>
                <c:pt idx="817">
                  <c:v>20.356216889999999</c:v>
                </c:pt>
                <c:pt idx="818">
                  <c:v>21.278980669999999</c:v>
                </c:pt>
                <c:pt idx="819">
                  <c:v>22.575077579999999</c:v>
                </c:pt>
                <c:pt idx="820">
                  <c:v>23.77531432</c:v>
                </c:pt>
                <c:pt idx="821">
                  <c:v>24.36751104</c:v>
                </c:pt>
                <c:pt idx="822">
                  <c:v>24.021950740000001</c:v>
                </c:pt>
                <c:pt idx="823">
                  <c:v>22.802388780000001</c:v>
                </c:pt>
                <c:pt idx="824">
                  <c:v>21.18196811</c:v>
                </c:pt>
                <c:pt idx="825">
                  <c:v>19.721338110000001</c:v>
                </c:pt>
                <c:pt idx="826">
                  <c:v>18.75581906</c:v>
                </c:pt>
                <c:pt idx="827">
                  <c:v>18.243958620000001</c:v>
                </c:pt>
                <c:pt idx="828">
                  <c:v>17.90925519</c:v>
                </c:pt>
                <c:pt idx="829">
                  <c:v>17.509193329999999</c:v>
                </c:pt>
                <c:pt idx="830">
                  <c:v>16.862576579999999</c:v>
                </c:pt>
                <c:pt idx="831">
                  <c:v>15.61223773</c:v>
                </c:pt>
                <c:pt idx="832">
                  <c:v>13.55110565</c:v>
                </c:pt>
                <c:pt idx="833">
                  <c:v>10.84156956</c:v>
                </c:pt>
                <c:pt idx="834">
                  <c:v>7.8230304290000001</c:v>
                </c:pt>
                <c:pt idx="835">
                  <c:v>4.9257789599999997</c:v>
                </c:pt>
                <c:pt idx="836">
                  <c:v>2.5375717010000001</c:v>
                </c:pt>
                <c:pt idx="837">
                  <c:v>0.84477748699999999</c:v>
                </c:pt>
                <c:pt idx="838">
                  <c:v>-0.182033843</c:v>
                </c:pt>
                <c:pt idx="839">
                  <c:v>-0.65654290599999998</c:v>
                </c:pt>
                <c:pt idx="840">
                  <c:v>-0.78622906800000003</c:v>
                </c:pt>
                <c:pt idx="841">
                  <c:v>-0.87036102699999995</c:v>
                </c:pt>
                <c:pt idx="842">
                  <c:v>-1.3327710260000001</c:v>
                </c:pt>
                <c:pt idx="843">
                  <c:v>-2.6752847860000002</c:v>
                </c:pt>
                <c:pt idx="844">
                  <c:v>-5.0718271899999996</c:v>
                </c:pt>
                <c:pt idx="845">
                  <c:v>-8.2879775460000005</c:v>
                </c:pt>
                <c:pt idx="846">
                  <c:v>-12.02487968</c:v>
                </c:pt>
                <c:pt idx="847">
                  <c:v>-15.827967340000001</c:v>
                </c:pt>
                <c:pt idx="848">
                  <c:v>-19.25400235</c:v>
                </c:pt>
                <c:pt idx="849">
                  <c:v>-22.185182990000001</c:v>
                </c:pt>
                <c:pt idx="850">
                  <c:v>-24.673302870000001</c:v>
                </c:pt>
                <c:pt idx="851">
                  <c:v>-26.816449729999999</c:v>
                </c:pt>
                <c:pt idx="852">
                  <c:v>-28.76183352</c:v>
                </c:pt>
                <c:pt idx="853">
                  <c:v>-30.623525090000001</c:v>
                </c:pt>
                <c:pt idx="854">
                  <c:v>-32.486801040000003</c:v>
                </c:pt>
                <c:pt idx="855">
                  <c:v>-34.290616900000003</c:v>
                </c:pt>
                <c:pt idx="856">
                  <c:v>-35.952952060000001</c:v>
                </c:pt>
                <c:pt idx="857">
                  <c:v>-37.459390800000001</c:v>
                </c:pt>
                <c:pt idx="858">
                  <c:v>-38.861151749999998</c:v>
                </c:pt>
                <c:pt idx="859">
                  <c:v>-40.227717910000003</c:v>
                </c:pt>
                <c:pt idx="860">
                  <c:v>-41.543318589999998</c:v>
                </c:pt>
                <c:pt idx="861">
                  <c:v>-42.789565459999999</c:v>
                </c:pt>
                <c:pt idx="862">
                  <c:v>-44.051021609999999</c:v>
                </c:pt>
                <c:pt idx="863">
                  <c:v>-45.284132159999999</c:v>
                </c:pt>
                <c:pt idx="864">
                  <c:v>-46.379586160000002</c:v>
                </c:pt>
                <c:pt idx="865">
                  <c:v>-47.317957870000001</c:v>
                </c:pt>
                <c:pt idx="866">
                  <c:v>-48.180595420000003</c:v>
                </c:pt>
                <c:pt idx="867">
                  <c:v>-48.992209010000003</c:v>
                </c:pt>
                <c:pt idx="868">
                  <c:v>-49.736220209999999</c:v>
                </c:pt>
                <c:pt idx="869">
                  <c:v>-50.378494019999998</c:v>
                </c:pt>
                <c:pt idx="870">
                  <c:v>-50.864588900000001</c:v>
                </c:pt>
                <c:pt idx="871">
                  <c:v>-51.196606289999998</c:v>
                </c:pt>
                <c:pt idx="872">
                  <c:v>-51.362355319999999</c:v>
                </c:pt>
                <c:pt idx="873">
                  <c:v>-51.327924209999999</c:v>
                </c:pt>
                <c:pt idx="874">
                  <c:v>-51.05299419</c:v>
                </c:pt>
                <c:pt idx="875">
                  <c:v>-50.439428909999997</c:v>
                </c:pt>
                <c:pt idx="876">
                  <c:v>-49.438871849999998</c:v>
                </c:pt>
                <c:pt idx="877">
                  <c:v>-48.058408550000003</c:v>
                </c:pt>
                <c:pt idx="878">
                  <c:v>-46.34632912</c:v>
                </c:pt>
                <c:pt idx="879">
                  <c:v>-44.395165720000001</c:v>
                </c:pt>
                <c:pt idx="880">
                  <c:v>-42.353591639999998</c:v>
                </c:pt>
                <c:pt idx="881">
                  <c:v>-40.389433310000001</c:v>
                </c:pt>
                <c:pt idx="882">
                  <c:v>-38.494309219999998</c:v>
                </c:pt>
                <c:pt idx="883">
                  <c:v>-36.456012940000001</c:v>
                </c:pt>
                <c:pt idx="884">
                  <c:v>-34.069076780000003</c:v>
                </c:pt>
                <c:pt idx="885">
                  <c:v>-31.3093629</c:v>
                </c:pt>
                <c:pt idx="886">
                  <c:v>-28.273026990000002</c:v>
                </c:pt>
                <c:pt idx="887">
                  <c:v>-25.059096350000001</c:v>
                </c:pt>
                <c:pt idx="888">
                  <c:v>-21.78451226</c:v>
                </c:pt>
                <c:pt idx="889">
                  <c:v>-18.500605350000001</c:v>
                </c:pt>
                <c:pt idx="890">
                  <c:v>-15.22252563</c:v>
                </c:pt>
                <c:pt idx="891">
                  <c:v>-12.0310974</c:v>
                </c:pt>
                <c:pt idx="892">
                  <c:v>-9.0576234069999995</c:v>
                </c:pt>
                <c:pt idx="893">
                  <c:v>-6.2969799589999997</c:v>
                </c:pt>
                <c:pt idx="894">
                  <c:v>-3.59584832</c:v>
                </c:pt>
                <c:pt idx="895">
                  <c:v>-0.861738114</c:v>
                </c:pt>
                <c:pt idx="896">
                  <c:v>2.160928449</c:v>
                </c:pt>
                <c:pt idx="897">
                  <c:v>5.4966025600000004</c:v>
                </c:pt>
                <c:pt idx="898">
                  <c:v>8.914572948</c:v>
                </c:pt>
                <c:pt idx="899">
                  <c:v>12.42820365</c:v>
                </c:pt>
                <c:pt idx="900">
                  <c:v>16.003220819999999</c:v>
                </c:pt>
                <c:pt idx="901">
                  <c:v>19.22148412</c:v>
                </c:pt>
                <c:pt idx="902">
                  <c:v>21.565083619999999</c:v>
                </c:pt>
                <c:pt idx="903">
                  <c:v>22.77235095</c:v>
                </c:pt>
                <c:pt idx="904">
                  <c:v>22.945973850000001</c:v>
                </c:pt>
                <c:pt idx="905">
                  <c:v>22.621840989999999</c:v>
                </c:pt>
                <c:pt idx="906">
                  <c:v>22.30761545</c:v>
                </c:pt>
                <c:pt idx="907">
                  <c:v>22.19480106</c:v>
                </c:pt>
                <c:pt idx="908">
                  <c:v>22.303813980000001</c:v>
                </c:pt>
                <c:pt idx="909">
                  <c:v>22.65773454</c:v>
                </c:pt>
                <c:pt idx="910">
                  <c:v>23.242570690000001</c:v>
                </c:pt>
                <c:pt idx="911">
                  <c:v>23.86235048</c:v>
                </c:pt>
                <c:pt idx="912">
                  <c:v>24.361782430000002</c:v>
                </c:pt>
                <c:pt idx="913">
                  <c:v>24.740030539999999</c:v>
                </c:pt>
                <c:pt idx="914">
                  <c:v>24.901407209999999</c:v>
                </c:pt>
                <c:pt idx="915">
                  <c:v>24.872623239999999</c:v>
                </c:pt>
                <c:pt idx="916">
                  <c:v>24.698977079999999</c:v>
                </c:pt>
                <c:pt idx="917">
                  <c:v>24.502611259999998</c:v>
                </c:pt>
                <c:pt idx="918">
                  <c:v>24.435512030000002</c:v>
                </c:pt>
                <c:pt idx="919">
                  <c:v>24.536086529999999</c:v>
                </c:pt>
                <c:pt idx="920">
                  <c:v>24.683158559999999</c:v>
                </c:pt>
                <c:pt idx="921">
                  <c:v>24.52091047</c:v>
                </c:pt>
                <c:pt idx="922">
                  <c:v>23.753207</c:v>
                </c:pt>
                <c:pt idx="923">
                  <c:v>22.383879480000001</c:v>
                </c:pt>
                <c:pt idx="924">
                  <c:v>20.546991469999998</c:v>
                </c:pt>
                <c:pt idx="925">
                  <c:v>18.545209539999998</c:v>
                </c:pt>
                <c:pt idx="926">
                  <c:v>16.68444225</c:v>
                </c:pt>
                <c:pt idx="927">
                  <c:v>15.1768242</c:v>
                </c:pt>
                <c:pt idx="928">
                  <c:v>14.094401939999999</c:v>
                </c:pt>
                <c:pt idx="929">
                  <c:v>13.18612452</c:v>
                </c:pt>
                <c:pt idx="930">
                  <c:v>12.10074719</c:v>
                </c:pt>
                <c:pt idx="931">
                  <c:v>10.663171889999999</c:v>
                </c:pt>
                <c:pt idx="932">
                  <c:v>8.7689165899999999</c:v>
                </c:pt>
                <c:pt idx="933">
                  <c:v>6.4457339779999998</c:v>
                </c:pt>
                <c:pt idx="934">
                  <c:v>4.0143379379999997</c:v>
                </c:pt>
                <c:pt idx="935">
                  <c:v>1.8281995790000001</c:v>
                </c:pt>
                <c:pt idx="936">
                  <c:v>7.3524567999999998E-2</c:v>
                </c:pt>
                <c:pt idx="937">
                  <c:v>-1.132624724</c:v>
                </c:pt>
                <c:pt idx="938">
                  <c:v>-2.004395589</c:v>
                </c:pt>
                <c:pt idx="939">
                  <c:v>-2.923261557</c:v>
                </c:pt>
                <c:pt idx="940">
                  <c:v>-4.1285691660000001</c:v>
                </c:pt>
                <c:pt idx="941">
                  <c:v>-5.8244985829999996</c:v>
                </c:pt>
                <c:pt idx="942">
                  <c:v>-8.0796247109999992</c:v>
                </c:pt>
                <c:pt idx="943">
                  <c:v>-10.801361480000001</c:v>
                </c:pt>
                <c:pt idx="944">
                  <c:v>-13.756506249999999</c:v>
                </c:pt>
                <c:pt idx="945">
                  <c:v>-16.737719040000002</c:v>
                </c:pt>
                <c:pt idx="946">
                  <c:v>-19.529573920000001</c:v>
                </c:pt>
                <c:pt idx="947">
                  <c:v>-22.08454484</c:v>
                </c:pt>
                <c:pt idx="948">
                  <c:v>-24.458237369999999</c:v>
                </c:pt>
                <c:pt idx="949">
                  <c:v>-26.731511699999999</c:v>
                </c:pt>
                <c:pt idx="950">
                  <c:v>-28.885644020000001</c:v>
                </c:pt>
                <c:pt idx="951">
                  <c:v>-30.93143306</c:v>
                </c:pt>
                <c:pt idx="952">
                  <c:v>-32.983730379999997</c:v>
                </c:pt>
                <c:pt idx="953">
                  <c:v>-35.102895599999997</c:v>
                </c:pt>
                <c:pt idx="954">
                  <c:v>-37.231981140000002</c:v>
                </c:pt>
                <c:pt idx="955">
                  <c:v>-39.206160320000002</c:v>
                </c:pt>
                <c:pt idx="956">
                  <c:v>-40.848189189999999</c:v>
                </c:pt>
                <c:pt idx="957">
                  <c:v>-42.175081030000001</c:v>
                </c:pt>
                <c:pt idx="958">
                  <c:v>-43.296498290000002</c:v>
                </c:pt>
                <c:pt idx="959">
                  <c:v>-44.425682539999997</c:v>
                </c:pt>
                <c:pt idx="960">
                  <c:v>-45.858163390000001</c:v>
                </c:pt>
                <c:pt idx="961">
                  <c:v>-47.697851129999997</c:v>
                </c:pt>
                <c:pt idx="962">
                  <c:v>-49.789334879999998</c:v>
                </c:pt>
                <c:pt idx="963">
                  <c:v>-51.941106050000002</c:v>
                </c:pt>
                <c:pt idx="964">
                  <c:v>-53.785090599999997</c:v>
                </c:pt>
                <c:pt idx="965">
                  <c:v>-55.003654310000002</c:v>
                </c:pt>
                <c:pt idx="966">
                  <c:v>-55.493352809999998</c:v>
                </c:pt>
                <c:pt idx="967">
                  <c:v>-55.468708329999998</c:v>
                </c:pt>
                <c:pt idx="968">
                  <c:v>-55.242341260000003</c:v>
                </c:pt>
                <c:pt idx="969">
                  <c:v>-54.963619719999997</c:v>
                </c:pt>
                <c:pt idx="970">
                  <c:v>-54.691826820000003</c:v>
                </c:pt>
                <c:pt idx="971">
                  <c:v>-54.381453929999999</c:v>
                </c:pt>
                <c:pt idx="972">
                  <c:v>-53.954445049999997</c:v>
                </c:pt>
                <c:pt idx="973">
                  <c:v>-53.343970149999997</c:v>
                </c:pt>
                <c:pt idx="974">
                  <c:v>-52.513477340000001</c:v>
                </c:pt>
                <c:pt idx="975">
                  <c:v>-51.449768980000002</c:v>
                </c:pt>
                <c:pt idx="976">
                  <c:v>-50.193255120000003</c:v>
                </c:pt>
                <c:pt idx="977">
                  <c:v>-48.861925939999999</c:v>
                </c:pt>
                <c:pt idx="978">
                  <c:v>-47.560693899999997</c:v>
                </c:pt>
                <c:pt idx="979">
                  <c:v>-46.345335839999997</c:v>
                </c:pt>
                <c:pt idx="980">
                  <c:v>-45.190525960000002</c:v>
                </c:pt>
                <c:pt idx="981">
                  <c:v>-44.052219700000002</c:v>
                </c:pt>
                <c:pt idx="982">
                  <c:v>-42.899992730000001</c:v>
                </c:pt>
                <c:pt idx="983">
                  <c:v>-41.609172209999997</c:v>
                </c:pt>
                <c:pt idx="984">
                  <c:v>-40.058507050000003</c:v>
                </c:pt>
                <c:pt idx="985">
                  <c:v>-38.200218990000003</c:v>
                </c:pt>
                <c:pt idx="986">
                  <c:v>-36.05441811</c:v>
                </c:pt>
              </c:numCache>
            </c:numRef>
          </c:val>
          <c:smooth val="0"/>
          <c:extLst>
            <c:ext xmlns:c16="http://schemas.microsoft.com/office/drawing/2014/chart" uri="{C3380CC4-5D6E-409C-BE32-E72D297353CC}">
              <c16:uniqueId val="{00000001-C193-4440-A001-D2B789CF4113}"/>
            </c:ext>
          </c:extLst>
        </c:ser>
        <c:ser>
          <c:idx val="2"/>
          <c:order val="2"/>
          <c:tx>
            <c:strRef>
              <c:f>Gyro_A1_20!$AA$1</c:f>
              <c:strCache>
                <c:ptCount val="1"/>
                <c:pt idx="0">
                  <c:v>Gyro_Z</c:v>
                </c:pt>
              </c:strCache>
            </c:strRef>
          </c:tx>
          <c:spPr>
            <a:ln w="28575" cap="rnd">
              <a:solidFill>
                <a:schemeClr val="accent3"/>
              </a:solidFill>
              <a:round/>
            </a:ln>
            <a:effectLst/>
          </c:spPr>
          <c:marker>
            <c:symbol val="none"/>
          </c:marker>
          <c:val>
            <c:numRef>
              <c:f>Gyro_A1_20!$AA$2:$AA$988</c:f>
              <c:numCache>
                <c:formatCode>General</c:formatCode>
                <c:ptCount val="987"/>
                <c:pt idx="0">
                  <c:v>-25.902311739999998</c:v>
                </c:pt>
                <c:pt idx="1">
                  <c:v>-29.573387719999999</c:v>
                </c:pt>
                <c:pt idx="2">
                  <c:v>-32.899748049999999</c:v>
                </c:pt>
                <c:pt idx="3">
                  <c:v>-35.76369897</c:v>
                </c:pt>
                <c:pt idx="4">
                  <c:v>-38.110576950000002</c:v>
                </c:pt>
                <c:pt idx="5">
                  <c:v>-39.989234850000003</c:v>
                </c:pt>
                <c:pt idx="6">
                  <c:v>-41.467462869999999</c:v>
                </c:pt>
                <c:pt idx="7">
                  <c:v>-42.6119542</c:v>
                </c:pt>
                <c:pt idx="8">
                  <c:v>-43.558727009999998</c:v>
                </c:pt>
                <c:pt idx="9">
                  <c:v>-44.485605270000001</c:v>
                </c:pt>
                <c:pt idx="10">
                  <c:v>-45.475055509999997</c:v>
                </c:pt>
                <c:pt idx="11">
                  <c:v>-46.505726619999997</c:v>
                </c:pt>
                <c:pt idx="12">
                  <c:v>-47.591182660000001</c:v>
                </c:pt>
                <c:pt idx="13">
                  <c:v>-48.77183453</c:v>
                </c:pt>
                <c:pt idx="14">
                  <c:v>-50.007086639999997</c:v>
                </c:pt>
                <c:pt idx="15">
                  <c:v>-51.204433450000003</c:v>
                </c:pt>
                <c:pt idx="16">
                  <c:v>-52.240092320000002</c:v>
                </c:pt>
                <c:pt idx="17">
                  <c:v>-53.020703830000002</c:v>
                </c:pt>
                <c:pt idx="18">
                  <c:v>-53.521433289999997</c:v>
                </c:pt>
                <c:pt idx="19">
                  <c:v>-53.700991330000001</c:v>
                </c:pt>
                <c:pt idx="20">
                  <c:v>-53.546938240000003</c:v>
                </c:pt>
                <c:pt idx="21">
                  <c:v>-53.036393480000001</c:v>
                </c:pt>
                <c:pt idx="22">
                  <c:v>-52.193862350000003</c:v>
                </c:pt>
                <c:pt idx="23">
                  <c:v>-51.03980894</c:v>
                </c:pt>
                <c:pt idx="24">
                  <c:v>-49.568615899999998</c:v>
                </c:pt>
                <c:pt idx="25">
                  <c:v>-47.780276659999998</c:v>
                </c:pt>
                <c:pt idx="26">
                  <c:v>-45.66119475</c:v>
                </c:pt>
                <c:pt idx="27">
                  <c:v>-43.183776940000001</c:v>
                </c:pt>
                <c:pt idx="28">
                  <c:v>-40.354529880000001</c:v>
                </c:pt>
                <c:pt idx="29">
                  <c:v>-37.246816420000002</c:v>
                </c:pt>
                <c:pt idx="30">
                  <c:v>-33.896961470000001</c:v>
                </c:pt>
                <c:pt idx="31">
                  <c:v>-30.36613474</c:v>
                </c:pt>
                <c:pt idx="32">
                  <c:v>-26.723390210000002</c:v>
                </c:pt>
                <c:pt idx="33">
                  <c:v>-23.020787739999999</c:v>
                </c:pt>
                <c:pt idx="34">
                  <c:v>-19.330788649999999</c:v>
                </c:pt>
                <c:pt idx="35">
                  <c:v>-15.72748039</c:v>
                </c:pt>
                <c:pt idx="36">
                  <c:v>-12.19480315</c:v>
                </c:pt>
                <c:pt idx="37">
                  <c:v>-8.6015073439999998</c:v>
                </c:pt>
                <c:pt idx="38">
                  <c:v>-4.8452809170000002</c:v>
                </c:pt>
                <c:pt idx="39">
                  <c:v>-0.87978055899999996</c:v>
                </c:pt>
                <c:pt idx="40">
                  <c:v>3.253313812</c:v>
                </c:pt>
                <c:pt idx="41">
                  <c:v>7.3868710159999997</c:v>
                </c:pt>
                <c:pt idx="42">
                  <c:v>11.32798964</c:v>
                </c:pt>
                <c:pt idx="43">
                  <c:v>15.016559600000001</c:v>
                </c:pt>
                <c:pt idx="44">
                  <c:v>18.460539910000001</c:v>
                </c:pt>
                <c:pt idx="45">
                  <c:v>21.761651969999999</c:v>
                </c:pt>
                <c:pt idx="46">
                  <c:v>25.01460681</c:v>
                </c:pt>
                <c:pt idx="47">
                  <c:v>28.260443380000002</c:v>
                </c:pt>
                <c:pt idx="48">
                  <c:v>31.248708650000001</c:v>
                </c:pt>
                <c:pt idx="49">
                  <c:v>33.72092456</c:v>
                </c:pt>
                <c:pt idx="50">
                  <c:v>35.512738570000003</c:v>
                </c:pt>
                <c:pt idx="51">
                  <c:v>36.727993730000001</c:v>
                </c:pt>
                <c:pt idx="52">
                  <c:v>37.55574996</c:v>
                </c:pt>
                <c:pt idx="53">
                  <c:v>38.074555160000003</c:v>
                </c:pt>
                <c:pt idx="54">
                  <c:v>38.318952680000002</c:v>
                </c:pt>
                <c:pt idx="55">
                  <c:v>38.342490820000002</c:v>
                </c:pt>
                <c:pt idx="56">
                  <c:v>38.127303130000001</c:v>
                </c:pt>
                <c:pt idx="57">
                  <c:v>37.634345260000003</c:v>
                </c:pt>
                <c:pt idx="58">
                  <c:v>36.968581880000002</c:v>
                </c:pt>
                <c:pt idx="59">
                  <c:v>36.273094639999997</c:v>
                </c:pt>
                <c:pt idx="60">
                  <c:v>35.60929101</c:v>
                </c:pt>
                <c:pt idx="61">
                  <c:v>35.017003610000003</c:v>
                </c:pt>
                <c:pt idx="62">
                  <c:v>34.476507640000001</c:v>
                </c:pt>
                <c:pt idx="63">
                  <c:v>33.9482438</c:v>
                </c:pt>
                <c:pt idx="64">
                  <c:v>33.277080069999997</c:v>
                </c:pt>
                <c:pt idx="65">
                  <c:v>32.403609269999997</c:v>
                </c:pt>
                <c:pt idx="66">
                  <c:v>31.462349799999998</c:v>
                </c:pt>
                <c:pt idx="67">
                  <c:v>30.601286080000001</c:v>
                </c:pt>
                <c:pt idx="68">
                  <c:v>29.906228299999999</c:v>
                </c:pt>
                <c:pt idx="69">
                  <c:v>29.369435280000001</c:v>
                </c:pt>
                <c:pt idx="70">
                  <c:v>28.945773450000001</c:v>
                </c:pt>
                <c:pt idx="71">
                  <c:v>28.570243300000001</c:v>
                </c:pt>
                <c:pt idx="72">
                  <c:v>28.195145159999999</c:v>
                </c:pt>
                <c:pt idx="73">
                  <c:v>27.78912991</c:v>
                </c:pt>
                <c:pt idx="74">
                  <c:v>27.347653380000001</c:v>
                </c:pt>
                <c:pt idx="75">
                  <c:v>26.865702649999999</c:v>
                </c:pt>
                <c:pt idx="76">
                  <c:v>26.382814249999999</c:v>
                </c:pt>
                <c:pt idx="77">
                  <c:v>25.891376130000001</c:v>
                </c:pt>
                <c:pt idx="78">
                  <c:v>25.36763895</c:v>
                </c:pt>
                <c:pt idx="79">
                  <c:v>24.738527909999998</c:v>
                </c:pt>
                <c:pt idx="80">
                  <c:v>23.934037969999999</c:v>
                </c:pt>
                <c:pt idx="81">
                  <c:v>22.943454849999998</c:v>
                </c:pt>
                <c:pt idx="82">
                  <c:v>21.742896869999999</c:v>
                </c:pt>
                <c:pt idx="83">
                  <c:v>20.298956660000002</c:v>
                </c:pt>
                <c:pt idx="84">
                  <c:v>18.58816534</c:v>
                </c:pt>
                <c:pt idx="85">
                  <c:v>16.634075259999999</c:v>
                </c:pt>
                <c:pt idx="86">
                  <c:v>14.46474941</c:v>
                </c:pt>
                <c:pt idx="87">
                  <c:v>12.12924954</c:v>
                </c:pt>
                <c:pt idx="88">
                  <c:v>9.7336108919999997</c:v>
                </c:pt>
                <c:pt idx="89">
                  <c:v>7.3739301140000002</c:v>
                </c:pt>
                <c:pt idx="90">
                  <c:v>5.0830410720000003</c:v>
                </c:pt>
                <c:pt idx="91">
                  <c:v>2.87495659</c:v>
                </c:pt>
                <c:pt idx="92">
                  <c:v>0.71717627799999994</c:v>
                </c:pt>
                <c:pt idx="93">
                  <c:v>-1.415325247</c:v>
                </c:pt>
                <c:pt idx="94">
                  <c:v>-3.4775471420000001</c:v>
                </c:pt>
                <c:pt idx="95">
                  <c:v>-5.5087712990000002</c:v>
                </c:pt>
                <c:pt idx="96">
                  <c:v>-7.5395445130000001</c:v>
                </c:pt>
                <c:pt idx="97">
                  <c:v>-9.5728784430000005</c:v>
                </c:pt>
                <c:pt idx="98">
                  <c:v>-11.58944975</c:v>
                </c:pt>
                <c:pt idx="99">
                  <c:v>-13.52394818</c:v>
                </c:pt>
                <c:pt idx="100">
                  <c:v>-15.397336859999999</c:v>
                </c:pt>
                <c:pt idx="101">
                  <c:v>-17.237784600000001</c:v>
                </c:pt>
                <c:pt idx="102">
                  <c:v>-19.01406107</c:v>
                </c:pt>
                <c:pt idx="103">
                  <c:v>-20.689761470000001</c:v>
                </c:pt>
                <c:pt idx="104">
                  <c:v>-22.202888160000001</c:v>
                </c:pt>
                <c:pt idx="105">
                  <c:v>-23.509713810000001</c:v>
                </c:pt>
                <c:pt idx="106">
                  <c:v>-24.645530340000001</c:v>
                </c:pt>
                <c:pt idx="107">
                  <c:v>-25.652931769999999</c:v>
                </c:pt>
                <c:pt idx="108">
                  <c:v>-26.578462949999999</c:v>
                </c:pt>
                <c:pt idx="109">
                  <c:v>-27.496944039999999</c:v>
                </c:pt>
                <c:pt idx="110">
                  <c:v>-28.461035030000001</c:v>
                </c:pt>
                <c:pt idx="111">
                  <c:v>-29.483677069999999</c:v>
                </c:pt>
                <c:pt idx="112">
                  <c:v>-30.525350410000001</c:v>
                </c:pt>
                <c:pt idx="113">
                  <c:v>-31.596819660000001</c:v>
                </c:pt>
                <c:pt idx="114">
                  <c:v>-32.678277469999998</c:v>
                </c:pt>
                <c:pt idx="115">
                  <c:v>-33.723831660000002</c:v>
                </c:pt>
                <c:pt idx="116">
                  <c:v>-34.689892090000001</c:v>
                </c:pt>
                <c:pt idx="117">
                  <c:v>-35.557529129999999</c:v>
                </c:pt>
                <c:pt idx="118">
                  <c:v>-36.26177088</c:v>
                </c:pt>
                <c:pt idx="119">
                  <c:v>-36.812784270000002</c:v>
                </c:pt>
                <c:pt idx="120">
                  <c:v>-37.243193220000002</c:v>
                </c:pt>
                <c:pt idx="121">
                  <c:v>-37.533141200000003</c:v>
                </c:pt>
                <c:pt idx="122">
                  <c:v>-37.648022470000001</c:v>
                </c:pt>
                <c:pt idx="123">
                  <c:v>-37.540449840000001</c:v>
                </c:pt>
                <c:pt idx="124">
                  <c:v>-37.050746410000002</c:v>
                </c:pt>
                <c:pt idx="125">
                  <c:v>-35.916574420000003</c:v>
                </c:pt>
                <c:pt idx="126">
                  <c:v>-33.941476649999998</c:v>
                </c:pt>
                <c:pt idx="127">
                  <c:v>-31.0402491</c:v>
                </c:pt>
                <c:pt idx="128">
                  <c:v>-27.232848329999999</c:v>
                </c:pt>
                <c:pt idx="129">
                  <c:v>-22.605306209999998</c:v>
                </c:pt>
                <c:pt idx="130">
                  <c:v>-17.302363979999999</c:v>
                </c:pt>
                <c:pt idx="131">
                  <c:v>-11.6291014</c:v>
                </c:pt>
                <c:pt idx="132">
                  <c:v>-5.9398055760000004</c:v>
                </c:pt>
                <c:pt idx="133">
                  <c:v>-0.59835358500000002</c:v>
                </c:pt>
                <c:pt idx="134">
                  <c:v>4.1435233470000004</c:v>
                </c:pt>
                <c:pt idx="135">
                  <c:v>8.2240365400000002</c:v>
                </c:pt>
                <c:pt idx="136">
                  <c:v>11.67420405</c:v>
                </c:pt>
                <c:pt idx="137">
                  <c:v>14.603691169999999</c:v>
                </c:pt>
                <c:pt idx="138">
                  <c:v>17.194874800000001</c:v>
                </c:pt>
                <c:pt idx="139">
                  <c:v>19.670430270000001</c:v>
                </c:pt>
                <c:pt idx="140">
                  <c:v>22.193010399999999</c:v>
                </c:pt>
                <c:pt idx="141">
                  <c:v>24.834278940000001</c:v>
                </c:pt>
                <c:pt idx="142">
                  <c:v>27.512752939999999</c:v>
                </c:pt>
                <c:pt idx="143">
                  <c:v>29.919055159999999</c:v>
                </c:pt>
                <c:pt idx="144">
                  <c:v>31.763739529999999</c:v>
                </c:pt>
                <c:pt idx="145">
                  <c:v>33.004586439999997</c:v>
                </c:pt>
                <c:pt idx="146">
                  <c:v>33.876481220000002</c:v>
                </c:pt>
                <c:pt idx="147">
                  <c:v>34.621788189999997</c:v>
                </c:pt>
                <c:pt idx="148">
                  <c:v>35.44212357</c:v>
                </c:pt>
                <c:pt idx="149">
                  <c:v>36.469663019999999</c:v>
                </c:pt>
                <c:pt idx="150">
                  <c:v>37.797174560000002</c:v>
                </c:pt>
                <c:pt idx="151">
                  <c:v>39.346117900000003</c:v>
                </c:pt>
                <c:pt idx="152">
                  <c:v>40.815011130000002</c:v>
                </c:pt>
                <c:pt idx="153">
                  <c:v>41.688879819999997</c:v>
                </c:pt>
                <c:pt idx="154">
                  <c:v>41.687468770000002</c:v>
                </c:pt>
                <c:pt idx="155">
                  <c:v>41.000850370000002</c:v>
                </c:pt>
                <c:pt idx="156">
                  <c:v>40.014089720000001</c:v>
                </c:pt>
                <c:pt idx="157">
                  <c:v>39.048762310000001</c:v>
                </c:pt>
                <c:pt idx="158">
                  <c:v>38.352135560000001</c:v>
                </c:pt>
                <c:pt idx="159">
                  <c:v>37.91337377</c:v>
                </c:pt>
                <c:pt idx="160">
                  <c:v>37.549886219999998</c:v>
                </c:pt>
                <c:pt idx="161">
                  <c:v>37.155654849999998</c:v>
                </c:pt>
                <c:pt idx="162">
                  <c:v>36.674550680000003</c:v>
                </c:pt>
                <c:pt idx="163">
                  <c:v>36.004886159999998</c:v>
                </c:pt>
                <c:pt idx="164">
                  <c:v>35.121647680000002</c:v>
                </c:pt>
                <c:pt idx="165">
                  <c:v>34.091063669999997</c:v>
                </c:pt>
                <c:pt idx="166">
                  <c:v>33.045311409999996</c:v>
                </c:pt>
                <c:pt idx="167">
                  <c:v>32.061844280000003</c:v>
                </c:pt>
                <c:pt idx="168">
                  <c:v>31.137011680000001</c:v>
                </c:pt>
                <c:pt idx="169">
                  <c:v>30.239367439999999</c:v>
                </c:pt>
                <c:pt idx="170">
                  <c:v>29.317871360000002</c:v>
                </c:pt>
                <c:pt idx="171">
                  <c:v>28.347558970000001</c:v>
                </c:pt>
                <c:pt idx="172">
                  <c:v>27.358657430000001</c:v>
                </c:pt>
                <c:pt idx="173">
                  <c:v>26.36927794</c:v>
                </c:pt>
                <c:pt idx="174">
                  <c:v>25.290748539999999</c:v>
                </c:pt>
                <c:pt idx="175">
                  <c:v>24.116409969999999</c:v>
                </c:pt>
                <c:pt idx="176">
                  <c:v>22.804616530000001</c:v>
                </c:pt>
                <c:pt idx="177">
                  <c:v>21.327919980000001</c:v>
                </c:pt>
                <c:pt idx="178">
                  <c:v>19.649597880000002</c:v>
                </c:pt>
                <c:pt idx="179">
                  <c:v>17.81287382</c:v>
                </c:pt>
                <c:pt idx="180">
                  <c:v>15.92521835</c:v>
                </c:pt>
                <c:pt idx="181">
                  <c:v>14.0634631</c:v>
                </c:pt>
                <c:pt idx="182">
                  <c:v>12.214327239999999</c:v>
                </c:pt>
                <c:pt idx="183">
                  <c:v>10.244571970000001</c:v>
                </c:pt>
                <c:pt idx="184">
                  <c:v>8.0575144739999995</c:v>
                </c:pt>
                <c:pt idx="185">
                  <c:v>5.6999350839999998</c:v>
                </c:pt>
                <c:pt idx="186">
                  <c:v>3.2208330630000002</c:v>
                </c:pt>
                <c:pt idx="187">
                  <c:v>0.675405162</c:v>
                </c:pt>
                <c:pt idx="188">
                  <c:v>-1.9517952220000001</c:v>
                </c:pt>
                <c:pt idx="189">
                  <c:v>-4.6121686970000004</c:v>
                </c:pt>
                <c:pt idx="190">
                  <c:v>-7.2239281230000003</c:v>
                </c:pt>
                <c:pt idx="191">
                  <c:v>-9.7858512609999995</c:v>
                </c:pt>
                <c:pt idx="192">
                  <c:v>-12.236973300000001</c:v>
                </c:pt>
                <c:pt idx="193">
                  <c:v>-14.546839029999999</c:v>
                </c:pt>
                <c:pt idx="194">
                  <c:v>-16.73061663</c:v>
                </c:pt>
                <c:pt idx="195">
                  <c:v>-18.805109300000002</c:v>
                </c:pt>
                <c:pt idx="196">
                  <c:v>-20.73829147</c:v>
                </c:pt>
                <c:pt idx="197">
                  <c:v>-22.609016359999998</c:v>
                </c:pt>
                <c:pt idx="198">
                  <c:v>-24.516080469999999</c:v>
                </c:pt>
                <c:pt idx="199">
                  <c:v>-26.475660380000001</c:v>
                </c:pt>
                <c:pt idx="200">
                  <c:v>-28.42097502</c:v>
                </c:pt>
                <c:pt idx="201">
                  <c:v>-30.375161240000001</c:v>
                </c:pt>
                <c:pt idx="202">
                  <c:v>-32.28097949</c:v>
                </c:pt>
                <c:pt idx="203">
                  <c:v>-34.04386272</c:v>
                </c:pt>
                <c:pt idx="204">
                  <c:v>-35.571828689999997</c:v>
                </c:pt>
                <c:pt idx="205">
                  <c:v>-36.764397809999998</c:v>
                </c:pt>
                <c:pt idx="206">
                  <c:v>-37.565893039999999</c:v>
                </c:pt>
                <c:pt idx="207">
                  <c:v>-38.010299940000003</c:v>
                </c:pt>
                <c:pt idx="208">
                  <c:v>-38.180330480000002</c:v>
                </c:pt>
                <c:pt idx="209">
                  <c:v>-38.219115850000001</c:v>
                </c:pt>
                <c:pt idx="210">
                  <c:v>-38.300407069999999</c:v>
                </c:pt>
                <c:pt idx="211">
                  <c:v>-38.507716010000003</c:v>
                </c:pt>
                <c:pt idx="212">
                  <c:v>-38.865496989999997</c:v>
                </c:pt>
                <c:pt idx="213">
                  <c:v>-39.362071669999999</c:v>
                </c:pt>
                <c:pt idx="214">
                  <c:v>-39.9513338</c:v>
                </c:pt>
                <c:pt idx="215">
                  <c:v>-40.58046384</c:v>
                </c:pt>
                <c:pt idx="216">
                  <c:v>-41.09466888</c:v>
                </c:pt>
                <c:pt idx="217">
                  <c:v>-41.334657489999998</c:v>
                </c:pt>
                <c:pt idx="218">
                  <c:v>-41.137693800000001</c:v>
                </c:pt>
                <c:pt idx="219">
                  <c:v>-40.366393279999997</c:v>
                </c:pt>
                <c:pt idx="220">
                  <c:v>-38.973008929999999</c:v>
                </c:pt>
                <c:pt idx="221">
                  <c:v>-36.952910379999999</c:v>
                </c:pt>
                <c:pt idx="222">
                  <c:v>-34.339190250000001</c:v>
                </c:pt>
                <c:pt idx="223">
                  <c:v>-31.174931180000002</c:v>
                </c:pt>
                <c:pt idx="224">
                  <c:v>-27.5812381</c:v>
                </c:pt>
                <c:pt idx="225">
                  <c:v>-23.653185539999999</c:v>
                </c:pt>
                <c:pt idx="226">
                  <c:v>-19.47594685</c:v>
                </c:pt>
                <c:pt idx="227">
                  <c:v>-15.167813629999999</c:v>
                </c:pt>
                <c:pt idx="228">
                  <c:v>-10.75802564</c:v>
                </c:pt>
                <c:pt idx="229">
                  <c:v>-6.2297943250000003</c:v>
                </c:pt>
                <c:pt idx="230">
                  <c:v>-1.5856264579999999</c:v>
                </c:pt>
                <c:pt idx="231">
                  <c:v>3.089178371</c:v>
                </c:pt>
                <c:pt idx="232">
                  <c:v>7.6672895629999998</c:v>
                </c:pt>
                <c:pt idx="233">
                  <c:v>12.018917269999999</c:v>
                </c:pt>
                <c:pt idx="234">
                  <c:v>16.084082909999999</c:v>
                </c:pt>
                <c:pt idx="235">
                  <c:v>19.810444690000001</c:v>
                </c:pt>
                <c:pt idx="236">
                  <c:v>23.21269659</c:v>
                </c:pt>
                <c:pt idx="237">
                  <c:v>26.484070060000001</c:v>
                </c:pt>
                <c:pt idx="238">
                  <c:v>29.86242292</c:v>
                </c:pt>
                <c:pt idx="239">
                  <c:v>33.467678300000003</c:v>
                </c:pt>
                <c:pt idx="240">
                  <c:v>37.201166600000001</c:v>
                </c:pt>
                <c:pt idx="241">
                  <c:v>40.508110850000001</c:v>
                </c:pt>
                <c:pt idx="242">
                  <c:v>42.719970609999997</c:v>
                </c:pt>
                <c:pt idx="243">
                  <c:v>43.348867239999997</c:v>
                </c:pt>
                <c:pt idx="244">
                  <c:v>42.851913490000001</c:v>
                </c:pt>
                <c:pt idx="245">
                  <c:v>42.323009839999997</c:v>
                </c:pt>
                <c:pt idx="246">
                  <c:v>42.306791080000004</c:v>
                </c:pt>
                <c:pt idx="247">
                  <c:v>42.56630114</c:v>
                </c:pt>
                <c:pt idx="248">
                  <c:v>42.441955620000002</c:v>
                </c:pt>
                <c:pt idx="249">
                  <c:v>41.528154790000002</c:v>
                </c:pt>
                <c:pt idx="250">
                  <c:v>40.048923289999998</c:v>
                </c:pt>
                <c:pt idx="251">
                  <c:v>38.652315629999997</c:v>
                </c:pt>
                <c:pt idx="252">
                  <c:v>37.821883069999998</c:v>
                </c:pt>
                <c:pt idx="253">
                  <c:v>37.472005869999997</c:v>
                </c:pt>
                <c:pt idx="254">
                  <c:v>37.149729170000001</c:v>
                </c:pt>
                <c:pt idx="255">
                  <c:v>36.433957470000003</c:v>
                </c:pt>
                <c:pt idx="256">
                  <c:v>35.24547622</c:v>
                </c:pt>
                <c:pt idx="257">
                  <c:v>33.798471480000003</c:v>
                </c:pt>
                <c:pt idx="258">
                  <c:v>32.344910710000001</c:v>
                </c:pt>
                <c:pt idx="259">
                  <c:v>31.072866449999999</c:v>
                </c:pt>
                <c:pt idx="260">
                  <c:v>30.0270288</c:v>
                </c:pt>
                <c:pt idx="261">
                  <c:v>29.146855469999998</c:v>
                </c:pt>
                <c:pt idx="262">
                  <c:v>28.348605559999999</c:v>
                </c:pt>
                <c:pt idx="263">
                  <c:v>27.590980049999999</c:v>
                </c:pt>
                <c:pt idx="264">
                  <c:v>26.853646529999999</c:v>
                </c:pt>
                <c:pt idx="265">
                  <c:v>26.076783079999998</c:v>
                </c:pt>
                <c:pt idx="266">
                  <c:v>25.236143009999999</c:v>
                </c:pt>
                <c:pt idx="267">
                  <c:v>24.38766695</c:v>
                </c:pt>
                <c:pt idx="268">
                  <c:v>23.595378920000002</c:v>
                </c:pt>
                <c:pt idx="269">
                  <c:v>22.855504060000001</c:v>
                </c:pt>
                <c:pt idx="270">
                  <c:v>22.137490119999999</c:v>
                </c:pt>
                <c:pt idx="271">
                  <c:v>21.431632369999999</c:v>
                </c:pt>
                <c:pt idx="272">
                  <c:v>20.725349090000002</c:v>
                </c:pt>
                <c:pt idx="273">
                  <c:v>19.953043300000001</c:v>
                </c:pt>
                <c:pt idx="274">
                  <c:v>19.02922556</c:v>
                </c:pt>
                <c:pt idx="275">
                  <c:v>17.956583330000001</c:v>
                </c:pt>
                <c:pt idx="276">
                  <c:v>16.77567784</c:v>
                </c:pt>
                <c:pt idx="277">
                  <c:v>15.477674759999999</c:v>
                </c:pt>
                <c:pt idx="278">
                  <c:v>14.10221415</c:v>
                </c:pt>
                <c:pt idx="279">
                  <c:v>12.72765637</c:v>
                </c:pt>
                <c:pt idx="280">
                  <c:v>11.47406578</c:v>
                </c:pt>
                <c:pt idx="281">
                  <c:v>10.4201543</c:v>
                </c:pt>
                <c:pt idx="282">
                  <c:v>9.5421274169999997</c:v>
                </c:pt>
                <c:pt idx="283">
                  <c:v>8.7245535479999994</c:v>
                </c:pt>
                <c:pt idx="284">
                  <c:v>7.8452719770000003</c:v>
                </c:pt>
                <c:pt idx="285">
                  <c:v>6.8472459380000004</c:v>
                </c:pt>
                <c:pt idx="286">
                  <c:v>5.7688534389999999</c:v>
                </c:pt>
                <c:pt idx="287">
                  <c:v>4.7114764500000001</c:v>
                </c:pt>
                <c:pt idx="288">
                  <c:v>3.759215481</c:v>
                </c:pt>
                <c:pt idx="289">
                  <c:v>2.868241872</c:v>
                </c:pt>
                <c:pt idx="290">
                  <c:v>1.984937194</c:v>
                </c:pt>
                <c:pt idx="291">
                  <c:v>1.07920197</c:v>
                </c:pt>
                <c:pt idx="292">
                  <c:v>0.11481269099999999</c:v>
                </c:pt>
                <c:pt idx="293">
                  <c:v>-0.888852843</c:v>
                </c:pt>
                <c:pt idx="294">
                  <c:v>-1.8508881260000001</c:v>
                </c:pt>
                <c:pt idx="295">
                  <c:v>-2.739604903</c:v>
                </c:pt>
                <c:pt idx="296">
                  <c:v>-3.579453005</c:v>
                </c:pt>
                <c:pt idx="297">
                  <c:v>-4.4463441450000003</c:v>
                </c:pt>
                <c:pt idx="298">
                  <c:v>-5.471372122</c:v>
                </c:pt>
                <c:pt idx="299">
                  <c:v>-6.6111690000000003</c:v>
                </c:pt>
                <c:pt idx="300">
                  <c:v>-7.7682593600000001</c:v>
                </c:pt>
                <c:pt idx="301">
                  <c:v>-8.8968765530000002</c:v>
                </c:pt>
                <c:pt idx="302">
                  <c:v>-9.9579276819999993</c:v>
                </c:pt>
                <c:pt idx="303">
                  <c:v>-10.954978150000001</c:v>
                </c:pt>
                <c:pt idx="304">
                  <c:v>-11.88726037</c:v>
                </c:pt>
                <c:pt idx="305">
                  <c:v>-12.7728088</c:v>
                </c:pt>
                <c:pt idx="306">
                  <c:v>-13.644991539999999</c:v>
                </c:pt>
                <c:pt idx="307">
                  <c:v>-14.594147230000001</c:v>
                </c:pt>
                <c:pt idx="308">
                  <c:v>-15.65078705</c:v>
                </c:pt>
                <c:pt idx="309">
                  <c:v>-16.784691850000002</c:v>
                </c:pt>
                <c:pt idx="310">
                  <c:v>-17.935957590000001</c:v>
                </c:pt>
                <c:pt idx="311">
                  <c:v>-19.0110961</c:v>
                </c:pt>
                <c:pt idx="312">
                  <c:v>-19.92390335</c:v>
                </c:pt>
                <c:pt idx="313">
                  <c:v>-20.650244749999999</c:v>
                </c:pt>
                <c:pt idx="314">
                  <c:v>-21.16945939</c:v>
                </c:pt>
                <c:pt idx="315">
                  <c:v>-21.516682419999999</c:v>
                </c:pt>
                <c:pt idx="316">
                  <c:v>-21.79279988</c:v>
                </c:pt>
                <c:pt idx="317">
                  <c:v>-22.056780100000001</c:v>
                </c:pt>
                <c:pt idx="318">
                  <c:v>-22.249451059999998</c:v>
                </c:pt>
                <c:pt idx="319">
                  <c:v>-22.229913740000001</c:v>
                </c:pt>
                <c:pt idx="320">
                  <c:v>-21.8262827</c:v>
                </c:pt>
                <c:pt idx="321">
                  <c:v>-20.867083050000002</c:v>
                </c:pt>
                <c:pt idx="322">
                  <c:v>-19.32612151</c:v>
                </c:pt>
                <c:pt idx="323">
                  <c:v>-17.144020619999999</c:v>
                </c:pt>
                <c:pt idx="324">
                  <c:v>-14.360231560000001</c:v>
                </c:pt>
                <c:pt idx="325">
                  <c:v>-11.088547569999999</c:v>
                </c:pt>
                <c:pt idx="326">
                  <c:v>-7.4738682409999999</c:v>
                </c:pt>
                <c:pt idx="327">
                  <c:v>-3.675308496</c:v>
                </c:pt>
                <c:pt idx="328">
                  <c:v>0.154041714</c:v>
                </c:pt>
                <c:pt idx="329">
                  <c:v>3.9172834600000002</c:v>
                </c:pt>
                <c:pt idx="330">
                  <c:v>7.5303467499999996</c:v>
                </c:pt>
                <c:pt idx="331">
                  <c:v>10.92847956</c:v>
                </c:pt>
                <c:pt idx="332">
                  <c:v>14.13125426</c:v>
                </c:pt>
                <c:pt idx="333">
                  <c:v>17.239289459999998</c:v>
                </c:pt>
                <c:pt idx="334">
                  <c:v>20.417674330000001</c:v>
                </c:pt>
                <c:pt idx="335">
                  <c:v>23.72979776</c:v>
                </c:pt>
                <c:pt idx="336">
                  <c:v>27.029935170000002</c:v>
                </c:pt>
                <c:pt idx="337">
                  <c:v>30.170400780000001</c:v>
                </c:pt>
                <c:pt idx="338">
                  <c:v>32.966154250000002</c:v>
                </c:pt>
                <c:pt idx="339">
                  <c:v>35.450112259999997</c:v>
                </c:pt>
                <c:pt idx="340">
                  <c:v>37.728659620000002</c:v>
                </c:pt>
                <c:pt idx="341">
                  <c:v>39.863651750000002</c:v>
                </c:pt>
                <c:pt idx="342">
                  <c:v>41.872507249999998</c:v>
                </c:pt>
                <c:pt idx="343">
                  <c:v>43.728296110000002</c:v>
                </c:pt>
                <c:pt idx="344">
                  <c:v>45.310766399999999</c:v>
                </c:pt>
                <c:pt idx="345">
                  <c:v>46.496434499999999</c:v>
                </c:pt>
                <c:pt idx="346">
                  <c:v>47.235218070000002</c:v>
                </c:pt>
                <c:pt idx="347">
                  <c:v>47.463809959999999</c:v>
                </c:pt>
                <c:pt idx="348">
                  <c:v>47.242585390000002</c:v>
                </c:pt>
                <c:pt idx="349">
                  <c:v>46.811954380000003</c:v>
                </c:pt>
                <c:pt idx="350">
                  <c:v>46.461462449999999</c:v>
                </c:pt>
                <c:pt idx="351">
                  <c:v>46.370312820000002</c:v>
                </c:pt>
                <c:pt idx="352">
                  <c:v>46.48228134</c:v>
                </c:pt>
                <c:pt idx="353">
                  <c:v>46.52209998</c:v>
                </c:pt>
                <c:pt idx="354">
                  <c:v>46.326394440000001</c:v>
                </c:pt>
                <c:pt idx="355">
                  <c:v>45.83460195</c:v>
                </c:pt>
                <c:pt idx="356">
                  <c:v>44.985567670000002</c:v>
                </c:pt>
                <c:pt idx="357">
                  <c:v>43.807508660000003</c:v>
                </c:pt>
                <c:pt idx="358">
                  <c:v>42.440671420000001</c:v>
                </c:pt>
                <c:pt idx="359">
                  <c:v>41.094744740000003</c:v>
                </c:pt>
                <c:pt idx="360">
                  <c:v>39.916112920000003</c:v>
                </c:pt>
                <c:pt idx="361">
                  <c:v>38.893866299999999</c:v>
                </c:pt>
                <c:pt idx="362">
                  <c:v>37.92129096</c:v>
                </c:pt>
                <c:pt idx="363">
                  <c:v>36.928053319999997</c:v>
                </c:pt>
                <c:pt idx="364">
                  <c:v>35.917686289999999</c:v>
                </c:pt>
                <c:pt idx="365">
                  <c:v>34.881579129999999</c:v>
                </c:pt>
                <c:pt idx="366">
                  <c:v>33.786040280000002</c:v>
                </c:pt>
                <c:pt idx="367">
                  <c:v>32.555613219999998</c:v>
                </c:pt>
                <c:pt idx="368">
                  <c:v>31.204418669999999</c:v>
                </c:pt>
                <c:pt idx="369">
                  <c:v>29.794870020000001</c:v>
                </c:pt>
                <c:pt idx="370">
                  <c:v>28.306777140000001</c:v>
                </c:pt>
                <c:pt idx="371">
                  <c:v>26.57701986</c:v>
                </c:pt>
                <c:pt idx="372">
                  <c:v>24.609845580000002</c:v>
                </c:pt>
                <c:pt idx="373">
                  <c:v>22.56993207</c:v>
                </c:pt>
                <c:pt idx="374">
                  <c:v>20.569202950000001</c:v>
                </c:pt>
                <c:pt idx="375">
                  <c:v>18.589929309999999</c:v>
                </c:pt>
                <c:pt idx="376">
                  <c:v>16.610836679999998</c:v>
                </c:pt>
                <c:pt idx="377">
                  <c:v>14.64245975</c:v>
                </c:pt>
                <c:pt idx="378">
                  <c:v>12.636720009999999</c:v>
                </c:pt>
                <c:pt idx="379">
                  <c:v>10.436165069999999</c:v>
                </c:pt>
                <c:pt idx="380">
                  <c:v>7.9097859909999997</c:v>
                </c:pt>
                <c:pt idx="381">
                  <c:v>5.1581159310000002</c:v>
                </c:pt>
                <c:pt idx="382">
                  <c:v>2.454031912</c:v>
                </c:pt>
                <c:pt idx="383">
                  <c:v>2.809654E-3</c:v>
                </c:pt>
                <c:pt idx="384">
                  <c:v>-2.0794546189999998</c:v>
                </c:pt>
                <c:pt idx="385">
                  <c:v>-3.7473330269999998</c:v>
                </c:pt>
                <c:pt idx="386">
                  <c:v>-5.0706736059999997</c:v>
                </c:pt>
                <c:pt idx="387">
                  <c:v>-6.329983854</c:v>
                </c:pt>
                <c:pt idx="388">
                  <c:v>-7.8411425169999998</c:v>
                </c:pt>
                <c:pt idx="389">
                  <c:v>-9.6929580069999997</c:v>
                </c:pt>
                <c:pt idx="390">
                  <c:v>-11.73502161</c:v>
                </c:pt>
                <c:pt idx="391">
                  <c:v>-13.75406589</c:v>
                </c:pt>
                <c:pt idx="392">
                  <c:v>-15.5817523</c:v>
                </c:pt>
                <c:pt idx="393">
                  <c:v>-17.061058890000002</c:v>
                </c:pt>
                <c:pt idx="394">
                  <c:v>-18.141648369999999</c:v>
                </c:pt>
                <c:pt idx="395">
                  <c:v>-18.94522091</c:v>
                </c:pt>
                <c:pt idx="396">
                  <c:v>-19.657466230000001</c:v>
                </c:pt>
                <c:pt idx="397">
                  <c:v>-20.476664979999999</c:v>
                </c:pt>
                <c:pt idx="398">
                  <c:v>-21.515136819999999</c:v>
                </c:pt>
                <c:pt idx="399">
                  <c:v>-22.795004850000002</c:v>
                </c:pt>
                <c:pt idx="400">
                  <c:v>-24.17103835</c:v>
                </c:pt>
                <c:pt idx="401">
                  <c:v>-25.624029820000001</c:v>
                </c:pt>
                <c:pt idx="402">
                  <c:v>-27.073971090000001</c:v>
                </c:pt>
                <c:pt idx="403">
                  <c:v>-28.34028356</c:v>
                </c:pt>
                <c:pt idx="404">
                  <c:v>-29.277847489999999</c:v>
                </c:pt>
                <c:pt idx="405">
                  <c:v>-29.899213360000001</c:v>
                </c:pt>
                <c:pt idx="406">
                  <c:v>-30.26587786</c:v>
                </c:pt>
                <c:pt idx="407">
                  <c:v>-30.349682439999999</c:v>
                </c:pt>
                <c:pt idx="408">
                  <c:v>-30.178265870000001</c:v>
                </c:pt>
                <c:pt idx="409">
                  <c:v>-29.807598469999999</c:v>
                </c:pt>
                <c:pt idx="410">
                  <c:v>-29.193327879999998</c:v>
                </c:pt>
                <c:pt idx="411">
                  <c:v>-28.207636369999999</c:v>
                </c:pt>
                <c:pt idx="412">
                  <c:v>-26.777084680000002</c:v>
                </c:pt>
                <c:pt idx="413">
                  <c:v>-24.840677079999999</c:v>
                </c:pt>
                <c:pt idx="414">
                  <c:v>-22.4080057</c:v>
                </c:pt>
                <c:pt idx="415">
                  <c:v>-19.56332557</c:v>
                </c:pt>
                <c:pt idx="416">
                  <c:v>-16.43177446</c:v>
                </c:pt>
                <c:pt idx="417">
                  <c:v>-13.13352871</c:v>
                </c:pt>
                <c:pt idx="418">
                  <c:v>-9.719627354</c:v>
                </c:pt>
                <c:pt idx="419">
                  <c:v>-6.2142718669999999</c:v>
                </c:pt>
                <c:pt idx="420">
                  <c:v>-2.6401365700000001</c:v>
                </c:pt>
                <c:pt idx="421">
                  <c:v>0.98785732199999998</c:v>
                </c:pt>
                <c:pt idx="422">
                  <c:v>4.5906057149999997</c:v>
                </c:pt>
                <c:pt idx="423">
                  <c:v>8.0221778009999998</c:v>
                </c:pt>
                <c:pt idx="424">
                  <c:v>11.1416051</c:v>
                </c:pt>
                <c:pt idx="425">
                  <c:v>13.934082460000001</c:v>
                </c:pt>
                <c:pt idx="426">
                  <c:v>16.551636469999998</c:v>
                </c:pt>
                <c:pt idx="427">
                  <c:v>19.23274176</c:v>
                </c:pt>
                <c:pt idx="428">
                  <c:v>22.162782570000001</c:v>
                </c:pt>
                <c:pt idx="429">
                  <c:v>25.34612138</c:v>
                </c:pt>
                <c:pt idx="430">
                  <c:v>28.486167529999999</c:v>
                </c:pt>
                <c:pt idx="431">
                  <c:v>31.14544308</c:v>
                </c:pt>
                <c:pt idx="432">
                  <c:v>33.077633220000003</c:v>
                </c:pt>
                <c:pt idx="433">
                  <c:v>34.385586410000002</c:v>
                </c:pt>
                <c:pt idx="434">
                  <c:v>35.101045599999999</c:v>
                </c:pt>
                <c:pt idx="435">
                  <c:v>35.28487131</c:v>
                </c:pt>
                <c:pt idx="436">
                  <c:v>35.263197769999998</c:v>
                </c:pt>
                <c:pt idx="437">
                  <c:v>35.354828509999997</c:v>
                </c:pt>
                <c:pt idx="438">
                  <c:v>35.743044380000001</c:v>
                </c:pt>
                <c:pt idx="439">
                  <c:v>36.319679549999996</c:v>
                </c:pt>
                <c:pt idx="440">
                  <c:v>36.746577279999997</c:v>
                </c:pt>
                <c:pt idx="441">
                  <c:v>36.805335139999997</c:v>
                </c:pt>
                <c:pt idx="442">
                  <c:v>36.537286170000002</c:v>
                </c:pt>
                <c:pt idx="443">
                  <c:v>36.104158269999999</c:v>
                </c:pt>
                <c:pt idx="444">
                  <c:v>35.67554037</c:v>
                </c:pt>
                <c:pt idx="445">
                  <c:v>35.28730006</c:v>
                </c:pt>
                <c:pt idx="446">
                  <c:v>34.859534080000003</c:v>
                </c:pt>
                <c:pt idx="447">
                  <c:v>34.375078999999999</c:v>
                </c:pt>
                <c:pt idx="448">
                  <c:v>33.8309724</c:v>
                </c:pt>
                <c:pt idx="449">
                  <c:v>33.214446010000003</c:v>
                </c:pt>
                <c:pt idx="450">
                  <c:v>32.496913110000001</c:v>
                </c:pt>
                <c:pt idx="451">
                  <c:v>31.695832930000002</c:v>
                </c:pt>
                <c:pt idx="452">
                  <c:v>30.921904990000002</c:v>
                </c:pt>
                <c:pt idx="453">
                  <c:v>30.230747229999999</c:v>
                </c:pt>
                <c:pt idx="454">
                  <c:v>29.55437092</c:v>
                </c:pt>
                <c:pt idx="455">
                  <c:v>28.823701499999999</c:v>
                </c:pt>
                <c:pt idx="456">
                  <c:v>28.032331630000002</c:v>
                </c:pt>
                <c:pt idx="457">
                  <c:v>27.185243</c:v>
                </c:pt>
                <c:pt idx="458">
                  <c:v>26.256419739999998</c:v>
                </c:pt>
                <c:pt idx="459">
                  <c:v>25.26695935</c:v>
                </c:pt>
                <c:pt idx="460">
                  <c:v>24.226354140000002</c:v>
                </c:pt>
                <c:pt idx="461">
                  <c:v>23.12239542</c:v>
                </c:pt>
                <c:pt idx="462">
                  <c:v>21.96689297</c:v>
                </c:pt>
                <c:pt idx="463">
                  <c:v>20.780002270000001</c:v>
                </c:pt>
                <c:pt idx="464">
                  <c:v>19.58809742</c:v>
                </c:pt>
                <c:pt idx="465">
                  <c:v>18.354886430000001</c:v>
                </c:pt>
                <c:pt idx="466">
                  <c:v>17.00694013</c:v>
                </c:pt>
                <c:pt idx="467">
                  <c:v>15.57227578</c:v>
                </c:pt>
                <c:pt idx="468">
                  <c:v>14.10086349</c:v>
                </c:pt>
                <c:pt idx="469">
                  <c:v>12.59926954</c:v>
                </c:pt>
                <c:pt idx="470">
                  <c:v>11.08875653</c:v>
                </c:pt>
                <c:pt idx="471">
                  <c:v>9.6052667169999992</c:v>
                </c:pt>
                <c:pt idx="472">
                  <c:v>8.1069433229999994</c:v>
                </c:pt>
                <c:pt idx="473">
                  <c:v>6.4686940960000001</c:v>
                </c:pt>
                <c:pt idx="474">
                  <c:v>4.5320195339999998</c:v>
                </c:pt>
                <c:pt idx="475">
                  <c:v>2.3124317639999998</c:v>
                </c:pt>
                <c:pt idx="476">
                  <c:v>-2.7494592000000002E-2</c:v>
                </c:pt>
                <c:pt idx="477">
                  <c:v>-2.3683886200000002</c:v>
                </c:pt>
                <c:pt idx="478">
                  <c:v>-4.6335170669999997</c:v>
                </c:pt>
                <c:pt idx="479">
                  <c:v>-6.7119510059999996</c:v>
                </c:pt>
                <c:pt idx="480">
                  <c:v>-8.584684566</c:v>
                </c:pt>
                <c:pt idx="481">
                  <c:v>-10.338646069999999</c:v>
                </c:pt>
                <c:pt idx="482">
                  <c:v>-12.141311849999999</c:v>
                </c:pt>
                <c:pt idx="483">
                  <c:v>-14.15154422</c:v>
                </c:pt>
                <c:pt idx="484">
                  <c:v>-16.35345135</c:v>
                </c:pt>
                <c:pt idx="485">
                  <c:v>-18.6187188</c:v>
                </c:pt>
                <c:pt idx="486">
                  <c:v>-20.818306570000001</c:v>
                </c:pt>
                <c:pt idx="487">
                  <c:v>-22.926798139999999</c:v>
                </c:pt>
                <c:pt idx="488">
                  <c:v>-24.91214987</c:v>
                </c:pt>
                <c:pt idx="489">
                  <c:v>-26.707643999999998</c:v>
                </c:pt>
                <c:pt idx="490">
                  <c:v>-28.33425836</c:v>
                </c:pt>
                <c:pt idx="491">
                  <c:v>-29.907728890000001</c:v>
                </c:pt>
                <c:pt idx="492">
                  <c:v>-31.380520189999999</c:v>
                </c:pt>
                <c:pt idx="493">
                  <c:v>-32.662641669999999</c:v>
                </c:pt>
                <c:pt idx="494">
                  <c:v>-33.754733530000003</c:v>
                </c:pt>
                <c:pt idx="495">
                  <c:v>-34.686872319999999</c:v>
                </c:pt>
                <c:pt idx="496">
                  <c:v>-35.30230332</c:v>
                </c:pt>
                <c:pt idx="497">
                  <c:v>-35.552762530000003</c:v>
                </c:pt>
                <c:pt idx="498">
                  <c:v>-35.423024499999997</c:v>
                </c:pt>
                <c:pt idx="499">
                  <c:v>-34.953005910000002</c:v>
                </c:pt>
                <c:pt idx="500">
                  <c:v>-34.187433210000002</c:v>
                </c:pt>
                <c:pt idx="501">
                  <c:v>-33.186531989999999</c:v>
                </c:pt>
                <c:pt idx="502">
                  <c:v>-31.97632557</c:v>
                </c:pt>
                <c:pt idx="503">
                  <c:v>-30.524207019999999</c:v>
                </c:pt>
                <c:pt idx="504">
                  <c:v>-28.754548379999999</c:v>
                </c:pt>
                <c:pt idx="505">
                  <c:v>-26.590433990000001</c:v>
                </c:pt>
                <c:pt idx="506">
                  <c:v>-23.994390809999999</c:v>
                </c:pt>
                <c:pt idx="507">
                  <c:v>-20.96997679</c:v>
                </c:pt>
                <c:pt idx="508">
                  <c:v>-17.629419380000002</c:v>
                </c:pt>
                <c:pt idx="509">
                  <c:v>-14.22600409</c:v>
                </c:pt>
                <c:pt idx="510">
                  <c:v>-10.923847070000001</c:v>
                </c:pt>
                <c:pt idx="511">
                  <c:v>-7.8240918669999999</c:v>
                </c:pt>
                <c:pt idx="512">
                  <c:v>-4.8846844090000001</c:v>
                </c:pt>
                <c:pt idx="513">
                  <c:v>-2.0247047810000001</c:v>
                </c:pt>
                <c:pt idx="514">
                  <c:v>0.83117061400000003</c:v>
                </c:pt>
                <c:pt idx="515">
                  <c:v>3.7483820419999998</c:v>
                </c:pt>
                <c:pt idx="516">
                  <c:v>6.6989335810000004</c:v>
                </c:pt>
                <c:pt idx="517">
                  <c:v>9.5573810300000002</c:v>
                </c:pt>
                <c:pt idx="518">
                  <c:v>12.22505043</c:v>
                </c:pt>
                <c:pt idx="519">
                  <c:v>14.560184980000001</c:v>
                </c:pt>
                <c:pt idx="520">
                  <c:v>16.544914940000002</c:v>
                </c:pt>
                <c:pt idx="521">
                  <c:v>18.227798</c:v>
                </c:pt>
                <c:pt idx="522">
                  <c:v>19.744653880000001</c:v>
                </c:pt>
                <c:pt idx="523">
                  <c:v>21.34606788</c:v>
                </c:pt>
                <c:pt idx="524">
                  <c:v>22.969666289999999</c:v>
                </c:pt>
                <c:pt idx="525">
                  <c:v>24.11891382</c:v>
                </c:pt>
                <c:pt idx="526">
                  <c:v>24.62803302</c:v>
                </c:pt>
                <c:pt idx="527">
                  <c:v>24.86538242</c:v>
                </c:pt>
                <c:pt idx="528">
                  <c:v>25.280456699999998</c:v>
                </c:pt>
                <c:pt idx="529">
                  <c:v>25.830862119999999</c:v>
                </c:pt>
                <c:pt idx="530">
                  <c:v>26.249610440000001</c:v>
                </c:pt>
                <c:pt idx="531">
                  <c:v>26.489541930000001</c:v>
                </c:pt>
                <c:pt idx="532">
                  <c:v>26.628434129999999</c:v>
                </c:pt>
                <c:pt idx="533">
                  <c:v>26.665807829999999</c:v>
                </c:pt>
                <c:pt idx="534">
                  <c:v>26.51983379</c:v>
                </c:pt>
                <c:pt idx="535">
                  <c:v>26.128944319999999</c:v>
                </c:pt>
                <c:pt idx="536">
                  <c:v>25.57281073</c:v>
                </c:pt>
                <c:pt idx="537">
                  <c:v>25.04636902</c:v>
                </c:pt>
                <c:pt idx="538">
                  <c:v>24.643431939999999</c:v>
                </c:pt>
                <c:pt idx="539">
                  <c:v>24.270858839999999</c:v>
                </c:pt>
                <c:pt idx="540">
                  <c:v>23.836605559999999</c:v>
                </c:pt>
                <c:pt idx="541">
                  <c:v>23.33245625</c:v>
                </c:pt>
                <c:pt idx="542">
                  <c:v>22.725281119999998</c:v>
                </c:pt>
                <c:pt idx="543">
                  <c:v>22.014972140000001</c:v>
                </c:pt>
                <c:pt idx="544">
                  <c:v>21.276969999999999</c:v>
                </c:pt>
                <c:pt idx="545">
                  <c:v>20.579010520000001</c:v>
                </c:pt>
                <c:pt idx="546">
                  <c:v>19.95551807</c:v>
                </c:pt>
                <c:pt idx="547">
                  <c:v>19.407589550000001</c:v>
                </c:pt>
                <c:pt idx="548">
                  <c:v>18.87208678</c:v>
                </c:pt>
                <c:pt idx="549">
                  <c:v>18.257642579999999</c:v>
                </c:pt>
                <c:pt idx="550">
                  <c:v>17.546343010000001</c:v>
                </c:pt>
                <c:pt idx="551">
                  <c:v>16.744811049999999</c:v>
                </c:pt>
                <c:pt idx="552">
                  <c:v>15.856636030000001</c:v>
                </c:pt>
                <c:pt idx="553">
                  <c:v>14.883696090000001</c:v>
                </c:pt>
                <c:pt idx="554">
                  <c:v>13.865816410000001</c:v>
                </c:pt>
                <c:pt idx="555">
                  <c:v>12.828018520000001</c:v>
                </c:pt>
                <c:pt idx="556">
                  <c:v>11.775429089999999</c:v>
                </c:pt>
                <c:pt idx="557">
                  <c:v>10.69052157</c:v>
                </c:pt>
                <c:pt idx="558">
                  <c:v>9.5658903940000002</c:v>
                </c:pt>
                <c:pt idx="559">
                  <c:v>8.3256669859999999</c:v>
                </c:pt>
                <c:pt idx="560">
                  <c:v>6.8001341460000004</c:v>
                </c:pt>
                <c:pt idx="561">
                  <c:v>4.8512796829999996</c:v>
                </c:pt>
                <c:pt idx="562">
                  <c:v>2.4173289900000001</c:v>
                </c:pt>
                <c:pt idx="563">
                  <c:v>-0.43962046999999999</c:v>
                </c:pt>
                <c:pt idx="564">
                  <c:v>-3.5209475609999998</c:v>
                </c:pt>
                <c:pt idx="565">
                  <c:v>-6.6232368700000004</c:v>
                </c:pt>
                <c:pt idx="566">
                  <c:v>-9.5938083519999999</c:v>
                </c:pt>
                <c:pt idx="567">
                  <c:v>-12.347341070000001</c:v>
                </c:pt>
                <c:pt idx="568">
                  <c:v>-14.91000614</c:v>
                </c:pt>
                <c:pt idx="569">
                  <c:v>-17.37995802</c:v>
                </c:pt>
                <c:pt idx="570">
                  <c:v>-19.87483464</c:v>
                </c:pt>
                <c:pt idx="571">
                  <c:v>-22.56857565</c:v>
                </c:pt>
                <c:pt idx="572">
                  <c:v>-25.605156449999999</c:v>
                </c:pt>
                <c:pt idx="573">
                  <c:v>-28.93930143</c:v>
                </c:pt>
                <c:pt idx="574">
                  <c:v>-32.385980920000002</c:v>
                </c:pt>
                <c:pt idx="575">
                  <c:v>-35.736564299999998</c:v>
                </c:pt>
                <c:pt idx="576">
                  <c:v>-38.905394010000002</c:v>
                </c:pt>
                <c:pt idx="577">
                  <c:v>-41.773128730000003</c:v>
                </c:pt>
                <c:pt idx="578">
                  <c:v>-44.283564220000002</c:v>
                </c:pt>
                <c:pt idx="579">
                  <c:v>-46.370978389999998</c:v>
                </c:pt>
                <c:pt idx="580">
                  <c:v>-48.079538890000002</c:v>
                </c:pt>
                <c:pt idx="581">
                  <c:v>-49.497345750000001</c:v>
                </c:pt>
                <c:pt idx="582">
                  <c:v>-50.659665009999998</c:v>
                </c:pt>
                <c:pt idx="583">
                  <c:v>-51.562396849999999</c:v>
                </c:pt>
                <c:pt idx="584">
                  <c:v>-52.290200540000001</c:v>
                </c:pt>
                <c:pt idx="585">
                  <c:v>-52.922749379999999</c:v>
                </c:pt>
                <c:pt idx="586">
                  <c:v>-53.516533619999997</c:v>
                </c:pt>
                <c:pt idx="587">
                  <c:v>-54.122772820000002</c:v>
                </c:pt>
                <c:pt idx="588">
                  <c:v>-54.765119210000002</c:v>
                </c:pt>
                <c:pt idx="589">
                  <c:v>-55.429649759999997</c:v>
                </c:pt>
                <c:pt idx="590">
                  <c:v>-56.063690530000002</c:v>
                </c:pt>
                <c:pt idx="591">
                  <c:v>-56.63166056</c:v>
                </c:pt>
                <c:pt idx="592">
                  <c:v>-57.093670750000001</c:v>
                </c:pt>
                <c:pt idx="593">
                  <c:v>-57.420401429999998</c:v>
                </c:pt>
                <c:pt idx="594">
                  <c:v>-57.53199292</c:v>
                </c:pt>
                <c:pt idx="595">
                  <c:v>-57.348416950000001</c:v>
                </c:pt>
                <c:pt idx="596">
                  <c:v>-56.743443489999997</c:v>
                </c:pt>
                <c:pt idx="597">
                  <c:v>-55.592992760000001</c:v>
                </c:pt>
                <c:pt idx="598">
                  <c:v>-53.817176119999999</c:v>
                </c:pt>
                <c:pt idx="599">
                  <c:v>-51.3674429</c:v>
                </c:pt>
                <c:pt idx="600">
                  <c:v>-48.317440320000003</c:v>
                </c:pt>
                <c:pt idx="601">
                  <c:v>-44.809180410000003</c:v>
                </c:pt>
                <c:pt idx="602">
                  <c:v>-40.943937210000001</c:v>
                </c:pt>
                <c:pt idx="603">
                  <c:v>-36.792945719999999</c:v>
                </c:pt>
                <c:pt idx="604">
                  <c:v>-32.465759030000001</c:v>
                </c:pt>
                <c:pt idx="605">
                  <c:v>-28.043351909999998</c:v>
                </c:pt>
                <c:pt idx="606">
                  <c:v>-23.599909650000001</c:v>
                </c:pt>
                <c:pt idx="607">
                  <c:v>-19.20292486</c:v>
                </c:pt>
                <c:pt idx="608">
                  <c:v>-14.9009479</c:v>
                </c:pt>
                <c:pt idx="609">
                  <c:v>-10.73191666</c:v>
                </c:pt>
                <c:pt idx="610">
                  <c:v>-6.7229822080000003</c:v>
                </c:pt>
                <c:pt idx="611">
                  <c:v>-2.9138667040000001</c:v>
                </c:pt>
                <c:pt idx="612">
                  <c:v>0.71182313100000005</c:v>
                </c:pt>
                <c:pt idx="613">
                  <c:v>4.0941208079999996</c:v>
                </c:pt>
                <c:pt idx="614">
                  <c:v>7.1925621719999997</c:v>
                </c:pt>
                <c:pt idx="615">
                  <c:v>9.9549943279999997</c:v>
                </c:pt>
                <c:pt idx="616">
                  <c:v>12.381955120000001</c:v>
                </c:pt>
                <c:pt idx="617">
                  <c:v>14.501040679999999</c:v>
                </c:pt>
                <c:pt idx="618">
                  <c:v>16.355573289999999</c:v>
                </c:pt>
                <c:pt idx="619">
                  <c:v>17.9857847</c:v>
                </c:pt>
                <c:pt idx="620">
                  <c:v>19.429751469999999</c:v>
                </c:pt>
                <c:pt idx="621">
                  <c:v>20.586440540000002</c:v>
                </c:pt>
                <c:pt idx="622">
                  <c:v>21.28915877</c:v>
                </c:pt>
                <c:pt idx="623">
                  <c:v>21.689704970000001</c:v>
                </c:pt>
                <c:pt idx="624">
                  <c:v>21.873946549999999</c:v>
                </c:pt>
                <c:pt idx="625">
                  <c:v>21.836554660000001</c:v>
                </c:pt>
                <c:pt idx="626">
                  <c:v>21.54297167</c:v>
                </c:pt>
                <c:pt idx="627">
                  <c:v>20.853619049999999</c:v>
                </c:pt>
                <c:pt idx="628">
                  <c:v>19.806602030000001</c:v>
                </c:pt>
                <c:pt idx="629">
                  <c:v>18.626996510000001</c:v>
                </c:pt>
                <c:pt idx="630">
                  <c:v>17.562058260000001</c:v>
                </c:pt>
                <c:pt idx="631">
                  <c:v>16.80964934</c:v>
                </c:pt>
                <c:pt idx="632">
                  <c:v>16.432428569999999</c:v>
                </c:pt>
                <c:pt idx="633">
                  <c:v>16.35507698</c:v>
                </c:pt>
                <c:pt idx="634">
                  <c:v>16.385764699999999</c:v>
                </c:pt>
                <c:pt idx="635">
                  <c:v>16.35108138</c:v>
                </c:pt>
                <c:pt idx="636">
                  <c:v>16.223977479999999</c:v>
                </c:pt>
                <c:pt idx="637">
                  <c:v>16.080294930000001</c:v>
                </c:pt>
                <c:pt idx="638">
                  <c:v>15.978044949999999</c:v>
                </c:pt>
                <c:pt idx="639">
                  <c:v>15.90286719</c:v>
                </c:pt>
                <c:pt idx="640">
                  <c:v>15.80198371</c:v>
                </c:pt>
                <c:pt idx="641">
                  <c:v>15.67317899</c:v>
                </c:pt>
                <c:pt idx="642">
                  <c:v>15.479397069999999</c:v>
                </c:pt>
                <c:pt idx="643">
                  <c:v>15.196915669999999</c:v>
                </c:pt>
                <c:pt idx="644">
                  <c:v>14.79110614</c:v>
                </c:pt>
                <c:pt idx="645">
                  <c:v>14.287440589999999</c:v>
                </c:pt>
                <c:pt idx="646">
                  <c:v>13.7472742</c:v>
                </c:pt>
                <c:pt idx="647">
                  <c:v>13.154260600000001</c:v>
                </c:pt>
                <c:pt idx="648">
                  <c:v>12.504192509999999</c:v>
                </c:pt>
                <c:pt idx="649">
                  <c:v>11.80133198</c:v>
                </c:pt>
                <c:pt idx="650">
                  <c:v>11.020093920000001</c:v>
                </c:pt>
                <c:pt idx="651">
                  <c:v>10.132644239999999</c:v>
                </c:pt>
                <c:pt idx="652">
                  <c:v>9.0699853739999998</c:v>
                </c:pt>
                <c:pt idx="653">
                  <c:v>7.7814981059999999</c:v>
                </c:pt>
                <c:pt idx="654">
                  <c:v>6.2892482840000001</c:v>
                </c:pt>
                <c:pt idx="655">
                  <c:v>4.6273341390000002</c:v>
                </c:pt>
                <c:pt idx="656">
                  <c:v>2.8352600360000002</c:v>
                </c:pt>
                <c:pt idx="657">
                  <c:v>0.98879103499999998</c:v>
                </c:pt>
                <c:pt idx="658">
                  <c:v>-0.85927910600000001</c:v>
                </c:pt>
                <c:pt idx="659">
                  <c:v>-2.6910557430000002</c:v>
                </c:pt>
                <c:pt idx="660">
                  <c:v>-4.5143958089999998</c:v>
                </c:pt>
                <c:pt idx="661">
                  <c:v>-6.3439553320000002</c:v>
                </c:pt>
                <c:pt idx="662">
                  <c:v>-8.2524250860000006</c:v>
                </c:pt>
                <c:pt idx="663">
                  <c:v>-10.33119834</c:v>
                </c:pt>
                <c:pt idx="664">
                  <c:v>-12.638940079999999</c:v>
                </c:pt>
                <c:pt idx="665">
                  <c:v>-15.191919560000001</c:v>
                </c:pt>
                <c:pt idx="666">
                  <c:v>-17.941678079999999</c:v>
                </c:pt>
                <c:pt idx="667">
                  <c:v>-20.811216219999999</c:v>
                </c:pt>
                <c:pt idx="668">
                  <c:v>-23.756153340000001</c:v>
                </c:pt>
                <c:pt idx="669">
                  <c:v>-26.70946399</c:v>
                </c:pt>
                <c:pt idx="670">
                  <c:v>-29.624933429999999</c:v>
                </c:pt>
                <c:pt idx="671">
                  <c:v>-32.490899200000001</c:v>
                </c:pt>
                <c:pt idx="672">
                  <c:v>-35.273064560000002</c:v>
                </c:pt>
                <c:pt idx="673">
                  <c:v>-38.011572110000003</c:v>
                </c:pt>
                <c:pt idx="674">
                  <c:v>-40.72272701</c:v>
                </c:pt>
                <c:pt idx="675">
                  <c:v>-43.40081807</c:v>
                </c:pt>
                <c:pt idx="676">
                  <c:v>-46.045879499999998</c:v>
                </c:pt>
                <c:pt idx="677">
                  <c:v>-48.671670290000002</c:v>
                </c:pt>
                <c:pt idx="678">
                  <c:v>-51.27519023</c:v>
                </c:pt>
                <c:pt idx="679">
                  <c:v>-53.817753080000003</c:v>
                </c:pt>
                <c:pt idx="680">
                  <c:v>-56.251014759999997</c:v>
                </c:pt>
                <c:pt idx="681">
                  <c:v>-58.482695909999997</c:v>
                </c:pt>
                <c:pt idx="682">
                  <c:v>-60.466940129999998</c:v>
                </c:pt>
                <c:pt idx="683">
                  <c:v>-62.189783749999997</c:v>
                </c:pt>
                <c:pt idx="684">
                  <c:v>-63.630154689999998</c:v>
                </c:pt>
                <c:pt idx="685">
                  <c:v>-64.823348319999994</c:v>
                </c:pt>
                <c:pt idx="686">
                  <c:v>-65.782947010000001</c:v>
                </c:pt>
                <c:pt idx="687">
                  <c:v>-66.509447510000001</c:v>
                </c:pt>
                <c:pt idx="688">
                  <c:v>-66.974485220000005</c:v>
                </c:pt>
                <c:pt idx="689">
                  <c:v>-67.123202660000004</c:v>
                </c:pt>
                <c:pt idx="690">
                  <c:v>-66.894058079999994</c:v>
                </c:pt>
                <c:pt idx="691">
                  <c:v>-66.202934380000002</c:v>
                </c:pt>
                <c:pt idx="692">
                  <c:v>-64.972638529999998</c:v>
                </c:pt>
                <c:pt idx="693">
                  <c:v>-63.099473140000001</c:v>
                </c:pt>
                <c:pt idx="694">
                  <c:v>-60.557609820000003</c:v>
                </c:pt>
                <c:pt idx="695">
                  <c:v>-57.469345820000001</c:v>
                </c:pt>
                <c:pt idx="696">
                  <c:v>-53.969780710000002</c:v>
                </c:pt>
                <c:pt idx="697">
                  <c:v>-50.152329450000003</c:v>
                </c:pt>
                <c:pt idx="698">
                  <c:v>-45.99389</c:v>
                </c:pt>
                <c:pt idx="699">
                  <c:v>-41.356650379999998</c:v>
                </c:pt>
                <c:pt idx="700">
                  <c:v>-36.095693519999998</c:v>
                </c:pt>
                <c:pt idx="701">
                  <c:v>-30.125967249999999</c:v>
                </c:pt>
                <c:pt idx="702">
                  <c:v>-23.4946302</c:v>
                </c:pt>
                <c:pt idx="703">
                  <c:v>-16.401406160000001</c:v>
                </c:pt>
                <c:pt idx="704">
                  <c:v>-9.0991299940000001</c:v>
                </c:pt>
                <c:pt idx="705">
                  <c:v>-1.8664271539999999</c:v>
                </c:pt>
                <c:pt idx="706">
                  <c:v>5.066810909</c:v>
                </c:pt>
                <c:pt idx="707">
                  <c:v>11.55214561</c:v>
                </c:pt>
                <c:pt idx="708">
                  <c:v>17.62519958</c:v>
                </c:pt>
                <c:pt idx="709">
                  <c:v>23.388985590000001</c:v>
                </c:pt>
                <c:pt idx="710">
                  <c:v>28.885679979999999</c:v>
                </c:pt>
                <c:pt idx="711">
                  <c:v>34.163735440000004</c:v>
                </c:pt>
                <c:pt idx="712">
                  <c:v>39.243904870000001</c:v>
                </c:pt>
                <c:pt idx="713">
                  <c:v>44.05312859</c:v>
                </c:pt>
                <c:pt idx="714">
                  <c:v>48.46185474</c:v>
                </c:pt>
                <c:pt idx="715">
                  <c:v>51.996286040000001</c:v>
                </c:pt>
                <c:pt idx="716">
                  <c:v>53.936255279999997</c:v>
                </c:pt>
                <c:pt idx="717">
                  <c:v>54.2652024</c:v>
                </c:pt>
                <c:pt idx="718">
                  <c:v>53.84956339</c:v>
                </c:pt>
                <c:pt idx="719">
                  <c:v>53.481802899999998</c:v>
                </c:pt>
                <c:pt idx="720">
                  <c:v>53.647684959999999</c:v>
                </c:pt>
                <c:pt idx="721">
                  <c:v>54.204746780000001</c:v>
                </c:pt>
                <c:pt idx="722">
                  <c:v>54.774265069999998</c:v>
                </c:pt>
                <c:pt idx="723">
                  <c:v>55.039477230000003</c:v>
                </c:pt>
                <c:pt idx="724">
                  <c:v>54.825676780000002</c:v>
                </c:pt>
                <c:pt idx="725">
                  <c:v>54.132998350000001</c:v>
                </c:pt>
                <c:pt idx="726">
                  <c:v>53.144386699999998</c:v>
                </c:pt>
                <c:pt idx="727">
                  <c:v>52.045245749999999</c:v>
                </c:pt>
                <c:pt idx="728">
                  <c:v>50.902987830000001</c:v>
                </c:pt>
                <c:pt idx="729">
                  <c:v>49.721169869999997</c:v>
                </c:pt>
                <c:pt idx="730">
                  <c:v>48.543453900000003</c:v>
                </c:pt>
                <c:pt idx="731">
                  <c:v>47.415576100000003</c:v>
                </c:pt>
                <c:pt idx="732">
                  <c:v>46.328735559999998</c:v>
                </c:pt>
                <c:pt idx="733">
                  <c:v>45.215885010000001</c:v>
                </c:pt>
                <c:pt idx="734">
                  <c:v>43.99729009</c:v>
                </c:pt>
                <c:pt idx="735">
                  <c:v>42.66556568</c:v>
                </c:pt>
                <c:pt idx="736">
                  <c:v>41.26997617</c:v>
                </c:pt>
                <c:pt idx="737">
                  <c:v>39.855702610000002</c:v>
                </c:pt>
                <c:pt idx="738">
                  <c:v>38.414404169999997</c:v>
                </c:pt>
                <c:pt idx="739">
                  <c:v>36.947415589999999</c:v>
                </c:pt>
                <c:pt idx="740">
                  <c:v>35.436007400000001</c:v>
                </c:pt>
                <c:pt idx="741">
                  <c:v>33.825846370000001</c:v>
                </c:pt>
                <c:pt idx="742">
                  <c:v>32.06505044</c:v>
                </c:pt>
                <c:pt idx="743">
                  <c:v>30.162372309999999</c:v>
                </c:pt>
                <c:pt idx="744">
                  <c:v>28.196832489999998</c:v>
                </c:pt>
                <c:pt idx="745">
                  <c:v>26.177019319999999</c:v>
                </c:pt>
                <c:pt idx="746">
                  <c:v>24.058861350000001</c:v>
                </c:pt>
                <c:pt idx="747">
                  <c:v>21.79760709</c:v>
                </c:pt>
                <c:pt idx="748">
                  <c:v>19.339464299999999</c:v>
                </c:pt>
                <c:pt idx="749">
                  <c:v>16.641722399999999</c:v>
                </c:pt>
                <c:pt idx="750">
                  <c:v>13.72977427</c:v>
                </c:pt>
                <c:pt idx="751">
                  <c:v>10.640535</c:v>
                </c:pt>
                <c:pt idx="752">
                  <c:v>7.4193427639999996</c:v>
                </c:pt>
                <c:pt idx="753">
                  <c:v>4.1935143090000002</c:v>
                </c:pt>
                <c:pt idx="754">
                  <c:v>1.0673073829999999</c:v>
                </c:pt>
                <c:pt idx="755">
                  <c:v>-2.0210143450000002</c:v>
                </c:pt>
                <c:pt idx="756">
                  <c:v>-5.1175091779999997</c:v>
                </c:pt>
                <c:pt idx="757">
                  <c:v>-8.2478444540000009</c:v>
                </c:pt>
                <c:pt idx="758">
                  <c:v>-11.466973449999999</c:v>
                </c:pt>
                <c:pt idx="759">
                  <c:v>-14.807838840000001</c:v>
                </c:pt>
                <c:pt idx="760">
                  <c:v>-18.260238340000001</c:v>
                </c:pt>
                <c:pt idx="761">
                  <c:v>-21.81569133</c:v>
                </c:pt>
                <c:pt idx="762">
                  <c:v>-25.414272950000001</c:v>
                </c:pt>
                <c:pt idx="763">
                  <c:v>-28.96197557</c:v>
                </c:pt>
                <c:pt idx="764">
                  <c:v>-32.337249440000001</c:v>
                </c:pt>
                <c:pt idx="765">
                  <c:v>-35.465252069999998</c:v>
                </c:pt>
                <c:pt idx="766">
                  <c:v>-38.394653589999997</c:v>
                </c:pt>
                <c:pt idx="767">
                  <c:v>-41.144124609999999</c:v>
                </c:pt>
                <c:pt idx="768">
                  <c:v>-43.737844860000003</c:v>
                </c:pt>
                <c:pt idx="769">
                  <c:v>-46.169148100000001</c:v>
                </c:pt>
                <c:pt idx="770">
                  <c:v>-48.412129299999997</c:v>
                </c:pt>
                <c:pt idx="771">
                  <c:v>-50.45446836</c:v>
                </c:pt>
                <c:pt idx="772">
                  <c:v>-52.319266069999998</c:v>
                </c:pt>
                <c:pt idx="773">
                  <c:v>-54.035755770000002</c:v>
                </c:pt>
                <c:pt idx="774">
                  <c:v>-55.610584809999999</c:v>
                </c:pt>
                <c:pt idx="775">
                  <c:v>-56.988884400000003</c:v>
                </c:pt>
                <c:pt idx="776">
                  <c:v>-58.087464930000003</c:v>
                </c:pt>
                <c:pt idx="777">
                  <c:v>-58.89045685</c:v>
                </c:pt>
                <c:pt idx="778">
                  <c:v>-59.439597249999998</c:v>
                </c:pt>
                <c:pt idx="779">
                  <c:v>-59.731720430000003</c:v>
                </c:pt>
                <c:pt idx="780">
                  <c:v>-59.751227659999998</c:v>
                </c:pt>
                <c:pt idx="781">
                  <c:v>-59.400301130000003</c:v>
                </c:pt>
                <c:pt idx="782">
                  <c:v>-58.47859948</c:v>
                </c:pt>
                <c:pt idx="783">
                  <c:v>-56.849343070000003</c:v>
                </c:pt>
                <c:pt idx="784">
                  <c:v>-54.421081890000004</c:v>
                </c:pt>
                <c:pt idx="785">
                  <c:v>-51.229694690000002</c:v>
                </c:pt>
                <c:pt idx="786">
                  <c:v>-47.328535479999999</c:v>
                </c:pt>
                <c:pt idx="787">
                  <c:v>-42.784811490000003</c:v>
                </c:pt>
                <c:pt idx="788">
                  <c:v>-37.693667580000003</c:v>
                </c:pt>
                <c:pt idx="789">
                  <c:v>-32.174871289999999</c:v>
                </c:pt>
                <c:pt idx="790">
                  <c:v>-26.368165279999999</c:v>
                </c:pt>
                <c:pt idx="791">
                  <c:v>-20.423465239999999</c:v>
                </c:pt>
                <c:pt idx="792">
                  <c:v>-14.47485187</c:v>
                </c:pt>
                <c:pt idx="793">
                  <c:v>-8.6210077359999993</c:v>
                </c:pt>
                <c:pt idx="794">
                  <c:v>-2.9334193210000001</c:v>
                </c:pt>
                <c:pt idx="795">
                  <c:v>2.5141362850000002</c:v>
                </c:pt>
                <c:pt idx="796">
                  <c:v>7.7129851790000004</c:v>
                </c:pt>
                <c:pt idx="797">
                  <c:v>12.670564540000001</c:v>
                </c:pt>
                <c:pt idx="798">
                  <c:v>17.349967830000001</c:v>
                </c:pt>
                <c:pt idx="799">
                  <c:v>21.734956109999999</c:v>
                </c:pt>
                <c:pt idx="800">
                  <c:v>25.710042390000002</c:v>
                </c:pt>
                <c:pt idx="801">
                  <c:v>29.28263488</c:v>
                </c:pt>
                <c:pt idx="802">
                  <c:v>32.605874040000003</c:v>
                </c:pt>
                <c:pt idx="803">
                  <c:v>35.775025360000001</c:v>
                </c:pt>
                <c:pt idx="804">
                  <c:v>38.78057201</c:v>
                </c:pt>
                <c:pt idx="805">
                  <c:v>41.245951689999998</c:v>
                </c:pt>
                <c:pt idx="806">
                  <c:v>42.487351320000002</c:v>
                </c:pt>
                <c:pt idx="807">
                  <c:v>42.250574229999998</c:v>
                </c:pt>
                <c:pt idx="808">
                  <c:v>41.378845869999999</c:v>
                </c:pt>
                <c:pt idx="809">
                  <c:v>41.015696749999996</c:v>
                </c:pt>
                <c:pt idx="810">
                  <c:v>41.507825339999997</c:v>
                </c:pt>
                <c:pt idx="811">
                  <c:v>42.41126371</c:v>
                </c:pt>
                <c:pt idx="812">
                  <c:v>43.141608589999997</c:v>
                </c:pt>
                <c:pt idx="813">
                  <c:v>43.406813419999999</c:v>
                </c:pt>
                <c:pt idx="814">
                  <c:v>43.328831389999998</c:v>
                </c:pt>
                <c:pt idx="815">
                  <c:v>43.154092030000001</c:v>
                </c:pt>
                <c:pt idx="816">
                  <c:v>42.992563730000001</c:v>
                </c:pt>
                <c:pt idx="817">
                  <c:v>42.688003729999998</c:v>
                </c:pt>
                <c:pt idx="818">
                  <c:v>42.020566240000001</c:v>
                </c:pt>
                <c:pt idx="819">
                  <c:v>40.970641989999997</c:v>
                </c:pt>
                <c:pt idx="820">
                  <c:v>39.748021569999999</c:v>
                </c:pt>
                <c:pt idx="821">
                  <c:v>38.635350619999997</c:v>
                </c:pt>
                <c:pt idx="822">
                  <c:v>37.667774989999998</c:v>
                </c:pt>
                <c:pt idx="823">
                  <c:v>36.796406650000002</c:v>
                </c:pt>
                <c:pt idx="824">
                  <c:v>35.946046580000001</c:v>
                </c:pt>
                <c:pt idx="825">
                  <c:v>35.102271680000001</c:v>
                </c:pt>
                <c:pt idx="826">
                  <c:v>34.27439107</c:v>
                </c:pt>
                <c:pt idx="827">
                  <c:v>33.403668770000003</c:v>
                </c:pt>
                <c:pt idx="828">
                  <c:v>32.379064110000002</c:v>
                </c:pt>
                <c:pt idx="829">
                  <c:v>31.094326850000002</c:v>
                </c:pt>
                <c:pt idx="830">
                  <c:v>29.466423809999998</c:v>
                </c:pt>
                <c:pt idx="831">
                  <c:v>27.453898559999999</c:v>
                </c:pt>
                <c:pt idx="832">
                  <c:v>25.177493729999998</c:v>
                </c:pt>
                <c:pt idx="833">
                  <c:v>22.82235631</c:v>
                </c:pt>
                <c:pt idx="834">
                  <c:v>20.572384410000002</c:v>
                </c:pt>
                <c:pt idx="835">
                  <c:v>18.542185280000002</c:v>
                </c:pt>
                <c:pt idx="836">
                  <c:v>16.729976690000001</c:v>
                </c:pt>
                <c:pt idx="837">
                  <c:v>15.058612419999999</c:v>
                </c:pt>
                <c:pt idx="838">
                  <c:v>13.400548629999999</c:v>
                </c:pt>
                <c:pt idx="839">
                  <c:v>11.63821368</c:v>
                </c:pt>
                <c:pt idx="840">
                  <c:v>9.7168944840000009</c:v>
                </c:pt>
                <c:pt idx="841">
                  <c:v>7.626232474</c:v>
                </c:pt>
                <c:pt idx="842">
                  <c:v>5.3120239649999998</c:v>
                </c:pt>
                <c:pt idx="843">
                  <c:v>2.7622786860000001</c:v>
                </c:pt>
                <c:pt idx="844">
                  <c:v>4.0683032000000001E-2</c:v>
                </c:pt>
                <c:pt idx="845">
                  <c:v>-2.803674209</c:v>
                </c:pt>
                <c:pt idx="846">
                  <c:v>-5.6903867049999999</c:v>
                </c:pt>
                <c:pt idx="847">
                  <c:v>-8.5420155500000003</c:v>
                </c:pt>
                <c:pt idx="848">
                  <c:v>-11.354431180000001</c:v>
                </c:pt>
                <c:pt idx="849">
                  <c:v>-14.115129960000001</c:v>
                </c:pt>
                <c:pt idx="850">
                  <c:v>-16.806601579999999</c:v>
                </c:pt>
                <c:pt idx="851">
                  <c:v>-19.414522829999999</c:v>
                </c:pt>
                <c:pt idx="852">
                  <c:v>-21.927707550000001</c:v>
                </c:pt>
                <c:pt idx="853">
                  <c:v>-24.36746394</c:v>
                </c:pt>
                <c:pt idx="854">
                  <c:v>-26.75752258</c:v>
                </c:pt>
                <c:pt idx="855">
                  <c:v>-29.17892539</c:v>
                </c:pt>
                <c:pt idx="856">
                  <c:v>-31.680527399999999</c:v>
                </c:pt>
                <c:pt idx="857">
                  <c:v>-34.282987110000001</c:v>
                </c:pt>
                <c:pt idx="858">
                  <c:v>-37.01034525</c:v>
                </c:pt>
                <c:pt idx="859">
                  <c:v>-39.840073779999997</c:v>
                </c:pt>
                <c:pt idx="860">
                  <c:v>-42.697216230000002</c:v>
                </c:pt>
                <c:pt idx="861">
                  <c:v>-45.524001179999999</c:v>
                </c:pt>
                <c:pt idx="862">
                  <c:v>-48.262907179999999</c:v>
                </c:pt>
                <c:pt idx="863">
                  <c:v>-50.87576988</c:v>
                </c:pt>
                <c:pt idx="864">
                  <c:v>-53.346529439999998</c:v>
                </c:pt>
                <c:pt idx="865">
                  <c:v>-55.687333109999997</c:v>
                </c:pt>
                <c:pt idx="866">
                  <c:v>-57.945957970000002</c:v>
                </c:pt>
                <c:pt idx="867">
                  <c:v>-60.106371510000002</c:v>
                </c:pt>
                <c:pt idx="868">
                  <c:v>-62.124626380000002</c:v>
                </c:pt>
                <c:pt idx="869">
                  <c:v>-63.97236307</c:v>
                </c:pt>
                <c:pt idx="870">
                  <c:v>-65.600129710000004</c:v>
                </c:pt>
                <c:pt idx="871">
                  <c:v>-66.873203419999996</c:v>
                </c:pt>
                <c:pt idx="872">
                  <c:v>-67.629542049999998</c:v>
                </c:pt>
                <c:pt idx="873">
                  <c:v>-67.728721010000001</c:v>
                </c:pt>
                <c:pt idx="874">
                  <c:v>-67.049508630000005</c:v>
                </c:pt>
                <c:pt idx="875">
                  <c:v>-65.517417570000006</c:v>
                </c:pt>
                <c:pt idx="876">
                  <c:v>-63.108653080000003</c:v>
                </c:pt>
                <c:pt idx="877">
                  <c:v>-59.89349636</c:v>
                </c:pt>
                <c:pt idx="878">
                  <c:v>-56.022703229999998</c:v>
                </c:pt>
                <c:pt idx="879">
                  <c:v>-51.689745549999998</c:v>
                </c:pt>
                <c:pt idx="880">
                  <c:v>-47.065516219999999</c:v>
                </c:pt>
                <c:pt idx="881">
                  <c:v>-42.213422289999997</c:v>
                </c:pt>
                <c:pt idx="882">
                  <c:v>-37.132437330000002</c:v>
                </c:pt>
                <c:pt idx="883">
                  <c:v>-31.772377479999999</c:v>
                </c:pt>
                <c:pt idx="884">
                  <c:v>-26.074200350000002</c:v>
                </c:pt>
                <c:pt idx="885">
                  <c:v>-19.999383640000001</c:v>
                </c:pt>
                <c:pt idx="886">
                  <c:v>-13.601722069999999</c:v>
                </c:pt>
                <c:pt idx="887">
                  <c:v>-7.03662397</c:v>
                </c:pt>
                <c:pt idx="888">
                  <c:v>-0.467245191</c:v>
                </c:pt>
                <c:pt idx="889">
                  <c:v>5.9394396929999997</c:v>
                </c:pt>
                <c:pt idx="890">
                  <c:v>12.05893844</c:v>
                </c:pt>
                <c:pt idx="891">
                  <c:v>17.824620889999998</c:v>
                </c:pt>
                <c:pt idx="892">
                  <c:v>23.126421449999999</c:v>
                </c:pt>
                <c:pt idx="893">
                  <c:v>27.845558919999998</c:v>
                </c:pt>
                <c:pt idx="894">
                  <c:v>31.89771447</c:v>
                </c:pt>
                <c:pt idx="895">
                  <c:v>35.24362</c:v>
                </c:pt>
                <c:pt idx="896">
                  <c:v>37.764405959999998</c:v>
                </c:pt>
                <c:pt idx="897">
                  <c:v>39.3069329</c:v>
                </c:pt>
                <c:pt idx="898">
                  <c:v>40.313159460000001</c:v>
                </c:pt>
                <c:pt idx="899">
                  <c:v>41.506693869999999</c:v>
                </c:pt>
                <c:pt idx="900">
                  <c:v>43.114884429999996</c:v>
                </c:pt>
                <c:pt idx="901">
                  <c:v>44.898244239999997</c:v>
                </c:pt>
                <c:pt idx="902">
                  <c:v>46.361771900000001</c:v>
                </c:pt>
                <c:pt idx="903">
                  <c:v>46.951059280000003</c:v>
                </c:pt>
                <c:pt idx="904">
                  <c:v>46.7015958</c:v>
                </c:pt>
                <c:pt idx="905">
                  <c:v>46.045748060000001</c:v>
                </c:pt>
                <c:pt idx="906">
                  <c:v>45.344295500000001</c:v>
                </c:pt>
                <c:pt idx="907">
                  <c:v>44.795034649999998</c:v>
                </c:pt>
                <c:pt idx="908">
                  <c:v>44.505900140000001</c:v>
                </c:pt>
                <c:pt idx="909">
                  <c:v>44.363412930000003</c:v>
                </c:pt>
                <c:pt idx="910">
                  <c:v>44.107057449999999</c:v>
                </c:pt>
                <c:pt idx="911">
                  <c:v>43.470062800000001</c:v>
                </c:pt>
                <c:pt idx="912">
                  <c:v>42.537832170000001</c:v>
                </c:pt>
                <c:pt idx="913">
                  <c:v>41.501930430000002</c:v>
                </c:pt>
                <c:pt idx="914">
                  <c:v>40.506998619999997</c:v>
                </c:pt>
                <c:pt idx="915">
                  <c:v>39.57093656</c:v>
                </c:pt>
                <c:pt idx="916">
                  <c:v>38.720670589999997</c:v>
                </c:pt>
                <c:pt idx="917">
                  <c:v>37.956295400000002</c:v>
                </c:pt>
                <c:pt idx="918">
                  <c:v>37.251636750000003</c:v>
                </c:pt>
                <c:pt idx="919">
                  <c:v>36.586171460000003</c:v>
                </c:pt>
                <c:pt idx="920">
                  <c:v>35.923952669999998</c:v>
                </c:pt>
                <c:pt idx="921">
                  <c:v>35.264081740000002</c:v>
                </c:pt>
                <c:pt idx="922">
                  <c:v>34.622860799999998</c:v>
                </c:pt>
                <c:pt idx="923">
                  <c:v>33.948066420000004</c:v>
                </c:pt>
                <c:pt idx="924">
                  <c:v>33.203283339999999</c:v>
                </c:pt>
                <c:pt idx="925">
                  <c:v>32.469164149999997</c:v>
                </c:pt>
                <c:pt idx="926">
                  <c:v>31.77069599</c:v>
                </c:pt>
                <c:pt idx="927">
                  <c:v>31.039463309999999</c:v>
                </c:pt>
                <c:pt idx="928">
                  <c:v>30.194193940000002</c:v>
                </c:pt>
                <c:pt idx="929">
                  <c:v>29.236511100000001</c:v>
                </c:pt>
                <c:pt idx="930">
                  <c:v>28.167376820000001</c:v>
                </c:pt>
                <c:pt idx="931">
                  <c:v>26.911964019999999</c:v>
                </c:pt>
                <c:pt idx="932">
                  <c:v>25.397015840000002</c:v>
                </c:pt>
                <c:pt idx="933">
                  <c:v>23.65167417</c:v>
                </c:pt>
                <c:pt idx="934">
                  <c:v>21.756611540000002</c:v>
                </c:pt>
                <c:pt idx="935">
                  <c:v>19.705192369999999</c:v>
                </c:pt>
                <c:pt idx="936">
                  <c:v>17.4726958</c:v>
                </c:pt>
                <c:pt idx="937">
                  <c:v>15.08112603</c:v>
                </c:pt>
                <c:pt idx="938">
                  <c:v>12.56393937</c:v>
                </c:pt>
                <c:pt idx="939">
                  <c:v>9.9514714410000007</c:v>
                </c:pt>
                <c:pt idx="940">
                  <c:v>7.2217734919999996</c:v>
                </c:pt>
                <c:pt idx="941">
                  <c:v>4.3520918220000002</c:v>
                </c:pt>
                <c:pt idx="942">
                  <c:v>1.3846380060000001</c:v>
                </c:pt>
                <c:pt idx="943">
                  <c:v>-1.552258755</c:v>
                </c:pt>
                <c:pt idx="944">
                  <c:v>-4.4149416989999999</c:v>
                </c:pt>
                <c:pt idx="945">
                  <c:v>-7.214844705</c:v>
                </c:pt>
                <c:pt idx="946">
                  <c:v>-10.012596370000001</c:v>
                </c:pt>
                <c:pt idx="947">
                  <c:v>-12.8536594</c:v>
                </c:pt>
                <c:pt idx="948">
                  <c:v>-15.764115719999999</c:v>
                </c:pt>
                <c:pt idx="949">
                  <c:v>-18.738938699999999</c:v>
                </c:pt>
                <c:pt idx="950">
                  <c:v>-21.777096449999998</c:v>
                </c:pt>
                <c:pt idx="951">
                  <c:v>-24.830281639999999</c:v>
                </c:pt>
                <c:pt idx="952">
                  <c:v>-27.860874989999999</c:v>
                </c:pt>
                <c:pt idx="953">
                  <c:v>-30.786778429999998</c:v>
                </c:pt>
                <c:pt idx="954">
                  <c:v>-33.542680519999998</c:v>
                </c:pt>
                <c:pt idx="955">
                  <c:v>-36.162123110000003</c:v>
                </c:pt>
                <c:pt idx="956">
                  <c:v>-38.773045629999999</c:v>
                </c:pt>
                <c:pt idx="957">
                  <c:v>-41.46748667</c:v>
                </c:pt>
                <c:pt idx="958">
                  <c:v>-44.266152439999999</c:v>
                </c:pt>
                <c:pt idx="959">
                  <c:v>-47.136136430000001</c:v>
                </c:pt>
                <c:pt idx="960">
                  <c:v>-50.00999272</c:v>
                </c:pt>
                <c:pt idx="961">
                  <c:v>-52.776493170000002</c:v>
                </c:pt>
                <c:pt idx="962">
                  <c:v>-55.337125559999997</c:v>
                </c:pt>
                <c:pt idx="963">
                  <c:v>-57.596633009999998</c:v>
                </c:pt>
                <c:pt idx="964">
                  <c:v>-59.531268590000003</c:v>
                </c:pt>
                <c:pt idx="965">
                  <c:v>-61.142838599999997</c:v>
                </c:pt>
                <c:pt idx="966">
                  <c:v>-62.428198109999997</c:v>
                </c:pt>
                <c:pt idx="967">
                  <c:v>-63.399762469999999</c:v>
                </c:pt>
                <c:pt idx="968">
                  <c:v>-64.073674980000007</c:v>
                </c:pt>
                <c:pt idx="969">
                  <c:v>-64.462919499999998</c:v>
                </c:pt>
                <c:pt idx="970">
                  <c:v>-64.575343290000006</c:v>
                </c:pt>
                <c:pt idx="971">
                  <c:v>-64.389313079999994</c:v>
                </c:pt>
                <c:pt idx="972">
                  <c:v>-63.836619519999999</c:v>
                </c:pt>
                <c:pt idx="973">
                  <c:v>-62.833134489999999</c:v>
                </c:pt>
                <c:pt idx="974">
                  <c:v>-61.378182099999997</c:v>
                </c:pt>
                <c:pt idx="975">
                  <c:v>-59.50670796</c:v>
                </c:pt>
                <c:pt idx="976">
                  <c:v>-57.265507399999997</c:v>
                </c:pt>
                <c:pt idx="977">
                  <c:v>-54.738415230000001</c:v>
                </c:pt>
                <c:pt idx="978">
                  <c:v>-52.052837109999999</c:v>
                </c:pt>
                <c:pt idx="979">
                  <c:v>-49.306105119999998</c:v>
                </c:pt>
                <c:pt idx="980">
                  <c:v>-46.5844928</c:v>
                </c:pt>
                <c:pt idx="981">
                  <c:v>-43.875493149999997</c:v>
                </c:pt>
                <c:pt idx="982">
                  <c:v>-41.05830632</c:v>
                </c:pt>
                <c:pt idx="983">
                  <c:v>-38.019596020000002</c:v>
                </c:pt>
                <c:pt idx="984">
                  <c:v>-34.69943748</c:v>
                </c:pt>
                <c:pt idx="985">
                  <c:v>-31.098855650000001</c:v>
                </c:pt>
                <c:pt idx="986">
                  <c:v>-27.289772209999999</c:v>
                </c:pt>
              </c:numCache>
            </c:numRef>
          </c:val>
          <c:smooth val="0"/>
          <c:extLst>
            <c:ext xmlns:c16="http://schemas.microsoft.com/office/drawing/2014/chart" uri="{C3380CC4-5D6E-409C-BE32-E72D297353CC}">
              <c16:uniqueId val="{00000002-C193-4440-A001-D2B789CF4113}"/>
            </c:ext>
          </c:extLst>
        </c:ser>
        <c:dLbls>
          <c:showLegendKey val="0"/>
          <c:showVal val="0"/>
          <c:showCatName val="0"/>
          <c:showSerName val="0"/>
          <c:showPercent val="0"/>
          <c:showBubbleSize val="0"/>
        </c:dLbls>
        <c:smooth val="0"/>
        <c:axId val="489334912"/>
        <c:axId val="489335240"/>
      </c:lineChart>
      <c:catAx>
        <c:axId val="48933491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5240"/>
        <c:crosses val="autoZero"/>
        <c:auto val="1"/>
        <c:lblAlgn val="ctr"/>
        <c:lblOffset val="100"/>
        <c:noMultiLvlLbl val="0"/>
      </c:catAx>
      <c:valAx>
        <c:axId val="489335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933491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Cyroscope changes</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test.xlsx]Sheet1'!$F$1</c:f>
              <c:strCache>
                <c:ptCount val="1"/>
                <c:pt idx="0">
                  <c:v>X_gyro</c:v>
                </c:pt>
              </c:strCache>
            </c:strRef>
          </c:tx>
          <c:spPr>
            <a:ln w="28575" cap="rnd">
              <a:solidFill>
                <a:schemeClr val="accent1"/>
              </a:solidFill>
              <a:round/>
            </a:ln>
            <a:effectLst/>
          </c:spPr>
          <c:marker>
            <c:symbol val="none"/>
          </c:marker>
          <c:val>
            <c:numRef>
              <c:f>'[fusion test.xlsx]Sheet1'!$F$2:$F$691</c:f>
              <c:numCache>
                <c:formatCode>General</c:formatCode>
                <c:ptCount val="690"/>
                <c:pt idx="0">
                  <c:v>-0.14663399999999999</c:v>
                </c:pt>
                <c:pt idx="1">
                  <c:v>-0.15382899999999999</c:v>
                </c:pt>
                <c:pt idx="2">
                  <c:v>-9.6780000000000005E-2</c:v>
                </c:pt>
                <c:pt idx="3">
                  <c:v>-0.25762499999999999</c:v>
                </c:pt>
                <c:pt idx="4">
                  <c:v>-0.21901300000000001</c:v>
                </c:pt>
                <c:pt idx="5">
                  <c:v>-0.34856399999999998</c:v>
                </c:pt>
                <c:pt idx="6">
                  <c:v>0.137876</c:v>
                </c:pt>
                <c:pt idx="7">
                  <c:v>0.31290899999999999</c:v>
                </c:pt>
                <c:pt idx="8">
                  <c:v>4.4183E-2</c:v>
                </c:pt>
                <c:pt idx="9">
                  <c:v>1.8837E-2</c:v>
                </c:pt>
                <c:pt idx="10">
                  <c:v>-2.3522999999999999E-2</c:v>
                </c:pt>
                <c:pt idx="11">
                  <c:v>-2.9923999999999999E-2</c:v>
                </c:pt>
                <c:pt idx="12">
                  <c:v>2.5366E-2</c:v>
                </c:pt>
                <c:pt idx="13">
                  <c:v>0.10846799999999999</c:v>
                </c:pt>
                <c:pt idx="14">
                  <c:v>0.13483300000000001</c:v>
                </c:pt>
                <c:pt idx="15">
                  <c:v>0.12756100000000001</c:v>
                </c:pt>
                <c:pt idx="16">
                  <c:v>-0.13877</c:v>
                </c:pt>
                <c:pt idx="17">
                  <c:v>-7.4813000000000004E-2</c:v>
                </c:pt>
                <c:pt idx="18">
                  <c:v>0.36297699999999999</c:v>
                </c:pt>
                <c:pt idx="19">
                  <c:v>0.60579899999999998</c:v>
                </c:pt>
                <c:pt idx="20">
                  <c:v>-6.4321000000000003E-2</c:v>
                </c:pt>
                <c:pt idx="21">
                  <c:v>-0.219557</c:v>
                </c:pt>
                <c:pt idx="22">
                  <c:v>0.123511</c:v>
                </c:pt>
                <c:pt idx="23">
                  <c:v>0.62853599999999998</c:v>
                </c:pt>
                <c:pt idx="24">
                  <c:v>0.63631300000000002</c:v>
                </c:pt>
                <c:pt idx="25">
                  <c:v>0.65482899999999999</c:v>
                </c:pt>
                <c:pt idx="26">
                  <c:v>-0.33442100000000002</c:v>
                </c:pt>
                <c:pt idx="27">
                  <c:v>-0.55047400000000002</c:v>
                </c:pt>
                <c:pt idx="28">
                  <c:v>-1.2570000000000001E-3</c:v>
                </c:pt>
                <c:pt idx="29">
                  <c:v>0.16815099999999999</c:v>
                </c:pt>
                <c:pt idx="30">
                  <c:v>7.9031000000000004E-2</c:v>
                </c:pt>
                <c:pt idx="31">
                  <c:v>0.14801900000000001</c:v>
                </c:pt>
                <c:pt idx="32">
                  <c:v>0.28640300000000002</c:v>
                </c:pt>
                <c:pt idx="33">
                  <c:v>0.69303400000000004</c:v>
                </c:pt>
                <c:pt idx="34">
                  <c:v>0.24506900000000001</c:v>
                </c:pt>
                <c:pt idx="35">
                  <c:v>0.351076</c:v>
                </c:pt>
                <c:pt idx="36">
                  <c:v>0.20477200000000001</c:v>
                </c:pt>
                <c:pt idx="37">
                  <c:v>0.49000500000000002</c:v>
                </c:pt>
                <c:pt idx="38">
                  <c:v>0.16090599999999999</c:v>
                </c:pt>
                <c:pt idx="39">
                  <c:v>8.5999000000000006E-2</c:v>
                </c:pt>
                <c:pt idx="40">
                  <c:v>-0.120271</c:v>
                </c:pt>
                <c:pt idx="41">
                  <c:v>-0.339173</c:v>
                </c:pt>
                <c:pt idx="42">
                  <c:v>-0.25660100000000002</c:v>
                </c:pt>
                <c:pt idx="43">
                  <c:v>-0.45763399999999999</c:v>
                </c:pt>
                <c:pt idx="44">
                  <c:v>-0.175207</c:v>
                </c:pt>
                <c:pt idx="45">
                  <c:v>-0.44522200000000001</c:v>
                </c:pt>
                <c:pt idx="46">
                  <c:v>-0.590171</c:v>
                </c:pt>
                <c:pt idx="47">
                  <c:v>-1.184833</c:v>
                </c:pt>
                <c:pt idx="48">
                  <c:v>-8.8443999999999995E-2</c:v>
                </c:pt>
                <c:pt idx="49">
                  <c:v>0.57417899999999999</c:v>
                </c:pt>
                <c:pt idx="50">
                  <c:v>0.55241799999999996</c:v>
                </c:pt>
                <c:pt idx="51">
                  <c:v>0.484574</c:v>
                </c:pt>
                <c:pt idx="52">
                  <c:v>-0.49398500000000001</c:v>
                </c:pt>
                <c:pt idx="53">
                  <c:v>-1.4368570000000001</c:v>
                </c:pt>
                <c:pt idx="54">
                  <c:v>-1.135929</c:v>
                </c:pt>
                <c:pt idx="55">
                  <c:v>-2.1382059999999998</c:v>
                </c:pt>
                <c:pt idx="56">
                  <c:v>-0.83616000000000001</c:v>
                </c:pt>
                <c:pt idx="57">
                  <c:v>-1.6544939999999999</c:v>
                </c:pt>
                <c:pt idx="58">
                  <c:v>-1.1351309999999999</c:v>
                </c:pt>
                <c:pt idx="59">
                  <c:v>-2.145194</c:v>
                </c:pt>
                <c:pt idx="60">
                  <c:v>-0.63137799999999999</c:v>
                </c:pt>
                <c:pt idx="61">
                  <c:v>-0.90008500000000002</c:v>
                </c:pt>
                <c:pt idx="62">
                  <c:v>-0.32314799999999999</c:v>
                </c:pt>
                <c:pt idx="63">
                  <c:v>-1.058395</c:v>
                </c:pt>
                <c:pt idx="64">
                  <c:v>-1.1211599999999999</c:v>
                </c:pt>
                <c:pt idx="65">
                  <c:v>-2.6102300000000001</c:v>
                </c:pt>
                <c:pt idx="66">
                  <c:v>-1.445246</c:v>
                </c:pt>
                <c:pt idx="67">
                  <c:v>-3.0952099999999998</c:v>
                </c:pt>
                <c:pt idx="68">
                  <c:v>-2.5194049999999999</c:v>
                </c:pt>
                <c:pt idx="69">
                  <c:v>-5.9086210000000001</c:v>
                </c:pt>
                <c:pt idx="70">
                  <c:v>-3.2790080000000001</c:v>
                </c:pt>
                <c:pt idx="71">
                  <c:v>-5.7074949999999998</c:v>
                </c:pt>
                <c:pt idx="72">
                  <c:v>-1.834517</c:v>
                </c:pt>
                <c:pt idx="73">
                  <c:v>-3.7926989999999998</c:v>
                </c:pt>
                <c:pt idx="74">
                  <c:v>-2.2955830000000002</c:v>
                </c:pt>
                <c:pt idx="75">
                  <c:v>-4.6724249999999996</c:v>
                </c:pt>
                <c:pt idx="76">
                  <c:v>-1.8186420000000001</c:v>
                </c:pt>
                <c:pt idx="77">
                  <c:v>-2.7816550000000002</c:v>
                </c:pt>
                <c:pt idx="78">
                  <c:v>-0.71478200000000003</c:v>
                </c:pt>
                <c:pt idx="79">
                  <c:v>-2.21549</c:v>
                </c:pt>
                <c:pt idx="80">
                  <c:v>-1.733239</c:v>
                </c:pt>
                <c:pt idx="81">
                  <c:v>-2.8924979999999998</c:v>
                </c:pt>
                <c:pt idx="82">
                  <c:v>-0.57474999999999998</c:v>
                </c:pt>
                <c:pt idx="83">
                  <c:v>-1.0239020000000001</c:v>
                </c:pt>
                <c:pt idx="84">
                  <c:v>-0.63636899999999996</c:v>
                </c:pt>
                <c:pt idx="85">
                  <c:v>-1.307877</c:v>
                </c:pt>
                <c:pt idx="86">
                  <c:v>-0.54648699999999995</c:v>
                </c:pt>
                <c:pt idx="87">
                  <c:v>-0.70411800000000002</c:v>
                </c:pt>
                <c:pt idx="88">
                  <c:v>-1.0549999999999999E-3</c:v>
                </c:pt>
                <c:pt idx="89">
                  <c:v>-0.168989</c:v>
                </c:pt>
                <c:pt idx="90">
                  <c:v>-0.15299599999999999</c:v>
                </c:pt>
                <c:pt idx="91">
                  <c:v>0.12684599999999999</c:v>
                </c:pt>
                <c:pt idx="92">
                  <c:v>0.712673</c:v>
                </c:pt>
                <c:pt idx="93">
                  <c:v>1.5281130000000001</c:v>
                </c:pt>
                <c:pt idx="94">
                  <c:v>0.62610699999999997</c:v>
                </c:pt>
                <c:pt idx="95">
                  <c:v>1.1525259999999999</c:v>
                </c:pt>
                <c:pt idx="96">
                  <c:v>0.56069199999999997</c:v>
                </c:pt>
                <c:pt idx="97">
                  <c:v>0.80623199999999995</c:v>
                </c:pt>
                <c:pt idx="98">
                  <c:v>-0.207092</c:v>
                </c:pt>
                <c:pt idx="99">
                  <c:v>-0.86434500000000003</c:v>
                </c:pt>
                <c:pt idx="100">
                  <c:v>-1.2379199999999999</c:v>
                </c:pt>
                <c:pt idx="101">
                  <c:v>-2.7284600000000001</c:v>
                </c:pt>
                <c:pt idx="102">
                  <c:v>-1.5863389999999999</c:v>
                </c:pt>
                <c:pt idx="103">
                  <c:v>-3.4128379999999998</c:v>
                </c:pt>
                <c:pt idx="104">
                  <c:v>-2.289882</c:v>
                </c:pt>
                <c:pt idx="105">
                  <c:v>-5.0160840000000002</c:v>
                </c:pt>
                <c:pt idx="106">
                  <c:v>-2.8624510000000001</c:v>
                </c:pt>
                <c:pt idx="107">
                  <c:v>-5.9539970000000002</c:v>
                </c:pt>
                <c:pt idx="108">
                  <c:v>-3.8112620000000001</c:v>
                </c:pt>
                <c:pt idx="109">
                  <c:v>-8.1926079999999999</c:v>
                </c:pt>
                <c:pt idx="110">
                  <c:v>-4.4758690000000003</c:v>
                </c:pt>
                <c:pt idx="111">
                  <c:v>-8.8973689999999994</c:v>
                </c:pt>
                <c:pt idx="112">
                  <c:v>-4.700812</c:v>
                </c:pt>
                <c:pt idx="113">
                  <c:v>-9.9468859999999992</c:v>
                </c:pt>
                <c:pt idx="114">
                  <c:v>-5.5058499999999997</c:v>
                </c:pt>
                <c:pt idx="115">
                  <c:v>-10.694511</c:v>
                </c:pt>
                <c:pt idx="116">
                  <c:v>-4.9829020000000002</c:v>
                </c:pt>
                <c:pt idx="117">
                  <c:v>-9.9431150000000006</c:v>
                </c:pt>
                <c:pt idx="118">
                  <c:v>-4.5832319999999998</c:v>
                </c:pt>
                <c:pt idx="119">
                  <c:v>-8.4270940000000003</c:v>
                </c:pt>
                <c:pt idx="120">
                  <c:v>-2.9579529999999998</c:v>
                </c:pt>
                <c:pt idx="121">
                  <c:v>-5.1743399999999999</c:v>
                </c:pt>
                <c:pt idx="122">
                  <c:v>-1.8718570000000001</c:v>
                </c:pt>
                <c:pt idx="123">
                  <c:v>-3.1984650000000001</c:v>
                </c:pt>
                <c:pt idx="124">
                  <c:v>-0.42594100000000001</c:v>
                </c:pt>
                <c:pt idx="125">
                  <c:v>-0.34141100000000002</c:v>
                </c:pt>
                <c:pt idx="126">
                  <c:v>-6.7720000000000002E-3</c:v>
                </c:pt>
                <c:pt idx="127">
                  <c:v>-5.5434999999999998E-2</c:v>
                </c:pt>
                <c:pt idx="128">
                  <c:v>0.461947</c:v>
                </c:pt>
                <c:pt idx="129">
                  <c:v>1.333162</c:v>
                </c:pt>
                <c:pt idx="130">
                  <c:v>0.50138899999999997</c:v>
                </c:pt>
                <c:pt idx="131">
                  <c:v>0.83192100000000002</c:v>
                </c:pt>
                <c:pt idx="132">
                  <c:v>0.965831</c:v>
                </c:pt>
                <c:pt idx="133">
                  <c:v>2.9040240000000002</c:v>
                </c:pt>
                <c:pt idx="134">
                  <c:v>2.7964000000000002</c:v>
                </c:pt>
                <c:pt idx="135">
                  <c:v>5.2215020000000001</c:v>
                </c:pt>
                <c:pt idx="136">
                  <c:v>2.5128059999999999</c:v>
                </c:pt>
                <c:pt idx="137">
                  <c:v>6.5904059999999998</c:v>
                </c:pt>
                <c:pt idx="138">
                  <c:v>5.2687179999999998</c:v>
                </c:pt>
                <c:pt idx="139">
                  <c:v>9.7764720000000001</c:v>
                </c:pt>
                <c:pt idx="140">
                  <c:v>4.0803219999999998</c:v>
                </c:pt>
                <c:pt idx="141">
                  <c:v>10.15992</c:v>
                </c:pt>
                <c:pt idx="142">
                  <c:v>8.8056859999999997</c:v>
                </c:pt>
                <c:pt idx="143">
                  <c:v>16.02168</c:v>
                </c:pt>
                <c:pt idx="144">
                  <c:v>4.5476830000000001</c:v>
                </c:pt>
                <c:pt idx="145">
                  <c:v>8.7797450000000001</c:v>
                </c:pt>
                <c:pt idx="146">
                  <c:v>6.4657799999999996</c:v>
                </c:pt>
                <c:pt idx="147">
                  <c:v>13.642550999999999</c:v>
                </c:pt>
                <c:pt idx="148">
                  <c:v>6.4061510000000004</c:v>
                </c:pt>
                <c:pt idx="149">
                  <c:v>11.351452</c:v>
                </c:pt>
                <c:pt idx="150">
                  <c:v>3.6726909999999999</c:v>
                </c:pt>
                <c:pt idx="151">
                  <c:v>6.8226800000000001</c:v>
                </c:pt>
                <c:pt idx="152">
                  <c:v>2.9686710000000001</c:v>
                </c:pt>
                <c:pt idx="153">
                  <c:v>5.3519600000000001</c:v>
                </c:pt>
                <c:pt idx="154">
                  <c:v>1.384755</c:v>
                </c:pt>
                <c:pt idx="155">
                  <c:v>2.1846809999999999</c:v>
                </c:pt>
                <c:pt idx="156">
                  <c:v>0.55115400000000003</c:v>
                </c:pt>
                <c:pt idx="157">
                  <c:v>1.07199</c:v>
                </c:pt>
                <c:pt idx="158">
                  <c:v>2.5165E-2</c:v>
                </c:pt>
                <c:pt idx="159">
                  <c:v>-0.73117799999999999</c:v>
                </c:pt>
                <c:pt idx="160">
                  <c:v>-1.131402</c:v>
                </c:pt>
                <c:pt idx="161">
                  <c:v>-2.4684089999999999</c:v>
                </c:pt>
                <c:pt idx="162">
                  <c:v>-1.7382040000000001</c:v>
                </c:pt>
                <c:pt idx="163">
                  <c:v>-3.8726400000000001</c:v>
                </c:pt>
                <c:pt idx="164">
                  <c:v>-2.48773</c:v>
                </c:pt>
                <c:pt idx="165">
                  <c:v>-5.3916729999999999</c:v>
                </c:pt>
                <c:pt idx="166">
                  <c:v>-3.3032330000000001</c:v>
                </c:pt>
                <c:pt idx="167">
                  <c:v>-7.0283990000000003</c:v>
                </c:pt>
                <c:pt idx="168">
                  <c:v>-3.940499</c:v>
                </c:pt>
                <c:pt idx="169">
                  <c:v>-8.2769709999999996</c:v>
                </c:pt>
                <c:pt idx="170">
                  <c:v>-4.4767429999999999</c:v>
                </c:pt>
                <c:pt idx="171">
                  <c:v>-8.8047430000000002</c:v>
                </c:pt>
                <c:pt idx="172">
                  <c:v>-4.1045129999999999</c:v>
                </c:pt>
                <c:pt idx="173">
                  <c:v>-7.8862509999999997</c:v>
                </c:pt>
                <c:pt idx="174">
                  <c:v>-3.809301</c:v>
                </c:pt>
                <c:pt idx="175">
                  <c:v>-8.1215679999999999</c:v>
                </c:pt>
                <c:pt idx="176">
                  <c:v>-4.4296119999999997</c:v>
                </c:pt>
                <c:pt idx="177">
                  <c:v>-8.573283</c:v>
                </c:pt>
                <c:pt idx="178">
                  <c:v>-4.0467779999999998</c:v>
                </c:pt>
                <c:pt idx="179">
                  <c:v>-8.5122339999999994</c:v>
                </c:pt>
                <c:pt idx="180">
                  <c:v>-4.7768230000000003</c:v>
                </c:pt>
                <c:pt idx="181">
                  <c:v>-9.2429810000000003</c:v>
                </c:pt>
                <c:pt idx="182">
                  <c:v>-3.9639250000000001</c:v>
                </c:pt>
                <c:pt idx="183">
                  <c:v>-7.728955</c:v>
                </c:pt>
                <c:pt idx="184">
                  <c:v>-3.5989170000000001</c:v>
                </c:pt>
                <c:pt idx="185">
                  <c:v>-6.6862300000000001</c:v>
                </c:pt>
                <c:pt idx="186">
                  <c:v>-2.1821649999999999</c:v>
                </c:pt>
                <c:pt idx="187">
                  <c:v>-3.6351239999999998</c:v>
                </c:pt>
                <c:pt idx="188">
                  <c:v>-0.92525999999999997</c:v>
                </c:pt>
                <c:pt idx="189">
                  <c:v>-1.56009</c:v>
                </c:pt>
                <c:pt idx="190">
                  <c:v>-0.18987599999999999</c:v>
                </c:pt>
                <c:pt idx="191">
                  <c:v>4.4448000000000001E-2</c:v>
                </c:pt>
                <c:pt idx="192">
                  <c:v>-0.14685899999999999</c:v>
                </c:pt>
                <c:pt idx="193">
                  <c:v>-0.50468100000000005</c:v>
                </c:pt>
                <c:pt idx="194">
                  <c:v>0.30264000000000002</c:v>
                </c:pt>
                <c:pt idx="195">
                  <c:v>2.3403700000000001</c:v>
                </c:pt>
                <c:pt idx="196">
                  <c:v>2.6472690000000001</c:v>
                </c:pt>
                <c:pt idx="197">
                  <c:v>4.7524420000000003</c:v>
                </c:pt>
                <c:pt idx="198">
                  <c:v>2.7393320000000001</c:v>
                </c:pt>
                <c:pt idx="199">
                  <c:v>7.8527269999999998</c:v>
                </c:pt>
                <c:pt idx="200">
                  <c:v>6.2170259999999997</c:v>
                </c:pt>
                <c:pt idx="201">
                  <c:v>11.186870000000001</c:v>
                </c:pt>
                <c:pt idx="202">
                  <c:v>4.7547180000000004</c:v>
                </c:pt>
                <c:pt idx="203">
                  <c:v>12.524361000000001</c:v>
                </c:pt>
                <c:pt idx="204">
                  <c:v>9.3756269999999997</c:v>
                </c:pt>
                <c:pt idx="205">
                  <c:v>17.706185999999999</c:v>
                </c:pt>
                <c:pt idx="206">
                  <c:v>6.1820199999999996</c:v>
                </c:pt>
                <c:pt idx="207">
                  <c:v>11.63546</c:v>
                </c:pt>
                <c:pt idx="208">
                  <c:v>5.9770589999999997</c:v>
                </c:pt>
                <c:pt idx="209">
                  <c:v>11.367609</c:v>
                </c:pt>
                <c:pt idx="210">
                  <c:v>4.0854990000000004</c:v>
                </c:pt>
                <c:pt idx="211">
                  <c:v>6.8870480000000001</c:v>
                </c:pt>
                <c:pt idx="212">
                  <c:v>2.591421</c:v>
                </c:pt>
                <c:pt idx="213">
                  <c:v>6.1496979999999999</c:v>
                </c:pt>
                <c:pt idx="214">
                  <c:v>3.942488</c:v>
                </c:pt>
                <c:pt idx="215">
                  <c:v>7.2181189999999997</c:v>
                </c:pt>
                <c:pt idx="216">
                  <c:v>2.0430999999999999</c:v>
                </c:pt>
                <c:pt idx="217">
                  <c:v>3.028003</c:v>
                </c:pt>
                <c:pt idx="218">
                  <c:v>0.31725900000000001</c:v>
                </c:pt>
                <c:pt idx="219">
                  <c:v>0.50320100000000001</c:v>
                </c:pt>
                <c:pt idx="220">
                  <c:v>0.407914</c:v>
                </c:pt>
                <c:pt idx="221">
                  <c:v>0.64249900000000004</c:v>
                </c:pt>
                <c:pt idx="222">
                  <c:v>-0.54160799999999998</c:v>
                </c:pt>
                <c:pt idx="223">
                  <c:v>-1.7640640000000001</c:v>
                </c:pt>
                <c:pt idx="224">
                  <c:v>-1.4258710000000001</c:v>
                </c:pt>
                <c:pt idx="225">
                  <c:v>-2.88503</c:v>
                </c:pt>
                <c:pt idx="226">
                  <c:v>-2.2478899999999999</c:v>
                </c:pt>
                <c:pt idx="227">
                  <c:v>-5.6866510000000003</c:v>
                </c:pt>
                <c:pt idx="228">
                  <c:v>-3.8980489999999999</c:v>
                </c:pt>
                <c:pt idx="229">
                  <c:v>-7.7179919999999997</c:v>
                </c:pt>
                <c:pt idx="230">
                  <c:v>-3.6419630000000001</c:v>
                </c:pt>
                <c:pt idx="231">
                  <c:v>-7.574846</c:v>
                </c:pt>
                <c:pt idx="232">
                  <c:v>-5.0529489999999999</c:v>
                </c:pt>
                <c:pt idx="233">
                  <c:v>-10.577267000000001</c:v>
                </c:pt>
                <c:pt idx="234">
                  <c:v>-4.8067520000000004</c:v>
                </c:pt>
                <c:pt idx="235">
                  <c:v>-9.0522189999999991</c:v>
                </c:pt>
                <c:pt idx="236">
                  <c:v>-4.2801580000000001</c:v>
                </c:pt>
                <c:pt idx="237">
                  <c:v>-8.7920339999999992</c:v>
                </c:pt>
                <c:pt idx="238">
                  <c:v>-3.9862410000000001</c:v>
                </c:pt>
                <c:pt idx="239">
                  <c:v>-7.4033879999999996</c:v>
                </c:pt>
                <c:pt idx="240">
                  <c:v>-3.6754600000000002</c:v>
                </c:pt>
                <c:pt idx="241">
                  <c:v>-7.7882069999999999</c:v>
                </c:pt>
                <c:pt idx="242">
                  <c:v>-4.1907649999999999</c:v>
                </c:pt>
                <c:pt idx="243">
                  <c:v>-8.1132989999999996</c:v>
                </c:pt>
                <c:pt idx="244">
                  <c:v>-3.495892</c:v>
                </c:pt>
                <c:pt idx="245">
                  <c:v>-6.8029380000000002</c:v>
                </c:pt>
                <c:pt idx="246">
                  <c:v>-3.1675219999999999</c:v>
                </c:pt>
                <c:pt idx="247">
                  <c:v>-5.8465670000000003</c:v>
                </c:pt>
                <c:pt idx="248">
                  <c:v>-2.0499909999999999</c:v>
                </c:pt>
                <c:pt idx="249">
                  <c:v>-3.6776230000000001</c:v>
                </c:pt>
                <c:pt idx="250">
                  <c:v>-1.3191189999999999</c:v>
                </c:pt>
                <c:pt idx="251">
                  <c:v>-2.1927690000000002</c:v>
                </c:pt>
                <c:pt idx="252">
                  <c:v>-0.432286</c:v>
                </c:pt>
                <c:pt idx="253">
                  <c:v>-0.49857899999999999</c:v>
                </c:pt>
                <c:pt idx="254">
                  <c:v>-2.97E-3</c:v>
                </c:pt>
                <c:pt idx="255">
                  <c:v>-0.319326</c:v>
                </c:pt>
                <c:pt idx="256">
                  <c:v>-0.17127700000000001</c:v>
                </c:pt>
                <c:pt idx="257">
                  <c:v>1.3830210000000001</c:v>
                </c:pt>
                <c:pt idx="258">
                  <c:v>2.2302819999999999</c:v>
                </c:pt>
                <c:pt idx="259">
                  <c:v>3.3203640000000001</c:v>
                </c:pt>
                <c:pt idx="260">
                  <c:v>1.177494</c:v>
                </c:pt>
                <c:pt idx="261">
                  <c:v>5.5704380000000002</c:v>
                </c:pt>
                <c:pt idx="262">
                  <c:v>6.0668240000000004</c:v>
                </c:pt>
                <c:pt idx="263">
                  <c:v>10.816922999999999</c:v>
                </c:pt>
                <c:pt idx="264">
                  <c:v>3.7677079999999998</c:v>
                </c:pt>
                <c:pt idx="265">
                  <c:v>8.2253039999999995</c:v>
                </c:pt>
                <c:pt idx="266">
                  <c:v>6.898339</c:v>
                </c:pt>
                <c:pt idx="267">
                  <c:v>15.059623</c:v>
                </c:pt>
                <c:pt idx="268">
                  <c:v>7.3121660000000004</c:v>
                </c:pt>
                <c:pt idx="269">
                  <c:v>13.959781</c:v>
                </c:pt>
                <c:pt idx="270">
                  <c:v>6.1176959999999996</c:v>
                </c:pt>
                <c:pt idx="271">
                  <c:v>11.422090000000001</c:v>
                </c:pt>
                <c:pt idx="272">
                  <c:v>5.5568049999999998</c:v>
                </c:pt>
                <c:pt idx="273">
                  <c:v>11.4855</c:v>
                </c:pt>
                <c:pt idx="274">
                  <c:v>5.1806960000000002</c:v>
                </c:pt>
                <c:pt idx="275">
                  <c:v>8.8721960000000006</c:v>
                </c:pt>
                <c:pt idx="276">
                  <c:v>2.5779260000000002</c:v>
                </c:pt>
                <c:pt idx="277">
                  <c:v>4.5345050000000002</c:v>
                </c:pt>
                <c:pt idx="278">
                  <c:v>1.5127060000000001</c:v>
                </c:pt>
                <c:pt idx="279">
                  <c:v>2.1789679999999998</c:v>
                </c:pt>
                <c:pt idx="280">
                  <c:v>0.115999</c:v>
                </c:pt>
                <c:pt idx="281">
                  <c:v>-0.15520600000000001</c:v>
                </c:pt>
                <c:pt idx="282">
                  <c:v>-0.44557099999999999</c:v>
                </c:pt>
                <c:pt idx="283">
                  <c:v>-0.70561499999999999</c:v>
                </c:pt>
                <c:pt idx="284">
                  <c:v>-0.17229900000000001</c:v>
                </c:pt>
                <c:pt idx="285">
                  <c:v>-0.21953500000000001</c:v>
                </c:pt>
                <c:pt idx="286">
                  <c:v>8.2197999999999993E-2</c:v>
                </c:pt>
                <c:pt idx="287">
                  <c:v>0.25431599999999999</c:v>
                </c:pt>
                <c:pt idx="288">
                  <c:v>0.25244299999999997</c:v>
                </c:pt>
                <c:pt idx="289">
                  <c:v>0.341866</c:v>
                </c:pt>
                <c:pt idx="290">
                  <c:v>-0.40302900000000003</c:v>
                </c:pt>
                <c:pt idx="291">
                  <c:v>-1.501854</c:v>
                </c:pt>
                <c:pt idx="292">
                  <c:v>-1.5202279999999999</c:v>
                </c:pt>
                <c:pt idx="293">
                  <c:v>-3.0272250000000001</c:v>
                </c:pt>
                <c:pt idx="294">
                  <c:v>-1.940785</c:v>
                </c:pt>
                <c:pt idx="295">
                  <c:v>-4.9620280000000001</c:v>
                </c:pt>
                <c:pt idx="296">
                  <c:v>-4.1328560000000003</c:v>
                </c:pt>
                <c:pt idx="297">
                  <c:v>-8.6756589999999996</c:v>
                </c:pt>
                <c:pt idx="298">
                  <c:v>-4.173883</c:v>
                </c:pt>
                <c:pt idx="299">
                  <c:v>-8.1995179999999994</c:v>
                </c:pt>
                <c:pt idx="300">
                  <c:v>-4.3234399999999997</c:v>
                </c:pt>
                <c:pt idx="301">
                  <c:v>-9.0654079999999997</c:v>
                </c:pt>
                <c:pt idx="302">
                  <c:v>-4.5835949999999999</c:v>
                </c:pt>
                <c:pt idx="303">
                  <c:v>-8.8843750000000004</c:v>
                </c:pt>
                <c:pt idx="304">
                  <c:v>-4.4069729999999998</c:v>
                </c:pt>
                <c:pt idx="305">
                  <c:v>-9.3486309999999992</c:v>
                </c:pt>
                <c:pt idx="306">
                  <c:v>-5.1199880000000002</c:v>
                </c:pt>
                <c:pt idx="307">
                  <c:v>-9.9753249999999998</c:v>
                </c:pt>
                <c:pt idx="308">
                  <c:v>-4.5060719999999996</c:v>
                </c:pt>
                <c:pt idx="309">
                  <c:v>-9.0837909999999997</c:v>
                </c:pt>
                <c:pt idx="310">
                  <c:v>-5.0760540000000001</c:v>
                </c:pt>
                <c:pt idx="311">
                  <c:v>-9.9045439999999996</c:v>
                </c:pt>
                <c:pt idx="312">
                  <c:v>-4.0324689999999999</c:v>
                </c:pt>
                <c:pt idx="313">
                  <c:v>-7.5437839999999996</c:v>
                </c:pt>
                <c:pt idx="314">
                  <c:v>-3.4167990000000001</c:v>
                </c:pt>
                <c:pt idx="315">
                  <c:v>-6.5242610000000001</c:v>
                </c:pt>
                <c:pt idx="316">
                  <c:v>-2.4358749999999998</c:v>
                </c:pt>
                <c:pt idx="317">
                  <c:v>-4.1404529999999999</c:v>
                </c:pt>
                <c:pt idx="318">
                  <c:v>-1.501844</c:v>
                </c:pt>
                <c:pt idx="319">
                  <c:v>-2.881294</c:v>
                </c:pt>
                <c:pt idx="320">
                  <c:v>-0.85644600000000004</c:v>
                </c:pt>
                <c:pt idx="321">
                  <c:v>-1.0016849999999999</c:v>
                </c:pt>
                <c:pt idx="322">
                  <c:v>0.22153999999999999</c:v>
                </c:pt>
                <c:pt idx="323">
                  <c:v>0.41927900000000001</c:v>
                </c:pt>
                <c:pt idx="324">
                  <c:v>0.58840199999999998</c:v>
                </c:pt>
                <c:pt idx="325">
                  <c:v>2.0034930000000002</c:v>
                </c:pt>
                <c:pt idx="326">
                  <c:v>1.652493</c:v>
                </c:pt>
                <c:pt idx="327">
                  <c:v>2.758864</c:v>
                </c:pt>
                <c:pt idx="328">
                  <c:v>1.119256</c:v>
                </c:pt>
                <c:pt idx="329">
                  <c:v>3.4844439999999999</c:v>
                </c:pt>
                <c:pt idx="330">
                  <c:v>3.352411</c:v>
                </c:pt>
                <c:pt idx="331">
                  <c:v>6.3123899999999997</c:v>
                </c:pt>
                <c:pt idx="332">
                  <c:v>3.176374</c:v>
                </c:pt>
                <c:pt idx="333">
                  <c:v>7.8595579999999998</c:v>
                </c:pt>
                <c:pt idx="334">
                  <c:v>5.0910789999999997</c:v>
                </c:pt>
                <c:pt idx="335">
                  <c:v>9.2937619999999992</c:v>
                </c:pt>
                <c:pt idx="336">
                  <c:v>4.9790760000000001</c:v>
                </c:pt>
                <c:pt idx="337">
                  <c:v>11.154763000000001</c:v>
                </c:pt>
                <c:pt idx="338">
                  <c:v>6.6069509999999996</c:v>
                </c:pt>
                <c:pt idx="339">
                  <c:v>13.451924</c:v>
                </c:pt>
                <c:pt idx="340">
                  <c:v>7.1486400000000003</c:v>
                </c:pt>
                <c:pt idx="341">
                  <c:v>14.006214</c:v>
                </c:pt>
                <c:pt idx="342">
                  <c:v>5.7777320000000003</c:v>
                </c:pt>
                <c:pt idx="343">
                  <c:v>10.512651</c:v>
                </c:pt>
                <c:pt idx="344">
                  <c:v>3.876687</c:v>
                </c:pt>
                <c:pt idx="345">
                  <c:v>6.6767029999999998</c:v>
                </c:pt>
                <c:pt idx="346">
                  <c:v>1.5187250000000001</c:v>
                </c:pt>
                <c:pt idx="347">
                  <c:v>2.2858170000000002</c:v>
                </c:pt>
                <c:pt idx="348">
                  <c:v>0.355072</c:v>
                </c:pt>
                <c:pt idx="349">
                  <c:v>0.33054099999999997</c:v>
                </c:pt>
                <c:pt idx="350">
                  <c:v>-0.37348999999999999</c:v>
                </c:pt>
                <c:pt idx="351">
                  <c:v>-0.99759100000000001</c:v>
                </c:pt>
                <c:pt idx="352">
                  <c:v>-0.74491200000000002</c:v>
                </c:pt>
                <c:pt idx="353">
                  <c:v>-1.3094479999999999</c:v>
                </c:pt>
                <c:pt idx="354">
                  <c:v>-0.25532100000000002</c:v>
                </c:pt>
                <c:pt idx="355">
                  <c:v>-0.18869900000000001</c:v>
                </c:pt>
                <c:pt idx="356">
                  <c:v>0.50387400000000004</c:v>
                </c:pt>
                <c:pt idx="357">
                  <c:v>1.4063559999999999</c:v>
                </c:pt>
                <c:pt idx="358">
                  <c:v>1.077518</c:v>
                </c:pt>
                <c:pt idx="359">
                  <c:v>2.1475789999999999</c:v>
                </c:pt>
                <c:pt idx="360">
                  <c:v>0.69171899999999997</c:v>
                </c:pt>
                <c:pt idx="361">
                  <c:v>0.61715699999999996</c:v>
                </c:pt>
                <c:pt idx="362">
                  <c:v>-0.77884500000000001</c:v>
                </c:pt>
                <c:pt idx="363">
                  <c:v>-2.3462109999999998</c:v>
                </c:pt>
                <c:pt idx="364">
                  <c:v>-2.2411620000000001</c:v>
                </c:pt>
                <c:pt idx="365">
                  <c:v>-4.9542590000000004</c:v>
                </c:pt>
                <c:pt idx="366">
                  <c:v>-3.0321799999999999</c:v>
                </c:pt>
                <c:pt idx="367">
                  <c:v>-6.3100969999999998</c:v>
                </c:pt>
                <c:pt idx="368">
                  <c:v>-3.20987</c:v>
                </c:pt>
                <c:pt idx="369">
                  <c:v>-6.1925220000000003</c:v>
                </c:pt>
                <c:pt idx="370">
                  <c:v>-3.131729</c:v>
                </c:pt>
                <c:pt idx="371">
                  <c:v>-6.5250919999999999</c:v>
                </c:pt>
                <c:pt idx="372">
                  <c:v>-3.3823729999999999</c:v>
                </c:pt>
                <c:pt idx="373">
                  <c:v>-6.5932649999999997</c:v>
                </c:pt>
                <c:pt idx="374">
                  <c:v>-3.3632789999999999</c:v>
                </c:pt>
                <c:pt idx="375">
                  <c:v>-7.1543760000000001</c:v>
                </c:pt>
                <c:pt idx="376">
                  <c:v>-4.1227999999999998</c:v>
                </c:pt>
                <c:pt idx="377">
                  <c:v>-7.9297120000000003</c:v>
                </c:pt>
                <c:pt idx="378">
                  <c:v>-3.2717869999999998</c:v>
                </c:pt>
                <c:pt idx="379">
                  <c:v>-6.2947319999999998</c:v>
                </c:pt>
                <c:pt idx="380">
                  <c:v>-3.4627729999999999</c:v>
                </c:pt>
                <c:pt idx="381">
                  <c:v>-7.0207819999999996</c:v>
                </c:pt>
                <c:pt idx="382">
                  <c:v>-2.8811290000000001</c:v>
                </c:pt>
                <c:pt idx="383">
                  <c:v>-4.9758899999999997</c:v>
                </c:pt>
                <c:pt idx="384">
                  <c:v>-1.7258979999999999</c:v>
                </c:pt>
                <c:pt idx="385">
                  <c:v>-3.2273230000000002</c:v>
                </c:pt>
                <c:pt idx="386">
                  <c:v>-1.133589</c:v>
                </c:pt>
                <c:pt idx="387">
                  <c:v>-1.8453630000000001</c:v>
                </c:pt>
                <c:pt idx="388">
                  <c:v>-0.454287</c:v>
                </c:pt>
                <c:pt idx="389">
                  <c:v>-0.75544999999999995</c:v>
                </c:pt>
                <c:pt idx="390">
                  <c:v>-0.34078000000000003</c:v>
                </c:pt>
                <c:pt idx="391">
                  <c:v>-0.57364199999999999</c:v>
                </c:pt>
                <c:pt idx="392">
                  <c:v>0.30840099999999998</c:v>
                </c:pt>
                <c:pt idx="393">
                  <c:v>1.3910009999999999</c:v>
                </c:pt>
                <c:pt idx="394">
                  <c:v>1.443219</c:v>
                </c:pt>
                <c:pt idx="395">
                  <c:v>2.78437</c:v>
                </c:pt>
                <c:pt idx="396">
                  <c:v>1.8254619999999999</c:v>
                </c:pt>
                <c:pt idx="397">
                  <c:v>5.0082190000000004</c:v>
                </c:pt>
                <c:pt idx="398">
                  <c:v>4.0467040000000001</c:v>
                </c:pt>
                <c:pt idx="399">
                  <c:v>8.1261720000000004</c:v>
                </c:pt>
                <c:pt idx="400">
                  <c:v>4.7329869999999996</c:v>
                </c:pt>
                <c:pt idx="401">
                  <c:v>10.012729</c:v>
                </c:pt>
                <c:pt idx="402">
                  <c:v>4.828919</c:v>
                </c:pt>
                <c:pt idx="403">
                  <c:v>9.5672560000000004</c:v>
                </c:pt>
                <c:pt idx="404">
                  <c:v>5.7085400000000002</c:v>
                </c:pt>
                <c:pt idx="405">
                  <c:v>11.97223</c:v>
                </c:pt>
                <c:pt idx="406">
                  <c:v>6.3055320000000004</c:v>
                </c:pt>
                <c:pt idx="407">
                  <c:v>12.612546999999999</c:v>
                </c:pt>
                <c:pt idx="408">
                  <c:v>5.7759520000000002</c:v>
                </c:pt>
                <c:pt idx="409">
                  <c:v>10.572226000000001</c:v>
                </c:pt>
                <c:pt idx="410">
                  <c:v>3.4485779999999999</c:v>
                </c:pt>
                <c:pt idx="411">
                  <c:v>5.9388160000000001</c:v>
                </c:pt>
                <c:pt idx="412">
                  <c:v>1.5767679999999999</c:v>
                </c:pt>
                <c:pt idx="413">
                  <c:v>2.0098660000000002</c:v>
                </c:pt>
                <c:pt idx="414">
                  <c:v>-0.72823800000000005</c:v>
                </c:pt>
                <c:pt idx="415">
                  <c:v>-2.2892839999999999</c:v>
                </c:pt>
                <c:pt idx="416">
                  <c:v>-1.7030639999999999</c:v>
                </c:pt>
                <c:pt idx="417">
                  <c:v>-3.1876739999999999</c:v>
                </c:pt>
                <c:pt idx="418">
                  <c:v>-1.089818</c:v>
                </c:pt>
                <c:pt idx="419">
                  <c:v>-1.979641</c:v>
                </c:pt>
                <c:pt idx="420">
                  <c:v>-1.0041850000000001</c:v>
                </c:pt>
                <c:pt idx="421">
                  <c:v>-2.2108099999999999</c:v>
                </c:pt>
                <c:pt idx="422">
                  <c:v>-0.97506099999999996</c:v>
                </c:pt>
                <c:pt idx="423">
                  <c:v>-1.8481829999999999</c:v>
                </c:pt>
                <c:pt idx="424">
                  <c:v>-0.75921000000000005</c:v>
                </c:pt>
                <c:pt idx="425">
                  <c:v>-1.4150830000000001</c:v>
                </c:pt>
                <c:pt idx="426">
                  <c:v>-0.30766100000000002</c:v>
                </c:pt>
                <c:pt idx="427">
                  <c:v>5.0208999999999997E-2</c:v>
                </c:pt>
                <c:pt idx="428">
                  <c:v>0.518397</c:v>
                </c:pt>
                <c:pt idx="429">
                  <c:v>1.059461</c:v>
                </c:pt>
                <c:pt idx="430">
                  <c:v>0.73911000000000004</c:v>
                </c:pt>
                <c:pt idx="431">
                  <c:v>1.9029929999999999</c:v>
                </c:pt>
                <c:pt idx="432">
                  <c:v>1.8029839999999999</c:v>
                </c:pt>
                <c:pt idx="433">
                  <c:v>4.0799700000000003</c:v>
                </c:pt>
                <c:pt idx="434">
                  <c:v>2.566074</c:v>
                </c:pt>
                <c:pt idx="435">
                  <c:v>5.4858560000000001</c:v>
                </c:pt>
                <c:pt idx="436">
                  <c:v>3.1239110000000001</c:v>
                </c:pt>
                <c:pt idx="437">
                  <c:v>6.1028960000000003</c:v>
                </c:pt>
                <c:pt idx="438">
                  <c:v>2.6806800000000002</c:v>
                </c:pt>
                <c:pt idx="439">
                  <c:v>5.0680769999999997</c:v>
                </c:pt>
                <c:pt idx="440">
                  <c:v>2.2516050000000001</c:v>
                </c:pt>
                <c:pt idx="441">
                  <c:v>4.3494669999999998</c:v>
                </c:pt>
                <c:pt idx="442">
                  <c:v>1.983978</c:v>
                </c:pt>
                <c:pt idx="443">
                  <c:v>3.758267</c:v>
                </c:pt>
                <c:pt idx="444">
                  <c:v>1.5524579999999999</c:v>
                </c:pt>
                <c:pt idx="445">
                  <c:v>2.901996</c:v>
                </c:pt>
                <c:pt idx="446">
                  <c:v>1.1396770000000001</c:v>
                </c:pt>
                <c:pt idx="447">
                  <c:v>2.0649350000000002</c:v>
                </c:pt>
                <c:pt idx="448">
                  <c:v>0.78043499999999999</c:v>
                </c:pt>
                <c:pt idx="449">
                  <c:v>1.282932</c:v>
                </c:pt>
                <c:pt idx="450">
                  <c:v>0.108977</c:v>
                </c:pt>
                <c:pt idx="451">
                  <c:v>5.0111999999999997E-2</c:v>
                </c:pt>
                <c:pt idx="452">
                  <c:v>-6.7763000000000004E-2</c:v>
                </c:pt>
                <c:pt idx="453">
                  <c:v>-1.66E-2</c:v>
                </c:pt>
                <c:pt idx="454">
                  <c:v>4.6829000000000003E-2</c:v>
                </c:pt>
                <c:pt idx="455">
                  <c:v>1.3225000000000001E-2</c:v>
                </c:pt>
                <c:pt idx="456">
                  <c:v>-0.119741</c:v>
                </c:pt>
                <c:pt idx="457">
                  <c:v>-0.25147700000000001</c:v>
                </c:pt>
                <c:pt idx="458">
                  <c:v>-1.9779000000000001E-2</c:v>
                </c:pt>
                <c:pt idx="459">
                  <c:v>3.7345999999999997E-2</c:v>
                </c:pt>
                <c:pt idx="460">
                  <c:v>-2.9489999999999998E-3</c:v>
                </c:pt>
                <c:pt idx="461">
                  <c:v>-0.12159</c:v>
                </c:pt>
                <c:pt idx="462">
                  <c:v>-0.108057</c:v>
                </c:pt>
                <c:pt idx="463">
                  <c:v>-0.11755</c:v>
                </c:pt>
                <c:pt idx="464">
                  <c:v>8.3646999999999999E-2</c:v>
                </c:pt>
                <c:pt idx="465">
                  <c:v>0.22292300000000001</c:v>
                </c:pt>
                <c:pt idx="466">
                  <c:v>5.0387000000000001E-2</c:v>
                </c:pt>
                <c:pt idx="467">
                  <c:v>-4.4072E-2</c:v>
                </c:pt>
                <c:pt idx="468">
                  <c:v>-2.8992E-2</c:v>
                </c:pt>
                <c:pt idx="469">
                  <c:v>0.17292299999999999</c:v>
                </c:pt>
                <c:pt idx="470">
                  <c:v>1.0380000000000001E-3</c:v>
                </c:pt>
                <c:pt idx="471">
                  <c:v>-0.114588</c:v>
                </c:pt>
                <c:pt idx="472">
                  <c:v>-6.0789000000000003E-2</c:v>
                </c:pt>
                <c:pt idx="473">
                  <c:v>-3.166E-3</c:v>
                </c:pt>
                <c:pt idx="474">
                  <c:v>2.7633000000000001E-2</c:v>
                </c:pt>
                <c:pt idx="475">
                  <c:v>0.14926200000000001</c:v>
                </c:pt>
                <c:pt idx="476">
                  <c:v>0.12185600000000001</c:v>
                </c:pt>
                <c:pt idx="477">
                  <c:v>0.14554500000000001</c:v>
                </c:pt>
                <c:pt idx="478">
                  <c:v>-3.1940999999999997E-2</c:v>
                </c:pt>
                <c:pt idx="479">
                  <c:v>-3.1749999999999999E-3</c:v>
                </c:pt>
                <c:pt idx="480">
                  <c:v>9.5976000000000006E-2</c:v>
                </c:pt>
                <c:pt idx="481">
                  <c:v>0.14741000000000001</c:v>
                </c:pt>
                <c:pt idx="482">
                  <c:v>-4.1666000000000002E-2</c:v>
                </c:pt>
                <c:pt idx="483">
                  <c:v>-0.108013</c:v>
                </c:pt>
                <c:pt idx="484">
                  <c:v>-1.2503999999999999E-2</c:v>
                </c:pt>
                <c:pt idx="485">
                  <c:v>-1.2156999999999999E-2</c:v>
                </c:pt>
                <c:pt idx="486">
                  <c:v>-1.3721000000000001E-2</c:v>
                </c:pt>
                <c:pt idx="487">
                  <c:v>-5.2220000000000001E-3</c:v>
                </c:pt>
                <c:pt idx="488">
                  <c:v>2.8982999999999998E-2</c:v>
                </c:pt>
                <c:pt idx="489">
                  <c:v>3.6617999999999998E-2</c:v>
                </c:pt>
                <c:pt idx="490">
                  <c:v>-7.3590000000000001E-3</c:v>
                </c:pt>
                <c:pt idx="491">
                  <c:v>5.6429999999999996E-3</c:v>
                </c:pt>
                <c:pt idx="492">
                  <c:v>1.1847999999999999E-2</c:v>
                </c:pt>
                <c:pt idx="493">
                  <c:v>-8.0520000000000001E-3</c:v>
                </c:pt>
                <c:pt idx="494">
                  <c:v>1.6569E-2</c:v>
                </c:pt>
                <c:pt idx="495">
                  <c:v>6.1957999999999999E-2</c:v>
                </c:pt>
                <c:pt idx="496">
                  <c:v>1.9910000000000001E-2</c:v>
                </c:pt>
                <c:pt idx="497">
                  <c:v>-3.5237999999999998E-2</c:v>
                </c:pt>
                <c:pt idx="498">
                  <c:v>-8.3941000000000002E-2</c:v>
                </c:pt>
                <c:pt idx="499">
                  <c:v>-0.11350399999999999</c:v>
                </c:pt>
                <c:pt idx="500">
                  <c:v>-4.2360000000000002E-3</c:v>
                </c:pt>
                <c:pt idx="501">
                  <c:v>2.6865E-2</c:v>
                </c:pt>
                <c:pt idx="502">
                  <c:v>1.8534999999999999E-2</c:v>
                </c:pt>
                <c:pt idx="503">
                  <c:v>-8.1790000000000002E-2</c:v>
                </c:pt>
                <c:pt idx="504">
                  <c:v>-0.158947</c:v>
                </c:pt>
                <c:pt idx="505">
                  <c:v>-0.21123800000000001</c:v>
                </c:pt>
                <c:pt idx="506">
                  <c:v>-6.4460000000000003E-3</c:v>
                </c:pt>
                <c:pt idx="507">
                  <c:v>3.3449999999999999E-3</c:v>
                </c:pt>
                <c:pt idx="508">
                  <c:v>-8.4180000000000001E-3</c:v>
                </c:pt>
                <c:pt idx="509">
                  <c:v>-5.033E-2</c:v>
                </c:pt>
                <c:pt idx="510">
                  <c:v>-5.7969E-2</c:v>
                </c:pt>
                <c:pt idx="511">
                  <c:v>-0.110134</c:v>
                </c:pt>
                <c:pt idx="512">
                  <c:v>-4.5767000000000002E-2</c:v>
                </c:pt>
                <c:pt idx="513">
                  <c:v>-8.2076999999999997E-2</c:v>
                </c:pt>
                <c:pt idx="514">
                  <c:v>-3.0409999999999999E-3</c:v>
                </c:pt>
                <c:pt idx="515">
                  <c:v>-1.7927999999999999E-2</c:v>
                </c:pt>
                <c:pt idx="516">
                  <c:v>-6.8403000000000005E-2</c:v>
                </c:pt>
                <c:pt idx="517">
                  <c:v>-8.5402000000000006E-2</c:v>
                </c:pt>
                <c:pt idx="518">
                  <c:v>2.9748E-2</c:v>
                </c:pt>
                <c:pt idx="519">
                  <c:v>4.6876000000000001E-2</c:v>
                </c:pt>
                <c:pt idx="520">
                  <c:v>2.7970999999999999E-2</c:v>
                </c:pt>
                <c:pt idx="521">
                  <c:v>4.0495000000000003E-2</c:v>
                </c:pt>
                <c:pt idx="522">
                  <c:v>-5.1834999999999999E-2</c:v>
                </c:pt>
                <c:pt idx="523">
                  <c:v>-0.14169200000000001</c:v>
                </c:pt>
                <c:pt idx="524">
                  <c:v>-0.110944</c:v>
                </c:pt>
                <c:pt idx="525">
                  <c:v>-0.24972900000000001</c:v>
                </c:pt>
                <c:pt idx="526">
                  <c:v>-0.14179700000000001</c:v>
                </c:pt>
                <c:pt idx="527">
                  <c:v>-0.28152500000000003</c:v>
                </c:pt>
                <c:pt idx="528">
                  <c:v>-5.9797999999999997E-2</c:v>
                </c:pt>
                <c:pt idx="529">
                  <c:v>8.5299999999999994E-3</c:v>
                </c:pt>
                <c:pt idx="530">
                  <c:v>7.7802999999999997E-2</c:v>
                </c:pt>
                <c:pt idx="531">
                  <c:v>0.12959100000000001</c:v>
                </c:pt>
                <c:pt idx="532">
                  <c:v>5.4573000000000003E-2</c:v>
                </c:pt>
                <c:pt idx="533">
                  <c:v>0.101966</c:v>
                </c:pt>
                <c:pt idx="534">
                  <c:v>5.5058000000000003E-2</c:v>
                </c:pt>
                <c:pt idx="535">
                  <c:v>5.5269999999999998E-3</c:v>
                </c:pt>
                <c:pt idx="536">
                  <c:v>-0.201344</c:v>
                </c:pt>
                <c:pt idx="537">
                  <c:v>-0.40088800000000002</c:v>
                </c:pt>
                <c:pt idx="538">
                  <c:v>-0.13978699999999999</c:v>
                </c:pt>
                <c:pt idx="539">
                  <c:v>-0.182389</c:v>
                </c:pt>
                <c:pt idx="540">
                  <c:v>-1.8534999999999999E-2</c:v>
                </c:pt>
                <c:pt idx="541">
                  <c:v>-0.118879</c:v>
                </c:pt>
                <c:pt idx="542">
                  <c:v>-4.5365000000000003E-2</c:v>
                </c:pt>
                <c:pt idx="543">
                  <c:v>-1.6132000000000001E-2</c:v>
                </c:pt>
                <c:pt idx="544">
                  <c:v>5.5904000000000002E-2</c:v>
                </c:pt>
                <c:pt idx="545">
                  <c:v>0.155552</c:v>
                </c:pt>
                <c:pt idx="546">
                  <c:v>0.102767</c:v>
                </c:pt>
                <c:pt idx="547">
                  <c:v>0.14519499999999999</c:v>
                </c:pt>
                <c:pt idx="548">
                  <c:v>4.0239999999999998E-3</c:v>
                </c:pt>
                <c:pt idx="549">
                  <c:v>6.6156000000000006E-2</c:v>
                </c:pt>
                <c:pt idx="550">
                  <c:v>8.3184999999999995E-2</c:v>
                </c:pt>
                <c:pt idx="551">
                  <c:v>0.129191</c:v>
                </c:pt>
                <c:pt idx="552">
                  <c:v>8.2799999999999992E-3</c:v>
                </c:pt>
                <c:pt idx="553">
                  <c:v>-9.6400000000000099E-4</c:v>
                </c:pt>
                <c:pt idx="554">
                  <c:v>0.13424900000000001</c:v>
                </c:pt>
                <c:pt idx="555">
                  <c:v>0.42135499999999998</c:v>
                </c:pt>
                <c:pt idx="556">
                  <c:v>0.29011700000000001</c:v>
                </c:pt>
                <c:pt idx="557">
                  <c:v>0.53313699999999997</c:v>
                </c:pt>
                <c:pt idx="558">
                  <c:v>0.15339800000000001</c:v>
                </c:pt>
                <c:pt idx="559">
                  <c:v>0.214809</c:v>
                </c:pt>
                <c:pt idx="560">
                  <c:v>5.3796999999999998E-2</c:v>
                </c:pt>
                <c:pt idx="561">
                  <c:v>0.180232</c:v>
                </c:pt>
                <c:pt idx="562">
                  <c:v>0.10174800000000001</c:v>
                </c:pt>
                <c:pt idx="563">
                  <c:v>0.14261199999999999</c:v>
                </c:pt>
                <c:pt idx="564">
                  <c:v>3.5E-4</c:v>
                </c:pt>
                <c:pt idx="565">
                  <c:v>-3.9948999999999998E-2</c:v>
                </c:pt>
                <c:pt idx="566">
                  <c:v>-1.2710000000000001E-2</c:v>
                </c:pt>
                <c:pt idx="567">
                  <c:v>6.0566000000000002E-2</c:v>
                </c:pt>
                <c:pt idx="568">
                  <c:v>9.8185999999999996E-2</c:v>
                </c:pt>
                <c:pt idx="569">
                  <c:v>0.142205</c:v>
                </c:pt>
                <c:pt idx="570">
                  <c:v>1.9753E-2</c:v>
                </c:pt>
                <c:pt idx="571">
                  <c:v>1.8988999999999999E-2</c:v>
                </c:pt>
                <c:pt idx="572">
                  <c:v>-0.115103</c:v>
                </c:pt>
                <c:pt idx="573">
                  <c:v>-0.314662</c:v>
                </c:pt>
                <c:pt idx="574">
                  <c:v>-0.20658499999999999</c:v>
                </c:pt>
                <c:pt idx="575">
                  <c:v>-0.31093799999999999</c:v>
                </c:pt>
                <c:pt idx="576">
                  <c:v>6.5620000000000001E-3</c:v>
                </c:pt>
                <c:pt idx="577">
                  <c:v>-7.1785000000000002E-2</c:v>
                </c:pt>
                <c:pt idx="578">
                  <c:v>-0.12800300000000001</c:v>
                </c:pt>
                <c:pt idx="579">
                  <c:v>-9.8732E-2</c:v>
                </c:pt>
                <c:pt idx="580">
                  <c:v>8.0394999999999994E-2</c:v>
                </c:pt>
                <c:pt idx="581">
                  <c:v>0.117576</c:v>
                </c:pt>
                <c:pt idx="582">
                  <c:v>1.379E-2</c:v>
                </c:pt>
                <c:pt idx="583">
                  <c:v>9.7179999999999992E-3</c:v>
                </c:pt>
                <c:pt idx="584">
                  <c:v>-2.1819999999999999E-2</c:v>
                </c:pt>
                <c:pt idx="585">
                  <c:v>-5.5828000000000003E-2</c:v>
                </c:pt>
                <c:pt idx="586">
                  <c:v>-6.3486000000000001E-2</c:v>
                </c:pt>
                <c:pt idx="587">
                  <c:v>-6.6556000000000004E-2</c:v>
                </c:pt>
                <c:pt idx="588">
                  <c:v>-3.4132999999999997E-2</c:v>
                </c:pt>
                <c:pt idx="589">
                  <c:v>-4.7870000000000003E-2</c:v>
                </c:pt>
                <c:pt idx="590">
                  <c:v>4.3708999999999998E-2</c:v>
                </c:pt>
                <c:pt idx="591">
                  <c:v>9.9013000000000004E-2</c:v>
                </c:pt>
                <c:pt idx="592">
                  <c:v>-6.6087999999999994E-2</c:v>
                </c:pt>
                <c:pt idx="593">
                  <c:v>-0.28710599999999997</c:v>
                </c:pt>
                <c:pt idx="594">
                  <c:v>-0.29430299999999998</c:v>
                </c:pt>
                <c:pt idx="595">
                  <c:v>-0.44116899999999998</c:v>
                </c:pt>
                <c:pt idx="596">
                  <c:v>5.5453000000000002E-2</c:v>
                </c:pt>
                <c:pt idx="597">
                  <c:v>0.10292999999999999</c:v>
                </c:pt>
                <c:pt idx="598">
                  <c:v>1.5699999999999999E-4</c:v>
                </c:pt>
                <c:pt idx="599">
                  <c:v>1.964E-3</c:v>
                </c:pt>
                <c:pt idx="600">
                  <c:v>-0.12526300000000001</c:v>
                </c:pt>
                <c:pt idx="601">
                  <c:v>-0.38613799999999998</c:v>
                </c:pt>
                <c:pt idx="602">
                  <c:v>-0.30480800000000002</c:v>
                </c:pt>
                <c:pt idx="603">
                  <c:v>-0.53299700000000005</c:v>
                </c:pt>
                <c:pt idx="604">
                  <c:v>-2.1964999999999998E-2</c:v>
                </c:pt>
                <c:pt idx="605">
                  <c:v>7.0232000000000003E-2</c:v>
                </c:pt>
                <c:pt idx="606">
                  <c:v>-0.13212299999999999</c:v>
                </c:pt>
                <c:pt idx="607">
                  <c:v>-0.45386799999999999</c:v>
                </c:pt>
                <c:pt idx="608">
                  <c:v>-0.30449300000000001</c:v>
                </c:pt>
                <c:pt idx="609">
                  <c:v>-0.50460700000000003</c:v>
                </c:pt>
                <c:pt idx="610">
                  <c:v>-0.21248700000000001</c:v>
                </c:pt>
                <c:pt idx="611">
                  <c:v>-0.56450299999999998</c:v>
                </c:pt>
                <c:pt idx="612">
                  <c:v>-0.54398000000000002</c:v>
                </c:pt>
                <c:pt idx="613">
                  <c:v>-1.1453660000000001</c:v>
                </c:pt>
              </c:numCache>
            </c:numRef>
          </c:val>
          <c:smooth val="0"/>
          <c:extLst>
            <c:ext xmlns:c16="http://schemas.microsoft.com/office/drawing/2014/chart" uri="{C3380CC4-5D6E-409C-BE32-E72D297353CC}">
              <c16:uniqueId val="{00000000-3786-4C1D-A823-746B3629641C}"/>
            </c:ext>
          </c:extLst>
        </c:ser>
        <c:ser>
          <c:idx val="1"/>
          <c:order val="1"/>
          <c:tx>
            <c:strRef>
              <c:f>'[fusion test.xlsx]Sheet1'!$G$1</c:f>
              <c:strCache>
                <c:ptCount val="1"/>
                <c:pt idx="0">
                  <c:v>Y_gyro</c:v>
                </c:pt>
              </c:strCache>
            </c:strRef>
          </c:tx>
          <c:spPr>
            <a:ln w="28575" cap="rnd">
              <a:solidFill>
                <a:schemeClr val="accent2"/>
              </a:solidFill>
              <a:round/>
            </a:ln>
            <a:effectLst/>
          </c:spPr>
          <c:marker>
            <c:symbol val="none"/>
          </c:marker>
          <c:val>
            <c:numRef>
              <c:f>'[fusion test.xlsx]Sheet1'!$G$2:$G$691</c:f>
              <c:numCache>
                <c:formatCode>General</c:formatCode>
                <c:ptCount val="690"/>
                <c:pt idx="0">
                  <c:v>9.6895999999999996E-2</c:v>
                </c:pt>
                <c:pt idx="1">
                  <c:v>-2.0939999999999999E-3</c:v>
                </c:pt>
                <c:pt idx="2">
                  <c:v>-7.4579999999999994E-2</c:v>
                </c:pt>
                <c:pt idx="3">
                  <c:v>-8.4307000000000007E-2</c:v>
                </c:pt>
                <c:pt idx="4">
                  <c:v>0.22057299999999999</c:v>
                </c:pt>
                <c:pt idx="5">
                  <c:v>0.30834499999999998</c:v>
                </c:pt>
                <c:pt idx="6">
                  <c:v>-8.1476999999999994E-2</c:v>
                </c:pt>
                <c:pt idx="7">
                  <c:v>-0.179257</c:v>
                </c:pt>
                <c:pt idx="8">
                  <c:v>-6.7147999999999999E-2</c:v>
                </c:pt>
                <c:pt idx="9">
                  <c:v>-0.13636899999999999</c:v>
                </c:pt>
                <c:pt idx="10">
                  <c:v>-0.10630199999999999</c:v>
                </c:pt>
                <c:pt idx="11">
                  <c:v>-0.170712</c:v>
                </c:pt>
                <c:pt idx="12">
                  <c:v>-4.0910000000000002E-2</c:v>
                </c:pt>
                <c:pt idx="13">
                  <c:v>-0.136519</c:v>
                </c:pt>
                <c:pt idx="14">
                  <c:v>-0.18405199999999999</c:v>
                </c:pt>
                <c:pt idx="15">
                  <c:v>-0.184755</c:v>
                </c:pt>
                <c:pt idx="16">
                  <c:v>0.18267600000000001</c:v>
                </c:pt>
                <c:pt idx="17">
                  <c:v>0.19698599999999999</c:v>
                </c:pt>
                <c:pt idx="18">
                  <c:v>-0.31405699999999998</c:v>
                </c:pt>
                <c:pt idx="19">
                  <c:v>-0.59855199999999997</c:v>
                </c:pt>
                <c:pt idx="20">
                  <c:v>8.6130000000000009E-3</c:v>
                </c:pt>
                <c:pt idx="21">
                  <c:v>0.28397099999999997</c:v>
                </c:pt>
                <c:pt idx="22">
                  <c:v>-1.3233E-2</c:v>
                </c:pt>
                <c:pt idx="23">
                  <c:v>-0.51336000000000004</c:v>
                </c:pt>
                <c:pt idx="24">
                  <c:v>-0.327434</c:v>
                </c:pt>
                <c:pt idx="25">
                  <c:v>-0.224189</c:v>
                </c:pt>
                <c:pt idx="26">
                  <c:v>0.26022099999999998</c:v>
                </c:pt>
                <c:pt idx="27">
                  <c:v>0.32550099999999998</c:v>
                </c:pt>
                <c:pt idx="28">
                  <c:v>-0.154252</c:v>
                </c:pt>
                <c:pt idx="29">
                  <c:v>-4.1755E-2</c:v>
                </c:pt>
                <c:pt idx="30">
                  <c:v>0.60742300000000005</c:v>
                </c:pt>
                <c:pt idx="31">
                  <c:v>1.3877029999999999</c:v>
                </c:pt>
                <c:pt idx="32">
                  <c:v>-6.9732000000000002E-2</c:v>
                </c:pt>
                <c:pt idx="33">
                  <c:v>8.9359999999999995E-3</c:v>
                </c:pt>
                <c:pt idx="34">
                  <c:v>0.73336599999999996</c:v>
                </c:pt>
                <c:pt idx="35">
                  <c:v>1.7175720000000001</c:v>
                </c:pt>
                <c:pt idx="36">
                  <c:v>0.85472199999999998</c:v>
                </c:pt>
                <c:pt idx="37">
                  <c:v>1.588085</c:v>
                </c:pt>
                <c:pt idx="38">
                  <c:v>0.852634</c:v>
                </c:pt>
                <c:pt idx="39">
                  <c:v>2.0175990000000001</c:v>
                </c:pt>
                <c:pt idx="40">
                  <c:v>1.172005</c:v>
                </c:pt>
                <c:pt idx="41">
                  <c:v>2.6606510000000001</c:v>
                </c:pt>
                <c:pt idx="42">
                  <c:v>1.65021</c:v>
                </c:pt>
                <c:pt idx="43">
                  <c:v>3.1473049999999998</c:v>
                </c:pt>
                <c:pt idx="44">
                  <c:v>1.1159570000000001</c:v>
                </c:pt>
                <c:pt idx="45">
                  <c:v>2.0485150000000001</c:v>
                </c:pt>
                <c:pt idx="46">
                  <c:v>1.2752730000000001</c:v>
                </c:pt>
                <c:pt idx="47">
                  <c:v>2.623996</c:v>
                </c:pt>
                <c:pt idx="48">
                  <c:v>0.95486000000000004</c:v>
                </c:pt>
                <c:pt idx="49">
                  <c:v>0.98475400000000002</c:v>
                </c:pt>
                <c:pt idx="50">
                  <c:v>-0.265567</c:v>
                </c:pt>
                <c:pt idx="51">
                  <c:v>0.468026</c:v>
                </c:pt>
                <c:pt idx="52">
                  <c:v>1.4708559999999999</c:v>
                </c:pt>
                <c:pt idx="53">
                  <c:v>3.425189</c:v>
                </c:pt>
                <c:pt idx="54">
                  <c:v>1.7460450000000001</c:v>
                </c:pt>
                <c:pt idx="55">
                  <c:v>3.001897</c:v>
                </c:pt>
                <c:pt idx="56">
                  <c:v>0.84521500000000005</c:v>
                </c:pt>
                <c:pt idx="57">
                  <c:v>1.458971</c:v>
                </c:pt>
                <c:pt idx="58">
                  <c:v>0.90643799999999997</c:v>
                </c:pt>
                <c:pt idx="59">
                  <c:v>2.1060729999999999</c:v>
                </c:pt>
                <c:pt idx="60">
                  <c:v>1.131122</c:v>
                </c:pt>
                <c:pt idx="61">
                  <c:v>2.3902399999999999</c:v>
                </c:pt>
                <c:pt idx="62">
                  <c:v>1.121076</c:v>
                </c:pt>
                <c:pt idx="63">
                  <c:v>1.3961129999999999</c:v>
                </c:pt>
                <c:pt idx="64">
                  <c:v>7.1180999999999994E-2</c:v>
                </c:pt>
                <c:pt idx="65">
                  <c:v>0.78644599999999998</c:v>
                </c:pt>
                <c:pt idx="66">
                  <c:v>1.351556</c:v>
                </c:pt>
                <c:pt idx="67">
                  <c:v>2.504629</c:v>
                </c:pt>
                <c:pt idx="68">
                  <c:v>1.405966</c:v>
                </c:pt>
                <c:pt idx="69">
                  <c:v>2.8661699999999999</c:v>
                </c:pt>
                <c:pt idx="70">
                  <c:v>1.48624</c:v>
                </c:pt>
                <c:pt idx="71">
                  <c:v>2.4044970000000001</c:v>
                </c:pt>
                <c:pt idx="72">
                  <c:v>0.88605500000000004</c:v>
                </c:pt>
                <c:pt idx="73">
                  <c:v>1.735884</c:v>
                </c:pt>
                <c:pt idx="74">
                  <c:v>0.99778199999999995</c:v>
                </c:pt>
                <c:pt idx="75">
                  <c:v>2.8559760000000001</c:v>
                </c:pt>
                <c:pt idx="76">
                  <c:v>2.4760749999999998</c:v>
                </c:pt>
                <c:pt idx="77">
                  <c:v>5.0717780000000001</c:v>
                </c:pt>
                <c:pt idx="78">
                  <c:v>2.8009460000000002</c:v>
                </c:pt>
                <c:pt idx="79">
                  <c:v>6.2609120000000003</c:v>
                </c:pt>
                <c:pt idx="80">
                  <c:v>4.1830870000000004</c:v>
                </c:pt>
                <c:pt idx="81">
                  <c:v>8.2160119999999992</c:v>
                </c:pt>
                <c:pt idx="82">
                  <c:v>3.2610519999999998</c:v>
                </c:pt>
                <c:pt idx="83">
                  <c:v>5.9983050000000002</c:v>
                </c:pt>
                <c:pt idx="84">
                  <c:v>2.4064930000000002</c:v>
                </c:pt>
                <c:pt idx="85">
                  <c:v>4.2753360000000002</c:v>
                </c:pt>
                <c:pt idx="86">
                  <c:v>1.4475199999999999</c:v>
                </c:pt>
                <c:pt idx="87">
                  <c:v>2.4545360000000001</c:v>
                </c:pt>
                <c:pt idx="88">
                  <c:v>0.52590999999999999</c:v>
                </c:pt>
                <c:pt idx="89">
                  <c:v>0.89477799999999996</c:v>
                </c:pt>
                <c:pt idx="90">
                  <c:v>0.32102999999999998</c:v>
                </c:pt>
                <c:pt idx="91">
                  <c:v>0.74802999999999997</c:v>
                </c:pt>
                <c:pt idx="92">
                  <c:v>0.172736</c:v>
                </c:pt>
                <c:pt idx="93">
                  <c:v>-6.9096000000000005E-2</c:v>
                </c:pt>
                <c:pt idx="94">
                  <c:v>-0.53539000000000003</c:v>
                </c:pt>
                <c:pt idx="95">
                  <c:v>-1.0210939999999999</c:v>
                </c:pt>
                <c:pt idx="96">
                  <c:v>-0.64309499999999997</c:v>
                </c:pt>
                <c:pt idx="97">
                  <c:v>-1.1878610000000001</c:v>
                </c:pt>
                <c:pt idx="98">
                  <c:v>-0.87420399999999998</c:v>
                </c:pt>
                <c:pt idx="99">
                  <c:v>-2.665565</c:v>
                </c:pt>
                <c:pt idx="100">
                  <c:v>-2.1334209999999998</c:v>
                </c:pt>
                <c:pt idx="101">
                  <c:v>-4.2738440000000004</c:v>
                </c:pt>
                <c:pt idx="102">
                  <c:v>-2.45932</c:v>
                </c:pt>
                <c:pt idx="103">
                  <c:v>-5.3303839999999996</c:v>
                </c:pt>
                <c:pt idx="104">
                  <c:v>-3.0722740000000002</c:v>
                </c:pt>
                <c:pt idx="105">
                  <c:v>-6.189184</c:v>
                </c:pt>
                <c:pt idx="106">
                  <c:v>-2.8714949999999999</c:v>
                </c:pt>
                <c:pt idx="107">
                  <c:v>-5.7123520000000001</c:v>
                </c:pt>
                <c:pt idx="108">
                  <c:v>-3.3014429999999999</c:v>
                </c:pt>
                <c:pt idx="109">
                  <c:v>-6.4024260000000002</c:v>
                </c:pt>
                <c:pt idx="110">
                  <c:v>-2.803064</c:v>
                </c:pt>
                <c:pt idx="111">
                  <c:v>-5.7702640000000001</c:v>
                </c:pt>
                <c:pt idx="112">
                  <c:v>-3.4237440000000001</c:v>
                </c:pt>
                <c:pt idx="113">
                  <c:v>-6.569528</c:v>
                </c:pt>
                <c:pt idx="114">
                  <c:v>-2.3516460000000001</c:v>
                </c:pt>
                <c:pt idx="115">
                  <c:v>-4.3447690000000003</c:v>
                </c:pt>
                <c:pt idx="116">
                  <c:v>-1.912812</c:v>
                </c:pt>
                <c:pt idx="117">
                  <c:v>-3.6349860000000001</c:v>
                </c:pt>
                <c:pt idx="118">
                  <c:v>-1.3742829999999999</c:v>
                </c:pt>
                <c:pt idx="119">
                  <c:v>-2.3123420000000001</c:v>
                </c:pt>
                <c:pt idx="120">
                  <c:v>-0.32882299999999998</c:v>
                </c:pt>
                <c:pt idx="121">
                  <c:v>-0.27141599999999999</c:v>
                </c:pt>
                <c:pt idx="122">
                  <c:v>0.26256499999999999</c:v>
                </c:pt>
                <c:pt idx="123">
                  <c:v>-0.50546400000000002</c:v>
                </c:pt>
                <c:pt idx="124">
                  <c:v>-2.7152799999999999</c:v>
                </c:pt>
                <c:pt idx="125">
                  <c:v>-5.0360740000000002</c:v>
                </c:pt>
                <c:pt idx="126">
                  <c:v>-0.44071100000000002</c:v>
                </c:pt>
                <c:pt idx="127">
                  <c:v>-0.27292100000000002</c:v>
                </c:pt>
                <c:pt idx="128">
                  <c:v>-0.36326999999999998</c:v>
                </c:pt>
                <c:pt idx="129">
                  <c:v>-1.2076709999999999</c:v>
                </c:pt>
                <c:pt idx="130">
                  <c:v>-0.22777800000000001</c:v>
                </c:pt>
                <c:pt idx="131">
                  <c:v>0.18474499999999999</c:v>
                </c:pt>
                <c:pt idx="132">
                  <c:v>0.21140900000000001</c:v>
                </c:pt>
                <c:pt idx="133">
                  <c:v>-0.31594</c:v>
                </c:pt>
                <c:pt idx="134">
                  <c:v>-0.67520199999999997</c:v>
                </c:pt>
                <c:pt idx="135">
                  <c:v>0.102743</c:v>
                </c:pt>
                <c:pt idx="136">
                  <c:v>1.4992449999999999</c:v>
                </c:pt>
                <c:pt idx="137">
                  <c:v>1.8058270000000001</c:v>
                </c:pt>
                <c:pt idx="138">
                  <c:v>-1.224891</c:v>
                </c:pt>
                <c:pt idx="139">
                  <c:v>-1.774983</c:v>
                </c:pt>
                <c:pt idx="140">
                  <c:v>0.58940899999999996</c:v>
                </c:pt>
                <c:pt idx="141">
                  <c:v>0.41871799999999998</c:v>
                </c:pt>
                <c:pt idx="142">
                  <c:v>-1.5104310000000001</c:v>
                </c:pt>
                <c:pt idx="143">
                  <c:v>-1.1492960000000001</c:v>
                </c:pt>
                <c:pt idx="144">
                  <c:v>4.3891479999999996</c:v>
                </c:pt>
                <c:pt idx="145">
                  <c:v>10.285155</c:v>
                </c:pt>
                <c:pt idx="146">
                  <c:v>4.7947259999999998</c:v>
                </c:pt>
                <c:pt idx="147">
                  <c:v>7.1601619999999997</c:v>
                </c:pt>
                <c:pt idx="148">
                  <c:v>1.4501949999999999</c:v>
                </c:pt>
                <c:pt idx="149">
                  <c:v>3.2065709999999998</c:v>
                </c:pt>
                <c:pt idx="150">
                  <c:v>1.902331</c:v>
                </c:pt>
                <c:pt idx="151">
                  <c:v>3.7642359999999999</c:v>
                </c:pt>
                <c:pt idx="152">
                  <c:v>1.424596</c:v>
                </c:pt>
                <c:pt idx="153">
                  <c:v>2.6008749999999998</c:v>
                </c:pt>
                <c:pt idx="154">
                  <c:v>1.080589</c:v>
                </c:pt>
                <c:pt idx="155">
                  <c:v>1.9253880000000001</c:v>
                </c:pt>
                <c:pt idx="156">
                  <c:v>0.82583300000000004</c:v>
                </c:pt>
                <c:pt idx="157">
                  <c:v>1.430434</c:v>
                </c:pt>
                <c:pt idx="158">
                  <c:v>0.368587</c:v>
                </c:pt>
                <c:pt idx="159">
                  <c:v>0.597333</c:v>
                </c:pt>
                <c:pt idx="160">
                  <c:v>-9.3193999999999999E-2</c:v>
                </c:pt>
                <c:pt idx="161">
                  <c:v>-0.60175500000000004</c:v>
                </c:pt>
                <c:pt idx="162">
                  <c:v>-1.057803</c:v>
                </c:pt>
                <c:pt idx="163">
                  <c:v>-2.4549780000000001</c:v>
                </c:pt>
                <c:pt idx="164">
                  <c:v>-1.5173620000000001</c:v>
                </c:pt>
                <c:pt idx="165">
                  <c:v>-3.0543870000000002</c:v>
                </c:pt>
                <c:pt idx="166">
                  <c:v>-1.6920869999999999</c:v>
                </c:pt>
                <c:pt idx="167">
                  <c:v>-3.7813699999999999</c:v>
                </c:pt>
                <c:pt idx="168">
                  <c:v>-2.3103899999999999</c:v>
                </c:pt>
                <c:pt idx="169">
                  <c:v>-4.6036580000000002</c:v>
                </c:pt>
                <c:pt idx="170">
                  <c:v>-2.202115</c:v>
                </c:pt>
                <c:pt idx="171">
                  <c:v>-4.6169989999999999</c:v>
                </c:pt>
                <c:pt idx="172">
                  <c:v>-1.9635290000000001</c:v>
                </c:pt>
                <c:pt idx="173">
                  <c:v>-3.3444859999999998</c:v>
                </c:pt>
                <c:pt idx="174">
                  <c:v>-1.6457649999999999</c:v>
                </c:pt>
                <c:pt idx="175">
                  <c:v>-3.4922629999999999</c:v>
                </c:pt>
                <c:pt idx="176">
                  <c:v>-1.651983</c:v>
                </c:pt>
                <c:pt idx="177">
                  <c:v>-2.9898039999999999</c:v>
                </c:pt>
                <c:pt idx="178">
                  <c:v>-1.425333</c:v>
                </c:pt>
                <c:pt idx="179">
                  <c:v>-3.0556260000000002</c:v>
                </c:pt>
                <c:pt idx="180">
                  <c:v>-1.452915</c:v>
                </c:pt>
                <c:pt idx="181">
                  <c:v>-2.534945</c:v>
                </c:pt>
                <c:pt idx="182">
                  <c:v>-0.92989699999999997</c:v>
                </c:pt>
                <c:pt idx="183">
                  <c:v>-1.7086790000000001</c:v>
                </c:pt>
                <c:pt idx="184">
                  <c:v>-0.43492399999999998</c:v>
                </c:pt>
                <c:pt idx="185">
                  <c:v>-0.560886</c:v>
                </c:pt>
                <c:pt idx="186">
                  <c:v>-0.30888399999999999</c:v>
                </c:pt>
                <c:pt idx="187">
                  <c:v>-0.86882899999999996</c:v>
                </c:pt>
                <c:pt idx="188">
                  <c:v>-0.25482399999999999</c:v>
                </c:pt>
                <c:pt idx="189">
                  <c:v>9.4761999999999999E-2</c:v>
                </c:pt>
                <c:pt idx="190">
                  <c:v>0.479236</c:v>
                </c:pt>
                <c:pt idx="191">
                  <c:v>0.72081099999999998</c:v>
                </c:pt>
                <c:pt idx="192">
                  <c:v>-9.1014999999999999E-2</c:v>
                </c:pt>
                <c:pt idx="193">
                  <c:v>5.1505000000000002E-2</c:v>
                </c:pt>
                <c:pt idx="194">
                  <c:v>0.42941400000000002</c:v>
                </c:pt>
                <c:pt idx="195">
                  <c:v>0.58948100000000003</c:v>
                </c:pt>
                <c:pt idx="196">
                  <c:v>0.43893799999999999</c:v>
                </c:pt>
                <c:pt idx="197">
                  <c:v>1.4797670000000001</c:v>
                </c:pt>
                <c:pt idx="198">
                  <c:v>1.236748</c:v>
                </c:pt>
                <c:pt idx="199">
                  <c:v>1.1058809999999999</c:v>
                </c:pt>
                <c:pt idx="200">
                  <c:v>0.21004700000000001</c:v>
                </c:pt>
                <c:pt idx="201">
                  <c:v>3.841663</c:v>
                </c:pt>
                <c:pt idx="202">
                  <c:v>4.3750749999999998</c:v>
                </c:pt>
                <c:pt idx="203">
                  <c:v>5.9950950000000001</c:v>
                </c:pt>
                <c:pt idx="204">
                  <c:v>-0.54605700000000001</c:v>
                </c:pt>
                <c:pt idx="205">
                  <c:v>0.500498</c:v>
                </c:pt>
                <c:pt idx="206">
                  <c:v>2.6410659999999999</c:v>
                </c:pt>
                <c:pt idx="207">
                  <c:v>5.2633349999999997</c:v>
                </c:pt>
                <c:pt idx="208">
                  <c:v>1.606673</c:v>
                </c:pt>
                <c:pt idx="209">
                  <c:v>2.8514689999999998</c:v>
                </c:pt>
                <c:pt idx="210">
                  <c:v>1.8185830000000001</c:v>
                </c:pt>
                <c:pt idx="211">
                  <c:v>3.9042500000000002</c:v>
                </c:pt>
                <c:pt idx="212">
                  <c:v>2.130058</c:v>
                </c:pt>
                <c:pt idx="213">
                  <c:v>3.504591</c:v>
                </c:pt>
                <c:pt idx="214">
                  <c:v>-0.18692600000000001</c:v>
                </c:pt>
                <c:pt idx="215">
                  <c:v>-0.94018699999999999</c:v>
                </c:pt>
                <c:pt idx="216">
                  <c:v>-0.385519</c:v>
                </c:pt>
                <c:pt idx="217">
                  <c:v>-9.2088000000000003E-2</c:v>
                </c:pt>
                <c:pt idx="218">
                  <c:v>0.33324900000000002</c:v>
                </c:pt>
                <c:pt idx="219">
                  <c:v>0.63689799999999996</c:v>
                </c:pt>
                <c:pt idx="220">
                  <c:v>0.193746</c:v>
                </c:pt>
                <c:pt idx="221">
                  <c:v>0.184308</c:v>
                </c:pt>
                <c:pt idx="222">
                  <c:v>-0.220056</c:v>
                </c:pt>
                <c:pt idx="223">
                  <c:v>-0.74441999999999997</c:v>
                </c:pt>
                <c:pt idx="224">
                  <c:v>-0.66155399999999998</c:v>
                </c:pt>
                <c:pt idx="225">
                  <c:v>-1.644374</c:v>
                </c:pt>
                <c:pt idx="226">
                  <c:v>-1.0193680000000001</c:v>
                </c:pt>
                <c:pt idx="227">
                  <c:v>-2.0843959999999999</c:v>
                </c:pt>
                <c:pt idx="228">
                  <c:v>-1.5386040000000001</c:v>
                </c:pt>
                <c:pt idx="229">
                  <c:v>-3.1734049999999998</c:v>
                </c:pt>
                <c:pt idx="230">
                  <c:v>-1.326522</c:v>
                </c:pt>
                <c:pt idx="231">
                  <c:v>-2.6687829999999999</c:v>
                </c:pt>
                <c:pt idx="232">
                  <c:v>-1.1019730000000001</c:v>
                </c:pt>
                <c:pt idx="233">
                  <c:v>-1.7153020000000001</c:v>
                </c:pt>
                <c:pt idx="234">
                  <c:v>-1.1039140000000001</c:v>
                </c:pt>
                <c:pt idx="235">
                  <c:v>-2.821402</c:v>
                </c:pt>
                <c:pt idx="236">
                  <c:v>-1.9988330000000001</c:v>
                </c:pt>
                <c:pt idx="237">
                  <c:v>-3.1230250000000002</c:v>
                </c:pt>
                <c:pt idx="238">
                  <c:v>-0.65174100000000001</c:v>
                </c:pt>
                <c:pt idx="239">
                  <c:v>-1.429727</c:v>
                </c:pt>
                <c:pt idx="240">
                  <c:v>-1.162261</c:v>
                </c:pt>
                <c:pt idx="241">
                  <c:v>-1.9022019999999999</c:v>
                </c:pt>
                <c:pt idx="242">
                  <c:v>-0.81158600000000003</c:v>
                </c:pt>
                <c:pt idx="243">
                  <c:v>-1.7402169999999999</c:v>
                </c:pt>
                <c:pt idx="244">
                  <c:v>-1.0124359999999999</c:v>
                </c:pt>
                <c:pt idx="245">
                  <c:v>-1.596535</c:v>
                </c:pt>
                <c:pt idx="246">
                  <c:v>-1.7021000000000001E-2</c:v>
                </c:pt>
                <c:pt idx="247">
                  <c:v>-0.134992</c:v>
                </c:pt>
                <c:pt idx="248">
                  <c:v>-0.26599400000000001</c:v>
                </c:pt>
                <c:pt idx="249">
                  <c:v>-0.64661900000000005</c:v>
                </c:pt>
                <c:pt idx="250">
                  <c:v>-0.48372700000000002</c:v>
                </c:pt>
                <c:pt idx="251">
                  <c:v>-0.89542999999999995</c:v>
                </c:pt>
                <c:pt idx="252">
                  <c:v>-1.9466000000000001E-2</c:v>
                </c:pt>
                <c:pt idx="253">
                  <c:v>0.23360500000000001</c:v>
                </c:pt>
                <c:pt idx="254">
                  <c:v>-0.36122300000000002</c:v>
                </c:pt>
                <c:pt idx="255">
                  <c:v>-0.92085600000000001</c:v>
                </c:pt>
                <c:pt idx="256">
                  <c:v>0.96137600000000001</c:v>
                </c:pt>
                <c:pt idx="257">
                  <c:v>1.9864040000000001</c:v>
                </c:pt>
                <c:pt idx="258">
                  <c:v>-0.50102100000000005</c:v>
                </c:pt>
                <c:pt idx="259">
                  <c:v>-0.99066799999999999</c:v>
                </c:pt>
                <c:pt idx="260">
                  <c:v>1.284842</c:v>
                </c:pt>
                <c:pt idx="261">
                  <c:v>3.6831399999999999</c:v>
                </c:pt>
                <c:pt idx="262">
                  <c:v>0.285387</c:v>
                </c:pt>
                <c:pt idx="263">
                  <c:v>3.8206999999999998E-2</c:v>
                </c:pt>
                <c:pt idx="264">
                  <c:v>-0.27080199999999999</c:v>
                </c:pt>
                <c:pt idx="265">
                  <c:v>1.6070960000000001</c:v>
                </c:pt>
                <c:pt idx="266">
                  <c:v>2.4655200000000002</c:v>
                </c:pt>
                <c:pt idx="267">
                  <c:v>4.2178279999999999</c:v>
                </c:pt>
                <c:pt idx="268">
                  <c:v>1.9752449999999999</c:v>
                </c:pt>
                <c:pt idx="269">
                  <c:v>4.2487000000000004</c:v>
                </c:pt>
                <c:pt idx="270">
                  <c:v>2.5790660000000001</c:v>
                </c:pt>
                <c:pt idx="271">
                  <c:v>4.8974380000000002</c:v>
                </c:pt>
                <c:pt idx="272">
                  <c:v>1.623235</c:v>
                </c:pt>
                <c:pt idx="273">
                  <c:v>2.9556480000000001</c:v>
                </c:pt>
                <c:pt idx="274">
                  <c:v>1.52952</c:v>
                </c:pt>
                <c:pt idx="275">
                  <c:v>2.971034</c:v>
                </c:pt>
                <c:pt idx="276">
                  <c:v>1.325337</c:v>
                </c:pt>
                <c:pt idx="277">
                  <c:v>2.5413160000000001</c:v>
                </c:pt>
                <c:pt idx="278">
                  <c:v>0.95980799999999999</c:v>
                </c:pt>
                <c:pt idx="279">
                  <c:v>1.7113050000000001</c:v>
                </c:pt>
                <c:pt idx="280">
                  <c:v>0.55089699999999997</c:v>
                </c:pt>
                <c:pt idx="281">
                  <c:v>0.66608999999999996</c:v>
                </c:pt>
                <c:pt idx="282">
                  <c:v>-0.22072600000000001</c:v>
                </c:pt>
                <c:pt idx="283">
                  <c:v>-0.53047699999999998</c:v>
                </c:pt>
                <c:pt idx="284">
                  <c:v>-0.11057599999999999</c:v>
                </c:pt>
                <c:pt idx="285">
                  <c:v>-0.10700800000000001</c:v>
                </c:pt>
                <c:pt idx="286">
                  <c:v>-0.23982200000000001</c:v>
                </c:pt>
                <c:pt idx="287">
                  <c:v>-0.588009</c:v>
                </c:pt>
                <c:pt idx="288">
                  <c:v>-0.45186100000000001</c:v>
                </c:pt>
                <c:pt idx="289">
                  <c:v>-0.77264999999999995</c:v>
                </c:pt>
                <c:pt idx="290">
                  <c:v>-0.28817799999999999</c:v>
                </c:pt>
                <c:pt idx="291">
                  <c:v>-0.74581699999999995</c:v>
                </c:pt>
                <c:pt idx="292">
                  <c:v>-0.78913999999999995</c:v>
                </c:pt>
                <c:pt idx="293">
                  <c:v>-1.8338829999999999</c:v>
                </c:pt>
                <c:pt idx="294">
                  <c:v>-0.85945800000000006</c:v>
                </c:pt>
                <c:pt idx="295">
                  <c:v>-1.8742639999999999</c:v>
                </c:pt>
                <c:pt idx="296">
                  <c:v>-1.5509550000000001</c:v>
                </c:pt>
                <c:pt idx="297">
                  <c:v>-2.8434119999999998</c:v>
                </c:pt>
                <c:pt idx="298">
                  <c:v>-1.187611</c:v>
                </c:pt>
                <c:pt idx="299">
                  <c:v>-2.6303109999999998</c:v>
                </c:pt>
                <c:pt idx="300">
                  <c:v>-1.262618</c:v>
                </c:pt>
                <c:pt idx="301">
                  <c:v>-2.3142930000000002</c:v>
                </c:pt>
                <c:pt idx="302">
                  <c:v>-0.84636100000000003</c:v>
                </c:pt>
                <c:pt idx="303">
                  <c:v>-1.66201</c:v>
                </c:pt>
                <c:pt idx="304">
                  <c:v>-1.3149550000000001</c:v>
                </c:pt>
                <c:pt idx="305">
                  <c:v>-3.1395330000000001</c:v>
                </c:pt>
                <c:pt idx="306">
                  <c:v>-1.6038779999999999</c:v>
                </c:pt>
                <c:pt idx="307">
                  <c:v>-3.1513490000000002</c:v>
                </c:pt>
                <c:pt idx="308">
                  <c:v>-2.0678510000000001</c:v>
                </c:pt>
                <c:pt idx="309">
                  <c:v>-4.112266</c:v>
                </c:pt>
                <c:pt idx="310">
                  <c:v>-1.1012439999999999</c:v>
                </c:pt>
                <c:pt idx="311">
                  <c:v>-1.502154</c:v>
                </c:pt>
                <c:pt idx="312">
                  <c:v>-0.509938</c:v>
                </c:pt>
                <c:pt idx="313">
                  <c:v>-1.3883920000000001</c:v>
                </c:pt>
                <c:pt idx="314">
                  <c:v>-0.78104899999999999</c:v>
                </c:pt>
                <c:pt idx="315">
                  <c:v>-1.1119859999999999</c:v>
                </c:pt>
                <c:pt idx="316">
                  <c:v>-8.7201000000000001E-2</c:v>
                </c:pt>
                <c:pt idx="317">
                  <c:v>-0.46947800000000001</c:v>
                </c:pt>
                <c:pt idx="318">
                  <c:v>-0.43493500000000002</c:v>
                </c:pt>
                <c:pt idx="319">
                  <c:v>-0.374004</c:v>
                </c:pt>
                <c:pt idx="320">
                  <c:v>0.35364400000000001</c:v>
                </c:pt>
                <c:pt idx="321">
                  <c:v>0.29367500000000002</c:v>
                </c:pt>
                <c:pt idx="322">
                  <c:v>-0.58052800000000004</c:v>
                </c:pt>
                <c:pt idx="323">
                  <c:v>-0.69818199999999997</c:v>
                </c:pt>
                <c:pt idx="324">
                  <c:v>0.71432700000000005</c:v>
                </c:pt>
                <c:pt idx="325">
                  <c:v>1.2892650000000001</c:v>
                </c:pt>
                <c:pt idx="326">
                  <c:v>-0.109541</c:v>
                </c:pt>
                <c:pt idx="327">
                  <c:v>3.0358E-2</c:v>
                </c:pt>
                <c:pt idx="328">
                  <c:v>1.3792599999999999</c:v>
                </c:pt>
                <c:pt idx="329">
                  <c:v>2.5764109999999998</c:v>
                </c:pt>
                <c:pt idx="330">
                  <c:v>0.32924500000000001</c:v>
                </c:pt>
                <c:pt idx="331">
                  <c:v>0.86817299999999997</c:v>
                </c:pt>
                <c:pt idx="332">
                  <c:v>0.74268100000000004</c:v>
                </c:pt>
                <c:pt idx="333">
                  <c:v>1.3005340000000001</c:v>
                </c:pt>
                <c:pt idx="334">
                  <c:v>1.197514</c:v>
                </c:pt>
                <c:pt idx="335">
                  <c:v>3.9518819999999999</c:v>
                </c:pt>
                <c:pt idx="336">
                  <c:v>3.5086200000000001</c:v>
                </c:pt>
                <c:pt idx="337">
                  <c:v>6.7987989999999998</c:v>
                </c:pt>
                <c:pt idx="338">
                  <c:v>2.579758</c:v>
                </c:pt>
                <c:pt idx="339">
                  <c:v>4.9004849999999998</c:v>
                </c:pt>
                <c:pt idx="340">
                  <c:v>2.668024</c:v>
                </c:pt>
                <c:pt idx="341">
                  <c:v>5.8350359999999997</c:v>
                </c:pt>
                <c:pt idx="342">
                  <c:v>2.9779300000000002</c:v>
                </c:pt>
                <c:pt idx="343">
                  <c:v>5.4437949999999997</c:v>
                </c:pt>
                <c:pt idx="344">
                  <c:v>1.5491410000000001</c:v>
                </c:pt>
                <c:pt idx="345">
                  <c:v>2.6870880000000001</c:v>
                </c:pt>
                <c:pt idx="346">
                  <c:v>1.2227429999999999</c:v>
                </c:pt>
                <c:pt idx="347">
                  <c:v>2.0477509999999999</c:v>
                </c:pt>
                <c:pt idx="348">
                  <c:v>0.29966199999999998</c:v>
                </c:pt>
                <c:pt idx="349">
                  <c:v>0.46214100000000002</c:v>
                </c:pt>
                <c:pt idx="350">
                  <c:v>9.2852000000000004E-2</c:v>
                </c:pt>
                <c:pt idx="351">
                  <c:v>0.224915</c:v>
                </c:pt>
                <c:pt idx="352">
                  <c:v>0.20442399999999999</c:v>
                </c:pt>
                <c:pt idx="353">
                  <c:v>0.40462300000000001</c:v>
                </c:pt>
                <c:pt idx="354">
                  <c:v>0.18442800000000001</c:v>
                </c:pt>
                <c:pt idx="355">
                  <c:v>0.36587799999999998</c:v>
                </c:pt>
                <c:pt idx="356">
                  <c:v>0.259718</c:v>
                </c:pt>
                <c:pt idx="357">
                  <c:v>0.78854000000000002</c:v>
                </c:pt>
                <c:pt idx="358">
                  <c:v>0.54160799999999998</c:v>
                </c:pt>
                <c:pt idx="359">
                  <c:v>0.98025700000000004</c:v>
                </c:pt>
                <c:pt idx="360">
                  <c:v>0.33008999999999999</c:v>
                </c:pt>
                <c:pt idx="361">
                  <c:v>-0.109611</c:v>
                </c:pt>
                <c:pt idx="362">
                  <c:v>-1.2705649999999999</c:v>
                </c:pt>
                <c:pt idx="363">
                  <c:v>-2.918866</c:v>
                </c:pt>
                <c:pt idx="364">
                  <c:v>-1.8675539999999999</c:v>
                </c:pt>
                <c:pt idx="365">
                  <c:v>-4.1389319999999996</c:v>
                </c:pt>
                <c:pt idx="366">
                  <c:v>-2.2025139999999999</c:v>
                </c:pt>
                <c:pt idx="367">
                  <c:v>-3.813129</c:v>
                </c:pt>
                <c:pt idx="368">
                  <c:v>-1.5047980000000001</c:v>
                </c:pt>
                <c:pt idx="369">
                  <c:v>-3.417589</c:v>
                </c:pt>
                <c:pt idx="370">
                  <c:v>-2.1216089999999999</c:v>
                </c:pt>
                <c:pt idx="371">
                  <c:v>-3.986361</c:v>
                </c:pt>
                <c:pt idx="372">
                  <c:v>-1.4063909999999999</c:v>
                </c:pt>
                <c:pt idx="373">
                  <c:v>-2.7404850000000001</c:v>
                </c:pt>
                <c:pt idx="374">
                  <c:v>-1.3214600000000001</c:v>
                </c:pt>
                <c:pt idx="375">
                  <c:v>-2.8825409999999998</c:v>
                </c:pt>
                <c:pt idx="376">
                  <c:v>-1.5674349999999999</c:v>
                </c:pt>
                <c:pt idx="377">
                  <c:v>-2.9057819999999999</c:v>
                </c:pt>
                <c:pt idx="378">
                  <c:v>-1.4155960000000001</c:v>
                </c:pt>
                <c:pt idx="379">
                  <c:v>-2.7410239999999999</c:v>
                </c:pt>
                <c:pt idx="380">
                  <c:v>-0.92694699999999997</c:v>
                </c:pt>
                <c:pt idx="381">
                  <c:v>-1.3251470000000001</c:v>
                </c:pt>
                <c:pt idx="382">
                  <c:v>-0.45469900000000002</c:v>
                </c:pt>
                <c:pt idx="383">
                  <c:v>-1.3227420000000001</c:v>
                </c:pt>
                <c:pt idx="384">
                  <c:v>-0.73614900000000005</c:v>
                </c:pt>
                <c:pt idx="385">
                  <c:v>-0.926288</c:v>
                </c:pt>
                <c:pt idx="386">
                  <c:v>-9.4853999999999994E-2</c:v>
                </c:pt>
                <c:pt idx="387">
                  <c:v>-0.44489400000000001</c:v>
                </c:pt>
                <c:pt idx="388">
                  <c:v>-0.44747500000000001</c:v>
                </c:pt>
                <c:pt idx="389">
                  <c:v>-0.68267599999999995</c:v>
                </c:pt>
                <c:pt idx="390">
                  <c:v>6.9352999999999998E-2</c:v>
                </c:pt>
                <c:pt idx="391">
                  <c:v>0.39046799999999998</c:v>
                </c:pt>
                <c:pt idx="392">
                  <c:v>0.31140200000000001</c:v>
                </c:pt>
                <c:pt idx="393">
                  <c:v>0.34740199999999999</c:v>
                </c:pt>
                <c:pt idx="394">
                  <c:v>5.8299999999999997E-4</c:v>
                </c:pt>
                <c:pt idx="395">
                  <c:v>0.31019099999999999</c:v>
                </c:pt>
                <c:pt idx="396">
                  <c:v>0.27134000000000003</c:v>
                </c:pt>
                <c:pt idx="397">
                  <c:v>-1.6191000000000001E-2</c:v>
                </c:pt>
                <c:pt idx="398">
                  <c:v>-8.8072999999999999E-2</c:v>
                </c:pt>
                <c:pt idx="399">
                  <c:v>0.62101399999999995</c:v>
                </c:pt>
                <c:pt idx="400">
                  <c:v>0.51068899999999995</c:v>
                </c:pt>
                <c:pt idx="401">
                  <c:v>0.53805099999999995</c:v>
                </c:pt>
                <c:pt idx="402">
                  <c:v>0.503857</c:v>
                </c:pt>
                <c:pt idx="403">
                  <c:v>2.769933</c:v>
                </c:pt>
                <c:pt idx="404">
                  <c:v>2.7326000000000001</c:v>
                </c:pt>
                <c:pt idx="405">
                  <c:v>4.7743479999999998</c:v>
                </c:pt>
                <c:pt idx="406">
                  <c:v>1.0069410000000001</c:v>
                </c:pt>
                <c:pt idx="407">
                  <c:v>1.492318</c:v>
                </c:pt>
                <c:pt idx="408">
                  <c:v>1.2916909999999999</c:v>
                </c:pt>
                <c:pt idx="409">
                  <c:v>3.955813</c:v>
                </c:pt>
                <c:pt idx="410">
                  <c:v>2.7995899999999998</c:v>
                </c:pt>
                <c:pt idx="411">
                  <c:v>3.8279179999999999</c:v>
                </c:pt>
                <c:pt idx="412">
                  <c:v>0.11573799999999999</c:v>
                </c:pt>
                <c:pt idx="413">
                  <c:v>1.298773</c:v>
                </c:pt>
                <c:pt idx="414">
                  <c:v>1.241368</c:v>
                </c:pt>
                <c:pt idx="415">
                  <c:v>1.4030860000000001</c:v>
                </c:pt>
                <c:pt idx="416">
                  <c:v>-0.52411099999999999</c:v>
                </c:pt>
                <c:pt idx="417">
                  <c:v>-1.2103600000000001</c:v>
                </c:pt>
                <c:pt idx="418">
                  <c:v>-1.1338269999999999</c:v>
                </c:pt>
                <c:pt idx="419">
                  <c:v>-2.7962790000000002</c:v>
                </c:pt>
                <c:pt idx="420">
                  <c:v>-1.8636109999999999</c:v>
                </c:pt>
                <c:pt idx="421">
                  <c:v>-3.9861909999999998</c:v>
                </c:pt>
                <c:pt idx="422">
                  <c:v>-2.085934</c:v>
                </c:pt>
                <c:pt idx="423">
                  <c:v>-4.459403</c:v>
                </c:pt>
                <c:pt idx="424">
                  <c:v>-3.3422339999999999</c:v>
                </c:pt>
                <c:pt idx="425">
                  <c:v>-7.5082430000000002</c:v>
                </c:pt>
                <c:pt idx="426">
                  <c:v>-4.6139260000000002</c:v>
                </c:pt>
                <c:pt idx="427">
                  <c:v>-9.3783460000000005</c:v>
                </c:pt>
                <c:pt idx="428">
                  <c:v>-5.2011839999999996</c:v>
                </c:pt>
                <c:pt idx="429">
                  <c:v>-10.783796000000001</c:v>
                </c:pt>
                <c:pt idx="430">
                  <c:v>-5.7049180000000002</c:v>
                </c:pt>
                <c:pt idx="431">
                  <c:v>-11.433597000000001</c:v>
                </c:pt>
                <c:pt idx="432">
                  <c:v>-6.2199359999999997</c:v>
                </c:pt>
                <c:pt idx="433">
                  <c:v>-12.989769000000001</c:v>
                </c:pt>
                <c:pt idx="434">
                  <c:v>-7.0629809999999997</c:v>
                </c:pt>
                <c:pt idx="435">
                  <c:v>-13.978925</c:v>
                </c:pt>
                <c:pt idx="436">
                  <c:v>-6.1887280000000002</c:v>
                </c:pt>
                <c:pt idx="437">
                  <c:v>-11.518001</c:v>
                </c:pt>
                <c:pt idx="438">
                  <c:v>-4.712199</c:v>
                </c:pt>
                <c:pt idx="439">
                  <c:v>-8.8269479999999998</c:v>
                </c:pt>
                <c:pt idx="440">
                  <c:v>-3.1695980000000001</c:v>
                </c:pt>
                <c:pt idx="441">
                  <c:v>-5.7490500000000004</c:v>
                </c:pt>
                <c:pt idx="442">
                  <c:v>-2.2965309999999999</c:v>
                </c:pt>
                <c:pt idx="443">
                  <c:v>-4.4059460000000001</c:v>
                </c:pt>
                <c:pt idx="444">
                  <c:v>-1.5937920000000001</c:v>
                </c:pt>
                <c:pt idx="445">
                  <c:v>-2.826435</c:v>
                </c:pt>
                <c:pt idx="446">
                  <c:v>-1.197487</c:v>
                </c:pt>
                <c:pt idx="447">
                  <c:v>-2.2814700000000001</c:v>
                </c:pt>
                <c:pt idx="448">
                  <c:v>-0.86849600000000005</c:v>
                </c:pt>
                <c:pt idx="449">
                  <c:v>-1.472302</c:v>
                </c:pt>
                <c:pt idx="450">
                  <c:v>-0.214613</c:v>
                </c:pt>
                <c:pt idx="451">
                  <c:v>-0.18310499999999999</c:v>
                </c:pt>
                <c:pt idx="452">
                  <c:v>8.8859999999999998E-3</c:v>
                </c:pt>
                <c:pt idx="453">
                  <c:v>-9.8282999999999995E-2</c:v>
                </c:pt>
                <c:pt idx="454">
                  <c:v>-0.15817400000000001</c:v>
                </c:pt>
                <c:pt idx="455">
                  <c:v>-0.280053</c:v>
                </c:pt>
                <c:pt idx="456">
                  <c:v>4.8526E-2</c:v>
                </c:pt>
                <c:pt idx="457">
                  <c:v>0.125861</c:v>
                </c:pt>
                <c:pt idx="458">
                  <c:v>1.3610000000000001E-2</c:v>
                </c:pt>
                <c:pt idx="459">
                  <c:v>-3.8707999999999999E-2</c:v>
                </c:pt>
                <c:pt idx="460">
                  <c:v>9.4619999999999999E-3</c:v>
                </c:pt>
                <c:pt idx="461">
                  <c:v>0.14347099999999999</c:v>
                </c:pt>
                <c:pt idx="462">
                  <c:v>0.17125899999999999</c:v>
                </c:pt>
                <c:pt idx="463">
                  <c:v>0.24563099999999999</c:v>
                </c:pt>
                <c:pt idx="464">
                  <c:v>3.0370000000000002E-3</c:v>
                </c:pt>
                <c:pt idx="465">
                  <c:v>1.3471E-2</c:v>
                </c:pt>
                <c:pt idx="466">
                  <c:v>9.2409000000000005E-2</c:v>
                </c:pt>
                <c:pt idx="467">
                  <c:v>0.268038</c:v>
                </c:pt>
                <c:pt idx="468">
                  <c:v>3.7279E-2</c:v>
                </c:pt>
                <c:pt idx="469">
                  <c:v>-0.17372000000000001</c:v>
                </c:pt>
                <c:pt idx="470">
                  <c:v>-2.2314000000000001E-2</c:v>
                </c:pt>
                <c:pt idx="471">
                  <c:v>8.4576999999999999E-2</c:v>
                </c:pt>
                <c:pt idx="472">
                  <c:v>6.7939999999999997E-3</c:v>
                </c:pt>
                <c:pt idx="473">
                  <c:v>-0.13671800000000001</c:v>
                </c:pt>
                <c:pt idx="474">
                  <c:v>-0.103073</c:v>
                </c:pt>
                <c:pt idx="475">
                  <c:v>-0.26569799999999999</c:v>
                </c:pt>
                <c:pt idx="476">
                  <c:v>-0.165909</c:v>
                </c:pt>
                <c:pt idx="477">
                  <c:v>-0.26911800000000002</c:v>
                </c:pt>
                <c:pt idx="478">
                  <c:v>-7.5522000000000006E-2</c:v>
                </c:pt>
                <c:pt idx="479">
                  <c:v>-0.16586400000000001</c:v>
                </c:pt>
                <c:pt idx="480">
                  <c:v>-9.9887000000000004E-2</c:v>
                </c:pt>
                <c:pt idx="481">
                  <c:v>-0.200964</c:v>
                </c:pt>
                <c:pt idx="482">
                  <c:v>-1.3809999999999999E-2</c:v>
                </c:pt>
                <c:pt idx="483">
                  <c:v>-3.1159999999999998E-3</c:v>
                </c:pt>
                <c:pt idx="484">
                  <c:v>-8.3055000000000004E-2</c:v>
                </c:pt>
                <c:pt idx="485">
                  <c:v>-0.14805199999999999</c:v>
                </c:pt>
                <c:pt idx="486">
                  <c:v>-4.0466000000000002E-2</c:v>
                </c:pt>
                <c:pt idx="487">
                  <c:v>-8.2974000000000006E-2</c:v>
                </c:pt>
                <c:pt idx="488">
                  <c:v>-3.9400999999999999E-2</c:v>
                </c:pt>
                <c:pt idx="489">
                  <c:v>-3.3089E-2</c:v>
                </c:pt>
                <c:pt idx="490">
                  <c:v>-1.068E-2</c:v>
                </c:pt>
                <c:pt idx="491">
                  <c:v>-6.0727000000000003E-2</c:v>
                </c:pt>
                <c:pt idx="492">
                  <c:v>-4.8947999999999998E-2</c:v>
                </c:pt>
                <c:pt idx="493">
                  <c:v>-0.101204</c:v>
                </c:pt>
                <c:pt idx="494">
                  <c:v>-4.5946000000000001E-2</c:v>
                </c:pt>
                <c:pt idx="495">
                  <c:v>-0.107836</c:v>
                </c:pt>
                <c:pt idx="496">
                  <c:v>-0.104477</c:v>
                </c:pt>
                <c:pt idx="497">
                  <c:v>-0.176927</c:v>
                </c:pt>
                <c:pt idx="498">
                  <c:v>-7.5653999999999999E-2</c:v>
                </c:pt>
                <c:pt idx="499">
                  <c:v>-0.13320299999999999</c:v>
                </c:pt>
                <c:pt idx="500">
                  <c:v>-1.9151000000000001E-2</c:v>
                </c:pt>
                <c:pt idx="501">
                  <c:v>-6.3861000000000001E-2</c:v>
                </c:pt>
                <c:pt idx="502">
                  <c:v>-6.0760000000000002E-2</c:v>
                </c:pt>
                <c:pt idx="503">
                  <c:v>-2.4629000000000002E-2</c:v>
                </c:pt>
                <c:pt idx="504">
                  <c:v>6.9045999999999996E-2</c:v>
                </c:pt>
                <c:pt idx="505">
                  <c:v>8.1793000000000005E-2</c:v>
                </c:pt>
                <c:pt idx="506">
                  <c:v>1.7E-5</c:v>
                </c:pt>
                <c:pt idx="507">
                  <c:v>-6.0658999999999998E-2</c:v>
                </c:pt>
                <c:pt idx="508">
                  <c:v>-5.6398999999999998E-2</c:v>
                </c:pt>
                <c:pt idx="509">
                  <c:v>-2.6518E-2</c:v>
                </c:pt>
                <c:pt idx="510">
                  <c:v>6.6045999999999994E-2</c:v>
                </c:pt>
                <c:pt idx="511">
                  <c:v>5.2160999999999999E-2</c:v>
                </c:pt>
                <c:pt idx="512">
                  <c:v>-2.6638999999999999E-2</c:v>
                </c:pt>
                <c:pt idx="513">
                  <c:v>-2.3446000000000002E-2</c:v>
                </c:pt>
                <c:pt idx="514">
                  <c:v>-1.2826000000000001E-2</c:v>
                </c:pt>
                <c:pt idx="515">
                  <c:v>4.1590000000000004E-3</c:v>
                </c:pt>
                <c:pt idx="516">
                  <c:v>4.5745000000000001E-2</c:v>
                </c:pt>
                <c:pt idx="517">
                  <c:v>5.3151999999999998E-2</c:v>
                </c:pt>
                <c:pt idx="518">
                  <c:v>2.6641000000000001E-2</c:v>
                </c:pt>
                <c:pt idx="519">
                  <c:v>1.4928E-2</c:v>
                </c:pt>
                <c:pt idx="520">
                  <c:v>-7.7698000000000003E-2</c:v>
                </c:pt>
                <c:pt idx="521">
                  <c:v>-9.5651E-2</c:v>
                </c:pt>
                <c:pt idx="522">
                  <c:v>6.1906999999999997E-2</c:v>
                </c:pt>
                <c:pt idx="523">
                  <c:v>7.3672000000000001E-2</c:v>
                </c:pt>
                <c:pt idx="524">
                  <c:v>-3.5125000000000003E-2</c:v>
                </c:pt>
                <c:pt idx="525">
                  <c:v>-4.1510999999999999E-2</c:v>
                </c:pt>
                <c:pt idx="526">
                  <c:v>1.9050000000000001E-2</c:v>
                </c:pt>
                <c:pt idx="527">
                  <c:v>0.106169</c:v>
                </c:pt>
                <c:pt idx="528">
                  <c:v>7.7613000000000001E-2</c:v>
                </c:pt>
                <c:pt idx="529">
                  <c:v>0.150973</c:v>
                </c:pt>
                <c:pt idx="530">
                  <c:v>0.107437</c:v>
                </c:pt>
                <c:pt idx="531">
                  <c:v>0.183142</c:v>
                </c:pt>
                <c:pt idx="532">
                  <c:v>-3.0880999999999999E-2</c:v>
                </c:pt>
                <c:pt idx="533">
                  <c:v>-0.138432</c:v>
                </c:pt>
                <c:pt idx="534">
                  <c:v>-0.169294</c:v>
                </c:pt>
                <c:pt idx="535">
                  <c:v>-0.27269100000000002</c:v>
                </c:pt>
                <c:pt idx="536">
                  <c:v>-2.3578999999999999E-2</c:v>
                </c:pt>
                <c:pt idx="537">
                  <c:v>9.3290000000000005E-3</c:v>
                </c:pt>
                <c:pt idx="538">
                  <c:v>-1.098E-3</c:v>
                </c:pt>
                <c:pt idx="539">
                  <c:v>-1.8152999999999999E-2</c:v>
                </c:pt>
                <c:pt idx="540">
                  <c:v>7.5644000000000003E-2</c:v>
                </c:pt>
                <c:pt idx="541">
                  <c:v>0.25681599999999999</c:v>
                </c:pt>
                <c:pt idx="542">
                  <c:v>8.6332999999999993E-2</c:v>
                </c:pt>
                <c:pt idx="543">
                  <c:v>6.4279999999999901E-3</c:v>
                </c:pt>
                <c:pt idx="544">
                  <c:v>-6.3949000000000006E-2</c:v>
                </c:pt>
                <c:pt idx="545">
                  <c:v>-0.16722100000000001</c:v>
                </c:pt>
                <c:pt idx="546">
                  <c:v>-0.100048</c:v>
                </c:pt>
                <c:pt idx="547">
                  <c:v>-8.3984000000000003E-2</c:v>
                </c:pt>
                <c:pt idx="548">
                  <c:v>3.2919999999999998E-3</c:v>
                </c:pt>
                <c:pt idx="549">
                  <c:v>-0.12224599999999999</c:v>
                </c:pt>
                <c:pt idx="550">
                  <c:v>-3.9296999999999999E-2</c:v>
                </c:pt>
                <c:pt idx="551">
                  <c:v>-0.107378</c:v>
                </c:pt>
                <c:pt idx="552">
                  <c:v>-1.2649000000000001E-2</c:v>
                </c:pt>
                <c:pt idx="553">
                  <c:v>9.8211999999999994E-2</c:v>
                </c:pt>
                <c:pt idx="554">
                  <c:v>4.3707000000000003E-2</c:v>
                </c:pt>
                <c:pt idx="555">
                  <c:v>-9.4050000000000002E-3</c:v>
                </c:pt>
                <c:pt idx="556">
                  <c:v>-4.3464000000000003E-2</c:v>
                </c:pt>
                <c:pt idx="557">
                  <c:v>-6.9868E-2</c:v>
                </c:pt>
                <c:pt idx="558">
                  <c:v>-5.0883999999999999E-2</c:v>
                </c:pt>
                <c:pt idx="559">
                  <c:v>-2.7279000000000001E-2</c:v>
                </c:pt>
                <c:pt idx="560">
                  <c:v>4.9179E-2</c:v>
                </c:pt>
                <c:pt idx="561">
                  <c:v>3.5617000000000003E-2</c:v>
                </c:pt>
                <c:pt idx="562">
                  <c:v>3.1399999999999999E-4</c:v>
                </c:pt>
                <c:pt idx="563">
                  <c:v>3.6784999999999998E-2</c:v>
                </c:pt>
                <c:pt idx="564">
                  <c:v>2.5815000000000001E-2</c:v>
                </c:pt>
                <c:pt idx="565">
                  <c:v>5.0597999999999997E-2</c:v>
                </c:pt>
                <c:pt idx="566">
                  <c:v>7.0569999999999994E-2</c:v>
                </c:pt>
                <c:pt idx="567">
                  <c:v>-2.6220000000000002E-3</c:v>
                </c:pt>
                <c:pt idx="568">
                  <c:v>-0.199855</c:v>
                </c:pt>
                <c:pt idx="569">
                  <c:v>-0.23246900000000001</c:v>
                </c:pt>
                <c:pt idx="570">
                  <c:v>1.1917000000000001E-2</c:v>
                </c:pt>
                <c:pt idx="571">
                  <c:v>5.0508999999999998E-2</c:v>
                </c:pt>
                <c:pt idx="572">
                  <c:v>0.101357</c:v>
                </c:pt>
                <c:pt idx="573">
                  <c:v>0.282495</c:v>
                </c:pt>
                <c:pt idx="574">
                  <c:v>0.12460400000000001</c:v>
                </c:pt>
                <c:pt idx="575">
                  <c:v>8.8339000000000001E-2</c:v>
                </c:pt>
                <c:pt idx="576">
                  <c:v>-0.21526699999999999</c:v>
                </c:pt>
                <c:pt idx="577">
                  <c:v>-0.283586</c:v>
                </c:pt>
                <c:pt idx="578">
                  <c:v>2.6527999999999999E-2</c:v>
                </c:pt>
                <c:pt idx="579">
                  <c:v>-3.8509000000000002E-2</c:v>
                </c:pt>
                <c:pt idx="580">
                  <c:v>-3.0963000000000001E-2</c:v>
                </c:pt>
                <c:pt idx="581">
                  <c:v>3.5031E-2</c:v>
                </c:pt>
                <c:pt idx="582">
                  <c:v>8.0837000000000006E-2</c:v>
                </c:pt>
                <c:pt idx="583">
                  <c:v>0.15198500000000001</c:v>
                </c:pt>
                <c:pt idx="584">
                  <c:v>-5.6598000000000002E-2</c:v>
                </c:pt>
                <c:pt idx="585">
                  <c:v>-5.5600999999999998E-2</c:v>
                </c:pt>
                <c:pt idx="586">
                  <c:v>8.9510000000000006E-2</c:v>
                </c:pt>
                <c:pt idx="587">
                  <c:v>3.3106999999999998E-2</c:v>
                </c:pt>
                <c:pt idx="588">
                  <c:v>-0.15142700000000001</c:v>
                </c:pt>
                <c:pt idx="589">
                  <c:v>-0.30396299999999998</c:v>
                </c:pt>
                <c:pt idx="590">
                  <c:v>-0.11523799999999999</c:v>
                </c:pt>
                <c:pt idx="591">
                  <c:v>-0.16981299999999999</c:v>
                </c:pt>
                <c:pt idx="592">
                  <c:v>-2.9196E-2</c:v>
                </c:pt>
                <c:pt idx="593">
                  <c:v>0.14835100000000001</c:v>
                </c:pt>
                <c:pt idx="594">
                  <c:v>0.47064400000000001</c:v>
                </c:pt>
                <c:pt idx="595">
                  <c:v>0.85938599999999998</c:v>
                </c:pt>
                <c:pt idx="596">
                  <c:v>1.4912999999999999E-2</c:v>
                </c:pt>
                <c:pt idx="597">
                  <c:v>-0.133073</c:v>
                </c:pt>
                <c:pt idx="598">
                  <c:v>-5.8539000000000001E-2</c:v>
                </c:pt>
                <c:pt idx="599">
                  <c:v>4.3239999999999997E-3</c:v>
                </c:pt>
                <c:pt idx="600">
                  <c:v>0.29082799999999998</c:v>
                </c:pt>
                <c:pt idx="601">
                  <c:v>0.81812700000000005</c:v>
                </c:pt>
                <c:pt idx="602">
                  <c:v>0.55925899999999995</c:v>
                </c:pt>
                <c:pt idx="603">
                  <c:v>0.88428600000000002</c:v>
                </c:pt>
                <c:pt idx="604">
                  <c:v>8.9559E-2</c:v>
                </c:pt>
                <c:pt idx="605">
                  <c:v>0.26252399999999998</c:v>
                </c:pt>
                <c:pt idx="606">
                  <c:v>0.55557000000000001</c:v>
                </c:pt>
                <c:pt idx="607">
                  <c:v>1.2034549999999999</c:v>
                </c:pt>
                <c:pt idx="608">
                  <c:v>0.35987200000000003</c:v>
                </c:pt>
                <c:pt idx="609">
                  <c:v>0.565249</c:v>
                </c:pt>
                <c:pt idx="610">
                  <c:v>0.27474399999999999</c:v>
                </c:pt>
                <c:pt idx="611">
                  <c:v>0.73052700000000004</c:v>
                </c:pt>
                <c:pt idx="612">
                  <c:v>0.51203699999999996</c:v>
                </c:pt>
                <c:pt idx="613">
                  <c:v>1.0548010000000001</c:v>
                </c:pt>
              </c:numCache>
            </c:numRef>
          </c:val>
          <c:smooth val="0"/>
          <c:extLst>
            <c:ext xmlns:c16="http://schemas.microsoft.com/office/drawing/2014/chart" uri="{C3380CC4-5D6E-409C-BE32-E72D297353CC}">
              <c16:uniqueId val="{00000001-3786-4C1D-A823-746B3629641C}"/>
            </c:ext>
          </c:extLst>
        </c:ser>
        <c:ser>
          <c:idx val="2"/>
          <c:order val="2"/>
          <c:tx>
            <c:strRef>
              <c:f>'[fusion test.xlsx]Sheet1'!$H$1</c:f>
              <c:strCache>
                <c:ptCount val="1"/>
                <c:pt idx="0">
                  <c:v>Z_gyro</c:v>
                </c:pt>
              </c:strCache>
            </c:strRef>
          </c:tx>
          <c:spPr>
            <a:ln w="28575" cap="rnd">
              <a:solidFill>
                <a:schemeClr val="accent3"/>
              </a:solidFill>
              <a:round/>
            </a:ln>
            <a:effectLst/>
          </c:spPr>
          <c:marker>
            <c:symbol val="none"/>
          </c:marker>
          <c:val>
            <c:numRef>
              <c:f>'[fusion test.xlsx]Sheet1'!$H$2:$H$691</c:f>
              <c:numCache>
                <c:formatCode>General</c:formatCode>
                <c:ptCount val="690"/>
                <c:pt idx="0">
                  <c:v>2.546E-2</c:v>
                </c:pt>
                <c:pt idx="1">
                  <c:v>5.9873000000000003E-2</c:v>
                </c:pt>
                <c:pt idx="2">
                  <c:v>2.4125000000000001E-2</c:v>
                </c:pt>
                <c:pt idx="3">
                  <c:v>1.5585999999999999E-2</c:v>
                </c:pt>
                <c:pt idx="4">
                  <c:v>8.8746000000000005E-2</c:v>
                </c:pt>
                <c:pt idx="5">
                  <c:v>0.29492400000000002</c:v>
                </c:pt>
                <c:pt idx="6">
                  <c:v>0.179593</c:v>
                </c:pt>
                <c:pt idx="7">
                  <c:v>0.21843799999999999</c:v>
                </c:pt>
                <c:pt idx="8">
                  <c:v>-2.7300999999999999E-2</c:v>
                </c:pt>
                <c:pt idx="9">
                  <c:v>-1.1256E-2</c:v>
                </c:pt>
                <c:pt idx="10">
                  <c:v>9.7364999999999993E-2</c:v>
                </c:pt>
                <c:pt idx="11">
                  <c:v>0.328295</c:v>
                </c:pt>
                <c:pt idx="12">
                  <c:v>0.24710799999999999</c:v>
                </c:pt>
                <c:pt idx="13">
                  <c:v>0.32913500000000001</c:v>
                </c:pt>
                <c:pt idx="14">
                  <c:v>5.6973000000000003E-2</c:v>
                </c:pt>
                <c:pt idx="15">
                  <c:v>0.20438000000000001</c:v>
                </c:pt>
                <c:pt idx="16">
                  <c:v>0.24646100000000001</c:v>
                </c:pt>
                <c:pt idx="17">
                  <c:v>0.41247299999999998</c:v>
                </c:pt>
                <c:pt idx="18">
                  <c:v>-2.6615E-2</c:v>
                </c:pt>
                <c:pt idx="19">
                  <c:v>-0.124643</c:v>
                </c:pt>
                <c:pt idx="20">
                  <c:v>5.5105000000000001E-2</c:v>
                </c:pt>
                <c:pt idx="21">
                  <c:v>0.307614</c:v>
                </c:pt>
                <c:pt idx="22">
                  <c:v>0.21029800000000001</c:v>
                </c:pt>
                <c:pt idx="23">
                  <c:v>0.28344999999999998</c:v>
                </c:pt>
                <c:pt idx="24">
                  <c:v>8.2116999999999996E-2</c:v>
                </c:pt>
                <c:pt idx="25">
                  <c:v>0.46876200000000001</c:v>
                </c:pt>
                <c:pt idx="26">
                  <c:v>0.64241599999999999</c:v>
                </c:pt>
                <c:pt idx="27">
                  <c:v>1.2519690000000001</c:v>
                </c:pt>
                <c:pt idx="28">
                  <c:v>0.51222699999999999</c:v>
                </c:pt>
                <c:pt idx="29">
                  <c:v>1.1466909999999999</c:v>
                </c:pt>
                <c:pt idx="30">
                  <c:v>0.91673300000000002</c:v>
                </c:pt>
                <c:pt idx="31">
                  <c:v>1.9493959999999999</c:v>
                </c:pt>
                <c:pt idx="32">
                  <c:v>1.000111</c:v>
                </c:pt>
                <c:pt idx="33">
                  <c:v>2.0957279999999998</c:v>
                </c:pt>
                <c:pt idx="34">
                  <c:v>1.3908609999999999</c:v>
                </c:pt>
                <c:pt idx="35">
                  <c:v>3.0226540000000002</c:v>
                </c:pt>
                <c:pt idx="36">
                  <c:v>1.7952250000000001</c:v>
                </c:pt>
                <c:pt idx="37">
                  <c:v>3.5998709999999998</c:v>
                </c:pt>
                <c:pt idx="38">
                  <c:v>1.8248530000000001</c:v>
                </c:pt>
                <c:pt idx="39">
                  <c:v>3.8011309999999998</c:v>
                </c:pt>
                <c:pt idx="40">
                  <c:v>2.249492</c:v>
                </c:pt>
                <c:pt idx="41">
                  <c:v>5.0562889999999996</c:v>
                </c:pt>
                <c:pt idx="42">
                  <c:v>3.1010119999999999</c:v>
                </c:pt>
                <c:pt idx="43">
                  <c:v>6.3000499999999997</c:v>
                </c:pt>
                <c:pt idx="44">
                  <c:v>3.2835920000000001</c:v>
                </c:pt>
                <c:pt idx="45">
                  <c:v>6.5264389999999999</c:v>
                </c:pt>
                <c:pt idx="46">
                  <c:v>3.215179</c:v>
                </c:pt>
                <c:pt idx="47">
                  <c:v>6.4098259999999998</c:v>
                </c:pt>
                <c:pt idx="48">
                  <c:v>3.1617359999999999</c:v>
                </c:pt>
                <c:pt idx="49">
                  <c:v>6.4069190000000003</c:v>
                </c:pt>
                <c:pt idx="50">
                  <c:v>3.5519050000000001</c:v>
                </c:pt>
                <c:pt idx="51">
                  <c:v>6.8319179999999999</c:v>
                </c:pt>
                <c:pt idx="52">
                  <c:v>3.015485</c:v>
                </c:pt>
                <c:pt idx="53">
                  <c:v>5.6729500000000002</c:v>
                </c:pt>
                <c:pt idx="54">
                  <c:v>2.49004</c:v>
                </c:pt>
                <c:pt idx="55">
                  <c:v>5.3007309999999999</c:v>
                </c:pt>
                <c:pt idx="56">
                  <c:v>2.9860259999999998</c:v>
                </c:pt>
                <c:pt idx="57">
                  <c:v>5.8488550000000004</c:v>
                </c:pt>
                <c:pt idx="58">
                  <c:v>2.8481420000000002</c:v>
                </c:pt>
                <c:pt idx="59">
                  <c:v>5.7583039999999999</c:v>
                </c:pt>
                <c:pt idx="60">
                  <c:v>3.091345</c:v>
                </c:pt>
                <c:pt idx="61">
                  <c:v>6.5683850000000001</c:v>
                </c:pt>
                <c:pt idx="62">
                  <c:v>3.244113</c:v>
                </c:pt>
                <c:pt idx="63">
                  <c:v>5.6714019999999996</c:v>
                </c:pt>
                <c:pt idx="64">
                  <c:v>1.5319640000000001</c:v>
                </c:pt>
                <c:pt idx="65">
                  <c:v>2.5820699999999999</c:v>
                </c:pt>
                <c:pt idx="66">
                  <c:v>1.592544</c:v>
                </c:pt>
                <c:pt idx="67">
                  <c:v>3.5347179999999998</c:v>
                </c:pt>
                <c:pt idx="68">
                  <c:v>1.513557</c:v>
                </c:pt>
                <c:pt idx="69">
                  <c:v>2.8191480000000002</c:v>
                </c:pt>
                <c:pt idx="70">
                  <c:v>1.0348630000000001</c:v>
                </c:pt>
                <c:pt idx="71">
                  <c:v>2.1699700000000002</c:v>
                </c:pt>
                <c:pt idx="72">
                  <c:v>1.289863</c:v>
                </c:pt>
                <c:pt idx="73">
                  <c:v>2.6131820000000001</c:v>
                </c:pt>
                <c:pt idx="74">
                  <c:v>0.94772999999999996</c:v>
                </c:pt>
                <c:pt idx="75">
                  <c:v>1.7867900000000001</c:v>
                </c:pt>
                <c:pt idx="76">
                  <c:v>1.110412</c:v>
                </c:pt>
                <c:pt idx="77">
                  <c:v>2.52332</c:v>
                </c:pt>
                <c:pt idx="78">
                  <c:v>1.624522</c:v>
                </c:pt>
                <c:pt idx="79">
                  <c:v>3.3252920000000001</c:v>
                </c:pt>
                <c:pt idx="80">
                  <c:v>1.688688</c:v>
                </c:pt>
                <c:pt idx="81">
                  <c:v>3.2256550000000002</c:v>
                </c:pt>
                <c:pt idx="82">
                  <c:v>1.5462149999999999</c:v>
                </c:pt>
                <c:pt idx="83">
                  <c:v>3.1823190000000001</c:v>
                </c:pt>
                <c:pt idx="84">
                  <c:v>1.4808049999999999</c:v>
                </c:pt>
                <c:pt idx="85">
                  <c:v>2.6711309999999999</c:v>
                </c:pt>
                <c:pt idx="86">
                  <c:v>0.93801000000000001</c:v>
                </c:pt>
                <c:pt idx="87">
                  <c:v>1.5432600000000001</c:v>
                </c:pt>
                <c:pt idx="88">
                  <c:v>0.292404</c:v>
                </c:pt>
                <c:pt idx="89">
                  <c:v>0.45481899999999997</c:v>
                </c:pt>
                <c:pt idx="90">
                  <c:v>0.197906</c:v>
                </c:pt>
                <c:pt idx="91">
                  <c:v>0.47217300000000001</c:v>
                </c:pt>
                <c:pt idx="92">
                  <c:v>0.28215299999999999</c:v>
                </c:pt>
                <c:pt idx="93">
                  <c:v>0.46354899999999999</c:v>
                </c:pt>
                <c:pt idx="94">
                  <c:v>-6.0730000000000003E-3</c:v>
                </c:pt>
                <c:pt idx="95">
                  <c:v>-0.13583300000000001</c:v>
                </c:pt>
                <c:pt idx="96">
                  <c:v>-3.1865999999999998E-2</c:v>
                </c:pt>
                <c:pt idx="97">
                  <c:v>0.15826100000000001</c:v>
                </c:pt>
                <c:pt idx="98">
                  <c:v>0.215749</c:v>
                </c:pt>
                <c:pt idx="99">
                  <c:v>0.155277</c:v>
                </c:pt>
                <c:pt idx="100">
                  <c:v>-0.35943799999999998</c:v>
                </c:pt>
                <c:pt idx="101">
                  <c:v>-0.88938700000000004</c:v>
                </c:pt>
                <c:pt idx="102">
                  <c:v>-0.65367600000000003</c:v>
                </c:pt>
                <c:pt idx="103">
                  <c:v>-1.4563759999999999</c:v>
                </c:pt>
                <c:pt idx="104">
                  <c:v>-1.0424899999999999</c:v>
                </c:pt>
                <c:pt idx="105">
                  <c:v>-2.34104</c:v>
                </c:pt>
                <c:pt idx="106">
                  <c:v>-1.524524</c:v>
                </c:pt>
                <c:pt idx="107">
                  <c:v>-3.0838009999999998</c:v>
                </c:pt>
                <c:pt idx="108">
                  <c:v>-1.5030460000000001</c:v>
                </c:pt>
                <c:pt idx="109">
                  <c:v>-3.189994</c:v>
                </c:pt>
                <c:pt idx="110">
                  <c:v>-1.8027260000000001</c:v>
                </c:pt>
                <c:pt idx="111">
                  <c:v>-3.6548590000000001</c:v>
                </c:pt>
                <c:pt idx="112">
                  <c:v>-2.0130539999999999</c:v>
                </c:pt>
                <c:pt idx="113">
                  <c:v>-4.323315</c:v>
                </c:pt>
                <c:pt idx="114">
                  <c:v>-2.4573529999999999</c:v>
                </c:pt>
                <c:pt idx="115">
                  <c:v>-4.7714280000000002</c:v>
                </c:pt>
                <c:pt idx="116">
                  <c:v>-2.2081909999999998</c:v>
                </c:pt>
                <c:pt idx="117">
                  <c:v>-4.4413220000000004</c:v>
                </c:pt>
                <c:pt idx="118">
                  <c:v>-2.0990380000000002</c:v>
                </c:pt>
                <c:pt idx="119">
                  <c:v>-3.777552</c:v>
                </c:pt>
                <c:pt idx="120">
                  <c:v>-1.126045</c:v>
                </c:pt>
                <c:pt idx="121">
                  <c:v>-1.802567</c:v>
                </c:pt>
                <c:pt idx="122">
                  <c:v>-0.52729999999999999</c:v>
                </c:pt>
                <c:pt idx="123">
                  <c:v>-1.4039330000000001</c:v>
                </c:pt>
                <c:pt idx="124">
                  <c:v>-1.112088</c:v>
                </c:pt>
                <c:pt idx="125">
                  <c:v>-1.8136319999999999</c:v>
                </c:pt>
                <c:pt idx="126">
                  <c:v>-0.299099</c:v>
                </c:pt>
                <c:pt idx="127">
                  <c:v>-0.49435200000000001</c:v>
                </c:pt>
                <c:pt idx="128">
                  <c:v>-0.14014399999999999</c:v>
                </c:pt>
                <c:pt idx="129">
                  <c:v>-0.25057400000000002</c:v>
                </c:pt>
                <c:pt idx="130">
                  <c:v>-7.0792999999999995E-2</c:v>
                </c:pt>
                <c:pt idx="131">
                  <c:v>-6.3271999999999995E-2</c:v>
                </c:pt>
                <c:pt idx="132">
                  <c:v>0.33718199999999998</c:v>
                </c:pt>
                <c:pt idx="133">
                  <c:v>1.0334049999999999</c:v>
                </c:pt>
                <c:pt idx="134">
                  <c:v>0.95885900000000002</c:v>
                </c:pt>
                <c:pt idx="135">
                  <c:v>2.0715400000000002</c:v>
                </c:pt>
                <c:pt idx="136">
                  <c:v>1.556881</c:v>
                </c:pt>
                <c:pt idx="137">
                  <c:v>3.6863950000000001</c:v>
                </c:pt>
                <c:pt idx="138">
                  <c:v>2.3639649999999999</c:v>
                </c:pt>
                <c:pt idx="139">
                  <c:v>4.7166860000000002</c:v>
                </c:pt>
                <c:pt idx="140">
                  <c:v>2.3403290000000001</c:v>
                </c:pt>
                <c:pt idx="141">
                  <c:v>5.1503329999999998</c:v>
                </c:pt>
                <c:pt idx="142">
                  <c:v>4.2937649999999996</c:v>
                </c:pt>
                <c:pt idx="143">
                  <c:v>9.8582020000000004</c:v>
                </c:pt>
                <c:pt idx="144">
                  <c:v>6.0034890000000001</c:v>
                </c:pt>
                <c:pt idx="145">
                  <c:v>11.897107</c:v>
                </c:pt>
                <c:pt idx="146">
                  <c:v>5.7503409999999997</c:v>
                </c:pt>
                <c:pt idx="147">
                  <c:v>11.107117000000001</c:v>
                </c:pt>
                <c:pt idx="148">
                  <c:v>4.6616689999999998</c:v>
                </c:pt>
                <c:pt idx="149">
                  <c:v>8.6512379999999993</c:v>
                </c:pt>
                <c:pt idx="150">
                  <c:v>3.5147140000000001</c:v>
                </c:pt>
                <c:pt idx="151">
                  <c:v>6.7781149999999997</c:v>
                </c:pt>
                <c:pt idx="152">
                  <c:v>3.097747</c:v>
                </c:pt>
                <c:pt idx="153">
                  <c:v>5.8973100000000001</c:v>
                </c:pt>
                <c:pt idx="154">
                  <c:v>2.313323</c:v>
                </c:pt>
                <c:pt idx="155">
                  <c:v>4.225854</c:v>
                </c:pt>
                <c:pt idx="156">
                  <c:v>1.6427069999999999</c:v>
                </c:pt>
                <c:pt idx="157">
                  <c:v>3.0058609999999999</c:v>
                </c:pt>
                <c:pt idx="158">
                  <c:v>0.84649700000000005</c:v>
                </c:pt>
                <c:pt idx="159">
                  <c:v>0.95296499999999995</c:v>
                </c:pt>
                <c:pt idx="160">
                  <c:v>-0.72755800000000004</c:v>
                </c:pt>
                <c:pt idx="161">
                  <c:v>-2.2118799999999998</c:v>
                </c:pt>
                <c:pt idx="162">
                  <c:v>-2.0432999999999999</c:v>
                </c:pt>
                <c:pt idx="163">
                  <c:v>-4.2165730000000003</c:v>
                </c:pt>
                <c:pt idx="164">
                  <c:v>-1.9936830000000001</c:v>
                </c:pt>
                <c:pt idx="165">
                  <c:v>-4.0606439999999999</c:v>
                </c:pt>
                <c:pt idx="166">
                  <c:v>-2.1889069999999999</c:v>
                </c:pt>
                <c:pt idx="167">
                  <c:v>-4.6199969999999997</c:v>
                </c:pt>
                <c:pt idx="168">
                  <c:v>-2.606109</c:v>
                </c:pt>
                <c:pt idx="169">
                  <c:v>-5.4916809999999998</c:v>
                </c:pt>
                <c:pt idx="170">
                  <c:v>-3.0288789999999999</c:v>
                </c:pt>
                <c:pt idx="171">
                  <c:v>-5.9867220000000003</c:v>
                </c:pt>
                <c:pt idx="172">
                  <c:v>-2.725695</c:v>
                </c:pt>
                <c:pt idx="173">
                  <c:v>-5.1729820000000002</c:v>
                </c:pt>
                <c:pt idx="174">
                  <c:v>-2.2608329999999999</c:v>
                </c:pt>
                <c:pt idx="175">
                  <c:v>-4.5587070000000001</c:v>
                </c:pt>
                <c:pt idx="176">
                  <c:v>-2.4359639999999998</c:v>
                </c:pt>
                <c:pt idx="177">
                  <c:v>-4.9937310000000004</c:v>
                </c:pt>
                <c:pt idx="178">
                  <c:v>-2.6498349999999999</c:v>
                </c:pt>
                <c:pt idx="179">
                  <c:v>-5.3478849999999998</c:v>
                </c:pt>
                <c:pt idx="180">
                  <c:v>-2.8160319999999999</c:v>
                </c:pt>
                <c:pt idx="181">
                  <c:v>-5.6555520000000001</c:v>
                </c:pt>
                <c:pt idx="182">
                  <c:v>-2.641006</c:v>
                </c:pt>
                <c:pt idx="183">
                  <c:v>-4.9754870000000002</c:v>
                </c:pt>
                <c:pt idx="184">
                  <c:v>-2.0468649999999999</c:v>
                </c:pt>
                <c:pt idx="185">
                  <c:v>-3.8047559999999998</c:v>
                </c:pt>
                <c:pt idx="186">
                  <c:v>-1.4745410000000001</c:v>
                </c:pt>
                <c:pt idx="187">
                  <c:v>-2.5983499999999999</c:v>
                </c:pt>
                <c:pt idx="188">
                  <c:v>-0.671234</c:v>
                </c:pt>
                <c:pt idx="189">
                  <c:v>-0.84101899999999996</c:v>
                </c:pt>
                <c:pt idx="190">
                  <c:v>6.2200000000000005E-4</c:v>
                </c:pt>
                <c:pt idx="191">
                  <c:v>-0.16514100000000001</c:v>
                </c:pt>
                <c:pt idx="192">
                  <c:v>-0.143924</c:v>
                </c:pt>
                <c:pt idx="193">
                  <c:v>-0.12963</c:v>
                </c:pt>
                <c:pt idx="194">
                  <c:v>0.38126500000000002</c:v>
                </c:pt>
                <c:pt idx="195">
                  <c:v>1.1735260000000001</c:v>
                </c:pt>
                <c:pt idx="196">
                  <c:v>0.94734499999999999</c:v>
                </c:pt>
                <c:pt idx="197">
                  <c:v>2.0582210000000001</c:v>
                </c:pt>
                <c:pt idx="198">
                  <c:v>1.3144340000000001</c:v>
                </c:pt>
                <c:pt idx="199">
                  <c:v>3.2918509999999999</c:v>
                </c:pt>
                <c:pt idx="200">
                  <c:v>2.5171250000000001</c:v>
                </c:pt>
                <c:pt idx="201">
                  <c:v>5.3616619999999999</c:v>
                </c:pt>
                <c:pt idx="202">
                  <c:v>3.2930450000000002</c:v>
                </c:pt>
                <c:pt idx="203">
                  <c:v>6.8799840000000003</c:v>
                </c:pt>
                <c:pt idx="204">
                  <c:v>3.3931680000000002</c:v>
                </c:pt>
                <c:pt idx="205">
                  <c:v>6.6766509999999997</c:v>
                </c:pt>
                <c:pt idx="206">
                  <c:v>3.4046249999999998</c:v>
                </c:pt>
                <c:pt idx="207">
                  <c:v>6.7477530000000003</c:v>
                </c:pt>
                <c:pt idx="208">
                  <c:v>3.034211</c:v>
                </c:pt>
                <c:pt idx="209">
                  <c:v>5.5140960000000003</c:v>
                </c:pt>
                <c:pt idx="210">
                  <c:v>2.2771859999999999</c:v>
                </c:pt>
                <c:pt idx="211">
                  <c:v>4.8110400000000002</c:v>
                </c:pt>
                <c:pt idx="212">
                  <c:v>2.8817189999999999</c:v>
                </c:pt>
                <c:pt idx="213">
                  <c:v>5.8083460000000002</c:v>
                </c:pt>
                <c:pt idx="214">
                  <c:v>2.4814829999999999</c:v>
                </c:pt>
                <c:pt idx="215">
                  <c:v>4.4620790000000001</c:v>
                </c:pt>
                <c:pt idx="216">
                  <c:v>1.5780670000000001</c:v>
                </c:pt>
                <c:pt idx="217">
                  <c:v>2.761415</c:v>
                </c:pt>
                <c:pt idx="218">
                  <c:v>0.68721900000000002</c:v>
                </c:pt>
                <c:pt idx="219">
                  <c:v>1.077655</c:v>
                </c:pt>
                <c:pt idx="220">
                  <c:v>0.253326</c:v>
                </c:pt>
                <c:pt idx="221">
                  <c:v>0.24424999999999999</c:v>
                </c:pt>
                <c:pt idx="222">
                  <c:v>-0.51166800000000001</c:v>
                </c:pt>
                <c:pt idx="223">
                  <c:v>-1.5325089999999999</c:v>
                </c:pt>
                <c:pt idx="224">
                  <c:v>-1.29538</c:v>
                </c:pt>
                <c:pt idx="225">
                  <c:v>-2.828389</c:v>
                </c:pt>
                <c:pt idx="226">
                  <c:v>-1.8598539999999999</c:v>
                </c:pt>
                <c:pt idx="227">
                  <c:v>-4.1646419999999997</c:v>
                </c:pt>
                <c:pt idx="228">
                  <c:v>-2.8344450000000001</c:v>
                </c:pt>
                <c:pt idx="229">
                  <c:v>-5.8208979999999997</c:v>
                </c:pt>
                <c:pt idx="230">
                  <c:v>-2.8728280000000002</c:v>
                </c:pt>
                <c:pt idx="231">
                  <c:v>-5.5637920000000003</c:v>
                </c:pt>
                <c:pt idx="232">
                  <c:v>-2.5485169999999999</c:v>
                </c:pt>
                <c:pt idx="233">
                  <c:v>-5.085515</c:v>
                </c:pt>
                <c:pt idx="234">
                  <c:v>-2.5447129999999998</c:v>
                </c:pt>
                <c:pt idx="235">
                  <c:v>-5.2442469999999997</c:v>
                </c:pt>
                <c:pt idx="236">
                  <c:v>-2.734264</c:v>
                </c:pt>
                <c:pt idx="237">
                  <c:v>-5.3805769999999997</c:v>
                </c:pt>
                <c:pt idx="238">
                  <c:v>-2.160015</c:v>
                </c:pt>
                <c:pt idx="239">
                  <c:v>-3.8510439999999999</c:v>
                </c:pt>
                <c:pt idx="240">
                  <c:v>-1.499396</c:v>
                </c:pt>
                <c:pt idx="241">
                  <c:v>-3.108673</c:v>
                </c:pt>
                <c:pt idx="242">
                  <c:v>-1.69509</c:v>
                </c:pt>
                <c:pt idx="243">
                  <c:v>-3.4147639999999999</c:v>
                </c:pt>
                <c:pt idx="244">
                  <c:v>-1.7037450000000001</c:v>
                </c:pt>
                <c:pt idx="245">
                  <c:v>-3.4244759999999999</c:v>
                </c:pt>
                <c:pt idx="246">
                  <c:v>-1.6208910000000001</c:v>
                </c:pt>
                <c:pt idx="247">
                  <c:v>-2.8578209999999999</c:v>
                </c:pt>
                <c:pt idx="248">
                  <c:v>-0.97477100000000005</c:v>
                </c:pt>
                <c:pt idx="249">
                  <c:v>-1.9057770000000001</c:v>
                </c:pt>
                <c:pt idx="250">
                  <c:v>-0.92971199999999998</c:v>
                </c:pt>
                <c:pt idx="251">
                  <c:v>-1.7294609999999999</c:v>
                </c:pt>
                <c:pt idx="252">
                  <c:v>-0.41637800000000003</c:v>
                </c:pt>
                <c:pt idx="253">
                  <c:v>-0.58313199999999998</c:v>
                </c:pt>
                <c:pt idx="254">
                  <c:v>-0.46383999999999997</c:v>
                </c:pt>
                <c:pt idx="255">
                  <c:v>-0.94314699999999996</c:v>
                </c:pt>
                <c:pt idx="256">
                  <c:v>0.249468</c:v>
                </c:pt>
                <c:pt idx="257">
                  <c:v>1.166474</c:v>
                </c:pt>
                <c:pt idx="258">
                  <c:v>0.48869499999999999</c:v>
                </c:pt>
                <c:pt idx="259">
                  <c:v>0.74741400000000002</c:v>
                </c:pt>
                <c:pt idx="260">
                  <c:v>0.98214199999999996</c:v>
                </c:pt>
                <c:pt idx="261">
                  <c:v>3.2512789999999998</c:v>
                </c:pt>
                <c:pt idx="262">
                  <c:v>2.4432480000000001</c:v>
                </c:pt>
                <c:pt idx="263">
                  <c:v>3.5947070000000001</c:v>
                </c:pt>
                <c:pt idx="264">
                  <c:v>0.93867100000000003</c:v>
                </c:pt>
                <c:pt idx="265">
                  <c:v>2.970313</c:v>
                </c:pt>
                <c:pt idx="266">
                  <c:v>3.7112560000000001</c:v>
                </c:pt>
                <c:pt idx="267">
                  <c:v>8.5410190000000004</c:v>
                </c:pt>
                <c:pt idx="268">
                  <c:v>4.7700009999999997</c:v>
                </c:pt>
                <c:pt idx="269">
                  <c:v>8.8551339999999996</c:v>
                </c:pt>
                <c:pt idx="270">
                  <c:v>3.3381110000000001</c:v>
                </c:pt>
                <c:pt idx="271">
                  <c:v>6.1809960000000004</c:v>
                </c:pt>
                <c:pt idx="272">
                  <c:v>2.5376780000000001</c:v>
                </c:pt>
                <c:pt idx="273">
                  <c:v>4.9653939999999999</c:v>
                </c:pt>
                <c:pt idx="274">
                  <c:v>2.233006</c:v>
                </c:pt>
                <c:pt idx="275">
                  <c:v>4.2147180000000004</c:v>
                </c:pt>
                <c:pt idx="276">
                  <c:v>1.856976</c:v>
                </c:pt>
                <c:pt idx="277">
                  <c:v>3.6160269999999999</c:v>
                </c:pt>
                <c:pt idx="278">
                  <c:v>1.6872990000000001</c:v>
                </c:pt>
                <c:pt idx="279">
                  <c:v>3.3897529999999998</c:v>
                </c:pt>
                <c:pt idx="280">
                  <c:v>1.73241</c:v>
                </c:pt>
                <c:pt idx="281">
                  <c:v>3.1492490000000002</c:v>
                </c:pt>
                <c:pt idx="282">
                  <c:v>0.89834700000000001</c:v>
                </c:pt>
                <c:pt idx="283">
                  <c:v>1.4990049999999999</c:v>
                </c:pt>
                <c:pt idx="284">
                  <c:v>0.56224300000000005</c:v>
                </c:pt>
                <c:pt idx="285">
                  <c:v>1.151732</c:v>
                </c:pt>
                <c:pt idx="286">
                  <c:v>0.348472</c:v>
                </c:pt>
                <c:pt idx="287">
                  <c:v>0.361265</c:v>
                </c:pt>
                <c:pt idx="288">
                  <c:v>-0.147728</c:v>
                </c:pt>
                <c:pt idx="289">
                  <c:v>-0.23066500000000001</c:v>
                </c:pt>
                <c:pt idx="290">
                  <c:v>-0.103445</c:v>
                </c:pt>
                <c:pt idx="291">
                  <c:v>-0.462225</c:v>
                </c:pt>
                <c:pt idx="292">
                  <c:v>-0.74218099999999998</c:v>
                </c:pt>
                <c:pt idx="293">
                  <c:v>-1.8896120000000001</c:v>
                </c:pt>
                <c:pt idx="294">
                  <c:v>-1.4756899999999999</c:v>
                </c:pt>
                <c:pt idx="295">
                  <c:v>-3.4145029999999998</c:v>
                </c:pt>
                <c:pt idx="296">
                  <c:v>-2.5923750000000001</c:v>
                </c:pt>
                <c:pt idx="297">
                  <c:v>-5.6369939999999996</c:v>
                </c:pt>
                <c:pt idx="298">
                  <c:v>-2.9729610000000002</c:v>
                </c:pt>
                <c:pt idx="299">
                  <c:v>-5.7583070000000003</c:v>
                </c:pt>
                <c:pt idx="300">
                  <c:v>-2.6777890000000002</c:v>
                </c:pt>
                <c:pt idx="301">
                  <c:v>-5.2254120000000004</c:v>
                </c:pt>
                <c:pt idx="302">
                  <c:v>-2.281053</c:v>
                </c:pt>
                <c:pt idx="303">
                  <c:v>-4.2910159999999999</c:v>
                </c:pt>
                <c:pt idx="304">
                  <c:v>-1.8554569999999999</c:v>
                </c:pt>
                <c:pt idx="305">
                  <c:v>-3.7227540000000001</c:v>
                </c:pt>
                <c:pt idx="306">
                  <c:v>-2.166147</c:v>
                </c:pt>
                <c:pt idx="307">
                  <c:v>-4.431101</c:v>
                </c:pt>
                <c:pt idx="308">
                  <c:v>-2.1511260000000001</c:v>
                </c:pt>
                <c:pt idx="309">
                  <c:v>-4.2814290000000002</c:v>
                </c:pt>
                <c:pt idx="310">
                  <c:v>-2.2494909999999999</c:v>
                </c:pt>
                <c:pt idx="311">
                  <c:v>-4.3923639999999997</c:v>
                </c:pt>
                <c:pt idx="312">
                  <c:v>-1.6713340000000001</c:v>
                </c:pt>
                <c:pt idx="313">
                  <c:v>-3.0411030000000001</c:v>
                </c:pt>
                <c:pt idx="314">
                  <c:v>-1.211257</c:v>
                </c:pt>
                <c:pt idx="315">
                  <c:v>-2.2870170000000001</c:v>
                </c:pt>
                <c:pt idx="316">
                  <c:v>-0.93084699999999998</c:v>
                </c:pt>
                <c:pt idx="317">
                  <c:v>-1.647597</c:v>
                </c:pt>
                <c:pt idx="318">
                  <c:v>-0.53359199999999996</c:v>
                </c:pt>
                <c:pt idx="319">
                  <c:v>-0.89781299999999997</c:v>
                </c:pt>
                <c:pt idx="320">
                  <c:v>-0.186251</c:v>
                </c:pt>
                <c:pt idx="321">
                  <c:v>-0.269343</c:v>
                </c:pt>
                <c:pt idx="322">
                  <c:v>-4.6079000000000002E-2</c:v>
                </c:pt>
                <c:pt idx="323">
                  <c:v>0.13294800000000001</c:v>
                </c:pt>
                <c:pt idx="324">
                  <c:v>0.49140699999999998</c:v>
                </c:pt>
                <c:pt idx="325">
                  <c:v>0.80498800000000004</c:v>
                </c:pt>
                <c:pt idx="326">
                  <c:v>1.4655E-2</c:v>
                </c:pt>
                <c:pt idx="327">
                  <c:v>0.255745</c:v>
                </c:pt>
                <c:pt idx="328">
                  <c:v>0.84258599999999995</c:v>
                </c:pt>
                <c:pt idx="329">
                  <c:v>2.1941380000000001</c:v>
                </c:pt>
                <c:pt idx="330">
                  <c:v>0.75259100000000001</c:v>
                </c:pt>
                <c:pt idx="331">
                  <c:v>1.550046</c:v>
                </c:pt>
                <c:pt idx="332">
                  <c:v>1.7012529999999999</c:v>
                </c:pt>
                <c:pt idx="333">
                  <c:v>3.5990989999999998</c:v>
                </c:pt>
                <c:pt idx="334">
                  <c:v>1.976861</c:v>
                </c:pt>
                <c:pt idx="335">
                  <c:v>4.4093660000000003</c:v>
                </c:pt>
                <c:pt idx="336">
                  <c:v>2.646191</c:v>
                </c:pt>
                <c:pt idx="337">
                  <c:v>5.3437919999999997</c:v>
                </c:pt>
                <c:pt idx="338">
                  <c:v>2.6180300000000001</c:v>
                </c:pt>
                <c:pt idx="339">
                  <c:v>4.672059</c:v>
                </c:pt>
                <c:pt idx="340">
                  <c:v>1.9717910000000001</c:v>
                </c:pt>
                <c:pt idx="341">
                  <c:v>4.6315879999999998</c:v>
                </c:pt>
                <c:pt idx="342">
                  <c:v>3.1915520000000002</c:v>
                </c:pt>
                <c:pt idx="343">
                  <c:v>5.9692879999999997</c:v>
                </c:pt>
                <c:pt idx="344">
                  <c:v>1.9409970000000001</c:v>
                </c:pt>
                <c:pt idx="345">
                  <c:v>3.3458640000000002</c:v>
                </c:pt>
                <c:pt idx="346">
                  <c:v>1.1833560000000001</c:v>
                </c:pt>
                <c:pt idx="347">
                  <c:v>2.0058379999999998</c:v>
                </c:pt>
                <c:pt idx="348">
                  <c:v>0.45035599999999998</c:v>
                </c:pt>
                <c:pt idx="349">
                  <c:v>0.68054700000000001</c:v>
                </c:pt>
                <c:pt idx="350">
                  <c:v>0.17887400000000001</c:v>
                </c:pt>
                <c:pt idx="351">
                  <c:v>0.34953899999999999</c:v>
                </c:pt>
                <c:pt idx="352">
                  <c:v>0.17499600000000001</c:v>
                </c:pt>
                <c:pt idx="353">
                  <c:v>0.31168499999999999</c:v>
                </c:pt>
                <c:pt idx="354">
                  <c:v>0.12920200000000001</c:v>
                </c:pt>
                <c:pt idx="355">
                  <c:v>0.250969</c:v>
                </c:pt>
                <c:pt idx="356">
                  <c:v>0.195026</c:v>
                </c:pt>
                <c:pt idx="357">
                  <c:v>0.535192</c:v>
                </c:pt>
                <c:pt idx="358">
                  <c:v>0.290024</c:v>
                </c:pt>
                <c:pt idx="359">
                  <c:v>0.30460100000000001</c:v>
                </c:pt>
                <c:pt idx="360">
                  <c:v>-0.26122000000000001</c:v>
                </c:pt>
                <c:pt idx="361">
                  <c:v>-0.98925200000000002</c:v>
                </c:pt>
                <c:pt idx="362">
                  <c:v>-1.3545370000000001</c:v>
                </c:pt>
                <c:pt idx="363">
                  <c:v>-3.155732</c:v>
                </c:pt>
                <c:pt idx="364">
                  <c:v>-1.952601</c:v>
                </c:pt>
                <c:pt idx="365">
                  <c:v>-3.8004389999999999</c:v>
                </c:pt>
                <c:pt idx="366">
                  <c:v>-1.4794050000000001</c:v>
                </c:pt>
                <c:pt idx="367">
                  <c:v>-2.618017</c:v>
                </c:pt>
                <c:pt idx="368">
                  <c:v>-1.0166299999999999</c:v>
                </c:pt>
                <c:pt idx="369">
                  <c:v>-2.0968650000000002</c:v>
                </c:pt>
                <c:pt idx="370">
                  <c:v>-1.472817</c:v>
                </c:pt>
                <c:pt idx="371">
                  <c:v>-3.2451439999999998</c:v>
                </c:pt>
                <c:pt idx="372">
                  <c:v>-1.658099</c:v>
                </c:pt>
                <c:pt idx="373">
                  <c:v>-2.9968210000000002</c:v>
                </c:pt>
                <c:pt idx="374">
                  <c:v>-1.3536760000000001</c:v>
                </c:pt>
                <c:pt idx="375">
                  <c:v>-2.9820579999999999</c:v>
                </c:pt>
                <c:pt idx="376">
                  <c:v>-1.9426079999999999</c:v>
                </c:pt>
                <c:pt idx="377">
                  <c:v>-3.956366</c:v>
                </c:pt>
                <c:pt idx="378">
                  <c:v>-1.9639899999999999</c:v>
                </c:pt>
                <c:pt idx="379">
                  <c:v>-3.7267350000000001</c:v>
                </c:pt>
                <c:pt idx="380">
                  <c:v>-1.606519</c:v>
                </c:pt>
                <c:pt idx="381">
                  <c:v>-3.0366770000000001</c:v>
                </c:pt>
                <c:pt idx="382">
                  <c:v>-1.218145</c:v>
                </c:pt>
                <c:pt idx="383">
                  <c:v>-2.2471450000000002</c:v>
                </c:pt>
                <c:pt idx="384">
                  <c:v>-0.79072799999999999</c:v>
                </c:pt>
                <c:pt idx="385">
                  <c:v>-1.411532</c:v>
                </c:pt>
                <c:pt idx="386">
                  <c:v>-0.53844199999999998</c:v>
                </c:pt>
                <c:pt idx="387">
                  <c:v>-1.008165</c:v>
                </c:pt>
                <c:pt idx="388">
                  <c:v>-0.31706000000000001</c:v>
                </c:pt>
                <c:pt idx="389">
                  <c:v>-0.56527899999999998</c:v>
                </c:pt>
                <c:pt idx="390">
                  <c:v>-0.28243800000000002</c:v>
                </c:pt>
                <c:pt idx="391">
                  <c:v>-0.45370700000000003</c:v>
                </c:pt>
                <c:pt idx="392">
                  <c:v>4.6112E-2</c:v>
                </c:pt>
                <c:pt idx="393">
                  <c:v>6.7211000000000007E-2</c:v>
                </c:pt>
                <c:pt idx="394">
                  <c:v>-0.19007299999999999</c:v>
                </c:pt>
                <c:pt idx="395">
                  <c:v>-0.312222</c:v>
                </c:pt>
                <c:pt idx="396">
                  <c:v>0.19536600000000001</c:v>
                </c:pt>
                <c:pt idx="397">
                  <c:v>0.57878300000000005</c:v>
                </c:pt>
                <c:pt idx="398">
                  <c:v>0.65690199999999999</c:v>
                </c:pt>
                <c:pt idx="399">
                  <c:v>1.437943</c:v>
                </c:pt>
                <c:pt idx="400">
                  <c:v>0.91314300000000004</c:v>
                </c:pt>
                <c:pt idx="401">
                  <c:v>2.2159529999999998</c:v>
                </c:pt>
                <c:pt idx="402">
                  <c:v>1.988731</c:v>
                </c:pt>
                <c:pt idx="403">
                  <c:v>4.5319599999999998</c:v>
                </c:pt>
                <c:pt idx="404">
                  <c:v>2.658566</c:v>
                </c:pt>
                <c:pt idx="405">
                  <c:v>5.3590850000000003</c:v>
                </c:pt>
                <c:pt idx="406">
                  <c:v>2.9450970000000001</c:v>
                </c:pt>
                <c:pt idx="407">
                  <c:v>6.0583099999999996</c:v>
                </c:pt>
                <c:pt idx="408">
                  <c:v>3.229247</c:v>
                </c:pt>
                <c:pt idx="409">
                  <c:v>6.4620430000000004</c:v>
                </c:pt>
                <c:pt idx="410">
                  <c:v>2.846149</c:v>
                </c:pt>
                <c:pt idx="411">
                  <c:v>4.8101919999999998</c:v>
                </c:pt>
                <c:pt idx="412">
                  <c:v>1.0927279999999999</c:v>
                </c:pt>
                <c:pt idx="413">
                  <c:v>2.0508890000000002</c:v>
                </c:pt>
                <c:pt idx="414">
                  <c:v>1.1959230000000001</c:v>
                </c:pt>
                <c:pt idx="415">
                  <c:v>2.4254889999999998</c:v>
                </c:pt>
                <c:pt idx="416">
                  <c:v>0.92808299999999999</c:v>
                </c:pt>
                <c:pt idx="417">
                  <c:v>1.2789489999999999</c:v>
                </c:pt>
                <c:pt idx="418">
                  <c:v>-0.256442</c:v>
                </c:pt>
                <c:pt idx="419">
                  <c:v>-1.0977779999999999</c:v>
                </c:pt>
                <c:pt idx="420">
                  <c:v>-1.1631830000000001</c:v>
                </c:pt>
                <c:pt idx="421">
                  <c:v>-2.3099319999999999</c:v>
                </c:pt>
                <c:pt idx="422">
                  <c:v>-1.043777</c:v>
                </c:pt>
                <c:pt idx="423">
                  <c:v>-2.508146</c:v>
                </c:pt>
                <c:pt idx="424">
                  <c:v>-2.0967310000000001</c:v>
                </c:pt>
                <c:pt idx="425">
                  <c:v>-4.7771379999999999</c:v>
                </c:pt>
                <c:pt idx="426">
                  <c:v>-2.9835029999999998</c:v>
                </c:pt>
                <c:pt idx="427">
                  <c:v>-6.278384</c:v>
                </c:pt>
                <c:pt idx="428">
                  <c:v>-3.7691669999999999</c:v>
                </c:pt>
                <c:pt idx="429">
                  <c:v>-7.9955350000000003</c:v>
                </c:pt>
                <c:pt idx="430">
                  <c:v>-4.6307330000000002</c:v>
                </c:pt>
                <c:pt idx="431">
                  <c:v>-9.5160459999999993</c:v>
                </c:pt>
                <c:pt idx="432">
                  <c:v>-5.1393129999999996</c:v>
                </c:pt>
                <c:pt idx="433">
                  <c:v>-10.503662</c:v>
                </c:pt>
                <c:pt idx="434">
                  <c:v>-5.528289</c:v>
                </c:pt>
                <c:pt idx="435">
                  <c:v>-11.148619</c:v>
                </c:pt>
                <c:pt idx="436">
                  <c:v>-5.4008159999999998</c:v>
                </c:pt>
                <c:pt idx="437">
                  <c:v>-10.421351</c:v>
                </c:pt>
                <c:pt idx="438">
                  <c:v>-4.8212080000000004</c:v>
                </c:pt>
                <c:pt idx="439">
                  <c:v>-9.1972450000000006</c:v>
                </c:pt>
                <c:pt idx="440">
                  <c:v>-3.8089369999999998</c:v>
                </c:pt>
                <c:pt idx="441">
                  <c:v>-7.1525080000000001</c:v>
                </c:pt>
                <c:pt idx="442">
                  <c:v>-3.0608849999999999</c:v>
                </c:pt>
                <c:pt idx="443">
                  <c:v>-5.7828390000000001</c:v>
                </c:pt>
                <c:pt idx="444">
                  <c:v>-2.218378</c:v>
                </c:pt>
                <c:pt idx="445">
                  <c:v>-3.94225</c:v>
                </c:pt>
                <c:pt idx="446">
                  <c:v>-1.234937</c:v>
                </c:pt>
                <c:pt idx="447">
                  <c:v>-2.172447</c:v>
                </c:pt>
                <c:pt idx="448">
                  <c:v>-0.77452200000000004</c:v>
                </c:pt>
                <c:pt idx="449">
                  <c:v>-1.2663469999999999</c:v>
                </c:pt>
                <c:pt idx="450">
                  <c:v>-0.22947999999999999</c:v>
                </c:pt>
                <c:pt idx="451">
                  <c:v>-0.39237699999999998</c:v>
                </c:pt>
                <c:pt idx="452">
                  <c:v>-0.26119799999999999</c:v>
                </c:pt>
                <c:pt idx="453">
                  <c:v>-0.53303199999999995</c:v>
                </c:pt>
                <c:pt idx="454">
                  <c:v>-0.21936700000000001</c:v>
                </c:pt>
                <c:pt idx="455">
                  <c:v>-0.384882</c:v>
                </c:pt>
                <c:pt idx="456">
                  <c:v>-0.15587400000000001</c:v>
                </c:pt>
                <c:pt idx="457">
                  <c:v>-0.28946899999999998</c:v>
                </c:pt>
                <c:pt idx="458">
                  <c:v>-8.9925000000000005E-2</c:v>
                </c:pt>
                <c:pt idx="459">
                  <c:v>-0.15457599999999999</c:v>
                </c:pt>
                <c:pt idx="460">
                  <c:v>-4.9196999999999998E-2</c:v>
                </c:pt>
                <c:pt idx="461">
                  <c:v>-0.100582</c:v>
                </c:pt>
                <c:pt idx="462">
                  <c:v>-6.8511000000000002E-2</c:v>
                </c:pt>
                <c:pt idx="463">
                  <c:v>-0.14464099999999999</c:v>
                </c:pt>
                <c:pt idx="464">
                  <c:v>-8.813E-2</c:v>
                </c:pt>
                <c:pt idx="465">
                  <c:v>-0.21650800000000001</c:v>
                </c:pt>
                <c:pt idx="466">
                  <c:v>-0.12279</c:v>
                </c:pt>
                <c:pt idx="467">
                  <c:v>-0.15168599999999999</c:v>
                </c:pt>
                <c:pt idx="468">
                  <c:v>6.1139999999999996E-3</c:v>
                </c:pt>
                <c:pt idx="469">
                  <c:v>-8.2772999999999999E-2</c:v>
                </c:pt>
                <c:pt idx="470">
                  <c:v>2.2506000000000002E-2</c:v>
                </c:pt>
                <c:pt idx="471">
                  <c:v>0.202013</c:v>
                </c:pt>
                <c:pt idx="472">
                  <c:v>0.17908099999999999</c:v>
                </c:pt>
                <c:pt idx="473">
                  <c:v>0.28243699999999999</c:v>
                </c:pt>
                <c:pt idx="474">
                  <c:v>9.5563999999999996E-2</c:v>
                </c:pt>
                <c:pt idx="475">
                  <c:v>0.20474600000000001</c:v>
                </c:pt>
                <c:pt idx="476">
                  <c:v>7.3931999999999998E-2</c:v>
                </c:pt>
                <c:pt idx="477">
                  <c:v>0.11604399999999999</c:v>
                </c:pt>
                <c:pt idx="478">
                  <c:v>5.4483999999999998E-2</c:v>
                </c:pt>
                <c:pt idx="479">
                  <c:v>0.12865099999999999</c:v>
                </c:pt>
                <c:pt idx="480">
                  <c:v>7.1441000000000004E-2</c:v>
                </c:pt>
                <c:pt idx="481">
                  <c:v>0.106255</c:v>
                </c:pt>
                <c:pt idx="482">
                  <c:v>2.7538E-2</c:v>
                </c:pt>
                <c:pt idx="483">
                  <c:v>6.3391000000000003E-2</c:v>
                </c:pt>
                <c:pt idx="484">
                  <c:v>1.8305999999999999E-2</c:v>
                </c:pt>
                <c:pt idx="485">
                  <c:v>1.2074E-2</c:v>
                </c:pt>
                <c:pt idx="486">
                  <c:v>9.6340000000000002E-3</c:v>
                </c:pt>
                <c:pt idx="487">
                  <c:v>4.8273000000000003E-2</c:v>
                </c:pt>
                <c:pt idx="488">
                  <c:v>-2.9030000000000002E-3</c:v>
                </c:pt>
                <c:pt idx="489">
                  <c:v>-3.7060999999999997E-2</c:v>
                </c:pt>
                <c:pt idx="490">
                  <c:v>-8.5690000000000002E-3</c:v>
                </c:pt>
                <c:pt idx="491">
                  <c:v>-4.071E-3</c:v>
                </c:pt>
                <c:pt idx="492">
                  <c:v>1.8377999999999999E-2</c:v>
                </c:pt>
                <c:pt idx="493">
                  <c:v>1.2899999999999999E-3</c:v>
                </c:pt>
                <c:pt idx="494">
                  <c:v>-6.0668E-2</c:v>
                </c:pt>
                <c:pt idx="495">
                  <c:v>-0.115756</c:v>
                </c:pt>
                <c:pt idx="496">
                  <c:v>-3.8047999999999998E-2</c:v>
                </c:pt>
                <c:pt idx="497">
                  <c:v>-2.647E-2</c:v>
                </c:pt>
                <c:pt idx="498">
                  <c:v>1.6735E-2</c:v>
                </c:pt>
                <c:pt idx="499">
                  <c:v>1.5623E-2</c:v>
                </c:pt>
                <c:pt idx="500">
                  <c:v>1.0709E-2</c:v>
                </c:pt>
                <c:pt idx="501">
                  <c:v>1.4246E-2</c:v>
                </c:pt>
                <c:pt idx="502">
                  <c:v>-2.1080000000000002E-2</c:v>
                </c:pt>
                <c:pt idx="503">
                  <c:v>-2.7198E-2</c:v>
                </c:pt>
                <c:pt idx="504">
                  <c:v>-3.2246999999999998E-2</c:v>
                </c:pt>
                <c:pt idx="505">
                  <c:v>-3.1565999999999997E-2</c:v>
                </c:pt>
                <c:pt idx="506">
                  <c:v>8.5050000000000004E-3</c:v>
                </c:pt>
                <c:pt idx="507">
                  <c:v>2.3695000000000001E-2</c:v>
                </c:pt>
                <c:pt idx="508">
                  <c:v>2.6808999999999999E-2</c:v>
                </c:pt>
                <c:pt idx="509">
                  <c:v>6.0637000000000003E-2</c:v>
                </c:pt>
                <c:pt idx="510">
                  <c:v>1.6525000000000001E-2</c:v>
                </c:pt>
                <c:pt idx="511">
                  <c:v>1.7278999999999999E-2</c:v>
                </c:pt>
                <c:pt idx="512">
                  <c:v>1.0449E-2</c:v>
                </c:pt>
                <c:pt idx="513">
                  <c:v>1.9812E-2</c:v>
                </c:pt>
                <c:pt idx="514">
                  <c:v>-1.6012999999999999E-2</c:v>
                </c:pt>
                <c:pt idx="515">
                  <c:v>-3.5393000000000001E-2</c:v>
                </c:pt>
                <c:pt idx="516">
                  <c:v>-4.8599999999999997E-3</c:v>
                </c:pt>
                <c:pt idx="517">
                  <c:v>-1.9954E-2</c:v>
                </c:pt>
                <c:pt idx="518">
                  <c:v>-5.2139999999999999E-3</c:v>
                </c:pt>
                <c:pt idx="519">
                  <c:v>-8.2719999999999998E-3</c:v>
                </c:pt>
                <c:pt idx="520">
                  <c:v>1.8565000000000002E-2</c:v>
                </c:pt>
                <c:pt idx="521">
                  <c:v>7.7465999999999993E-2</c:v>
                </c:pt>
                <c:pt idx="522">
                  <c:v>6.3592999999999997E-2</c:v>
                </c:pt>
                <c:pt idx="523">
                  <c:v>0.108901</c:v>
                </c:pt>
                <c:pt idx="524">
                  <c:v>4.4223999999999999E-2</c:v>
                </c:pt>
                <c:pt idx="525">
                  <c:v>8.7113999999999997E-2</c:v>
                </c:pt>
                <c:pt idx="526">
                  <c:v>-8.4880000000000008E-3</c:v>
                </c:pt>
                <c:pt idx="527">
                  <c:v>-6.0956000000000003E-2</c:v>
                </c:pt>
                <c:pt idx="528">
                  <c:v>-4.3354999999999998E-2</c:v>
                </c:pt>
                <c:pt idx="529">
                  <c:v>-0.12109499999999999</c:v>
                </c:pt>
                <c:pt idx="530">
                  <c:v>-8.5248000000000004E-2</c:v>
                </c:pt>
                <c:pt idx="531">
                  <c:v>-7.2281999999999999E-2</c:v>
                </c:pt>
                <c:pt idx="532">
                  <c:v>-1.1301E-2</c:v>
                </c:pt>
                <c:pt idx="533">
                  <c:v>-8.5520000000000006E-3</c:v>
                </c:pt>
                <c:pt idx="534">
                  <c:v>1.7927999999999999E-2</c:v>
                </c:pt>
                <c:pt idx="535">
                  <c:v>6.1209999999999997E-3</c:v>
                </c:pt>
                <c:pt idx="536">
                  <c:v>1.9109999999999999E-3</c:v>
                </c:pt>
                <c:pt idx="537">
                  <c:v>1.4366E-2</c:v>
                </c:pt>
                <c:pt idx="538">
                  <c:v>2.7909E-2</c:v>
                </c:pt>
                <c:pt idx="539">
                  <c:v>3.6215999999999998E-2</c:v>
                </c:pt>
                <c:pt idx="540">
                  <c:v>9.2860000000000009E-3</c:v>
                </c:pt>
                <c:pt idx="541">
                  <c:v>6.9022E-2</c:v>
                </c:pt>
                <c:pt idx="542">
                  <c:v>3.1515000000000001E-2</c:v>
                </c:pt>
                <c:pt idx="543">
                  <c:v>1.9106999999999999E-2</c:v>
                </c:pt>
                <c:pt idx="544">
                  <c:v>-2.9367000000000001E-2</c:v>
                </c:pt>
                <c:pt idx="545">
                  <c:v>-3.4825000000000002E-2</c:v>
                </c:pt>
                <c:pt idx="546">
                  <c:v>5.2399999999999999E-3</c:v>
                </c:pt>
                <c:pt idx="547">
                  <c:v>2.6852999999999998E-2</c:v>
                </c:pt>
                <c:pt idx="548">
                  <c:v>3.7415999999999998E-2</c:v>
                </c:pt>
                <c:pt idx="549">
                  <c:v>8.5191000000000003E-2</c:v>
                </c:pt>
                <c:pt idx="550">
                  <c:v>2.3106999999999999E-2</c:v>
                </c:pt>
                <c:pt idx="551">
                  <c:v>4.8177999999999999E-2</c:v>
                </c:pt>
                <c:pt idx="552">
                  <c:v>5.1379000000000001E-2</c:v>
                </c:pt>
                <c:pt idx="553">
                  <c:v>8.3071000000000006E-2</c:v>
                </c:pt>
                <c:pt idx="554">
                  <c:v>-2.6994000000000001E-2</c:v>
                </c:pt>
                <c:pt idx="555">
                  <c:v>-5.0555999999999997E-2</c:v>
                </c:pt>
                <c:pt idx="556">
                  <c:v>-6.0999999999999999E-5</c:v>
                </c:pt>
                <c:pt idx="557">
                  <c:v>1.9816E-2</c:v>
                </c:pt>
                <c:pt idx="558">
                  <c:v>5.4599000000000002E-2</c:v>
                </c:pt>
                <c:pt idx="559">
                  <c:v>0.104101</c:v>
                </c:pt>
                <c:pt idx="560">
                  <c:v>5.4723000000000001E-2</c:v>
                </c:pt>
                <c:pt idx="561">
                  <c:v>0.132546</c:v>
                </c:pt>
                <c:pt idx="562">
                  <c:v>9.5782999999999993E-2</c:v>
                </c:pt>
                <c:pt idx="563">
                  <c:v>0.184646</c:v>
                </c:pt>
                <c:pt idx="564">
                  <c:v>9.9304000000000003E-2</c:v>
                </c:pt>
                <c:pt idx="565">
                  <c:v>0.22398000000000001</c:v>
                </c:pt>
                <c:pt idx="566">
                  <c:v>0.108711</c:v>
                </c:pt>
                <c:pt idx="567">
                  <c:v>0.211981</c:v>
                </c:pt>
                <c:pt idx="568">
                  <c:v>0.13797499999999999</c:v>
                </c:pt>
                <c:pt idx="569">
                  <c:v>0.28902099999999997</c:v>
                </c:pt>
                <c:pt idx="570">
                  <c:v>7.3828000000000005E-2</c:v>
                </c:pt>
                <c:pt idx="571">
                  <c:v>0.17095199999999999</c:v>
                </c:pt>
                <c:pt idx="572">
                  <c:v>9.6182000000000004E-2</c:v>
                </c:pt>
                <c:pt idx="573">
                  <c:v>0.17127600000000001</c:v>
                </c:pt>
                <c:pt idx="574">
                  <c:v>4.7419000000000003E-2</c:v>
                </c:pt>
                <c:pt idx="575">
                  <c:v>5.9635000000000001E-2</c:v>
                </c:pt>
                <c:pt idx="576">
                  <c:v>-3.4631000000000002E-2</c:v>
                </c:pt>
                <c:pt idx="577">
                  <c:v>-6.8098000000000006E-2</c:v>
                </c:pt>
                <c:pt idx="578">
                  <c:v>-4.1409999999999997E-3</c:v>
                </c:pt>
                <c:pt idx="579">
                  <c:v>-3.4754E-2</c:v>
                </c:pt>
                <c:pt idx="580">
                  <c:v>-5.1729999999999998E-2</c:v>
                </c:pt>
                <c:pt idx="581">
                  <c:v>-8.3713999999999997E-2</c:v>
                </c:pt>
                <c:pt idx="582">
                  <c:v>-5.3552000000000002E-2</c:v>
                </c:pt>
                <c:pt idx="583">
                  <c:v>-0.142459</c:v>
                </c:pt>
                <c:pt idx="584">
                  <c:v>-4.9145000000000001E-2</c:v>
                </c:pt>
                <c:pt idx="585">
                  <c:v>-6.6473000000000004E-2</c:v>
                </c:pt>
                <c:pt idx="586">
                  <c:v>2.9246999999999999E-2</c:v>
                </c:pt>
                <c:pt idx="587">
                  <c:v>5.2887000000000003E-2</c:v>
                </c:pt>
                <c:pt idx="588">
                  <c:v>-5.3244E-2</c:v>
                </c:pt>
                <c:pt idx="589">
                  <c:v>-0.129855</c:v>
                </c:pt>
                <c:pt idx="590">
                  <c:v>-8.8078000000000004E-2</c:v>
                </c:pt>
                <c:pt idx="591">
                  <c:v>-0.202956</c:v>
                </c:pt>
                <c:pt idx="592">
                  <c:v>-0.15423200000000001</c:v>
                </c:pt>
                <c:pt idx="593">
                  <c:v>-0.23100200000000001</c:v>
                </c:pt>
                <c:pt idx="594">
                  <c:v>3.1459999999999999E-3</c:v>
                </c:pt>
                <c:pt idx="595">
                  <c:v>1.2852000000000001E-2</c:v>
                </c:pt>
                <c:pt idx="596">
                  <c:v>-1.6761999999999999E-2</c:v>
                </c:pt>
                <c:pt idx="597">
                  <c:v>4.2620000000000002E-3</c:v>
                </c:pt>
                <c:pt idx="598">
                  <c:v>2.0462000000000001E-2</c:v>
                </c:pt>
                <c:pt idx="599">
                  <c:v>2.4577000000000002E-2</c:v>
                </c:pt>
                <c:pt idx="600">
                  <c:v>4.0036000000000002E-2</c:v>
                </c:pt>
                <c:pt idx="601">
                  <c:v>0.111638</c:v>
                </c:pt>
                <c:pt idx="602">
                  <c:v>8.5109000000000004E-2</c:v>
                </c:pt>
                <c:pt idx="603">
                  <c:v>0.199153</c:v>
                </c:pt>
                <c:pt idx="604">
                  <c:v>3.7005999999999997E-2</c:v>
                </c:pt>
                <c:pt idx="605">
                  <c:v>0.16644800000000001</c:v>
                </c:pt>
                <c:pt idx="606">
                  <c:v>0.26365699999999997</c:v>
                </c:pt>
                <c:pt idx="607">
                  <c:v>0.43709700000000001</c:v>
                </c:pt>
                <c:pt idx="608">
                  <c:v>1.2995E-2</c:v>
                </c:pt>
                <c:pt idx="609">
                  <c:v>-1.6695000000000002E-2</c:v>
                </c:pt>
                <c:pt idx="610">
                  <c:v>2.3463999999999999E-2</c:v>
                </c:pt>
                <c:pt idx="611">
                  <c:v>6.4727000000000007E-2</c:v>
                </c:pt>
                <c:pt idx="612">
                  <c:v>1.5239000000000001E-2</c:v>
                </c:pt>
                <c:pt idx="613">
                  <c:v>-1.9144999999999999E-2</c:v>
                </c:pt>
              </c:numCache>
            </c:numRef>
          </c:val>
          <c:smooth val="0"/>
          <c:extLst>
            <c:ext xmlns:c16="http://schemas.microsoft.com/office/drawing/2014/chart" uri="{C3380CC4-5D6E-409C-BE32-E72D297353CC}">
              <c16:uniqueId val="{00000002-3786-4C1D-A823-746B3629641C}"/>
            </c:ext>
          </c:extLst>
        </c:ser>
        <c:dLbls>
          <c:showLegendKey val="0"/>
          <c:showVal val="0"/>
          <c:showCatName val="0"/>
          <c:showSerName val="0"/>
          <c:showPercent val="0"/>
          <c:showBubbleSize val="0"/>
        </c:dLbls>
        <c:smooth val="0"/>
        <c:axId val="179980633"/>
        <c:axId val="842896865"/>
      </c:lineChart>
      <c:catAx>
        <c:axId val="17998063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42896865"/>
        <c:crosses val="autoZero"/>
        <c:auto val="1"/>
        <c:lblAlgn val="ctr"/>
        <c:lblOffset val="100"/>
        <c:noMultiLvlLbl val="0"/>
      </c:catAx>
      <c:valAx>
        <c:axId val="84289686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79980633"/>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IE"/>
              <a:t>Gesture</a:t>
            </a:r>
            <a:r>
              <a:rPr lang="en-IE" baseline="0"/>
              <a:t> 2 Accel Angle Test</a:t>
            </a:r>
            <a:endParaRPr lang="en-IE"/>
          </a:p>
        </c:rich>
      </c:tx>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accelerometer!$K$1</c:f>
              <c:strCache>
                <c:ptCount val="1"/>
                <c:pt idx="0">
                  <c:v>Accel_x</c:v>
                </c:pt>
              </c:strCache>
            </c:strRef>
          </c:tx>
          <c:spPr>
            <a:ln w="28575" cap="rnd">
              <a:solidFill>
                <a:schemeClr val="accent1"/>
              </a:solidFill>
              <a:round/>
            </a:ln>
            <a:effectLst/>
          </c:spPr>
          <c:marker>
            <c:symbol val="none"/>
          </c:marker>
          <c:val>
            <c:numRef>
              <c:f>accelerometer!$K$2:$K$999</c:f>
              <c:numCache>
                <c:formatCode>General</c:formatCode>
                <c:ptCount val="998"/>
                <c:pt idx="0">
                  <c:v>-17.888913955379795</c:v>
                </c:pt>
                <c:pt idx="1">
                  <c:v>-18.685309076613901</c:v>
                </c:pt>
                <c:pt idx="2">
                  <c:v>-20.259368230389853</c:v>
                </c:pt>
                <c:pt idx="3">
                  <c:v>-21.366973606284049</c:v>
                </c:pt>
                <c:pt idx="4">
                  <c:v>-21.213453098654764</c:v>
                </c:pt>
                <c:pt idx="5">
                  <c:v>-20.176344261230348</c:v>
                </c:pt>
                <c:pt idx="6">
                  <c:v>-19.991751332944144</c:v>
                </c:pt>
                <c:pt idx="7">
                  <c:v>-20.667602568846402</c:v>
                </c:pt>
                <c:pt idx="8">
                  <c:v>-22.651277910279624</c:v>
                </c:pt>
                <c:pt idx="9">
                  <c:v>-23.826687913304635</c:v>
                </c:pt>
                <c:pt idx="10">
                  <c:v>-27.984140711018682</c:v>
                </c:pt>
                <c:pt idx="11">
                  <c:v>-32.512479174773574</c:v>
                </c:pt>
                <c:pt idx="12">
                  <c:v>-32.498713953704474</c:v>
                </c:pt>
                <c:pt idx="13">
                  <c:v>-30.921658970001307</c:v>
                </c:pt>
                <c:pt idx="14">
                  <c:v>-27.021706404432194</c:v>
                </c:pt>
                <c:pt idx="15">
                  <c:v>-24.216781569736046</c:v>
                </c:pt>
                <c:pt idx="16">
                  <c:v>-23.905582238563916</c:v>
                </c:pt>
                <c:pt idx="17">
                  <c:v>-18.114271841342735</c:v>
                </c:pt>
                <c:pt idx="18">
                  <c:v>-13.514067644424506</c:v>
                </c:pt>
                <c:pt idx="19">
                  <c:v>-10.809440251755159</c:v>
                </c:pt>
                <c:pt idx="20">
                  <c:v>-9.3524127023355224</c:v>
                </c:pt>
                <c:pt idx="21">
                  <c:v>-10.025341391508492</c:v>
                </c:pt>
                <c:pt idx="22">
                  <c:v>-11.950252692110267</c:v>
                </c:pt>
                <c:pt idx="23">
                  <c:v>-14.65847617744125</c:v>
                </c:pt>
                <c:pt idx="24">
                  <c:v>-18.094101218044091</c:v>
                </c:pt>
                <c:pt idx="25">
                  <c:v>-20.42123871498935</c:v>
                </c:pt>
                <c:pt idx="26">
                  <c:v>-22.317792494533453</c:v>
                </c:pt>
                <c:pt idx="27">
                  <c:v>-22.774758809598357</c:v>
                </c:pt>
                <c:pt idx="28">
                  <c:v>-21.509373383972445</c:v>
                </c:pt>
                <c:pt idx="29">
                  <c:v>-20.307016575138615</c:v>
                </c:pt>
                <c:pt idx="30">
                  <c:v>-18.049761656987172</c:v>
                </c:pt>
                <c:pt idx="31">
                  <c:v>-15.225530262608782</c:v>
                </c:pt>
                <c:pt idx="32">
                  <c:v>-13.218070637689236</c:v>
                </c:pt>
                <c:pt idx="33">
                  <c:v>-11.160624421189306</c:v>
                </c:pt>
                <c:pt idx="34">
                  <c:v>-9.9503480239692337</c:v>
                </c:pt>
                <c:pt idx="35">
                  <c:v>-9.4890492508005959</c:v>
                </c:pt>
                <c:pt idx="36">
                  <c:v>-9.2999142423694483</c:v>
                </c:pt>
                <c:pt idx="37">
                  <c:v>-8.8697383131945422</c:v>
                </c:pt>
                <c:pt idx="38">
                  <c:v>-8.2388457805226949</c:v>
                </c:pt>
                <c:pt idx="39">
                  <c:v>-7.4757370790412967</c:v>
                </c:pt>
                <c:pt idx="40">
                  <c:v>-6.7032226952203056</c:v>
                </c:pt>
                <c:pt idx="41">
                  <c:v>-6.2021397217190914</c:v>
                </c:pt>
                <c:pt idx="42">
                  <c:v>-5.8311740791770212</c:v>
                </c:pt>
                <c:pt idx="43">
                  <c:v>-5.8821881563195042</c:v>
                </c:pt>
                <c:pt idx="44">
                  <c:v>-6.7577673943861507</c:v>
                </c:pt>
                <c:pt idx="45">
                  <c:v>-7.6399037902451878</c:v>
                </c:pt>
                <c:pt idx="46">
                  <c:v>-8.317699723379393</c:v>
                </c:pt>
                <c:pt idx="47">
                  <c:v>-8.6405751567740303</c:v>
                </c:pt>
                <c:pt idx="48">
                  <c:v>-9.0196619810126677</c:v>
                </c:pt>
                <c:pt idx="49">
                  <c:v>-10.015372534619468</c:v>
                </c:pt>
                <c:pt idx="50">
                  <c:v>-10.771494765621998</c:v>
                </c:pt>
                <c:pt idx="51">
                  <c:v>-11.24924879658777</c:v>
                </c:pt>
                <c:pt idx="52">
                  <c:v>-12.413261033363963</c:v>
                </c:pt>
                <c:pt idx="53">
                  <c:v>-9.9642235800469674</c:v>
                </c:pt>
                <c:pt idx="54">
                  <c:v>-11.229159696082869</c:v>
                </c:pt>
                <c:pt idx="55">
                  <c:v>-12.752402511803707</c:v>
                </c:pt>
                <c:pt idx="56">
                  <c:v>-15.939597793462406</c:v>
                </c:pt>
                <c:pt idx="57">
                  <c:v>-19.115992325868952</c:v>
                </c:pt>
                <c:pt idx="58">
                  <c:v>-22.053413746388607</c:v>
                </c:pt>
                <c:pt idx="59">
                  <c:v>-25.345067372871593</c:v>
                </c:pt>
                <c:pt idx="60">
                  <c:v>-26.34577878490877</c:v>
                </c:pt>
                <c:pt idx="61">
                  <c:v>-26.961829695157128</c:v>
                </c:pt>
                <c:pt idx="62">
                  <c:v>-26.913854175149545</c:v>
                </c:pt>
                <c:pt idx="63">
                  <c:v>-29.839525745950169</c:v>
                </c:pt>
                <c:pt idx="64">
                  <c:v>-35.38861758874593</c:v>
                </c:pt>
                <c:pt idx="65">
                  <c:v>-41.034731146365196</c:v>
                </c:pt>
                <c:pt idx="66">
                  <c:v>-38.987222244355344</c:v>
                </c:pt>
                <c:pt idx="67">
                  <c:v>-36.928325502906112</c:v>
                </c:pt>
                <c:pt idx="68">
                  <c:v>-28.869002927621857</c:v>
                </c:pt>
                <c:pt idx="69">
                  <c:v>-23.772971543224074</c:v>
                </c:pt>
                <c:pt idx="70">
                  <c:v>-16.323988723134224</c:v>
                </c:pt>
                <c:pt idx="71">
                  <c:v>-8.8236251036745621</c:v>
                </c:pt>
                <c:pt idx="72">
                  <c:v>-6.2821984980483494</c:v>
                </c:pt>
                <c:pt idx="73">
                  <c:v>-7.7269876544474085</c:v>
                </c:pt>
                <c:pt idx="74">
                  <c:v>-10.080311140609094</c:v>
                </c:pt>
                <c:pt idx="75">
                  <c:v>-10.87354594743738</c:v>
                </c:pt>
                <c:pt idx="76">
                  <c:v>-9.8309297572191454</c:v>
                </c:pt>
                <c:pt idx="77">
                  <c:v>-7.6526184879915773</c:v>
                </c:pt>
                <c:pt idx="78">
                  <c:v>-5.3613212777432988</c:v>
                </c:pt>
                <c:pt idx="79">
                  <c:v>-1.4645487405727702</c:v>
                </c:pt>
                <c:pt idx="80">
                  <c:v>2.9233996709200571</c:v>
                </c:pt>
                <c:pt idx="81">
                  <c:v>3.973967156100032</c:v>
                </c:pt>
                <c:pt idx="82">
                  <c:v>3.414848646209053</c:v>
                </c:pt>
                <c:pt idx="83">
                  <c:v>3.6120956898768073</c:v>
                </c:pt>
                <c:pt idx="84">
                  <c:v>3.5898517091759361</c:v>
                </c:pt>
                <c:pt idx="85">
                  <c:v>3.3298990137623354</c:v>
                </c:pt>
                <c:pt idx="86">
                  <c:v>3.4898569981122556</c:v>
                </c:pt>
                <c:pt idx="87">
                  <c:v>4.2072199671705679</c:v>
                </c:pt>
                <c:pt idx="88">
                  <c:v>4.8876356571329698</c:v>
                </c:pt>
                <c:pt idx="89">
                  <c:v>5.7421669902809871</c:v>
                </c:pt>
                <c:pt idx="90">
                  <c:v>7.0300519619693436</c:v>
                </c:pt>
                <c:pt idx="91">
                  <c:v>7.4255649672130684</c:v>
                </c:pt>
                <c:pt idx="92">
                  <c:v>5.7453489822246784</c:v>
                </c:pt>
                <c:pt idx="93">
                  <c:v>3.3833898666274265</c:v>
                </c:pt>
                <c:pt idx="94">
                  <c:v>-0.26569181579380807</c:v>
                </c:pt>
                <c:pt idx="95">
                  <c:v>-3.8142052679962437</c:v>
                </c:pt>
                <c:pt idx="96">
                  <c:v>-7.0316139796099781</c:v>
                </c:pt>
                <c:pt idx="97">
                  <c:v>-9.8508994689475369</c:v>
                </c:pt>
                <c:pt idx="98">
                  <c:v>-11.95632063339847</c:v>
                </c:pt>
                <c:pt idx="99">
                  <c:v>-13.376506323005248</c:v>
                </c:pt>
                <c:pt idx="100">
                  <c:v>-15.602059324844548</c:v>
                </c:pt>
                <c:pt idx="101">
                  <c:v>-19.188169614735319</c:v>
                </c:pt>
                <c:pt idx="102">
                  <c:v>-23.974773103914966</c:v>
                </c:pt>
                <c:pt idx="103">
                  <c:v>-27.507297567137627</c:v>
                </c:pt>
                <c:pt idx="104">
                  <c:v>-30.254485475035054</c:v>
                </c:pt>
                <c:pt idx="105">
                  <c:v>-33.445327485869321</c:v>
                </c:pt>
                <c:pt idx="106">
                  <c:v>-37.436547603001003</c:v>
                </c:pt>
                <c:pt idx="107">
                  <c:v>-43.21223573168772</c:v>
                </c:pt>
                <c:pt idx="108">
                  <c:v>-50.427718866162188</c:v>
                </c:pt>
                <c:pt idx="109">
                  <c:v>-62.978511341211565</c:v>
                </c:pt>
                <c:pt idx="110">
                  <c:v>-49.819453772169702</c:v>
                </c:pt>
                <c:pt idx="111">
                  <c:v>-35.727795030307533</c:v>
                </c:pt>
                <c:pt idx="112">
                  <c:v>-30.275826436980605</c:v>
                </c:pt>
                <c:pt idx="113">
                  <c:v>-29.816782495473539</c:v>
                </c:pt>
                <c:pt idx="114">
                  <c:v>-31.887556770873491</c:v>
                </c:pt>
                <c:pt idx="115">
                  <c:v>-31.025666487268804</c:v>
                </c:pt>
                <c:pt idx="116">
                  <c:v>-27.742146147238767</c:v>
                </c:pt>
                <c:pt idx="117">
                  <c:v>-23.428247049001939</c:v>
                </c:pt>
                <c:pt idx="118">
                  <c:v>-20.440058417077221</c:v>
                </c:pt>
                <c:pt idx="119">
                  <c:v>-19.000981516852697</c:v>
                </c:pt>
                <c:pt idx="120">
                  <c:v>-16.89122789814996</c:v>
                </c:pt>
                <c:pt idx="121">
                  <c:v>-15.285195558506073</c:v>
                </c:pt>
                <c:pt idx="122">
                  <c:v>-14.120541815728663</c:v>
                </c:pt>
                <c:pt idx="123">
                  <c:v>-12.856807730879028</c:v>
                </c:pt>
                <c:pt idx="124">
                  <c:v>-12.765921136466805</c:v>
                </c:pt>
                <c:pt idx="125">
                  <c:v>-13.839838009950343</c:v>
                </c:pt>
                <c:pt idx="126">
                  <c:v>-13.575879747580421</c:v>
                </c:pt>
                <c:pt idx="127">
                  <c:v>-12.827877222985029</c:v>
                </c:pt>
                <c:pt idx="128">
                  <c:v>-12.358831832876897</c:v>
                </c:pt>
                <c:pt idx="129">
                  <c:v>-12.029735284228188</c:v>
                </c:pt>
                <c:pt idx="130">
                  <c:v>-11.848482489649019</c:v>
                </c:pt>
                <c:pt idx="131">
                  <c:v>-11.76043428656804</c:v>
                </c:pt>
                <c:pt idx="132">
                  <c:v>-11.522983596973054</c:v>
                </c:pt>
                <c:pt idx="133">
                  <c:v>-9.5103709463559305</c:v>
                </c:pt>
                <c:pt idx="134">
                  <c:v>-6.5108114352676978</c:v>
                </c:pt>
                <c:pt idx="135">
                  <c:v>-3.8987304560710951</c:v>
                </c:pt>
                <c:pt idx="136">
                  <c:v>-1.6129656864308279</c:v>
                </c:pt>
                <c:pt idx="137">
                  <c:v>0.29319960537320044</c:v>
                </c:pt>
                <c:pt idx="138">
                  <c:v>2.1187425456335469</c:v>
                </c:pt>
                <c:pt idx="139">
                  <c:v>3.5650889486791186</c:v>
                </c:pt>
                <c:pt idx="140">
                  <c:v>5.4679179825226107</c:v>
                </c:pt>
                <c:pt idx="141">
                  <c:v>8.1190291101261689</c:v>
                </c:pt>
                <c:pt idx="142">
                  <c:v>10.490805378539408</c:v>
                </c:pt>
                <c:pt idx="143">
                  <c:v>12.031178555694288</c:v>
                </c:pt>
                <c:pt idx="144">
                  <c:v>11.968988762329971</c:v>
                </c:pt>
                <c:pt idx="145">
                  <c:v>10.566041698987092</c:v>
                </c:pt>
                <c:pt idx="146">
                  <c:v>8.1521927228162436</c:v>
                </c:pt>
                <c:pt idx="147">
                  <c:v>4.6882398339843006</c:v>
                </c:pt>
                <c:pt idx="148">
                  <c:v>0.1692582436035783</c:v>
                </c:pt>
                <c:pt idx="149">
                  <c:v>-4.8019850601776515</c:v>
                </c:pt>
                <c:pt idx="150">
                  <c:v>-9.4166619204317268</c:v>
                </c:pt>
                <c:pt idx="151">
                  <c:v>-13.18338787671949</c:v>
                </c:pt>
                <c:pt idx="152">
                  <c:v>-16.019027067629004</c:v>
                </c:pt>
                <c:pt idx="153">
                  <c:v>-17.773722647571809</c:v>
                </c:pt>
                <c:pt idx="154">
                  <c:v>-19.022300668510681</c:v>
                </c:pt>
                <c:pt idx="155">
                  <c:v>-20.351309526823819</c:v>
                </c:pt>
                <c:pt idx="156">
                  <c:v>-21.807655721466791</c:v>
                </c:pt>
                <c:pt idx="157">
                  <c:v>-24.022883482204836</c:v>
                </c:pt>
                <c:pt idx="158">
                  <c:v>-25.890910233970359</c:v>
                </c:pt>
                <c:pt idx="159">
                  <c:v>-27.674553001870752</c:v>
                </c:pt>
                <c:pt idx="160">
                  <c:v>-31.437409323755453</c:v>
                </c:pt>
                <c:pt idx="161">
                  <c:v>-36.60248796598529</c:v>
                </c:pt>
                <c:pt idx="162">
                  <c:v>-39.810913208823401</c:v>
                </c:pt>
                <c:pt idx="163">
                  <c:v>-41.712542891777417</c:v>
                </c:pt>
                <c:pt idx="164">
                  <c:v>-40.181583156912779</c:v>
                </c:pt>
                <c:pt idx="165">
                  <c:v>-37.767388734940077</c:v>
                </c:pt>
                <c:pt idx="166">
                  <c:v>-31.259467952236804</c:v>
                </c:pt>
                <c:pt idx="167">
                  <c:v>-20.048124137975613</c:v>
                </c:pt>
                <c:pt idx="168">
                  <c:v>-11.978685339957043</c:v>
                </c:pt>
                <c:pt idx="169">
                  <c:v>-10.590124565324619</c:v>
                </c:pt>
                <c:pt idx="170">
                  <c:v>-15.956367528952043</c:v>
                </c:pt>
                <c:pt idx="171">
                  <c:v>-21.61615916793863</c:v>
                </c:pt>
                <c:pt idx="172">
                  <c:v>-23.984205593964038</c:v>
                </c:pt>
                <c:pt idx="173">
                  <c:v>-23.056716998060271</c:v>
                </c:pt>
                <c:pt idx="174">
                  <c:v>-18.370219887995724</c:v>
                </c:pt>
                <c:pt idx="175">
                  <c:v>-12.667386789014644</c:v>
                </c:pt>
                <c:pt idx="176">
                  <c:v>-7.030082917557201</c:v>
                </c:pt>
                <c:pt idx="177">
                  <c:v>-3.3638225920712368</c:v>
                </c:pt>
                <c:pt idx="178">
                  <c:v>-3.3716339452902262</c:v>
                </c:pt>
                <c:pt idx="179">
                  <c:v>-5.4477258189872009</c:v>
                </c:pt>
                <c:pt idx="180">
                  <c:v>-6.6884646632089479</c:v>
                </c:pt>
                <c:pt idx="181">
                  <c:v>-7.793576270877848</c:v>
                </c:pt>
                <c:pt idx="182">
                  <c:v>-8.2409189143988382</c:v>
                </c:pt>
                <c:pt idx="183">
                  <c:v>-7.3348815481701566</c:v>
                </c:pt>
                <c:pt idx="184">
                  <c:v>-4.8677034123086678</c:v>
                </c:pt>
                <c:pt idx="185">
                  <c:v>-2.1661868206575434</c:v>
                </c:pt>
                <c:pt idx="186">
                  <c:v>-0.1396634926534919</c:v>
                </c:pt>
                <c:pt idx="187">
                  <c:v>-0.37112166890576331</c:v>
                </c:pt>
                <c:pt idx="188">
                  <c:v>-2.7016964317089109</c:v>
                </c:pt>
                <c:pt idx="189">
                  <c:v>-5.6805125846409377</c:v>
                </c:pt>
                <c:pt idx="190">
                  <c:v>-8.5471158780739902</c:v>
                </c:pt>
                <c:pt idx="191">
                  <c:v>-10.57532479632764</c:v>
                </c:pt>
                <c:pt idx="192">
                  <c:v>-10.746985798683575</c:v>
                </c:pt>
                <c:pt idx="193">
                  <c:v>-12.831729646781035</c:v>
                </c:pt>
                <c:pt idx="194">
                  <c:v>-13.513919996443285</c:v>
                </c:pt>
                <c:pt idx="195">
                  <c:v>-15.352261524216132</c:v>
                </c:pt>
                <c:pt idx="196">
                  <c:v>-16.217363039226601</c:v>
                </c:pt>
                <c:pt idx="197">
                  <c:v>-16.854068568834375</c:v>
                </c:pt>
                <c:pt idx="198">
                  <c:v>-18.496385800122109</c:v>
                </c:pt>
                <c:pt idx="199">
                  <c:v>-19.564763481785757</c:v>
                </c:pt>
                <c:pt idx="200">
                  <c:v>-21.647621878921768</c:v>
                </c:pt>
                <c:pt idx="201">
                  <c:v>-25.139812008295202</c:v>
                </c:pt>
                <c:pt idx="202">
                  <c:v>-30.445591843444312</c:v>
                </c:pt>
                <c:pt idx="203">
                  <c:v>-35.746588740522</c:v>
                </c:pt>
                <c:pt idx="204">
                  <c:v>-40.019719145671687</c:v>
                </c:pt>
                <c:pt idx="205">
                  <c:v>-38.968460528748082</c:v>
                </c:pt>
                <c:pt idx="206">
                  <c:v>-34.712971850837476</c:v>
                </c:pt>
                <c:pt idx="207">
                  <c:v>-30.585083581715505</c:v>
                </c:pt>
                <c:pt idx="208">
                  <c:v>-32.815221700673924</c:v>
                </c:pt>
                <c:pt idx="209">
                  <c:v>-39.715103272147104</c:v>
                </c:pt>
                <c:pt idx="210">
                  <c:v>-34.907770986553551</c:v>
                </c:pt>
                <c:pt idx="211">
                  <c:v>-32.218312969504161</c:v>
                </c:pt>
                <c:pt idx="212">
                  <c:v>-24.223426006310412</c:v>
                </c:pt>
                <c:pt idx="213">
                  <c:v>-17.943245149106826</c:v>
                </c:pt>
                <c:pt idx="214">
                  <c:v>-13.859500686261056</c:v>
                </c:pt>
                <c:pt idx="215">
                  <c:v>-11.977134540335667</c:v>
                </c:pt>
                <c:pt idx="216">
                  <c:v>-10.5337606850652</c:v>
                </c:pt>
                <c:pt idx="217">
                  <c:v>-11.005016700401939</c:v>
                </c:pt>
                <c:pt idx="218">
                  <c:v>-12.374185397029775</c:v>
                </c:pt>
                <c:pt idx="219">
                  <c:v>-12.914578229446011</c:v>
                </c:pt>
                <c:pt idx="220">
                  <c:v>-10.420358156255929</c:v>
                </c:pt>
                <c:pt idx="221">
                  <c:v>-6.9027902545482247</c:v>
                </c:pt>
                <c:pt idx="222">
                  <c:v>-3.9907545047154547</c:v>
                </c:pt>
                <c:pt idx="223">
                  <c:v>-1.7634620203868223</c:v>
                </c:pt>
                <c:pt idx="224">
                  <c:v>-1.3277812447612292</c:v>
                </c:pt>
                <c:pt idx="225">
                  <c:v>-1.5802986680757567</c:v>
                </c:pt>
                <c:pt idx="226">
                  <c:v>-2.839249856366945</c:v>
                </c:pt>
                <c:pt idx="227">
                  <c:v>-5.0039176719036504</c:v>
                </c:pt>
                <c:pt idx="228">
                  <c:v>-6.6711998229237919</c:v>
                </c:pt>
                <c:pt idx="229">
                  <c:v>-8.1488143740832317</c:v>
                </c:pt>
                <c:pt idx="230">
                  <c:v>-9.6955743209151262</c:v>
                </c:pt>
                <c:pt idx="231">
                  <c:v>-9.4275754266598604</c:v>
                </c:pt>
                <c:pt idx="232">
                  <c:v>-7.3143489980735854</c:v>
                </c:pt>
                <c:pt idx="233">
                  <c:v>-4.7652868971103874</c:v>
                </c:pt>
                <c:pt idx="234">
                  <c:v>-1.9102418193758635</c:v>
                </c:pt>
                <c:pt idx="235">
                  <c:v>1.0329408825592499</c:v>
                </c:pt>
                <c:pt idx="236">
                  <c:v>3.5823342259747029</c:v>
                </c:pt>
                <c:pt idx="237">
                  <c:v>5.702713510011189</c:v>
                </c:pt>
                <c:pt idx="238">
                  <c:v>8.1431756303267715</c:v>
                </c:pt>
                <c:pt idx="239">
                  <c:v>10.250555846650435</c:v>
                </c:pt>
                <c:pt idx="240">
                  <c:v>11.517557802884358</c:v>
                </c:pt>
                <c:pt idx="241">
                  <c:v>11.672398618037752</c:v>
                </c:pt>
                <c:pt idx="242">
                  <c:v>10.543470306250914</c:v>
                </c:pt>
                <c:pt idx="243">
                  <c:v>7.9209854528972965</c:v>
                </c:pt>
                <c:pt idx="244">
                  <c:v>4.4129828495481513</c:v>
                </c:pt>
                <c:pt idx="245">
                  <c:v>0.98615375499796709</c:v>
                </c:pt>
                <c:pt idx="246">
                  <c:v>-2.1663254664984244</c:v>
                </c:pt>
                <c:pt idx="247">
                  <c:v>-4.6960722939316435</c:v>
                </c:pt>
                <c:pt idx="248">
                  <c:v>-6.7111819488816922</c:v>
                </c:pt>
                <c:pt idx="249">
                  <c:v>-8.9924689088326026</c:v>
                </c:pt>
                <c:pt idx="250">
                  <c:v>-11.072157529815971</c:v>
                </c:pt>
                <c:pt idx="251">
                  <c:v>-13.11491225996148</c:v>
                </c:pt>
                <c:pt idx="252">
                  <c:v>-15.455180502840109</c:v>
                </c:pt>
                <c:pt idx="253">
                  <c:v>-17.478151044515247</c:v>
                </c:pt>
                <c:pt idx="254">
                  <c:v>-19.46488925082906</c:v>
                </c:pt>
                <c:pt idx="255">
                  <c:v>-20.823003007744106</c:v>
                </c:pt>
                <c:pt idx="256">
                  <c:v>-21.999675663939339</c:v>
                </c:pt>
                <c:pt idx="257">
                  <c:v>-21.997023710014034</c:v>
                </c:pt>
                <c:pt idx="258">
                  <c:v>-20.829113806636421</c:v>
                </c:pt>
                <c:pt idx="259">
                  <c:v>-21.349208078797229</c:v>
                </c:pt>
                <c:pt idx="260">
                  <c:v>-25.319149833051618</c:v>
                </c:pt>
                <c:pt idx="261">
                  <c:v>-33.259884157765839</c:v>
                </c:pt>
                <c:pt idx="262">
                  <c:v>-41.07854219604193</c:v>
                </c:pt>
                <c:pt idx="263">
                  <c:v>-40.308420043685921</c:v>
                </c:pt>
                <c:pt idx="264">
                  <c:v>-32.278000390877004</c:v>
                </c:pt>
                <c:pt idx="265">
                  <c:v>-21.266530486400164</c:v>
                </c:pt>
                <c:pt idx="266">
                  <c:v>-11.229469819963867</c:v>
                </c:pt>
                <c:pt idx="267">
                  <c:v>-6.6008050977918913</c:v>
                </c:pt>
                <c:pt idx="268">
                  <c:v>-13.593205894482331</c:v>
                </c:pt>
                <c:pt idx="269">
                  <c:v>-20.365173923844736</c:v>
                </c:pt>
                <c:pt idx="270">
                  <c:v>-17.914971819379314</c:v>
                </c:pt>
                <c:pt idx="271">
                  <c:v>-10.884401264957289</c:v>
                </c:pt>
                <c:pt idx="272">
                  <c:v>-4.0542439694348955</c:v>
                </c:pt>
                <c:pt idx="273">
                  <c:v>-2.5178952608597451</c:v>
                </c:pt>
                <c:pt idx="274">
                  <c:v>-3.8361281601378301</c:v>
                </c:pt>
                <c:pt idx="275">
                  <c:v>-5.4792791221542627</c:v>
                </c:pt>
                <c:pt idx="276">
                  <c:v>-4.3873201749801103</c:v>
                </c:pt>
                <c:pt idx="277">
                  <c:v>-1.7536996976174579</c:v>
                </c:pt>
                <c:pt idx="278">
                  <c:v>1.5587791952151051</c:v>
                </c:pt>
                <c:pt idx="279">
                  <c:v>3.2150839400506848</c:v>
                </c:pt>
                <c:pt idx="280">
                  <c:v>3.1593148463521716</c:v>
                </c:pt>
                <c:pt idx="281">
                  <c:v>3.0992964563934371</c:v>
                </c:pt>
                <c:pt idx="282">
                  <c:v>2.8365448974367444</c:v>
                </c:pt>
                <c:pt idx="283">
                  <c:v>2.8939574047044592</c:v>
                </c:pt>
                <c:pt idx="284">
                  <c:v>3.4354372641125654</c:v>
                </c:pt>
                <c:pt idx="285">
                  <c:v>4.2005502832066988</c:v>
                </c:pt>
                <c:pt idx="286">
                  <c:v>5.0539334748083506</c:v>
                </c:pt>
                <c:pt idx="287">
                  <c:v>6.2180572325121926</c:v>
                </c:pt>
                <c:pt idx="288">
                  <c:v>6.3486536869582499</c:v>
                </c:pt>
                <c:pt idx="289">
                  <c:v>4.5082390241836636</c:v>
                </c:pt>
                <c:pt idx="290">
                  <c:v>0.68806214470372296</c:v>
                </c:pt>
                <c:pt idx="291">
                  <c:v>-2.9347268765247816</c:v>
                </c:pt>
                <c:pt idx="292">
                  <c:v>-5.085280372626527</c:v>
                </c:pt>
                <c:pt idx="293">
                  <c:v>-5.6952241145290943</c:v>
                </c:pt>
                <c:pt idx="294">
                  <c:v>-5.3052392116358753</c:v>
                </c:pt>
                <c:pt idx="295">
                  <c:v>-5.0234281878194063</c:v>
                </c:pt>
                <c:pt idx="296">
                  <c:v>-4.5552228037277578</c:v>
                </c:pt>
                <c:pt idx="297">
                  <c:v>-4.1455818369983062</c:v>
                </c:pt>
                <c:pt idx="298">
                  <c:v>-6.6493082895053117</c:v>
                </c:pt>
                <c:pt idx="299">
                  <c:v>-9.7009614760018863</c:v>
                </c:pt>
                <c:pt idx="300">
                  <c:v>-10.265723972544397</c:v>
                </c:pt>
                <c:pt idx="301">
                  <c:v>-10.061430003599655</c:v>
                </c:pt>
                <c:pt idx="302">
                  <c:v>-8.9764977319010484</c:v>
                </c:pt>
                <c:pt idx="303">
                  <c:v>-7.1105241514030766</c:v>
                </c:pt>
                <c:pt idx="304">
                  <c:v>-11.483320193812009</c:v>
                </c:pt>
                <c:pt idx="305">
                  <c:v>-34.028438733926194</c:v>
                </c:pt>
                <c:pt idx="306">
                  <c:v>-53.174592658565331</c:v>
                </c:pt>
                <c:pt idx="307">
                  <c:v>-44.102475228693841</c:v>
                </c:pt>
                <c:pt idx="308">
                  <c:v>-43.991024576559028</c:v>
                </c:pt>
                <c:pt idx="309">
                  <c:v>-52.205845546602539</c:v>
                </c:pt>
                <c:pt idx="310">
                  <c:v>-78.378165335255133</c:v>
                </c:pt>
                <c:pt idx="311">
                  <c:v>-48.563531531218636</c:v>
                </c:pt>
                <c:pt idx="312">
                  <c:v>-27.912052997611866</c:v>
                </c:pt>
                <c:pt idx="313">
                  <c:v>-17.920271515889432</c:v>
                </c:pt>
                <c:pt idx="314">
                  <c:v>-15.275021932205446</c:v>
                </c:pt>
                <c:pt idx="315">
                  <c:v>-11.44526422174947</c:v>
                </c:pt>
                <c:pt idx="316">
                  <c:v>-8.9382615175339062</c:v>
                </c:pt>
                <c:pt idx="317">
                  <c:v>-11.326148607912408</c:v>
                </c:pt>
                <c:pt idx="318">
                  <c:v>-13.229115618577547</c:v>
                </c:pt>
                <c:pt idx="319">
                  <c:v>-13.028211087454087</c:v>
                </c:pt>
                <c:pt idx="320">
                  <c:v>-12.027503329397833</c:v>
                </c:pt>
                <c:pt idx="321">
                  <c:v>-5.8466633308035041</c:v>
                </c:pt>
                <c:pt idx="322">
                  <c:v>-1.7758052154422821</c:v>
                </c:pt>
                <c:pt idx="323">
                  <c:v>-1.288119044231117</c:v>
                </c:pt>
                <c:pt idx="324">
                  <c:v>-1.7571490685195168</c:v>
                </c:pt>
                <c:pt idx="325">
                  <c:v>-2.0391248940563393</c:v>
                </c:pt>
                <c:pt idx="326">
                  <c:v>-1.2173165453095187</c:v>
                </c:pt>
                <c:pt idx="327">
                  <c:v>-0.26542796514940564</c:v>
                </c:pt>
                <c:pt idx="328">
                  <c:v>-4.4212122496205403E-2</c:v>
                </c:pt>
                <c:pt idx="329">
                  <c:v>-1.6563386687041592</c:v>
                </c:pt>
                <c:pt idx="330">
                  <c:v>-1.8723863169974695</c:v>
                </c:pt>
                <c:pt idx="331">
                  <c:v>-0.98806453307582154</c:v>
                </c:pt>
                <c:pt idx="332">
                  <c:v>-3.706926041954358E-2</c:v>
                </c:pt>
                <c:pt idx="333">
                  <c:v>0.68281513455354992</c:v>
                </c:pt>
                <c:pt idx="334">
                  <c:v>0.47554914179397167</c:v>
                </c:pt>
                <c:pt idx="335">
                  <c:v>0.93907169781004118</c:v>
                </c:pt>
                <c:pt idx="336">
                  <c:v>0.40777340926858929</c:v>
                </c:pt>
                <c:pt idx="337">
                  <c:v>-0.91313386163404031</c:v>
                </c:pt>
                <c:pt idx="338">
                  <c:v>-1.7118422932446062</c:v>
                </c:pt>
                <c:pt idx="339">
                  <c:v>-1.7746660620880415</c:v>
                </c:pt>
                <c:pt idx="340">
                  <c:v>-0.49964270147488898</c:v>
                </c:pt>
                <c:pt idx="341">
                  <c:v>1.7554633618450415</c:v>
                </c:pt>
                <c:pt idx="342">
                  <c:v>3.461282401667606</c:v>
                </c:pt>
                <c:pt idx="343">
                  <c:v>4.5271979674190748</c:v>
                </c:pt>
                <c:pt idx="344">
                  <c:v>4.4505819014612937</c:v>
                </c:pt>
                <c:pt idx="345">
                  <c:v>3.9091131734017321</c:v>
                </c:pt>
                <c:pt idx="346">
                  <c:v>2.8695737492384472</c:v>
                </c:pt>
                <c:pt idx="347">
                  <c:v>1.5959892505591693</c:v>
                </c:pt>
                <c:pt idx="348">
                  <c:v>-0.43746197438603907</c:v>
                </c:pt>
                <c:pt idx="349">
                  <c:v>-3.6249968597940225</c:v>
                </c:pt>
                <c:pt idx="350">
                  <c:v>-7.2481557522671114</c:v>
                </c:pt>
                <c:pt idx="351">
                  <c:v>-11.108429721437851</c:v>
                </c:pt>
                <c:pt idx="352">
                  <c:v>-14.693257381449341</c:v>
                </c:pt>
                <c:pt idx="353">
                  <c:v>-18.094975499531618</c:v>
                </c:pt>
                <c:pt idx="354">
                  <c:v>-21.005409228174834</c:v>
                </c:pt>
                <c:pt idx="355">
                  <c:v>-22.887801699289469</c:v>
                </c:pt>
                <c:pt idx="356">
                  <c:v>-22.203248234570609</c:v>
                </c:pt>
                <c:pt idx="357">
                  <c:v>-23.16672296171723</c:v>
                </c:pt>
                <c:pt idx="358">
                  <c:v>-27.212427770293406</c:v>
                </c:pt>
                <c:pt idx="359">
                  <c:v>-30.856904670515494</c:v>
                </c:pt>
                <c:pt idx="360">
                  <c:v>-33.199670808987605</c:v>
                </c:pt>
                <c:pt idx="361">
                  <c:v>-35.32483306823584</c:v>
                </c:pt>
                <c:pt idx="362">
                  <c:v>-33.529403976077759</c:v>
                </c:pt>
                <c:pt idx="363">
                  <c:v>-26.780524343209816</c:v>
                </c:pt>
                <c:pt idx="364">
                  <c:v>-18.347043788740816</c:v>
                </c:pt>
                <c:pt idx="365">
                  <c:v>-9.8669360501026286</c:v>
                </c:pt>
                <c:pt idx="366">
                  <c:v>-6.9511465838310205</c:v>
                </c:pt>
                <c:pt idx="367">
                  <c:v>-8.847315857447537</c:v>
                </c:pt>
                <c:pt idx="368">
                  <c:v>-12.864480573597415</c:v>
                </c:pt>
                <c:pt idx="369">
                  <c:v>-14.915601177810064</c:v>
                </c:pt>
                <c:pt idx="370">
                  <c:v>-14.992648185609958</c:v>
                </c:pt>
                <c:pt idx="371">
                  <c:v>-13.109103762684057</c:v>
                </c:pt>
                <c:pt idx="372">
                  <c:v>-9.6437542879330778</c:v>
                </c:pt>
                <c:pt idx="373">
                  <c:v>-5.771952318106587</c:v>
                </c:pt>
                <c:pt idx="374">
                  <c:v>-4.4479113524009017</c:v>
                </c:pt>
                <c:pt idx="375">
                  <c:v>-8.7682033576198606</c:v>
                </c:pt>
                <c:pt idx="376">
                  <c:v>-13.39584889510968</c:v>
                </c:pt>
                <c:pt idx="377">
                  <c:v>-16.172436959856817</c:v>
                </c:pt>
                <c:pt idx="378">
                  <c:v>-17.743968762824007</c:v>
                </c:pt>
                <c:pt idx="379">
                  <c:v>-16.741135058063342</c:v>
                </c:pt>
                <c:pt idx="380">
                  <c:v>-13.139985590396316</c:v>
                </c:pt>
                <c:pt idx="381">
                  <c:v>-7.7002356714207396</c:v>
                </c:pt>
                <c:pt idx="382">
                  <c:v>-1.9857635087637826</c:v>
                </c:pt>
                <c:pt idx="383">
                  <c:v>1.4248301421712557</c:v>
                </c:pt>
                <c:pt idx="384">
                  <c:v>0.44274318625232784</c:v>
                </c:pt>
                <c:pt idx="385">
                  <c:v>-3.1463335420404279</c:v>
                </c:pt>
                <c:pt idx="386">
                  <c:v>-6.349530428795096</c:v>
                </c:pt>
                <c:pt idx="387">
                  <c:v>-8.9012404600391175</c:v>
                </c:pt>
                <c:pt idx="388">
                  <c:v>-10.397246541251949</c:v>
                </c:pt>
                <c:pt idx="389">
                  <c:v>-12.675021674490626</c:v>
                </c:pt>
                <c:pt idx="390">
                  <c:v>-13.476274536839444</c:v>
                </c:pt>
                <c:pt idx="391">
                  <c:v>-13.295309905539005</c:v>
                </c:pt>
                <c:pt idx="392">
                  <c:v>-12.318181335983018</c:v>
                </c:pt>
                <c:pt idx="393">
                  <c:v>-12.59254137349922</c:v>
                </c:pt>
                <c:pt idx="394">
                  <c:v>-17.033810974376316</c:v>
                </c:pt>
                <c:pt idx="395">
                  <c:v>-21.849089332858505</c:v>
                </c:pt>
                <c:pt idx="396">
                  <c:v>-22.073991870155684</c:v>
                </c:pt>
                <c:pt idx="397">
                  <c:v>-20.274646837540619</c:v>
                </c:pt>
                <c:pt idx="398">
                  <c:v>-19.395637595110454</c:v>
                </c:pt>
                <c:pt idx="399">
                  <c:v>-17.345408162492291</c:v>
                </c:pt>
                <c:pt idx="400">
                  <c:v>-15.491442458003043</c:v>
                </c:pt>
                <c:pt idx="401">
                  <c:v>-18.395215934779952</c:v>
                </c:pt>
                <c:pt idx="402">
                  <c:v>-28.964980192771119</c:v>
                </c:pt>
                <c:pt idx="403">
                  <c:v>-42.506324380758457</c:v>
                </c:pt>
                <c:pt idx="404">
                  <c:v>-49.1023589615913</c:v>
                </c:pt>
                <c:pt idx="405">
                  <c:v>-48.379121032499398</c:v>
                </c:pt>
                <c:pt idx="406">
                  <c:v>-35.793630568531825</c:v>
                </c:pt>
                <c:pt idx="407">
                  <c:v>-22.218004921958293</c:v>
                </c:pt>
                <c:pt idx="408">
                  <c:v>-5.4430108188169974</c:v>
                </c:pt>
                <c:pt idx="409">
                  <c:v>-0.7014524954100364</c:v>
                </c:pt>
                <c:pt idx="410">
                  <c:v>-7.7977225334390274</c:v>
                </c:pt>
                <c:pt idx="411">
                  <c:v>-14.981264675689829</c:v>
                </c:pt>
                <c:pt idx="412">
                  <c:v>-20.249472368245669</c:v>
                </c:pt>
                <c:pt idx="413">
                  <c:v>-17.128795347133831</c:v>
                </c:pt>
                <c:pt idx="414">
                  <c:v>-13.942084327679398</c:v>
                </c:pt>
                <c:pt idx="415">
                  <c:v>-11.527822872374591</c:v>
                </c:pt>
                <c:pt idx="416">
                  <c:v>-7.9226547434251673</c:v>
                </c:pt>
                <c:pt idx="417">
                  <c:v>-6.8873448144305014</c:v>
                </c:pt>
                <c:pt idx="418">
                  <c:v>-7.7147306465283956</c:v>
                </c:pt>
                <c:pt idx="419">
                  <c:v>-10.393802212773162</c:v>
                </c:pt>
                <c:pt idx="420">
                  <c:v>-13.145047956647797</c:v>
                </c:pt>
                <c:pt idx="421">
                  <c:v>-16.726052618508355</c:v>
                </c:pt>
                <c:pt idx="422">
                  <c:v>-19.919155009706486</c:v>
                </c:pt>
                <c:pt idx="423">
                  <c:v>-19.942349188874175</c:v>
                </c:pt>
                <c:pt idx="424">
                  <c:v>-16.443355662431308</c:v>
                </c:pt>
                <c:pt idx="425">
                  <c:v>-12.396975339338571</c:v>
                </c:pt>
                <c:pt idx="426">
                  <c:v>-7.5642749442598518</c:v>
                </c:pt>
                <c:pt idx="427">
                  <c:v>-4.2119525848397465</c:v>
                </c:pt>
                <c:pt idx="428">
                  <c:v>-3.4889135799088691</c:v>
                </c:pt>
                <c:pt idx="429">
                  <c:v>-3.5295348318511115</c:v>
                </c:pt>
                <c:pt idx="430">
                  <c:v>-3.5083255243568652</c:v>
                </c:pt>
                <c:pt idx="431">
                  <c:v>-3.0909680310551133</c:v>
                </c:pt>
                <c:pt idx="432">
                  <c:v>-1.8680213183998207</c:v>
                </c:pt>
                <c:pt idx="433">
                  <c:v>-0.50286139388274254</c:v>
                </c:pt>
                <c:pt idx="434">
                  <c:v>0.71186302641792121</c:v>
                </c:pt>
                <c:pt idx="435">
                  <c:v>1.8164148329307794</c:v>
                </c:pt>
                <c:pt idx="436">
                  <c:v>2.3730849486685455</c:v>
                </c:pt>
                <c:pt idx="437">
                  <c:v>1.7173671712103253</c:v>
                </c:pt>
                <c:pt idx="438">
                  <c:v>-0.27366099910151942</c:v>
                </c:pt>
                <c:pt idx="439">
                  <c:v>-3.033103979730881</c:v>
                </c:pt>
                <c:pt idx="440">
                  <c:v>-4.9330772960736686</c:v>
                </c:pt>
                <c:pt idx="441">
                  <c:v>-6.1224647274770856</c:v>
                </c:pt>
                <c:pt idx="442">
                  <c:v>-6.4858054151097067</c:v>
                </c:pt>
                <c:pt idx="443">
                  <c:v>-6.9339365114493043</c:v>
                </c:pt>
                <c:pt idx="444">
                  <c:v>-7.7136217915736065</c:v>
                </c:pt>
                <c:pt idx="445">
                  <c:v>-9.7234891939765653</c:v>
                </c:pt>
                <c:pt idx="446">
                  <c:v>-13.306576519207646</c:v>
                </c:pt>
                <c:pt idx="447">
                  <c:v>-19.618615635503147</c:v>
                </c:pt>
                <c:pt idx="448">
                  <c:v>-24.658343877391584</c:v>
                </c:pt>
                <c:pt idx="449">
                  <c:v>-26.687247769962283</c:v>
                </c:pt>
                <c:pt idx="450">
                  <c:v>-24.887344345531528</c:v>
                </c:pt>
                <c:pt idx="451">
                  <c:v>-19.564082822544581</c:v>
                </c:pt>
                <c:pt idx="452">
                  <c:v>-15.803273203523409</c:v>
                </c:pt>
                <c:pt idx="453">
                  <c:v>-14.284903564293407</c:v>
                </c:pt>
                <c:pt idx="454">
                  <c:v>-15.622756079397673</c:v>
                </c:pt>
                <c:pt idx="455">
                  <c:v>-20.978358237209097</c:v>
                </c:pt>
                <c:pt idx="456">
                  <c:v>-25.011993022903557</c:v>
                </c:pt>
                <c:pt idx="457">
                  <c:v>-26.0053664242492</c:v>
                </c:pt>
                <c:pt idx="458">
                  <c:v>-24.366602991099253</c:v>
                </c:pt>
                <c:pt idx="459">
                  <c:v>-20.701043501907701</c:v>
                </c:pt>
                <c:pt idx="460">
                  <c:v>-14.489047662119951</c:v>
                </c:pt>
                <c:pt idx="461">
                  <c:v>-6.3101075481823479</c:v>
                </c:pt>
                <c:pt idx="462">
                  <c:v>3.4415735563168459</c:v>
                </c:pt>
                <c:pt idx="463">
                  <c:v>4.7817745429281455</c:v>
                </c:pt>
                <c:pt idx="464">
                  <c:v>-4.9445912762213649</c:v>
                </c:pt>
                <c:pt idx="465">
                  <c:v>-12.831190631552165</c:v>
                </c:pt>
                <c:pt idx="466">
                  <c:v>-14.506555194986136</c:v>
                </c:pt>
                <c:pt idx="467">
                  <c:v>-13.676349530964306</c:v>
                </c:pt>
                <c:pt idx="468">
                  <c:v>-11.159564887515916</c:v>
                </c:pt>
                <c:pt idx="469">
                  <c:v>-8.0494535487683372</c:v>
                </c:pt>
                <c:pt idx="470">
                  <c:v>-5.0836581601265785</c:v>
                </c:pt>
                <c:pt idx="471">
                  <c:v>-2.6796928377100611</c:v>
                </c:pt>
                <c:pt idx="472">
                  <c:v>-1.4219108810506824</c:v>
                </c:pt>
                <c:pt idx="473">
                  <c:v>-2.4103476018803986</c:v>
                </c:pt>
                <c:pt idx="474">
                  <c:v>-4.3801662232338936</c:v>
                </c:pt>
                <c:pt idx="475">
                  <c:v>-5.3761618670912039</c:v>
                </c:pt>
                <c:pt idx="476">
                  <c:v>-4.9745917827220376</c:v>
                </c:pt>
                <c:pt idx="477">
                  <c:v>-3.5132178414680513</c:v>
                </c:pt>
                <c:pt idx="478">
                  <c:v>-3.0774233645855307</c:v>
                </c:pt>
                <c:pt idx="479">
                  <c:v>-2.8077523248673235</c:v>
                </c:pt>
                <c:pt idx="480">
                  <c:v>-2.09711013048805</c:v>
                </c:pt>
                <c:pt idx="481">
                  <c:v>-1.8576705061838572</c:v>
                </c:pt>
                <c:pt idx="482">
                  <c:v>-3.6856454832081846</c:v>
                </c:pt>
                <c:pt idx="483">
                  <c:v>-6.6401451851228925</c:v>
                </c:pt>
                <c:pt idx="484">
                  <c:v>-9.1391214200291913</c:v>
                </c:pt>
                <c:pt idx="485">
                  <c:v>-10.857357825868046</c:v>
                </c:pt>
                <c:pt idx="486">
                  <c:v>-11.019085060458234</c:v>
                </c:pt>
                <c:pt idx="487">
                  <c:v>-9.5843861181037404</c:v>
                </c:pt>
                <c:pt idx="488">
                  <c:v>-7.2900913139237407</c:v>
                </c:pt>
                <c:pt idx="489">
                  <c:v>-6.4620483308850112</c:v>
                </c:pt>
                <c:pt idx="490">
                  <c:v>-7.3278956842208061</c:v>
                </c:pt>
                <c:pt idx="491">
                  <c:v>-10.814622153203812</c:v>
                </c:pt>
                <c:pt idx="492">
                  <c:v>-16.107093853006464</c:v>
                </c:pt>
                <c:pt idx="493">
                  <c:v>-18.323650385547115</c:v>
                </c:pt>
                <c:pt idx="494">
                  <c:v>-19.107296738863987</c:v>
                </c:pt>
                <c:pt idx="495">
                  <c:v>-18.99984090160665</c:v>
                </c:pt>
                <c:pt idx="496">
                  <c:v>-18.848806079689574</c:v>
                </c:pt>
                <c:pt idx="497">
                  <c:v>-22.090439976314808</c:v>
                </c:pt>
                <c:pt idx="498">
                  <c:v>-31.910940856741536</c:v>
                </c:pt>
                <c:pt idx="499">
                  <c:v>-48.007372168825874</c:v>
                </c:pt>
                <c:pt idx="500">
                  <c:v>-46.685008398023328</c:v>
                </c:pt>
                <c:pt idx="501">
                  <c:v>-38.815390250269175</c:v>
                </c:pt>
                <c:pt idx="502">
                  <c:v>-30.405378860919029</c:v>
                </c:pt>
                <c:pt idx="503">
                  <c:v>-25.274560728985804</c:v>
                </c:pt>
                <c:pt idx="504">
                  <c:v>-18.020078216920364</c:v>
                </c:pt>
                <c:pt idx="505">
                  <c:v>-15.576182307823981</c:v>
                </c:pt>
                <c:pt idx="506">
                  <c:v>-14.101592073122683</c:v>
                </c:pt>
                <c:pt idx="507">
                  <c:v>-14.163394153728699</c:v>
                </c:pt>
                <c:pt idx="508">
                  <c:v>-13.564463648077886</c:v>
                </c:pt>
                <c:pt idx="509">
                  <c:v>-7.306443244831522</c:v>
                </c:pt>
                <c:pt idx="510">
                  <c:v>0.89937983921432541</c:v>
                </c:pt>
                <c:pt idx="511">
                  <c:v>3.3139504242896636</c:v>
                </c:pt>
                <c:pt idx="512">
                  <c:v>3.3361523523408962</c:v>
                </c:pt>
                <c:pt idx="513">
                  <c:v>2.3739473148497905</c:v>
                </c:pt>
                <c:pt idx="514">
                  <c:v>0.23298607842961336</c:v>
                </c:pt>
                <c:pt idx="515">
                  <c:v>-2.2950498112325013</c:v>
                </c:pt>
                <c:pt idx="516">
                  <c:v>-4.846217746335526</c:v>
                </c:pt>
                <c:pt idx="517">
                  <c:v>-5.7303977117432927</c:v>
                </c:pt>
                <c:pt idx="518">
                  <c:v>-4.9266762711407779</c:v>
                </c:pt>
                <c:pt idx="519">
                  <c:v>-3.7203794961962053</c:v>
                </c:pt>
                <c:pt idx="520">
                  <c:v>-3.1837360690591567</c:v>
                </c:pt>
                <c:pt idx="521">
                  <c:v>-3.5253305205529415</c:v>
                </c:pt>
                <c:pt idx="522">
                  <c:v>-3.5889583984980638</c:v>
                </c:pt>
                <c:pt idx="523">
                  <c:v>-3.5385670760541506</c:v>
                </c:pt>
                <c:pt idx="524">
                  <c:v>-3.3998486919449853</c:v>
                </c:pt>
                <c:pt idx="525">
                  <c:v>-3.2992838985532051</c:v>
                </c:pt>
                <c:pt idx="526">
                  <c:v>-3.3812735548482666</c:v>
                </c:pt>
                <c:pt idx="527">
                  <c:v>-3.0845371321751083</c:v>
                </c:pt>
                <c:pt idx="528">
                  <c:v>-2.6370345496279373</c:v>
                </c:pt>
                <c:pt idx="529">
                  <c:v>-1.9213946323297957</c:v>
                </c:pt>
                <c:pt idx="530">
                  <c:v>-1.5879230491726337</c:v>
                </c:pt>
                <c:pt idx="531">
                  <c:v>-2.4266506971156447</c:v>
                </c:pt>
                <c:pt idx="532">
                  <c:v>-4.7170347947310489</c:v>
                </c:pt>
                <c:pt idx="533">
                  <c:v>-8.2274505949646262</c:v>
                </c:pt>
                <c:pt idx="534">
                  <c:v>-11.285239114212077</c:v>
                </c:pt>
                <c:pt idx="535">
                  <c:v>-12.711750155842655</c:v>
                </c:pt>
                <c:pt idx="536">
                  <c:v>-12.242212450626665</c:v>
                </c:pt>
                <c:pt idx="537">
                  <c:v>-10.972623001365681</c:v>
                </c:pt>
                <c:pt idx="538">
                  <c:v>-9.6032785748698029</c:v>
                </c:pt>
                <c:pt idx="539">
                  <c:v>-9.077157007701107</c:v>
                </c:pt>
                <c:pt idx="540">
                  <c:v>-10.561972271026173</c:v>
                </c:pt>
                <c:pt idx="541">
                  <c:v>-13.553874510745622</c:v>
                </c:pt>
                <c:pt idx="542">
                  <c:v>-17.615480244597769</c:v>
                </c:pt>
                <c:pt idx="543">
                  <c:v>-21.662907361514538</c:v>
                </c:pt>
                <c:pt idx="544">
                  <c:v>-25.267161145604891</c:v>
                </c:pt>
                <c:pt idx="545">
                  <c:v>-27.424391281484564</c:v>
                </c:pt>
                <c:pt idx="546">
                  <c:v>-28.433475131115333</c:v>
                </c:pt>
                <c:pt idx="547">
                  <c:v>-24.545098694109878</c:v>
                </c:pt>
                <c:pt idx="548">
                  <c:v>-17.809029481951338</c:v>
                </c:pt>
                <c:pt idx="549">
                  <c:v>-11.395273076680244</c:v>
                </c:pt>
                <c:pt idx="550">
                  <c:v>-11.694000774137512</c:v>
                </c:pt>
                <c:pt idx="551">
                  <c:v>-16.326301493062932</c:v>
                </c:pt>
                <c:pt idx="552">
                  <c:v>-13.48254247146898</c:v>
                </c:pt>
                <c:pt idx="553">
                  <c:v>-9.865926366236236</c:v>
                </c:pt>
                <c:pt idx="554">
                  <c:v>-11.00127155099397</c:v>
                </c:pt>
                <c:pt idx="555">
                  <c:v>-13.92643890874478</c:v>
                </c:pt>
                <c:pt idx="556">
                  <c:v>-12.687440510441409</c:v>
                </c:pt>
                <c:pt idx="557">
                  <c:v>-9.2054874867331424</c:v>
                </c:pt>
                <c:pt idx="558">
                  <c:v>-6.3384465946979018</c:v>
                </c:pt>
                <c:pt idx="559">
                  <c:v>-4.3121437623583034</c:v>
                </c:pt>
                <c:pt idx="560">
                  <c:v>-5.022036890147306</c:v>
                </c:pt>
                <c:pt idx="561">
                  <c:v>-6.9712677805611678</c:v>
                </c:pt>
                <c:pt idx="562">
                  <c:v>-6.7117367243624324</c:v>
                </c:pt>
                <c:pt idx="563">
                  <c:v>-5.1121525224314626</c:v>
                </c:pt>
                <c:pt idx="564">
                  <c:v>-4.3839188123830324</c:v>
                </c:pt>
                <c:pt idx="565">
                  <c:v>-4.0229029033379442</c:v>
                </c:pt>
                <c:pt idx="566">
                  <c:v>-2.8383359289126617</c:v>
                </c:pt>
                <c:pt idx="567">
                  <c:v>-0.79930634914255416</c:v>
                </c:pt>
                <c:pt idx="568">
                  <c:v>0.45683482453081536</c:v>
                </c:pt>
                <c:pt idx="569">
                  <c:v>-0.61697425558087904</c:v>
                </c:pt>
                <c:pt idx="570">
                  <c:v>-1.5945771955835639</c:v>
                </c:pt>
                <c:pt idx="571">
                  <c:v>-2.1850316752299244</c:v>
                </c:pt>
                <c:pt idx="572">
                  <c:v>-2.6610299228627534</c:v>
                </c:pt>
                <c:pt idx="573">
                  <c:v>-2.2509579753029882</c:v>
                </c:pt>
                <c:pt idx="574">
                  <c:v>-2.3286754720928524</c:v>
                </c:pt>
                <c:pt idx="575">
                  <c:v>-2.9769342117461361</c:v>
                </c:pt>
                <c:pt idx="576">
                  <c:v>-3.3937655818749017</c:v>
                </c:pt>
                <c:pt idx="577">
                  <c:v>-3.1197725907847578</c:v>
                </c:pt>
                <c:pt idx="578">
                  <c:v>-4.1083291559812691</c:v>
                </c:pt>
                <c:pt idx="579">
                  <c:v>-7.0365283239820968</c:v>
                </c:pt>
                <c:pt idx="580">
                  <c:v>-9.3829756673537492</c:v>
                </c:pt>
                <c:pt idx="581">
                  <c:v>-11.016618827618199</c:v>
                </c:pt>
                <c:pt idx="582">
                  <c:v>-12.023949994154631</c:v>
                </c:pt>
                <c:pt idx="583">
                  <c:v>-12.067006803522757</c:v>
                </c:pt>
                <c:pt idx="584">
                  <c:v>-11.641954630793728</c:v>
                </c:pt>
                <c:pt idx="585">
                  <c:v>-11.462182650031957</c:v>
                </c:pt>
                <c:pt idx="586">
                  <c:v>-12.182841838520172</c:v>
                </c:pt>
                <c:pt idx="587">
                  <c:v>-14.244663779815729</c:v>
                </c:pt>
                <c:pt idx="588">
                  <c:v>-18.493370930605863</c:v>
                </c:pt>
                <c:pt idx="589">
                  <c:v>-24.333116762192041</c:v>
                </c:pt>
                <c:pt idx="590">
                  <c:v>-30.080053724975297</c:v>
                </c:pt>
                <c:pt idx="591">
                  <c:v>-34.846228202492512</c:v>
                </c:pt>
                <c:pt idx="592">
                  <c:v>-30.913227691570178</c:v>
                </c:pt>
                <c:pt idx="593">
                  <c:v>-21.774175872347048</c:v>
                </c:pt>
                <c:pt idx="594">
                  <c:v>-17.744338111846393</c:v>
                </c:pt>
                <c:pt idx="595">
                  <c:v>-15.61379918234222</c:v>
                </c:pt>
                <c:pt idx="596">
                  <c:v>-16.216318248592252</c:v>
                </c:pt>
                <c:pt idx="597">
                  <c:v>-19.32555839580418</c:v>
                </c:pt>
                <c:pt idx="598">
                  <c:v>-20.287624625513367</c:v>
                </c:pt>
                <c:pt idx="599">
                  <c:v>-18.330426805458419</c:v>
                </c:pt>
                <c:pt idx="600">
                  <c:v>-15.895673003906387</c:v>
                </c:pt>
                <c:pt idx="601">
                  <c:v>-13.829661323084389</c:v>
                </c:pt>
                <c:pt idx="602">
                  <c:v>-9.833085505293468</c:v>
                </c:pt>
                <c:pt idx="603">
                  <c:v>-6.1284976920078496</c:v>
                </c:pt>
                <c:pt idx="604">
                  <c:v>-2.9570910892783195</c:v>
                </c:pt>
                <c:pt idx="605">
                  <c:v>-1.0253692629654085</c:v>
                </c:pt>
                <c:pt idx="606">
                  <c:v>1.2930899270461749</c:v>
                </c:pt>
                <c:pt idx="607">
                  <c:v>1.7833081756845395</c:v>
                </c:pt>
                <c:pt idx="608">
                  <c:v>0.94949679305646439</c:v>
                </c:pt>
                <c:pt idx="609">
                  <c:v>-0.36089825951811394</c:v>
                </c:pt>
                <c:pt idx="610">
                  <c:v>-0.91589253930711145</c:v>
                </c:pt>
                <c:pt idx="611">
                  <c:v>-1.8722352397720974</c:v>
                </c:pt>
                <c:pt idx="612">
                  <c:v>-3.0425055816202389</c:v>
                </c:pt>
                <c:pt idx="613">
                  <c:v>-4.0899174353446535</c:v>
                </c:pt>
                <c:pt idx="614">
                  <c:v>-4.5698661604431248</c:v>
                </c:pt>
                <c:pt idx="615">
                  <c:v>-4.5800407695955547</c:v>
                </c:pt>
                <c:pt idx="616">
                  <c:v>-4.3687351158057135</c:v>
                </c:pt>
                <c:pt idx="617">
                  <c:v>-4.0088435844418751</c:v>
                </c:pt>
                <c:pt idx="618">
                  <c:v>-3.050436478103749</c:v>
                </c:pt>
                <c:pt idx="619">
                  <c:v>-2.1592526312135987</c:v>
                </c:pt>
                <c:pt idx="620">
                  <c:v>-1.3443753612523943</c:v>
                </c:pt>
                <c:pt idx="621">
                  <c:v>-0.44523408782296353</c:v>
                </c:pt>
                <c:pt idx="622">
                  <c:v>0.41524928917199477</c:v>
                </c:pt>
                <c:pt idx="623">
                  <c:v>1.5110452194421562</c:v>
                </c:pt>
                <c:pt idx="624">
                  <c:v>2.861500119058447</c:v>
                </c:pt>
                <c:pt idx="625">
                  <c:v>3.1461853276103109</c:v>
                </c:pt>
                <c:pt idx="626">
                  <c:v>2.7833993692257772</c:v>
                </c:pt>
                <c:pt idx="627">
                  <c:v>1.687983200399517</c:v>
                </c:pt>
                <c:pt idx="628">
                  <c:v>0.30736047517343223</c:v>
                </c:pt>
                <c:pt idx="629">
                  <c:v>-1.1334437567324072</c:v>
                </c:pt>
                <c:pt idx="630">
                  <c:v>-3.0344553369859901</c:v>
                </c:pt>
                <c:pt idx="631">
                  <c:v>-4.8305857007197259</c:v>
                </c:pt>
                <c:pt idx="632">
                  <c:v>-6.4291182582129736</c:v>
                </c:pt>
                <c:pt idx="633">
                  <c:v>-7.2814635468637574</c:v>
                </c:pt>
                <c:pt idx="634">
                  <c:v>-7.3421025349453091</c:v>
                </c:pt>
                <c:pt idx="635">
                  <c:v>-7.5239245471520579</c:v>
                </c:pt>
                <c:pt idx="636">
                  <c:v>-9.1318608558515706</c:v>
                </c:pt>
                <c:pt idx="637">
                  <c:v>-11.472400475247428</c:v>
                </c:pt>
                <c:pt idx="638">
                  <c:v>-14.29969329859097</c:v>
                </c:pt>
                <c:pt idx="639">
                  <c:v>-17.305938542393267</c:v>
                </c:pt>
                <c:pt idx="640">
                  <c:v>-19.67383558124509</c:v>
                </c:pt>
                <c:pt idx="641">
                  <c:v>-22.868948759205249</c:v>
                </c:pt>
                <c:pt idx="642">
                  <c:v>-25.29090426796289</c:v>
                </c:pt>
                <c:pt idx="643">
                  <c:v>-27.785070194564479</c:v>
                </c:pt>
                <c:pt idx="644">
                  <c:v>-30.578661894288381</c:v>
                </c:pt>
                <c:pt idx="645">
                  <c:v>-34.596925060986905</c:v>
                </c:pt>
                <c:pt idx="646">
                  <c:v>-37.711868279116075</c:v>
                </c:pt>
                <c:pt idx="647">
                  <c:v>-37.625062053053938</c:v>
                </c:pt>
                <c:pt idx="648">
                  <c:v>-36.487487249040761</c:v>
                </c:pt>
                <c:pt idx="649">
                  <c:v>-32.959054183157143</c:v>
                </c:pt>
                <c:pt idx="650">
                  <c:v>-24.668639172046312</c:v>
                </c:pt>
                <c:pt idx="651">
                  <c:v>-18.938405327063141</c:v>
                </c:pt>
                <c:pt idx="652">
                  <c:v>-16.905826818981634</c:v>
                </c:pt>
                <c:pt idx="653">
                  <c:v>-18.831792756304793</c:v>
                </c:pt>
                <c:pt idx="654">
                  <c:v>-21.192194653963508</c:v>
                </c:pt>
                <c:pt idx="655">
                  <c:v>-20.051811271782729</c:v>
                </c:pt>
                <c:pt idx="656">
                  <c:v>-13.654073850140804</c:v>
                </c:pt>
                <c:pt idx="657">
                  <c:v>-5.0641324602449975</c:v>
                </c:pt>
                <c:pt idx="658">
                  <c:v>1.1286936039624149</c:v>
                </c:pt>
                <c:pt idx="659">
                  <c:v>7.0683097039260803</c:v>
                </c:pt>
                <c:pt idx="660">
                  <c:v>11.008976634015349</c:v>
                </c:pt>
                <c:pt idx="661">
                  <c:v>10.624484633615983</c:v>
                </c:pt>
                <c:pt idx="662">
                  <c:v>8.545359706901932</c:v>
                </c:pt>
                <c:pt idx="663">
                  <c:v>6.1939682296182523</c:v>
                </c:pt>
                <c:pt idx="664">
                  <c:v>4.9176049566658619</c:v>
                </c:pt>
                <c:pt idx="665">
                  <c:v>4.9486970677257389</c:v>
                </c:pt>
                <c:pt idx="666">
                  <c:v>4.9110258043896895</c:v>
                </c:pt>
                <c:pt idx="667">
                  <c:v>3.5279609342350828</c:v>
                </c:pt>
                <c:pt idx="668">
                  <c:v>2.6966227951125132</c:v>
                </c:pt>
                <c:pt idx="669">
                  <c:v>2.8388084164415339</c:v>
                </c:pt>
                <c:pt idx="670">
                  <c:v>2.0107100405206602</c:v>
                </c:pt>
                <c:pt idx="671">
                  <c:v>-0.19380197970953081</c:v>
                </c:pt>
                <c:pt idx="672">
                  <c:v>-2.5022522307466706</c:v>
                </c:pt>
                <c:pt idx="673">
                  <c:v>-5.3986210609623164</c:v>
                </c:pt>
                <c:pt idx="674">
                  <c:v>-6.203419277742114</c:v>
                </c:pt>
                <c:pt idx="675">
                  <c:v>-6.8799370289730382</c:v>
                </c:pt>
                <c:pt idx="676">
                  <c:v>-7.3469003018870396</c:v>
                </c:pt>
                <c:pt idx="677">
                  <c:v>-7.4699821165848226</c:v>
                </c:pt>
                <c:pt idx="678">
                  <c:v>-7.8421871490678763</c:v>
                </c:pt>
                <c:pt idx="679">
                  <c:v>-8.7697743144018805</c:v>
                </c:pt>
                <c:pt idx="680">
                  <c:v>-11.522414325770169</c:v>
                </c:pt>
                <c:pt idx="681">
                  <c:v>-15.211105794724139</c:v>
                </c:pt>
                <c:pt idx="682">
                  <c:v>-19.94692851452826</c:v>
                </c:pt>
                <c:pt idx="683">
                  <c:v>-23.084266609852889</c:v>
                </c:pt>
                <c:pt idx="684">
                  <c:v>-23.987470803205284</c:v>
                </c:pt>
                <c:pt idx="685">
                  <c:v>-24.01324305855163</c:v>
                </c:pt>
                <c:pt idx="686">
                  <c:v>-21.75977793827186</c:v>
                </c:pt>
                <c:pt idx="687">
                  <c:v>-21.956518717841696</c:v>
                </c:pt>
                <c:pt idx="688">
                  <c:v>-24.491402787974945</c:v>
                </c:pt>
                <c:pt idx="689">
                  <c:v>-31.124462733092113</c:v>
                </c:pt>
                <c:pt idx="690">
                  <c:v>-40.264109142569311</c:v>
                </c:pt>
                <c:pt idx="691">
                  <c:v>-46.277686390876042</c:v>
                </c:pt>
                <c:pt idx="692">
                  <c:v>-51.957170219425819</c:v>
                </c:pt>
                <c:pt idx="693">
                  <c:v>-50.623774410166881</c:v>
                </c:pt>
                <c:pt idx="694">
                  <c:v>-45.69958622523496</c:v>
                </c:pt>
                <c:pt idx="695">
                  <c:v>-39.439599667438735</c:v>
                </c:pt>
                <c:pt idx="696">
                  <c:v>-31.956953029707552</c:v>
                </c:pt>
                <c:pt idx="697">
                  <c:v>-28.253864603120281</c:v>
                </c:pt>
                <c:pt idx="698">
                  <c:v>-24.759432818401937</c:v>
                </c:pt>
                <c:pt idx="699">
                  <c:v>-21.731419291248059</c:v>
                </c:pt>
                <c:pt idx="700">
                  <c:v>-19.882761936499005</c:v>
                </c:pt>
                <c:pt idx="701">
                  <c:v>-17.545741058882626</c:v>
                </c:pt>
                <c:pt idx="702">
                  <c:v>-15.925340435743525</c:v>
                </c:pt>
                <c:pt idx="703">
                  <c:v>-14.880528427753404</c:v>
                </c:pt>
                <c:pt idx="704">
                  <c:v>-14.380853610408046</c:v>
                </c:pt>
                <c:pt idx="705">
                  <c:v>-13.291890296843116</c:v>
                </c:pt>
                <c:pt idx="706">
                  <c:v>-11.674386133535942</c:v>
                </c:pt>
                <c:pt idx="707">
                  <c:v>-10.210669206705525</c:v>
                </c:pt>
                <c:pt idx="708">
                  <c:v>-8.7503696968692619</c:v>
                </c:pt>
                <c:pt idx="709">
                  <c:v>-7.8826618152470118</c:v>
                </c:pt>
                <c:pt idx="710">
                  <c:v>-7.5345763035109599</c:v>
                </c:pt>
                <c:pt idx="711">
                  <c:v>-6.4788458588986062</c:v>
                </c:pt>
                <c:pt idx="712">
                  <c:v>-5.6651281887402787</c:v>
                </c:pt>
                <c:pt idx="713">
                  <c:v>-4.9018660465034811</c:v>
                </c:pt>
                <c:pt idx="714">
                  <c:v>-4.0317492307298899</c:v>
                </c:pt>
                <c:pt idx="715">
                  <c:v>-2.6516688250262472</c:v>
                </c:pt>
                <c:pt idx="716">
                  <c:v>-1.1763753130065175</c:v>
                </c:pt>
                <c:pt idx="717">
                  <c:v>0.38201655791835609</c:v>
                </c:pt>
                <c:pt idx="718">
                  <c:v>1.4983883294103988</c:v>
                </c:pt>
                <c:pt idx="719">
                  <c:v>2.6109325713309404</c:v>
                </c:pt>
                <c:pt idx="720">
                  <c:v>3.7100050129683293</c:v>
                </c:pt>
                <c:pt idx="721">
                  <c:v>4.5242281980808858</c:v>
                </c:pt>
                <c:pt idx="722">
                  <c:v>4.974455232602752</c:v>
                </c:pt>
                <c:pt idx="723">
                  <c:v>4.3730147553540206</c:v>
                </c:pt>
                <c:pt idx="724">
                  <c:v>2.8559251725990675</c:v>
                </c:pt>
                <c:pt idx="725">
                  <c:v>1.5676481376002926</c:v>
                </c:pt>
                <c:pt idx="726">
                  <c:v>0.62468956470824843</c:v>
                </c:pt>
                <c:pt idx="727">
                  <c:v>0.99188031368083251</c:v>
                </c:pt>
                <c:pt idx="728">
                  <c:v>0.95460509153246975</c:v>
                </c:pt>
                <c:pt idx="729">
                  <c:v>-0.14694878867393105</c:v>
                </c:pt>
                <c:pt idx="730">
                  <c:v>-2.1215066598056116</c:v>
                </c:pt>
                <c:pt idx="731">
                  <c:v>-4.5387771768483427</c:v>
                </c:pt>
                <c:pt idx="732">
                  <c:v>-8.2269744740644111</c:v>
                </c:pt>
                <c:pt idx="733">
                  <c:v>-12.255152816968668</c:v>
                </c:pt>
                <c:pt idx="734">
                  <c:v>-16.24324814741037</c:v>
                </c:pt>
                <c:pt idx="735">
                  <c:v>-19.18838572334921</c:v>
                </c:pt>
                <c:pt idx="736">
                  <c:v>-21.161453977428142</c:v>
                </c:pt>
                <c:pt idx="737">
                  <c:v>-22.810880622349298</c:v>
                </c:pt>
                <c:pt idx="738">
                  <c:v>-24.116257283476763</c:v>
                </c:pt>
                <c:pt idx="739">
                  <c:v>-25.515962160511606</c:v>
                </c:pt>
                <c:pt idx="740">
                  <c:v>-26.450536971054497</c:v>
                </c:pt>
                <c:pt idx="741">
                  <c:v>-26.566203135255261</c:v>
                </c:pt>
                <c:pt idx="742">
                  <c:v>-26.778052101196682</c:v>
                </c:pt>
                <c:pt idx="743">
                  <c:v>-27.356669650566872</c:v>
                </c:pt>
                <c:pt idx="744">
                  <c:v>-31.8610645332821</c:v>
                </c:pt>
                <c:pt idx="745">
                  <c:v>-36.914776678727009</c:v>
                </c:pt>
                <c:pt idx="746">
                  <c:v>-35.870602624960881</c:v>
                </c:pt>
                <c:pt idx="747">
                  <c:v>-27.78017046657995</c:v>
                </c:pt>
                <c:pt idx="748">
                  <c:v>-18.122454739893161</c:v>
                </c:pt>
                <c:pt idx="749">
                  <c:v>-9.2403479319975137</c:v>
                </c:pt>
                <c:pt idx="750">
                  <c:v>-5.2927140358143205</c:v>
                </c:pt>
                <c:pt idx="751">
                  <c:v>-6.335442202867366</c:v>
                </c:pt>
                <c:pt idx="752">
                  <c:v>-9.6287881334924847</c:v>
                </c:pt>
                <c:pt idx="753">
                  <c:v>-12.439656651153836</c:v>
                </c:pt>
                <c:pt idx="754">
                  <c:v>-12.26417723439258</c:v>
                </c:pt>
                <c:pt idx="755">
                  <c:v>-10.826314184617472</c:v>
                </c:pt>
                <c:pt idx="756">
                  <c:v>-8.694328177573805</c:v>
                </c:pt>
                <c:pt idx="757">
                  <c:v>-6.7295512810677582</c:v>
                </c:pt>
                <c:pt idx="758">
                  <c:v>-5.5112067560956355</c:v>
                </c:pt>
                <c:pt idx="759">
                  <c:v>-4.2803162093621872</c:v>
                </c:pt>
                <c:pt idx="760">
                  <c:v>-2.9524225988841133</c:v>
                </c:pt>
                <c:pt idx="761">
                  <c:v>-2.4641343588504734</c:v>
                </c:pt>
                <c:pt idx="762">
                  <c:v>-3.5571386856559117</c:v>
                </c:pt>
                <c:pt idx="763">
                  <c:v>-5.4027762196824964</c:v>
                </c:pt>
                <c:pt idx="764">
                  <c:v>-6.852642265948492</c:v>
                </c:pt>
                <c:pt idx="765">
                  <c:v>-7.8614621911709559</c:v>
                </c:pt>
                <c:pt idx="766">
                  <c:v>-7.4795113418632084</c:v>
                </c:pt>
                <c:pt idx="767">
                  <c:v>-7.6689981678003027</c:v>
                </c:pt>
                <c:pt idx="768">
                  <c:v>-8.8866936552752254</c:v>
                </c:pt>
                <c:pt idx="769">
                  <c:v>-9.8682299910879046</c:v>
                </c:pt>
                <c:pt idx="770">
                  <c:v>-11.050111150400499</c:v>
                </c:pt>
                <c:pt idx="771">
                  <c:v>-12.275688835634034</c:v>
                </c:pt>
                <c:pt idx="772">
                  <c:v>-12.975838062446227</c:v>
                </c:pt>
                <c:pt idx="773">
                  <c:v>-14.405634499233569</c:v>
                </c:pt>
                <c:pt idx="774">
                  <c:v>-15.262636350609363</c:v>
                </c:pt>
                <c:pt idx="775">
                  <c:v>-15.384068142512877</c:v>
                </c:pt>
                <c:pt idx="776">
                  <c:v>-16.782769326294321</c:v>
                </c:pt>
                <c:pt idx="777">
                  <c:v>-18.143664294736894</c:v>
                </c:pt>
                <c:pt idx="778">
                  <c:v>-19.190455262715702</c:v>
                </c:pt>
                <c:pt idx="779">
                  <c:v>-18.910443594509662</c:v>
                </c:pt>
                <c:pt idx="780">
                  <c:v>-20.259163926574821</c:v>
                </c:pt>
                <c:pt idx="781">
                  <c:v>-19.608472991894633</c:v>
                </c:pt>
                <c:pt idx="782">
                  <c:v>-20.89129171611135</c:v>
                </c:pt>
                <c:pt idx="783">
                  <c:v>-24.701179636536757</c:v>
                </c:pt>
                <c:pt idx="784">
                  <c:v>-27.216400958128379</c:v>
                </c:pt>
                <c:pt idx="785">
                  <c:v>-30.1489005845817</c:v>
                </c:pt>
                <c:pt idx="786">
                  <c:v>-37.196616109182003</c:v>
                </c:pt>
                <c:pt idx="787">
                  <c:v>-40.596763558306264</c:v>
                </c:pt>
                <c:pt idx="788">
                  <c:v>-36.724502441568184</c:v>
                </c:pt>
                <c:pt idx="789">
                  <c:v>-28.089856498371788</c:v>
                </c:pt>
                <c:pt idx="790">
                  <c:v>-22.814059761380125</c:v>
                </c:pt>
                <c:pt idx="791">
                  <c:v>-21.909633434655259</c:v>
                </c:pt>
                <c:pt idx="792">
                  <c:v>-19.432600347880342</c:v>
                </c:pt>
                <c:pt idx="793">
                  <c:v>-16.356083418689465</c:v>
                </c:pt>
                <c:pt idx="794">
                  <c:v>-13.328446972049131</c:v>
                </c:pt>
                <c:pt idx="795">
                  <c:v>-9.8991686129809242</c:v>
                </c:pt>
                <c:pt idx="796">
                  <c:v>-8.3358765137616988</c:v>
                </c:pt>
                <c:pt idx="797">
                  <c:v>-8.0485817873156602</c:v>
                </c:pt>
                <c:pt idx="798">
                  <c:v>-7.7202011193526836</c:v>
                </c:pt>
                <c:pt idx="799">
                  <c:v>-7.0745361327261707</c:v>
                </c:pt>
                <c:pt idx="800">
                  <c:v>-7.1425849442011655</c:v>
                </c:pt>
                <c:pt idx="801">
                  <c:v>-7.7249121831390122</c:v>
                </c:pt>
                <c:pt idx="802">
                  <c:v>-8.465198457463611</c:v>
                </c:pt>
                <c:pt idx="803">
                  <c:v>-8.9102362820982339</c:v>
                </c:pt>
                <c:pt idx="804">
                  <c:v>-9.0482338515670193</c:v>
                </c:pt>
                <c:pt idx="805">
                  <c:v>-8.7219260539093728</c:v>
                </c:pt>
                <c:pt idx="806">
                  <c:v>-7.8275249622427667</c:v>
                </c:pt>
                <c:pt idx="807">
                  <c:v>-6.5652875444572265</c:v>
                </c:pt>
                <c:pt idx="808">
                  <c:v>-4.7913979617208762</c:v>
                </c:pt>
                <c:pt idx="809">
                  <c:v>-3.0991541889273191</c:v>
                </c:pt>
                <c:pt idx="810">
                  <c:v>-1.4924333332879023</c:v>
                </c:pt>
                <c:pt idx="811">
                  <c:v>7.0771037768355052E-3</c:v>
                </c:pt>
                <c:pt idx="812">
                  <c:v>0.82061976436480677</c:v>
                </c:pt>
                <c:pt idx="813">
                  <c:v>1.834505204702557</c:v>
                </c:pt>
                <c:pt idx="814">
                  <c:v>2.2104143074246583</c:v>
                </c:pt>
                <c:pt idx="815">
                  <c:v>2.2540682759634389</c:v>
                </c:pt>
                <c:pt idx="816">
                  <c:v>1.3409481695863081</c:v>
                </c:pt>
                <c:pt idx="817">
                  <c:v>0.43137168076028515</c:v>
                </c:pt>
                <c:pt idx="818">
                  <c:v>-0.75361395347969951</c:v>
                </c:pt>
                <c:pt idx="819">
                  <c:v>-1.9508914212444308</c:v>
                </c:pt>
                <c:pt idx="820">
                  <c:v>-3.5325921830750349</c:v>
                </c:pt>
                <c:pt idx="821">
                  <c:v>-4.8938688718597518</c:v>
                </c:pt>
                <c:pt idx="822">
                  <c:v>-6.0000113389071172</c:v>
                </c:pt>
                <c:pt idx="823">
                  <c:v>-7.7475602468961871</c:v>
                </c:pt>
                <c:pt idx="824">
                  <c:v>-9.7207955336046776</c:v>
                </c:pt>
                <c:pt idx="825">
                  <c:v>-11.67478899431242</c:v>
                </c:pt>
                <c:pt idx="826">
                  <c:v>-13.508483025802416</c:v>
                </c:pt>
                <c:pt idx="827">
                  <c:v>-15.473237895714909</c:v>
                </c:pt>
                <c:pt idx="828">
                  <c:v>-18.046656407693028</c:v>
                </c:pt>
                <c:pt idx="829">
                  <c:v>-21.04990853975962</c:v>
                </c:pt>
                <c:pt idx="830">
                  <c:v>-23.802740432192977</c:v>
                </c:pt>
                <c:pt idx="831">
                  <c:v>-24.985240586584176</c:v>
                </c:pt>
                <c:pt idx="832">
                  <c:v>-25.125064233492147</c:v>
                </c:pt>
                <c:pt idx="833">
                  <c:v>-23.793502740806428</c:v>
                </c:pt>
                <c:pt idx="834">
                  <c:v>-22.10264566369997</c:v>
                </c:pt>
                <c:pt idx="835">
                  <c:v>-23.95039633061419</c:v>
                </c:pt>
                <c:pt idx="836">
                  <c:v>-29.165207426181816</c:v>
                </c:pt>
                <c:pt idx="837">
                  <c:v>-34.649471386387887</c:v>
                </c:pt>
                <c:pt idx="838">
                  <c:v>-31.239372462155796</c:v>
                </c:pt>
                <c:pt idx="839">
                  <c:v>-20.706715601647083</c:v>
                </c:pt>
                <c:pt idx="840">
                  <c:v>-11.77469435591475</c:v>
                </c:pt>
                <c:pt idx="841">
                  <c:v>-8.0931461254497918</c:v>
                </c:pt>
                <c:pt idx="842">
                  <c:v>-9.6137922199805352</c:v>
                </c:pt>
                <c:pt idx="843">
                  <c:v>-12.464903837348974</c:v>
                </c:pt>
                <c:pt idx="844">
                  <c:v>-14.107691938829189</c:v>
                </c:pt>
                <c:pt idx="845">
                  <c:v>-13.783306421401321</c:v>
                </c:pt>
                <c:pt idx="846">
                  <c:v>-13.562336263944715</c:v>
                </c:pt>
                <c:pt idx="847">
                  <c:v>-14.291655390352213</c:v>
                </c:pt>
                <c:pt idx="848">
                  <c:v>-14.736769529099186</c:v>
                </c:pt>
                <c:pt idx="849">
                  <c:v>-14.501279166724707</c:v>
                </c:pt>
                <c:pt idx="850">
                  <c:v>-12.248220149292933</c:v>
                </c:pt>
                <c:pt idx="851">
                  <c:v>-8.1174463866367539</c:v>
                </c:pt>
                <c:pt idx="852">
                  <c:v>-3.5178621727976207</c:v>
                </c:pt>
                <c:pt idx="853">
                  <c:v>-0.26592075221412587</c:v>
                </c:pt>
                <c:pt idx="854">
                  <c:v>-9.269282507613584E-2</c:v>
                </c:pt>
                <c:pt idx="855">
                  <c:v>-1.7130389102363242</c:v>
                </c:pt>
                <c:pt idx="856">
                  <c:v>-3.7959150994443314</c:v>
                </c:pt>
                <c:pt idx="857">
                  <c:v>-5.3071155696396346</c:v>
                </c:pt>
                <c:pt idx="858">
                  <c:v>-7.8806262803719394</c:v>
                </c:pt>
                <c:pt idx="859">
                  <c:v>-11.597251620603378</c:v>
                </c:pt>
                <c:pt idx="860">
                  <c:v>-15.320119680626499</c:v>
                </c:pt>
                <c:pt idx="861">
                  <c:v>-17.62196435189869</c:v>
                </c:pt>
                <c:pt idx="862">
                  <c:v>-18.316930885262092</c:v>
                </c:pt>
                <c:pt idx="863">
                  <c:v>-16.982419165839694</c:v>
                </c:pt>
                <c:pt idx="864">
                  <c:v>-14.074054345587735</c:v>
                </c:pt>
                <c:pt idx="865">
                  <c:v>-11.900286443142839</c:v>
                </c:pt>
                <c:pt idx="866">
                  <c:v>-11.895742714338935</c:v>
                </c:pt>
                <c:pt idx="867">
                  <c:v>-12.08789740758667</c:v>
                </c:pt>
                <c:pt idx="868">
                  <c:v>-14.086198076338428</c:v>
                </c:pt>
                <c:pt idx="869">
                  <c:v>-15.847508960359452</c:v>
                </c:pt>
                <c:pt idx="870">
                  <c:v>-17.658446601874211</c:v>
                </c:pt>
                <c:pt idx="871">
                  <c:v>-17.086794105241658</c:v>
                </c:pt>
                <c:pt idx="872">
                  <c:v>-14.975370012459328</c:v>
                </c:pt>
                <c:pt idx="873">
                  <c:v>-13.941093549664567</c:v>
                </c:pt>
                <c:pt idx="874">
                  <c:v>-21.406121917501686</c:v>
                </c:pt>
                <c:pt idx="875">
                  <c:v>-37.060931435753425</c:v>
                </c:pt>
                <c:pt idx="876">
                  <c:v>-48.837560094007387</c:v>
                </c:pt>
                <c:pt idx="877">
                  <c:v>-55.094130962769796</c:v>
                </c:pt>
                <c:pt idx="878">
                  <c:v>-60.19406247610565</c:v>
                </c:pt>
                <c:pt idx="879">
                  <c:v>-60.217620351986284</c:v>
                </c:pt>
                <c:pt idx="880">
                  <c:v>-56.898683190732491</c:v>
                </c:pt>
                <c:pt idx="881">
                  <c:v>-46.555340955564205</c:v>
                </c:pt>
                <c:pt idx="882">
                  <c:v>-38.738938873785791</c:v>
                </c:pt>
                <c:pt idx="883">
                  <c:v>-31.267527228993803</c:v>
                </c:pt>
                <c:pt idx="884">
                  <c:v>-24.905853527569089</c:v>
                </c:pt>
                <c:pt idx="885">
                  <c:v>-20.354562659791004</c:v>
                </c:pt>
                <c:pt idx="886">
                  <c:v>-17.603196885093077</c:v>
                </c:pt>
                <c:pt idx="887">
                  <c:v>-16.412884345921913</c:v>
                </c:pt>
                <c:pt idx="888">
                  <c:v>-16.031232260507583</c:v>
                </c:pt>
                <c:pt idx="889">
                  <c:v>-15.240370023955307</c:v>
                </c:pt>
                <c:pt idx="890">
                  <c:v>-14.612700835820501</c:v>
                </c:pt>
                <c:pt idx="891">
                  <c:v>-14.51066816753351</c:v>
                </c:pt>
                <c:pt idx="892">
                  <c:v>-13.877996089513925</c:v>
                </c:pt>
                <c:pt idx="893">
                  <c:v>-11.751100678612785</c:v>
                </c:pt>
                <c:pt idx="894">
                  <c:v>-9.586360030096138</c:v>
                </c:pt>
                <c:pt idx="895">
                  <c:v>-7.2301058025783611</c:v>
                </c:pt>
                <c:pt idx="896">
                  <c:v>-5.6197275095290786</c:v>
                </c:pt>
                <c:pt idx="897">
                  <c:v>-4.5765902372576797</c:v>
                </c:pt>
                <c:pt idx="898">
                  <c:v>-3.5145224658903396</c:v>
                </c:pt>
                <c:pt idx="899">
                  <c:v>-3.0009861377337552</c:v>
                </c:pt>
                <c:pt idx="900">
                  <c:v>-1.8549097649325859</c:v>
                </c:pt>
                <c:pt idx="901">
                  <c:v>-0.24236216078331632</c:v>
                </c:pt>
                <c:pt idx="902">
                  <c:v>1.6353656610500085</c:v>
                </c:pt>
                <c:pt idx="903">
                  <c:v>3.6471205748063156</c:v>
                </c:pt>
                <c:pt idx="904">
                  <c:v>5.5835472126299779</c:v>
                </c:pt>
                <c:pt idx="905">
                  <c:v>7.1320379274383683</c:v>
                </c:pt>
                <c:pt idx="906">
                  <c:v>7.8441965076426072</c:v>
                </c:pt>
                <c:pt idx="907">
                  <c:v>7.9377055767645261</c:v>
                </c:pt>
                <c:pt idx="908">
                  <c:v>7.17668906808023</c:v>
                </c:pt>
                <c:pt idx="909">
                  <c:v>6.4203267842833629</c:v>
                </c:pt>
                <c:pt idx="910">
                  <c:v>4.6560938537870227</c:v>
                </c:pt>
                <c:pt idx="911">
                  <c:v>2.3425661016600889</c:v>
                </c:pt>
                <c:pt idx="912">
                  <c:v>9.7091371100745144E-2</c:v>
                </c:pt>
                <c:pt idx="913">
                  <c:v>-2.1463363012497605</c:v>
                </c:pt>
                <c:pt idx="914">
                  <c:v>-3.5312290967657938</c:v>
                </c:pt>
                <c:pt idx="915">
                  <c:v>-4.5450054757191474</c:v>
                </c:pt>
                <c:pt idx="916">
                  <c:v>-5.8637449922974216</c:v>
                </c:pt>
                <c:pt idx="917">
                  <c:v>-6.7894842054920339</c:v>
                </c:pt>
                <c:pt idx="918">
                  <c:v>-7.9828820801802971</c:v>
                </c:pt>
                <c:pt idx="919">
                  <c:v>-9.6782001292171387</c:v>
                </c:pt>
                <c:pt idx="920">
                  <c:v>-12.126291601069699</c:v>
                </c:pt>
                <c:pt idx="921">
                  <c:v>-15.221362052312305</c:v>
                </c:pt>
                <c:pt idx="922">
                  <c:v>-18.113173376380015</c:v>
                </c:pt>
                <c:pt idx="923">
                  <c:v>-20.619600966188109</c:v>
                </c:pt>
                <c:pt idx="924">
                  <c:v>-22.894487331885447</c:v>
                </c:pt>
                <c:pt idx="925">
                  <c:v>-25.092734717631672</c:v>
                </c:pt>
                <c:pt idx="926">
                  <c:v>-27.796497155596597</c:v>
                </c:pt>
                <c:pt idx="927">
                  <c:v>-31.331622396763592</c:v>
                </c:pt>
                <c:pt idx="928">
                  <c:v>-35.331117258404156</c:v>
                </c:pt>
                <c:pt idx="929">
                  <c:v>-40.79094971490828</c:v>
                </c:pt>
                <c:pt idx="930">
                  <c:v>-41.605522226964524</c:v>
                </c:pt>
                <c:pt idx="931">
                  <c:v>-36.153869407340324</c:v>
                </c:pt>
                <c:pt idx="932">
                  <c:v>-27.793373229873705</c:v>
                </c:pt>
                <c:pt idx="933">
                  <c:v>-22.2493822926528</c:v>
                </c:pt>
                <c:pt idx="934">
                  <c:v>-23.995732978422641</c:v>
                </c:pt>
                <c:pt idx="935">
                  <c:v>-30.153000638782714</c:v>
                </c:pt>
                <c:pt idx="936">
                  <c:v>-31.791422325028009</c:v>
                </c:pt>
                <c:pt idx="937">
                  <c:v>-26.854711281425338</c:v>
                </c:pt>
                <c:pt idx="938">
                  <c:v>-20.404829211493833</c:v>
                </c:pt>
                <c:pt idx="939">
                  <c:v>-13.95800950602281</c:v>
                </c:pt>
                <c:pt idx="940">
                  <c:v>-7.8951099026407361</c:v>
                </c:pt>
                <c:pt idx="941">
                  <c:v>-4.029974750637658</c:v>
                </c:pt>
                <c:pt idx="942">
                  <c:v>-5.2164745614579244</c:v>
                </c:pt>
                <c:pt idx="943">
                  <c:v>-8.8291398865945254</c:v>
                </c:pt>
                <c:pt idx="944">
                  <c:v>-10.490720045533061</c:v>
                </c:pt>
                <c:pt idx="945">
                  <c:v>-8.942890515267818</c:v>
                </c:pt>
                <c:pt idx="946">
                  <c:v>-6.1916810171107963</c:v>
                </c:pt>
                <c:pt idx="947">
                  <c:v>-4.0418894674983372</c:v>
                </c:pt>
                <c:pt idx="948">
                  <c:v>-1.4895075517689655</c:v>
                </c:pt>
                <c:pt idx="949">
                  <c:v>0.86538437618952413</c:v>
                </c:pt>
                <c:pt idx="950">
                  <c:v>2.0734775368276344</c:v>
                </c:pt>
                <c:pt idx="951">
                  <c:v>1.4959733417246235</c:v>
                </c:pt>
                <c:pt idx="952">
                  <c:v>4.1583452691290886E-2</c:v>
                </c:pt>
                <c:pt idx="953">
                  <c:v>-1.1585989368711962</c:v>
                </c:pt>
                <c:pt idx="954">
                  <c:v>-1.0749654103812898</c:v>
                </c:pt>
                <c:pt idx="955">
                  <c:v>-0.97851521848169365</c:v>
                </c:pt>
                <c:pt idx="956">
                  <c:v>-1.9207346927187863</c:v>
                </c:pt>
                <c:pt idx="957">
                  <c:v>-5.0181885953130054</c:v>
                </c:pt>
                <c:pt idx="958">
                  <c:v>-7.9435568154600089</c:v>
                </c:pt>
                <c:pt idx="959">
                  <c:v>-10.688153123407771</c:v>
                </c:pt>
                <c:pt idx="960">
                  <c:v>-13.746599010574073</c:v>
                </c:pt>
                <c:pt idx="961">
                  <c:v>-16.221422008285664</c:v>
                </c:pt>
                <c:pt idx="962">
                  <c:v>-16.692124333214345</c:v>
                </c:pt>
                <c:pt idx="963">
                  <c:v>-15.642049936669935</c:v>
                </c:pt>
                <c:pt idx="964">
                  <c:v>-15.332950065901359</c:v>
                </c:pt>
                <c:pt idx="965">
                  <c:v>-17.586426057439194</c:v>
                </c:pt>
                <c:pt idx="966">
                  <c:v>-21.761014002355232</c:v>
                </c:pt>
                <c:pt idx="967">
                  <c:v>-26.184156524420381</c:v>
                </c:pt>
                <c:pt idx="968">
                  <c:v>-28.258116746007719</c:v>
                </c:pt>
                <c:pt idx="969">
                  <c:v>-30.313246008940443</c:v>
                </c:pt>
                <c:pt idx="970">
                  <c:v>-29.609014022637222</c:v>
                </c:pt>
                <c:pt idx="971">
                  <c:v>-27.378785370790037</c:v>
                </c:pt>
                <c:pt idx="972">
                  <c:v>-25.395529522411081</c:v>
                </c:pt>
                <c:pt idx="973">
                  <c:v>-22.999259028276111</c:v>
                </c:pt>
                <c:pt idx="974">
                  <c:v>-22.836262483715213</c:v>
                </c:pt>
                <c:pt idx="975">
                  <c:v>-32.475231529801214</c:v>
                </c:pt>
                <c:pt idx="976">
                  <c:v>-44.779946005639502</c:v>
                </c:pt>
                <c:pt idx="977">
                  <c:v>-46.749813944490647</c:v>
                </c:pt>
                <c:pt idx="978">
                  <c:v>-34.97783635123929</c:v>
                </c:pt>
                <c:pt idx="979">
                  <c:v>-27.376707805779333</c:v>
                </c:pt>
                <c:pt idx="980">
                  <c:v>-25.414455749686454</c:v>
                </c:pt>
                <c:pt idx="981">
                  <c:v>-20.40089383405293</c:v>
                </c:pt>
                <c:pt idx="982">
                  <c:v>-15.785936986589624</c:v>
                </c:pt>
                <c:pt idx="983">
                  <c:v>-12.088328516353561</c:v>
                </c:pt>
                <c:pt idx="984">
                  <c:v>-11.956322950224409</c:v>
                </c:pt>
                <c:pt idx="985">
                  <c:v>-10.664417244642971</c:v>
                </c:pt>
                <c:pt idx="986">
                  <c:v>-9.5581207072314882</c:v>
                </c:pt>
                <c:pt idx="987">
                  <c:v>-7.4832860921319462</c:v>
                </c:pt>
                <c:pt idx="988">
                  <c:v>-4.912451378366228</c:v>
                </c:pt>
                <c:pt idx="989">
                  <c:v>-3.4728617339952725</c:v>
                </c:pt>
                <c:pt idx="990">
                  <c:v>-2.4048352915058278</c:v>
                </c:pt>
                <c:pt idx="991">
                  <c:v>-0.55844404046904339</c:v>
                </c:pt>
                <c:pt idx="992">
                  <c:v>2.0029720062710088</c:v>
                </c:pt>
                <c:pt idx="993">
                  <c:v>3.7463377116563854</c:v>
                </c:pt>
                <c:pt idx="994">
                  <c:v>3.6463381698765942</c:v>
                </c:pt>
                <c:pt idx="995">
                  <c:v>2.8658776448342769</c:v>
                </c:pt>
                <c:pt idx="996">
                  <c:v>2.3316038617985302</c:v>
                </c:pt>
                <c:pt idx="997">
                  <c:v>1.8279706995347182</c:v>
                </c:pt>
              </c:numCache>
            </c:numRef>
          </c:val>
          <c:smooth val="0"/>
          <c:extLst>
            <c:ext xmlns:c16="http://schemas.microsoft.com/office/drawing/2014/chart" uri="{C3380CC4-5D6E-409C-BE32-E72D297353CC}">
              <c16:uniqueId val="{00000000-DC83-4756-B0E1-280E9104D733}"/>
            </c:ext>
          </c:extLst>
        </c:ser>
        <c:ser>
          <c:idx val="1"/>
          <c:order val="1"/>
          <c:tx>
            <c:strRef>
              <c:f>accelerometer!$L$1</c:f>
              <c:strCache>
                <c:ptCount val="1"/>
                <c:pt idx="0">
                  <c:v>Accel_Y</c:v>
                </c:pt>
              </c:strCache>
            </c:strRef>
          </c:tx>
          <c:spPr>
            <a:ln w="28575" cap="rnd">
              <a:solidFill>
                <a:schemeClr val="accent2"/>
              </a:solidFill>
              <a:round/>
            </a:ln>
            <a:effectLst/>
          </c:spPr>
          <c:marker>
            <c:symbol val="none"/>
          </c:marker>
          <c:val>
            <c:numRef>
              <c:f>accelerometer!$L$2:$L$999</c:f>
              <c:numCache>
                <c:formatCode>General</c:formatCode>
                <c:ptCount val="998"/>
                <c:pt idx="0">
                  <c:v>-22.265673771229508</c:v>
                </c:pt>
                <c:pt idx="1">
                  <c:v>-22.883548582389341</c:v>
                </c:pt>
                <c:pt idx="2">
                  <c:v>-24.126524893910084</c:v>
                </c:pt>
                <c:pt idx="3">
                  <c:v>-24.987456518884581</c:v>
                </c:pt>
                <c:pt idx="4">
                  <c:v>-24.760390639984809</c:v>
                </c:pt>
                <c:pt idx="5">
                  <c:v>-23.087532160969236</c:v>
                </c:pt>
                <c:pt idx="6">
                  <c:v>-20.448077620600937</c:v>
                </c:pt>
                <c:pt idx="7">
                  <c:v>-17.947356010659234</c:v>
                </c:pt>
                <c:pt idx="8">
                  <c:v>-12.928595686783105</c:v>
                </c:pt>
                <c:pt idx="9">
                  <c:v>-5.5816551889729897</c:v>
                </c:pt>
                <c:pt idx="10">
                  <c:v>8.5787910165238088</c:v>
                </c:pt>
                <c:pt idx="11">
                  <c:v>22.519865427899617</c:v>
                </c:pt>
                <c:pt idx="12">
                  <c:v>37.262052313331345</c:v>
                </c:pt>
                <c:pt idx="13">
                  <c:v>51.403280611734623</c:v>
                </c:pt>
                <c:pt idx="14">
                  <c:v>61.638043325291491</c:v>
                </c:pt>
                <c:pt idx="15">
                  <c:v>63.122315011705119</c:v>
                </c:pt>
                <c:pt idx="16">
                  <c:v>65.223699161421592</c:v>
                </c:pt>
                <c:pt idx="17">
                  <c:v>71.673805437594922</c:v>
                </c:pt>
                <c:pt idx="18">
                  <c:v>71.824239032521419</c:v>
                </c:pt>
                <c:pt idx="19">
                  <c:v>66.896458899395952</c:v>
                </c:pt>
                <c:pt idx="20">
                  <c:v>60.418397988425397</c:v>
                </c:pt>
                <c:pt idx="21">
                  <c:v>54.861355589768785</c:v>
                </c:pt>
                <c:pt idx="22">
                  <c:v>52.233382447492076</c:v>
                </c:pt>
                <c:pt idx="23">
                  <c:v>53.317429180952246</c:v>
                </c:pt>
                <c:pt idx="24">
                  <c:v>53.712576532634998</c:v>
                </c:pt>
                <c:pt idx="25">
                  <c:v>55.296018085976499</c:v>
                </c:pt>
                <c:pt idx="26">
                  <c:v>57.293668445557394</c:v>
                </c:pt>
                <c:pt idx="27">
                  <c:v>57.099163192236034</c:v>
                </c:pt>
                <c:pt idx="28">
                  <c:v>56.965495789676019</c:v>
                </c:pt>
                <c:pt idx="29">
                  <c:v>55.074032112697168</c:v>
                </c:pt>
                <c:pt idx="30">
                  <c:v>53.724276935848067</c:v>
                </c:pt>
                <c:pt idx="31">
                  <c:v>51.62670781485847</c:v>
                </c:pt>
                <c:pt idx="32">
                  <c:v>48.652286563171231</c:v>
                </c:pt>
                <c:pt idx="33">
                  <c:v>46.38274842000601</c:v>
                </c:pt>
                <c:pt idx="34">
                  <c:v>44.566167128395016</c:v>
                </c:pt>
                <c:pt idx="35">
                  <c:v>43.485585061211225</c:v>
                </c:pt>
                <c:pt idx="36">
                  <c:v>43.523207498825187</c:v>
                </c:pt>
                <c:pt idx="37">
                  <c:v>43.75819797146341</c:v>
                </c:pt>
                <c:pt idx="38">
                  <c:v>44.474321124967155</c:v>
                </c:pt>
                <c:pt idx="39">
                  <c:v>45.764705778933653</c:v>
                </c:pt>
                <c:pt idx="40">
                  <c:v>47.461915298015491</c:v>
                </c:pt>
                <c:pt idx="41">
                  <c:v>49.210026534029311</c:v>
                </c:pt>
                <c:pt idx="42">
                  <c:v>50.851933419416198</c:v>
                </c:pt>
                <c:pt idx="43">
                  <c:v>51.970243300748912</c:v>
                </c:pt>
                <c:pt idx="44">
                  <c:v>52.82822005885604</c:v>
                </c:pt>
                <c:pt idx="45">
                  <c:v>53.515105332214262</c:v>
                </c:pt>
                <c:pt idx="46">
                  <c:v>51.724434728413641</c:v>
                </c:pt>
                <c:pt idx="47">
                  <c:v>49.466725414948428</c:v>
                </c:pt>
                <c:pt idx="48">
                  <c:v>47.340355122299279</c:v>
                </c:pt>
                <c:pt idx="49">
                  <c:v>45.790592709144626</c:v>
                </c:pt>
                <c:pt idx="50">
                  <c:v>44.830968315817721</c:v>
                </c:pt>
                <c:pt idx="51">
                  <c:v>45.226048526003517</c:v>
                </c:pt>
                <c:pt idx="52">
                  <c:v>46.245923420422166</c:v>
                </c:pt>
                <c:pt idx="53">
                  <c:v>44.263396317754747</c:v>
                </c:pt>
                <c:pt idx="54">
                  <c:v>45.285652301301411</c:v>
                </c:pt>
                <c:pt idx="55">
                  <c:v>46.102257505158292</c:v>
                </c:pt>
                <c:pt idx="56">
                  <c:v>47.855704993436866</c:v>
                </c:pt>
                <c:pt idx="57">
                  <c:v>50.044238019122645</c:v>
                </c:pt>
                <c:pt idx="58">
                  <c:v>52.591508222603053</c:v>
                </c:pt>
                <c:pt idx="59">
                  <c:v>54.367139673881603</c:v>
                </c:pt>
                <c:pt idx="60">
                  <c:v>57.893614659402914</c:v>
                </c:pt>
                <c:pt idx="61">
                  <c:v>61.090605426093376</c:v>
                </c:pt>
                <c:pt idx="62">
                  <c:v>62.971459286144402</c:v>
                </c:pt>
                <c:pt idx="63">
                  <c:v>58.921329588879772</c:v>
                </c:pt>
                <c:pt idx="64">
                  <c:v>46.004140592663134</c:v>
                </c:pt>
                <c:pt idx="65">
                  <c:v>27.901994830485904</c:v>
                </c:pt>
                <c:pt idx="66">
                  <c:v>26.678778941943886</c:v>
                </c:pt>
                <c:pt idx="67">
                  <c:v>15.870589769690827</c:v>
                </c:pt>
                <c:pt idx="68">
                  <c:v>-0.73176711951131523</c:v>
                </c:pt>
                <c:pt idx="69">
                  <c:v>0.15499331137319483</c:v>
                </c:pt>
                <c:pt idx="70">
                  <c:v>-0.94794995758221279</c:v>
                </c:pt>
                <c:pt idx="71">
                  <c:v>-0.31370372276713065</c:v>
                </c:pt>
                <c:pt idx="72">
                  <c:v>0.87729394653770598</c:v>
                </c:pt>
                <c:pt idx="73">
                  <c:v>-0.57331344536832096</c:v>
                </c:pt>
                <c:pt idx="74">
                  <c:v>-3.1029955798415467</c:v>
                </c:pt>
                <c:pt idx="75">
                  <c:v>-6.4207914905306822</c:v>
                </c:pt>
                <c:pt idx="76">
                  <c:v>-10.066368321935252</c:v>
                </c:pt>
                <c:pt idx="77">
                  <c:v>-13.100243227287029</c:v>
                </c:pt>
                <c:pt idx="78">
                  <c:v>-15.405837451208155</c:v>
                </c:pt>
                <c:pt idx="79">
                  <c:v>-15.209559897913859</c:v>
                </c:pt>
                <c:pt idx="80">
                  <c:v>-16.825435741049571</c:v>
                </c:pt>
                <c:pt idx="81">
                  <c:v>-16.635252608097964</c:v>
                </c:pt>
                <c:pt idx="82">
                  <c:v>-16.358597454193326</c:v>
                </c:pt>
                <c:pt idx="83">
                  <c:v>-16.573618365620096</c:v>
                </c:pt>
                <c:pt idx="84">
                  <c:v>-16.511244058147547</c:v>
                </c:pt>
                <c:pt idx="85">
                  <c:v>-16.756026615653912</c:v>
                </c:pt>
                <c:pt idx="86">
                  <c:v>-17.064979231426754</c:v>
                </c:pt>
                <c:pt idx="87">
                  <c:v>-17.515166441114804</c:v>
                </c:pt>
                <c:pt idx="88">
                  <c:v>-17.793338705946777</c:v>
                </c:pt>
                <c:pt idx="89">
                  <c:v>-19.226542355638689</c:v>
                </c:pt>
                <c:pt idx="90">
                  <c:v>-19.428738170135972</c:v>
                </c:pt>
                <c:pt idx="91">
                  <c:v>-21.527133191522392</c:v>
                </c:pt>
                <c:pt idx="92">
                  <c:v>-22.588366397155557</c:v>
                </c:pt>
                <c:pt idx="93">
                  <c:v>-23.287910049741253</c:v>
                </c:pt>
                <c:pt idx="94">
                  <c:v>-22.08584917521366</c:v>
                </c:pt>
                <c:pt idx="95">
                  <c:v>-22.47296039987895</c:v>
                </c:pt>
                <c:pt idx="96">
                  <c:v>-20.473216593434461</c:v>
                </c:pt>
                <c:pt idx="97">
                  <c:v>-18.889348432257599</c:v>
                </c:pt>
                <c:pt idx="98">
                  <c:v>-17.757891590584855</c:v>
                </c:pt>
                <c:pt idx="99">
                  <c:v>-16.39436536012532</c:v>
                </c:pt>
                <c:pt idx="100">
                  <c:v>-15.741247556811942</c:v>
                </c:pt>
                <c:pt idx="101">
                  <c:v>-15.752008700865391</c:v>
                </c:pt>
                <c:pt idx="102">
                  <c:v>-14.210504301860107</c:v>
                </c:pt>
                <c:pt idx="103">
                  <c:v>-14.816876480979563</c:v>
                </c:pt>
                <c:pt idx="104">
                  <c:v>-12.276259504363058</c:v>
                </c:pt>
                <c:pt idx="105">
                  <c:v>-9.6610730186158822</c:v>
                </c:pt>
                <c:pt idx="106">
                  <c:v>-3.8080923852915265</c:v>
                </c:pt>
                <c:pt idx="107">
                  <c:v>2.9031239594918778</c:v>
                </c:pt>
                <c:pt idx="108">
                  <c:v>18.798477459248915</c:v>
                </c:pt>
                <c:pt idx="109">
                  <c:v>25.179028835049561</c:v>
                </c:pt>
                <c:pt idx="110">
                  <c:v>30.621039390039115</c:v>
                </c:pt>
                <c:pt idx="111">
                  <c:v>27.763687565297555</c:v>
                </c:pt>
                <c:pt idx="112">
                  <c:v>25.586161943208634</c:v>
                </c:pt>
                <c:pt idx="113">
                  <c:v>28.542213269665236</c:v>
                </c:pt>
                <c:pt idx="114">
                  <c:v>31.384570250803442</c:v>
                </c:pt>
                <c:pt idx="115">
                  <c:v>35.709595896311455</c:v>
                </c:pt>
                <c:pt idx="116">
                  <c:v>39.434332379720274</c:v>
                </c:pt>
                <c:pt idx="117">
                  <c:v>32.889229835882929</c:v>
                </c:pt>
                <c:pt idx="118">
                  <c:v>28.511579947762616</c:v>
                </c:pt>
                <c:pt idx="119">
                  <c:v>26.976976645983367</c:v>
                </c:pt>
                <c:pt idx="120">
                  <c:v>26.824120535915423</c:v>
                </c:pt>
                <c:pt idx="121">
                  <c:v>29.061104343588351</c:v>
                </c:pt>
                <c:pt idx="122">
                  <c:v>31.305150243219629</c:v>
                </c:pt>
                <c:pt idx="123">
                  <c:v>34.819101365192431</c:v>
                </c:pt>
                <c:pt idx="124">
                  <c:v>38.114033069072782</c:v>
                </c:pt>
                <c:pt idx="125">
                  <c:v>38.734390773882183</c:v>
                </c:pt>
                <c:pt idx="126">
                  <c:v>35.717984223618821</c:v>
                </c:pt>
                <c:pt idx="127">
                  <c:v>34.816312472101096</c:v>
                </c:pt>
                <c:pt idx="128">
                  <c:v>34.39294946488031</c:v>
                </c:pt>
                <c:pt idx="129">
                  <c:v>34.89949171727352</c:v>
                </c:pt>
                <c:pt idx="130">
                  <c:v>36.076024394285213</c:v>
                </c:pt>
                <c:pt idx="131">
                  <c:v>37.399602863639394</c:v>
                </c:pt>
                <c:pt idx="132">
                  <c:v>38.902855172755089</c:v>
                </c:pt>
                <c:pt idx="133">
                  <c:v>37.456462047137173</c:v>
                </c:pt>
                <c:pt idx="134">
                  <c:v>35.72252085883494</c:v>
                </c:pt>
                <c:pt idx="135">
                  <c:v>34.538176481115642</c:v>
                </c:pt>
                <c:pt idx="136">
                  <c:v>34.034261671651315</c:v>
                </c:pt>
                <c:pt idx="137">
                  <c:v>35.5796333140649</c:v>
                </c:pt>
                <c:pt idx="138">
                  <c:v>37.413969845869765</c:v>
                </c:pt>
                <c:pt idx="139">
                  <c:v>40.271849478133845</c:v>
                </c:pt>
                <c:pt idx="140">
                  <c:v>42.452793811668869</c:v>
                </c:pt>
                <c:pt idx="141">
                  <c:v>42.749701554497527</c:v>
                </c:pt>
                <c:pt idx="142">
                  <c:v>41.742475957109562</c:v>
                </c:pt>
                <c:pt idx="143">
                  <c:v>39.748754123790867</c:v>
                </c:pt>
                <c:pt idx="144">
                  <c:v>38.563465682790095</c:v>
                </c:pt>
                <c:pt idx="145">
                  <c:v>38.790309960229017</c:v>
                </c:pt>
                <c:pt idx="146">
                  <c:v>39.663959791024929</c:v>
                </c:pt>
                <c:pt idx="147">
                  <c:v>40.668844381400149</c:v>
                </c:pt>
                <c:pt idx="148">
                  <c:v>43.378926591802447</c:v>
                </c:pt>
                <c:pt idx="149">
                  <c:v>47.590485035754064</c:v>
                </c:pt>
                <c:pt idx="150">
                  <c:v>50.594249537777088</c:v>
                </c:pt>
                <c:pt idx="151">
                  <c:v>51.633365433274598</c:v>
                </c:pt>
                <c:pt idx="152">
                  <c:v>50.771193687347846</c:v>
                </c:pt>
                <c:pt idx="153">
                  <c:v>50.072874818637452</c:v>
                </c:pt>
                <c:pt idx="154">
                  <c:v>50.003764380734047</c:v>
                </c:pt>
                <c:pt idx="155">
                  <c:v>52.435583629037062</c:v>
                </c:pt>
                <c:pt idx="156">
                  <c:v>56.425629024591345</c:v>
                </c:pt>
                <c:pt idx="157">
                  <c:v>60.661285865105988</c:v>
                </c:pt>
                <c:pt idx="158">
                  <c:v>63.48816142435161</c:v>
                </c:pt>
                <c:pt idx="159">
                  <c:v>61.406672057785116</c:v>
                </c:pt>
                <c:pt idx="160">
                  <c:v>53.238762585459398</c:v>
                </c:pt>
                <c:pt idx="161">
                  <c:v>38.70457207490017</c:v>
                </c:pt>
                <c:pt idx="162">
                  <c:v>24.409784066606832</c:v>
                </c:pt>
                <c:pt idx="163">
                  <c:v>18.348772012667574</c:v>
                </c:pt>
                <c:pt idx="164">
                  <c:v>17.348579286365286</c:v>
                </c:pt>
                <c:pt idx="165">
                  <c:v>19.590345429491411</c:v>
                </c:pt>
                <c:pt idx="166">
                  <c:v>23.207666182536439</c:v>
                </c:pt>
                <c:pt idx="167">
                  <c:v>24.668803927974725</c:v>
                </c:pt>
                <c:pt idx="168">
                  <c:v>22.274234534968116</c:v>
                </c:pt>
                <c:pt idx="169">
                  <c:v>15.651290506762763</c:v>
                </c:pt>
                <c:pt idx="170">
                  <c:v>8.7391302962804502</c:v>
                </c:pt>
                <c:pt idx="171">
                  <c:v>-0.71139201146520781</c:v>
                </c:pt>
                <c:pt idx="172">
                  <c:v>-5.3860991875033983</c:v>
                </c:pt>
                <c:pt idx="173">
                  <c:v>-6.528577420640274</c:v>
                </c:pt>
                <c:pt idx="174">
                  <c:v>-7.3218450982867065</c:v>
                </c:pt>
                <c:pt idx="175">
                  <c:v>-5.5344299095651053</c:v>
                </c:pt>
                <c:pt idx="176">
                  <c:v>-4.0718747919986242</c:v>
                </c:pt>
                <c:pt idx="177">
                  <c:v>-4.3908461330292523</c:v>
                </c:pt>
                <c:pt idx="178">
                  <c:v>-6.2104949242220195</c:v>
                </c:pt>
                <c:pt idx="179">
                  <c:v>-8.314323091419686</c:v>
                </c:pt>
                <c:pt idx="180">
                  <c:v>-10.473828238745947</c:v>
                </c:pt>
                <c:pt idx="181">
                  <c:v>-10.520549669902701</c:v>
                </c:pt>
                <c:pt idx="182">
                  <c:v>-10.885654012797778</c:v>
                </c:pt>
                <c:pt idx="183">
                  <c:v>-10.918905122193017</c:v>
                </c:pt>
                <c:pt idx="184">
                  <c:v>-10.931158229186609</c:v>
                </c:pt>
                <c:pt idx="185">
                  <c:v>-11.280244632048595</c:v>
                </c:pt>
                <c:pt idx="186">
                  <c:v>-12.198228894901417</c:v>
                </c:pt>
                <c:pt idx="187">
                  <c:v>-13.705080619934897</c:v>
                </c:pt>
                <c:pt idx="188">
                  <c:v>-15.154923206705915</c:v>
                </c:pt>
                <c:pt idx="189">
                  <c:v>-15.874934493246677</c:v>
                </c:pt>
                <c:pt idx="190">
                  <c:v>-15.939890180707607</c:v>
                </c:pt>
                <c:pt idx="191">
                  <c:v>-15.920236529268328</c:v>
                </c:pt>
                <c:pt idx="192">
                  <c:v>-16.491452517930945</c:v>
                </c:pt>
                <c:pt idx="193">
                  <c:v>-13.269509376441768</c:v>
                </c:pt>
                <c:pt idx="194">
                  <c:v>-17.450156336805087</c:v>
                </c:pt>
                <c:pt idx="195">
                  <c:v>-16.251370375900297</c:v>
                </c:pt>
                <c:pt idx="196">
                  <c:v>-18.674743155187841</c:v>
                </c:pt>
                <c:pt idx="197">
                  <c:v>-19.642641479353628</c:v>
                </c:pt>
                <c:pt idx="198">
                  <c:v>-20.841689107356729</c:v>
                </c:pt>
                <c:pt idx="199">
                  <c:v>-20.450303885347182</c:v>
                </c:pt>
                <c:pt idx="200">
                  <c:v>-17.05667860177746</c:v>
                </c:pt>
                <c:pt idx="201">
                  <c:v>-12.842811233656096</c:v>
                </c:pt>
                <c:pt idx="202">
                  <c:v>-11.465245171993622</c:v>
                </c:pt>
                <c:pt idx="203">
                  <c:v>-7.9594159192225771</c:v>
                </c:pt>
                <c:pt idx="204">
                  <c:v>-4.9073931733711307</c:v>
                </c:pt>
                <c:pt idx="205">
                  <c:v>-2.4351170973305014</c:v>
                </c:pt>
                <c:pt idx="206">
                  <c:v>-3.4318903376850165</c:v>
                </c:pt>
                <c:pt idx="207">
                  <c:v>-3.2799892707754492</c:v>
                </c:pt>
                <c:pt idx="208">
                  <c:v>0.62385338172566518</c:v>
                </c:pt>
                <c:pt idx="209">
                  <c:v>26.131179484501345</c:v>
                </c:pt>
                <c:pt idx="210">
                  <c:v>47.864386964723856</c:v>
                </c:pt>
                <c:pt idx="211">
                  <c:v>57.751871835685463</c:v>
                </c:pt>
                <c:pt idx="212">
                  <c:v>61.597021054699027</c:v>
                </c:pt>
                <c:pt idx="213">
                  <c:v>58.946580256540464</c:v>
                </c:pt>
                <c:pt idx="214">
                  <c:v>60.356541985253081</c:v>
                </c:pt>
                <c:pt idx="215">
                  <c:v>56.590047669822184</c:v>
                </c:pt>
                <c:pt idx="216">
                  <c:v>54.623162188312065</c:v>
                </c:pt>
                <c:pt idx="217">
                  <c:v>52.890146613117189</c:v>
                </c:pt>
                <c:pt idx="218">
                  <c:v>54.64719889897578</c:v>
                </c:pt>
                <c:pt idx="219">
                  <c:v>49.415049878516378</c:v>
                </c:pt>
                <c:pt idx="220">
                  <c:v>46.486206269708141</c:v>
                </c:pt>
                <c:pt idx="221">
                  <c:v>42.010507411483005</c:v>
                </c:pt>
                <c:pt idx="222">
                  <c:v>36.659363623316032</c:v>
                </c:pt>
                <c:pt idx="223">
                  <c:v>34.097801867994313</c:v>
                </c:pt>
                <c:pt idx="224">
                  <c:v>33.734986674153724</c:v>
                </c:pt>
                <c:pt idx="225">
                  <c:v>34.150103982031162</c:v>
                </c:pt>
                <c:pt idx="226">
                  <c:v>35.911551413258429</c:v>
                </c:pt>
                <c:pt idx="227">
                  <c:v>38.005641960179773</c:v>
                </c:pt>
                <c:pt idx="228">
                  <c:v>39.303357310956969</c:v>
                </c:pt>
                <c:pt idx="229">
                  <c:v>39.43760709412043</c:v>
                </c:pt>
                <c:pt idx="230">
                  <c:v>41.780922732455217</c:v>
                </c:pt>
                <c:pt idx="231">
                  <c:v>40.076804403462937</c:v>
                </c:pt>
                <c:pt idx="232">
                  <c:v>37.769525837063554</c:v>
                </c:pt>
                <c:pt idx="233">
                  <c:v>36.233410397665033</c:v>
                </c:pt>
                <c:pt idx="234">
                  <c:v>35.20018664504255</c:v>
                </c:pt>
                <c:pt idx="235">
                  <c:v>34.448109380957533</c:v>
                </c:pt>
                <c:pt idx="236">
                  <c:v>34.919150394814849</c:v>
                </c:pt>
                <c:pt idx="237">
                  <c:v>36.770301944580773</c:v>
                </c:pt>
                <c:pt idx="238">
                  <c:v>38.952686077705629</c:v>
                </c:pt>
                <c:pt idx="239">
                  <c:v>40.354163098611544</c:v>
                </c:pt>
                <c:pt idx="240">
                  <c:v>41.836519460073013</c:v>
                </c:pt>
                <c:pt idx="241">
                  <c:v>43.200267403874456</c:v>
                </c:pt>
                <c:pt idx="242">
                  <c:v>44.110352037175922</c:v>
                </c:pt>
                <c:pt idx="243">
                  <c:v>43.793648649194694</c:v>
                </c:pt>
                <c:pt idx="244">
                  <c:v>43.774052764630625</c:v>
                </c:pt>
                <c:pt idx="245">
                  <c:v>43.270202216947425</c:v>
                </c:pt>
                <c:pt idx="246">
                  <c:v>43.036237800188196</c:v>
                </c:pt>
                <c:pt idx="247">
                  <c:v>42.57272951832217</c:v>
                </c:pt>
                <c:pt idx="248">
                  <c:v>42.413036056572935</c:v>
                </c:pt>
                <c:pt idx="249">
                  <c:v>42.739897724854856</c:v>
                </c:pt>
                <c:pt idx="250">
                  <c:v>43.110580623939249</c:v>
                </c:pt>
                <c:pt idx="251">
                  <c:v>44.687467220601569</c:v>
                </c:pt>
                <c:pt idx="252">
                  <c:v>47.177034706983392</c:v>
                </c:pt>
                <c:pt idx="253">
                  <c:v>48.948516633277492</c:v>
                </c:pt>
                <c:pt idx="254">
                  <c:v>51.162150693308618</c:v>
                </c:pt>
                <c:pt idx="255">
                  <c:v>54.545741476036703</c:v>
                </c:pt>
                <c:pt idx="256">
                  <c:v>58.604411175989284</c:v>
                </c:pt>
                <c:pt idx="257">
                  <c:v>63.942331834751371</c:v>
                </c:pt>
                <c:pt idx="258">
                  <c:v>68.370245928941998</c:v>
                </c:pt>
                <c:pt idx="259">
                  <c:v>68.418271871661318</c:v>
                </c:pt>
                <c:pt idx="260">
                  <c:v>62.557035923647049</c:v>
                </c:pt>
                <c:pt idx="261">
                  <c:v>48.612237181134937</c:v>
                </c:pt>
                <c:pt idx="262">
                  <c:v>29.896396362685113</c:v>
                </c:pt>
                <c:pt idx="263">
                  <c:v>18.707200093780855</c:v>
                </c:pt>
                <c:pt idx="264">
                  <c:v>10.508989007142473</c:v>
                </c:pt>
                <c:pt idx="265">
                  <c:v>-1.0174615362429416</c:v>
                </c:pt>
                <c:pt idx="266">
                  <c:v>-0.32782203632151491</c:v>
                </c:pt>
                <c:pt idx="267">
                  <c:v>-6.4739622437867572E-2</c:v>
                </c:pt>
                <c:pt idx="268">
                  <c:v>1.8269862354462314</c:v>
                </c:pt>
                <c:pt idx="269">
                  <c:v>-0.9085966172722294</c:v>
                </c:pt>
                <c:pt idx="270">
                  <c:v>-3.7980876591610517</c:v>
                </c:pt>
                <c:pt idx="271">
                  <c:v>-5.9579431033088284</c:v>
                </c:pt>
                <c:pt idx="272">
                  <c:v>-8.50167147208718</c:v>
                </c:pt>
                <c:pt idx="273">
                  <c:v>-12.132625909153038</c:v>
                </c:pt>
                <c:pt idx="274">
                  <c:v>-16.591250591499019</c:v>
                </c:pt>
                <c:pt idx="275">
                  <c:v>-20.066700133983481</c:v>
                </c:pt>
                <c:pt idx="276">
                  <c:v>-21.685980734737196</c:v>
                </c:pt>
                <c:pt idx="277">
                  <c:v>-21.978453478587308</c:v>
                </c:pt>
                <c:pt idx="278">
                  <c:v>-19.359191881505232</c:v>
                </c:pt>
                <c:pt idx="279">
                  <c:v>-18.039768968286019</c:v>
                </c:pt>
                <c:pt idx="280">
                  <c:v>-17.821722147504733</c:v>
                </c:pt>
                <c:pt idx="281">
                  <c:v>-17.952869795813118</c:v>
                </c:pt>
                <c:pt idx="282">
                  <c:v>-18.651976373505018</c:v>
                </c:pt>
                <c:pt idx="283">
                  <c:v>-19.843777318765202</c:v>
                </c:pt>
                <c:pt idx="284">
                  <c:v>-20.159860693024061</c:v>
                </c:pt>
                <c:pt idx="285">
                  <c:v>-19.80519359933011</c:v>
                </c:pt>
                <c:pt idx="286">
                  <c:v>-19.534079661958348</c:v>
                </c:pt>
                <c:pt idx="287">
                  <c:v>-19.791368114028423</c:v>
                </c:pt>
                <c:pt idx="288">
                  <c:v>-19.421904050249289</c:v>
                </c:pt>
                <c:pt idx="289">
                  <c:v>-19.382995065129325</c:v>
                </c:pt>
                <c:pt idx="290">
                  <c:v>-20.225650951909614</c:v>
                </c:pt>
                <c:pt idx="291">
                  <c:v>-20.000137007379372</c:v>
                </c:pt>
                <c:pt idx="292">
                  <c:v>-20.35553016098098</c:v>
                </c:pt>
                <c:pt idx="293">
                  <c:v>-20.782793786966447</c:v>
                </c:pt>
                <c:pt idx="294">
                  <c:v>-19.710929961277149</c:v>
                </c:pt>
                <c:pt idx="295">
                  <c:v>-21.107190577453764</c:v>
                </c:pt>
                <c:pt idx="296">
                  <c:v>-20.813950725545187</c:v>
                </c:pt>
                <c:pt idx="297">
                  <c:v>-22.242638382747387</c:v>
                </c:pt>
                <c:pt idx="298">
                  <c:v>-21.904251823226748</c:v>
                </c:pt>
                <c:pt idx="299">
                  <c:v>-21.821320757768348</c:v>
                </c:pt>
                <c:pt idx="300">
                  <c:v>-20.86631297386549</c:v>
                </c:pt>
                <c:pt idx="301">
                  <c:v>-19.845986154510342</c:v>
                </c:pt>
                <c:pt idx="302">
                  <c:v>-18.163233984975069</c:v>
                </c:pt>
                <c:pt idx="303">
                  <c:v>-17.518531515935596</c:v>
                </c:pt>
                <c:pt idx="304">
                  <c:v>-22.45572288720189</c:v>
                </c:pt>
                <c:pt idx="305">
                  <c:v>-38.455017139881299</c:v>
                </c:pt>
                <c:pt idx="306">
                  <c:v>-29.680124396777796</c:v>
                </c:pt>
                <c:pt idx="307">
                  <c:v>-29.815242475019115</c:v>
                </c:pt>
                <c:pt idx="308">
                  <c:v>-20.110960315922995</c:v>
                </c:pt>
                <c:pt idx="309">
                  <c:v>-12.054893382313157</c:v>
                </c:pt>
                <c:pt idx="310">
                  <c:v>2.8230852632314969</c:v>
                </c:pt>
                <c:pt idx="311">
                  <c:v>26.521295321483372</c:v>
                </c:pt>
                <c:pt idx="312">
                  <c:v>24.471671486769694</c:v>
                </c:pt>
                <c:pt idx="313">
                  <c:v>20.298636651946534</c:v>
                </c:pt>
                <c:pt idx="314">
                  <c:v>18.050276980389857</c:v>
                </c:pt>
                <c:pt idx="315">
                  <c:v>15.99431944876801</c:v>
                </c:pt>
                <c:pt idx="316">
                  <c:v>13.889306808726436</c:v>
                </c:pt>
                <c:pt idx="317">
                  <c:v>14.345819605801653</c:v>
                </c:pt>
                <c:pt idx="318">
                  <c:v>12.6235696651745</c:v>
                </c:pt>
                <c:pt idx="319">
                  <c:v>13.532475606316888</c:v>
                </c:pt>
                <c:pt idx="320">
                  <c:v>15.112803627928869</c:v>
                </c:pt>
                <c:pt idx="321">
                  <c:v>16.515732341964284</c:v>
                </c:pt>
                <c:pt idx="322">
                  <c:v>14.480032057152684</c:v>
                </c:pt>
                <c:pt idx="323">
                  <c:v>12.766528393241298</c:v>
                </c:pt>
                <c:pt idx="324">
                  <c:v>10.011255611171002</c:v>
                </c:pt>
                <c:pt idx="325">
                  <c:v>8.5647504717587193</c:v>
                </c:pt>
                <c:pt idx="326">
                  <c:v>8.363771883019572</c:v>
                </c:pt>
                <c:pt idx="327">
                  <c:v>9.5867138952170521</c:v>
                </c:pt>
                <c:pt idx="328">
                  <c:v>10.484549889737323</c:v>
                </c:pt>
                <c:pt idx="329">
                  <c:v>12.597698383322212</c:v>
                </c:pt>
                <c:pt idx="330">
                  <c:v>13.840405951986305</c:v>
                </c:pt>
                <c:pt idx="331">
                  <c:v>14.933259413303109</c:v>
                </c:pt>
                <c:pt idx="332">
                  <c:v>15.08747675566485</c:v>
                </c:pt>
                <c:pt idx="333">
                  <c:v>15.153082739896778</c:v>
                </c:pt>
                <c:pt idx="334">
                  <c:v>15.388326037376846</c:v>
                </c:pt>
                <c:pt idx="335">
                  <c:v>18.662740577981495</c:v>
                </c:pt>
                <c:pt idx="336">
                  <c:v>18.891773662223656</c:v>
                </c:pt>
                <c:pt idx="337">
                  <c:v>20.270373584080673</c:v>
                </c:pt>
                <c:pt idx="338">
                  <c:v>21.208745885996475</c:v>
                </c:pt>
                <c:pt idx="339">
                  <c:v>21.620806705028777</c:v>
                </c:pt>
                <c:pt idx="340">
                  <c:v>23.191751216342457</c:v>
                </c:pt>
                <c:pt idx="341">
                  <c:v>24.179502524866471</c:v>
                </c:pt>
                <c:pt idx="342">
                  <c:v>24.734134504200888</c:v>
                </c:pt>
                <c:pt idx="343">
                  <c:v>24.472470127485725</c:v>
                </c:pt>
                <c:pt idx="344">
                  <c:v>24.971318828027947</c:v>
                </c:pt>
                <c:pt idx="345">
                  <c:v>24.355130416952534</c:v>
                </c:pt>
                <c:pt idx="346">
                  <c:v>26.253650909448329</c:v>
                </c:pt>
                <c:pt idx="347">
                  <c:v>29.641569510685002</c:v>
                </c:pt>
                <c:pt idx="348">
                  <c:v>32.01544437093245</c:v>
                </c:pt>
                <c:pt idx="349">
                  <c:v>34.30196864519489</c:v>
                </c:pt>
                <c:pt idx="350">
                  <c:v>35.886190188893885</c:v>
                </c:pt>
                <c:pt idx="351">
                  <c:v>36.692108452799303</c:v>
                </c:pt>
                <c:pt idx="352">
                  <c:v>38.176355771333384</c:v>
                </c:pt>
                <c:pt idx="353">
                  <c:v>39.534549763119855</c:v>
                </c:pt>
                <c:pt idx="354">
                  <c:v>41.808162717022398</c:v>
                </c:pt>
                <c:pt idx="355">
                  <c:v>46.346098114109559</c:v>
                </c:pt>
                <c:pt idx="356">
                  <c:v>53.00052781717838</c:v>
                </c:pt>
                <c:pt idx="357">
                  <c:v>58.705016591222673</c:v>
                </c:pt>
                <c:pt idx="358">
                  <c:v>60.398768618272392</c:v>
                </c:pt>
                <c:pt idx="359">
                  <c:v>58.985870724796762</c:v>
                </c:pt>
                <c:pt idx="360">
                  <c:v>56.473644803618335</c:v>
                </c:pt>
                <c:pt idx="361">
                  <c:v>49.76874773439777</c:v>
                </c:pt>
                <c:pt idx="362">
                  <c:v>42.058001630453987</c:v>
                </c:pt>
                <c:pt idx="363">
                  <c:v>38.725359783107685</c:v>
                </c:pt>
                <c:pt idx="364">
                  <c:v>39.777010298372055</c:v>
                </c:pt>
                <c:pt idx="365">
                  <c:v>38.637668876266211</c:v>
                </c:pt>
                <c:pt idx="366">
                  <c:v>32.118097420820739</c:v>
                </c:pt>
                <c:pt idx="367">
                  <c:v>22.017958225529263</c:v>
                </c:pt>
                <c:pt idx="368">
                  <c:v>10.225745950505368</c:v>
                </c:pt>
                <c:pt idx="369">
                  <c:v>1.6110883826029183</c:v>
                </c:pt>
                <c:pt idx="370">
                  <c:v>-2.3712555365716574</c:v>
                </c:pt>
                <c:pt idx="371">
                  <c:v>-3.4721798330653395</c:v>
                </c:pt>
                <c:pt idx="372">
                  <c:v>-2.592759493213189</c:v>
                </c:pt>
                <c:pt idx="373">
                  <c:v>-0.32882143801527708</c:v>
                </c:pt>
                <c:pt idx="374">
                  <c:v>-3.8935233247856638</c:v>
                </c:pt>
                <c:pt idx="375">
                  <c:v>-4.7529456485538857</c:v>
                </c:pt>
                <c:pt idx="376">
                  <c:v>-7.1230874420240884</c:v>
                </c:pt>
                <c:pt idx="377">
                  <c:v>-8.921857009079261</c:v>
                </c:pt>
                <c:pt idx="378">
                  <c:v>-9.0150177061773658</c:v>
                </c:pt>
                <c:pt idx="379">
                  <c:v>-9.0038997563862218</c:v>
                </c:pt>
                <c:pt idx="380">
                  <c:v>-9.5308096525291344</c:v>
                </c:pt>
                <c:pt idx="381">
                  <c:v>-10.109952836466009</c:v>
                </c:pt>
                <c:pt idx="382">
                  <c:v>-11.611028238818506</c:v>
                </c:pt>
                <c:pt idx="383">
                  <c:v>-14.0420203213194</c:v>
                </c:pt>
                <c:pt idx="384">
                  <c:v>-16.257920316394344</c:v>
                </c:pt>
                <c:pt idx="385">
                  <c:v>-16.652341448210176</c:v>
                </c:pt>
                <c:pt idx="386">
                  <c:v>-15.995341229783151</c:v>
                </c:pt>
                <c:pt idx="387">
                  <c:v>-13.528184365774976</c:v>
                </c:pt>
                <c:pt idx="388">
                  <c:v>-15.369615228541178</c:v>
                </c:pt>
                <c:pt idx="389">
                  <c:v>-13.553781850985777</c:v>
                </c:pt>
                <c:pt idx="390">
                  <c:v>-14.973999148672885</c:v>
                </c:pt>
                <c:pt idx="391">
                  <c:v>-15.534510055247338</c:v>
                </c:pt>
                <c:pt idx="392">
                  <c:v>-16.286448746042026</c:v>
                </c:pt>
                <c:pt idx="393">
                  <c:v>-15.054207298021579</c:v>
                </c:pt>
                <c:pt idx="394">
                  <c:v>-15.681228984693545</c:v>
                </c:pt>
                <c:pt idx="395">
                  <c:v>-14.773324106497208</c:v>
                </c:pt>
                <c:pt idx="396">
                  <c:v>-13.444081008239111</c:v>
                </c:pt>
                <c:pt idx="397">
                  <c:v>-12.161103157639484</c:v>
                </c:pt>
                <c:pt idx="398">
                  <c:v>-10.29648580735083</c:v>
                </c:pt>
                <c:pt idx="399">
                  <c:v>-9.9601606250788581</c:v>
                </c:pt>
                <c:pt idx="400">
                  <c:v>-8.7818718073578825</c:v>
                </c:pt>
                <c:pt idx="401">
                  <c:v>-5.7959246632548878</c:v>
                </c:pt>
                <c:pt idx="402">
                  <c:v>3.7866241241404675</c:v>
                </c:pt>
                <c:pt idx="403">
                  <c:v>8.5708216452272143</c:v>
                </c:pt>
                <c:pt idx="404">
                  <c:v>13.485808326992476</c:v>
                </c:pt>
                <c:pt idx="405">
                  <c:v>24.484978643640005</c:v>
                </c:pt>
                <c:pt idx="406">
                  <c:v>37.845218120676783</c:v>
                </c:pt>
                <c:pt idx="407">
                  <c:v>47.825401593469415</c:v>
                </c:pt>
                <c:pt idx="408">
                  <c:v>66.860520087521806</c:v>
                </c:pt>
                <c:pt idx="409">
                  <c:v>89.268576330847722</c:v>
                </c:pt>
                <c:pt idx="410">
                  <c:v>70.402130896168643</c:v>
                </c:pt>
                <c:pt idx="411">
                  <c:v>60.235815169094359</c:v>
                </c:pt>
                <c:pt idx="412">
                  <c:v>53.3411971400878</c:v>
                </c:pt>
                <c:pt idx="413">
                  <c:v>51.495943784468629</c:v>
                </c:pt>
                <c:pt idx="414">
                  <c:v>49.007577358987255</c:v>
                </c:pt>
                <c:pt idx="415">
                  <c:v>45.96970280962968</c:v>
                </c:pt>
                <c:pt idx="416">
                  <c:v>41.341405442923161</c:v>
                </c:pt>
                <c:pt idx="417">
                  <c:v>39.65647637210327</c:v>
                </c:pt>
                <c:pt idx="418">
                  <c:v>38.732794980743613</c:v>
                </c:pt>
                <c:pt idx="419">
                  <c:v>38.519340274111826</c:v>
                </c:pt>
                <c:pt idx="420">
                  <c:v>40.206913301201816</c:v>
                </c:pt>
                <c:pt idx="421">
                  <c:v>39.809737404082945</c:v>
                </c:pt>
                <c:pt idx="422">
                  <c:v>41.627857103035666</c:v>
                </c:pt>
                <c:pt idx="423">
                  <c:v>39.813056157721995</c:v>
                </c:pt>
                <c:pt idx="424">
                  <c:v>36.75344418700606</c:v>
                </c:pt>
                <c:pt idx="425">
                  <c:v>33.903212467385487</c:v>
                </c:pt>
                <c:pt idx="426">
                  <c:v>32.179851003652651</c:v>
                </c:pt>
                <c:pt idx="427">
                  <c:v>31.173763364196084</c:v>
                </c:pt>
                <c:pt idx="428">
                  <c:v>31.776581321974781</c:v>
                </c:pt>
                <c:pt idx="429">
                  <c:v>32.621372484090124</c:v>
                </c:pt>
                <c:pt idx="430">
                  <c:v>32.891605736843793</c:v>
                </c:pt>
                <c:pt idx="431">
                  <c:v>32.944020452977959</c:v>
                </c:pt>
                <c:pt idx="432">
                  <c:v>32.488920244985877</c:v>
                </c:pt>
                <c:pt idx="433">
                  <c:v>32.328760924302877</c:v>
                </c:pt>
                <c:pt idx="434">
                  <c:v>32.779428287944555</c:v>
                </c:pt>
                <c:pt idx="435">
                  <c:v>33.170538981931522</c:v>
                </c:pt>
                <c:pt idx="436">
                  <c:v>33.95922637441123</c:v>
                </c:pt>
                <c:pt idx="437">
                  <c:v>35.806996018774036</c:v>
                </c:pt>
                <c:pt idx="438">
                  <c:v>37.48818495123674</c:v>
                </c:pt>
                <c:pt idx="439">
                  <c:v>38.753701059967575</c:v>
                </c:pt>
                <c:pt idx="440">
                  <c:v>38.916664132864263</c:v>
                </c:pt>
                <c:pt idx="441">
                  <c:v>38.131308313570592</c:v>
                </c:pt>
                <c:pt idx="442">
                  <c:v>36.995288041948506</c:v>
                </c:pt>
                <c:pt idx="443">
                  <c:v>37.204849053015479</c:v>
                </c:pt>
                <c:pt idx="444">
                  <c:v>38.073669259325499</c:v>
                </c:pt>
                <c:pt idx="445">
                  <c:v>40.596949397691198</c:v>
                </c:pt>
                <c:pt idx="446">
                  <c:v>44.215332952416546</c:v>
                </c:pt>
                <c:pt idx="447">
                  <c:v>49.697464032213453</c:v>
                </c:pt>
                <c:pt idx="448">
                  <c:v>52.714770500523265</c:v>
                </c:pt>
                <c:pt idx="449">
                  <c:v>53.323132773902337</c:v>
                </c:pt>
                <c:pt idx="450">
                  <c:v>54.058008321924795</c:v>
                </c:pt>
                <c:pt idx="451">
                  <c:v>55.873249195413138</c:v>
                </c:pt>
                <c:pt idx="452">
                  <c:v>57.887466459386182</c:v>
                </c:pt>
                <c:pt idx="453">
                  <c:v>59.973395513098332</c:v>
                </c:pt>
                <c:pt idx="454">
                  <c:v>68.251088541721685</c:v>
                </c:pt>
                <c:pt idx="455">
                  <c:v>68.51804956956228</c:v>
                </c:pt>
                <c:pt idx="456">
                  <c:v>53.558348148467026</c:v>
                </c:pt>
                <c:pt idx="457">
                  <c:v>33.669249101566066</c:v>
                </c:pt>
                <c:pt idx="458">
                  <c:v>16.220646167339925</c:v>
                </c:pt>
                <c:pt idx="459">
                  <c:v>5.568097843091218</c:v>
                </c:pt>
                <c:pt idx="460">
                  <c:v>1.7348809848164846</c:v>
                </c:pt>
                <c:pt idx="461">
                  <c:v>3.6032803709518832</c:v>
                </c:pt>
                <c:pt idx="462">
                  <c:v>6.9057577424153056</c:v>
                </c:pt>
                <c:pt idx="463">
                  <c:v>8.3323062347375032</c:v>
                </c:pt>
                <c:pt idx="464">
                  <c:v>5.4499896435301718</c:v>
                </c:pt>
                <c:pt idx="465">
                  <c:v>0.67707511398754472</c:v>
                </c:pt>
                <c:pt idx="466">
                  <c:v>-3.3212611663329374</c:v>
                </c:pt>
                <c:pt idx="467">
                  <c:v>-4.4182923863640511</c:v>
                </c:pt>
                <c:pt idx="468">
                  <c:v>-5.2556050438878366</c:v>
                </c:pt>
                <c:pt idx="469">
                  <c:v>-6.5767991757682873</c:v>
                </c:pt>
                <c:pt idx="470">
                  <c:v>-9.0063124818058267</c:v>
                </c:pt>
                <c:pt idx="471">
                  <c:v>-12.44781588653739</c:v>
                </c:pt>
                <c:pt idx="472">
                  <c:v>-14.661754417352949</c:v>
                </c:pt>
                <c:pt idx="473">
                  <c:v>-14.980529271809782</c:v>
                </c:pt>
                <c:pt idx="474">
                  <c:v>-14.350486809193715</c:v>
                </c:pt>
                <c:pt idx="475">
                  <c:v>-13.750738962328501</c:v>
                </c:pt>
                <c:pt idx="476">
                  <c:v>-12.97100280274568</c:v>
                </c:pt>
                <c:pt idx="477">
                  <c:v>-13.361322866731523</c:v>
                </c:pt>
                <c:pt idx="478">
                  <c:v>-14.540689583281372</c:v>
                </c:pt>
                <c:pt idx="479">
                  <c:v>-15.895259689262391</c:v>
                </c:pt>
                <c:pt idx="480">
                  <c:v>-17.063768477984475</c:v>
                </c:pt>
                <c:pt idx="481">
                  <c:v>-17.602908138385423</c:v>
                </c:pt>
                <c:pt idx="482">
                  <c:v>-16.69428542356437</c:v>
                </c:pt>
                <c:pt idx="483">
                  <c:v>-15.400681503139698</c:v>
                </c:pt>
                <c:pt idx="484">
                  <c:v>-14.688308275563827</c:v>
                </c:pt>
                <c:pt idx="485">
                  <c:v>-13.79684939405232</c:v>
                </c:pt>
                <c:pt idx="486">
                  <c:v>-13.648226782803333</c:v>
                </c:pt>
                <c:pt idx="487">
                  <c:v>-14.153756859027707</c:v>
                </c:pt>
                <c:pt idx="488">
                  <c:v>-15.128668775163842</c:v>
                </c:pt>
                <c:pt idx="489">
                  <c:v>-15.596606695315057</c:v>
                </c:pt>
                <c:pt idx="490">
                  <c:v>-14.727560572840636</c:v>
                </c:pt>
                <c:pt idx="491">
                  <c:v>-13.881822565997929</c:v>
                </c:pt>
                <c:pt idx="492">
                  <c:v>-10.121885268127434</c:v>
                </c:pt>
                <c:pt idx="493">
                  <c:v>-9.3113041192801074</c:v>
                </c:pt>
                <c:pt idx="494">
                  <c:v>-8.3977963023582323</c:v>
                </c:pt>
                <c:pt idx="495">
                  <c:v>-7.6917659831384437</c:v>
                </c:pt>
                <c:pt idx="496">
                  <c:v>-6.3945773343981935</c:v>
                </c:pt>
                <c:pt idx="497">
                  <c:v>0.34361347911796125</c:v>
                </c:pt>
                <c:pt idx="498">
                  <c:v>16.034083205542906</c:v>
                </c:pt>
                <c:pt idx="499">
                  <c:v>32.211510190615151</c:v>
                </c:pt>
                <c:pt idx="500">
                  <c:v>43.30995940678438</c:v>
                </c:pt>
                <c:pt idx="501">
                  <c:v>46.039545984918568</c:v>
                </c:pt>
                <c:pt idx="502">
                  <c:v>48.326173483097726</c:v>
                </c:pt>
                <c:pt idx="503">
                  <c:v>49.850151345193154</c:v>
                </c:pt>
                <c:pt idx="504">
                  <c:v>45.205826732127591</c:v>
                </c:pt>
                <c:pt idx="505">
                  <c:v>45.859341665768127</c:v>
                </c:pt>
                <c:pt idx="506">
                  <c:v>44.743349183358312</c:v>
                </c:pt>
                <c:pt idx="507">
                  <c:v>40.982554773544635</c:v>
                </c:pt>
                <c:pt idx="508">
                  <c:v>40.353103649703904</c:v>
                </c:pt>
                <c:pt idx="509">
                  <c:v>38.828748397990204</c:v>
                </c:pt>
                <c:pt idx="510">
                  <c:v>35.138410043422596</c:v>
                </c:pt>
                <c:pt idx="511">
                  <c:v>34.73205911635592</c:v>
                </c:pt>
                <c:pt idx="512">
                  <c:v>34.671615466920734</c:v>
                </c:pt>
                <c:pt idx="513">
                  <c:v>36.411964762760292</c:v>
                </c:pt>
                <c:pt idx="514">
                  <c:v>38.639407580811692</c:v>
                </c:pt>
                <c:pt idx="515">
                  <c:v>42.406543264899177</c:v>
                </c:pt>
                <c:pt idx="516">
                  <c:v>38.950616658320101</c:v>
                </c:pt>
                <c:pt idx="517">
                  <c:v>35.048870809986575</c:v>
                </c:pt>
                <c:pt idx="518">
                  <c:v>31.669103289339628</c:v>
                </c:pt>
                <c:pt idx="519">
                  <c:v>26.88960114166527</c:v>
                </c:pt>
                <c:pt idx="520">
                  <c:v>30.107604692439583</c:v>
                </c:pt>
                <c:pt idx="521">
                  <c:v>27.428712454856377</c:v>
                </c:pt>
                <c:pt idx="522">
                  <c:v>28.512974635530057</c:v>
                </c:pt>
                <c:pt idx="523">
                  <c:v>29.744342889106736</c:v>
                </c:pt>
                <c:pt idx="524">
                  <c:v>30.463716964596511</c:v>
                </c:pt>
                <c:pt idx="525">
                  <c:v>30.460883941528412</c:v>
                </c:pt>
                <c:pt idx="526">
                  <c:v>30.671595970367576</c:v>
                </c:pt>
                <c:pt idx="527">
                  <c:v>30.010982243867911</c:v>
                </c:pt>
                <c:pt idx="528">
                  <c:v>29.945146909039504</c:v>
                </c:pt>
                <c:pt idx="529">
                  <c:v>29.931894743121354</c:v>
                </c:pt>
                <c:pt idx="530">
                  <c:v>30.322662490482234</c:v>
                </c:pt>
                <c:pt idx="531">
                  <c:v>31.232164514132588</c:v>
                </c:pt>
                <c:pt idx="532">
                  <c:v>33.08401576659152</c:v>
                </c:pt>
                <c:pt idx="533">
                  <c:v>35.985148663742621</c:v>
                </c:pt>
                <c:pt idx="534">
                  <c:v>39.111726300553229</c:v>
                </c:pt>
                <c:pt idx="535">
                  <c:v>40.130112527282741</c:v>
                </c:pt>
                <c:pt idx="536">
                  <c:v>39.578293498056127</c:v>
                </c:pt>
                <c:pt idx="537">
                  <c:v>38.063188085955026</c:v>
                </c:pt>
                <c:pt idx="538">
                  <c:v>38.392323570098114</c:v>
                </c:pt>
                <c:pt idx="539">
                  <c:v>42.192434523780662</c:v>
                </c:pt>
                <c:pt idx="540">
                  <c:v>48.870847131865027</c:v>
                </c:pt>
                <c:pt idx="541">
                  <c:v>57.079554211151354</c:v>
                </c:pt>
                <c:pt idx="542">
                  <c:v>63.623518197595608</c:v>
                </c:pt>
                <c:pt idx="543">
                  <c:v>65.675893888905023</c:v>
                </c:pt>
                <c:pt idx="544">
                  <c:v>64.637104106221784</c:v>
                </c:pt>
                <c:pt idx="545">
                  <c:v>61.428481281071001</c:v>
                </c:pt>
                <c:pt idx="546">
                  <c:v>47.563943915334015</c:v>
                </c:pt>
                <c:pt idx="547">
                  <c:v>29.996639093321217</c:v>
                </c:pt>
                <c:pt idx="548">
                  <c:v>18.748453131199955</c:v>
                </c:pt>
                <c:pt idx="549">
                  <c:v>18.212100661572457</c:v>
                </c:pt>
                <c:pt idx="550">
                  <c:v>25.674992503409499</c:v>
                </c:pt>
                <c:pt idx="551">
                  <c:v>28.333846293227175</c:v>
                </c:pt>
                <c:pt idx="552">
                  <c:v>20.7706304274604</c:v>
                </c:pt>
                <c:pt idx="553">
                  <c:v>13.849532375132474</c:v>
                </c:pt>
                <c:pt idx="554">
                  <c:v>8.1731578307288135</c:v>
                </c:pt>
                <c:pt idx="555">
                  <c:v>2.2502318984047256</c:v>
                </c:pt>
                <c:pt idx="556">
                  <c:v>-4.1859209944789271</c:v>
                </c:pt>
                <c:pt idx="557">
                  <c:v>-9.8058046036275357</c:v>
                </c:pt>
                <c:pt idx="558">
                  <c:v>-14.002568665215065</c:v>
                </c:pt>
                <c:pt idx="559">
                  <c:v>-15.355481455037543</c:v>
                </c:pt>
                <c:pt idx="560">
                  <c:v>-15.029986239675504</c:v>
                </c:pt>
                <c:pt idx="561">
                  <c:v>-12.838225606373587</c:v>
                </c:pt>
                <c:pt idx="562">
                  <c:v>-11.782139516427693</c:v>
                </c:pt>
                <c:pt idx="563">
                  <c:v>-12.048977446839292</c:v>
                </c:pt>
                <c:pt idx="564">
                  <c:v>-13.864956825255492</c:v>
                </c:pt>
                <c:pt idx="565">
                  <c:v>-16.056508554889962</c:v>
                </c:pt>
                <c:pt idx="566">
                  <c:v>-18.494445604626126</c:v>
                </c:pt>
                <c:pt idx="567">
                  <c:v>-20.729122643800352</c:v>
                </c:pt>
                <c:pt idx="568">
                  <c:v>-21.142692845457159</c:v>
                </c:pt>
                <c:pt idx="569">
                  <c:v>-20.53767764911078</c:v>
                </c:pt>
                <c:pt idx="570">
                  <c:v>-18.948458810960734</c:v>
                </c:pt>
                <c:pt idx="571">
                  <c:v>-17.573688156010412</c:v>
                </c:pt>
                <c:pt idx="572">
                  <c:v>-16.896770567370346</c:v>
                </c:pt>
                <c:pt idx="573">
                  <c:v>-17.995191329311918</c:v>
                </c:pt>
                <c:pt idx="574">
                  <c:v>-19.706822886293608</c:v>
                </c:pt>
                <c:pt idx="575">
                  <c:v>-21.483284253446776</c:v>
                </c:pt>
                <c:pt idx="576">
                  <c:v>-22.536078796781549</c:v>
                </c:pt>
                <c:pt idx="577">
                  <c:v>-22.188125489379001</c:v>
                </c:pt>
                <c:pt idx="578">
                  <c:v>-20.946854238967354</c:v>
                </c:pt>
                <c:pt idx="579">
                  <c:v>-19.44170844519827</c:v>
                </c:pt>
                <c:pt idx="580">
                  <c:v>-18.596579222124873</c:v>
                </c:pt>
                <c:pt idx="581">
                  <c:v>-18.144855647120998</c:v>
                </c:pt>
                <c:pt idx="582">
                  <c:v>-18.160281364298314</c:v>
                </c:pt>
                <c:pt idx="583">
                  <c:v>-19.145138444620976</c:v>
                </c:pt>
                <c:pt idx="584">
                  <c:v>-20.738225693344145</c:v>
                </c:pt>
                <c:pt idx="585">
                  <c:v>-21.846493513667838</c:v>
                </c:pt>
                <c:pt idx="586">
                  <c:v>-19.952406455990225</c:v>
                </c:pt>
                <c:pt idx="587">
                  <c:v>-18.88870965017675</c:v>
                </c:pt>
                <c:pt idx="588">
                  <c:v>-17.499243110458355</c:v>
                </c:pt>
                <c:pt idx="589">
                  <c:v>-15.274699009371945</c:v>
                </c:pt>
                <c:pt idx="590">
                  <c:v>-12.896140695087745</c:v>
                </c:pt>
                <c:pt idx="591">
                  <c:v>-9.1609044650714395</c:v>
                </c:pt>
                <c:pt idx="592">
                  <c:v>-7.1254600701774615</c:v>
                </c:pt>
                <c:pt idx="593">
                  <c:v>-6.9091196885399393</c:v>
                </c:pt>
                <c:pt idx="594">
                  <c:v>-5.7074138450177312</c:v>
                </c:pt>
                <c:pt idx="595">
                  <c:v>3.9525744469584998</c:v>
                </c:pt>
                <c:pt idx="596">
                  <c:v>37.793296314292093</c:v>
                </c:pt>
                <c:pt idx="597">
                  <c:v>69.370802291383868</c:v>
                </c:pt>
                <c:pt idx="598">
                  <c:v>65.610860113637443</c:v>
                </c:pt>
                <c:pt idx="599">
                  <c:v>57.107208699203831</c:v>
                </c:pt>
                <c:pt idx="600">
                  <c:v>50.43283318131612</c:v>
                </c:pt>
                <c:pt idx="601">
                  <c:v>46.820240925629243</c:v>
                </c:pt>
                <c:pt idx="602">
                  <c:v>44.082557368154646</c:v>
                </c:pt>
                <c:pt idx="603">
                  <c:v>40.15006755006106</c:v>
                </c:pt>
                <c:pt idx="604">
                  <c:v>38.621339709895274</c:v>
                </c:pt>
                <c:pt idx="605">
                  <c:v>38.599760580532923</c:v>
                </c:pt>
                <c:pt idx="606">
                  <c:v>38.21970817237154</c:v>
                </c:pt>
                <c:pt idx="607">
                  <c:v>36.839329099109563</c:v>
                </c:pt>
                <c:pt idx="608">
                  <c:v>36.20775499227495</c:v>
                </c:pt>
                <c:pt idx="609">
                  <c:v>36.125985136500809</c:v>
                </c:pt>
                <c:pt idx="610">
                  <c:v>34.666638380347067</c:v>
                </c:pt>
                <c:pt idx="611">
                  <c:v>34.528220382270959</c:v>
                </c:pt>
                <c:pt idx="612">
                  <c:v>34.915156079027106</c:v>
                </c:pt>
                <c:pt idx="613">
                  <c:v>36.083191184042676</c:v>
                </c:pt>
                <c:pt idx="614">
                  <c:v>36.657164888173817</c:v>
                </c:pt>
                <c:pt idx="615">
                  <c:v>36.974312680051263</c:v>
                </c:pt>
                <c:pt idx="616">
                  <c:v>37.949527143762189</c:v>
                </c:pt>
                <c:pt idx="617">
                  <c:v>38.432578209095688</c:v>
                </c:pt>
                <c:pt idx="618">
                  <c:v>37.746794274988687</c:v>
                </c:pt>
                <c:pt idx="619">
                  <c:v>37.229714890290929</c:v>
                </c:pt>
                <c:pt idx="620">
                  <c:v>36.816862786667087</c:v>
                </c:pt>
                <c:pt idx="621">
                  <c:v>36.365982367776432</c:v>
                </c:pt>
                <c:pt idx="622">
                  <c:v>36.538260775209253</c:v>
                </c:pt>
                <c:pt idx="623">
                  <c:v>36.101535724516793</c:v>
                </c:pt>
                <c:pt idx="624">
                  <c:v>35.006444556875984</c:v>
                </c:pt>
                <c:pt idx="625">
                  <c:v>34.840339455781624</c:v>
                </c:pt>
                <c:pt idx="626">
                  <c:v>35.409779570005789</c:v>
                </c:pt>
                <c:pt idx="627">
                  <c:v>36.736910128435213</c:v>
                </c:pt>
                <c:pt idx="628">
                  <c:v>37.970274288410302</c:v>
                </c:pt>
                <c:pt idx="629">
                  <c:v>37.136106323277168</c:v>
                </c:pt>
                <c:pt idx="630">
                  <c:v>37.278576604209803</c:v>
                </c:pt>
                <c:pt idx="631">
                  <c:v>38.017362830783973</c:v>
                </c:pt>
                <c:pt idx="632">
                  <c:v>37.834179556807086</c:v>
                </c:pt>
                <c:pt idx="633">
                  <c:v>38.069995301016512</c:v>
                </c:pt>
                <c:pt idx="634">
                  <c:v>38.24984315147956</c:v>
                </c:pt>
                <c:pt idx="635">
                  <c:v>39.724934930874497</c:v>
                </c:pt>
                <c:pt idx="636">
                  <c:v>43.146198784707828</c:v>
                </c:pt>
                <c:pt idx="637">
                  <c:v>47.590773992182001</c:v>
                </c:pt>
                <c:pt idx="638">
                  <c:v>52.462252282224128</c:v>
                </c:pt>
                <c:pt idx="639">
                  <c:v>56.652745210405257</c:v>
                </c:pt>
                <c:pt idx="640">
                  <c:v>59.3774262917375</c:v>
                </c:pt>
                <c:pt idx="641">
                  <c:v>60.748036340929772</c:v>
                </c:pt>
                <c:pt idx="642">
                  <c:v>61.826361740553992</c:v>
                </c:pt>
                <c:pt idx="643">
                  <c:v>61.811421709186043</c:v>
                </c:pt>
                <c:pt idx="644">
                  <c:v>58.82512003191129</c:v>
                </c:pt>
                <c:pt idx="645">
                  <c:v>51.392731260977563</c:v>
                </c:pt>
                <c:pt idx="646">
                  <c:v>44.175292954679342</c:v>
                </c:pt>
                <c:pt idx="647">
                  <c:v>39.303379095553538</c:v>
                </c:pt>
                <c:pt idx="648">
                  <c:v>32.885444613302276</c:v>
                </c:pt>
                <c:pt idx="649">
                  <c:v>24.392826779115879</c:v>
                </c:pt>
                <c:pt idx="650">
                  <c:v>15.770379666146859</c:v>
                </c:pt>
                <c:pt idx="651">
                  <c:v>9.5090849387767893</c:v>
                </c:pt>
                <c:pt idx="652">
                  <c:v>8.0011927787236896</c:v>
                </c:pt>
                <c:pt idx="653">
                  <c:v>6.9030451989475354</c:v>
                </c:pt>
                <c:pt idx="654">
                  <c:v>5.4133906716723157</c:v>
                </c:pt>
                <c:pt idx="655">
                  <c:v>5.1513835319858909</c:v>
                </c:pt>
                <c:pt idx="656">
                  <c:v>1.5944799383200086</c:v>
                </c:pt>
                <c:pt idx="657">
                  <c:v>-3.0334681100539136</c:v>
                </c:pt>
                <c:pt idx="658">
                  <c:v>-7.6978726661629668</c:v>
                </c:pt>
                <c:pt idx="659">
                  <c:v>-10.348685585217586</c:v>
                </c:pt>
                <c:pt idx="660">
                  <c:v>-12.914025782944046</c:v>
                </c:pt>
                <c:pt idx="661">
                  <c:v>-14.718792907605385</c:v>
                </c:pt>
                <c:pt idx="662">
                  <c:v>-15.677697282836553</c:v>
                </c:pt>
                <c:pt idx="663">
                  <c:v>-15.31032025307872</c:v>
                </c:pt>
                <c:pt idx="664">
                  <c:v>-15.488391115469863</c:v>
                </c:pt>
                <c:pt idx="665">
                  <c:v>-15.186252755976117</c:v>
                </c:pt>
                <c:pt idx="666">
                  <c:v>-14.876257929163458</c:v>
                </c:pt>
                <c:pt idx="667">
                  <c:v>-15.125641256425089</c:v>
                </c:pt>
                <c:pt idx="668">
                  <c:v>-15.715587099908948</c:v>
                </c:pt>
                <c:pt idx="669">
                  <c:v>-16.991070854510738</c:v>
                </c:pt>
                <c:pt idx="670">
                  <c:v>-17.738633118157608</c:v>
                </c:pt>
                <c:pt idx="671">
                  <c:v>-18.644747904172643</c:v>
                </c:pt>
                <c:pt idx="672">
                  <c:v>-17.562198234382137</c:v>
                </c:pt>
                <c:pt idx="673">
                  <c:v>-16.878727880401637</c:v>
                </c:pt>
                <c:pt idx="674">
                  <c:v>-16.898803067374708</c:v>
                </c:pt>
                <c:pt idx="675">
                  <c:v>-16.801864225818033</c:v>
                </c:pt>
                <c:pt idx="676">
                  <c:v>-17.436368072378635</c:v>
                </c:pt>
                <c:pt idx="677">
                  <c:v>-18.202368804351309</c:v>
                </c:pt>
                <c:pt idx="678">
                  <c:v>-18.905367360983494</c:v>
                </c:pt>
                <c:pt idx="679">
                  <c:v>-19.133713720638969</c:v>
                </c:pt>
                <c:pt idx="680">
                  <c:v>-19.037581789075471</c:v>
                </c:pt>
                <c:pt idx="681">
                  <c:v>-17.468619722969976</c:v>
                </c:pt>
                <c:pt idx="682">
                  <c:v>-15.388098116434216</c:v>
                </c:pt>
                <c:pt idx="683">
                  <c:v>-13.972066847907472</c:v>
                </c:pt>
                <c:pt idx="684">
                  <c:v>-13.316478024138247</c:v>
                </c:pt>
                <c:pt idx="685">
                  <c:v>-13.054513958835937</c:v>
                </c:pt>
                <c:pt idx="686">
                  <c:v>-12.623947478357509</c:v>
                </c:pt>
                <c:pt idx="687">
                  <c:v>-11.674959309420819</c:v>
                </c:pt>
                <c:pt idx="688">
                  <c:v>-8.3731695272726263</c:v>
                </c:pt>
                <c:pt idx="689">
                  <c:v>-2.9415307096408654</c:v>
                </c:pt>
                <c:pt idx="690">
                  <c:v>7.9670291657685954</c:v>
                </c:pt>
                <c:pt idx="691">
                  <c:v>19.415071282994035</c:v>
                </c:pt>
                <c:pt idx="692">
                  <c:v>28.436802292694352</c:v>
                </c:pt>
                <c:pt idx="693">
                  <c:v>38.448231803837722</c:v>
                </c:pt>
                <c:pt idx="694">
                  <c:v>44.269583509190987</c:v>
                </c:pt>
                <c:pt idx="695">
                  <c:v>48.287295549306748</c:v>
                </c:pt>
                <c:pt idx="696">
                  <c:v>50.818950165816361</c:v>
                </c:pt>
                <c:pt idx="697">
                  <c:v>52.348270457177833</c:v>
                </c:pt>
                <c:pt idx="698">
                  <c:v>52.55660495108625</c:v>
                </c:pt>
                <c:pt idx="699">
                  <c:v>52.139933894661041</c:v>
                </c:pt>
                <c:pt idx="700">
                  <c:v>52.15018258817998</c:v>
                </c:pt>
                <c:pt idx="701">
                  <c:v>53.021035554701157</c:v>
                </c:pt>
                <c:pt idx="702">
                  <c:v>50.354448659947373</c:v>
                </c:pt>
                <c:pt idx="703">
                  <c:v>47.873271384898189</c:v>
                </c:pt>
                <c:pt idx="704">
                  <c:v>46.100146391434151</c:v>
                </c:pt>
                <c:pt idx="705">
                  <c:v>41.880188640830845</c:v>
                </c:pt>
                <c:pt idx="706">
                  <c:v>41.149559639187686</c:v>
                </c:pt>
                <c:pt idx="707">
                  <c:v>40.992551332588683</c:v>
                </c:pt>
                <c:pt idx="708">
                  <c:v>42.223887340229425</c:v>
                </c:pt>
                <c:pt idx="709">
                  <c:v>43.757618209984635</c:v>
                </c:pt>
                <c:pt idx="710">
                  <c:v>46.026265255223578</c:v>
                </c:pt>
                <c:pt idx="711">
                  <c:v>47.742702942631041</c:v>
                </c:pt>
                <c:pt idx="712">
                  <c:v>48.758172667648182</c:v>
                </c:pt>
                <c:pt idx="713">
                  <c:v>49.598075761048747</c:v>
                </c:pt>
                <c:pt idx="714">
                  <c:v>48.850363371953961</c:v>
                </c:pt>
                <c:pt idx="715">
                  <c:v>46.847244510727478</c:v>
                </c:pt>
                <c:pt idx="716">
                  <c:v>45.749804471434018</c:v>
                </c:pt>
                <c:pt idx="717">
                  <c:v>43.965632327947148</c:v>
                </c:pt>
                <c:pt idx="718">
                  <c:v>42.168246452769665</c:v>
                </c:pt>
                <c:pt idx="719">
                  <c:v>40.986379525361926</c:v>
                </c:pt>
                <c:pt idx="720">
                  <c:v>40.320628120669816</c:v>
                </c:pt>
                <c:pt idx="721">
                  <c:v>40.597435769126918</c:v>
                </c:pt>
                <c:pt idx="722">
                  <c:v>42.125393436877538</c:v>
                </c:pt>
                <c:pt idx="723">
                  <c:v>45.636229049156469</c:v>
                </c:pt>
                <c:pt idx="724">
                  <c:v>49.824327077668556</c:v>
                </c:pt>
                <c:pt idx="725">
                  <c:v>52.81495803324264</c:v>
                </c:pt>
                <c:pt idx="726">
                  <c:v>54.66285895164647</c:v>
                </c:pt>
                <c:pt idx="727">
                  <c:v>53.788360241060452</c:v>
                </c:pt>
                <c:pt idx="728">
                  <c:v>52.19963337560948</c:v>
                </c:pt>
                <c:pt idx="729">
                  <c:v>49.908043137915087</c:v>
                </c:pt>
                <c:pt idx="730">
                  <c:v>46.96900242280153</c:v>
                </c:pt>
                <c:pt idx="731">
                  <c:v>45.909365475296916</c:v>
                </c:pt>
                <c:pt idx="732">
                  <c:v>47.177176482394984</c:v>
                </c:pt>
                <c:pt idx="733">
                  <c:v>49.922350324996849</c:v>
                </c:pt>
                <c:pt idx="734">
                  <c:v>52.357571477850279</c:v>
                </c:pt>
                <c:pt idx="735">
                  <c:v>54.53984882881398</c:v>
                </c:pt>
                <c:pt idx="736">
                  <c:v>56.174585361561</c:v>
                </c:pt>
                <c:pt idx="737">
                  <c:v>57.49946021608082</c:v>
                </c:pt>
                <c:pt idx="738">
                  <c:v>59.202470853495306</c:v>
                </c:pt>
                <c:pt idx="739">
                  <c:v>61.245781620048135</c:v>
                </c:pt>
                <c:pt idx="740">
                  <c:v>62.445403705142972</c:v>
                </c:pt>
                <c:pt idx="741">
                  <c:v>63.167772193355667</c:v>
                </c:pt>
                <c:pt idx="742">
                  <c:v>63.22187697077544</c:v>
                </c:pt>
                <c:pt idx="743">
                  <c:v>62.368613501093122</c:v>
                </c:pt>
                <c:pt idx="744">
                  <c:v>53.688176005098413</c:v>
                </c:pt>
                <c:pt idx="745">
                  <c:v>37.166845664967184</c:v>
                </c:pt>
                <c:pt idx="746">
                  <c:v>22.338225007728717</c:v>
                </c:pt>
                <c:pt idx="747">
                  <c:v>11.271403806907736</c:v>
                </c:pt>
                <c:pt idx="748">
                  <c:v>13.806228119979643</c:v>
                </c:pt>
                <c:pt idx="749">
                  <c:v>10.096289992472409</c:v>
                </c:pt>
                <c:pt idx="750">
                  <c:v>10.74203087572617</c:v>
                </c:pt>
                <c:pt idx="751">
                  <c:v>7.8449434412806029</c:v>
                </c:pt>
                <c:pt idx="752">
                  <c:v>3.6565374745946864</c:v>
                </c:pt>
                <c:pt idx="753">
                  <c:v>1.6272340566374852</c:v>
                </c:pt>
                <c:pt idx="754">
                  <c:v>-2.4809293199673212</c:v>
                </c:pt>
                <c:pt idx="755">
                  <c:v>-5.3485850863798952</c:v>
                </c:pt>
                <c:pt idx="756">
                  <c:v>-7.2923051288103116</c:v>
                </c:pt>
                <c:pt idx="757">
                  <c:v>-8.8407554185967321</c:v>
                </c:pt>
                <c:pt idx="758">
                  <c:v>-9.8036560901367942</c:v>
                </c:pt>
                <c:pt idx="759">
                  <c:v>-10.459715355885249</c:v>
                </c:pt>
                <c:pt idx="760">
                  <c:v>-11.773588810667627</c:v>
                </c:pt>
                <c:pt idx="761">
                  <c:v>-13.273456902526039</c:v>
                </c:pt>
                <c:pt idx="762">
                  <c:v>-15.612013807038496</c:v>
                </c:pt>
                <c:pt idx="763">
                  <c:v>-16.957213250568504</c:v>
                </c:pt>
                <c:pt idx="764">
                  <c:v>-18.237314688221847</c:v>
                </c:pt>
                <c:pt idx="765">
                  <c:v>-18.552257019688973</c:v>
                </c:pt>
                <c:pt idx="766">
                  <c:v>-18.672478264928987</c:v>
                </c:pt>
                <c:pt idx="767">
                  <c:v>-17.89145431918384</c:v>
                </c:pt>
                <c:pt idx="768">
                  <c:v>-16.920668828691383</c:v>
                </c:pt>
                <c:pt idx="769">
                  <c:v>-16.914827343452099</c:v>
                </c:pt>
                <c:pt idx="770">
                  <c:v>-17.999165674720842</c:v>
                </c:pt>
                <c:pt idx="771">
                  <c:v>-19.154691981498541</c:v>
                </c:pt>
                <c:pt idx="772">
                  <c:v>-19.767150582186499</c:v>
                </c:pt>
                <c:pt idx="773">
                  <c:v>-19.311412742919867</c:v>
                </c:pt>
                <c:pt idx="774">
                  <c:v>-18.79122664772482</c:v>
                </c:pt>
                <c:pt idx="775">
                  <c:v>-17.900701354890845</c:v>
                </c:pt>
                <c:pt idx="776">
                  <c:v>-16.683684667922716</c:v>
                </c:pt>
                <c:pt idx="777">
                  <c:v>-16.125507179886128</c:v>
                </c:pt>
                <c:pt idx="778">
                  <c:v>-17.450456675629507</c:v>
                </c:pt>
                <c:pt idx="779">
                  <c:v>-17.075690644302536</c:v>
                </c:pt>
                <c:pt idx="780">
                  <c:v>-15.839008734184368</c:v>
                </c:pt>
                <c:pt idx="781">
                  <c:v>-13.727604049782235</c:v>
                </c:pt>
                <c:pt idx="782">
                  <c:v>-10.188961797366732</c:v>
                </c:pt>
                <c:pt idx="783">
                  <c:v>-4.2448611144059347</c:v>
                </c:pt>
                <c:pt idx="784">
                  <c:v>2.3126645110754835</c:v>
                </c:pt>
                <c:pt idx="785">
                  <c:v>11.030902919804639</c:v>
                </c:pt>
                <c:pt idx="786">
                  <c:v>20.594251345322025</c:v>
                </c:pt>
                <c:pt idx="787">
                  <c:v>34.759787275966367</c:v>
                </c:pt>
                <c:pt idx="788">
                  <c:v>51.870265746697513</c:v>
                </c:pt>
                <c:pt idx="789">
                  <c:v>60.704775350521238</c:v>
                </c:pt>
                <c:pt idx="790">
                  <c:v>59.616424063240828</c:v>
                </c:pt>
                <c:pt idx="791">
                  <c:v>58.617299006586471</c:v>
                </c:pt>
                <c:pt idx="792">
                  <c:v>58.769254165518255</c:v>
                </c:pt>
                <c:pt idx="793">
                  <c:v>57.430989807369826</c:v>
                </c:pt>
                <c:pt idx="794">
                  <c:v>56.062143561592755</c:v>
                </c:pt>
                <c:pt idx="795">
                  <c:v>54.079645031627003</c:v>
                </c:pt>
                <c:pt idx="796">
                  <c:v>52.658255461363844</c:v>
                </c:pt>
                <c:pt idx="797">
                  <c:v>53.201445762087367</c:v>
                </c:pt>
                <c:pt idx="798">
                  <c:v>53.373960521405571</c:v>
                </c:pt>
                <c:pt idx="799">
                  <c:v>52.974151125628723</c:v>
                </c:pt>
                <c:pt idx="800">
                  <c:v>53.057437152510573</c:v>
                </c:pt>
                <c:pt idx="801">
                  <c:v>53.606640049583426</c:v>
                </c:pt>
                <c:pt idx="802">
                  <c:v>53.37981254916803</c:v>
                </c:pt>
                <c:pt idx="803">
                  <c:v>53.814654223977541</c:v>
                </c:pt>
                <c:pt idx="804">
                  <c:v>54.113699672106016</c:v>
                </c:pt>
                <c:pt idx="805">
                  <c:v>53.675417676024672</c:v>
                </c:pt>
                <c:pt idx="806">
                  <c:v>52.381759971265652</c:v>
                </c:pt>
                <c:pt idx="807">
                  <c:v>50.20297705098131</c:v>
                </c:pt>
                <c:pt idx="808">
                  <c:v>46.480452451613012</c:v>
                </c:pt>
                <c:pt idx="809">
                  <c:v>42.546251863975911</c:v>
                </c:pt>
                <c:pt idx="810">
                  <c:v>39.340395768260287</c:v>
                </c:pt>
                <c:pt idx="811">
                  <c:v>39.727235090442448</c:v>
                </c:pt>
                <c:pt idx="812">
                  <c:v>39.604422671148818</c:v>
                </c:pt>
                <c:pt idx="813">
                  <c:v>42.986274575815081</c:v>
                </c:pt>
                <c:pt idx="814">
                  <c:v>45.75728693585657</c:v>
                </c:pt>
                <c:pt idx="815">
                  <c:v>50.893111124270725</c:v>
                </c:pt>
                <c:pt idx="816">
                  <c:v>53.694441641341342</c:v>
                </c:pt>
                <c:pt idx="817">
                  <c:v>53.942387833270963</c:v>
                </c:pt>
                <c:pt idx="818">
                  <c:v>52.21302213288417</c:v>
                </c:pt>
                <c:pt idx="819">
                  <c:v>48.885530076920126</c:v>
                </c:pt>
                <c:pt idx="820">
                  <c:v>46.714523719780033</c:v>
                </c:pt>
                <c:pt idx="821">
                  <c:v>45.135328890213643</c:v>
                </c:pt>
                <c:pt idx="822">
                  <c:v>44.32124174411566</c:v>
                </c:pt>
                <c:pt idx="823">
                  <c:v>46.69921897186039</c:v>
                </c:pt>
                <c:pt idx="824">
                  <c:v>50.917010973751303</c:v>
                </c:pt>
                <c:pt idx="825">
                  <c:v>55.567635525366896</c:v>
                </c:pt>
                <c:pt idx="826">
                  <c:v>60.313160450766269</c:v>
                </c:pt>
                <c:pt idx="827">
                  <c:v>63.744096701315193</c:v>
                </c:pt>
                <c:pt idx="828">
                  <c:v>65.801640677404407</c:v>
                </c:pt>
                <c:pt idx="829">
                  <c:v>65.769238180955895</c:v>
                </c:pt>
                <c:pt idx="830">
                  <c:v>64.278410747832851</c:v>
                </c:pt>
                <c:pt idx="831">
                  <c:v>64.483306459389595</c:v>
                </c:pt>
                <c:pt idx="832">
                  <c:v>64.874937301742364</c:v>
                </c:pt>
                <c:pt idx="833">
                  <c:v>65.370114174462373</c:v>
                </c:pt>
                <c:pt idx="834">
                  <c:v>64.695639222594963</c:v>
                </c:pt>
                <c:pt idx="835">
                  <c:v>60.727098218484301</c:v>
                </c:pt>
                <c:pt idx="836">
                  <c:v>52.291510946269099</c:v>
                </c:pt>
                <c:pt idx="837">
                  <c:v>35.90223529046137</c:v>
                </c:pt>
                <c:pt idx="838">
                  <c:v>20.966910014462567</c:v>
                </c:pt>
                <c:pt idx="839">
                  <c:v>13.602346289831269</c:v>
                </c:pt>
                <c:pt idx="840">
                  <c:v>9.0110837891117672</c:v>
                </c:pt>
                <c:pt idx="841">
                  <c:v>7.5537535670309968</c:v>
                </c:pt>
                <c:pt idx="842">
                  <c:v>7.6521699944194426</c:v>
                </c:pt>
                <c:pt idx="843">
                  <c:v>8.9437383211271033</c:v>
                </c:pt>
                <c:pt idx="844">
                  <c:v>7.8427946413691654</c:v>
                </c:pt>
                <c:pt idx="845">
                  <c:v>6.0217097194661395</c:v>
                </c:pt>
                <c:pt idx="846">
                  <c:v>3.5454324033255884</c:v>
                </c:pt>
                <c:pt idx="847">
                  <c:v>1.9659434288904354</c:v>
                </c:pt>
                <c:pt idx="848">
                  <c:v>-0.34742207163211408</c:v>
                </c:pt>
                <c:pt idx="849">
                  <c:v>-3.569545676003584</c:v>
                </c:pt>
                <c:pt idx="850">
                  <c:v>-7.4967504348453353</c:v>
                </c:pt>
                <c:pt idx="851">
                  <c:v>-10.302354591385532</c:v>
                </c:pt>
                <c:pt idx="852">
                  <c:v>-11.457510234739161</c:v>
                </c:pt>
                <c:pt idx="853">
                  <c:v>-10.511027746883975</c:v>
                </c:pt>
                <c:pt idx="854">
                  <c:v>-10.202167162202715</c:v>
                </c:pt>
                <c:pt idx="855">
                  <c:v>-10.114127514824053</c:v>
                </c:pt>
                <c:pt idx="856">
                  <c:v>-10.789593073586865</c:v>
                </c:pt>
                <c:pt idx="857">
                  <c:v>-11.700091376069173</c:v>
                </c:pt>
                <c:pt idx="858">
                  <c:v>-12.18714424853237</c:v>
                </c:pt>
                <c:pt idx="859">
                  <c:v>-12.006835439699156</c:v>
                </c:pt>
                <c:pt idx="860">
                  <c:v>-10.964380584979851</c:v>
                </c:pt>
                <c:pt idx="861">
                  <c:v>-9.862987403047546</c:v>
                </c:pt>
                <c:pt idx="862">
                  <c:v>-9.4565277880422993</c:v>
                </c:pt>
                <c:pt idx="863">
                  <c:v>-9.7877932694499954</c:v>
                </c:pt>
                <c:pt idx="864">
                  <c:v>-10.947936775640134</c:v>
                </c:pt>
                <c:pt idx="865">
                  <c:v>-10.910733344449572</c:v>
                </c:pt>
                <c:pt idx="866">
                  <c:v>-10.368821687552797</c:v>
                </c:pt>
                <c:pt idx="867">
                  <c:v>-10.39953804126519</c:v>
                </c:pt>
                <c:pt idx="868">
                  <c:v>-11.503920351241915</c:v>
                </c:pt>
                <c:pt idx="869">
                  <c:v>-14.201143600571077</c:v>
                </c:pt>
                <c:pt idx="870">
                  <c:v>-15.38144473608379</c:v>
                </c:pt>
                <c:pt idx="871">
                  <c:v>-15.472508379778024</c:v>
                </c:pt>
                <c:pt idx="872">
                  <c:v>-16.211867699110552</c:v>
                </c:pt>
                <c:pt idx="873">
                  <c:v>-14.40372411085634</c:v>
                </c:pt>
                <c:pt idx="874">
                  <c:v>-4.0554921195238487</c:v>
                </c:pt>
                <c:pt idx="875">
                  <c:v>5.3882532613194165</c:v>
                </c:pt>
                <c:pt idx="876">
                  <c:v>18.994361188394755</c:v>
                </c:pt>
                <c:pt idx="877">
                  <c:v>30.533838591080858</c:v>
                </c:pt>
                <c:pt idx="878">
                  <c:v>29.431939681317075</c:v>
                </c:pt>
                <c:pt idx="879">
                  <c:v>29.254105671729739</c:v>
                </c:pt>
                <c:pt idx="880">
                  <c:v>32.938486393166357</c:v>
                </c:pt>
                <c:pt idx="881">
                  <c:v>43.270336111221987</c:v>
                </c:pt>
                <c:pt idx="882">
                  <c:v>50.277711656242928</c:v>
                </c:pt>
                <c:pt idx="883">
                  <c:v>55.356526291474118</c:v>
                </c:pt>
                <c:pt idx="884">
                  <c:v>56.238248625614958</c:v>
                </c:pt>
                <c:pt idx="885">
                  <c:v>54.149305004523548</c:v>
                </c:pt>
                <c:pt idx="886">
                  <c:v>51.580140473166345</c:v>
                </c:pt>
                <c:pt idx="887">
                  <c:v>50.514455994969516</c:v>
                </c:pt>
                <c:pt idx="888">
                  <c:v>49.262698887717185</c:v>
                </c:pt>
                <c:pt idx="889">
                  <c:v>48.357332707160573</c:v>
                </c:pt>
                <c:pt idx="890">
                  <c:v>49.137451635235948</c:v>
                </c:pt>
                <c:pt idx="891">
                  <c:v>50.551860938534418</c:v>
                </c:pt>
                <c:pt idx="892">
                  <c:v>52.150460271268713</c:v>
                </c:pt>
                <c:pt idx="893">
                  <c:v>52.11311940973021</c:v>
                </c:pt>
                <c:pt idx="894">
                  <c:v>50.42511257409452</c:v>
                </c:pt>
                <c:pt idx="895">
                  <c:v>49.688741785407537</c:v>
                </c:pt>
                <c:pt idx="896">
                  <c:v>50.111543715801808</c:v>
                </c:pt>
                <c:pt idx="897">
                  <c:v>51.381597259600241</c:v>
                </c:pt>
                <c:pt idx="898">
                  <c:v>52.209701587723629</c:v>
                </c:pt>
                <c:pt idx="899">
                  <c:v>52.77290472858828</c:v>
                </c:pt>
                <c:pt idx="900">
                  <c:v>52.093744204569319</c:v>
                </c:pt>
                <c:pt idx="901">
                  <c:v>49.958861209482755</c:v>
                </c:pt>
                <c:pt idx="902">
                  <c:v>47.879034186865916</c:v>
                </c:pt>
                <c:pt idx="903">
                  <c:v>45.263801326294441</c:v>
                </c:pt>
                <c:pt idx="904">
                  <c:v>42.852546601247283</c:v>
                </c:pt>
                <c:pt idx="905">
                  <c:v>41.158911662550736</c:v>
                </c:pt>
                <c:pt idx="906">
                  <c:v>40.317058876217587</c:v>
                </c:pt>
                <c:pt idx="907">
                  <c:v>40.64983483641393</c:v>
                </c:pt>
                <c:pt idx="908">
                  <c:v>41.712127510830548</c:v>
                </c:pt>
                <c:pt idx="909">
                  <c:v>43.128489212741776</c:v>
                </c:pt>
                <c:pt idx="910">
                  <c:v>46.167800923656166</c:v>
                </c:pt>
                <c:pt idx="911">
                  <c:v>50.331419631543021</c:v>
                </c:pt>
                <c:pt idx="912">
                  <c:v>53.902324456330405</c:v>
                </c:pt>
                <c:pt idx="913">
                  <c:v>55.103928421780182</c:v>
                </c:pt>
                <c:pt idx="914">
                  <c:v>53.325589926809734</c:v>
                </c:pt>
                <c:pt idx="915">
                  <c:v>50.580178053655011</c:v>
                </c:pt>
                <c:pt idx="916">
                  <c:v>47.189128287395299</c:v>
                </c:pt>
                <c:pt idx="917">
                  <c:v>42.816160957547062</c:v>
                </c:pt>
                <c:pt idx="918">
                  <c:v>40.218826540406354</c:v>
                </c:pt>
                <c:pt idx="919">
                  <c:v>39.999965269614911</c:v>
                </c:pt>
                <c:pt idx="920">
                  <c:v>41.405067244570752</c:v>
                </c:pt>
                <c:pt idx="921">
                  <c:v>44.318393296332658</c:v>
                </c:pt>
                <c:pt idx="922">
                  <c:v>47.662780834825419</c:v>
                </c:pt>
                <c:pt idx="923">
                  <c:v>49.894510517099029</c:v>
                </c:pt>
                <c:pt idx="924">
                  <c:v>51.910563509910332</c:v>
                </c:pt>
                <c:pt idx="925">
                  <c:v>53.083136082529705</c:v>
                </c:pt>
                <c:pt idx="926">
                  <c:v>54.123694356525945</c:v>
                </c:pt>
                <c:pt idx="927">
                  <c:v>55.017834358878837</c:v>
                </c:pt>
                <c:pt idx="928">
                  <c:v>54.316721326935678</c:v>
                </c:pt>
                <c:pt idx="929">
                  <c:v>46.488015472815263</c:v>
                </c:pt>
                <c:pt idx="930">
                  <c:v>37.173254117848238</c:v>
                </c:pt>
                <c:pt idx="931">
                  <c:v>29.319841055134521</c:v>
                </c:pt>
                <c:pt idx="932">
                  <c:v>29.771074068432174</c:v>
                </c:pt>
                <c:pt idx="933">
                  <c:v>37.618046990959215</c:v>
                </c:pt>
                <c:pt idx="934">
                  <c:v>42.881586680502572</c:v>
                </c:pt>
                <c:pt idx="935">
                  <c:v>34.448555903414061</c:v>
                </c:pt>
                <c:pt idx="936">
                  <c:v>18.861447798298929</c:v>
                </c:pt>
                <c:pt idx="937">
                  <c:v>8.9659994837775034</c:v>
                </c:pt>
                <c:pt idx="938">
                  <c:v>6.7931773415038856</c:v>
                </c:pt>
                <c:pt idx="939">
                  <c:v>11.705227796431991</c:v>
                </c:pt>
                <c:pt idx="940">
                  <c:v>16.276890918295472</c:v>
                </c:pt>
                <c:pt idx="941">
                  <c:v>16.211893283782004</c:v>
                </c:pt>
                <c:pt idx="942">
                  <c:v>11.384116120179145</c:v>
                </c:pt>
                <c:pt idx="943">
                  <c:v>2.7086970379040269</c:v>
                </c:pt>
                <c:pt idx="944">
                  <c:v>-4.3045648765119298</c:v>
                </c:pt>
                <c:pt idx="945">
                  <c:v>-8.2946953082555837</c:v>
                </c:pt>
                <c:pt idx="946">
                  <c:v>-8.7197323892971834</c:v>
                </c:pt>
                <c:pt idx="947">
                  <c:v>-7.4760650579522752</c:v>
                </c:pt>
                <c:pt idx="948">
                  <c:v>-6.1071563822476493</c:v>
                </c:pt>
                <c:pt idx="949">
                  <c:v>-6.0262348668185002</c:v>
                </c:pt>
                <c:pt idx="950">
                  <c:v>-7.4256967472972226</c:v>
                </c:pt>
                <c:pt idx="951">
                  <c:v>-9.4383433723847077</c:v>
                </c:pt>
                <c:pt idx="952">
                  <c:v>-12.46041300597402</c:v>
                </c:pt>
                <c:pt idx="953">
                  <c:v>-14.616507794168511</c:v>
                </c:pt>
                <c:pt idx="954">
                  <c:v>-16.063875307756913</c:v>
                </c:pt>
                <c:pt idx="955">
                  <c:v>-16.16375647951525</c:v>
                </c:pt>
                <c:pt idx="956">
                  <c:v>-14.311422993558356</c:v>
                </c:pt>
                <c:pt idx="957">
                  <c:v>-12.281372555882442</c:v>
                </c:pt>
                <c:pt idx="958">
                  <c:v>-11.798895120329354</c:v>
                </c:pt>
                <c:pt idx="959">
                  <c:v>-10.817269397452678</c:v>
                </c:pt>
                <c:pt idx="960">
                  <c:v>-11.691617382343507</c:v>
                </c:pt>
                <c:pt idx="961">
                  <c:v>-12.118632045143654</c:v>
                </c:pt>
                <c:pt idx="962">
                  <c:v>-13.312534609706491</c:v>
                </c:pt>
                <c:pt idx="963">
                  <c:v>-15.202713278831528</c:v>
                </c:pt>
                <c:pt idx="964">
                  <c:v>-14.923304577828933</c:v>
                </c:pt>
                <c:pt idx="965">
                  <c:v>-14.836079006459435</c:v>
                </c:pt>
                <c:pt idx="966">
                  <c:v>-13.202168238418293</c:v>
                </c:pt>
                <c:pt idx="967">
                  <c:v>-12.260530045892583</c:v>
                </c:pt>
                <c:pt idx="968">
                  <c:v>-12.129586074750433</c:v>
                </c:pt>
                <c:pt idx="969">
                  <c:v>-12.334126876247593</c:v>
                </c:pt>
                <c:pt idx="970">
                  <c:v>-14.067542739068706</c:v>
                </c:pt>
                <c:pt idx="971">
                  <c:v>-15.555196143648642</c:v>
                </c:pt>
                <c:pt idx="972">
                  <c:v>-15.31769147470334</c:v>
                </c:pt>
                <c:pt idx="973">
                  <c:v>-14.927063491078735</c:v>
                </c:pt>
                <c:pt idx="974">
                  <c:v>-12.717287882570256</c:v>
                </c:pt>
                <c:pt idx="975">
                  <c:v>0.54204563960655316</c:v>
                </c:pt>
                <c:pt idx="976">
                  <c:v>18.370271707678643</c:v>
                </c:pt>
                <c:pt idx="977">
                  <c:v>38.675635530897097</c:v>
                </c:pt>
                <c:pt idx="978">
                  <c:v>54.160554768514004</c:v>
                </c:pt>
                <c:pt idx="979">
                  <c:v>56.962743192313177</c:v>
                </c:pt>
                <c:pt idx="980">
                  <c:v>47.540584175673594</c:v>
                </c:pt>
                <c:pt idx="981">
                  <c:v>40.521100397482215</c:v>
                </c:pt>
                <c:pt idx="982">
                  <c:v>37.204062124082071</c:v>
                </c:pt>
                <c:pt idx="983">
                  <c:v>38.964777731202901</c:v>
                </c:pt>
                <c:pt idx="984">
                  <c:v>44.197206927280632</c:v>
                </c:pt>
                <c:pt idx="985">
                  <c:v>46.449114441033103</c:v>
                </c:pt>
                <c:pt idx="986">
                  <c:v>46.010843391988409</c:v>
                </c:pt>
                <c:pt idx="987">
                  <c:v>44.360428485632049</c:v>
                </c:pt>
                <c:pt idx="988">
                  <c:v>39.282961507945842</c:v>
                </c:pt>
                <c:pt idx="989">
                  <c:v>37.14378875043554</c:v>
                </c:pt>
                <c:pt idx="990">
                  <c:v>37.111565130244259</c:v>
                </c:pt>
                <c:pt idx="991">
                  <c:v>36.356717036486408</c:v>
                </c:pt>
                <c:pt idx="992">
                  <c:v>37.652356526786704</c:v>
                </c:pt>
                <c:pt idx="993">
                  <c:v>40.533336619093262</c:v>
                </c:pt>
                <c:pt idx="994">
                  <c:v>43.032642899810924</c:v>
                </c:pt>
                <c:pt idx="995">
                  <c:v>45.832246338528769</c:v>
                </c:pt>
                <c:pt idx="996">
                  <c:v>47.643896036518413</c:v>
                </c:pt>
                <c:pt idx="997">
                  <c:v>47.916868741267542</c:v>
                </c:pt>
              </c:numCache>
            </c:numRef>
          </c:val>
          <c:smooth val="0"/>
          <c:extLst>
            <c:ext xmlns:c16="http://schemas.microsoft.com/office/drawing/2014/chart" uri="{C3380CC4-5D6E-409C-BE32-E72D297353CC}">
              <c16:uniqueId val="{00000001-DC83-4756-B0E1-280E9104D733}"/>
            </c:ext>
          </c:extLst>
        </c:ser>
        <c:ser>
          <c:idx val="2"/>
          <c:order val="2"/>
          <c:tx>
            <c:strRef>
              <c:f>accelerometer!$M$1</c:f>
              <c:strCache>
                <c:ptCount val="1"/>
                <c:pt idx="0">
                  <c:v>Accel_Z</c:v>
                </c:pt>
              </c:strCache>
            </c:strRef>
          </c:tx>
          <c:spPr>
            <a:ln w="28575" cap="rnd">
              <a:solidFill>
                <a:schemeClr val="accent3"/>
              </a:solidFill>
              <a:round/>
            </a:ln>
            <a:effectLst/>
          </c:spPr>
          <c:marker>
            <c:symbol val="none"/>
          </c:marker>
          <c:val>
            <c:numRef>
              <c:f>accelerometer!$M$2:$M$999</c:f>
              <c:numCache>
                <c:formatCode>General</c:formatCode>
                <c:ptCount val="998"/>
                <c:pt idx="0">
                  <c:v>60.805756178602415</c:v>
                </c:pt>
                <c:pt idx="1">
                  <c:v>59.746022518268418</c:v>
                </c:pt>
                <c:pt idx="2">
                  <c:v>57.608113981882397</c:v>
                </c:pt>
                <c:pt idx="3">
                  <c:v>56.093653791820721</c:v>
                </c:pt>
                <c:pt idx="4">
                  <c:v>56.393638244757227</c:v>
                </c:pt>
                <c:pt idx="5">
                  <c:v>58.51736495819133</c:v>
                </c:pt>
                <c:pt idx="6">
                  <c:v>60.737515448884174</c:v>
                </c:pt>
                <c:pt idx="7">
                  <c:v>62.060908326171969</c:v>
                </c:pt>
                <c:pt idx="8">
                  <c:v>63.551398522836607</c:v>
                </c:pt>
                <c:pt idx="9">
                  <c:v>65.448208144744882</c:v>
                </c:pt>
                <c:pt idx="10">
                  <c:v>60.503701976947312</c:v>
                </c:pt>
                <c:pt idx="11">
                  <c:v>48.701275936108011</c:v>
                </c:pt>
                <c:pt idx="12">
                  <c:v>35.955074828327966</c:v>
                </c:pt>
                <c:pt idx="13">
                  <c:v>20.714520394469606</c:v>
                </c:pt>
                <c:pt idx="14">
                  <c:v>7.9750079381936789</c:v>
                </c:pt>
                <c:pt idx="15">
                  <c:v>10.956932223999646</c:v>
                </c:pt>
                <c:pt idx="16">
                  <c:v>6.1327865086241253</c:v>
                </c:pt>
                <c:pt idx="17">
                  <c:v>-2.6865743561494058</c:v>
                </c:pt>
                <c:pt idx="18">
                  <c:v>-11.924650904856829</c:v>
                </c:pt>
                <c:pt idx="19">
                  <c:v>-20.161935808773734</c:v>
                </c:pt>
                <c:pt idx="20">
                  <c:v>-27.78457906303894</c:v>
                </c:pt>
                <c:pt idx="21">
                  <c:v>-33.270939559112634</c:v>
                </c:pt>
                <c:pt idx="22">
                  <c:v>-35.196461052915424</c:v>
                </c:pt>
                <c:pt idx="23">
                  <c:v>-32.760904045141963</c:v>
                </c:pt>
                <c:pt idx="24">
                  <c:v>-30.251508761334566</c:v>
                </c:pt>
                <c:pt idx="25">
                  <c:v>-26.736516543852797</c:v>
                </c:pt>
                <c:pt idx="26">
                  <c:v>-22.605823279048611</c:v>
                </c:pt>
                <c:pt idx="27">
                  <c:v>-22.398657299255415</c:v>
                </c:pt>
                <c:pt idx="28">
                  <c:v>-23.792120002406058</c:v>
                </c:pt>
                <c:pt idx="29">
                  <c:v>-27.086655483190832</c:v>
                </c:pt>
                <c:pt idx="30">
                  <c:v>-30.268727453349403</c:v>
                </c:pt>
                <c:pt idx="31">
                  <c:v>-34.228604484870829</c:v>
                </c:pt>
                <c:pt idx="32">
                  <c:v>-38.30103938357864</c:v>
                </c:pt>
                <c:pt idx="33">
                  <c:v>-41.462187528212624</c:v>
                </c:pt>
                <c:pt idx="34">
                  <c:v>-43.722657038952008</c:v>
                </c:pt>
                <c:pt idx="35">
                  <c:v>-44.956496637657466</c:v>
                </c:pt>
                <c:pt idx="36">
                  <c:v>-44.979842600433628</c:v>
                </c:pt>
                <c:pt idx="37">
                  <c:v>-44.879258137027307</c:v>
                </c:pt>
                <c:pt idx="38">
                  <c:v>-44.349033103559933</c:v>
                </c:pt>
                <c:pt idx="39">
                  <c:v>-43.264441734797707</c:v>
                </c:pt>
                <c:pt idx="40">
                  <c:v>-41.753510464870779</c:v>
                </c:pt>
                <c:pt idx="41">
                  <c:v>-40.112690432930911</c:v>
                </c:pt>
                <c:pt idx="42">
                  <c:v>-38.542730187350358</c:v>
                </c:pt>
                <c:pt idx="43">
                  <c:v>-37.408004981962812</c:v>
                </c:pt>
                <c:pt idx="44">
                  <c:v>-36.344390254768825</c:v>
                </c:pt>
                <c:pt idx="45">
                  <c:v>-35.419447205063527</c:v>
                </c:pt>
                <c:pt idx="46">
                  <c:v>-37.03592805574204</c:v>
                </c:pt>
                <c:pt idx="47">
                  <c:v>-39.218990491498445</c:v>
                </c:pt>
                <c:pt idx="48">
                  <c:v>-41.243281321063137</c:v>
                </c:pt>
                <c:pt idx="49">
                  <c:v>-42.473293852053025</c:v>
                </c:pt>
                <c:pt idx="50">
                  <c:v>-43.166505619655403</c:v>
                </c:pt>
                <c:pt idx="51">
                  <c:v>-42.590713025665401</c:v>
                </c:pt>
                <c:pt idx="52">
                  <c:v>-41.094842073480748</c:v>
                </c:pt>
                <c:pt idx="53">
                  <c:v>-44.020869577372956</c:v>
                </c:pt>
                <c:pt idx="54">
                  <c:v>-42.538604230239287</c:v>
                </c:pt>
                <c:pt idx="55">
                  <c:v>-41.09416628216011</c:v>
                </c:pt>
                <c:pt idx="56">
                  <c:v>-37.750759427762745</c:v>
                </c:pt>
                <c:pt idx="57">
                  <c:v>-33.533417526689135</c:v>
                </c:pt>
                <c:pt idx="58">
                  <c:v>-28.526613102933297</c:v>
                </c:pt>
                <c:pt idx="59">
                  <c:v>-23.277202815207584</c:v>
                </c:pt>
                <c:pt idx="60">
                  <c:v>-17.005778526166321</c:v>
                </c:pt>
                <c:pt idx="61">
                  <c:v>-9.6556241286615023</c:v>
                </c:pt>
                <c:pt idx="62">
                  <c:v>-2.3054597367018452</c:v>
                </c:pt>
                <c:pt idx="63">
                  <c:v>7.9017028938162035</c:v>
                </c:pt>
                <c:pt idx="64">
                  <c:v>22.552811778392009</c:v>
                </c:pt>
                <c:pt idx="65">
                  <c:v>36.271147231774393</c:v>
                </c:pt>
                <c:pt idx="66">
                  <c:v>39.382527983278713</c:v>
                </c:pt>
                <c:pt idx="67">
                  <c:v>48.690731738593016</c:v>
                </c:pt>
                <c:pt idx="68">
                  <c:v>61.119948323784364</c:v>
                </c:pt>
                <c:pt idx="69">
                  <c:v>66.22646173010061</c:v>
                </c:pt>
                <c:pt idx="70">
                  <c:v>73.646966367392722</c:v>
                </c:pt>
                <c:pt idx="71">
                  <c:v>81.170712584952611</c:v>
                </c:pt>
                <c:pt idx="72">
                  <c:v>83.656353801453193</c:v>
                </c:pt>
                <c:pt idx="73">
                  <c:v>82.251514833810148</c:v>
                </c:pt>
                <c:pt idx="74">
                  <c:v>79.443338488544043</c:v>
                </c:pt>
                <c:pt idx="75">
                  <c:v>77.332189777520554</c:v>
                </c:pt>
                <c:pt idx="76">
                  <c:v>75.856959739688421</c:v>
                </c:pt>
                <c:pt idx="77">
                  <c:v>74.758964893113145</c:v>
                </c:pt>
                <c:pt idx="78">
                  <c:v>73.64385699670774</c:v>
                </c:pt>
                <c:pt idx="79">
                  <c:v>74.716682923211593</c:v>
                </c:pt>
                <c:pt idx="80">
                  <c:v>72.907486490990408</c:v>
                </c:pt>
                <c:pt idx="81">
                  <c:v>72.869619747868953</c:v>
                </c:pt>
                <c:pt idx="82">
                  <c:v>73.269049374189393</c:v>
                </c:pt>
                <c:pt idx="83">
                  <c:v>73.014983527579091</c:v>
                </c:pt>
                <c:pt idx="84">
                  <c:v>73.081024025062419</c:v>
                </c:pt>
                <c:pt idx="85">
                  <c:v>72.89701441751447</c:v>
                </c:pt>
                <c:pt idx="86">
                  <c:v>72.560240680486189</c:v>
                </c:pt>
                <c:pt idx="87">
                  <c:v>71.954566390540336</c:v>
                </c:pt>
                <c:pt idx="88">
                  <c:v>71.503898371820782</c:v>
                </c:pt>
                <c:pt idx="89">
                  <c:v>69.86898719796379</c:v>
                </c:pt>
                <c:pt idx="90">
                  <c:v>69.241126548083585</c:v>
                </c:pt>
                <c:pt idx="91">
                  <c:v>67.105491753698047</c:v>
                </c:pt>
                <c:pt idx="92">
                  <c:v>66.613061667508219</c:v>
                </c:pt>
                <c:pt idx="93">
                  <c:v>66.438553039739801</c:v>
                </c:pt>
                <c:pt idx="94">
                  <c:v>67.912384280149482</c:v>
                </c:pt>
                <c:pt idx="95">
                  <c:v>67.17036007971636</c:v>
                </c:pt>
                <c:pt idx="96">
                  <c:v>68.249019630876731</c:v>
                </c:pt>
                <c:pt idx="97">
                  <c:v>68.520554549728317</c:v>
                </c:pt>
                <c:pt idx="98">
                  <c:v>68.364513234321393</c:v>
                </c:pt>
                <c:pt idx="99">
                  <c:v>68.595724147417073</c:v>
                </c:pt>
                <c:pt idx="100">
                  <c:v>67.541355770847559</c:v>
                </c:pt>
                <c:pt idx="101">
                  <c:v>64.767648822543194</c:v>
                </c:pt>
                <c:pt idx="102">
                  <c:v>61.658093010170539</c:v>
                </c:pt>
                <c:pt idx="103">
                  <c:v>58.134037360489053</c:v>
                </c:pt>
                <c:pt idx="104">
                  <c:v>56.84750719450448</c:v>
                </c:pt>
                <c:pt idx="105">
                  <c:v>54.821555831427581</c:v>
                </c:pt>
                <c:pt idx="106">
                  <c:v>52.301973966139094</c:v>
                </c:pt>
                <c:pt idx="107">
                  <c:v>46.640529398586047</c:v>
                </c:pt>
                <c:pt idx="108">
                  <c:v>33.335524459761331</c:v>
                </c:pt>
                <c:pt idx="109">
                  <c:v>9.1714287638568255</c:v>
                </c:pt>
                <c:pt idx="110">
                  <c:v>-23.329922478989459</c:v>
                </c:pt>
                <c:pt idx="111">
                  <c:v>-41.670848713299712</c:v>
                </c:pt>
                <c:pt idx="112">
                  <c:v>-48.40620302172492</c:v>
                </c:pt>
                <c:pt idx="113">
                  <c:v>-46.402332800061068</c:v>
                </c:pt>
                <c:pt idx="114">
                  <c:v>-42.115226312385445</c:v>
                </c:pt>
                <c:pt idx="115">
                  <c:v>-38.860337804447354</c:v>
                </c:pt>
                <c:pt idx="116">
                  <c:v>-38.047605411426311</c:v>
                </c:pt>
                <c:pt idx="117">
                  <c:v>-47.699587458072806</c:v>
                </c:pt>
                <c:pt idx="118">
                  <c:v>-53.740234388090457</c:v>
                </c:pt>
                <c:pt idx="119">
                  <c:v>-56.056205521771382</c:v>
                </c:pt>
                <c:pt idx="120">
                  <c:v>-57.540395679326174</c:v>
                </c:pt>
                <c:pt idx="121">
                  <c:v>-56.449698089823158</c:v>
                </c:pt>
                <c:pt idx="122">
                  <c:v>-54.969045926048146</c:v>
                </c:pt>
                <c:pt idx="123">
                  <c:v>-52.206836476032031</c:v>
                </c:pt>
                <c:pt idx="124">
                  <c:v>-49.035602599055196</c:v>
                </c:pt>
                <c:pt idx="125">
                  <c:v>-47.942440215985492</c:v>
                </c:pt>
                <c:pt idx="126">
                  <c:v>-51.007426002013808</c:v>
                </c:pt>
                <c:pt idx="127">
                  <c:v>-52.222483641777359</c:v>
                </c:pt>
                <c:pt idx="128">
                  <c:v>-52.839077286428484</c:v>
                </c:pt>
                <c:pt idx="129">
                  <c:v>-52.488690276903483</c:v>
                </c:pt>
                <c:pt idx="130">
                  <c:v>-51.418435434243214</c:v>
                </c:pt>
                <c:pt idx="131">
                  <c:v>-50.159177221651504</c:v>
                </c:pt>
                <c:pt idx="132">
                  <c:v>-48.775785364211828</c:v>
                </c:pt>
                <c:pt idx="133">
                  <c:v>-50.934871710652708</c:v>
                </c:pt>
                <c:pt idx="134">
                  <c:v>-53.503822364114093</c:v>
                </c:pt>
                <c:pt idx="135">
                  <c:v>-55.178772247972439</c:v>
                </c:pt>
                <c:pt idx="136">
                  <c:v>-55.916819635171557</c:v>
                </c:pt>
                <c:pt idx="137">
                  <c:v>-54.418782917860099</c:v>
                </c:pt>
                <c:pt idx="138">
                  <c:v>-52.504921120989657</c:v>
                </c:pt>
                <c:pt idx="139">
                  <c:v>-49.503701480278018</c:v>
                </c:pt>
                <c:pt idx="140">
                  <c:v>-47.025300916571481</c:v>
                </c:pt>
                <c:pt idx="141">
                  <c:v>-46.105443774977587</c:v>
                </c:pt>
                <c:pt idx="142">
                  <c:v>-46.351524663159466</c:v>
                </c:pt>
                <c:pt idx="143">
                  <c:v>-47.736612772727888</c:v>
                </c:pt>
                <c:pt idx="144">
                  <c:v>-48.930699117618474</c:v>
                </c:pt>
                <c:pt idx="145">
                  <c:v>-49.250235137377814</c:v>
                </c:pt>
                <c:pt idx="146">
                  <c:v>-49.167818396195166</c:v>
                </c:pt>
                <c:pt idx="147">
                  <c:v>-48.944365864466292</c:v>
                </c:pt>
                <c:pt idx="148">
                  <c:v>-46.620574135478968</c:v>
                </c:pt>
                <c:pt idx="149">
                  <c:v>-42.006083366411509</c:v>
                </c:pt>
                <c:pt idx="150">
                  <c:v>-37.832948952005331</c:v>
                </c:pt>
                <c:pt idx="151">
                  <c:v>-35.258865728419543</c:v>
                </c:pt>
                <c:pt idx="152">
                  <c:v>-34.683007183580763</c:v>
                </c:pt>
                <c:pt idx="153">
                  <c:v>-34.372531331580063</c:v>
                </c:pt>
                <c:pt idx="154">
                  <c:v>-33.639434056031519</c:v>
                </c:pt>
                <c:pt idx="155">
                  <c:v>-30.048211023817046</c:v>
                </c:pt>
                <c:pt idx="156">
                  <c:v>-24.183662858171409</c:v>
                </c:pt>
                <c:pt idx="157">
                  <c:v>-15.82229657284921</c:v>
                </c:pt>
                <c:pt idx="158">
                  <c:v>-5.3168184682150574</c:v>
                </c:pt>
                <c:pt idx="159">
                  <c:v>6.6312500859629857</c:v>
                </c:pt>
                <c:pt idx="160">
                  <c:v>17.06824796285602</c:v>
                </c:pt>
                <c:pt idx="161">
                  <c:v>30.228922076875513</c:v>
                </c:pt>
                <c:pt idx="162">
                  <c:v>40.355247791787868</c:v>
                </c:pt>
                <c:pt idx="163">
                  <c:v>42.599464468467666</c:v>
                </c:pt>
                <c:pt idx="164">
                  <c:v>44.701337662316597</c:v>
                </c:pt>
                <c:pt idx="165">
                  <c:v>45.714833595080762</c:v>
                </c:pt>
                <c:pt idx="166">
                  <c:v>49.33899906419569</c:v>
                </c:pt>
                <c:pt idx="167">
                  <c:v>57.308932189985484</c:v>
                </c:pt>
                <c:pt idx="168">
                  <c:v>64.396372777499934</c:v>
                </c:pt>
                <c:pt idx="169">
                  <c:v>70.94762494177661</c:v>
                </c:pt>
                <c:pt idx="170">
                  <c:v>71.693646272934174</c:v>
                </c:pt>
                <c:pt idx="171">
                  <c:v>68.370950819952768</c:v>
                </c:pt>
                <c:pt idx="172">
                  <c:v>65.343195825719476</c:v>
                </c:pt>
                <c:pt idx="173">
                  <c:v>65.932512652476817</c:v>
                </c:pt>
                <c:pt idx="174">
                  <c:v>70.126277571297109</c:v>
                </c:pt>
                <c:pt idx="175">
                  <c:v>76.139315279396229</c:v>
                </c:pt>
                <c:pt idx="176">
                  <c:v>81.865493855334549</c:v>
                </c:pt>
                <c:pt idx="177">
                  <c:v>84.464721225591802</c:v>
                </c:pt>
                <c:pt idx="178">
                  <c:v>82.926965269960576</c:v>
                </c:pt>
                <c:pt idx="179">
                  <c:v>80.038663425979422</c:v>
                </c:pt>
                <c:pt idx="180">
                  <c:v>77.531814951683174</c:v>
                </c:pt>
                <c:pt idx="181">
                  <c:v>76.853851412957937</c:v>
                </c:pt>
                <c:pt idx="182">
                  <c:v>76.285442665621986</c:v>
                </c:pt>
                <c:pt idx="183">
                  <c:v>76.795513308684491</c:v>
                </c:pt>
                <c:pt idx="184">
                  <c:v>78.009518580403636</c:v>
                </c:pt>
                <c:pt idx="185">
                  <c:v>78.508271809381156</c:v>
                </c:pt>
                <c:pt idx="186">
                  <c:v>77.800948449324778</c:v>
                </c:pt>
                <c:pt idx="187">
                  <c:v>76.289700168270059</c:v>
                </c:pt>
                <c:pt idx="188">
                  <c:v>74.594705556835549</c:v>
                </c:pt>
                <c:pt idx="189">
                  <c:v>73.088385189486601</c:v>
                </c:pt>
                <c:pt idx="190">
                  <c:v>71.804198845891193</c:v>
                </c:pt>
                <c:pt idx="191">
                  <c:v>70.729165150263782</c:v>
                </c:pt>
                <c:pt idx="192">
                  <c:v>70.14505077906712</c:v>
                </c:pt>
                <c:pt idx="193">
                  <c:v>71.3741351981203</c:v>
                </c:pt>
                <c:pt idx="194">
                  <c:v>67.655504638483649</c:v>
                </c:pt>
                <c:pt idx="195">
                  <c:v>67.341257186269857</c:v>
                </c:pt>
                <c:pt idx="196">
                  <c:v>64.856890144883081</c:v>
                </c:pt>
                <c:pt idx="197">
                  <c:v>63.646032681410972</c:v>
                </c:pt>
                <c:pt idx="198">
                  <c:v>61.530875796016346</c:v>
                </c:pt>
                <c:pt idx="199">
                  <c:v>61.055725065333824</c:v>
                </c:pt>
                <c:pt idx="200">
                  <c:v>61.881516205542866</c:v>
                </c:pt>
                <c:pt idx="201">
                  <c:v>61.349555243869602</c:v>
                </c:pt>
                <c:pt idx="202">
                  <c:v>57.0223136749619</c:v>
                </c:pt>
                <c:pt idx="203">
                  <c:v>53.102319061260026</c:v>
                </c:pt>
                <c:pt idx="204">
                  <c:v>49.555111920050791</c:v>
                </c:pt>
                <c:pt idx="205">
                  <c:v>50.925814758075717</c:v>
                </c:pt>
                <c:pt idx="206">
                  <c:v>55.068037310113745</c:v>
                </c:pt>
                <c:pt idx="207">
                  <c:v>59.201254866970046</c:v>
                </c:pt>
                <c:pt idx="208">
                  <c:v>57.177323463266347</c:v>
                </c:pt>
                <c:pt idx="209">
                  <c:v>39.099295805059249</c:v>
                </c:pt>
                <c:pt idx="210">
                  <c:v>20.497108846563741</c:v>
                </c:pt>
                <c:pt idx="211">
                  <c:v>1.2416772564351402</c:v>
                </c:pt>
                <c:pt idx="212">
                  <c:v>-13.92573432201524</c:v>
                </c:pt>
                <c:pt idx="213">
                  <c:v>-24.439766534527102</c:v>
                </c:pt>
                <c:pt idx="214">
                  <c:v>-25.640559796031148</c:v>
                </c:pt>
                <c:pt idx="215">
                  <c:v>-30.66537345810108</c:v>
                </c:pt>
                <c:pt idx="216">
                  <c:v>-33.321076721733689</c:v>
                </c:pt>
                <c:pt idx="217">
                  <c:v>-34.914260601152932</c:v>
                </c:pt>
                <c:pt idx="218">
                  <c:v>-32.511102824501798</c:v>
                </c:pt>
                <c:pt idx="219">
                  <c:v>-37.660371612113067</c:v>
                </c:pt>
                <c:pt idx="220">
                  <c:v>-41.632368300293194</c:v>
                </c:pt>
                <c:pt idx="221">
                  <c:v>-47.158505451501327</c:v>
                </c:pt>
                <c:pt idx="222">
                  <c:v>-53.051364713958669</c:v>
                </c:pt>
                <c:pt idx="223">
                  <c:v>-55.843783414908003</c:v>
                </c:pt>
                <c:pt idx="224">
                  <c:v>-56.231716176044287</c:v>
                </c:pt>
                <c:pt idx="225">
                  <c:v>-55.803013401079774</c:v>
                </c:pt>
                <c:pt idx="226">
                  <c:v>-53.940609136039726</c:v>
                </c:pt>
                <c:pt idx="227">
                  <c:v>-51.545986357626496</c:v>
                </c:pt>
                <c:pt idx="228">
                  <c:v>-49.909924912880953</c:v>
                </c:pt>
                <c:pt idx="229">
                  <c:v>-49.393552170980179</c:v>
                </c:pt>
                <c:pt idx="230">
                  <c:v>-46.58804075572116</c:v>
                </c:pt>
                <c:pt idx="231">
                  <c:v>-48.369478127708859</c:v>
                </c:pt>
                <c:pt idx="232">
                  <c:v>-51.275334928399879</c:v>
                </c:pt>
                <c:pt idx="233">
                  <c:v>-53.352840078778556</c:v>
                </c:pt>
                <c:pt idx="234">
                  <c:v>-54.732263722285111</c:v>
                </c:pt>
                <c:pt idx="235">
                  <c:v>-55.531936133333559</c:v>
                </c:pt>
                <c:pt idx="236">
                  <c:v>-54.84292117634169</c:v>
                </c:pt>
                <c:pt idx="237">
                  <c:v>-52.641542673684242</c:v>
                </c:pt>
                <c:pt idx="238">
                  <c:v>-49.876440505034381</c:v>
                </c:pt>
                <c:pt idx="239">
                  <c:v>-47.815629625725016</c:v>
                </c:pt>
                <c:pt idx="240">
                  <c:v>-45.872958360099858</c:v>
                </c:pt>
                <c:pt idx="241">
                  <c:v>-44.453310606937464</c:v>
                </c:pt>
                <c:pt idx="242">
                  <c:v>-43.970895457175317</c:v>
                </c:pt>
                <c:pt idx="243">
                  <c:v>-45.117900671497345</c:v>
                </c:pt>
                <c:pt idx="244">
                  <c:v>-45.886494973612002</c:v>
                </c:pt>
                <c:pt idx="245">
                  <c:v>-46.712796999490756</c:v>
                </c:pt>
                <c:pt idx="246">
                  <c:v>-46.881710284073513</c:v>
                </c:pt>
                <c:pt idx="247">
                  <c:v>-47.042059769456507</c:v>
                </c:pt>
                <c:pt idx="248">
                  <c:v>-46.802132211408626</c:v>
                </c:pt>
                <c:pt idx="249">
                  <c:v>-45.858087145716866</c:v>
                </c:pt>
                <c:pt idx="250">
                  <c:v>-44.774905331892725</c:v>
                </c:pt>
                <c:pt idx="251">
                  <c:v>-42.358870131184965</c:v>
                </c:pt>
                <c:pt idx="252">
                  <c:v>-38.705741578332827</c:v>
                </c:pt>
                <c:pt idx="253">
                  <c:v>-35.734915639851366</c:v>
                </c:pt>
                <c:pt idx="254">
                  <c:v>-32.090550493981368</c:v>
                </c:pt>
                <c:pt idx="255">
                  <c:v>-27.281317430857545</c:v>
                </c:pt>
                <c:pt idx="256">
                  <c:v>-21.224128172625274</c:v>
                </c:pt>
                <c:pt idx="257">
                  <c:v>-13.267478978937984</c:v>
                </c:pt>
                <c:pt idx="258">
                  <c:v>-5.5735251239588637</c:v>
                </c:pt>
                <c:pt idx="259">
                  <c:v>3.0137226281350271</c:v>
                </c:pt>
                <c:pt idx="260">
                  <c:v>9.8905636873513156</c:v>
                </c:pt>
                <c:pt idx="261">
                  <c:v>21.668725687006862</c:v>
                </c:pt>
                <c:pt idx="262">
                  <c:v>34.437198827642113</c:v>
                </c:pt>
                <c:pt idx="263">
                  <c:v>43.776305342369348</c:v>
                </c:pt>
                <c:pt idx="264">
                  <c:v>55.645248306791657</c:v>
                </c:pt>
                <c:pt idx="265">
                  <c:v>68.706760029016635</c:v>
                </c:pt>
                <c:pt idx="266">
                  <c:v>78.765622959783414</c:v>
                </c:pt>
                <c:pt idx="267">
                  <c:v>83.398876140750488</c:v>
                </c:pt>
                <c:pt idx="268">
                  <c:v>76.279877298248536</c:v>
                </c:pt>
                <c:pt idx="269">
                  <c:v>69.612757294820824</c:v>
                </c:pt>
                <c:pt idx="270">
                  <c:v>71.659913350208129</c:v>
                </c:pt>
                <c:pt idx="271">
                  <c:v>77.556511850074017</c:v>
                </c:pt>
                <c:pt idx="272">
                  <c:v>80.568158704696742</c:v>
                </c:pt>
                <c:pt idx="273">
                  <c:v>77.601043979002611</c:v>
                </c:pt>
                <c:pt idx="274">
                  <c:v>72.945869849220472</c:v>
                </c:pt>
                <c:pt idx="275">
                  <c:v>69.135903410961404</c:v>
                </c:pt>
                <c:pt idx="276">
                  <c:v>67.830077139161347</c:v>
                </c:pt>
                <c:pt idx="277">
                  <c:v>67.944348731173775</c:v>
                </c:pt>
                <c:pt idx="278">
                  <c:v>70.573126922523855</c:v>
                </c:pt>
                <c:pt idx="279">
                  <c:v>71.656411467217012</c:v>
                </c:pt>
                <c:pt idx="280">
                  <c:v>71.881773435099618</c:v>
                </c:pt>
                <c:pt idx="281">
                  <c:v>71.763474433811965</c:v>
                </c:pt>
                <c:pt idx="282">
                  <c:v>71.117712603354292</c:v>
                </c:pt>
                <c:pt idx="283">
                  <c:v>69.928613125574628</c:v>
                </c:pt>
                <c:pt idx="284">
                  <c:v>69.524220381861284</c:v>
                </c:pt>
                <c:pt idx="285">
                  <c:v>69.717435314440351</c:v>
                </c:pt>
                <c:pt idx="286">
                  <c:v>69.77073796291954</c:v>
                </c:pt>
                <c:pt idx="287">
                  <c:v>69.176018105818855</c:v>
                </c:pt>
                <c:pt idx="288">
                  <c:v>69.486640207233989</c:v>
                </c:pt>
                <c:pt idx="289">
                  <c:v>70.058396079022273</c:v>
                </c:pt>
                <c:pt idx="290">
                  <c:v>69.761618871306212</c:v>
                </c:pt>
                <c:pt idx="291">
                  <c:v>69.767338114392246</c:v>
                </c:pt>
                <c:pt idx="292">
                  <c:v>68.963639127749744</c:v>
                </c:pt>
                <c:pt idx="293">
                  <c:v>68.380431561500671</c:v>
                </c:pt>
                <c:pt idx="294">
                  <c:v>69.529863886894418</c:v>
                </c:pt>
                <c:pt idx="295">
                  <c:v>68.246964249760708</c:v>
                </c:pt>
                <c:pt idx="296">
                  <c:v>68.647680337397034</c:v>
                </c:pt>
                <c:pt idx="297">
                  <c:v>67.333234991269379</c:v>
                </c:pt>
                <c:pt idx="298">
                  <c:v>67.007312414358083</c:v>
                </c:pt>
                <c:pt idx="299">
                  <c:v>65.912972464331119</c:v>
                </c:pt>
                <c:pt idx="300">
                  <c:v>66.529030381775158</c:v>
                </c:pt>
                <c:pt idx="301">
                  <c:v>67.554314869673732</c:v>
                </c:pt>
                <c:pt idx="302">
                  <c:v>69.598658536166965</c:v>
                </c:pt>
                <c:pt idx="303">
                  <c:v>71.005830725561154</c:v>
                </c:pt>
                <c:pt idx="304">
                  <c:v>64.48565068369507</c:v>
                </c:pt>
                <c:pt idx="305">
                  <c:v>33.216123790265506</c:v>
                </c:pt>
                <c:pt idx="306">
                  <c:v>19.739754137501926</c:v>
                </c:pt>
                <c:pt idx="307">
                  <c:v>31.206312170887511</c:v>
                </c:pt>
                <c:pt idx="308">
                  <c:v>39.195309348835139</c:v>
                </c:pt>
                <c:pt idx="309">
                  <c:v>35.179577738851975</c:v>
                </c:pt>
                <c:pt idx="310">
                  <c:v>11.264452409025214</c:v>
                </c:pt>
                <c:pt idx="311">
                  <c:v>-29.238226555809351</c:v>
                </c:pt>
                <c:pt idx="312">
                  <c:v>-51.31165935017647</c:v>
                </c:pt>
                <c:pt idx="313">
                  <c:v>-62.37343986735101</c:v>
                </c:pt>
                <c:pt idx="314">
                  <c:v>-66.001509387223791</c:v>
                </c:pt>
                <c:pt idx="315">
                  <c:v>-70.150150458180903</c:v>
                </c:pt>
                <c:pt idx="316">
                  <c:v>-73.384884778298925</c:v>
                </c:pt>
                <c:pt idx="317">
                  <c:v>-71.568648036544019</c:v>
                </c:pt>
                <c:pt idx="318">
                  <c:v>-71.552443952662983</c:v>
                </c:pt>
                <c:pt idx="319">
                  <c:v>-71.039237768216367</c:v>
                </c:pt>
                <c:pt idx="320">
                  <c:v>-70.502664241242272</c:v>
                </c:pt>
                <c:pt idx="321">
                  <c:v>-72.423516250302697</c:v>
                </c:pt>
                <c:pt idx="322">
                  <c:v>-75.406740581112274</c:v>
                </c:pt>
                <c:pt idx="323">
                  <c:v>-77.166462267622165</c:v>
                </c:pt>
                <c:pt idx="324">
                  <c:v>-79.832573608957148</c:v>
                </c:pt>
                <c:pt idx="325">
                  <c:v>-81.192299673873208</c:v>
                </c:pt>
                <c:pt idx="326">
                  <c:v>-81.546847888277213</c:v>
                </c:pt>
                <c:pt idx="327">
                  <c:v>-80.409544422966974</c:v>
                </c:pt>
                <c:pt idx="328">
                  <c:v>-79.515356313296579</c:v>
                </c:pt>
                <c:pt idx="329">
                  <c:v>-77.290321993897024</c:v>
                </c:pt>
                <c:pt idx="330">
                  <c:v>-76.02849736961268</c:v>
                </c:pt>
                <c:pt idx="331">
                  <c:v>-75.032564542567258</c:v>
                </c:pt>
                <c:pt idx="332">
                  <c:v>-74.912477065585989</c:v>
                </c:pt>
                <c:pt idx="333">
                  <c:v>-74.830801608816785</c:v>
                </c:pt>
                <c:pt idx="334">
                  <c:v>-74.603963786554587</c:v>
                </c:pt>
                <c:pt idx="335">
                  <c:v>-71.311894126414643</c:v>
                </c:pt>
                <c:pt idx="336">
                  <c:v>-71.103491698064815</c:v>
                </c:pt>
                <c:pt idx="337">
                  <c:v>-69.707250764190448</c:v>
                </c:pt>
                <c:pt idx="338">
                  <c:v>-68.71556385257368</c:v>
                </c:pt>
                <c:pt idx="339">
                  <c:v>-68.299102987912079</c:v>
                </c:pt>
                <c:pt idx="340">
                  <c:v>-66.802232772201094</c:v>
                </c:pt>
                <c:pt idx="341">
                  <c:v>-65.748631414479746</c:v>
                </c:pt>
                <c:pt idx="342">
                  <c:v>-64.992201794099813</c:v>
                </c:pt>
                <c:pt idx="343">
                  <c:v>-65.057482692551147</c:v>
                </c:pt>
                <c:pt idx="344">
                  <c:v>-64.580844282177338</c:v>
                </c:pt>
                <c:pt idx="345">
                  <c:v>-65.292362593737892</c:v>
                </c:pt>
                <c:pt idx="346">
                  <c:v>-63.565802003755579</c:v>
                </c:pt>
                <c:pt idx="347">
                  <c:v>-60.306761291844786</c:v>
                </c:pt>
                <c:pt idx="348">
                  <c:v>-57.980842141142453</c:v>
                </c:pt>
                <c:pt idx="349">
                  <c:v>-55.452447667990683</c:v>
                </c:pt>
                <c:pt idx="350">
                  <c:v>-53.158653775573832</c:v>
                </c:pt>
                <c:pt idx="351">
                  <c:v>-51.111342319201555</c:v>
                </c:pt>
                <c:pt idx="352">
                  <c:v>-48.079087488381951</c:v>
                </c:pt>
                <c:pt idx="353">
                  <c:v>-44.905144994017441</c:v>
                </c:pt>
                <c:pt idx="354">
                  <c:v>-40.808320338786778</c:v>
                </c:pt>
                <c:pt idx="355">
                  <c:v>-34.771630737336899</c:v>
                </c:pt>
                <c:pt idx="356">
                  <c:v>-27.928452225971192</c:v>
                </c:pt>
                <c:pt idx="357">
                  <c:v>-19.827772751138347</c:v>
                </c:pt>
                <c:pt idx="358">
                  <c:v>-10.764205858831152</c:v>
                </c:pt>
                <c:pt idx="359">
                  <c:v>-2.8197176163977948</c:v>
                </c:pt>
                <c:pt idx="360">
                  <c:v>4.1502529005516768</c:v>
                </c:pt>
                <c:pt idx="361">
                  <c:v>16.725913990588406</c:v>
                </c:pt>
                <c:pt idx="362">
                  <c:v>29.744654938400103</c:v>
                </c:pt>
                <c:pt idx="363">
                  <c:v>39.55993910764019</c:v>
                </c:pt>
                <c:pt idx="364">
                  <c:v>44.517138763250571</c:v>
                </c:pt>
                <c:pt idx="365">
                  <c:v>49.648067214093409</c:v>
                </c:pt>
                <c:pt idx="366">
                  <c:v>56.957131939190475</c:v>
                </c:pt>
                <c:pt idx="367">
                  <c:v>66.095113059429508</c:v>
                </c:pt>
                <c:pt idx="368">
                  <c:v>73.455633180912358</c:v>
                </c:pt>
                <c:pt idx="369">
                  <c:v>74.993606281711465</c:v>
                </c:pt>
                <c:pt idx="370">
                  <c:v>74.81225340123666</c:v>
                </c:pt>
                <c:pt idx="371">
                  <c:v>76.422937856052727</c:v>
                </c:pt>
                <c:pt idx="372">
                  <c:v>80.007344866653213</c:v>
                </c:pt>
                <c:pt idx="373">
                  <c:v>84.218626948135466</c:v>
                </c:pt>
                <c:pt idx="374">
                  <c:v>84.083528792131688</c:v>
                </c:pt>
                <c:pt idx="375">
                  <c:v>80.008522619297921</c:v>
                </c:pt>
                <c:pt idx="376">
                  <c:v>74.765210220583711</c:v>
                </c:pt>
                <c:pt idx="377">
                  <c:v>71.409908647340956</c:v>
                </c:pt>
                <c:pt idx="378">
                  <c:v>69.959376559690611</c:v>
                </c:pt>
                <c:pt idx="379">
                  <c:v>70.863625060721972</c:v>
                </c:pt>
                <c:pt idx="380">
                  <c:v>73.665830380966639</c:v>
                </c:pt>
                <c:pt idx="381">
                  <c:v>77.242080984833365</c:v>
                </c:pt>
                <c:pt idx="382">
                  <c:v>78.215716996757422</c:v>
                </c:pt>
                <c:pt idx="383">
                  <c:v>75.88291504355513</c:v>
                </c:pt>
                <c:pt idx="384">
                  <c:v>73.735717779617119</c:v>
                </c:pt>
                <c:pt idx="385">
                  <c:v>73.035891546077124</c:v>
                </c:pt>
                <c:pt idx="386">
                  <c:v>72.727063458735188</c:v>
                </c:pt>
                <c:pt idx="387">
                  <c:v>73.711873864580781</c:v>
                </c:pt>
                <c:pt idx="388">
                  <c:v>71.297534072675759</c:v>
                </c:pt>
                <c:pt idx="389">
                  <c:v>71.273932972441955</c:v>
                </c:pt>
                <c:pt idx="390">
                  <c:v>69.637998480930833</c:v>
                </c:pt>
                <c:pt idx="391">
                  <c:v>69.328726327764443</c:v>
                </c:pt>
                <c:pt idx="392">
                  <c:v>69.368010837826574</c:v>
                </c:pt>
                <c:pt idx="393">
                  <c:v>70.177647930290746</c:v>
                </c:pt>
                <c:pt idx="394">
                  <c:v>66.510605321944965</c:v>
                </c:pt>
                <c:pt idx="395">
                  <c:v>63.183088803224621</c:v>
                </c:pt>
                <c:pt idx="396">
                  <c:v>63.774304072174978</c:v>
                </c:pt>
                <c:pt idx="397">
                  <c:v>66.075650587388452</c:v>
                </c:pt>
                <c:pt idx="398">
                  <c:v>67.843575839090832</c:v>
                </c:pt>
                <c:pt idx="399">
                  <c:v>69.838235558598015</c:v>
                </c:pt>
                <c:pt idx="400">
                  <c:v>72.082334631634112</c:v>
                </c:pt>
                <c:pt idx="401">
                  <c:v>70.650222883127128</c:v>
                </c:pt>
                <c:pt idx="402">
                  <c:v>60.741070401513852</c:v>
                </c:pt>
                <c:pt idx="403">
                  <c:v>46.218330027934044</c:v>
                </c:pt>
                <c:pt idx="404">
                  <c:v>37.717473507935956</c:v>
                </c:pt>
                <c:pt idx="405">
                  <c:v>31.266891559648521</c:v>
                </c:pt>
                <c:pt idx="406">
                  <c:v>32.044350189217397</c:v>
                </c:pt>
                <c:pt idx="407">
                  <c:v>33.695744726497914</c:v>
                </c:pt>
                <c:pt idx="408">
                  <c:v>22.41738503305795</c:v>
                </c:pt>
                <c:pt idx="409">
                  <c:v>-0.20722677200629688</c:v>
                </c:pt>
                <c:pt idx="410">
                  <c:v>-17.863545504395457</c:v>
                </c:pt>
                <c:pt idx="411">
                  <c:v>-25.075764871932289</c:v>
                </c:pt>
                <c:pt idx="412">
                  <c:v>-29.110366862159978</c:v>
                </c:pt>
                <c:pt idx="413">
                  <c:v>-33.264093779731418</c:v>
                </c:pt>
                <c:pt idx="414">
                  <c:v>-37.597205180684696</c:v>
                </c:pt>
                <c:pt idx="415">
                  <c:v>-41.735169449669613</c:v>
                </c:pt>
                <c:pt idx="416">
                  <c:v>-47.563527180212532</c:v>
                </c:pt>
                <c:pt idx="417">
                  <c:v>-49.507240332622075</c:v>
                </c:pt>
                <c:pt idx="418">
                  <c:v>-50.213560210245291</c:v>
                </c:pt>
                <c:pt idx="419">
                  <c:v>-49.580108489763212</c:v>
                </c:pt>
                <c:pt idx="420">
                  <c:v>-46.808707393999249</c:v>
                </c:pt>
                <c:pt idx="421">
                  <c:v>-45.416319535159268</c:v>
                </c:pt>
                <c:pt idx="422">
                  <c:v>-41.706659281120636</c:v>
                </c:pt>
                <c:pt idx="423">
                  <c:v>-43.492636325622513</c:v>
                </c:pt>
                <c:pt idx="424">
                  <c:v>-48.551283761859665</c:v>
                </c:pt>
                <c:pt idx="425">
                  <c:v>-53.296125993914885</c:v>
                </c:pt>
                <c:pt idx="426">
                  <c:v>-56.72856161719055</c:v>
                </c:pt>
                <c:pt idx="427">
                  <c:v>-58.478407438702419</c:v>
                </c:pt>
                <c:pt idx="428">
                  <c:v>-57.986913651162602</c:v>
                </c:pt>
                <c:pt idx="429">
                  <c:v>-57.139954868472138</c:v>
                </c:pt>
                <c:pt idx="430">
                  <c:v>-56.873570707033544</c:v>
                </c:pt>
                <c:pt idx="431">
                  <c:v>-56.8737263706943</c:v>
                </c:pt>
                <c:pt idx="432">
                  <c:v>-57.443930262886418</c:v>
                </c:pt>
                <c:pt idx="433">
                  <c:v>-57.66635757934155</c:v>
                </c:pt>
                <c:pt idx="434">
                  <c:v>-57.210859462131275</c:v>
                </c:pt>
                <c:pt idx="435">
                  <c:v>-56.766644899178246</c:v>
                </c:pt>
                <c:pt idx="436">
                  <c:v>-55.934846045671463</c:v>
                </c:pt>
                <c:pt idx="437">
                  <c:v>-54.138793872534734</c:v>
                </c:pt>
                <c:pt idx="438">
                  <c:v>-52.510463261261009</c:v>
                </c:pt>
                <c:pt idx="439">
                  <c:v>-51.082098267756713</c:v>
                </c:pt>
                <c:pt idx="440">
                  <c:v>-50.650608630518818</c:v>
                </c:pt>
                <c:pt idx="441">
                  <c:v>-51.19960697088873</c:v>
                </c:pt>
                <c:pt idx="442">
                  <c:v>-52.246949621744243</c:v>
                </c:pt>
                <c:pt idx="443">
                  <c:v>-51.931698862500205</c:v>
                </c:pt>
                <c:pt idx="444">
                  <c:v>-50.867780602187338</c:v>
                </c:pt>
                <c:pt idx="445">
                  <c:v>-47.755622661097291</c:v>
                </c:pt>
                <c:pt idx="446">
                  <c:v>-42.747045803016078</c:v>
                </c:pt>
                <c:pt idx="447">
                  <c:v>-33.563029332612125</c:v>
                </c:pt>
                <c:pt idx="448">
                  <c:v>-26.053981039469928</c:v>
                </c:pt>
                <c:pt idx="449">
                  <c:v>-23.189699707684589</c:v>
                </c:pt>
                <c:pt idx="450">
                  <c:v>-24.153196884626066</c:v>
                </c:pt>
                <c:pt idx="451">
                  <c:v>-26.752082933659732</c:v>
                </c:pt>
                <c:pt idx="452">
                  <c:v>-27.163091089630264</c:v>
                </c:pt>
                <c:pt idx="453">
                  <c:v>-25.806849882179911</c:v>
                </c:pt>
                <c:pt idx="454">
                  <c:v>-14.744629883010436</c:v>
                </c:pt>
                <c:pt idx="455">
                  <c:v>4.4178045105469739</c:v>
                </c:pt>
                <c:pt idx="456">
                  <c:v>24.65931255908848</c:v>
                </c:pt>
                <c:pt idx="457">
                  <c:v>45.022918089775686</c:v>
                </c:pt>
                <c:pt idx="458">
                  <c:v>60.116171714115943</c:v>
                </c:pt>
                <c:pt idx="459">
                  <c:v>68.495974522405746</c:v>
                </c:pt>
                <c:pt idx="460">
                  <c:v>75.40292560094197</c:v>
                </c:pt>
                <c:pt idx="461">
                  <c:v>82.726290817305369</c:v>
                </c:pt>
                <c:pt idx="462">
                  <c:v>82.276685676763904</c:v>
                </c:pt>
                <c:pt idx="463">
                  <c:v>80.376105819080166</c:v>
                </c:pt>
                <c:pt idx="464">
                  <c:v>82.631148883622245</c:v>
                </c:pt>
                <c:pt idx="465">
                  <c:v>77.150348669590471</c:v>
                </c:pt>
                <c:pt idx="466">
                  <c:v>75.101759093249839</c:v>
                </c:pt>
                <c:pt idx="467">
                  <c:v>75.601120631860312</c:v>
                </c:pt>
                <c:pt idx="468">
                  <c:v>77.635888405333702</c:v>
                </c:pt>
                <c:pt idx="469">
                  <c:v>79.577620052994959</c:v>
                </c:pt>
                <c:pt idx="470">
                  <c:v>79.637109452161511</c:v>
                </c:pt>
                <c:pt idx="471">
                  <c:v>77.257939238665941</c:v>
                </c:pt>
                <c:pt idx="472">
                  <c:v>75.266368655304262</c:v>
                </c:pt>
                <c:pt idx="473">
                  <c:v>74.817783491041112</c:v>
                </c:pt>
                <c:pt idx="474">
                  <c:v>74.96832784628748</c:v>
                </c:pt>
                <c:pt idx="475">
                  <c:v>75.196917748440001</c:v>
                </c:pt>
                <c:pt idx="476">
                  <c:v>76.076537124521423</c:v>
                </c:pt>
                <c:pt idx="477">
                  <c:v>76.167879699594778</c:v>
                </c:pt>
                <c:pt idx="478">
                  <c:v>75.123107180250287</c:v>
                </c:pt>
                <c:pt idx="479">
                  <c:v>73.845659422542781</c:v>
                </c:pt>
                <c:pt idx="480">
                  <c:v>72.799958525376255</c:v>
                </c:pt>
                <c:pt idx="481">
                  <c:v>72.292925216620048</c:v>
                </c:pt>
                <c:pt idx="482">
                  <c:v>72.880269511366791</c:v>
                </c:pt>
                <c:pt idx="483">
                  <c:v>73.162993822510316</c:v>
                </c:pt>
                <c:pt idx="484">
                  <c:v>72.590442331621006</c:v>
                </c:pt>
                <c:pt idx="485">
                  <c:v>72.30812880480083</c:v>
                </c:pt>
                <c:pt idx="486">
                  <c:v>72.322362786021003</c:v>
                </c:pt>
                <c:pt idx="487">
                  <c:v>72.792759222705044</c:v>
                </c:pt>
                <c:pt idx="488">
                  <c:v>73.130038447786433</c:v>
                </c:pt>
                <c:pt idx="489">
                  <c:v>73.054139089069949</c:v>
                </c:pt>
                <c:pt idx="490">
                  <c:v>73.475497199239143</c:v>
                </c:pt>
                <c:pt idx="491">
                  <c:v>72.267259501578309</c:v>
                </c:pt>
                <c:pt idx="492">
                  <c:v>70.827538242336047</c:v>
                </c:pt>
                <c:pt idx="493">
                  <c:v>69.293781357396867</c:v>
                </c:pt>
                <c:pt idx="494">
                  <c:v>68.995560397831156</c:v>
                </c:pt>
                <c:pt idx="495">
                  <c:v>69.39004182236333</c:v>
                </c:pt>
                <c:pt idx="496">
                  <c:v>70.017650252389416</c:v>
                </c:pt>
                <c:pt idx="497">
                  <c:v>67.906604888441393</c:v>
                </c:pt>
                <c:pt idx="498">
                  <c:v>53.386488047853788</c:v>
                </c:pt>
                <c:pt idx="499">
                  <c:v>23.848123608569534</c:v>
                </c:pt>
                <c:pt idx="500">
                  <c:v>0.53658149240074859</c:v>
                </c:pt>
                <c:pt idx="501">
                  <c:v>-17.353807418228794</c:v>
                </c:pt>
                <c:pt idx="502">
                  <c:v>-25.543159571177338</c:v>
                </c:pt>
                <c:pt idx="503">
                  <c:v>-28.893167316570828</c:v>
                </c:pt>
                <c:pt idx="504">
                  <c:v>-39.273040491665803</c:v>
                </c:pt>
                <c:pt idx="505">
                  <c:v>-39.984020104893581</c:v>
                </c:pt>
                <c:pt idx="506">
                  <c:v>-41.849142241072549</c:v>
                </c:pt>
                <c:pt idx="507">
                  <c:v>-45.573905967128233</c:v>
                </c:pt>
                <c:pt idx="508">
                  <c:v>-46.475435763679087</c:v>
                </c:pt>
                <c:pt idx="509">
                  <c:v>-50.225880392938485</c:v>
                </c:pt>
                <c:pt idx="510">
                  <c:v>-54.846596595186497</c:v>
                </c:pt>
                <c:pt idx="511">
                  <c:v>-55.063757582552931</c:v>
                </c:pt>
                <c:pt idx="512">
                  <c:v>-55.121300817706313</c:v>
                </c:pt>
                <c:pt idx="513">
                  <c:v>-53.485200813680784</c:v>
                </c:pt>
                <c:pt idx="514">
                  <c:v>-51.359622713850023</c:v>
                </c:pt>
                <c:pt idx="515">
                  <c:v>-47.50121203665082</c:v>
                </c:pt>
                <c:pt idx="516">
                  <c:v>-50.63180448030041</c:v>
                </c:pt>
                <c:pt idx="517">
                  <c:v>-54.345903948405805</c:v>
                </c:pt>
                <c:pt idx="518">
                  <c:v>-57.859955559699991</c:v>
                </c:pt>
                <c:pt idx="519">
                  <c:v>-62.812506410768123</c:v>
                </c:pt>
                <c:pt idx="520">
                  <c:v>-59.689180329688192</c:v>
                </c:pt>
                <c:pt idx="521">
                  <c:v>-62.307216955606741</c:v>
                </c:pt>
                <c:pt idx="522">
                  <c:v>-61.220203942951109</c:v>
                </c:pt>
                <c:pt idx="523">
                  <c:v>-60.002968401766488</c:v>
                </c:pt>
                <c:pt idx="524">
                  <c:v>-59.306241501038819</c:v>
                </c:pt>
                <c:pt idx="525">
                  <c:v>-59.322427848155229</c:v>
                </c:pt>
                <c:pt idx="526">
                  <c:v>-59.101758879505738</c:v>
                </c:pt>
                <c:pt idx="527">
                  <c:v>-59.797867095939537</c:v>
                </c:pt>
                <c:pt idx="528">
                  <c:v>-59.914850891738936</c:v>
                </c:pt>
                <c:pt idx="529">
                  <c:v>-59.993687087010677</c:v>
                </c:pt>
                <c:pt idx="530">
                  <c:v>-59.6268854512277</c:v>
                </c:pt>
                <c:pt idx="531">
                  <c:v>-58.652122389600066</c:v>
                </c:pt>
                <c:pt idx="532">
                  <c:v>-56.493761275867058</c:v>
                </c:pt>
                <c:pt idx="533">
                  <c:v>-52.789091046264765</c:v>
                </c:pt>
                <c:pt idx="534">
                  <c:v>-48.662676920397622</c:v>
                </c:pt>
                <c:pt idx="535">
                  <c:v>-47.073997855130131</c:v>
                </c:pt>
                <c:pt idx="536">
                  <c:v>-47.817751279484881</c:v>
                </c:pt>
                <c:pt idx="537">
                  <c:v>-49.816093416826462</c:v>
                </c:pt>
                <c:pt idx="538">
                  <c:v>-49.979706547868965</c:v>
                </c:pt>
                <c:pt idx="539">
                  <c:v>-46.377536629963089</c:v>
                </c:pt>
                <c:pt idx="540">
                  <c:v>-39.175832327542039</c:v>
                </c:pt>
                <c:pt idx="541">
                  <c:v>-29.363355182775052</c:v>
                </c:pt>
                <c:pt idx="542">
                  <c:v>-18.980973358280888</c:v>
                </c:pt>
                <c:pt idx="543">
                  <c:v>-10.5290368169834</c:v>
                </c:pt>
                <c:pt idx="544">
                  <c:v>-2.0596880837734752</c:v>
                </c:pt>
                <c:pt idx="545">
                  <c:v>7.4018154788681443</c:v>
                </c:pt>
                <c:pt idx="546">
                  <c:v>28.562980835548004</c:v>
                </c:pt>
                <c:pt idx="547">
                  <c:v>49.45757961561803</c:v>
                </c:pt>
                <c:pt idx="548">
                  <c:v>63.661349424078225</c:v>
                </c:pt>
                <c:pt idx="549">
                  <c:v>68.299813006420933</c:v>
                </c:pt>
                <c:pt idx="550">
                  <c:v>61.423562699056149</c:v>
                </c:pt>
                <c:pt idx="551">
                  <c:v>56.522422066214233</c:v>
                </c:pt>
                <c:pt idx="552">
                  <c:v>64.887015116354291</c:v>
                </c:pt>
                <c:pt idx="553">
                  <c:v>72.8798103581492</c:v>
                </c:pt>
                <c:pt idx="554">
                  <c:v>76.233537918310404</c:v>
                </c:pt>
                <c:pt idx="555">
                  <c:v>75.885665847739787</c:v>
                </c:pt>
                <c:pt idx="556">
                  <c:v>76.617894917917667</c:v>
                </c:pt>
                <c:pt idx="557">
                  <c:v>76.48729018929491</c:v>
                </c:pt>
                <c:pt idx="558">
                  <c:v>74.575889449894476</c:v>
                </c:pt>
                <c:pt idx="559">
                  <c:v>74.021605268904182</c:v>
                </c:pt>
                <c:pt idx="560">
                  <c:v>74.115380609740413</c:v>
                </c:pt>
                <c:pt idx="561">
                  <c:v>75.33384009165384</c:v>
                </c:pt>
                <c:pt idx="562">
                  <c:v>76.392271369710372</c:v>
                </c:pt>
                <c:pt idx="563">
                  <c:v>76.88124754798632</c:v>
                </c:pt>
                <c:pt idx="564">
                  <c:v>75.431909782039725</c:v>
                </c:pt>
                <c:pt idx="565">
                  <c:v>73.420592240108462</c:v>
                </c:pt>
                <c:pt idx="566">
                  <c:v>71.273297105688982</c:v>
                </c:pt>
                <c:pt idx="567">
                  <c:v>69.25404344097106</c:v>
                </c:pt>
                <c:pt idx="568">
                  <c:v>68.851895664058318</c:v>
                </c:pt>
                <c:pt idx="569">
                  <c:v>69.45221489875091</c:v>
                </c:pt>
                <c:pt idx="570">
                  <c:v>70.979429470094203</c:v>
                </c:pt>
                <c:pt idx="571">
                  <c:v>72.282150815885004</c:v>
                </c:pt>
                <c:pt idx="572">
                  <c:v>72.882459357543411</c:v>
                </c:pt>
                <c:pt idx="573">
                  <c:v>71.854941469091941</c:v>
                </c:pt>
                <c:pt idx="574">
                  <c:v>70.144661993194916</c:v>
                </c:pt>
                <c:pt idx="575">
                  <c:v>68.290937753218628</c:v>
                </c:pt>
                <c:pt idx="576">
                  <c:v>67.181707613655007</c:v>
                </c:pt>
                <c:pt idx="577">
                  <c:v>67.570259761258441</c:v>
                </c:pt>
                <c:pt idx="578">
                  <c:v>68.61643921627288</c:v>
                </c:pt>
                <c:pt idx="579">
                  <c:v>69.22647634574335</c:v>
                </c:pt>
                <c:pt idx="580">
                  <c:v>69.012758166119909</c:v>
                </c:pt>
                <c:pt idx="581">
                  <c:v>68.569286077082921</c:v>
                </c:pt>
                <c:pt idx="582">
                  <c:v>67.982729968052197</c:v>
                </c:pt>
                <c:pt idx="583">
                  <c:v>67.112313629596883</c:v>
                </c:pt>
                <c:pt idx="584">
                  <c:v>65.948187532971886</c:v>
                </c:pt>
                <c:pt idx="585">
                  <c:v>65.048051092284922</c:v>
                </c:pt>
                <c:pt idx="586">
                  <c:v>66.345422209170692</c:v>
                </c:pt>
                <c:pt idx="587">
                  <c:v>66.006627876146979</c:v>
                </c:pt>
                <c:pt idx="588">
                  <c:v>64.083001408971299</c:v>
                </c:pt>
                <c:pt idx="589">
                  <c:v>60.721014490781037</c:v>
                </c:pt>
                <c:pt idx="590">
                  <c:v>56.725213647243002</c:v>
                </c:pt>
                <c:pt idx="591">
                  <c:v>53.619705645526906</c:v>
                </c:pt>
                <c:pt idx="592">
                  <c:v>58.095687903205118</c:v>
                </c:pt>
                <c:pt idx="593">
                  <c:v>67.047556720479548</c:v>
                </c:pt>
                <c:pt idx="594">
                  <c:v>71.30168262494702</c:v>
                </c:pt>
                <c:pt idx="595">
                  <c:v>73.868770818806198</c:v>
                </c:pt>
                <c:pt idx="596">
                  <c:v>47.666358793733309</c:v>
                </c:pt>
                <c:pt idx="597">
                  <c:v>6.9424703498882723</c:v>
                </c:pt>
                <c:pt idx="598">
                  <c:v>-12.958886201189074</c:v>
                </c:pt>
                <c:pt idx="599">
                  <c:v>-26.278613874042307</c:v>
                </c:pt>
                <c:pt idx="600">
                  <c:v>-35.106188743634547</c:v>
                </c:pt>
                <c:pt idx="601">
                  <c:v>-39.879988880335866</c:v>
                </c:pt>
                <c:pt idx="602">
                  <c:v>-44.24615210155644</c:v>
                </c:pt>
                <c:pt idx="603">
                  <c:v>-49.188685471301234</c:v>
                </c:pt>
                <c:pt idx="604">
                  <c:v>-51.222415178823418</c:v>
                </c:pt>
                <c:pt idx="605">
                  <c:v>-51.381426618274972</c:v>
                </c:pt>
                <c:pt idx="606">
                  <c:v>-51.750282029756235</c:v>
                </c:pt>
                <c:pt idx="607">
                  <c:v>-53.102872662210856</c:v>
                </c:pt>
                <c:pt idx="608">
                  <c:v>-53.775743351617159</c:v>
                </c:pt>
                <c:pt idx="609">
                  <c:v>-53.871629614539309</c:v>
                </c:pt>
                <c:pt idx="610">
                  <c:v>-55.317718295244298</c:v>
                </c:pt>
                <c:pt idx="611">
                  <c:v>-55.406326816106542</c:v>
                </c:pt>
                <c:pt idx="612">
                  <c:v>-54.913077961143372</c:v>
                </c:pt>
                <c:pt idx="613">
                  <c:v>-53.611164755842921</c:v>
                </c:pt>
                <c:pt idx="614">
                  <c:v>-52.963872523679782</c:v>
                </c:pt>
                <c:pt idx="615">
                  <c:v>-52.646245456931084</c:v>
                </c:pt>
                <c:pt idx="616">
                  <c:v>-51.708185010389464</c:v>
                </c:pt>
                <c:pt idx="617">
                  <c:v>-51.28020005335442</c:v>
                </c:pt>
                <c:pt idx="618">
                  <c:v>-52.085737617520884</c:v>
                </c:pt>
                <c:pt idx="619">
                  <c:v>-52.685899491419725</c:v>
                </c:pt>
                <c:pt idx="620">
                  <c:v>-53.150274041393025</c:v>
                </c:pt>
                <c:pt idx="621">
                  <c:v>-53.630396179165224</c:v>
                </c:pt>
                <c:pt idx="622">
                  <c:v>-53.458595134085634</c:v>
                </c:pt>
                <c:pt idx="623">
                  <c:v>-53.856632086671738</c:v>
                </c:pt>
                <c:pt idx="624">
                  <c:v>-54.841758938438119</c:v>
                </c:pt>
                <c:pt idx="625">
                  <c:v>-54.97583920888745</c:v>
                </c:pt>
                <c:pt idx="626">
                  <c:v>-54.447294680458128</c:v>
                </c:pt>
                <c:pt idx="627">
                  <c:v>-53.211248007174362</c:v>
                </c:pt>
                <c:pt idx="628">
                  <c:v>-52.028027538137742</c:v>
                </c:pt>
                <c:pt idx="629">
                  <c:v>-52.840606631930228</c:v>
                </c:pt>
                <c:pt idx="630">
                  <c:v>-52.554985425477355</c:v>
                </c:pt>
                <c:pt idx="631">
                  <c:v>-51.564706016795576</c:v>
                </c:pt>
                <c:pt idx="632">
                  <c:v>-51.426716834982692</c:v>
                </c:pt>
                <c:pt idx="633">
                  <c:v>-50.985675615060167</c:v>
                </c:pt>
                <c:pt idx="634">
                  <c:v>-50.791533466287135</c:v>
                </c:pt>
                <c:pt idx="635">
                  <c:v>-49.278844443760484</c:v>
                </c:pt>
                <c:pt idx="636">
                  <c:v>-45.409359977789073</c:v>
                </c:pt>
                <c:pt idx="637">
                  <c:v>-40.122632833414805</c:v>
                </c:pt>
                <c:pt idx="638">
                  <c:v>-33.846849008123911</c:v>
                </c:pt>
                <c:pt idx="639">
                  <c:v>-27.533616390149135</c:v>
                </c:pt>
                <c:pt idx="640">
                  <c:v>-22.473927997261953</c:v>
                </c:pt>
                <c:pt idx="641">
                  <c:v>-17.231168912471677</c:v>
                </c:pt>
                <c:pt idx="642">
                  <c:v>-11.596613748841953</c:v>
                </c:pt>
                <c:pt idx="643">
                  <c:v>-4.3815681417412708</c:v>
                </c:pt>
                <c:pt idx="644">
                  <c:v>5.4940740904170768</c:v>
                </c:pt>
                <c:pt idx="645">
                  <c:v>14.996085598699564</c:v>
                </c:pt>
                <c:pt idx="646">
                  <c:v>21.991421563519427</c:v>
                </c:pt>
                <c:pt idx="647">
                  <c:v>28.389893898388117</c:v>
                </c:pt>
                <c:pt idx="648">
                  <c:v>36.366522809719619</c:v>
                </c:pt>
                <c:pt idx="649">
                  <c:v>46.918545793887155</c:v>
                </c:pt>
                <c:pt idx="650">
                  <c:v>60.128293991022367</c:v>
                </c:pt>
                <c:pt idx="651">
                  <c:v>68.642961635523619</c:v>
                </c:pt>
                <c:pt idx="652">
                  <c:v>71.192109285530918</c:v>
                </c:pt>
                <c:pt idx="653">
                  <c:v>69.852332318888244</c:v>
                </c:pt>
                <c:pt idx="654">
                  <c:v>68.061881238282098</c:v>
                </c:pt>
                <c:pt idx="655">
                  <c:v>69.241414735569009</c:v>
                </c:pt>
                <c:pt idx="656">
                  <c:v>76.249546791627324</c:v>
                </c:pt>
                <c:pt idx="657">
                  <c:v>84.092757763649701</c:v>
                </c:pt>
                <c:pt idx="658">
                  <c:v>82.218828337411551</c:v>
                </c:pt>
                <c:pt idx="659">
                  <c:v>77.42352491411485</c:v>
                </c:pt>
                <c:pt idx="660">
                  <c:v>72.904662139836162</c:v>
                </c:pt>
                <c:pt idx="661">
                  <c:v>71.704254609204497</c:v>
                </c:pt>
                <c:pt idx="662">
                  <c:v>72.038042081926292</c:v>
                </c:pt>
                <c:pt idx="663">
                  <c:v>73.426794716737604</c:v>
                </c:pt>
                <c:pt idx="664">
                  <c:v>73.71205731389378</c:v>
                </c:pt>
                <c:pt idx="665">
                  <c:v>73.990567615913534</c:v>
                </c:pt>
                <c:pt idx="666">
                  <c:v>74.298271999760715</c:v>
                </c:pt>
                <c:pt idx="667">
                  <c:v>74.449107279653347</c:v>
                </c:pt>
                <c:pt idx="668">
                  <c:v>74.042877162784976</c:v>
                </c:pt>
                <c:pt idx="669">
                  <c:v>72.759104228213801</c:v>
                </c:pt>
                <c:pt idx="670">
                  <c:v>72.140197025400369</c:v>
                </c:pt>
                <c:pt idx="671">
                  <c:v>71.354171645203962</c:v>
                </c:pt>
                <c:pt idx="672">
                  <c:v>72.248873389689436</c:v>
                </c:pt>
                <c:pt idx="673">
                  <c:v>72.229196553889935</c:v>
                </c:pt>
                <c:pt idx="674">
                  <c:v>71.933693708865917</c:v>
                </c:pt>
                <c:pt idx="675">
                  <c:v>71.765874996798374</c:v>
                </c:pt>
                <c:pt idx="676">
                  <c:v>70.986440917167783</c:v>
                </c:pt>
                <c:pt idx="677">
                  <c:v>70.223742381083724</c:v>
                </c:pt>
                <c:pt idx="678">
                  <c:v>69.417002615244783</c:v>
                </c:pt>
                <c:pt idx="679">
                  <c:v>68.80775227904472</c:v>
                </c:pt>
                <c:pt idx="680">
                  <c:v>67.511935416807674</c:v>
                </c:pt>
                <c:pt idx="681">
                  <c:v>66.50387614094285</c:v>
                </c:pt>
                <c:pt idx="682">
                  <c:v>64.392748297251075</c:v>
                </c:pt>
                <c:pt idx="683">
                  <c:v>62.582899223865091</c:v>
                </c:pt>
                <c:pt idx="684">
                  <c:v>62.143969671527259</c:v>
                </c:pt>
                <c:pt idx="685">
                  <c:v>62.261787696737102</c:v>
                </c:pt>
                <c:pt idx="686">
                  <c:v>64.510686386651571</c:v>
                </c:pt>
                <c:pt idx="687">
                  <c:v>64.839834810505707</c:v>
                </c:pt>
                <c:pt idx="688">
                  <c:v>63.935121595754161</c:v>
                </c:pt>
                <c:pt idx="689">
                  <c:v>58.705309699414506</c:v>
                </c:pt>
                <c:pt idx="690">
                  <c:v>48.623302305188275</c:v>
                </c:pt>
                <c:pt idx="691">
                  <c:v>37.299390793786912</c:v>
                </c:pt>
                <c:pt idx="692">
                  <c:v>23.026880230696026</c:v>
                </c:pt>
                <c:pt idx="693">
                  <c:v>7.2283150736161321</c:v>
                </c:pt>
                <c:pt idx="694">
                  <c:v>-1.3290216685641816</c:v>
                </c:pt>
                <c:pt idx="695">
                  <c:v>-11.418083698916449</c:v>
                </c:pt>
                <c:pt idx="696">
                  <c:v>-20.179380539657885</c:v>
                </c:pt>
                <c:pt idx="697">
                  <c:v>-22.711184921887675</c:v>
                </c:pt>
                <c:pt idx="698">
                  <c:v>-26.149914283433844</c:v>
                </c:pt>
                <c:pt idx="699">
                  <c:v>-29.305767555350155</c:v>
                </c:pt>
                <c:pt idx="700">
                  <c:v>-30.711591077739183</c:v>
                </c:pt>
                <c:pt idx="701">
                  <c:v>-31.36746042395378</c:v>
                </c:pt>
                <c:pt idx="702">
                  <c:v>-35.171369014277957</c:v>
                </c:pt>
                <c:pt idx="703">
                  <c:v>-38.291841369970264</c:v>
                </c:pt>
                <c:pt idx="704">
                  <c:v>-40.345338334805298</c:v>
                </c:pt>
                <c:pt idx="705">
                  <c:v>-45.08502249463551</c:v>
                </c:pt>
                <c:pt idx="706">
                  <c:v>-46.493541473599102</c:v>
                </c:pt>
                <c:pt idx="707">
                  <c:v>-47.196083970879457</c:v>
                </c:pt>
                <c:pt idx="708">
                  <c:v>-46.446362922164525</c:v>
                </c:pt>
                <c:pt idx="709">
                  <c:v>-45.164335891539174</c:v>
                </c:pt>
                <c:pt idx="710">
                  <c:v>-42.987177788440306</c:v>
                </c:pt>
                <c:pt idx="711">
                  <c:v>-41.523467283539794</c:v>
                </c:pt>
                <c:pt idx="712">
                  <c:v>-40.677903933027572</c:v>
                </c:pt>
                <c:pt idx="713">
                  <c:v>-39.977603864033888</c:v>
                </c:pt>
                <c:pt idx="714">
                  <c:v>-40.863627408462726</c:v>
                </c:pt>
                <c:pt idx="715">
                  <c:v>-43.029851669112389</c:v>
                </c:pt>
                <c:pt idx="716">
                  <c:v>-44.22603902064396</c:v>
                </c:pt>
                <c:pt idx="717">
                  <c:v>-46.031820512973788</c:v>
                </c:pt>
                <c:pt idx="718">
                  <c:v>-47.792388944871455</c:v>
                </c:pt>
                <c:pt idx="719">
                  <c:v>-48.893584408775716</c:v>
                </c:pt>
                <c:pt idx="720">
                  <c:v>-49.436410167791124</c:v>
                </c:pt>
                <c:pt idx="721">
                  <c:v>-49.042152523064715</c:v>
                </c:pt>
                <c:pt idx="722">
                  <c:v>-47.44194143903627</c:v>
                </c:pt>
                <c:pt idx="723">
                  <c:v>-44.030523525667689</c:v>
                </c:pt>
                <c:pt idx="724">
                  <c:v>-40.031334507043347</c:v>
                </c:pt>
                <c:pt idx="725">
                  <c:v>-37.140506131129875</c:v>
                </c:pt>
                <c:pt idx="726">
                  <c:v>-35.329924934806847</c:v>
                </c:pt>
                <c:pt idx="727">
                  <c:v>-36.193629371506567</c:v>
                </c:pt>
                <c:pt idx="728">
                  <c:v>-37.783947964924458</c:v>
                </c:pt>
                <c:pt idx="729">
                  <c:v>-40.091575912706816</c:v>
                </c:pt>
                <c:pt idx="730">
                  <c:v>-42.952288027407583</c:v>
                </c:pt>
                <c:pt idx="731">
                  <c:v>-43.731579312408599</c:v>
                </c:pt>
                <c:pt idx="732">
                  <c:v>-41.64405299591634</c:v>
                </c:pt>
                <c:pt idx="733">
                  <c:v>-37.432580647784569</c:v>
                </c:pt>
                <c:pt idx="734">
                  <c:v>-32.882018354658086</c:v>
                </c:pt>
                <c:pt idx="735">
                  <c:v>-28.558074622204984</c:v>
                </c:pt>
                <c:pt idx="736">
                  <c:v>-25.070965475019474</c:v>
                </c:pt>
                <c:pt idx="737">
                  <c:v>-21.839960988446734</c:v>
                </c:pt>
                <c:pt idx="738">
                  <c:v>-17.972018906624978</c:v>
                </c:pt>
                <c:pt idx="739">
                  <c:v>-12.365080112601184</c:v>
                </c:pt>
                <c:pt idx="740">
                  <c:v>-7.1725279634339776</c:v>
                </c:pt>
                <c:pt idx="741">
                  <c:v>-3.5002326663469119</c:v>
                </c:pt>
                <c:pt idx="742">
                  <c:v>5.7791913498319233E-2</c:v>
                </c:pt>
                <c:pt idx="743">
                  <c:v>3.5928539696030337</c:v>
                </c:pt>
                <c:pt idx="744">
                  <c:v>15.569131014260385</c:v>
                </c:pt>
                <c:pt idx="745">
                  <c:v>31.580985391125829</c:v>
                </c:pt>
                <c:pt idx="746">
                  <c:v>45.699025229779188</c:v>
                </c:pt>
                <c:pt idx="747">
                  <c:v>59.641753572528451</c:v>
                </c:pt>
                <c:pt idx="748">
                  <c:v>66.918138202397486</c:v>
                </c:pt>
                <c:pt idx="749">
                  <c:v>76.247359209141365</c:v>
                </c:pt>
                <c:pt idx="750">
                  <c:v>77.996911791520134</c:v>
                </c:pt>
                <c:pt idx="751">
                  <c:v>79.891095392123248</c:v>
                </c:pt>
                <c:pt idx="752">
                  <c:v>79.687900915869577</c:v>
                </c:pt>
                <c:pt idx="753">
                  <c:v>77.450975275017456</c:v>
                </c:pt>
                <c:pt idx="754">
                  <c:v>77.479724693069741</c:v>
                </c:pt>
                <c:pt idx="755">
                  <c:v>77.895795532374507</c:v>
                </c:pt>
                <c:pt idx="756">
                  <c:v>78.615773509568186</c:v>
                </c:pt>
                <c:pt idx="757">
                  <c:v>78.856505803272071</c:v>
                </c:pt>
                <c:pt idx="758">
                  <c:v>78.726635677502088</c:v>
                </c:pt>
                <c:pt idx="759">
                  <c:v>78.680048357870064</c:v>
                </c:pt>
                <c:pt idx="760">
                  <c:v>77.851552385546</c:v>
                </c:pt>
                <c:pt idx="761">
                  <c:v>76.49149921291658</c:v>
                </c:pt>
                <c:pt idx="762">
                  <c:v>73.967591955994166</c:v>
                </c:pt>
                <c:pt idx="763">
                  <c:v>72.15281892128975</c:v>
                </c:pt>
                <c:pt idx="764">
                  <c:v>70.431885930944659</c:v>
                </c:pt>
                <c:pt idx="765">
                  <c:v>69.737381846494387</c:v>
                </c:pt>
                <c:pt idx="766">
                  <c:v>69.781008019698945</c:v>
                </c:pt>
                <c:pt idx="767">
                  <c:v>70.430662759519208</c:v>
                </c:pt>
                <c:pt idx="768">
                  <c:v>70.761326106721583</c:v>
                </c:pt>
                <c:pt idx="769">
                  <c:v>70.264765046638232</c:v>
                </c:pt>
                <c:pt idx="770">
                  <c:v>68.677334106398376</c:v>
                </c:pt>
                <c:pt idx="771">
                  <c:v>66.984295722070399</c:v>
                </c:pt>
                <c:pt idx="772">
                  <c:v>66.049247876942019</c:v>
                </c:pt>
                <c:pt idx="773">
                  <c:v>65.554127926621135</c:v>
                </c:pt>
                <c:pt idx="774">
                  <c:v>65.417454725306769</c:v>
                </c:pt>
                <c:pt idx="775">
                  <c:v>66.044882383112167</c:v>
                </c:pt>
                <c:pt idx="776">
                  <c:v>65.972433694287432</c:v>
                </c:pt>
                <c:pt idx="777">
                  <c:v>65.337880119761707</c:v>
                </c:pt>
                <c:pt idx="778">
                  <c:v>63.580009988063779</c:v>
                </c:pt>
                <c:pt idx="779">
                  <c:v>64.066492289369862</c:v>
                </c:pt>
                <c:pt idx="780">
                  <c:v>63.838554403057564</c:v>
                </c:pt>
                <c:pt idx="781">
                  <c:v>65.731226674721981</c:v>
                </c:pt>
                <c:pt idx="782">
                  <c:v>66.54298040933142</c:v>
                </c:pt>
                <c:pt idx="783">
                  <c:v>64.887907912791604</c:v>
                </c:pt>
                <c:pt idx="784">
                  <c:v>62.669068975626793</c:v>
                </c:pt>
                <c:pt idx="785">
                  <c:v>57.48903288053998</c:v>
                </c:pt>
                <c:pt idx="786">
                  <c:v>45.618289925657422</c:v>
                </c:pt>
                <c:pt idx="787">
                  <c:v>30.098641618690184</c:v>
                </c:pt>
                <c:pt idx="788">
                  <c:v>8.850450244143051</c:v>
                </c:pt>
                <c:pt idx="789">
                  <c:v>-7.6494975214549896</c:v>
                </c:pt>
                <c:pt idx="790">
                  <c:v>-18.951711898130039</c:v>
                </c:pt>
                <c:pt idx="791">
                  <c:v>-21.299562317537095</c:v>
                </c:pt>
                <c:pt idx="792">
                  <c:v>-23.432479003482126</c:v>
                </c:pt>
                <c:pt idx="793">
                  <c:v>-27.308554874290866</c:v>
                </c:pt>
                <c:pt idx="794">
                  <c:v>-30.562257766761729</c:v>
                </c:pt>
                <c:pt idx="795">
                  <c:v>-34.11846777749988</c:v>
                </c:pt>
                <c:pt idx="796">
                  <c:v>-36.08520768569565</c:v>
                </c:pt>
                <c:pt idx="797">
                  <c:v>-35.620235818300344</c:v>
                </c:pt>
                <c:pt idx="798">
                  <c:v>-35.539820733961939</c:v>
                </c:pt>
                <c:pt idx="799">
                  <c:v>-36.117704133829506</c:v>
                </c:pt>
                <c:pt idx="800">
                  <c:v>-36.016041892381601</c:v>
                </c:pt>
                <c:pt idx="801">
                  <c:v>-35.302910769023114</c:v>
                </c:pt>
                <c:pt idx="802">
                  <c:v>-35.314069739581988</c:v>
                </c:pt>
                <c:pt idx="803">
                  <c:v>-34.730732235120655</c:v>
                </c:pt>
                <c:pt idx="804">
                  <c:v>-34.380649547855064</c:v>
                </c:pt>
                <c:pt idx="805">
                  <c:v>-34.933191206707917</c:v>
                </c:pt>
                <c:pt idx="806">
                  <c:v>-36.513340874007184</c:v>
                </c:pt>
                <c:pt idx="807">
                  <c:v>-39.033538313668053</c:v>
                </c:pt>
                <c:pt idx="808">
                  <c:v>-43.119106210040073</c:v>
                </c:pt>
                <c:pt idx="809">
                  <c:v>-47.28570363470746</c:v>
                </c:pt>
                <c:pt idx="810">
                  <c:v>-50.619974334639444</c:v>
                </c:pt>
                <c:pt idx="811">
                  <c:v>-50.272765555618655</c:v>
                </c:pt>
                <c:pt idx="812">
                  <c:v>-50.383615232024425</c:v>
                </c:pt>
                <c:pt idx="813">
                  <c:v>-46.954868410653276</c:v>
                </c:pt>
                <c:pt idx="814">
                  <c:v>-44.157448039733737</c:v>
                </c:pt>
                <c:pt idx="815">
                  <c:v>-39.016320121457916</c:v>
                </c:pt>
                <c:pt idx="816">
                  <c:v>-36.27267351573542</c:v>
                </c:pt>
                <c:pt idx="817">
                  <c:v>-36.054201052946816</c:v>
                </c:pt>
                <c:pt idx="818">
                  <c:v>-37.776744493948911</c:v>
                </c:pt>
                <c:pt idx="819">
                  <c:v>-41.04744406599859</c:v>
                </c:pt>
                <c:pt idx="820">
                  <c:v>-43.067508463130437</c:v>
                </c:pt>
                <c:pt idx="821">
                  <c:v>-44.447648947779307</c:v>
                </c:pt>
                <c:pt idx="822">
                  <c:v>-45.052668845234443</c:v>
                </c:pt>
                <c:pt idx="823">
                  <c:v>-42.256327493990455</c:v>
                </c:pt>
                <c:pt idx="824">
                  <c:v>-37.402768601529651</c:v>
                </c:pt>
                <c:pt idx="825">
                  <c:v>-31.86929650888105</c:v>
                </c:pt>
                <c:pt idx="826">
                  <c:v>-25.894302443772052</c:v>
                </c:pt>
                <c:pt idx="827">
                  <c:v>-20.66363889832353</c:v>
                </c:pt>
                <c:pt idx="828">
                  <c:v>-15.569773715307418</c:v>
                </c:pt>
                <c:pt idx="829">
                  <c:v>-11.452986852881006</c:v>
                </c:pt>
                <c:pt idx="830">
                  <c:v>-9.1834073934546403</c:v>
                </c:pt>
                <c:pt idx="831">
                  <c:v>-4.8531057330655063</c:v>
                </c:pt>
                <c:pt idx="832">
                  <c:v>0</c:v>
                </c:pt>
                <c:pt idx="833">
                  <c:v>5.9982014608605629</c:v>
                </c:pt>
                <c:pt idx="834">
                  <c:v>11.69913490752449</c:v>
                </c:pt>
                <c:pt idx="835">
                  <c:v>15.817844813277704</c:v>
                </c:pt>
                <c:pt idx="836">
                  <c:v>21.692163018603843</c:v>
                </c:pt>
                <c:pt idx="837">
                  <c:v>35.236621286635788</c:v>
                </c:pt>
                <c:pt idx="838">
                  <c:v>50.943873042076852</c:v>
                </c:pt>
                <c:pt idx="839">
                  <c:v>64.871124999337923</c:v>
                </c:pt>
                <c:pt idx="840">
                  <c:v>75.093514782182012</c:v>
                </c:pt>
                <c:pt idx="841">
                  <c:v>78.894567331949744</c:v>
                </c:pt>
                <c:pt idx="842">
                  <c:v>77.666958611055563</c:v>
                </c:pt>
                <c:pt idx="843">
                  <c:v>74.573531422242951</c:v>
                </c:pt>
                <c:pt idx="844">
                  <c:v>73.779076276441259</c:v>
                </c:pt>
                <c:pt idx="845">
                  <c:v>74.910732351414708</c:v>
                </c:pt>
                <c:pt idx="846">
                  <c:v>75.964686332012931</c:v>
                </c:pt>
                <c:pt idx="847">
                  <c:v>75.568039202522655</c:v>
                </c:pt>
                <c:pt idx="848">
                  <c:v>75.258951005233271</c:v>
                </c:pt>
                <c:pt idx="849">
                  <c:v>75.047052858579804</c:v>
                </c:pt>
                <c:pt idx="850">
                  <c:v>75.578343005191783</c:v>
                </c:pt>
                <c:pt idx="851">
                  <c:v>76.828537785203238</c:v>
                </c:pt>
                <c:pt idx="852">
                  <c:v>78.000556360277997</c:v>
                </c:pt>
                <c:pt idx="853">
                  <c:v>79.485533883380583</c:v>
                </c:pt>
                <c:pt idx="854">
                  <c:v>79.797404262998199</c:v>
                </c:pt>
                <c:pt idx="855">
                  <c:v>79.738814281396074</c:v>
                </c:pt>
                <c:pt idx="856">
                  <c:v>78.546993460961943</c:v>
                </c:pt>
                <c:pt idx="857">
                  <c:v>77.121358663677839</c:v>
                </c:pt>
                <c:pt idx="858">
                  <c:v>75.420495636286077</c:v>
                </c:pt>
                <c:pt idx="859">
                  <c:v>73.184491546187502</c:v>
                </c:pt>
                <c:pt idx="860">
                  <c:v>71.001046777940928</c:v>
                </c:pt>
                <c:pt idx="861">
                  <c:v>69.644993747529654</c:v>
                </c:pt>
                <c:pt idx="862">
                  <c:v>69.229290897615329</c:v>
                </c:pt>
                <c:pt idx="863">
                  <c:v>70.248033627515255</c:v>
                </c:pt>
                <c:pt idx="864">
                  <c:v>72.028151942361831</c:v>
                </c:pt>
                <c:pt idx="865">
                  <c:v>73.745246725329565</c:v>
                </c:pt>
                <c:pt idx="866">
                  <c:v>74.118415240258798</c:v>
                </c:pt>
                <c:pt idx="867">
                  <c:v>73.950146669573911</c:v>
                </c:pt>
                <c:pt idx="868">
                  <c:v>71.659914411426797</c:v>
                </c:pt>
                <c:pt idx="869">
                  <c:v>68.463593949787509</c:v>
                </c:pt>
                <c:pt idx="870">
                  <c:v>66.237117021047169</c:v>
                </c:pt>
                <c:pt idx="871">
                  <c:v>66.617834527908542</c:v>
                </c:pt>
                <c:pt idx="872">
                  <c:v>67.640284081185882</c:v>
                </c:pt>
                <c:pt idx="873">
                  <c:v>69.738938537872642</c:v>
                </c:pt>
                <c:pt idx="874">
                  <c:v>68.175478930681976</c:v>
                </c:pt>
                <c:pt idx="875">
                  <c:v>52.415128072300725</c:v>
                </c:pt>
                <c:pt idx="876">
                  <c:v>34.89616349313382</c:v>
                </c:pt>
                <c:pt idx="877">
                  <c:v>15.266895498899194</c:v>
                </c:pt>
                <c:pt idx="878">
                  <c:v>4.2951071907047247</c:v>
                </c:pt>
                <c:pt idx="879">
                  <c:v>5.1012691379546578</c:v>
                </c:pt>
                <c:pt idx="880">
                  <c:v>2.9211320121878428</c:v>
                </c:pt>
                <c:pt idx="881">
                  <c:v>-3.1593894925887827</c:v>
                </c:pt>
                <c:pt idx="882">
                  <c:v>-7.4506821026697105</c:v>
                </c:pt>
                <c:pt idx="883">
                  <c:v>-13.406591874137842</c:v>
                </c:pt>
                <c:pt idx="884">
                  <c:v>-21.261640501380626</c:v>
                </c:pt>
                <c:pt idx="885">
                  <c:v>-28.112295818675509</c:v>
                </c:pt>
                <c:pt idx="886">
                  <c:v>-32.878882537372043</c:v>
                </c:pt>
                <c:pt idx="887">
                  <c:v>-34.726324108433808</c:v>
                </c:pt>
                <c:pt idx="888">
                  <c:v>-36.247834822898639</c:v>
                </c:pt>
                <c:pt idx="889">
                  <c:v>-37.60949891959207</c:v>
                </c:pt>
                <c:pt idx="890">
                  <c:v>-37.131650933435196</c:v>
                </c:pt>
                <c:pt idx="891">
                  <c:v>-35.724563549408025</c:v>
                </c:pt>
                <c:pt idx="892">
                  <c:v>-34.386139990635847</c:v>
                </c:pt>
                <c:pt idx="893">
                  <c:v>-35.404857488183445</c:v>
                </c:pt>
                <c:pt idx="894">
                  <c:v>-37.947211597680159</c:v>
                </c:pt>
                <c:pt idx="895">
                  <c:v>-39.388827378231262</c:v>
                </c:pt>
                <c:pt idx="896">
                  <c:v>-39.329141198235469</c:v>
                </c:pt>
                <c:pt idx="897">
                  <c:v>-38.243811681372208</c:v>
                </c:pt>
                <c:pt idx="898">
                  <c:v>-37.567761828228569</c:v>
                </c:pt>
                <c:pt idx="899">
                  <c:v>-37.063964283809177</c:v>
                </c:pt>
                <c:pt idx="900">
                  <c:v>-37.844321364024154</c:v>
                </c:pt>
                <c:pt idx="901">
                  <c:v>-40.040099579598333</c:v>
                </c:pt>
                <c:pt idx="902">
                  <c:v>-42.074062035425108</c:v>
                </c:pt>
                <c:pt idx="903">
                  <c:v>-44.504337825843521</c:v>
                </c:pt>
                <c:pt idx="904">
                  <c:v>-46.603878592939594</c:v>
                </c:pt>
                <c:pt idx="905">
                  <c:v>-47.951608022135304</c:v>
                </c:pt>
                <c:pt idx="906">
                  <c:v>-48.604384137690509</c:v>
                </c:pt>
                <c:pt idx="907">
                  <c:v>-48.247755386431344</c:v>
                </c:pt>
                <c:pt idx="908">
                  <c:v>-47.389191427440117</c:v>
                </c:pt>
                <c:pt idx="909">
                  <c:v>-46.154064584429037</c:v>
                </c:pt>
                <c:pt idx="910">
                  <c:v>-43.45423264409429</c:v>
                </c:pt>
                <c:pt idx="911">
                  <c:v>-39.571145009362183</c:v>
                </c:pt>
                <c:pt idx="912">
                  <c:v>-36.097504274832154</c:v>
                </c:pt>
                <c:pt idx="913">
                  <c:v>-34.810388985408551</c:v>
                </c:pt>
                <c:pt idx="914">
                  <c:v>-36.44726664292866</c:v>
                </c:pt>
                <c:pt idx="915">
                  <c:v>-39.052636014755514</c:v>
                </c:pt>
                <c:pt idx="916">
                  <c:v>-42.210584418276447</c:v>
                </c:pt>
                <c:pt idx="917">
                  <c:v>-46.381474149783827</c:v>
                </c:pt>
                <c:pt idx="918">
                  <c:v>-48.66393351199612</c:v>
                </c:pt>
                <c:pt idx="919">
                  <c:v>-48.36309114798923</c:v>
                </c:pt>
                <c:pt idx="920">
                  <c:v>-46.057385193038826</c:v>
                </c:pt>
                <c:pt idx="921">
                  <c:v>-41.724904579670849</c:v>
                </c:pt>
                <c:pt idx="922">
                  <c:v>-36.686913431061271</c:v>
                </c:pt>
                <c:pt idx="923">
                  <c:v>-32.644024590188046</c:v>
                </c:pt>
                <c:pt idx="924">
                  <c:v>-28.604081931951821</c:v>
                </c:pt>
                <c:pt idx="925">
                  <c:v>-25.174067977650328</c:v>
                </c:pt>
                <c:pt idx="926">
                  <c:v>-20.789016484567139</c:v>
                </c:pt>
                <c:pt idx="927">
                  <c:v>-13.973254045416738</c:v>
                </c:pt>
                <c:pt idx="928">
                  <c:v>-4.3722721073124848</c:v>
                </c:pt>
                <c:pt idx="929">
                  <c:v>12.553120692144278</c:v>
                </c:pt>
                <c:pt idx="930">
                  <c:v>26.134013931019393</c:v>
                </c:pt>
                <c:pt idx="931">
                  <c:v>39.940965168929566</c:v>
                </c:pt>
                <c:pt idx="932">
                  <c:v>47.066223759041172</c:v>
                </c:pt>
                <c:pt idx="933">
                  <c:v>44.086042246681849</c:v>
                </c:pt>
                <c:pt idx="934">
                  <c:v>37.557509946958945</c:v>
                </c:pt>
                <c:pt idx="935">
                  <c:v>40.843276844688475</c:v>
                </c:pt>
                <c:pt idx="936">
                  <c:v>51.821824594249264</c:v>
                </c:pt>
                <c:pt idx="937">
                  <c:v>61.454395841120551</c:v>
                </c:pt>
                <c:pt idx="938">
                  <c:v>68.397207942067737</c:v>
                </c:pt>
                <c:pt idx="939">
                  <c:v>71.628022705973962</c:v>
                </c:pt>
                <c:pt idx="940">
                  <c:v>71.812430796700127</c:v>
                </c:pt>
                <c:pt idx="941">
                  <c:v>73.267734502431324</c:v>
                </c:pt>
                <c:pt idx="942">
                  <c:v>77.448419076337899</c:v>
                </c:pt>
                <c:pt idx="943">
                  <c:v>80.758338994986048</c:v>
                </c:pt>
                <c:pt idx="944">
                  <c:v>78.641906348041445</c:v>
                </c:pt>
                <c:pt idx="945">
                  <c:v>77.75586366265938</c:v>
                </c:pt>
                <c:pt idx="946">
                  <c:v>79.27748305615367</c:v>
                </c:pt>
                <c:pt idx="947">
                  <c:v>81.490255725530133</c:v>
                </c:pt>
                <c:pt idx="948">
                  <c:v>83.712482844680949</c:v>
                </c:pt>
                <c:pt idx="949">
                  <c:v>83.911491946402194</c:v>
                </c:pt>
                <c:pt idx="950">
                  <c:v>82.287100990449645</c:v>
                </c:pt>
                <c:pt idx="951">
                  <c:v>80.441692080805453</c:v>
                </c:pt>
                <c:pt idx="952">
                  <c:v>77.5395169053117</c:v>
                </c:pt>
                <c:pt idx="953">
                  <c:v>75.3355983173591</c:v>
                </c:pt>
                <c:pt idx="954">
                  <c:v>73.898246834656632</c:v>
                </c:pt>
                <c:pt idx="955">
                  <c:v>73.805024603807126</c:v>
                </c:pt>
                <c:pt idx="956">
                  <c:v>75.554788673985612</c:v>
                </c:pt>
                <c:pt idx="957">
                  <c:v>76.70317911756689</c:v>
                </c:pt>
                <c:pt idx="958">
                  <c:v>75.71186128689871</c:v>
                </c:pt>
                <c:pt idx="959">
                  <c:v>74.701071076583531</c:v>
                </c:pt>
                <c:pt idx="960">
                  <c:v>71.802060236374544</c:v>
                </c:pt>
                <c:pt idx="961">
                  <c:v>69.546801657734449</c:v>
                </c:pt>
                <c:pt idx="962">
                  <c:v>68.399531870809724</c:v>
                </c:pt>
                <c:pt idx="963">
                  <c:v>67.906498916379391</c:v>
                </c:pt>
                <c:pt idx="964">
                  <c:v>68.339314252226572</c:v>
                </c:pt>
                <c:pt idx="965">
                  <c:v>66.668577131044387</c:v>
                </c:pt>
                <c:pt idx="966">
                  <c:v>64.186844030220442</c:v>
                </c:pt>
                <c:pt idx="967">
                  <c:v>60.67927713975056</c:v>
                </c:pt>
                <c:pt idx="968">
                  <c:v>58.803264923833076</c:v>
                </c:pt>
                <c:pt idx="969">
                  <c:v>56.765353326355608</c:v>
                </c:pt>
                <c:pt idx="970">
                  <c:v>56.589683542532867</c:v>
                </c:pt>
                <c:pt idx="971">
                  <c:v>57.835746546249737</c:v>
                </c:pt>
                <c:pt idx="972">
                  <c:v>59.755076313459092</c:v>
                </c:pt>
                <c:pt idx="973">
                  <c:v>62.096163071290533</c:v>
                </c:pt>
                <c:pt idx="974">
                  <c:v>63.500706806711136</c:v>
                </c:pt>
                <c:pt idx="975">
                  <c:v>57.519110015647541</c:v>
                </c:pt>
                <c:pt idx="976">
                  <c:v>39.49541405777488</c:v>
                </c:pt>
                <c:pt idx="977">
                  <c:v>16.320383360925103</c:v>
                </c:pt>
                <c:pt idx="978">
                  <c:v>-6.8444311779313649</c:v>
                </c:pt>
                <c:pt idx="979">
                  <c:v>-17.029992957471144</c:v>
                </c:pt>
                <c:pt idx="980">
                  <c:v>-31.405451209553153</c:v>
                </c:pt>
                <c:pt idx="981">
                  <c:v>-42.495324479329767</c:v>
                </c:pt>
                <c:pt idx="982">
                  <c:v>-48.468195383823591</c:v>
                </c:pt>
                <c:pt idx="983">
                  <c:v>-48.486490009489629</c:v>
                </c:pt>
                <c:pt idx="984">
                  <c:v>-43.342759856852851</c:v>
                </c:pt>
                <c:pt idx="985">
                  <c:v>-41.5812536062544</c:v>
                </c:pt>
                <c:pt idx="986">
                  <c:v>-42.406069171575396</c:v>
                </c:pt>
                <c:pt idx="987">
                  <c:v>-44.667680481115077</c:v>
                </c:pt>
                <c:pt idx="988">
                  <c:v>-50.289008433909082</c:v>
                </c:pt>
                <c:pt idx="989">
                  <c:v>-52.638040852077189</c:v>
                </c:pt>
                <c:pt idx="990">
                  <c:v>-52.78366407728543</c:v>
                </c:pt>
                <c:pt idx="991">
                  <c:v>-53.637584389143647</c:v>
                </c:pt>
                <c:pt idx="992">
                  <c:v>-52.275309621300472</c:v>
                </c:pt>
                <c:pt idx="993">
                  <c:v>-49.219217340585779</c:v>
                </c:pt>
                <c:pt idx="994">
                  <c:v>-46.735131245061496</c:v>
                </c:pt>
                <c:pt idx="995">
                  <c:v>-44.024454897851626</c:v>
                </c:pt>
                <c:pt idx="996">
                  <c:v>-42.260855074629099</c:v>
                </c:pt>
                <c:pt idx="997">
                  <c:v>-42.024523134319359</c:v>
                </c:pt>
              </c:numCache>
            </c:numRef>
          </c:val>
          <c:smooth val="0"/>
          <c:extLst>
            <c:ext xmlns:c16="http://schemas.microsoft.com/office/drawing/2014/chart" uri="{C3380CC4-5D6E-409C-BE32-E72D297353CC}">
              <c16:uniqueId val="{00000002-DC83-4756-B0E1-280E9104D733}"/>
            </c:ext>
          </c:extLst>
        </c:ser>
        <c:dLbls>
          <c:showLegendKey val="0"/>
          <c:showVal val="0"/>
          <c:showCatName val="0"/>
          <c:showSerName val="0"/>
          <c:showPercent val="0"/>
          <c:showBubbleSize val="0"/>
        </c:dLbls>
        <c:smooth val="0"/>
        <c:axId val="717505640"/>
        <c:axId val="717505312"/>
      </c:lineChart>
      <c:catAx>
        <c:axId val="71750564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312"/>
        <c:crosses val="autoZero"/>
        <c:auto val="1"/>
        <c:lblAlgn val="ctr"/>
        <c:lblOffset val="100"/>
        <c:noMultiLvlLbl val="0"/>
      </c:catAx>
      <c:valAx>
        <c:axId val="71750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7505640"/>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Action1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'[fusion test.xlsx]Sheet1'!$O$1</c:f>
              <c:strCache>
                <c:ptCount val="1"/>
                <c:pt idx="0">
                  <c:v>X_accel</c:v>
                </c:pt>
              </c:strCache>
            </c:strRef>
          </c:tx>
          <c:spPr>
            <a:ln w="28575" cap="rnd">
              <a:solidFill>
                <a:schemeClr val="accent1"/>
              </a:solidFill>
              <a:round/>
            </a:ln>
            <a:effectLst/>
          </c:spPr>
          <c:marker>
            <c:symbol val="none"/>
          </c:marker>
          <c:val>
            <c:numRef>
              <c:f>'[fusion test.xlsx]Sheet1'!$O$2:$O$691</c:f>
              <c:numCache>
                <c:formatCode>General</c:formatCode>
                <c:ptCount val="690"/>
                <c:pt idx="0">
                  <c:v>-1.2879829791759501</c:v>
                </c:pt>
                <c:pt idx="1">
                  <c:v>-1.5894461008965599</c:v>
                </c:pt>
                <c:pt idx="2">
                  <c:v>1.5473277083222401</c:v>
                </c:pt>
                <c:pt idx="3">
                  <c:v>0.48966578120143001</c:v>
                </c:pt>
                <c:pt idx="4">
                  <c:v>-1.06703804178844</c:v>
                </c:pt>
                <c:pt idx="5">
                  <c:v>1.7357934482896999</c:v>
                </c:pt>
                <c:pt idx="6">
                  <c:v>2.6369310367746901</c:v>
                </c:pt>
                <c:pt idx="7">
                  <c:v>0.90234836776715399</c:v>
                </c:pt>
                <c:pt idx="8">
                  <c:v>-1.0159805390947401</c:v>
                </c:pt>
                <c:pt idx="9">
                  <c:v>-7.7812720855091597E-2</c:v>
                </c:pt>
                <c:pt idx="10">
                  <c:v>0.17149646945476399</c:v>
                </c:pt>
                <c:pt idx="11">
                  <c:v>1.60539322174724</c:v>
                </c:pt>
                <c:pt idx="12">
                  <c:v>4.0065390614899004</c:v>
                </c:pt>
                <c:pt idx="13">
                  <c:v>1.9682255332951999</c:v>
                </c:pt>
                <c:pt idx="14">
                  <c:v>2.7990174480410399</c:v>
                </c:pt>
                <c:pt idx="15">
                  <c:v>4.43002441261401</c:v>
                </c:pt>
                <c:pt idx="16">
                  <c:v>3.9440017509721299</c:v>
                </c:pt>
                <c:pt idx="17">
                  <c:v>2.3636549728607799</c:v>
                </c:pt>
                <c:pt idx="18">
                  <c:v>3.3672931666535399</c:v>
                </c:pt>
                <c:pt idx="19">
                  <c:v>1.24285466970422</c:v>
                </c:pt>
                <c:pt idx="20">
                  <c:v>0.72175941237083696</c:v>
                </c:pt>
                <c:pt idx="21">
                  <c:v>0.98497032811434004</c:v>
                </c:pt>
                <c:pt idx="22">
                  <c:v>7.10938118520896E-2</c:v>
                </c:pt>
                <c:pt idx="23">
                  <c:v>1.16144768863338</c:v>
                </c:pt>
                <c:pt idx="24">
                  <c:v>-0.62192878057845102</c:v>
                </c:pt>
                <c:pt idx="25">
                  <c:v>-1.94467952378846</c:v>
                </c:pt>
                <c:pt idx="26">
                  <c:v>-3.1001416424855499</c:v>
                </c:pt>
                <c:pt idx="27">
                  <c:v>-1.33879894155071</c:v>
                </c:pt>
                <c:pt idx="28">
                  <c:v>0.75179424360229796</c:v>
                </c:pt>
                <c:pt idx="29">
                  <c:v>9.5771829644264395E-2</c:v>
                </c:pt>
                <c:pt idx="30">
                  <c:v>-1.67742643966398</c:v>
                </c:pt>
                <c:pt idx="31">
                  <c:v>-2.8209554040752698</c:v>
                </c:pt>
                <c:pt idx="32">
                  <c:v>-4.9424757485466397</c:v>
                </c:pt>
                <c:pt idx="33">
                  <c:v>1.7709925533008</c:v>
                </c:pt>
                <c:pt idx="34">
                  <c:v>4.3372292459048799E-2</c:v>
                </c:pt>
                <c:pt idx="35">
                  <c:v>-2.2987854562944499</c:v>
                </c:pt>
                <c:pt idx="36">
                  <c:v>-1.0983443520853899</c:v>
                </c:pt>
                <c:pt idx="37">
                  <c:v>2.8078252046048999</c:v>
                </c:pt>
                <c:pt idx="38">
                  <c:v>5.03865218569298</c:v>
                </c:pt>
                <c:pt idx="39">
                  <c:v>4.24624224465009</c:v>
                </c:pt>
                <c:pt idx="40">
                  <c:v>-0.61426197046384601</c:v>
                </c:pt>
                <c:pt idx="41">
                  <c:v>-0.24270022938546101</c:v>
                </c:pt>
                <c:pt idx="42">
                  <c:v>1.30915468220167</c:v>
                </c:pt>
                <c:pt idx="43">
                  <c:v>3.3351150988604199</c:v>
                </c:pt>
                <c:pt idx="44">
                  <c:v>5.4276471150945502</c:v>
                </c:pt>
                <c:pt idx="45">
                  <c:v>6.8009537134119897</c:v>
                </c:pt>
                <c:pt idx="46">
                  <c:v>11.3109229692363</c:v>
                </c:pt>
                <c:pt idx="47">
                  <c:v>12.557364545245999</c:v>
                </c:pt>
                <c:pt idx="48">
                  <c:v>10.8484876515296</c:v>
                </c:pt>
                <c:pt idx="49">
                  <c:v>8.5102982106878304</c:v>
                </c:pt>
                <c:pt idx="50">
                  <c:v>16.629839909786199</c:v>
                </c:pt>
                <c:pt idx="51">
                  <c:v>15.6944763320954</c:v>
                </c:pt>
                <c:pt idx="52">
                  <c:v>20.763489658887298</c:v>
                </c:pt>
                <c:pt idx="53">
                  <c:v>19.195978005727</c:v>
                </c:pt>
                <c:pt idx="54">
                  <c:v>12.6570888124295</c:v>
                </c:pt>
                <c:pt idx="55">
                  <c:v>14.203557721208799</c:v>
                </c:pt>
                <c:pt idx="56">
                  <c:v>15.883482840225099</c:v>
                </c:pt>
                <c:pt idx="57">
                  <c:v>17.758748968536199</c:v>
                </c:pt>
                <c:pt idx="58">
                  <c:v>19.065959298540299</c:v>
                </c:pt>
                <c:pt idx="59">
                  <c:v>18.043968056597201</c:v>
                </c:pt>
                <c:pt idx="60">
                  <c:v>14.515567504135699</c:v>
                </c:pt>
                <c:pt idx="61">
                  <c:v>16.199133819625199</c:v>
                </c:pt>
                <c:pt idx="62">
                  <c:v>22.166800219961502</c:v>
                </c:pt>
                <c:pt idx="63">
                  <c:v>24.425328582791</c:v>
                </c:pt>
                <c:pt idx="64">
                  <c:v>25.774578549834398</c:v>
                </c:pt>
                <c:pt idx="65">
                  <c:v>25.069563359762402</c:v>
                </c:pt>
                <c:pt idx="66">
                  <c:v>19.3097289069411</c:v>
                </c:pt>
                <c:pt idx="67">
                  <c:v>18.947683765275201</c:v>
                </c:pt>
                <c:pt idx="68">
                  <c:v>20.479264182195401</c:v>
                </c:pt>
                <c:pt idx="69">
                  <c:v>21.658031430893601</c:v>
                </c:pt>
                <c:pt idx="70">
                  <c:v>21.805182675909101</c:v>
                </c:pt>
                <c:pt idx="71">
                  <c:v>18.976482351438101</c:v>
                </c:pt>
                <c:pt idx="72">
                  <c:v>17.9807861145473</c:v>
                </c:pt>
                <c:pt idx="73">
                  <c:v>15.336760158816199</c:v>
                </c:pt>
                <c:pt idx="74">
                  <c:v>17.519554375526099</c:v>
                </c:pt>
                <c:pt idx="75">
                  <c:v>17.4003731050644</c:v>
                </c:pt>
                <c:pt idx="76">
                  <c:v>19.843060955706399</c:v>
                </c:pt>
                <c:pt idx="77">
                  <c:v>24.1982111967883</c:v>
                </c:pt>
                <c:pt idx="78">
                  <c:v>19.868574689059699</c:v>
                </c:pt>
                <c:pt idx="79">
                  <c:v>16.585027074791501</c:v>
                </c:pt>
                <c:pt idx="80">
                  <c:v>14.8263509646945</c:v>
                </c:pt>
                <c:pt idx="81">
                  <c:v>18.594254506552701</c:v>
                </c:pt>
                <c:pt idx="82">
                  <c:v>16.048158960298199</c:v>
                </c:pt>
                <c:pt idx="83">
                  <c:v>8.0272448437549002</c:v>
                </c:pt>
                <c:pt idx="84">
                  <c:v>7.43396135249401</c:v>
                </c:pt>
                <c:pt idx="85">
                  <c:v>8.9613293030531693</c:v>
                </c:pt>
                <c:pt idx="86">
                  <c:v>7.3777964894106098</c:v>
                </c:pt>
                <c:pt idx="87">
                  <c:v>7.0533878918035802</c:v>
                </c:pt>
                <c:pt idx="88">
                  <c:v>7.9919565078322998</c:v>
                </c:pt>
                <c:pt idx="89">
                  <c:v>5.9297438424103897</c:v>
                </c:pt>
                <c:pt idx="90">
                  <c:v>1.7021982434601901</c:v>
                </c:pt>
                <c:pt idx="91">
                  <c:v>-1.5296748289084601</c:v>
                </c:pt>
                <c:pt idx="92">
                  <c:v>-2.5543993633526298</c:v>
                </c:pt>
                <c:pt idx="93">
                  <c:v>-3.20212785471763</c:v>
                </c:pt>
                <c:pt idx="94">
                  <c:v>-0.85239667382972495</c:v>
                </c:pt>
                <c:pt idx="95">
                  <c:v>0.36408171037404102</c:v>
                </c:pt>
                <c:pt idx="96">
                  <c:v>-0.11858653723793899</c:v>
                </c:pt>
                <c:pt idx="97">
                  <c:v>-3.8149000564025402</c:v>
                </c:pt>
                <c:pt idx="98">
                  <c:v>-3.3552285055029101</c:v>
                </c:pt>
                <c:pt idx="99">
                  <c:v>-1.7327809441822899</c:v>
                </c:pt>
                <c:pt idx="100">
                  <c:v>-0.305012857288886</c:v>
                </c:pt>
                <c:pt idx="101">
                  <c:v>2.3336242960695199</c:v>
                </c:pt>
                <c:pt idx="102">
                  <c:v>2.8502951339917399</c:v>
                </c:pt>
                <c:pt idx="103">
                  <c:v>2.8781632460365598</c:v>
                </c:pt>
                <c:pt idx="104">
                  <c:v>2.69462201665596</c:v>
                </c:pt>
                <c:pt idx="105">
                  <c:v>2.8565343061352002</c:v>
                </c:pt>
                <c:pt idx="106">
                  <c:v>2.7546578933313102</c:v>
                </c:pt>
                <c:pt idx="107">
                  <c:v>2.5467382142666199</c:v>
                </c:pt>
                <c:pt idx="108">
                  <c:v>0.42360755186438798</c:v>
                </c:pt>
                <c:pt idx="109">
                  <c:v>-7.1403756894712904</c:v>
                </c:pt>
                <c:pt idx="110">
                  <c:v>-1.6867197827857401</c:v>
                </c:pt>
                <c:pt idx="111">
                  <c:v>-4.9479023853211697</c:v>
                </c:pt>
                <c:pt idx="112">
                  <c:v>-15.177066264848699</c:v>
                </c:pt>
                <c:pt idx="113">
                  <c:v>-15.4025922056683</c:v>
                </c:pt>
                <c:pt idx="114">
                  <c:v>-15.143718362662501</c:v>
                </c:pt>
                <c:pt idx="115">
                  <c:v>-17.102075048776999</c:v>
                </c:pt>
                <c:pt idx="116">
                  <c:v>-18.347102991661501</c:v>
                </c:pt>
                <c:pt idx="117">
                  <c:v>-16.491733430627299</c:v>
                </c:pt>
                <c:pt idx="118">
                  <c:v>-17.036559428761901</c:v>
                </c:pt>
                <c:pt idx="119">
                  <c:v>-17.868260226837499</c:v>
                </c:pt>
                <c:pt idx="120">
                  <c:v>-18.256732338094299</c:v>
                </c:pt>
                <c:pt idx="121">
                  <c:v>-17.949697153422601</c:v>
                </c:pt>
                <c:pt idx="122">
                  <c:v>-16.838772217052</c:v>
                </c:pt>
                <c:pt idx="123">
                  <c:v>-15.7167134160412</c:v>
                </c:pt>
                <c:pt idx="124">
                  <c:v>-13.2117131000636</c:v>
                </c:pt>
                <c:pt idx="125">
                  <c:v>-14.101169948699599</c:v>
                </c:pt>
                <c:pt idx="126">
                  <c:v>-18.5189997937504</c:v>
                </c:pt>
                <c:pt idx="127">
                  <c:v>-21.307502611495501</c:v>
                </c:pt>
                <c:pt idx="128">
                  <c:v>-21.133596799287901</c:v>
                </c:pt>
                <c:pt idx="129">
                  <c:v>-21.538936339785899</c:v>
                </c:pt>
                <c:pt idx="130">
                  <c:v>-21.972525364941301</c:v>
                </c:pt>
                <c:pt idx="131">
                  <c:v>-22.634643076085801</c:v>
                </c:pt>
                <c:pt idx="132">
                  <c:v>-25.488466234162001</c:v>
                </c:pt>
                <c:pt idx="133">
                  <c:v>-25.642665107437299</c:v>
                </c:pt>
                <c:pt idx="134">
                  <c:v>-25.7974239122432</c:v>
                </c:pt>
                <c:pt idx="135">
                  <c:v>-24.219702922662499</c:v>
                </c:pt>
                <c:pt idx="136">
                  <c:v>-24.202998105395299</c:v>
                </c:pt>
                <c:pt idx="137">
                  <c:v>-29.954538154441199</c:v>
                </c:pt>
                <c:pt idx="138">
                  <c:v>-35.496428856042598</c:v>
                </c:pt>
                <c:pt idx="139">
                  <c:v>-29.602196439276199</c:v>
                </c:pt>
                <c:pt idx="140">
                  <c:v>-25.397041150662702</c:v>
                </c:pt>
                <c:pt idx="141">
                  <c:v>-27.456757872765401</c:v>
                </c:pt>
                <c:pt idx="142">
                  <c:v>-34.419658795097497</c:v>
                </c:pt>
                <c:pt idx="143">
                  <c:v>-31.321159074000999</c:v>
                </c:pt>
                <c:pt idx="144">
                  <c:v>-39.535567998612002</c:v>
                </c:pt>
                <c:pt idx="145">
                  <c:v>-47.6562033794226</c:v>
                </c:pt>
                <c:pt idx="146">
                  <c:v>-6.5890420016881901</c:v>
                </c:pt>
                <c:pt idx="147">
                  <c:v>-36.760244799053901</c:v>
                </c:pt>
                <c:pt idx="148">
                  <c:v>-53.692142540976199</c:v>
                </c:pt>
                <c:pt idx="149">
                  <c:v>-46.061379522893397</c:v>
                </c:pt>
                <c:pt idx="150">
                  <c:v>7.7793815581925001</c:v>
                </c:pt>
                <c:pt idx="151">
                  <c:v>15.5928132279374</c:v>
                </c:pt>
                <c:pt idx="152">
                  <c:v>15.451862626492</c:v>
                </c:pt>
                <c:pt idx="153">
                  <c:v>14.177472730398801</c:v>
                </c:pt>
                <c:pt idx="154">
                  <c:v>13.9450025018532</c:v>
                </c:pt>
                <c:pt idx="155">
                  <c:v>17.570646933944801</c:v>
                </c:pt>
                <c:pt idx="156">
                  <c:v>19.237026743176699</c:v>
                </c:pt>
                <c:pt idx="157">
                  <c:v>19.432160827999901</c:v>
                </c:pt>
                <c:pt idx="158">
                  <c:v>19.126343263653901</c:v>
                </c:pt>
                <c:pt idx="159">
                  <c:v>19.420048079153801</c:v>
                </c:pt>
                <c:pt idx="160">
                  <c:v>20.567822376481899</c:v>
                </c:pt>
                <c:pt idx="161">
                  <c:v>20.901437252233599</c:v>
                </c:pt>
                <c:pt idx="162">
                  <c:v>20.7074344921784</c:v>
                </c:pt>
                <c:pt idx="163">
                  <c:v>19.645836388308499</c:v>
                </c:pt>
                <c:pt idx="164">
                  <c:v>16.641879970258</c:v>
                </c:pt>
                <c:pt idx="165">
                  <c:v>10.6951498078289</c:v>
                </c:pt>
                <c:pt idx="166">
                  <c:v>7.2158253412147202</c:v>
                </c:pt>
                <c:pt idx="167">
                  <c:v>10.237372404256799</c:v>
                </c:pt>
                <c:pt idx="168">
                  <c:v>12.704153402788601</c:v>
                </c:pt>
                <c:pt idx="169">
                  <c:v>12.117010232493101</c:v>
                </c:pt>
                <c:pt idx="170">
                  <c:v>14.856475773579399</c:v>
                </c:pt>
                <c:pt idx="171">
                  <c:v>19.1220518746292</c:v>
                </c:pt>
                <c:pt idx="172">
                  <c:v>21.086242960110599</c:v>
                </c:pt>
                <c:pt idx="173">
                  <c:v>18.983641855814799</c:v>
                </c:pt>
                <c:pt idx="174">
                  <c:v>18.4957758729388</c:v>
                </c:pt>
                <c:pt idx="175">
                  <c:v>26.831501806480599</c:v>
                </c:pt>
                <c:pt idx="176">
                  <c:v>17.211745711092401</c:v>
                </c:pt>
                <c:pt idx="177">
                  <c:v>10.8118007587665</c:v>
                </c:pt>
                <c:pt idx="178">
                  <c:v>13.8615408163522</c:v>
                </c:pt>
                <c:pt idx="179">
                  <c:v>18.0415432199257</c:v>
                </c:pt>
                <c:pt idx="180">
                  <c:v>13.2905880094688</c:v>
                </c:pt>
                <c:pt idx="181">
                  <c:v>1.1509674657237401</c:v>
                </c:pt>
                <c:pt idx="182">
                  <c:v>-10.552839991408099</c:v>
                </c:pt>
                <c:pt idx="183">
                  <c:v>-13.867568860198899</c:v>
                </c:pt>
                <c:pt idx="184">
                  <c:v>-15.2841641885647</c:v>
                </c:pt>
                <c:pt idx="185">
                  <c:v>-21.249682549447499</c:v>
                </c:pt>
                <c:pt idx="186">
                  <c:v>-24.603589382866598</c:v>
                </c:pt>
                <c:pt idx="187">
                  <c:v>-23.913055673219102</c:v>
                </c:pt>
                <c:pt idx="188">
                  <c:v>-21.471104540811801</c:v>
                </c:pt>
                <c:pt idx="189">
                  <c:v>-20.7429829833135</c:v>
                </c:pt>
                <c:pt idx="190">
                  <c:v>-21.781911104275299</c:v>
                </c:pt>
                <c:pt idx="191">
                  <c:v>-23.091923880579401</c:v>
                </c:pt>
                <c:pt idx="192">
                  <c:v>-23.312100955610099</c:v>
                </c:pt>
                <c:pt idx="193">
                  <c:v>-19.481908646293402</c:v>
                </c:pt>
                <c:pt idx="194">
                  <c:v>-18.179517614010798</c:v>
                </c:pt>
                <c:pt idx="195">
                  <c:v>-23.345766227426299</c:v>
                </c:pt>
                <c:pt idx="196">
                  <c:v>-21.6309101999801</c:v>
                </c:pt>
                <c:pt idx="197">
                  <c:v>-18.951212589299899</c:v>
                </c:pt>
                <c:pt idx="198">
                  <c:v>-17.312256235081701</c:v>
                </c:pt>
                <c:pt idx="199">
                  <c:v>-18.297961202762199</c:v>
                </c:pt>
                <c:pt idx="200">
                  <c:v>-23.934538967455101</c:v>
                </c:pt>
                <c:pt idx="201">
                  <c:v>-18.5703272785134</c:v>
                </c:pt>
                <c:pt idx="202">
                  <c:v>-19.899253187182801</c:v>
                </c:pt>
                <c:pt idx="203">
                  <c:v>-18.442185266292899</c:v>
                </c:pt>
                <c:pt idx="204">
                  <c:v>-32.442586824583799</c:v>
                </c:pt>
                <c:pt idx="205">
                  <c:v>-47.1407025949011</c:v>
                </c:pt>
                <c:pt idx="206">
                  <c:v>-28.287151148025998</c:v>
                </c:pt>
                <c:pt idx="207">
                  <c:v>-17.8362704046862</c:v>
                </c:pt>
                <c:pt idx="208">
                  <c:v>27.1911220209502</c:v>
                </c:pt>
                <c:pt idx="209">
                  <c:v>6.6073473906100997</c:v>
                </c:pt>
                <c:pt idx="210">
                  <c:v>-9.0893790309828297</c:v>
                </c:pt>
                <c:pt idx="211">
                  <c:v>-23.824200698226502</c:v>
                </c:pt>
                <c:pt idx="212">
                  <c:v>9.0623240295071597</c:v>
                </c:pt>
                <c:pt idx="213">
                  <c:v>13.8506647715579</c:v>
                </c:pt>
                <c:pt idx="214">
                  <c:v>9.9313593450380697</c:v>
                </c:pt>
                <c:pt idx="215">
                  <c:v>9.4630649330169394</c:v>
                </c:pt>
                <c:pt idx="216">
                  <c:v>12.2548837190197</c:v>
                </c:pt>
                <c:pt idx="217">
                  <c:v>17.2474659359676</c:v>
                </c:pt>
                <c:pt idx="218">
                  <c:v>20.857495334561602</c:v>
                </c:pt>
                <c:pt idx="219">
                  <c:v>19.760799146756199</c:v>
                </c:pt>
                <c:pt idx="220">
                  <c:v>19.345804573854199</c:v>
                </c:pt>
                <c:pt idx="221">
                  <c:v>21.098651880572401</c:v>
                </c:pt>
                <c:pt idx="222">
                  <c:v>22.065758102723301</c:v>
                </c:pt>
                <c:pt idx="223">
                  <c:v>21.006045110686799</c:v>
                </c:pt>
                <c:pt idx="224">
                  <c:v>20.2159213362598</c:v>
                </c:pt>
                <c:pt idx="225">
                  <c:v>19.6425751492126</c:v>
                </c:pt>
                <c:pt idx="226">
                  <c:v>19.4077970308334</c:v>
                </c:pt>
                <c:pt idx="227">
                  <c:v>18.555523721298002</c:v>
                </c:pt>
                <c:pt idx="228">
                  <c:v>18.7690895440691</c:v>
                </c:pt>
                <c:pt idx="229">
                  <c:v>19.018719105741098</c:v>
                </c:pt>
                <c:pt idx="230">
                  <c:v>19.0678556740733</c:v>
                </c:pt>
                <c:pt idx="231">
                  <c:v>18.960416570953502</c:v>
                </c:pt>
                <c:pt idx="232">
                  <c:v>19.335588846356199</c:v>
                </c:pt>
                <c:pt idx="233">
                  <c:v>21.028173060270401</c:v>
                </c:pt>
                <c:pt idx="234">
                  <c:v>17.920496361744402</c:v>
                </c:pt>
                <c:pt idx="235">
                  <c:v>12.816146441965101</c:v>
                </c:pt>
                <c:pt idx="236">
                  <c:v>13.002009205873501</c:v>
                </c:pt>
                <c:pt idx="237">
                  <c:v>13.8973617085183</c:v>
                </c:pt>
                <c:pt idx="238">
                  <c:v>3.7615768367840499</c:v>
                </c:pt>
                <c:pt idx="239">
                  <c:v>5.5823927509384399</c:v>
                </c:pt>
                <c:pt idx="240">
                  <c:v>5.9899565466815003</c:v>
                </c:pt>
                <c:pt idx="241">
                  <c:v>5.6067832924819996</c:v>
                </c:pt>
                <c:pt idx="242">
                  <c:v>-5.7893974559860597</c:v>
                </c:pt>
                <c:pt idx="243">
                  <c:v>-9.09479679605424</c:v>
                </c:pt>
                <c:pt idx="244">
                  <c:v>-5.8401182130204798</c:v>
                </c:pt>
                <c:pt idx="245">
                  <c:v>0.90973443103474505</c:v>
                </c:pt>
                <c:pt idx="246">
                  <c:v>-7.4874277671353902</c:v>
                </c:pt>
                <c:pt idx="247">
                  <c:v>-8.2617657958902804</c:v>
                </c:pt>
                <c:pt idx="248">
                  <c:v>-8.9584962147441694</c:v>
                </c:pt>
                <c:pt idx="249">
                  <c:v>-7.1324437787531201</c:v>
                </c:pt>
                <c:pt idx="250">
                  <c:v>-9.5748052470034608</c:v>
                </c:pt>
                <c:pt idx="251">
                  <c:v>-13.145096968071901</c:v>
                </c:pt>
                <c:pt idx="252">
                  <c:v>-10.439673469031</c:v>
                </c:pt>
                <c:pt idx="253">
                  <c:v>-8.2546359039092803</c:v>
                </c:pt>
                <c:pt idx="254">
                  <c:v>-9.2096219801255295</c:v>
                </c:pt>
                <c:pt idx="255">
                  <c:v>-12.4712271104479</c:v>
                </c:pt>
                <c:pt idx="256">
                  <c:v>-15.840051687986399</c:v>
                </c:pt>
                <c:pt idx="257">
                  <c:v>-15.510065078336799</c:v>
                </c:pt>
                <c:pt idx="258">
                  <c:v>-11.2942212871446</c:v>
                </c:pt>
                <c:pt idx="259">
                  <c:v>-14.156714593795201</c:v>
                </c:pt>
                <c:pt idx="260">
                  <c:v>-18.238455566512599</c:v>
                </c:pt>
                <c:pt idx="261">
                  <c:v>-15.273615041786201</c:v>
                </c:pt>
                <c:pt idx="262">
                  <c:v>-10.7386596487446</c:v>
                </c:pt>
                <c:pt idx="263">
                  <c:v>-8.94119314776046</c:v>
                </c:pt>
                <c:pt idx="264">
                  <c:v>-22.192195280718099</c:v>
                </c:pt>
                <c:pt idx="265">
                  <c:v>-21.169504210387899</c:v>
                </c:pt>
                <c:pt idx="266">
                  <c:v>-18.488917751660399</c:v>
                </c:pt>
                <c:pt idx="267">
                  <c:v>9.5595241382649796</c:v>
                </c:pt>
                <c:pt idx="268">
                  <c:v>2.9458984946429001</c:v>
                </c:pt>
                <c:pt idx="269">
                  <c:v>-19.6247521922269</c:v>
                </c:pt>
                <c:pt idx="270">
                  <c:v>-28.745494839391299</c:v>
                </c:pt>
                <c:pt idx="271">
                  <c:v>-35.632881211940997</c:v>
                </c:pt>
                <c:pt idx="272">
                  <c:v>-49.2548558682482</c:v>
                </c:pt>
                <c:pt idx="273">
                  <c:v>33.298407260291803</c:v>
                </c:pt>
                <c:pt idx="274">
                  <c:v>42.7219984362197</c:v>
                </c:pt>
                <c:pt idx="275">
                  <c:v>20.583883099989698</c:v>
                </c:pt>
                <c:pt idx="276">
                  <c:v>16.058246143157</c:v>
                </c:pt>
                <c:pt idx="277">
                  <c:v>22.731506248286699</c:v>
                </c:pt>
                <c:pt idx="278">
                  <c:v>19.813663807489501</c:v>
                </c:pt>
                <c:pt idx="279">
                  <c:v>17.3816027617877</c:v>
                </c:pt>
                <c:pt idx="280">
                  <c:v>14.824496406956699</c:v>
                </c:pt>
                <c:pt idx="281">
                  <c:v>11.079342783030899</c:v>
                </c:pt>
                <c:pt idx="282">
                  <c:v>8.0663636870958193</c:v>
                </c:pt>
                <c:pt idx="283">
                  <c:v>6.4520039158776497</c:v>
                </c:pt>
                <c:pt idx="284">
                  <c:v>6.4237914953370501</c:v>
                </c:pt>
                <c:pt idx="285">
                  <c:v>6.4317447321516301</c:v>
                </c:pt>
                <c:pt idx="286">
                  <c:v>9.0931416974223502</c:v>
                </c:pt>
                <c:pt idx="287">
                  <c:v>11.3020983613211</c:v>
                </c:pt>
                <c:pt idx="288">
                  <c:v>11.537708181957999</c:v>
                </c:pt>
                <c:pt idx="289">
                  <c:v>12.8787490303997</c:v>
                </c:pt>
                <c:pt idx="290">
                  <c:v>15.072453137848401</c:v>
                </c:pt>
                <c:pt idx="291">
                  <c:v>18.891418055988598</c:v>
                </c:pt>
                <c:pt idx="292">
                  <c:v>20.5535652512933</c:v>
                </c:pt>
                <c:pt idx="293">
                  <c:v>19.407289923194501</c:v>
                </c:pt>
                <c:pt idx="294">
                  <c:v>17.979556908052</c:v>
                </c:pt>
                <c:pt idx="295">
                  <c:v>18.115540840918701</c:v>
                </c:pt>
                <c:pt idx="296">
                  <c:v>19.036197912226001</c:v>
                </c:pt>
                <c:pt idx="297">
                  <c:v>20.165946461074</c:v>
                </c:pt>
                <c:pt idx="298">
                  <c:v>21.926617441745002</c:v>
                </c:pt>
                <c:pt idx="299">
                  <c:v>21.076314821824401</c:v>
                </c:pt>
                <c:pt idx="300">
                  <c:v>20.669441240247899</c:v>
                </c:pt>
                <c:pt idx="301">
                  <c:v>20.769462304844499</c:v>
                </c:pt>
                <c:pt idx="302">
                  <c:v>19.3867108738363</c:v>
                </c:pt>
                <c:pt idx="303">
                  <c:v>15.445883410985401</c:v>
                </c:pt>
                <c:pt idx="304">
                  <c:v>11.4546916510823</c:v>
                </c:pt>
                <c:pt idx="305">
                  <c:v>10.648529590053201</c:v>
                </c:pt>
                <c:pt idx="306">
                  <c:v>4.6314020980766903</c:v>
                </c:pt>
                <c:pt idx="307">
                  <c:v>2.20908293940502</c:v>
                </c:pt>
                <c:pt idx="308">
                  <c:v>6.16385297960651</c:v>
                </c:pt>
                <c:pt idx="309">
                  <c:v>4.0457100062806699</c:v>
                </c:pt>
                <c:pt idx="310">
                  <c:v>5.3378728109656999</c:v>
                </c:pt>
                <c:pt idx="311">
                  <c:v>19.793652314005801</c:v>
                </c:pt>
                <c:pt idx="312">
                  <c:v>10.043929914985</c:v>
                </c:pt>
                <c:pt idx="313">
                  <c:v>0.71428138804171404</c:v>
                </c:pt>
                <c:pt idx="314">
                  <c:v>-3.7629325097931501</c:v>
                </c:pt>
                <c:pt idx="315">
                  <c:v>-9.1562992599128496E-3</c:v>
                </c:pt>
                <c:pt idx="316">
                  <c:v>-10.8790045864964</c:v>
                </c:pt>
                <c:pt idx="317">
                  <c:v>-13.341983815185401</c:v>
                </c:pt>
                <c:pt idx="318">
                  <c:v>-14.2975592323954</c:v>
                </c:pt>
                <c:pt idx="319">
                  <c:v>-12.963326099524799</c:v>
                </c:pt>
                <c:pt idx="320">
                  <c:v>-10.1271318957348</c:v>
                </c:pt>
                <c:pt idx="321">
                  <c:v>-11.342867231829199</c:v>
                </c:pt>
                <c:pt idx="322">
                  <c:v>-14.355907601377799</c:v>
                </c:pt>
                <c:pt idx="323">
                  <c:v>-17.178367134435501</c:v>
                </c:pt>
                <c:pt idx="324">
                  <c:v>-14.558975078163501</c:v>
                </c:pt>
                <c:pt idx="325">
                  <c:v>-12.3861469900713</c:v>
                </c:pt>
                <c:pt idx="326">
                  <c:v>-12.1421322207411</c:v>
                </c:pt>
                <c:pt idx="327">
                  <c:v>-12.473026978815801</c:v>
                </c:pt>
                <c:pt idx="328">
                  <c:v>-12.657986938713</c:v>
                </c:pt>
                <c:pt idx="329">
                  <c:v>-12.525054900384999</c:v>
                </c:pt>
                <c:pt idx="330">
                  <c:v>-8.2133285345294809</c:v>
                </c:pt>
                <c:pt idx="331">
                  <c:v>-5.62456711014684</c:v>
                </c:pt>
                <c:pt idx="332">
                  <c:v>-12.562946268443699</c:v>
                </c:pt>
                <c:pt idx="333">
                  <c:v>-18.2034728426705</c:v>
                </c:pt>
                <c:pt idx="334">
                  <c:v>-15.9059947221811</c:v>
                </c:pt>
                <c:pt idx="335">
                  <c:v>-9.6588537031786608</c:v>
                </c:pt>
                <c:pt idx="336">
                  <c:v>-0.102919847292058</c:v>
                </c:pt>
                <c:pt idx="337">
                  <c:v>-25.477947812517701</c:v>
                </c:pt>
                <c:pt idx="338">
                  <c:v>-25.9290026007371</c:v>
                </c:pt>
                <c:pt idx="339">
                  <c:v>-12.890602819158101</c:v>
                </c:pt>
                <c:pt idx="340">
                  <c:v>-18.052365482421401</c:v>
                </c:pt>
                <c:pt idx="341">
                  <c:v>-20.829568267540701</c:v>
                </c:pt>
                <c:pt idx="342">
                  <c:v>-8.3304262406227298</c:v>
                </c:pt>
                <c:pt idx="343">
                  <c:v>-9.7726557583024203</c:v>
                </c:pt>
                <c:pt idx="344">
                  <c:v>-49.529257601534297</c:v>
                </c:pt>
                <c:pt idx="345">
                  <c:v>22.673500941978698</c:v>
                </c:pt>
                <c:pt idx="346">
                  <c:v>-4.5956728203781303</c:v>
                </c:pt>
                <c:pt idx="347">
                  <c:v>-15.6356309661347</c:v>
                </c:pt>
                <c:pt idx="348">
                  <c:v>-5.0715583363996002</c:v>
                </c:pt>
                <c:pt idx="349">
                  <c:v>6.5018106099944504</c:v>
                </c:pt>
                <c:pt idx="350">
                  <c:v>10.7948744663423</c:v>
                </c:pt>
                <c:pt idx="351">
                  <c:v>13.9304373393483</c:v>
                </c:pt>
                <c:pt idx="352">
                  <c:v>15.221674483016301</c:v>
                </c:pt>
                <c:pt idx="353">
                  <c:v>16.988608083668201</c:v>
                </c:pt>
                <c:pt idx="354">
                  <c:v>18.322323682929301</c:v>
                </c:pt>
                <c:pt idx="355">
                  <c:v>17.850428001021498</c:v>
                </c:pt>
                <c:pt idx="356">
                  <c:v>16.7708935073309</c:v>
                </c:pt>
                <c:pt idx="357">
                  <c:v>17.823580763541202</c:v>
                </c:pt>
                <c:pt idx="358">
                  <c:v>17.532859972128801</c:v>
                </c:pt>
                <c:pt idx="359">
                  <c:v>17.9709105361827</c:v>
                </c:pt>
                <c:pt idx="360">
                  <c:v>18.636953117307002</c:v>
                </c:pt>
                <c:pt idx="361">
                  <c:v>17.508305019854799</c:v>
                </c:pt>
                <c:pt idx="362">
                  <c:v>13.860713333995699</c:v>
                </c:pt>
                <c:pt idx="363">
                  <c:v>10.904609899538199</c:v>
                </c:pt>
                <c:pt idx="364">
                  <c:v>11.093354189297299</c:v>
                </c:pt>
                <c:pt idx="365">
                  <c:v>12.246841140167801</c:v>
                </c:pt>
                <c:pt idx="366">
                  <c:v>11.771008780501401</c:v>
                </c:pt>
                <c:pt idx="367">
                  <c:v>10.466084534528299</c:v>
                </c:pt>
                <c:pt idx="368">
                  <c:v>10.9542814885305</c:v>
                </c:pt>
                <c:pt idx="369">
                  <c:v>11.4216457293711</c:v>
                </c:pt>
                <c:pt idx="370">
                  <c:v>10.637786330816301</c:v>
                </c:pt>
                <c:pt idx="371">
                  <c:v>7.6419191933774204</c:v>
                </c:pt>
                <c:pt idx="372">
                  <c:v>4.7659855180292601</c:v>
                </c:pt>
                <c:pt idx="373">
                  <c:v>2.81849750358719</c:v>
                </c:pt>
                <c:pt idx="374">
                  <c:v>3.7933437992143202</c:v>
                </c:pt>
                <c:pt idx="375">
                  <c:v>7.9408517694377503</c:v>
                </c:pt>
                <c:pt idx="376">
                  <c:v>10.137714584034599</c:v>
                </c:pt>
                <c:pt idx="377">
                  <c:v>15.2269362002801</c:v>
                </c:pt>
                <c:pt idx="378">
                  <c:v>15.6049899803009</c:v>
                </c:pt>
                <c:pt idx="379">
                  <c:v>13.426085928239999</c:v>
                </c:pt>
                <c:pt idx="380">
                  <c:v>14.988180521112101</c:v>
                </c:pt>
                <c:pt idx="381">
                  <c:v>20.7812223628952</c:v>
                </c:pt>
                <c:pt idx="382">
                  <c:v>21.4631320263403</c:v>
                </c:pt>
                <c:pt idx="383">
                  <c:v>21.147287659701</c:v>
                </c:pt>
                <c:pt idx="384">
                  <c:v>11.7047501278974</c:v>
                </c:pt>
                <c:pt idx="385">
                  <c:v>9.1254281994484803</c:v>
                </c:pt>
                <c:pt idx="386">
                  <c:v>6.5589793972034904</c:v>
                </c:pt>
                <c:pt idx="387">
                  <c:v>4.5236305459276203</c:v>
                </c:pt>
                <c:pt idx="388">
                  <c:v>0.53662483640283298</c:v>
                </c:pt>
                <c:pt idx="389">
                  <c:v>-2.6124606735829299</c:v>
                </c:pt>
                <c:pt idx="390">
                  <c:v>-3.81181430862615</c:v>
                </c:pt>
                <c:pt idx="391">
                  <c:v>-3.1221875473742999</c:v>
                </c:pt>
                <c:pt idx="392">
                  <c:v>-1.3693830173531401</c:v>
                </c:pt>
                <c:pt idx="393">
                  <c:v>-2.7763685648112202</c:v>
                </c:pt>
                <c:pt idx="394">
                  <c:v>-2.1298986420641399</c:v>
                </c:pt>
                <c:pt idx="395">
                  <c:v>-1.99897901271051</c:v>
                </c:pt>
                <c:pt idx="396">
                  <c:v>-2.36579758971656E-2</c:v>
                </c:pt>
                <c:pt idx="397">
                  <c:v>-0.63457445162908199</c:v>
                </c:pt>
                <c:pt idx="398">
                  <c:v>-3.6664756464115902</c:v>
                </c:pt>
                <c:pt idx="399">
                  <c:v>-3.2948253420865399</c:v>
                </c:pt>
                <c:pt idx="400">
                  <c:v>-0.49182704556569701</c:v>
                </c:pt>
                <c:pt idx="401">
                  <c:v>-0.30962536321915801</c:v>
                </c:pt>
                <c:pt idx="402">
                  <c:v>-9.1480388962452306</c:v>
                </c:pt>
                <c:pt idx="403">
                  <c:v>-16.200735611210199</c:v>
                </c:pt>
                <c:pt idx="404">
                  <c:v>-12.0508479423367</c:v>
                </c:pt>
                <c:pt idx="405">
                  <c:v>-9.5007440543831301</c:v>
                </c:pt>
                <c:pt idx="406">
                  <c:v>-11.3110698238139</c:v>
                </c:pt>
                <c:pt idx="407">
                  <c:v>-26.230740983852201</c:v>
                </c:pt>
                <c:pt idx="408">
                  <c:v>-35.096344027844601</c:v>
                </c:pt>
                <c:pt idx="409">
                  <c:v>-42.805310687350598</c:v>
                </c:pt>
                <c:pt idx="410">
                  <c:v>-21.1934092943862</c:v>
                </c:pt>
                <c:pt idx="411">
                  <c:v>2.5116720947830999</c:v>
                </c:pt>
                <c:pt idx="412">
                  <c:v>3.3276319994519299</c:v>
                </c:pt>
                <c:pt idx="413">
                  <c:v>2.64262384810434</c:v>
                </c:pt>
                <c:pt idx="414">
                  <c:v>11.500551484712799</c:v>
                </c:pt>
                <c:pt idx="415">
                  <c:v>22.3110821766127</c:v>
                </c:pt>
                <c:pt idx="416">
                  <c:v>21.3091116727858</c:v>
                </c:pt>
                <c:pt idx="417">
                  <c:v>18.4559303035265</c:v>
                </c:pt>
                <c:pt idx="418">
                  <c:v>15.4958171871878</c:v>
                </c:pt>
                <c:pt idx="419">
                  <c:v>13.095112579961</c:v>
                </c:pt>
                <c:pt idx="420">
                  <c:v>10.7279628036981</c:v>
                </c:pt>
                <c:pt idx="421">
                  <c:v>6.2853849004434403</c:v>
                </c:pt>
                <c:pt idx="422">
                  <c:v>0.909499215034136</c:v>
                </c:pt>
                <c:pt idx="423">
                  <c:v>-0.94011115868593098</c:v>
                </c:pt>
                <c:pt idx="424">
                  <c:v>3.0562661099300299</c:v>
                </c:pt>
                <c:pt idx="425">
                  <c:v>8.7107399717001197</c:v>
                </c:pt>
                <c:pt idx="426">
                  <c:v>12.1732181503228</c:v>
                </c:pt>
                <c:pt idx="427">
                  <c:v>12.631386801598699</c:v>
                </c:pt>
                <c:pt idx="428">
                  <c:v>10.1570990361837</c:v>
                </c:pt>
                <c:pt idx="429">
                  <c:v>10.3076530837217</c:v>
                </c:pt>
                <c:pt idx="430">
                  <c:v>18.2030000091444</c:v>
                </c:pt>
                <c:pt idx="431">
                  <c:v>18.628624330523799</c:v>
                </c:pt>
                <c:pt idx="432">
                  <c:v>18.298171280895801</c:v>
                </c:pt>
                <c:pt idx="433">
                  <c:v>15.556084113159899</c:v>
                </c:pt>
                <c:pt idx="434">
                  <c:v>19.438114398921201</c:v>
                </c:pt>
                <c:pt idx="435">
                  <c:v>32.622534161885199</c:v>
                </c:pt>
                <c:pt idx="436">
                  <c:v>27.190948664748898</c:v>
                </c:pt>
                <c:pt idx="437">
                  <c:v>21.905066056028101</c:v>
                </c:pt>
                <c:pt idx="438">
                  <c:v>23.239171823190301</c:v>
                </c:pt>
                <c:pt idx="439">
                  <c:v>23.5905539397287</c:v>
                </c:pt>
                <c:pt idx="440">
                  <c:v>20.4862569888971</c:v>
                </c:pt>
                <c:pt idx="441">
                  <c:v>18.136761768101099</c:v>
                </c:pt>
                <c:pt idx="442">
                  <c:v>18.6027962872767</c:v>
                </c:pt>
                <c:pt idx="443">
                  <c:v>18.3333502324531</c:v>
                </c:pt>
                <c:pt idx="444">
                  <c:v>13.609197497766701</c:v>
                </c:pt>
                <c:pt idx="445">
                  <c:v>8.1115382821033197</c:v>
                </c:pt>
                <c:pt idx="446">
                  <c:v>2.0671458652282699</c:v>
                </c:pt>
                <c:pt idx="447">
                  <c:v>-2.8808783835318601</c:v>
                </c:pt>
                <c:pt idx="448">
                  <c:v>-5.0224993261772397</c:v>
                </c:pt>
                <c:pt idx="449">
                  <c:v>-7.3390686207921796</c:v>
                </c:pt>
                <c:pt idx="450">
                  <c:v>-9.0701283907460404</c:v>
                </c:pt>
                <c:pt idx="451">
                  <c:v>-11.2478540802562</c:v>
                </c:pt>
                <c:pt idx="452">
                  <c:v>-13.6114386118069</c:v>
                </c:pt>
                <c:pt idx="453">
                  <c:v>-16.043141715397699</c:v>
                </c:pt>
                <c:pt idx="454">
                  <c:v>-16.616000234673098</c:v>
                </c:pt>
                <c:pt idx="455">
                  <c:v>-13.8092489825223</c:v>
                </c:pt>
                <c:pt idx="456">
                  <c:v>-11.200757984924699</c:v>
                </c:pt>
                <c:pt idx="457">
                  <c:v>-10.174949240475</c:v>
                </c:pt>
                <c:pt idx="458">
                  <c:v>-8.0209785292856104</c:v>
                </c:pt>
                <c:pt idx="459">
                  <c:v>-5.0871489601134696</c:v>
                </c:pt>
                <c:pt idx="460">
                  <c:v>-3.3826153661664402</c:v>
                </c:pt>
                <c:pt idx="461">
                  <c:v>-3.6471879668257499</c:v>
                </c:pt>
                <c:pt idx="462">
                  <c:v>-4.2774710429063099</c:v>
                </c:pt>
                <c:pt idx="463">
                  <c:v>-3.6480409300616601</c:v>
                </c:pt>
                <c:pt idx="464">
                  <c:v>-2.3259821147968398</c:v>
                </c:pt>
                <c:pt idx="465">
                  <c:v>-2.7641250647794999</c:v>
                </c:pt>
                <c:pt idx="466">
                  <c:v>-3.2354853412097002</c:v>
                </c:pt>
                <c:pt idx="467">
                  <c:v>-2.8742633135004598</c:v>
                </c:pt>
                <c:pt idx="468">
                  <c:v>-1.68427239245868</c:v>
                </c:pt>
                <c:pt idx="469">
                  <c:v>-0.81601022155823</c:v>
                </c:pt>
                <c:pt idx="470">
                  <c:v>-0.81652949326623603</c:v>
                </c:pt>
                <c:pt idx="471">
                  <c:v>-1.5601618103607</c:v>
                </c:pt>
                <c:pt idx="472">
                  <c:v>-1.28480545967148</c:v>
                </c:pt>
                <c:pt idx="473">
                  <c:v>-0.35376310929465299</c:v>
                </c:pt>
                <c:pt idx="474">
                  <c:v>-1.6522443812482299</c:v>
                </c:pt>
                <c:pt idx="475">
                  <c:v>-3.8006814419097301</c:v>
                </c:pt>
                <c:pt idx="476">
                  <c:v>-5.0863913465104398</c:v>
                </c:pt>
                <c:pt idx="477">
                  <c:v>-2.5773512130880301</c:v>
                </c:pt>
              </c:numCache>
            </c:numRef>
          </c:val>
          <c:smooth val="0"/>
          <c:extLst>
            <c:ext xmlns:c16="http://schemas.microsoft.com/office/drawing/2014/chart" uri="{C3380CC4-5D6E-409C-BE32-E72D297353CC}">
              <c16:uniqueId val="{00000000-DC49-445C-94B7-3567B3F61980}"/>
            </c:ext>
          </c:extLst>
        </c:ser>
        <c:ser>
          <c:idx val="1"/>
          <c:order val="1"/>
          <c:tx>
            <c:strRef>
              <c:f>'[fusion test.xlsx]Sheet1'!$P$1</c:f>
              <c:strCache>
                <c:ptCount val="1"/>
                <c:pt idx="0">
                  <c:v>Y_accel</c:v>
                </c:pt>
              </c:strCache>
            </c:strRef>
          </c:tx>
          <c:spPr>
            <a:ln w="28575" cap="rnd">
              <a:solidFill>
                <a:schemeClr val="accent2"/>
              </a:solidFill>
              <a:round/>
            </a:ln>
            <a:effectLst/>
          </c:spPr>
          <c:marker>
            <c:symbol val="none"/>
          </c:marker>
          <c:val>
            <c:numRef>
              <c:f>'[fusion test.xlsx]Sheet1'!$P$2:$P$691</c:f>
              <c:numCache>
                <c:formatCode>General</c:formatCode>
                <c:ptCount val="690"/>
                <c:pt idx="0">
                  <c:v>-44.691655589497898</c:v>
                </c:pt>
                <c:pt idx="1">
                  <c:v>-42.5997518747483</c:v>
                </c:pt>
                <c:pt idx="2">
                  <c:v>-44.483063310700601</c:v>
                </c:pt>
                <c:pt idx="3">
                  <c:v>-43.888771838558299</c:v>
                </c:pt>
                <c:pt idx="4">
                  <c:v>-45.844671321619501</c:v>
                </c:pt>
                <c:pt idx="5">
                  <c:v>-45.655044450897002</c:v>
                </c:pt>
                <c:pt idx="6">
                  <c:v>-41.929556850340198</c:v>
                </c:pt>
                <c:pt idx="7">
                  <c:v>-41.789715572504399</c:v>
                </c:pt>
                <c:pt idx="8">
                  <c:v>-43.098994289476899</c:v>
                </c:pt>
                <c:pt idx="9">
                  <c:v>-43.785041177335302</c:v>
                </c:pt>
                <c:pt idx="10">
                  <c:v>-43.887553883055503</c:v>
                </c:pt>
                <c:pt idx="11">
                  <c:v>-42.3238149077131</c:v>
                </c:pt>
                <c:pt idx="12">
                  <c:v>-43.088149336266603</c:v>
                </c:pt>
                <c:pt idx="13">
                  <c:v>-45.153216075707697</c:v>
                </c:pt>
                <c:pt idx="14">
                  <c:v>-41.375210477772299</c:v>
                </c:pt>
                <c:pt idx="15">
                  <c:v>-40.300306347882298</c:v>
                </c:pt>
                <c:pt idx="16">
                  <c:v>-44.720404672194498</c:v>
                </c:pt>
                <c:pt idx="17">
                  <c:v>-46.322546441173301</c:v>
                </c:pt>
                <c:pt idx="18">
                  <c:v>-40.160013819408803</c:v>
                </c:pt>
                <c:pt idx="19">
                  <c:v>-38.591146452710099</c:v>
                </c:pt>
                <c:pt idx="20">
                  <c:v>-42.533470695178103</c:v>
                </c:pt>
                <c:pt idx="21">
                  <c:v>-48.836554347787001</c:v>
                </c:pt>
                <c:pt idx="22">
                  <c:v>-51.8039848795257</c:v>
                </c:pt>
                <c:pt idx="23">
                  <c:v>-45.344289573915702</c:v>
                </c:pt>
                <c:pt idx="24">
                  <c:v>-35.721715506097503</c:v>
                </c:pt>
                <c:pt idx="25">
                  <c:v>-34.454470681025498</c:v>
                </c:pt>
                <c:pt idx="26">
                  <c:v>-41.239920630630301</c:v>
                </c:pt>
                <c:pt idx="27">
                  <c:v>-45.481387029443802</c:v>
                </c:pt>
                <c:pt idx="28">
                  <c:v>-46.951944407315302</c:v>
                </c:pt>
                <c:pt idx="29">
                  <c:v>-45.669960084900502</c:v>
                </c:pt>
                <c:pt idx="30">
                  <c:v>-42.1488248607439</c:v>
                </c:pt>
                <c:pt idx="31">
                  <c:v>-43.374617089850801</c:v>
                </c:pt>
                <c:pt idx="32">
                  <c:v>-47.100043019966698</c:v>
                </c:pt>
                <c:pt idx="33">
                  <c:v>-42.383948796924699</c:v>
                </c:pt>
                <c:pt idx="34">
                  <c:v>-40.034100045378104</c:v>
                </c:pt>
                <c:pt idx="35">
                  <c:v>-39.034302821258599</c:v>
                </c:pt>
                <c:pt idx="36">
                  <c:v>-39.009608437419899</c:v>
                </c:pt>
                <c:pt idx="37">
                  <c:v>-37.941438780489001</c:v>
                </c:pt>
                <c:pt idx="38">
                  <c:v>-35.105744774546302</c:v>
                </c:pt>
                <c:pt idx="39">
                  <c:v>-33.476576092454302</c:v>
                </c:pt>
                <c:pt idx="40">
                  <c:v>-33.487188495405803</c:v>
                </c:pt>
                <c:pt idx="41">
                  <c:v>-31.792019721786499</c:v>
                </c:pt>
                <c:pt idx="42">
                  <c:v>-29.448566238479899</c:v>
                </c:pt>
                <c:pt idx="43">
                  <c:v>-27.263677787935102</c:v>
                </c:pt>
                <c:pt idx="44">
                  <c:v>-27.047327551344999</c:v>
                </c:pt>
                <c:pt idx="45">
                  <c:v>-26.292918593749398</c:v>
                </c:pt>
                <c:pt idx="46">
                  <c:v>-23.0753496540474</c:v>
                </c:pt>
                <c:pt idx="47">
                  <c:v>-23.169666540095701</c:v>
                </c:pt>
                <c:pt idx="48">
                  <c:v>-26.172816464967799</c:v>
                </c:pt>
                <c:pt idx="49">
                  <c:v>-29.1226362490385</c:v>
                </c:pt>
                <c:pt idx="50">
                  <c:v>-26.9044307999234</c:v>
                </c:pt>
                <c:pt idx="51">
                  <c:v>-20.521079116855699</c:v>
                </c:pt>
                <c:pt idx="52">
                  <c:v>-19.114793235117101</c:v>
                </c:pt>
                <c:pt idx="53">
                  <c:v>-20.739086326185902</c:v>
                </c:pt>
                <c:pt idx="54">
                  <c:v>-21.928436230362301</c:v>
                </c:pt>
                <c:pt idx="55">
                  <c:v>-23.101019496431</c:v>
                </c:pt>
                <c:pt idx="56">
                  <c:v>-19.7990691784475</c:v>
                </c:pt>
                <c:pt idx="57">
                  <c:v>-22.137987363461001</c:v>
                </c:pt>
                <c:pt idx="58">
                  <c:v>-17.574739473183399</c:v>
                </c:pt>
                <c:pt idx="59">
                  <c:v>-17.1263874190794</c:v>
                </c:pt>
                <c:pt idx="60">
                  <c:v>-20.087820431095501</c:v>
                </c:pt>
                <c:pt idx="61">
                  <c:v>-18.767188847871498</c:v>
                </c:pt>
                <c:pt idx="62">
                  <c:v>-17.084491949773099</c:v>
                </c:pt>
                <c:pt idx="63">
                  <c:v>-9.0376562270571306</c:v>
                </c:pt>
                <c:pt idx="64">
                  <c:v>-8.7619602812792206</c:v>
                </c:pt>
                <c:pt idx="65">
                  <c:v>-8.5516052910208096</c:v>
                </c:pt>
                <c:pt idx="66">
                  <c:v>-11.9773987088127</c:v>
                </c:pt>
                <c:pt idx="67">
                  <c:v>-13.2696985828584</c:v>
                </c:pt>
                <c:pt idx="68">
                  <c:v>-13.0774790802969</c:v>
                </c:pt>
                <c:pt idx="69">
                  <c:v>-12.7594044465684</c:v>
                </c:pt>
                <c:pt idx="70">
                  <c:v>-18.0664645109612</c:v>
                </c:pt>
                <c:pt idx="71">
                  <c:v>-24.545739894476899</c:v>
                </c:pt>
                <c:pt idx="72">
                  <c:v>-33.413190169734399</c:v>
                </c:pt>
                <c:pt idx="73">
                  <c:v>-31.819239285886901</c:v>
                </c:pt>
                <c:pt idx="74">
                  <c:v>-33.081642656096797</c:v>
                </c:pt>
                <c:pt idx="75">
                  <c:v>-23.255955116646501</c:v>
                </c:pt>
                <c:pt idx="76">
                  <c:v>-28.951174626553598</c:v>
                </c:pt>
                <c:pt idx="77">
                  <c:v>-38.041131475086402</c:v>
                </c:pt>
                <c:pt idx="78">
                  <c:v>-44.617963488262397</c:v>
                </c:pt>
                <c:pt idx="79">
                  <c:v>-43.602989439311798</c:v>
                </c:pt>
                <c:pt idx="80">
                  <c:v>-35.949967609733001</c:v>
                </c:pt>
                <c:pt idx="81">
                  <c:v>-32.4271592847685</c:v>
                </c:pt>
                <c:pt idx="82">
                  <c:v>-32.145914560903002</c:v>
                </c:pt>
                <c:pt idx="83">
                  <c:v>-37.518975376715197</c:v>
                </c:pt>
                <c:pt idx="84">
                  <c:v>-33.918037563003601</c:v>
                </c:pt>
                <c:pt idx="85">
                  <c:v>-31.7151659356613</c:v>
                </c:pt>
                <c:pt idx="86">
                  <c:v>-33.275336760991401</c:v>
                </c:pt>
                <c:pt idx="87">
                  <c:v>-40.356737446872799</c:v>
                </c:pt>
                <c:pt idx="88">
                  <c:v>-46.223997485423197</c:v>
                </c:pt>
                <c:pt idx="89">
                  <c:v>-44.4985149680615</c:v>
                </c:pt>
                <c:pt idx="90">
                  <c:v>-42.077503962220902</c:v>
                </c:pt>
                <c:pt idx="91">
                  <c:v>-45.475981965305401</c:v>
                </c:pt>
                <c:pt idx="92">
                  <c:v>-49.076738142345199</c:v>
                </c:pt>
                <c:pt idx="93">
                  <c:v>-48.168942244333202</c:v>
                </c:pt>
                <c:pt idx="94">
                  <c:v>-43.105725778187697</c:v>
                </c:pt>
                <c:pt idx="95">
                  <c:v>-38.264179382491797</c:v>
                </c:pt>
                <c:pt idx="96">
                  <c:v>-34.240434401579897</c:v>
                </c:pt>
                <c:pt idx="97">
                  <c:v>-30.940197036965099</c:v>
                </c:pt>
                <c:pt idx="98">
                  <c:v>-23.9501588813797</c:v>
                </c:pt>
                <c:pt idx="99">
                  <c:v>-20.414849103112001</c:v>
                </c:pt>
                <c:pt idx="100">
                  <c:v>-19.008498637030399</c:v>
                </c:pt>
                <c:pt idx="101">
                  <c:v>-18.746496041452701</c:v>
                </c:pt>
                <c:pt idx="102">
                  <c:v>-19.171730607885699</c:v>
                </c:pt>
                <c:pt idx="103">
                  <c:v>-20.726724512110799</c:v>
                </c:pt>
                <c:pt idx="104">
                  <c:v>-19.847229809077199</c:v>
                </c:pt>
                <c:pt idx="105">
                  <c:v>-17.0802897851963</c:v>
                </c:pt>
                <c:pt idx="106">
                  <c:v>-17.603220823238701</c:v>
                </c:pt>
                <c:pt idx="107">
                  <c:v>-17.711070585161099</c:v>
                </c:pt>
                <c:pt idx="108">
                  <c:v>-23.7032180348799</c:v>
                </c:pt>
                <c:pt idx="109">
                  <c:v>-24.797420569535198</c:v>
                </c:pt>
                <c:pt idx="110">
                  <c:v>-17.6712931453987</c:v>
                </c:pt>
                <c:pt idx="111">
                  <c:v>-31.885107169558601</c:v>
                </c:pt>
                <c:pt idx="112">
                  <c:v>-74.563766463348301</c:v>
                </c:pt>
                <c:pt idx="113">
                  <c:v>-68.554616361613199</c:v>
                </c:pt>
                <c:pt idx="114">
                  <c:v>-64.167332319629196</c:v>
                </c:pt>
                <c:pt idx="115">
                  <c:v>-32.524139007288198</c:v>
                </c:pt>
                <c:pt idx="116">
                  <c:v>-19.904108039064099</c:v>
                </c:pt>
                <c:pt idx="117">
                  <c:v>-20.3224611720584</c:v>
                </c:pt>
                <c:pt idx="118">
                  <c:v>-19.151461455582801</c:v>
                </c:pt>
                <c:pt idx="119">
                  <c:v>-15.880834017140799</c:v>
                </c:pt>
                <c:pt idx="120">
                  <c:v>-14.372098026364499</c:v>
                </c:pt>
                <c:pt idx="121">
                  <c:v>-15.771983985778</c:v>
                </c:pt>
                <c:pt idx="122">
                  <c:v>-17.031636440452999</c:v>
                </c:pt>
                <c:pt idx="123">
                  <c:v>-18.7381503974431</c:v>
                </c:pt>
                <c:pt idx="124">
                  <c:v>-19.126165709216401</c:v>
                </c:pt>
                <c:pt idx="125">
                  <c:v>-18.084584603915999</c:v>
                </c:pt>
                <c:pt idx="126">
                  <c:v>-19.490019154666602</c:v>
                </c:pt>
                <c:pt idx="127">
                  <c:v>-22.239369155187301</c:v>
                </c:pt>
                <c:pt idx="128">
                  <c:v>-24.638698433185901</c:v>
                </c:pt>
                <c:pt idx="129">
                  <c:v>-24.098504560034101</c:v>
                </c:pt>
                <c:pt idx="130">
                  <c:v>-23.4420789658306</c:v>
                </c:pt>
                <c:pt idx="131">
                  <c:v>-24.514247397579499</c:v>
                </c:pt>
                <c:pt idx="132">
                  <c:v>-25.645132280683299</c:v>
                </c:pt>
                <c:pt idx="133">
                  <c:v>-22.969772202714701</c:v>
                </c:pt>
                <c:pt idx="134">
                  <c:v>-21.705194021965902</c:v>
                </c:pt>
                <c:pt idx="135">
                  <c:v>-19.674729262045201</c:v>
                </c:pt>
                <c:pt idx="136">
                  <c:v>-19.383506903306898</c:v>
                </c:pt>
                <c:pt idx="137">
                  <c:v>-20.557572465209802</c:v>
                </c:pt>
                <c:pt idx="138">
                  <c:v>-19.754074523791999</c:v>
                </c:pt>
                <c:pt idx="139">
                  <c:v>-18.147546845921401</c:v>
                </c:pt>
                <c:pt idx="140">
                  <c:v>-16.9700315721065</c:v>
                </c:pt>
                <c:pt idx="141">
                  <c:v>-27.319500398204099</c:v>
                </c:pt>
                <c:pt idx="142">
                  <c:v>-24.009336277331101</c:v>
                </c:pt>
                <c:pt idx="143">
                  <c:v>-13.316470281592601</c:v>
                </c:pt>
                <c:pt idx="144">
                  <c:v>-0.82751337173104</c:v>
                </c:pt>
                <c:pt idx="145">
                  <c:v>35.863260211780997</c:v>
                </c:pt>
                <c:pt idx="146">
                  <c:v>5.9142973667285403</c:v>
                </c:pt>
                <c:pt idx="147">
                  <c:v>3.25679081882455</c:v>
                </c:pt>
                <c:pt idx="148">
                  <c:v>12.8231761531466</c:v>
                </c:pt>
                <c:pt idx="149">
                  <c:v>41.403311364434799</c:v>
                </c:pt>
                <c:pt idx="150">
                  <c:v>23.179064581759899</c:v>
                </c:pt>
                <c:pt idx="151">
                  <c:v>10.2892844175087</c:v>
                </c:pt>
                <c:pt idx="152">
                  <c:v>7.3838412424442801</c:v>
                </c:pt>
                <c:pt idx="153">
                  <c:v>10.099853608247299</c:v>
                </c:pt>
                <c:pt idx="154">
                  <c:v>14.7282474865374</c:v>
                </c:pt>
                <c:pt idx="155">
                  <c:v>14.336058810167099</c:v>
                </c:pt>
                <c:pt idx="156">
                  <c:v>12.430028166822</c:v>
                </c:pt>
                <c:pt idx="157">
                  <c:v>12.303327838107901</c:v>
                </c:pt>
                <c:pt idx="158">
                  <c:v>12.4431552691037</c:v>
                </c:pt>
                <c:pt idx="159">
                  <c:v>13.9061088947151</c:v>
                </c:pt>
                <c:pt idx="160">
                  <c:v>14.4487288334683</c:v>
                </c:pt>
                <c:pt idx="161">
                  <c:v>13.679402158722899</c:v>
                </c:pt>
                <c:pt idx="162">
                  <c:v>14.1600560319098</c:v>
                </c:pt>
                <c:pt idx="163">
                  <c:v>12.3658629510154</c:v>
                </c:pt>
                <c:pt idx="164">
                  <c:v>9.6015695755511707</c:v>
                </c:pt>
                <c:pt idx="165">
                  <c:v>9.6693757181889097</c:v>
                </c:pt>
                <c:pt idx="166">
                  <c:v>8.4837107145703499</c:v>
                </c:pt>
                <c:pt idx="167">
                  <c:v>5.4729170985408899</c:v>
                </c:pt>
                <c:pt idx="168">
                  <c:v>2.2719493046750001</c:v>
                </c:pt>
                <c:pt idx="169">
                  <c:v>0.34070699503574298</c:v>
                </c:pt>
                <c:pt idx="170">
                  <c:v>-0.72172839975700498</c:v>
                </c:pt>
                <c:pt idx="171">
                  <c:v>-4.39309981941165</c:v>
                </c:pt>
                <c:pt idx="172">
                  <c:v>-5.4918745778340101</c:v>
                </c:pt>
                <c:pt idx="173">
                  <c:v>-11.651549341123401</c:v>
                </c:pt>
                <c:pt idx="174">
                  <c:v>-19.005327334009699</c:v>
                </c:pt>
                <c:pt idx="175">
                  <c:v>-28.0102966931887</c:v>
                </c:pt>
                <c:pt idx="176">
                  <c:v>-45.913487129425398</c:v>
                </c:pt>
                <c:pt idx="177">
                  <c:v>-37.256132277910602</c:v>
                </c:pt>
                <c:pt idx="178">
                  <c:v>-35.113526517866802</c:v>
                </c:pt>
                <c:pt idx="179">
                  <c:v>-71.893820986656706</c:v>
                </c:pt>
                <c:pt idx="180">
                  <c:v>-59.609253890279497</c:v>
                </c:pt>
                <c:pt idx="181">
                  <c:v>-64.085704853086597</c:v>
                </c:pt>
                <c:pt idx="182">
                  <c:v>-63.100925427048203</c:v>
                </c:pt>
                <c:pt idx="183">
                  <c:v>-38.610872438009601</c:v>
                </c:pt>
                <c:pt idx="184">
                  <c:v>-29.886639082313302</c:v>
                </c:pt>
                <c:pt idx="185">
                  <c:v>-28.504108452881201</c:v>
                </c:pt>
                <c:pt idx="186">
                  <c:v>-27.876281721619101</c:v>
                </c:pt>
                <c:pt idx="187">
                  <c:v>-26.734563119581999</c:v>
                </c:pt>
                <c:pt idx="188">
                  <c:v>-25.379229504667499</c:v>
                </c:pt>
                <c:pt idx="189">
                  <c:v>-24.701414746656901</c:v>
                </c:pt>
                <c:pt idx="190">
                  <c:v>-25.5633252812781</c:v>
                </c:pt>
                <c:pt idx="191">
                  <c:v>-26.611756863132499</c:v>
                </c:pt>
                <c:pt idx="192">
                  <c:v>-26.766137375908201</c:v>
                </c:pt>
                <c:pt idx="193">
                  <c:v>-25.885771827004302</c:v>
                </c:pt>
                <c:pt idx="194">
                  <c:v>-25.7318656903964</c:v>
                </c:pt>
                <c:pt idx="195">
                  <c:v>-26.850804522640999</c:v>
                </c:pt>
                <c:pt idx="196">
                  <c:v>-24.991056740087199</c:v>
                </c:pt>
                <c:pt idx="197">
                  <c:v>-22.518011924621401</c:v>
                </c:pt>
                <c:pt idx="198">
                  <c:v>-19.582084716662202</c:v>
                </c:pt>
                <c:pt idx="199">
                  <c:v>-20.338263056869899</c:v>
                </c:pt>
                <c:pt idx="200">
                  <c:v>-23.404820319513199</c:v>
                </c:pt>
                <c:pt idx="201">
                  <c:v>-20.7959009032182</c:v>
                </c:pt>
                <c:pt idx="202">
                  <c:v>-15.7791500565609</c:v>
                </c:pt>
                <c:pt idx="203">
                  <c:v>-13.288096081772</c:v>
                </c:pt>
                <c:pt idx="204">
                  <c:v>-32.360256533288002</c:v>
                </c:pt>
                <c:pt idx="205">
                  <c:v>-25.747096071290098</c:v>
                </c:pt>
                <c:pt idx="206">
                  <c:v>-9.2895509189315906</c:v>
                </c:pt>
                <c:pt idx="207">
                  <c:v>8.8070906927630794</c:v>
                </c:pt>
                <c:pt idx="208">
                  <c:v>49.961961673824</c:v>
                </c:pt>
                <c:pt idx="209">
                  <c:v>-0.84701381757455296</c:v>
                </c:pt>
                <c:pt idx="210">
                  <c:v>-5.9350708792175304</c:v>
                </c:pt>
                <c:pt idx="211">
                  <c:v>3.4030482846671299</c:v>
                </c:pt>
                <c:pt idx="212">
                  <c:v>7.3250599907914298</c:v>
                </c:pt>
                <c:pt idx="213">
                  <c:v>4.7469108562983404</c:v>
                </c:pt>
                <c:pt idx="214">
                  <c:v>4.6008213580973703</c:v>
                </c:pt>
                <c:pt idx="215">
                  <c:v>9.0498286772791392</c:v>
                </c:pt>
                <c:pt idx="216">
                  <c:v>17.9025818544788</c:v>
                </c:pt>
                <c:pt idx="217">
                  <c:v>21.6367941190158</c:v>
                </c:pt>
                <c:pt idx="218">
                  <c:v>11.9206522433514</c:v>
                </c:pt>
                <c:pt idx="219">
                  <c:v>7.1831540701669097</c:v>
                </c:pt>
                <c:pt idx="220">
                  <c:v>6.2550850731974101</c:v>
                </c:pt>
                <c:pt idx="221">
                  <c:v>6.54089618350823</c:v>
                </c:pt>
                <c:pt idx="222">
                  <c:v>8.2069926009879204</c:v>
                </c:pt>
                <c:pt idx="223">
                  <c:v>10.203042189344201</c:v>
                </c:pt>
                <c:pt idx="224">
                  <c:v>11.903814231058099</c:v>
                </c:pt>
                <c:pt idx="225">
                  <c:v>11.6770719146585</c:v>
                </c:pt>
                <c:pt idx="226">
                  <c:v>12.313704804021199</c:v>
                </c:pt>
                <c:pt idx="227">
                  <c:v>15.504620464136099</c:v>
                </c:pt>
                <c:pt idx="228">
                  <c:v>19.042809805534201</c:v>
                </c:pt>
                <c:pt idx="229">
                  <c:v>16.744411891567399</c:v>
                </c:pt>
                <c:pt idx="230">
                  <c:v>12.1241871504754</c:v>
                </c:pt>
                <c:pt idx="231">
                  <c:v>11.2775100698071</c:v>
                </c:pt>
                <c:pt idx="232">
                  <c:v>12.0891800360915</c:v>
                </c:pt>
                <c:pt idx="233">
                  <c:v>9.9776159898978793</c:v>
                </c:pt>
                <c:pt idx="234">
                  <c:v>3.8786570638501501</c:v>
                </c:pt>
                <c:pt idx="235">
                  <c:v>-3.57022330927524</c:v>
                </c:pt>
                <c:pt idx="236">
                  <c:v>-6.7336163015657897</c:v>
                </c:pt>
                <c:pt idx="237">
                  <c:v>-26.5074727806523</c:v>
                </c:pt>
                <c:pt idx="238">
                  <c:v>-84.157008261043202</c:v>
                </c:pt>
                <c:pt idx="239">
                  <c:v>-83.574327960197806</c:v>
                </c:pt>
                <c:pt idx="240">
                  <c:v>-80.064441904087701</c:v>
                </c:pt>
                <c:pt idx="241">
                  <c:v>-81.919096208968</c:v>
                </c:pt>
                <c:pt idx="242">
                  <c:v>-63.111732429746702</c:v>
                </c:pt>
                <c:pt idx="243">
                  <c:v>-66.399301290162498</c:v>
                </c:pt>
                <c:pt idx="244">
                  <c:v>-82.435739204447401</c:v>
                </c:pt>
                <c:pt idx="245">
                  <c:v>-83.058422666816199</c:v>
                </c:pt>
                <c:pt idx="246">
                  <c:v>-58.774075940587103</c:v>
                </c:pt>
                <c:pt idx="247">
                  <c:v>-47.403138878085102</c:v>
                </c:pt>
                <c:pt idx="248">
                  <c:v>-42.948323626299199</c:v>
                </c:pt>
                <c:pt idx="249">
                  <c:v>-42.192886761160601</c:v>
                </c:pt>
                <c:pt idx="250">
                  <c:v>-39.316408422890298</c:v>
                </c:pt>
                <c:pt idx="251">
                  <c:v>-36.0316994827242</c:v>
                </c:pt>
                <c:pt idx="252">
                  <c:v>-35.595216491328401</c:v>
                </c:pt>
                <c:pt idx="253">
                  <c:v>-36.561828317622897</c:v>
                </c:pt>
                <c:pt idx="254">
                  <c:v>-36.270385073115499</c:v>
                </c:pt>
                <c:pt idx="255">
                  <c:v>-34.8457494074556</c:v>
                </c:pt>
                <c:pt idx="256">
                  <c:v>-34.996024229363101</c:v>
                </c:pt>
                <c:pt idx="257">
                  <c:v>-36.043358249194398</c:v>
                </c:pt>
                <c:pt idx="258">
                  <c:v>-38.227463333632898</c:v>
                </c:pt>
                <c:pt idx="259">
                  <c:v>-39.825712709929</c:v>
                </c:pt>
                <c:pt idx="260">
                  <c:v>-36.7136728923915</c:v>
                </c:pt>
                <c:pt idx="261">
                  <c:v>-29.761684688677001</c:v>
                </c:pt>
                <c:pt idx="262">
                  <c:v>-30.357577979408099</c:v>
                </c:pt>
                <c:pt idx="263">
                  <c:v>-47.8665537069446</c:v>
                </c:pt>
                <c:pt idx="264">
                  <c:v>-37.880186172823002</c:v>
                </c:pt>
                <c:pt idx="265">
                  <c:v>-26.687817216187899</c:v>
                </c:pt>
                <c:pt idx="266">
                  <c:v>-25.9672480486696</c:v>
                </c:pt>
                <c:pt idx="267">
                  <c:v>-41.7587954588559</c:v>
                </c:pt>
                <c:pt idx="268">
                  <c:v>-62.960643707014803</c:v>
                </c:pt>
                <c:pt idx="269">
                  <c:v>-43.473928478685302</c:v>
                </c:pt>
                <c:pt idx="270">
                  <c:v>-20.630319789380799</c:v>
                </c:pt>
                <c:pt idx="271">
                  <c:v>-10.240869014164099</c:v>
                </c:pt>
                <c:pt idx="272">
                  <c:v>12.3473809935034</c:v>
                </c:pt>
                <c:pt idx="273">
                  <c:v>-7.2656944798582801</c:v>
                </c:pt>
                <c:pt idx="274">
                  <c:v>-21.447798002708598</c:v>
                </c:pt>
                <c:pt idx="275">
                  <c:v>-13.6571787198039</c:v>
                </c:pt>
                <c:pt idx="276">
                  <c:v>-5.3439393319108</c:v>
                </c:pt>
                <c:pt idx="277">
                  <c:v>10.826207989919199</c:v>
                </c:pt>
                <c:pt idx="278">
                  <c:v>10.8867320404698</c:v>
                </c:pt>
                <c:pt idx="279">
                  <c:v>5.2361352962363803</c:v>
                </c:pt>
                <c:pt idx="280">
                  <c:v>8.6305879463623203</c:v>
                </c:pt>
                <c:pt idx="281">
                  <c:v>16.3478459660749</c:v>
                </c:pt>
                <c:pt idx="282">
                  <c:v>20.3596041758612</c:v>
                </c:pt>
                <c:pt idx="283">
                  <c:v>17.699741907403599</c:v>
                </c:pt>
                <c:pt idx="284">
                  <c:v>14.162510531638199</c:v>
                </c:pt>
                <c:pt idx="285">
                  <c:v>14.0518292949294</c:v>
                </c:pt>
                <c:pt idx="286">
                  <c:v>10.5395240107991</c:v>
                </c:pt>
                <c:pt idx="287">
                  <c:v>6.3909616324767704</c:v>
                </c:pt>
                <c:pt idx="288">
                  <c:v>3.1021369134811598</c:v>
                </c:pt>
                <c:pt idx="289">
                  <c:v>1.16317662642012</c:v>
                </c:pt>
                <c:pt idx="290">
                  <c:v>-2.0681756536881801</c:v>
                </c:pt>
                <c:pt idx="291">
                  <c:v>-3.8276741068977702</c:v>
                </c:pt>
                <c:pt idx="292">
                  <c:v>-0.94798294734382804</c:v>
                </c:pt>
                <c:pt idx="293">
                  <c:v>4.3273989374956301</c:v>
                </c:pt>
                <c:pt idx="294">
                  <c:v>9.1120889176316595</c:v>
                </c:pt>
                <c:pt idx="295">
                  <c:v>10.415159089330899</c:v>
                </c:pt>
                <c:pt idx="296">
                  <c:v>10.985080579067599</c:v>
                </c:pt>
                <c:pt idx="297">
                  <c:v>13.423216401781</c:v>
                </c:pt>
                <c:pt idx="298">
                  <c:v>15.4728319403053</c:v>
                </c:pt>
                <c:pt idx="299">
                  <c:v>12.9003231098032</c:v>
                </c:pt>
                <c:pt idx="300">
                  <c:v>7.3690001688701896</c:v>
                </c:pt>
                <c:pt idx="301">
                  <c:v>3.9365855351343901</c:v>
                </c:pt>
                <c:pt idx="302">
                  <c:v>1.8370979417300199</c:v>
                </c:pt>
                <c:pt idx="303">
                  <c:v>-5.2990660712738098</c:v>
                </c:pt>
                <c:pt idx="304">
                  <c:v>-10.5196480865099</c:v>
                </c:pt>
                <c:pt idx="305">
                  <c:v>-11.695513201138599</c:v>
                </c:pt>
                <c:pt idx="306">
                  <c:v>-14.6359271533873</c:v>
                </c:pt>
                <c:pt idx="307">
                  <c:v>-28.9431000138357</c:v>
                </c:pt>
                <c:pt idx="308">
                  <c:v>-49.388391121799998</c:v>
                </c:pt>
                <c:pt idx="309">
                  <c:v>-47.717370325277003</c:v>
                </c:pt>
                <c:pt idx="310">
                  <c:v>-51.145415512207798</c:v>
                </c:pt>
                <c:pt idx="311">
                  <c:v>-61.979958446129501</c:v>
                </c:pt>
                <c:pt idx="312">
                  <c:v>-77.047094351806606</c:v>
                </c:pt>
                <c:pt idx="313">
                  <c:v>-71.863630568775903</c:v>
                </c:pt>
                <c:pt idx="314">
                  <c:v>-67.0205921765765</c:v>
                </c:pt>
                <c:pt idx="315">
                  <c:v>-62.441993592086</c:v>
                </c:pt>
                <c:pt idx="316">
                  <c:v>-35.876761089877299</c:v>
                </c:pt>
                <c:pt idx="317">
                  <c:v>-33.291410803633902</c:v>
                </c:pt>
                <c:pt idx="318">
                  <c:v>-31.2695486958395</c:v>
                </c:pt>
                <c:pt idx="319">
                  <c:v>-32.530612841496499</c:v>
                </c:pt>
                <c:pt idx="320">
                  <c:v>-31.080851873717201</c:v>
                </c:pt>
                <c:pt idx="321">
                  <c:v>-29.673647697</c:v>
                </c:pt>
                <c:pt idx="322">
                  <c:v>-27.962850275703101</c:v>
                </c:pt>
                <c:pt idx="323">
                  <c:v>-29.7449015977008</c:v>
                </c:pt>
                <c:pt idx="324">
                  <c:v>-31.834502257851</c:v>
                </c:pt>
                <c:pt idx="325">
                  <c:v>-30.6913639644672</c:v>
                </c:pt>
                <c:pt idx="326">
                  <c:v>-29.1487609474141</c:v>
                </c:pt>
                <c:pt idx="327">
                  <c:v>-29.1653015232421</c:v>
                </c:pt>
                <c:pt idx="328">
                  <c:v>-31.108862111190799</c:v>
                </c:pt>
                <c:pt idx="329">
                  <c:v>-31.244417136233398</c:v>
                </c:pt>
                <c:pt idx="330">
                  <c:v>-28.8145124823338</c:v>
                </c:pt>
                <c:pt idx="331">
                  <c:v>-28.175360341122801</c:v>
                </c:pt>
                <c:pt idx="332">
                  <c:v>-33.271632864407302</c:v>
                </c:pt>
                <c:pt idx="333">
                  <c:v>-38.167408921362998</c:v>
                </c:pt>
                <c:pt idx="334">
                  <c:v>-31.574433224067</c:v>
                </c:pt>
                <c:pt idx="335">
                  <c:v>-24.677806087222098</c:v>
                </c:pt>
                <c:pt idx="336">
                  <c:v>-30.395279293156602</c:v>
                </c:pt>
                <c:pt idx="337">
                  <c:v>-37.924574265032497</c:v>
                </c:pt>
                <c:pt idx="338">
                  <c:v>-30.869141852410099</c:v>
                </c:pt>
                <c:pt idx="339">
                  <c:v>-23.7997239986334</c:v>
                </c:pt>
                <c:pt idx="340">
                  <c:v>-28.0250281388989</c:v>
                </c:pt>
                <c:pt idx="341">
                  <c:v>-43.599920112529603</c:v>
                </c:pt>
                <c:pt idx="342">
                  <c:v>-30.367491868918901</c:v>
                </c:pt>
                <c:pt idx="343">
                  <c:v>-24.595024086257499</c:v>
                </c:pt>
                <c:pt idx="344">
                  <c:v>-10.3657644036759</c:v>
                </c:pt>
                <c:pt idx="345">
                  <c:v>4.0556293556991099</c:v>
                </c:pt>
                <c:pt idx="346">
                  <c:v>4.5192577322949896</c:v>
                </c:pt>
                <c:pt idx="347">
                  <c:v>5.0600816961076296</c:v>
                </c:pt>
                <c:pt idx="348">
                  <c:v>4.8194430477124799</c:v>
                </c:pt>
                <c:pt idx="349">
                  <c:v>4.5480625660827698</c:v>
                </c:pt>
                <c:pt idx="350">
                  <c:v>3.00001042197882</c:v>
                </c:pt>
                <c:pt idx="351">
                  <c:v>-1.6843113229659298E-2</c:v>
                </c:pt>
                <c:pt idx="352">
                  <c:v>-1.17679891224772</c:v>
                </c:pt>
                <c:pt idx="353">
                  <c:v>-0.71055642183019596</c:v>
                </c:pt>
                <c:pt idx="354">
                  <c:v>-0.36551389710776699</c:v>
                </c:pt>
                <c:pt idx="355">
                  <c:v>-2.9831509478267</c:v>
                </c:pt>
                <c:pt idx="356">
                  <c:v>-8.1258937737602999</c:v>
                </c:pt>
                <c:pt idx="357">
                  <c:v>-13.156184964998699</c:v>
                </c:pt>
                <c:pt idx="358">
                  <c:v>-16.750805657060798</c:v>
                </c:pt>
                <c:pt idx="359">
                  <c:v>-21.744698656710501</c:v>
                </c:pt>
                <c:pt idx="360">
                  <c:v>-27.071497316191302</c:v>
                </c:pt>
                <c:pt idx="361">
                  <c:v>-31.1987830257662</c:v>
                </c:pt>
                <c:pt idx="362">
                  <c:v>-34.3276653554476</c:v>
                </c:pt>
                <c:pt idx="363">
                  <c:v>-30.5615129178084</c:v>
                </c:pt>
                <c:pt idx="364">
                  <c:v>-21.601561756326898</c:v>
                </c:pt>
                <c:pt idx="365">
                  <c:v>-10.742230226590699</c:v>
                </c:pt>
                <c:pt idx="366">
                  <c:v>-2.8583150676484501</c:v>
                </c:pt>
                <c:pt idx="367">
                  <c:v>0.98288532686973495</c:v>
                </c:pt>
                <c:pt idx="368">
                  <c:v>4.3865565533737998</c:v>
                </c:pt>
                <c:pt idx="369">
                  <c:v>7.2031556420262799</c:v>
                </c:pt>
                <c:pt idx="370">
                  <c:v>8.3564653068452692</c:v>
                </c:pt>
                <c:pt idx="371">
                  <c:v>7.9711818501900904</c:v>
                </c:pt>
                <c:pt idx="372">
                  <c:v>2.3029528971584399</c:v>
                </c:pt>
                <c:pt idx="373">
                  <c:v>-6.1580776633921204</c:v>
                </c:pt>
                <c:pt idx="374">
                  <c:v>-21.882883312449302</c:v>
                </c:pt>
                <c:pt idx="375">
                  <c:v>-37.671182834743398</c:v>
                </c:pt>
                <c:pt idx="376">
                  <c:v>-45.247242880793799</c:v>
                </c:pt>
                <c:pt idx="377">
                  <c:v>-49.201498536393601</c:v>
                </c:pt>
                <c:pt idx="378">
                  <c:v>-54.5415767146877</c:v>
                </c:pt>
                <c:pt idx="379">
                  <c:v>-64.4037829345353</c:v>
                </c:pt>
                <c:pt idx="380">
                  <c:v>-66.731042865666097</c:v>
                </c:pt>
                <c:pt idx="381">
                  <c:v>-62.6687006343818</c:v>
                </c:pt>
                <c:pt idx="382">
                  <c:v>-63.933132675264197</c:v>
                </c:pt>
                <c:pt idx="383">
                  <c:v>-68.751142905448106</c:v>
                </c:pt>
                <c:pt idx="384">
                  <c:v>-66.057783512779096</c:v>
                </c:pt>
                <c:pt idx="385">
                  <c:v>-65.1432451207951</c:v>
                </c:pt>
                <c:pt idx="386">
                  <c:v>-72.429486384058507</c:v>
                </c:pt>
                <c:pt idx="387">
                  <c:v>-70.606961172515597</c:v>
                </c:pt>
                <c:pt idx="388">
                  <c:v>-53.034072122561199</c:v>
                </c:pt>
                <c:pt idx="389">
                  <c:v>-45.780485438196301</c:v>
                </c:pt>
                <c:pt idx="390">
                  <c:v>-47.966181084975297</c:v>
                </c:pt>
                <c:pt idx="391">
                  <c:v>-50.282142855316501</c:v>
                </c:pt>
                <c:pt idx="392">
                  <c:v>-48.793673271440802</c:v>
                </c:pt>
                <c:pt idx="393">
                  <c:v>-47.350300167723901</c:v>
                </c:pt>
                <c:pt idx="394">
                  <c:v>-50.135554658444597</c:v>
                </c:pt>
                <c:pt idx="395">
                  <c:v>-51.360995703058897</c:v>
                </c:pt>
                <c:pt idx="396">
                  <c:v>-51.970369351440802</c:v>
                </c:pt>
                <c:pt idx="397">
                  <c:v>-52.481924702090801</c:v>
                </c:pt>
                <c:pt idx="398">
                  <c:v>-50.6812778010869</c:v>
                </c:pt>
                <c:pt idx="399">
                  <c:v>-45.996788910000298</c:v>
                </c:pt>
                <c:pt idx="400">
                  <c:v>-42.485620478466302</c:v>
                </c:pt>
                <c:pt idx="401">
                  <c:v>-44.5300270502213</c:v>
                </c:pt>
                <c:pt idx="402">
                  <c:v>-47.029073823243003</c:v>
                </c:pt>
                <c:pt idx="403">
                  <c:v>-40.099583208660803</c:v>
                </c:pt>
                <c:pt idx="404">
                  <c:v>-32.147177142555996</c:v>
                </c:pt>
                <c:pt idx="405">
                  <c:v>-31.787795409044001</c:v>
                </c:pt>
                <c:pt idx="406">
                  <c:v>-38.322434608530202</c:v>
                </c:pt>
                <c:pt idx="407">
                  <c:v>-34.158921766770398</c:v>
                </c:pt>
                <c:pt idx="408">
                  <c:v>-31.9110659072605</c:v>
                </c:pt>
                <c:pt idx="409">
                  <c:v>-36.284776982036099</c:v>
                </c:pt>
                <c:pt idx="410">
                  <c:v>-65.031836531586606</c:v>
                </c:pt>
                <c:pt idx="411">
                  <c:v>-63.684620374125203</c:v>
                </c:pt>
                <c:pt idx="412">
                  <c:v>-68.882689269602096</c:v>
                </c:pt>
                <c:pt idx="413">
                  <c:v>-22.684183221191802</c:v>
                </c:pt>
                <c:pt idx="414">
                  <c:v>3.7265587992042701</c:v>
                </c:pt>
                <c:pt idx="415">
                  <c:v>3.2979510671007599</c:v>
                </c:pt>
                <c:pt idx="416">
                  <c:v>2.66917374357614</c:v>
                </c:pt>
                <c:pt idx="417">
                  <c:v>1.90694476333181</c:v>
                </c:pt>
                <c:pt idx="418">
                  <c:v>3.0178891311188498</c:v>
                </c:pt>
                <c:pt idx="419">
                  <c:v>7.8654478733427302</c:v>
                </c:pt>
                <c:pt idx="420">
                  <c:v>9.2809747015963904</c:v>
                </c:pt>
                <c:pt idx="421">
                  <c:v>5.5712488510303704</c:v>
                </c:pt>
                <c:pt idx="422">
                  <c:v>2.9664545050714399</c:v>
                </c:pt>
                <c:pt idx="423">
                  <c:v>4.4922098670060198</c:v>
                </c:pt>
                <c:pt idx="424">
                  <c:v>6.3411652722777996</c:v>
                </c:pt>
                <c:pt idx="425">
                  <c:v>1.0895568138032401</c:v>
                </c:pt>
                <c:pt idx="426">
                  <c:v>-3.6154085548805401</c:v>
                </c:pt>
                <c:pt idx="427">
                  <c:v>-6.3507699881735897</c:v>
                </c:pt>
                <c:pt idx="428">
                  <c:v>-6.3032979810234098</c:v>
                </c:pt>
                <c:pt idx="429">
                  <c:v>-6.6081392140570996</c:v>
                </c:pt>
                <c:pt idx="430">
                  <c:v>-10.1339963755853</c:v>
                </c:pt>
                <c:pt idx="431">
                  <c:v>-14.360919835173499</c:v>
                </c:pt>
                <c:pt idx="432">
                  <c:v>-15.304159960114999</c:v>
                </c:pt>
                <c:pt idx="433">
                  <c:v>-14.541843619499099</c:v>
                </c:pt>
                <c:pt idx="434">
                  <c:v>-14.3819746031607</c:v>
                </c:pt>
                <c:pt idx="435">
                  <c:v>-19.8663043089004</c:v>
                </c:pt>
                <c:pt idx="436">
                  <c:v>-23.5015795139178</c:v>
                </c:pt>
                <c:pt idx="437">
                  <c:v>-26.587941719870798</c:v>
                </c:pt>
                <c:pt idx="438">
                  <c:v>-34.566765029661298</c:v>
                </c:pt>
                <c:pt idx="439">
                  <c:v>-40.707445721942399</c:v>
                </c:pt>
                <c:pt idx="440">
                  <c:v>-45.074518110264002</c:v>
                </c:pt>
                <c:pt idx="441">
                  <c:v>-47.428720517831302</c:v>
                </c:pt>
                <c:pt idx="442">
                  <c:v>-45.610429501498601</c:v>
                </c:pt>
                <c:pt idx="443">
                  <c:v>-51.054761814094597</c:v>
                </c:pt>
                <c:pt idx="444">
                  <c:v>-52.815164994300098</c:v>
                </c:pt>
                <c:pt idx="445">
                  <c:v>-50.098807187031497</c:v>
                </c:pt>
                <c:pt idx="446">
                  <c:v>-46.088762153705503</c:v>
                </c:pt>
                <c:pt idx="447">
                  <c:v>-43.695700625193801</c:v>
                </c:pt>
                <c:pt idx="448">
                  <c:v>-45.5543384974332</c:v>
                </c:pt>
                <c:pt idx="449">
                  <c:v>-45.249002263673503</c:v>
                </c:pt>
                <c:pt idx="450">
                  <c:v>-44.694467688345199</c:v>
                </c:pt>
                <c:pt idx="451">
                  <c:v>-44.638682117848496</c:v>
                </c:pt>
                <c:pt idx="452">
                  <c:v>-44.425901152348203</c:v>
                </c:pt>
                <c:pt idx="453">
                  <c:v>-44.3299800800905</c:v>
                </c:pt>
                <c:pt idx="454">
                  <c:v>-44.502963792758301</c:v>
                </c:pt>
                <c:pt idx="455">
                  <c:v>-46.024557725417203</c:v>
                </c:pt>
                <c:pt idx="456">
                  <c:v>-47.042781501689703</c:v>
                </c:pt>
                <c:pt idx="457">
                  <c:v>-45.650202640702702</c:v>
                </c:pt>
                <c:pt idx="458">
                  <c:v>-45.391525410810502</c:v>
                </c:pt>
                <c:pt idx="459">
                  <c:v>-48.004858687646802</c:v>
                </c:pt>
                <c:pt idx="460">
                  <c:v>-50.053582044421198</c:v>
                </c:pt>
                <c:pt idx="461">
                  <c:v>-50.296645341141101</c:v>
                </c:pt>
                <c:pt idx="462">
                  <c:v>-49.389812847533697</c:v>
                </c:pt>
                <c:pt idx="463">
                  <c:v>-47.919192443628702</c:v>
                </c:pt>
                <c:pt idx="464">
                  <c:v>-46.610818049448397</c:v>
                </c:pt>
                <c:pt idx="465">
                  <c:v>-48.241390148004697</c:v>
                </c:pt>
                <c:pt idx="466">
                  <c:v>-50.590596751678099</c:v>
                </c:pt>
                <c:pt idx="467">
                  <c:v>-50.704247357271399</c:v>
                </c:pt>
                <c:pt idx="468">
                  <c:v>-48.276474066379798</c:v>
                </c:pt>
                <c:pt idx="469">
                  <c:v>-46.654229540497099</c:v>
                </c:pt>
                <c:pt idx="470">
                  <c:v>-48.020030298453499</c:v>
                </c:pt>
                <c:pt idx="471">
                  <c:v>-49.7170289541329</c:v>
                </c:pt>
                <c:pt idx="472">
                  <c:v>-50.524319755801798</c:v>
                </c:pt>
                <c:pt idx="473">
                  <c:v>-50.353297221953497</c:v>
                </c:pt>
                <c:pt idx="474">
                  <c:v>-47.4102896575789</c:v>
                </c:pt>
                <c:pt idx="475">
                  <c:v>-45.295538597317503</c:v>
                </c:pt>
                <c:pt idx="476">
                  <c:v>-47.764272205968503</c:v>
                </c:pt>
                <c:pt idx="477">
                  <c:v>-52.602453913577001</c:v>
                </c:pt>
              </c:numCache>
            </c:numRef>
          </c:val>
          <c:smooth val="0"/>
          <c:extLst>
            <c:ext xmlns:c16="http://schemas.microsoft.com/office/drawing/2014/chart" uri="{C3380CC4-5D6E-409C-BE32-E72D297353CC}">
              <c16:uniqueId val="{00000001-DC49-445C-94B7-3567B3F61980}"/>
            </c:ext>
          </c:extLst>
        </c:ser>
        <c:ser>
          <c:idx val="2"/>
          <c:order val="2"/>
          <c:tx>
            <c:strRef>
              <c:f>'[fusion test.xlsx]Sheet1'!$Q$1</c:f>
              <c:strCache>
                <c:ptCount val="1"/>
                <c:pt idx="0">
                  <c:v>Z_accel</c:v>
                </c:pt>
              </c:strCache>
            </c:strRef>
          </c:tx>
          <c:spPr>
            <a:ln w="28575" cap="rnd">
              <a:solidFill>
                <a:schemeClr val="accent3"/>
              </a:solidFill>
              <a:round/>
            </a:ln>
            <a:effectLst/>
          </c:spPr>
          <c:marker>
            <c:symbol val="none"/>
          </c:marker>
          <c:val>
            <c:numRef>
              <c:f>'[fusion test.xlsx]Sheet1'!$Q$2:$Q$691</c:f>
              <c:numCache>
                <c:formatCode>General</c:formatCode>
                <c:ptCount val="690"/>
                <c:pt idx="0">
                  <c:v>-45.279396028855203</c:v>
                </c:pt>
                <c:pt idx="1">
                  <c:v>-47.356015712466899</c:v>
                </c:pt>
                <c:pt idx="2">
                  <c:v>-45.475155040750202</c:v>
                </c:pt>
                <c:pt idx="3">
                  <c:v>-46.107041839422102</c:v>
                </c:pt>
                <c:pt idx="4">
                  <c:v>-44.135451867963901</c:v>
                </c:pt>
                <c:pt idx="5">
                  <c:v>-44.292371890545397</c:v>
                </c:pt>
                <c:pt idx="6">
                  <c:v>-47.948498183572703</c:v>
                </c:pt>
                <c:pt idx="7">
                  <c:v>-48.1959868103472</c:v>
                </c:pt>
                <c:pt idx="8">
                  <c:v>-46.882954202214002</c:v>
                </c:pt>
                <c:pt idx="9">
                  <c:v>-46.214854586331001</c:v>
                </c:pt>
                <c:pt idx="10">
                  <c:v>-46.111933947171998</c:v>
                </c:pt>
                <c:pt idx="11">
                  <c:v>-47.631022628303199</c:v>
                </c:pt>
                <c:pt idx="12">
                  <c:v>-46.631605220539299</c:v>
                </c:pt>
                <c:pt idx="13">
                  <c:v>-44.779198081445799</c:v>
                </c:pt>
                <c:pt idx="14">
                  <c:v>-48.4871025332641</c:v>
                </c:pt>
                <c:pt idx="15">
                  <c:v>-49.3535400222842</c:v>
                </c:pt>
                <c:pt idx="16">
                  <c:v>-45.008532382823503</c:v>
                </c:pt>
                <c:pt idx="17">
                  <c:v>-43.57988940661</c:v>
                </c:pt>
                <c:pt idx="18">
                  <c:v>-49.639581377500399</c:v>
                </c:pt>
                <c:pt idx="19">
                  <c:v>-51.381213575399102</c:v>
                </c:pt>
                <c:pt idx="20">
                  <c:v>-47.457405584859103</c:v>
                </c:pt>
                <c:pt idx="21">
                  <c:v>-41.1463625981958</c:v>
                </c:pt>
                <c:pt idx="22">
                  <c:v>-38.195925893160499</c:v>
                </c:pt>
                <c:pt idx="23">
                  <c:v>-44.632169561107403</c:v>
                </c:pt>
                <c:pt idx="24">
                  <c:v>-54.271165526954903</c:v>
                </c:pt>
                <c:pt idx="25">
                  <c:v>-55.474847953885103</c:v>
                </c:pt>
                <c:pt idx="26">
                  <c:v>-48.591114006834097</c:v>
                </c:pt>
                <c:pt idx="27">
                  <c:v>-44.487332511919497</c:v>
                </c:pt>
                <c:pt idx="28">
                  <c:v>-43.038170130246201</c:v>
                </c:pt>
                <c:pt idx="29">
                  <c:v>-44.329881320843299</c:v>
                </c:pt>
                <c:pt idx="30">
                  <c:v>-47.801841398321997</c:v>
                </c:pt>
                <c:pt idx="31">
                  <c:v>-46.486401949833201</c:v>
                </c:pt>
                <c:pt idx="32">
                  <c:v>-42.4732704224865</c:v>
                </c:pt>
                <c:pt idx="33">
                  <c:v>-47.561105239137802</c:v>
                </c:pt>
                <c:pt idx="34">
                  <c:v>-49.965868157985099</c:v>
                </c:pt>
                <c:pt idx="35">
                  <c:v>-50.871514839015802</c:v>
                </c:pt>
                <c:pt idx="36">
                  <c:v>-50.968873641014298</c:v>
                </c:pt>
                <c:pt idx="37">
                  <c:v>-51.916879097876397</c:v>
                </c:pt>
                <c:pt idx="38">
                  <c:v>-54.425913510326701</c:v>
                </c:pt>
                <c:pt idx="39">
                  <c:v>-56.182915349214902</c:v>
                </c:pt>
                <c:pt idx="40">
                  <c:v>-56.505658176412403</c:v>
                </c:pt>
                <c:pt idx="41">
                  <c:v>-58.206833917250002</c:v>
                </c:pt>
                <c:pt idx="42">
                  <c:v>-60.516519011000398</c:v>
                </c:pt>
                <c:pt idx="43">
                  <c:v>-62.498913668103903</c:v>
                </c:pt>
                <c:pt idx="44">
                  <c:v>-62.324723884018603</c:v>
                </c:pt>
                <c:pt idx="45">
                  <c:v>-62.708584589374297</c:v>
                </c:pt>
                <c:pt idx="46">
                  <c:v>-64.006040999518703</c:v>
                </c:pt>
                <c:pt idx="47">
                  <c:v>-63.286471835891298</c:v>
                </c:pt>
                <c:pt idx="48">
                  <c:v>-61.343480990126899</c:v>
                </c:pt>
                <c:pt idx="49">
                  <c:v>-59.4238720473329</c:v>
                </c:pt>
                <c:pt idx="50">
                  <c:v>-57.6283472606667</c:v>
                </c:pt>
                <c:pt idx="51">
                  <c:v>-63.718110547932199</c:v>
                </c:pt>
                <c:pt idx="52">
                  <c:v>-61.144197161865797</c:v>
                </c:pt>
                <c:pt idx="53">
                  <c:v>-61.103809615819003</c:v>
                </c:pt>
                <c:pt idx="54">
                  <c:v>-64.342916203445895</c:v>
                </c:pt>
                <c:pt idx="55">
                  <c:v>-62.434674129178497</c:v>
                </c:pt>
                <c:pt idx="56">
                  <c:v>-64.184744725194903</c:v>
                </c:pt>
                <c:pt idx="57">
                  <c:v>-61.000150256270999</c:v>
                </c:pt>
                <c:pt idx="58">
                  <c:v>-63.587232184686101</c:v>
                </c:pt>
                <c:pt idx="59">
                  <c:v>-64.697996018606602</c:v>
                </c:pt>
                <c:pt idx="60">
                  <c:v>-64.837295335190305</c:v>
                </c:pt>
                <c:pt idx="61">
                  <c:v>-64.796583905531307</c:v>
                </c:pt>
                <c:pt idx="62">
                  <c:v>-61.432716652256403</c:v>
                </c:pt>
                <c:pt idx="63">
                  <c:v>-63.746825642278402</c:v>
                </c:pt>
                <c:pt idx="64">
                  <c:v>-62.5650273314426</c:v>
                </c:pt>
                <c:pt idx="65">
                  <c:v>-63.317035736390402</c:v>
                </c:pt>
                <c:pt idx="66">
                  <c:v>-67.020568351070906</c:v>
                </c:pt>
                <c:pt idx="67">
                  <c:v>-66.569127289536198</c:v>
                </c:pt>
                <c:pt idx="68">
                  <c:v>-65.376123525629694</c:v>
                </c:pt>
                <c:pt idx="69">
                  <c:v>-64.525961769587695</c:v>
                </c:pt>
                <c:pt idx="70">
                  <c:v>-61.060135846107997</c:v>
                </c:pt>
                <c:pt idx="71">
                  <c:v>-58.159522372062099</c:v>
                </c:pt>
                <c:pt idx="72">
                  <c:v>-50.854168119366797</c:v>
                </c:pt>
                <c:pt idx="73">
                  <c:v>-53.852666207891197</c:v>
                </c:pt>
                <c:pt idx="74">
                  <c:v>-51.439472895028999</c:v>
                </c:pt>
                <c:pt idx="75">
                  <c:v>-60.310125099595801</c:v>
                </c:pt>
                <c:pt idx="76">
                  <c:v>-53.756378888501096</c:v>
                </c:pt>
                <c:pt idx="77">
                  <c:v>-42.259993837967997</c:v>
                </c:pt>
                <c:pt idx="78">
                  <c:v>-38.713611781467101</c:v>
                </c:pt>
                <c:pt idx="79">
                  <c:v>-41.721141977187997</c:v>
                </c:pt>
                <c:pt idx="80">
                  <c:v>-50.176660905507902</c:v>
                </c:pt>
                <c:pt idx="81">
                  <c:v>-51.400705194481297</c:v>
                </c:pt>
                <c:pt idx="82">
                  <c:v>-53.1582679881068</c:v>
                </c:pt>
                <c:pt idx="83">
                  <c:v>-51.330389608047703</c:v>
                </c:pt>
                <c:pt idx="84">
                  <c:v>-55.053599688822601</c:v>
                </c:pt>
                <c:pt idx="85">
                  <c:v>-56.750294535154701</c:v>
                </c:pt>
                <c:pt idx="86">
                  <c:v>-55.702529089653702</c:v>
                </c:pt>
                <c:pt idx="87">
                  <c:v>-48.7699034643123</c:v>
                </c:pt>
                <c:pt idx="88">
                  <c:v>-42.666241363767497</c:v>
                </c:pt>
                <c:pt idx="89">
                  <c:v>-44.8899583667312</c:v>
                </c:pt>
                <c:pt idx="90">
                  <c:v>-47.871682280863702</c:v>
                </c:pt>
                <c:pt idx="91">
                  <c:v>-44.483184091227699</c:v>
                </c:pt>
                <c:pt idx="92">
                  <c:v>-40.808261342803704</c:v>
                </c:pt>
                <c:pt idx="93">
                  <c:v>-41.651122765397801</c:v>
                </c:pt>
                <c:pt idx="94">
                  <c:v>-46.881567893195403</c:v>
                </c:pt>
                <c:pt idx="95">
                  <c:v>-51.733443221677298</c:v>
                </c:pt>
                <c:pt idx="96">
                  <c:v>-55.759303302560802</c:v>
                </c:pt>
                <c:pt idx="97">
                  <c:v>-58.772992582517801</c:v>
                </c:pt>
                <c:pt idx="98">
                  <c:v>-65.786428627333095</c:v>
                </c:pt>
                <c:pt idx="99">
                  <c:v>-69.505154606869993</c:v>
                </c:pt>
                <c:pt idx="100">
                  <c:v>-70.988866705424499</c:v>
                </c:pt>
                <c:pt idx="101">
                  <c:v>-71.097984379522899</c:v>
                </c:pt>
                <c:pt idx="102">
                  <c:v>-70.601034750197002</c:v>
                </c:pt>
                <c:pt idx="103">
                  <c:v>-69.055996394210098</c:v>
                </c:pt>
                <c:pt idx="104">
                  <c:v>-69.955318388643406</c:v>
                </c:pt>
                <c:pt idx="105">
                  <c:v>-72.667922135389702</c:v>
                </c:pt>
                <c:pt idx="106">
                  <c:v>-72.168525888333093</c:v>
                </c:pt>
                <c:pt idx="107">
                  <c:v>-72.0946758198033</c:v>
                </c:pt>
                <c:pt idx="108">
                  <c:v>-66.292529600650695</c:v>
                </c:pt>
                <c:pt idx="109">
                  <c:v>-64.059149216456305</c:v>
                </c:pt>
                <c:pt idx="110">
                  <c:v>-72.243074102517994</c:v>
                </c:pt>
                <c:pt idx="111">
                  <c:v>-57.641645831850902</c:v>
                </c:pt>
                <c:pt idx="112">
                  <c:v>-2.75093665161776</c:v>
                </c:pt>
                <c:pt idx="113">
                  <c:v>14.551957862593101</c:v>
                </c:pt>
                <c:pt idx="114">
                  <c:v>20.410850437476601</c:v>
                </c:pt>
                <c:pt idx="115">
                  <c:v>52.206047870491098</c:v>
                </c:pt>
                <c:pt idx="116">
                  <c:v>62.376083743360503</c:v>
                </c:pt>
                <c:pt idx="117">
                  <c:v>63.348693301590203</c:v>
                </c:pt>
                <c:pt idx="118">
                  <c:v>63.905838276783498</c:v>
                </c:pt>
                <c:pt idx="119">
                  <c:v>65.724628854651897</c:v>
                </c:pt>
                <c:pt idx="120">
                  <c:v>66.441072995069106</c:v>
                </c:pt>
                <c:pt idx="121">
                  <c:v>65.737256952274194</c:v>
                </c:pt>
                <c:pt idx="122">
                  <c:v>65.672484309797994</c:v>
                </c:pt>
                <c:pt idx="123">
                  <c:v>65.152329957804795</c:v>
                </c:pt>
                <c:pt idx="124">
                  <c:v>66.453942252954207</c:v>
                </c:pt>
                <c:pt idx="125">
                  <c:v>66.758200681188995</c:v>
                </c:pt>
                <c:pt idx="126">
                  <c:v>62.570880169240198</c:v>
                </c:pt>
                <c:pt idx="127">
                  <c:v>58.353570558497502</c:v>
                </c:pt>
                <c:pt idx="128">
                  <c:v>56.5523887864369</c:v>
                </c:pt>
                <c:pt idx="129">
                  <c:v>56.695306722033102</c:v>
                </c:pt>
                <c:pt idx="130">
                  <c:v>56.897998258048602</c:v>
                </c:pt>
                <c:pt idx="131">
                  <c:v>55.533496520347803</c:v>
                </c:pt>
                <c:pt idx="132">
                  <c:v>52.3870453198398</c:v>
                </c:pt>
                <c:pt idx="133">
                  <c:v>54.357455909054899</c:v>
                </c:pt>
                <c:pt idx="134">
                  <c:v>55.172384707840301</c:v>
                </c:pt>
                <c:pt idx="135">
                  <c:v>57.946916938633002</c:v>
                </c:pt>
                <c:pt idx="136">
                  <c:v>58.165193435982196</c:v>
                </c:pt>
                <c:pt idx="137">
                  <c:v>52.379781115748202</c:v>
                </c:pt>
                <c:pt idx="138">
                  <c:v>47.789559209468898</c:v>
                </c:pt>
                <c:pt idx="139">
                  <c:v>54.269679686265597</c:v>
                </c:pt>
                <c:pt idx="140">
                  <c:v>58.749446472021503</c:v>
                </c:pt>
                <c:pt idx="141">
                  <c:v>49.416021415045797</c:v>
                </c:pt>
                <c:pt idx="142">
                  <c:v>45.855929851778598</c:v>
                </c:pt>
                <c:pt idx="143">
                  <c:v>55.348952539469302</c:v>
                </c:pt>
                <c:pt idx="144">
                  <c:v>50.452262477683</c:v>
                </c:pt>
                <c:pt idx="145">
                  <c:v>-19.413930364741901</c:v>
                </c:pt>
                <c:pt idx="146">
                  <c:v>-81.128346157458594</c:v>
                </c:pt>
                <c:pt idx="147">
                  <c:v>-53.0471028082166</c:v>
                </c:pt>
                <c:pt idx="148">
                  <c:v>33.295366306239998</c:v>
                </c:pt>
                <c:pt idx="149">
                  <c:v>-12.12081392512</c:v>
                </c:pt>
                <c:pt idx="150">
                  <c:v>-65.403174282069699</c:v>
                </c:pt>
                <c:pt idx="151">
                  <c:v>-71.171642549542398</c:v>
                </c:pt>
                <c:pt idx="152">
                  <c:v>-72.794188032454102</c:v>
                </c:pt>
                <c:pt idx="153">
                  <c:v>-72.4683133506216</c:v>
                </c:pt>
                <c:pt idx="154">
                  <c:v>-69.494194988435794</c:v>
                </c:pt>
                <c:pt idx="155">
                  <c:v>-67.018186380836696</c:v>
                </c:pt>
                <c:pt idx="156">
                  <c:v>-66.824053786537505</c:v>
                </c:pt>
                <c:pt idx="157">
                  <c:v>-66.728966647494005</c:v>
                </c:pt>
                <c:pt idx="158">
                  <c:v>-66.911487057562596</c:v>
                </c:pt>
                <c:pt idx="159">
                  <c:v>-65.779112701960102</c:v>
                </c:pt>
                <c:pt idx="160">
                  <c:v>-64.474938484859706</c:v>
                </c:pt>
                <c:pt idx="161">
                  <c:v>-64.657692493136807</c:v>
                </c:pt>
                <c:pt idx="162">
                  <c:v>-64.534297716446204</c:v>
                </c:pt>
                <c:pt idx="163">
                  <c:v>-66.5082501857528</c:v>
                </c:pt>
                <c:pt idx="164">
                  <c:v>-70.645002679904906</c:v>
                </c:pt>
                <c:pt idx="165">
                  <c:v>-75.504437879183399</c:v>
                </c:pt>
                <c:pt idx="166">
                  <c:v>-78.827883650951506</c:v>
                </c:pt>
                <c:pt idx="167">
                  <c:v>-78.363568185996598</c:v>
                </c:pt>
                <c:pt idx="168">
                  <c:v>-77.087583297383702</c:v>
                </c:pt>
                <c:pt idx="169">
                  <c:v>-77.878056434020706</c:v>
                </c:pt>
                <c:pt idx="170">
                  <c:v>-75.125195058741696</c:v>
                </c:pt>
                <c:pt idx="171">
                  <c:v>-70.341211740624004</c:v>
                </c:pt>
                <c:pt idx="172">
                  <c:v>-68.143417418523796</c:v>
                </c:pt>
                <c:pt idx="173">
                  <c:v>-67.487055266469397</c:v>
                </c:pt>
                <c:pt idx="174">
                  <c:v>-62.958778033807299</c:v>
                </c:pt>
                <c:pt idx="175">
                  <c:v>-49.354856714331397</c:v>
                </c:pt>
                <c:pt idx="176">
                  <c:v>-39.026714503416997</c:v>
                </c:pt>
                <c:pt idx="177">
                  <c:v>-50.670766238775201</c:v>
                </c:pt>
                <c:pt idx="178">
                  <c:v>-51.457343554609601</c:v>
                </c:pt>
                <c:pt idx="179">
                  <c:v>1.4781856895782299</c:v>
                </c:pt>
                <c:pt idx="180">
                  <c:v>26.784999397797801</c:v>
                </c:pt>
                <c:pt idx="181">
                  <c:v>25.884879131447502</c:v>
                </c:pt>
                <c:pt idx="182">
                  <c:v>24.4371249367519</c:v>
                </c:pt>
                <c:pt idx="183">
                  <c:v>48.050655819578402</c:v>
                </c:pt>
                <c:pt idx="184">
                  <c:v>55.686755738339599</c:v>
                </c:pt>
                <c:pt idx="185">
                  <c:v>53.183940263988902</c:v>
                </c:pt>
                <c:pt idx="186">
                  <c:v>51.239851625180698</c:v>
                </c:pt>
                <c:pt idx="187">
                  <c:v>52.732177399774301</c:v>
                </c:pt>
                <c:pt idx="188">
                  <c:v>55.692476711798001</c:v>
                </c:pt>
                <c:pt idx="189">
                  <c:v>56.784549929632298</c:v>
                </c:pt>
                <c:pt idx="190">
                  <c:v>55.311219268177801</c:v>
                </c:pt>
                <c:pt idx="191">
                  <c:v>53.460162842991203</c:v>
                </c:pt>
                <c:pt idx="192">
                  <c:v>53.164440316216997</c:v>
                </c:pt>
                <c:pt idx="193">
                  <c:v>56.674845547864997</c:v>
                </c:pt>
                <c:pt idx="194">
                  <c:v>57.680743251553999</c:v>
                </c:pt>
                <c:pt idx="195">
                  <c:v>53.067947079910603</c:v>
                </c:pt>
                <c:pt idx="196">
                  <c:v>55.896560877719402</c:v>
                </c:pt>
                <c:pt idx="197">
                  <c:v>59.858625825054197</c:v>
                </c:pt>
                <c:pt idx="198">
                  <c:v>63.371724487203103</c:v>
                </c:pt>
                <c:pt idx="199">
                  <c:v>62.071537939647698</c:v>
                </c:pt>
                <c:pt idx="200">
                  <c:v>55.404427992136</c:v>
                </c:pt>
                <c:pt idx="201">
                  <c:v>61.514000793824003</c:v>
                </c:pt>
                <c:pt idx="202">
                  <c:v>64.172979085396307</c:v>
                </c:pt>
                <c:pt idx="203">
                  <c:v>66.981299889030197</c:v>
                </c:pt>
                <c:pt idx="204">
                  <c:v>40.729067033653997</c:v>
                </c:pt>
                <c:pt idx="205">
                  <c:v>31.562001247027698</c:v>
                </c:pt>
                <c:pt idx="206">
                  <c:v>59.958332167810198</c:v>
                </c:pt>
                <c:pt idx="207">
                  <c:v>69.974809323179301</c:v>
                </c:pt>
                <c:pt idx="208">
                  <c:v>-26.922722422488</c:v>
                </c:pt>
                <c:pt idx="209">
                  <c:v>-83.338104439519995</c:v>
                </c:pt>
                <c:pt idx="210">
                  <c:v>-79.116851246105298</c:v>
                </c:pt>
                <c:pt idx="211">
                  <c:v>-65.903797016165299</c:v>
                </c:pt>
                <c:pt idx="212">
                  <c:v>-78.308347989816198</c:v>
                </c:pt>
                <c:pt idx="213">
                  <c:v>-75.327594401638905</c:v>
                </c:pt>
                <c:pt idx="214">
                  <c:v>-79.0350212206896</c:v>
                </c:pt>
                <c:pt idx="215">
                  <c:v>-76.847977665846699</c:v>
                </c:pt>
                <c:pt idx="216">
                  <c:v>-68.064488267370706</c:v>
                </c:pt>
                <c:pt idx="217">
                  <c:v>-61.761275671096598</c:v>
                </c:pt>
                <c:pt idx="218">
                  <c:v>-65.693156719344898</c:v>
                </c:pt>
                <c:pt idx="219">
                  <c:v>-68.870564595431304</c:v>
                </c:pt>
                <c:pt idx="220">
                  <c:v>-69.590554397146406</c:v>
                </c:pt>
                <c:pt idx="221">
                  <c:v>-67.816854338732796</c:v>
                </c:pt>
                <c:pt idx="222">
                  <c:v>-66.304378420947899</c:v>
                </c:pt>
                <c:pt idx="223">
                  <c:v>-66.431537105483102</c:v>
                </c:pt>
                <c:pt idx="224">
                  <c:v>-66.269191370556896</c:v>
                </c:pt>
                <c:pt idx="225">
                  <c:v>-66.897356313985895</c:v>
                </c:pt>
                <c:pt idx="226">
                  <c:v>-66.744065414402002</c:v>
                </c:pt>
                <c:pt idx="227">
                  <c:v>-65.442839533000196</c:v>
                </c:pt>
                <c:pt idx="228">
                  <c:v>-62.7265874350175</c:v>
                </c:pt>
                <c:pt idx="229">
                  <c:v>-64.216600866503597</c:v>
                </c:pt>
                <c:pt idx="230">
                  <c:v>-67.146346960492593</c:v>
                </c:pt>
                <c:pt idx="231">
                  <c:v>-67.714132128509206</c:v>
                </c:pt>
                <c:pt idx="232">
                  <c:v>-66.934812939677698</c:v>
                </c:pt>
                <c:pt idx="233">
                  <c:v>-66.517540972718095</c:v>
                </c:pt>
                <c:pt idx="234">
                  <c:v>-71.636493996667298</c:v>
                </c:pt>
                <c:pt idx="235">
                  <c:v>-76.6794817970341</c:v>
                </c:pt>
                <c:pt idx="236">
                  <c:v>-75.303080568762496</c:v>
                </c:pt>
                <c:pt idx="237">
                  <c:v>-59.546566356321698</c:v>
                </c:pt>
                <c:pt idx="238">
                  <c:v>4.4647007757410497</c:v>
                </c:pt>
                <c:pt idx="239">
                  <c:v>3.17208415414636</c:v>
                </c:pt>
                <c:pt idx="240">
                  <c:v>-7.8977737484679302</c:v>
                </c:pt>
                <c:pt idx="241">
                  <c:v>5.8007063439246203</c:v>
                </c:pt>
                <c:pt idx="242">
                  <c:v>26.1587098502036</c:v>
                </c:pt>
                <c:pt idx="243">
                  <c:v>21.582167171954399</c:v>
                </c:pt>
                <c:pt idx="244">
                  <c:v>4.7907010162683497</c:v>
                </c:pt>
                <c:pt idx="245">
                  <c:v>6.8811254501940997</c:v>
                </c:pt>
                <c:pt idx="246">
                  <c:v>30.117145012550999</c:v>
                </c:pt>
                <c:pt idx="247">
                  <c:v>41.407197682432503</c:v>
                </c:pt>
                <c:pt idx="248">
                  <c:v>45.660652347524596</c:v>
                </c:pt>
                <c:pt idx="249">
                  <c:v>46.920760900093299</c:v>
                </c:pt>
                <c:pt idx="250">
                  <c:v>49.074884060167001</c:v>
                </c:pt>
                <c:pt idx="251">
                  <c:v>50.900898230112702</c:v>
                </c:pt>
                <c:pt idx="252">
                  <c:v>52.438854851847701</c:v>
                </c:pt>
                <c:pt idx="253">
                  <c:v>52.211566457378296</c:v>
                </c:pt>
                <c:pt idx="254">
                  <c:v>52.203170419449698</c:v>
                </c:pt>
                <c:pt idx="255">
                  <c:v>52.351442553100902</c:v>
                </c:pt>
                <c:pt idx="256">
                  <c:v>50.568164867191904</c:v>
                </c:pt>
                <c:pt idx="257">
                  <c:v>49.7359413860041</c:v>
                </c:pt>
                <c:pt idx="258">
                  <c:v>49.530850572339403</c:v>
                </c:pt>
                <c:pt idx="259">
                  <c:v>46.719979309996802</c:v>
                </c:pt>
                <c:pt idx="260">
                  <c:v>47.562460015921097</c:v>
                </c:pt>
                <c:pt idx="261">
                  <c:v>55.808408275824902</c:v>
                </c:pt>
                <c:pt idx="262">
                  <c:v>57.408278162080599</c:v>
                </c:pt>
                <c:pt idx="263">
                  <c:v>40.738517547446897</c:v>
                </c:pt>
                <c:pt idx="264">
                  <c:v>43.872160725449298</c:v>
                </c:pt>
                <c:pt idx="265">
                  <c:v>54.808741153137198</c:v>
                </c:pt>
                <c:pt idx="266">
                  <c:v>57.273208132942102</c:v>
                </c:pt>
                <c:pt idx="267">
                  <c:v>46.6550006295952</c:v>
                </c:pt>
                <c:pt idx="268">
                  <c:v>26.852042817160498</c:v>
                </c:pt>
                <c:pt idx="269">
                  <c:v>40.037553736698897</c:v>
                </c:pt>
                <c:pt idx="270">
                  <c:v>53.4035266236829</c:v>
                </c:pt>
                <c:pt idx="271">
                  <c:v>52.474606988869198</c:v>
                </c:pt>
                <c:pt idx="272">
                  <c:v>38.073531244498099</c:v>
                </c:pt>
                <c:pt idx="273">
                  <c:v>-55.710231710254703</c:v>
                </c:pt>
                <c:pt idx="274">
                  <c:v>-39.582794174005102</c:v>
                </c:pt>
                <c:pt idx="275">
                  <c:v>-64.943952663333405</c:v>
                </c:pt>
                <c:pt idx="276">
                  <c:v>-73.029913097254394</c:v>
                </c:pt>
                <c:pt idx="277">
                  <c:v>-64.5549144565517</c:v>
                </c:pt>
                <c:pt idx="278">
                  <c:v>-67.168082575843599</c:v>
                </c:pt>
                <c:pt idx="279">
                  <c:v>-71.7982991439697</c:v>
                </c:pt>
                <c:pt idx="280">
                  <c:v>-72.745356180954701</c:v>
                </c:pt>
                <c:pt idx="281">
                  <c:v>-70.0736408981182</c:v>
                </c:pt>
                <c:pt idx="282">
                  <c:v>-67.966883700109804</c:v>
                </c:pt>
                <c:pt idx="283">
                  <c:v>-71.0870850329392</c:v>
                </c:pt>
                <c:pt idx="284">
                  <c:v>-74.392869143140302</c:v>
                </c:pt>
                <c:pt idx="285">
                  <c:v>-74.490700851592507</c:v>
                </c:pt>
                <c:pt idx="286">
                  <c:v>-76.011253239648397</c:v>
                </c:pt>
                <c:pt idx="287">
                  <c:v>-76.974356854985501</c:v>
                </c:pt>
                <c:pt idx="288">
                  <c:v>-78.041427278613099</c:v>
                </c:pt>
                <c:pt idx="289">
                  <c:v>-77.067026775386793</c:v>
                </c:pt>
                <c:pt idx="290">
                  <c:v>-74.779613041952999</c:v>
                </c:pt>
                <c:pt idx="291">
                  <c:v>-70.695659293873902</c:v>
                </c:pt>
                <c:pt idx="292">
                  <c:v>-69.422593526851202</c:v>
                </c:pt>
                <c:pt idx="293">
                  <c:v>-70.077986993561595</c:v>
                </c:pt>
                <c:pt idx="294">
                  <c:v>-69.7002256396935</c:v>
                </c:pt>
                <c:pt idx="295">
                  <c:v>-68.920175589730306</c:v>
                </c:pt>
                <c:pt idx="296">
                  <c:v>-67.805666790125201</c:v>
                </c:pt>
                <c:pt idx="297">
                  <c:v>-65.441948593760202</c:v>
                </c:pt>
                <c:pt idx="298">
                  <c:v>-62.6821167869211</c:v>
                </c:pt>
                <c:pt idx="299">
                  <c:v>-64.958364739107296</c:v>
                </c:pt>
                <c:pt idx="300">
                  <c:v>-67.941317199133394</c:v>
                </c:pt>
                <c:pt idx="301">
                  <c:v>-68.826515629051897</c:v>
                </c:pt>
                <c:pt idx="302">
                  <c:v>-70.519455195594702</c:v>
                </c:pt>
                <c:pt idx="303">
                  <c:v>-73.627174095346703</c:v>
                </c:pt>
                <c:pt idx="304">
                  <c:v>-74.349850314030206</c:v>
                </c:pt>
                <c:pt idx="305">
                  <c:v>-74.080114754797293</c:v>
                </c:pt>
                <c:pt idx="306">
                  <c:v>-74.617359454747799</c:v>
                </c:pt>
                <c:pt idx="307">
                  <c:v>-60.956502512493401</c:v>
                </c:pt>
                <c:pt idx="308">
                  <c:v>-39.941964417423598</c:v>
                </c:pt>
                <c:pt idx="309">
                  <c:v>-41.996005181263598</c:v>
                </c:pt>
                <c:pt idx="310">
                  <c:v>-38.346086709916896</c:v>
                </c:pt>
                <c:pt idx="311">
                  <c:v>-19.0024415667122</c:v>
                </c:pt>
                <c:pt idx="312">
                  <c:v>8.0945853225624909</c:v>
                </c:pt>
                <c:pt idx="313">
                  <c:v>18.121315329697101</c:v>
                </c:pt>
                <c:pt idx="314">
                  <c:v>22.6340887032054</c:v>
                </c:pt>
                <c:pt idx="315">
                  <c:v>27.558006159380501</c:v>
                </c:pt>
                <c:pt idx="316">
                  <c:v>51.998267682370297</c:v>
                </c:pt>
                <c:pt idx="317">
                  <c:v>53.456526536680201</c:v>
                </c:pt>
                <c:pt idx="318">
                  <c:v>54.913066783439298</c:v>
                </c:pt>
                <c:pt idx="319">
                  <c:v>54.361829614972002</c:v>
                </c:pt>
                <c:pt idx="320">
                  <c:v>56.950057191301497</c:v>
                </c:pt>
                <c:pt idx="321">
                  <c:v>57.812117346317699</c:v>
                </c:pt>
                <c:pt idx="322">
                  <c:v>57.966335790509</c:v>
                </c:pt>
                <c:pt idx="323">
                  <c:v>54.732520208373202</c:v>
                </c:pt>
                <c:pt idx="324">
                  <c:v>54.246112587017997</c:v>
                </c:pt>
                <c:pt idx="325">
                  <c:v>56.382014759685298</c:v>
                </c:pt>
                <c:pt idx="326">
                  <c:v>57.957101238963503</c:v>
                </c:pt>
                <c:pt idx="327">
                  <c:v>57.7884614715814</c:v>
                </c:pt>
                <c:pt idx="328">
                  <c:v>55.860164432556203</c:v>
                </c:pt>
                <c:pt idx="329">
                  <c:v>55.791828871411603</c:v>
                </c:pt>
                <c:pt idx="330">
                  <c:v>59.821080948977901</c:v>
                </c:pt>
                <c:pt idx="331">
                  <c:v>61.168429410302501</c:v>
                </c:pt>
                <c:pt idx="332">
                  <c:v>53.831972599706802</c:v>
                </c:pt>
                <c:pt idx="333">
                  <c:v>46.176888828540299</c:v>
                </c:pt>
                <c:pt idx="334">
                  <c:v>53.772549646633102</c:v>
                </c:pt>
                <c:pt idx="335">
                  <c:v>63.258491930762297</c:v>
                </c:pt>
                <c:pt idx="336">
                  <c:v>59.604510435817403</c:v>
                </c:pt>
                <c:pt idx="337">
                  <c:v>41.392128932694497</c:v>
                </c:pt>
                <c:pt idx="338">
                  <c:v>47.613801115484399</c:v>
                </c:pt>
                <c:pt idx="339">
                  <c:v>62.541799617174398</c:v>
                </c:pt>
                <c:pt idx="340">
                  <c:v>55.747181477171601</c:v>
                </c:pt>
                <c:pt idx="341">
                  <c:v>39.113494053080998</c:v>
                </c:pt>
                <c:pt idx="342">
                  <c:v>58.2714751065255</c:v>
                </c:pt>
                <c:pt idx="343">
                  <c:v>63.289455218764203</c:v>
                </c:pt>
                <c:pt idx="344">
                  <c:v>38.581045016403998</c:v>
                </c:pt>
                <c:pt idx="345">
                  <c:v>-66.926374346500396</c:v>
                </c:pt>
                <c:pt idx="346">
                  <c:v>-83.547713698796002</c:v>
                </c:pt>
                <c:pt idx="347">
                  <c:v>-73.525800486597902</c:v>
                </c:pt>
                <c:pt idx="348">
                  <c:v>-82.9950098611709</c:v>
                </c:pt>
                <c:pt idx="349">
                  <c:v>-82.054084598401602</c:v>
                </c:pt>
                <c:pt idx="350">
                  <c:v>-78.786339002995703</c:v>
                </c:pt>
                <c:pt idx="351">
                  <c:v>-76.069553600865802</c:v>
                </c:pt>
                <c:pt idx="352">
                  <c:v>-74.730698419910397</c:v>
                </c:pt>
                <c:pt idx="353">
                  <c:v>-72.995632968306694</c:v>
                </c:pt>
                <c:pt idx="354">
                  <c:v>-71.673771476188804</c:v>
                </c:pt>
                <c:pt idx="355">
                  <c:v>-71.885343191037194</c:v>
                </c:pt>
                <c:pt idx="356">
                  <c:v>-71.258042831246996</c:v>
                </c:pt>
                <c:pt idx="357">
                  <c:v>-67.577297577979706</c:v>
                </c:pt>
                <c:pt idx="358">
                  <c:v>-65.360035318226906</c:v>
                </c:pt>
                <c:pt idx="359">
                  <c:v>-61.175862445852701</c:v>
                </c:pt>
                <c:pt idx="360">
                  <c:v>-56.213740239878497</c:v>
                </c:pt>
                <c:pt idx="361">
                  <c:v>-53.199343231104002</c:v>
                </c:pt>
                <c:pt idx="362">
                  <c:v>-52.2150080051372</c:v>
                </c:pt>
                <c:pt idx="363">
                  <c:v>-57.145042062616596</c:v>
                </c:pt>
                <c:pt idx="364">
                  <c:v>-65.455638207115499</c:v>
                </c:pt>
                <c:pt idx="365">
                  <c:v>-73.597744723779897</c:v>
                </c:pt>
                <c:pt idx="366">
                  <c:v>-77.877238221168497</c:v>
                </c:pt>
                <c:pt idx="367">
                  <c:v>-79.486827818401494</c:v>
                </c:pt>
                <c:pt idx="368">
                  <c:v>-78.179826736994301</c:v>
                </c:pt>
                <c:pt idx="369">
                  <c:v>-76.444534324154603</c:v>
                </c:pt>
                <c:pt idx="370">
                  <c:v>-76.411742170627804</c:v>
                </c:pt>
                <c:pt idx="371">
                  <c:v>-78.922747822980995</c:v>
                </c:pt>
                <c:pt idx="372">
                  <c:v>-84.704458833463704</c:v>
                </c:pt>
                <c:pt idx="373">
                  <c:v>-83.223023784984605</c:v>
                </c:pt>
                <c:pt idx="374">
                  <c:v>-67.756927736084506</c:v>
                </c:pt>
                <c:pt idx="375">
                  <c:v>-51.203992993407503</c:v>
                </c:pt>
                <c:pt idx="376">
                  <c:v>-42.975987146282897</c:v>
                </c:pt>
                <c:pt idx="377">
                  <c:v>-36.747553315217303</c:v>
                </c:pt>
                <c:pt idx="378">
                  <c:v>-30.928753457351998</c:v>
                </c:pt>
                <c:pt idx="379">
                  <c:v>-21.366166444751901</c:v>
                </c:pt>
                <c:pt idx="380">
                  <c:v>-17.3752096896498</c:v>
                </c:pt>
                <c:pt idx="381">
                  <c:v>-16.942560200916802</c:v>
                </c:pt>
                <c:pt idx="382">
                  <c:v>-14.0826385216539</c:v>
                </c:pt>
                <c:pt idx="383">
                  <c:v>1.9812711299666601</c:v>
                </c:pt>
                <c:pt idx="384">
                  <c:v>20.577178997682999</c:v>
                </c:pt>
                <c:pt idx="385">
                  <c:v>22.909974655663799</c:v>
                </c:pt>
                <c:pt idx="386">
                  <c:v>16.226449328162602</c:v>
                </c:pt>
                <c:pt idx="387">
                  <c:v>18.816823452717099</c:v>
                </c:pt>
                <c:pt idx="388">
                  <c:v>36.960699138881402</c:v>
                </c:pt>
                <c:pt idx="389">
                  <c:v>44.100429484646803</c:v>
                </c:pt>
                <c:pt idx="390">
                  <c:v>41.779114874729103</c:v>
                </c:pt>
                <c:pt idx="391">
                  <c:v>39.544862243497597</c:v>
                </c:pt>
                <c:pt idx="392">
                  <c:v>41.173314344829997</c:v>
                </c:pt>
                <c:pt idx="393">
                  <c:v>42.514792483681802</c:v>
                </c:pt>
                <c:pt idx="394">
                  <c:v>39.783997596515299</c:v>
                </c:pt>
                <c:pt idx="395">
                  <c:v>38.567517468396197</c:v>
                </c:pt>
                <c:pt idx="396">
                  <c:v>38.029622118727097</c:v>
                </c:pt>
                <c:pt idx="397">
                  <c:v>37.510802010663902</c:v>
                </c:pt>
                <c:pt idx="398">
                  <c:v>39.079530850410798</c:v>
                </c:pt>
                <c:pt idx="399">
                  <c:v>43.8138128479413</c:v>
                </c:pt>
                <c:pt idx="400">
                  <c:v>47.510143031091999</c:v>
                </c:pt>
                <c:pt idx="401">
                  <c:v>45.468301067051101</c:v>
                </c:pt>
                <c:pt idx="402">
                  <c:v>41.515802959855698</c:v>
                </c:pt>
                <c:pt idx="403">
                  <c:v>45.416499349215002</c:v>
                </c:pt>
                <c:pt idx="404">
                  <c:v>55.138832347070597</c:v>
                </c:pt>
                <c:pt idx="405">
                  <c:v>56.493644305685002</c:v>
                </c:pt>
                <c:pt idx="406">
                  <c:v>49.430786333309698</c:v>
                </c:pt>
                <c:pt idx="407">
                  <c:v>44.391245976413003</c:v>
                </c:pt>
                <c:pt idx="408">
                  <c:v>38.645991048285097</c:v>
                </c:pt>
                <c:pt idx="409">
                  <c:v>25.698594834710299</c:v>
                </c:pt>
                <c:pt idx="410">
                  <c:v>12.586470784404501</c:v>
                </c:pt>
                <c:pt idx="411">
                  <c:v>26.176672035524</c:v>
                </c:pt>
                <c:pt idx="412">
                  <c:v>-20.828505680193899</c:v>
                </c:pt>
                <c:pt idx="413">
                  <c:v>-67.145167546440206</c:v>
                </c:pt>
                <c:pt idx="414">
                  <c:v>-77.895009019699003</c:v>
                </c:pt>
                <c:pt idx="415">
                  <c:v>-67.420241629569205</c:v>
                </c:pt>
                <c:pt idx="416">
                  <c:v>-68.508013888938294</c:v>
                </c:pt>
                <c:pt idx="417">
                  <c:v>-71.438691500876701</c:v>
                </c:pt>
                <c:pt idx="418">
                  <c:v>-74.198469980705198</c:v>
                </c:pt>
                <c:pt idx="419">
                  <c:v>-74.651522101263794</c:v>
                </c:pt>
                <c:pt idx="420">
                  <c:v>-75.741726418681395</c:v>
                </c:pt>
                <c:pt idx="421">
                  <c:v>-81.585940549169806</c:v>
                </c:pt>
                <c:pt idx="422">
                  <c:v>-86.897015648446001</c:v>
                </c:pt>
                <c:pt idx="423">
                  <c:v>-85.410078736133897</c:v>
                </c:pt>
                <c:pt idx="424">
                  <c:v>-82.955290317364103</c:v>
                </c:pt>
                <c:pt idx="425">
                  <c:v>-81.220330707240194</c:v>
                </c:pt>
                <c:pt idx="426">
                  <c:v>-77.285403548345897</c:v>
                </c:pt>
                <c:pt idx="427">
                  <c:v>-75.814469134721705</c:v>
                </c:pt>
                <c:pt idx="428">
                  <c:v>-78.010508838503597</c:v>
                </c:pt>
                <c:pt idx="429">
                  <c:v>-77.716761854726698</c:v>
                </c:pt>
                <c:pt idx="430">
                  <c:v>-68.990131562784299</c:v>
                </c:pt>
                <c:pt idx="431">
                  <c:v>-66.145197369805302</c:v>
                </c:pt>
                <c:pt idx="432">
                  <c:v>-65.784582550405702</c:v>
                </c:pt>
                <c:pt idx="433">
                  <c:v>-68.446049861423404</c:v>
                </c:pt>
                <c:pt idx="434">
                  <c:v>-65.464120141276794</c:v>
                </c:pt>
                <c:pt idx="435">
                  <c:v>-50.411448471043798</c:v>
                </c:pt>
                <c:pt idx="436">
                  <c:v>-52.663808118013598</c:v>
                </c:pt>
                <c:pt idx="437">
                  <c:v>-54.361658990841597</c:v>
                </c:pt>
                <c:pt idx="438">
                  <c:v>-46.284428381635102</c:v>
                </c:pt>
                <c:pt idx="439">
                  <c:v>-40.0759007422906</c:v>
                </c:pt>
                <c:pt idx="440">
                  <c:v>-37.832914269438497</c:v>
                </c:pt>
                <c:pt idx="441">
                  <c:v>-36.915395544825699</c:v>
                </c:pt>
                <c:pt idx="442">
                  <c:v>-38.5033991611906</c:v>
                </c:pt>
                <c:pt idx="443">
                  <c:v>-32.971094657966901</c:v>
                </c:pt>
                <c:pt idx="444">
                  <c:v>-33.8282026915629</c:v>
                </c:pt>
                <c:pt idx="445">
                  <c:v>-38.737591431979901</c:v>
                </c:pt>
                <c:pt idx="446">
                  <c:v>-43.8366345635824</c:v>
                </c:pt>
                <c:pt idx="447">
                  <c:v>-46.1594359710991</c:v>
                </c:pt>
                <c:pt idx="448">
                  <c:v>-44.006356934617003</c:v>
                </c:pt>
                <c:pt idx="449">
                  <c:v>-43.815727245878797</c:v>
                </c:pt>
                <c:pt idx="450">
                  <c:v>-43.881363828021797</c:v>
                </c:pt>
                <c:pt idx="451">
                  <c:v>-43.180216658552403</c:v>
                </c:pt>
                <c:pt idx="452">
                  <c:v>-42.397264760029699</c:v>
                </c:pt>
                <c:pt idx="453">
                  <c:v>-41.283554352035402</c:v>
                </c:pt>
                <c:pt idx="454">
                  <c:v>-40.796826470893699</c:v>
                </c:pt>
                <c:pt idx="455">
                  <c:v>-40.695166217520097</c:v>
                </c:pt>
                <c:pt idx="456">
                  <c:v>-40.781839821325299</c:v>
                </c:pt>
                <c:pt idx="457">
                  <c:v>-42.5588847705788</c:v>
                </c:pt>
                <c:pt idx="458">
                  <c:v>-43.4922318202456</c:v>
                </c:pt>
                <c:pt idx="459">
                  <c:v>-41.5417671632595</c:v>
                </c:pt>
                <c:pt idx="460">
                  <c:v>-39.743675417610099</c:v>
                </c:pt>
                <c:pt idx="461">
                  <c:v>-39.4673017432969</c:v>
                </c:pt>
                <c:pt idx="462">
                  <c:v>-40.287376012336999</c:v>
                </c:pt>
                <c:pt idx="463">
                  <c:v>-41.847541664878797</c:v>
                </c:pt>
                <c:pt idx="464">
                  <c:v>-43.294651337261399</c:v>
                </c:pt>
                <c:pt idx="465">
                  <c:v>-41.624471235819001</c:v>
                </c:pt>
                <c:pt idx="466">
                  <c:v>-39.2232392554725</c:v>
                </c:pt>
                <c:pt idx="467">
                  <c:v>-39.148705962583101</c:v>
                </c:pt>
                <c:pt idx="468">
                  <c:v>-41.673700191224398</c:v>
                </c:pt>
                <c:pt idx="469">
                  <c:v>-43.334131572192199</c:v>
                </c:pt>
                <c:pt idx="470">
                  <c:v>-41.968270349909098</c:v>
                </c:pt>
                <c:pt idx="471">
                  <c:v>-40.239912220540198</c:v>
                </c:pt>
                <c:pt idx="472">
                  <c:v>-39.4463290776741</c:v>
                </c:pt>
                <c:pt idx="473">
                  <c:v>-39.644481376345702</c:v>
                </c:pt>
                <c:pt idx="474">
                  <c:v>-42.541906666869401</c:v>
                </c:pt>
                <c:pt idx="475">
                  <c:v>-44.452688523093499</c:v>
                </c:pt>
                <c:pt idx="476">
                  <c:v>-41.7829036129286</c:v>
                </c:pt>
                <c:pt idx="477">
                  <c:v>-37.277416422728102</c:v>
                </c:pt>
              </c:numCache>
            </c:numRef>
          </c:val>
          <c:smooth val="0"/>
          <c:extLst>
            <c:ext xmlns:c16="http://schemas.microsoft.com/office/drawing/2014/chart" uri="{C3380CC4-5D6E-409C-BE32-E72D297353CC}">
              <c16:uniqueId val="{00000002-DC49-445C-94B7-3567B3F61980}"/>
            </c:ext>
          </c:extLst>
        </c:ser>
        <c:dLbls>
          <c:showLegendKey val="0"/>
          <c:showVal val="0"/>
          <c:showCatName val="0"/>
          <c:showSerName val="0"/>
          <c:showPercent val="0"/>
          <c:showBubbleSize val="0"/>
        </c:dLbls>
        <c:smooth val="0"/>
        <c:axId val="670541923"/>
        <c:axId val="881299481"/>
      </c:lineChart>
      <c:catAx>
        <c:axId val="6705419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881299481"/>
        <c:crosses val="autoZero"/>
        <c:auto val="1"/>
        <c:lblAlgn val="ctr"/>
        <c:lblOffset val="100"/>
        <c:noMultiLvlLbl val="0"/>
      </c:catAx>
      <c:valAx>
        <c:axId val="8812994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0541923"/>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accelerometer!$P$1</c:f>
              <c:strCache>
                <c:ptCount val="1"/>
                <c:pt idx="0">
                  <c:v>Total_Accel_Data</c:v>
                </c:pt>
              </c:strCache>
            </c:strRef>
          </c:tx>
          <c:spPr>
            <a:ln w="28575" cap="rnd">
              <a:solidFill>
                <a:schemeClr val="accent1"/>
              </a:solidFill>
              <a:round/>
            </a:ln>
            <a:effectLst/>
          </c:spPr>
          <c:marker>
            <c:symbol val="none"/>
          </c:marker>
          <c:val>
            <c:numRef>
              <c:f>accelerometer!$P$2:$P$1002</c:f>
              <c:numCache>
                <c:formatCode>General</c:formatCode>
                <c:ptCount val="1001"/>
                <c:pt idx="0">
                  <c:v>1.2737229999999999</c:v>
                </c:pt>
                <c:pt idx="1">
                  <c:v>1.269738</c:v>
                </c:pt>
                <c:pt idx="2">
                  <c:v>1.279085</c:v>
                </c:pt>
                <c:pt idx="3">
                  <c:v>1.2811300000000001</c:v>
                </c:pt>
                <c:pt idx="4">
                  <c:v>1.3014619999999999</c:v>
                </c:pt>
                <c:pt idx="5">
                  <c:v>1.3432740000000001</c:v>
                </c:pt>
                <c:pt idx="6">
                  <c:v>1.3843730000000001</c:v>
                </c:pt>
                <c:pt idx="7">
                  <c:v>1.4396850000000001</c:v>
                </c:pt>
                <c:pt idx="8">
                  <c:v>1.5016020000000001</c:v>
                </c:pt>
                <c:pt idx="9">
                  <c:v>1.559013</c:v>
                </c:pt>
                <c:pt idx="10">
                  <c:v>1.606419</c:v>
                </c:pt>
                <c:pt idx="11">
                  <c:v>1.648846</c:v>
                </c:pt>
                <c:pt idx="12">
                  <c:v>1.65584</c:v>
                </c:pt>
                <c:pt idx="13">
                  <c:v>1.638601</c:v>
                </c:pt>
                <c:pt idx="14">
                  <c:v>1.65747</c:v>
                </c:pt>
                <c:pt idx="15">
                  <c:v>1.6998489999999999</c:v>
                </c:pt>
                <c:pt idx="16">
                  <c:v>1.8093109999999999</c:v>
                </c:pt>
                <c:pt idx="17">
                  <c:v>1.98031</c:v>
                </c:pt>
                <c:pt idx="18">
                  <c:v>2.2049840000000001</c:v>
                </c:pt>
                <c:pt idx="19">
                  <c:v>2.421881</c:v>
                </c:pt>
                <c:pt idx="20">
                  <c:v>2.5543459999999998</c:v>
                </c:pt>
                <c:pt idx="21">
                  <c:v>2.55715</c:v>
                </c:pt>
                <c:pt idx="22">
                  <c:v>2.5103840000000002</c:v>
                </c:pt>
                <c:pt idx="23">
                  <c:v>2.429586</c:v>
                </c:pt>
                <c:pt idx="24">
                  <c:v>2.3385919999999998</c:v>
                </c:pt>
                <c:pt idx="25">
                  <c:v>2.2582200000000001</c:v>
                </c:pt>
                <c:pt idx="26">
                  <c:v>2.193082</c:v>
                </c:pt>
                <c:pt idx="27">
                  <c:v>2.109232</c:v>
                </c:pt>
                <c:pt idx="28">
                  <c:v>2.011558</c:v>
                </c:pt>
                <c:pt idx="29">
                  <c:v>1.885534</c:v>
                </c:pt>
                <c:pt idx="30">
                  <c:v>1.797048</c:v>
                </c:pt>
                <c:pt idx="31">
                  <c:v>1.721492</c:v>
                </c:pt>
                <c:pt idx="32">
                  <c:v>1.6099289999999999</c:v>
                </c:pt>
                <c:pt idx="33">
                  <c:v>1.496534</c:v>
                </c:pt>
                <c:pt idx="34">
                  <c:v>1.394134</c:v>
                </c:pt>
                <c:pt idx="35">
                  <c:v>1.293547</c:v>
                </c:pt>
                <c:pt idx="36">
                  <c:v>1.1971590000000001</c:v>
                </c:pt>
                <c:pt idx="37">
                  <c:v>1.0937520000000001</c:v>
                </c:pt>
                <c:pt idx="38">
                  <c:v>1.0124610000000001</c:v>
                </c:pt>
                <c:pt idx="39">
                  <c:v>0.93285499999999999</c:v>
                </c:pt>
                <c:pt idx="40">
                  <c:v>0.86858299999999999</c:v>
                </c:pt>
                <c:pt idx="41">
                  <c:v>0.820743</c:v>
                </c:pt>
                <c:pt idx="42">
                  <c:v>0.80168899999999998</c:v>
                </c:pt>
                <c:pt idx="43">
                  <c:v>0.81633900000000004</c:v>
                </c:pt>
                <c:pt idx="44">
                  <c:v>0.84672000000000003</c:v>
                </c:pt>
                <c:pt idx="45">
                  <c:v>0.876695</c:v>
                </c:pt>
                <c:pt idx="46">
                  <c:v>0.88054600000000005</c:v>
                </c:pt>
                <c:pt idx="47">
                  <c:v>0.85860499999999995</c:v>
                </c:pt>
                <c:pt idx="48">
                  <c:v>0.82307699999999995</c:v>
                </c:pt>
                <c:pt idx="49">
                  <c:v>0.80060200000000004</c:v>
                </c:pt>
                <c:pt idx="50">
                  <c:v>0.808222</c:v>
                </c:pt>
                <c:pt idx="51">
                  <c:v>0.851796</c:v>
                </c:pt>
                <c:pt idx="52">
                  <c:v>0.88596299999999995</c:v>
                </c:pt>
                <c:pt idx="53">
                  <c:v>0.93829399999999996</c:v>
                </c:pt>
                <c:pt idx="54">
                  <c:v>0.98058699999999999</c:v>
                </c:pt>
                <c:pt idx="55">
                  <c:v>1.0530409999999999</c:v>
                </c:pt>
                <c:pt idx="56">
                  <c:v>1.1424559999999999</c:v>
                </c:pt>
                <c:pt idx="57">
                  <c:v>1.2153020000000001</c:v>
                </c:pt>
                <c:pt idx="58">
                  <c:v>1.2939430000000001</c:v>
                </c:pt>
                <c:pt idx="59">
                  <c:v>1.3230949999999999</c:v>
                </c:pt>
                <c:pt idx="60">
                  <c:v>1.3627149999999999</c:v>
                </c:pt>
                <c:pt idx="61">
                  <c:v>1.4067750000000001</c:v>
                </c:pt>
                <c:pt idx="62">
                  <c:v>1.4676389999999999</c:v>
                </c:pt>
                <c:pt idx="63">
                  <c:v>1.569358</c:v>
                </c:pt>
                <c:pt idx="64">
                  <c:v>1.6843330000000001</c:v>
                </c:pt>
                <c:pt idx="65">
                  <c:v>1.8038270000000001</c:v>
                </c:pt>
                <c:pt idx="66">
                  <c:v>1.9481710000000001</c:v>
                </c:pt>
                <c:pt idx="67">
                  <c:v>2.065544</c:v>
                </c:pt>
                <c:pt idx="68">
                  <c:v>2.1168170000000002</c:v>
                </c:pt>
                <c:pt idx="69">
                  <c:v>2.1335839999999999</c:v>
                </c:pt>
                <c:pt idx="70">
                  <c:v>2.103329</c:v>
                </c:pt>
                <c:pt idx="71">
                  <c:v>2.0399690000000001</c:v>
                </c:pt>
                <c:pt idx="72">
                  <c:v>1.95757</c:v>
                </c:pt>
                <c:pt idx="73">
                  <c:v>1.858892</c:v>
                </c:pt>
                <c:pt idx="74">
                  <c:v>1.752127</c:v>
                </c:pt>
                <c:pt idx="75">
                  <c:v>1.6579109999999999</c:v>
                </c:pt>
                <c:pt idx="76">
                  <c:v>1.602722</c:v>
                </c:pt>
                <c:pt idx="77">
                  <c:v>1.5778220000000001</c:v>
                </c:pt>
                <c:pt idx="78">
                  <c:v>1.5719289999999999</c:v>
                </c:pt>
                <c:pt idx="79">
                  <c:v>1.5537019999999999</c:v>
                </c:pt>
                <c:pt idx="80">
                  <c:v>1.547005</c:v>
                </c:pt>
                <c:pt idx="81">
                  <c:v>1.5272950000000001</c:v>
                </c:pt>
                <c:pt idx="82">
                  <c:v>1.4933590000000001</c:v>
                </c:pt>
                <c:pt idx="83">
                  <c:v>1.4671270000000001</c:v>
                </c:pt>
                <c:pt idx="84">
                  <c:v>1.442542</c:v>
                </c:pt>
                <c:pt idx="85">
                  <c:v>1.422925</c:v>
                </c:pt>
                <c:pt idx="86">
                  <c:v>1.4020060000000001</c:v>
                </c:pt>
                <c:pt idx="87">
                  <c:v>1.362509</c:v>
                </c:pt>
                <c:pt idx="88">
                  <c:v>1.3303389999999999</c:v>
                </c:pt>
                <c:pt idx="89">
                  <c:v>1.3190029999999999</c:v>
                </c:pt>
                <c:pt idx="90">
                  <c:v>1.311347</c:v>
                </c:pt>
                <c:pt idx="91">
                  <c:v>1.3020989999999999</c:v>
                </c:pt>
                <c:pt idx="92">
                  <c:v>1.286068</c:v>
                </c:pt>
                <c:pt idx="93">
                  <c:v>1.280208</c:v>
                </c:pt>
                <c:pt idx="94">
                  <c:v>1.2773330000000001</c:v>
                </c:pt>
                <c:pt idx="95">
                  <c:v>1.2682580000000001</c:v>
                </c:pt>
                <c:pt idx="96">
                  <c:v>1.2537469999999999</c:v>
                </c:pt>
                <c:pt idx="97">
                  <c:v>1.238564</c:v>
                </c:pt>
                <c:pt idx="98">
                  <c:v>1.228251</c:v>
                </c:pt>
                <c:pt idx="99">
                  <c:v>1.231622</c:v>
                </c:pt>
                <c:pt idx="100">
                  <c:v>1.2900020000000001</c:v>
                </c:pt>
                <c:pt idx="101">
                  <c:v>1.329051</c:v>
                </c:pt>
                <c:pt idx="102">
                  <c:v>1.3995219999999999</c:v>
                </c:pt>
                <c:pt idx="103">
                  <c:v>1.4464360000000001</c:v>
                </c:pt>
                <c:pt idx="104">
                  <c:v>1.461867</c:v>
                </c:pt>
                <c:pt idx="105">
                  <c:v>1.518214</c:v>
                </c:pt>
                <c:pt idx="106">
                  <c:v>1.5482450000000001</c:v>
                </c:pt>
                <c:pt idx="107">
                  <c:v>1.542319</c:v>
                </c:pt>
                <c:pt idx="108">
                  <c:v>1.56907</c:v>
                </c:pt>
                <c:pt idx="109">
                  <c:v>1.598776</c:v>
                </c:pt>
                <c:pt idx="110">
                  <c:v>1.6343270000000001</c:v>
                </c:pt>
                <c:pt idx="111">
                  <c:v>1.6800930000000001</c:v>
                </c:pt>
                <c:pt idx="112">
                  <c:v>1.758634</c:v>
                </c:pt>
                <c:pt idx="113">
                  <c:v>1.9191419999999999</c:v>
                </c:pt>
                <c:pt idx="114">
                  <c:v>2.1228669999999998</c:v>
                </c:pt>
                <c:pt idx="115">
                  <c:v>2.2232799999999999</c:v>
                </c:pt>
                <c:pt idx="116">
                  <c:v>2.2033339999999999</c:v>
                </c:pt>
                <c:pt idx="117">
                  <c:v>2.1273840000000002</c:v>
                </c:pt>
                <c:pt idx="118">
                  <c:v>1.987052</c:v>
                </c:pt>
                <c:pt idx="119">
                  <c:v>1.849445</c:v>
                </c:pt>
                <c:pt idx="120">
                  <c:v>1.7518039999999999</c:v>
                </c:pt>
                <c:pt idx="121">
                  <c:v>1.730364</c:v>
                </c:pt>
                <c:pt idx="122">
                  <c:v>1.661411</c:v>
                </c:pt>
                <c:pt idx="123">
                  <c:v>1.6308309999999999</c:v>
                </c:pt>
                <c:pt idx="124">
                  <c:v>1.637052</c:v>
                </c:pt>
                <c:pt idx="125">
                  <c:v>1.5866340000000001</c:v>
                </c:pt>
                <c:pt idx="126">
                  <c:v>1.572465</c:v>
                </c:pt>
                <c:pt idx="127">
                  <c:v>1.5202040000000001</c:v>
                </c:pt>
                <c:pt idx="128">
                  <c:v>1.4553670000000001</c:v>
                </c:pt>
                <c:pt idx="129">
                  <c:v>1.377815</c:v>
                </c:pt>
                <c:pt idx="130">
                  <c:v>1.286632</c:v>
                </c:pt>
                <c:pt idx="131">
                  <c:v>1.1806760000000001</c:v>
                </c:pt>
                <c:pt idx="132">
                  <c:v>1.062012</c:v>
                </c:pt>
                <c:pt idx="133">
                  <c:v>0.95346500000000001</c:v>
                </c:pt>
                <c:pt idx="134">
                  <c:v>0.86127100000000001</c:v>
                </c:pt>
                <c:pt idx="135">
                  <c:v>0.78050600000000003</c:v>
                </c:pt>
                <c:pt idx="136">
                  <c:v>0.72262599999999999</c:v>
                </c:pt>
                <c:pt idx="137">
                  <c:v>0.67994299999999996</c:v>
                </c:pt>
                <c:pt idx="138">
                  <c:v>0.65646000000000004</c:v>
                </c:pt>
                <c:pt idx="139">
                  <c:v>0.64364600000000005</c:v>
                </c:pt>
                <c:pt idx="140">
                  <c:v>0.63750499999999999</c:v>
                </c:pt>
                <c:pt idx="141">
                  <c:v>0.63539699999999999</c:v>
                </c:pt>
                <c:pt idx="142">
                  <c:v>0.63831499999999997</c:v>
                </c:pt>
                <c:pt idx="143">
                  <c:v>0.64852799999999999</c:v>
                </c:pt>
                <c:pt idx="144">
                  <c:v>0.67050900000000002</c:v>
                </c:pt>
                <c:pt idx="145">
                  <c:v>0.70230599999999999</c:v>
                </c:pt>
                <c:pt idx="146">
                  <c:v>0.74525600000000003</c:v>
                </c:pt>
                <c:pt idx="147">
                  <c:v>0.79523999999999995</c:v>
                </c:pt>
                <c:pt idx="148">
                  <c:v>0.84496199999999999</c:v>
                </c:pt>
                <c:pt idx="149">
                  <c:v>0.89270400000000005</c:v>
                </c:pt>
                <c:pt idx="150">
                  <c:v>0.95755800000000002</c:v>
                </c:pt>
                <c:pt idx="151">
                  <c:v>1.004381</c:v>
                </c:pt>
                <c:pt idx="152">
                  <c:v>1.0636060000000001</c:v>
                </c:pt>
                <c:pt idx="153">
                  <c:v>1.0726579999999999</c:v>
                </c:pt>
                <c:pt idx="154">
                  <c:v>1.099153</c:v>
                </c:pt>
                <c:pt idx="155">
                  <c:v>1.088136</c:v>
                </c:pt>
                <c:pt idx="156">
                  <c:v>1.0782020000000001</c:v>
                </c:pt>
                <c:pt idx="157">
                  <c:v>1.136137</c:v>
                </c:pt>
                <c:pt idx="158">
                  <c:v>1.1838599999999999</c:v>
                </c:pt>
                <c:pt idx="159">
                  <c:v>1.2248589999999999</c:v>
                </c:pt>
                <c:pt idx="160">
                  <c:v>1.2976350000000001</c:v>
                </c:pt>
                <c:pt idx="161">
                  <c:v>1.381874</c:v>
                </c:pt>
                <c:pt idx="162">
                  <c:v>1.5040629999999999</c:v>
                </c:pt>
                <c:pt idx="163">
                  <c:v>1.5994330000000001</c:v>
                </c:pt>
                <c:pt idx="164">
                  <c:v>1.7129129999999999</c:v>
                </c:pt>
                <c:pt idx="165">
                  <c:v>1.825501</c:v>
                </c:pt>
                <c:pt idx="166">
                  <c:v>1.917173</c:v>
                </c:pt>
                <c:pt idx="167">
                  <c:v>1.9753130000000001</c:v>
                </c:pt>
                <c:pt idx="168">
                  <c:v>2.0321310000000001</c:v>
                </c:pt>
                <c:pt idx="169">
                  <c:v>2.0807289999999998</c:v>
                </c:pt>
                <c:pt idx="170">
                  <c:v>2.090436</c:v>
                </c:pt>
                <c:pt idx="171">
                  <c:v>2.027574</c:v>
                </c:pt>
                <c:pt idx="172">
                  <c:v>1.944536</c:v>
                </c:pt>
                <c:pt idx="173">
                  <c:v>1.797984</c:v>
                </c:pt>
                <c:pt idx="174">
                  <c:v>1.6813880000000001</c:v>
                </c:pt>
                <c:pt idx="175">
                  <c:v>1.6053839999999999</c:v>
                </c:pt>
                <c:pt idx="176">
                  <c:v>1.558265</c:v>
                </c:pt>
                <c:pt idx="177">
                  <c:v>1.5264470000000001</c:v>
                </c:pt>
                <c:pt idx="178">
                  <c:v>1.4894609999999999</c:v>
                </c:pt>
                <c:pt idx="179">
                  <c:v>1.4380090000000001</c:v>
                </c:pt>
                <c:pt idx="180">
                  <c:v>1.404841</c:v>
                </c:pt>
                <c:pt idx="181">
                  <c:v>1.3688940000000001</c:v>
                </c:pt>
                <c:pt idx="182">
                  <c:v>1.3339799999999999</c:v>
                </c:pt>
                <c:pt idx="183">
                  <c:v>1.3247660000000001</c:v>
                </c:pt>
                <c:pt idx="184">
                  <c:v>1.3133140000000001</c:v>
                </c:pt>
                <c:pt idx="185">
                  <c:v>1.2938540000000001</c:v>
                </c:pt>
                <c:pt idx="186">
                  <c:v>1.2827329999999999</c:v>
                </c:pt>
                <c:pt idx="187">
                  <c:v>1.2736209999999999</c:v>
                </c:pt>
                <c:pt idx="188">
                  <c:v>1.2539849999999999</c:v>
                </c:pt>
                <c:pt idx="189">
                  <c:v>1.2365820000000001</c:v>
                </c:pt>
                <c:pt idx="190">
                  <c:v>1.2200150000000001</c:v>
                </c:pt>
                <c:pt idx="191">
                  <c:v>1.20221</c:v>
                </c:pt>
                <c:pt idx="192">
                  <c:v>1.189087</c:v>
                </c:pt>
                <c:pt idx="193">
                  <c:v>1.177897</c:v>
                </c:pt>
                <c:pt idx="194">
                  <c:v>1.177624</c:v>
                </c:pt>
                <c:pt idx="195">
                  <c:v>1.1847380000000001</c:v>
                </c:pt>
                <c:pt idx="196">
                  <c:v>1.2069270000000001</c:v>
                </c:pt>
                <c:pt idx="197">
                  <c:v>1.2336279999999999</c:v>
                </c:pt>
                <c:pt idx="198">
                  <c:v>1.2652699999999999</c:v>
                </c:pt>
                <c:pt idx="199">
                  <c:v>1.3212980000000001</c:v>
                </c:pt>
                <c:pt idx="200">
                  <c:v>1.386166</c:v>
                </c:pt>
                <c:pt idx="201">
                  <c:v>1.4230609999999999</c:v>
                </c:pt>
                <c:pt idx="202">
                  <c:v>1.4796830000000001</c:v>
                </c:pt>
                <c:pt idx="203">
                  <c:v>1.520259</c:v>
                </c:pt>
                <c:pt idx="204">
                  <c:v>1.53355</c:v>
                </c:pt>
                <c:pt idx="205">
                  <c:v>1.546905</c:v>
                </c:pt>
                <c:pt idx="206">
                  <c:v>1.596576</c:v>
                </c:pt>
                <c:pt idx="207">
                  <c:v>1.655983</c:v>
                </c:pt>
                <c:pt idx="208">
                  <c:v>1.691422</c:v>
                </c:pt>
                <c:pt idx="209">
                  <c:v>1.7740290000000001</c:v>
                </c:pt>
                <c:pt idx="210">
                  <c:v>1.8868</c:v>
                </c:pt>
                <c:pt idx="211">
                  <c:v>1.9950239999999999</c:v>
                </c:pt>
                <c:pt idx="212">
                  <c:v>2.0568979999999999</c:v>
                </c:pt>
                <c:pt idx="213">
                  <c:v>2.0770230000000001</c:v>
                </c:pt>
                <c:pt idx="214">
                  <c:v>2.0700560000000001</c:v>
                </c:pt>
                <c:pt idx="215">
                  <c:v>2.0513379999999999</c:v>
                </c:pt>
                <c:pt idx="216">
                  <c:v>2.0259770000000001</c:v>
                </c:pt>
                <c:pt idx="217">
                  <c:v>1.9935670000000001</c:v>
                </c:pt>
                <c:pt idx="218">
                  <c:v>1.91116</c:v>
                </c:pt>
                <c:pt idx="219">
                  <c:v>1.828687</c:v>
                </c:pt>
                <c:pt idx="220">
                  <c:v>1.712383</c:v>
                </c:pt>
                <c:pt idx="221">
                  <c:v>1.5820209999999999</c:v>
                </c:pt>
                <c:pt idx="222">
                  <c:v>1.4706570000000001</c:v>
                </c:pt>
                <c:pt idx="223">
                  <c:v>1.3684320000000001</c:v>
                </c:pt>
                <c:pt idx="224">
                  <c:v>1.2937000000000001</c:v>
                </c:pt>
                <c:pt idx="225">
                  <c:v>1.212472</c:v>
                </c:pt>
                <c:pt idx="226">
                  <c:v>1.139124</c:v>
                </c:pt>
                <c:pt idx="227">
                  <c:v>1.048556</c:v>
                </c:pt>
                <c:pt idx="228">
                  <c:v>0.96096800000000004</c:v>
                </c:pt>
                <c:pt idx="229">
                  <c:v>0.88592899999999997</c:v>
                </c:pt>
                <c:pt idx="230">
                  <c:v>0.82964599999999999</c:v>
                </c:pt>
                <c:pt idx="231">
                  <c:v>0.78225</c:v>
                </c:pt>
                <c:pt idx="232">
                  <c:v>0.74637399999999998</c:v>
                </c:pt>
                <c:pt idx="233">
                  <c:v>0.71816000000000002</c:v>
                </c:pt>
                <c:pt idx="234">
                  <c:v>0.70376099999999997</c:v>
                </c:pt>
                <c:pt idx="235">
                  <c:v>0.68378000000000005</c:v>
                </c:pt>
                <c:pt idx="236">
                  <c:v>0.683867</c:v>
                </c:pt>
                <c:pt idx="237">
                  <c:v>0.69985699999999995</c:v>
                </c:pt>
                <c:pt idx="238">
                  <c:v>0.72813700000000003</c:v>
                </c:pt>
                <c:pt idx="239">
                  <c:v>0.755467</c:v>
                </c:pt>
                <c:pt idx="240">
                  <c:v>0.76932999999999996</c:v>
                </c:pt>
                <c:pt idx="241">
                  <c:v>0.776698</c:v>
                </c:pt>
                <c:pt idx="242">
                  <c:v>0.79734099999999997</c:v>
                </c:pt>
                <c:pt idx="243">
                  <c:v>0.81424700000000005</c:v>
                </c:pt>
                <c:pt idx="244">
                  <c:v>0.82839200000000002</c:v>
                </c:pt>
                <c:pt idx="245">
                  <c:v>0.86835499999999999</c:v>
                </c:pt>
                <c:pt idx="246">
                  <c:v>0.92993199999999998</c:v>
                </c:pt>
                <c:pt idx="247">
                  <c:v>0.97708300000000003</c:v>
                </c:pt>
                <c:pt idx="248">
                  <c:v>1.052254</c:v>
                </c:pt>
                <c:pt idx="249">
                  <c:v>1.1331260000000001</c:v>
                </c:pt>
                <c:pt idx="250">
                  <c:v>1.2514989999999999</c:v>
                </c:pt>
                <c:pt idx="251">
                  <c:v>1.334552</c:v>
                </c:pt>
                <c:pt idx="252">
                  <c:v>1.4520660000000001</c:v>
                </c:pt>
                <c:pt idx="253">
                  <c:v>1.515155</c:v>
                </c:pt>
                <c:pt idx="254">
                  <c:v>1.5877159999999999</c:v>
                </c:pt>
                <c:pt idx="255">
                  <c:v>1.603178</c:v>
                </c:pt>
                <c:pt idx="256">
                  <c:v>1.564357</c:v>
                </c:pt>
                <c:pt idx="257">
                  <c:v>1.523847</c:v>
                </c:pt>
                <c:pt idx="258">
                  <c:v>1.513614</c:v>
                </c:pt>
                <c:pt idx="259">
                  <c:v>1.525066</c:v>
                </c:pt>
                <c:pt idx="260">
                  <c:v>1.560351</c:v>
                </c:pt>
                <c:pt idx="261">
                  <c:v>1.698434</c:v>
                </c:pt>
                <c:pt idx="262">
                  <c:v>1.904398</c:v>
                </c:pt>
                <c:pt idx="263">
                  <c:v>2.0567250000000001</c:v>
                </c:pt>
                <c:pt idx="264">
                  <c:v>2.1661709999999998</c:v>
                </c:pt>
                <c:pt idx="265">
                  <c:v>2.1388240000000001</c:v>
                </c:pt>
                <c:pt idx="266">
                  <c:v>2.0693890000000001</c:v>
                </c:pt>
                <c:pt idx="267">
                  <c:v>1.958348</c:v>
                </c:pt>
                <c:pt idx="268">
                  <c:v>1.8843890000000001</c:v>
                </c:pt>
                <c:pt idx="269">
                  <c:v>1.7781</c:v>
                </c:pt>
                <c:pt idx="270">
                  <c:v>1.6665810000000001</c:v>
                </c:pt>
                <c:pt idx="271">
                  <c:v>1.5888169999999999</c:v>
                </c:pt>
                <c:pt idx="272">
                  <c:v>1.5218430000000001</c:v>
                </c:pt>
                <c:pt idx="273">
                  <c:v>1.484119</c:v>
                </c:pt>
                <c:pt idx="274">
                  <c:v>1.4685539999999999</c:v>
                </c:pt>
                <c:pt idx="275">
                  <c:v>1.4587239999999999</c:v>
                </c:pt>
                <c:pt idx="276">
                  <c:v>1.43937</c:v>
                </c:pt>
                <c:pt idx="277">
                  <c:v>1.4155340000000001</c:v>
                </c:pt>
                <c:pt idx="278">
                  <c:v>1.415851</c:v>
                </c:pt>
                <c:pt idx="279">
                  <c:v>1.4217850000000001</c:v>
                </c:pt>
                <c:pt idx="280">
                  <c:v>1.4058409999999999</c:v>
                </c:pt>
                <c:pt idx="281">
                  <c:v>1.3789070000000001</c:v>
                </c:pt>
                <c:pt idx="282">
                  <c:v>1.3581369999999999</c:v>
                </c:pt>
                <c:pt idx="283">
                  <c:v>1.313544</c:v>
                </c:pt>
                <c:pt idx="284">
                  <c:v>1.286951</c:v>
                </c:pt>
                <c:pt idx="285">
                  <c:v>1.2668189999999999</c:v>
                </c:pt>
                <c:pt idx="286">
                  <c:v>1.2395370000000001</c:v>
                </c:pt>
                <c:pt idx="287">
                  <c:v>1.2105490000000001</c:v>
                </c:pt>
                <c:pt idx="288">
                  <c:v>1.194885</c:v>
                </c:pt>
                <c:pt idx="289">
                  <c:v>1.180404</c:v>
                </c:pt>
                <c:pt idx="290">
                  <c:v>1.1808989999999999</c:v>
                </c:pt>
                <c:pt idx="291">
                  <c:v>1.2035549999999999</c:v>
                </c:pt>
                <c:pt idx="292">
                  <c:v>1.2220299999999999</c:v>
                </c:pt>
                <c:pt idx="293">
                  <c:v>1.238051</c:v>
                </c:pt>
                <c:pt idx="294">
                  <c:v>1.2584820000000001</c:v>
                </c:pt>
                <c:pt idx="295">
                  <c:v>1.2766569999999999</c:v>
                </c:pt>
                <c:pt idx="296">
                  <c:v>1.31816</c:v>
                </c:pt>
                <c:pt idx="297">
                  <c:v>1.4047419999999999</c:v>
                </c:pt>
                <c:pt idx="298">
                  <c:v>1.499369</c:v>
                </c:pt>
                <c:pt idx="299">
                  <c:v>1.594147</c:v>
                </c:pt>
                <c:pt idx="300">
                  <c:v>1.683047</c:v>
                </c:pt>
                <c:pt idx="301">
                  <c:v>1.7673829999999999</c:v>
                </c:pt>
                <c:pt idx="302">
                  <c:v>1.8310949999999999</c:v>
                </c:pt>
                <c:pt idx="303">
                  <c:v>1.8761650000000001</c:v>
                </c:pt>
                <c:pt idx="304">
                  <c:v>1.8985749999999999</c:v>
                </c:pt>
                <c:pt idx="305">
                  <c:v>1.9060269999999999</c:v>
                </c:pt>
                <c:pt idx="306">
                  <c:v>1.8844270000000001</c:v>
                </c:pt>
                <c:pt idx="307">
                  <c:v>1.8711260000000001</c:v>
                </c:pt>
                <c:pt idx="308">
                  <c:v>1.919019</c:v>
                </c:pt>
                <c:pt idx="309">
                  <c:v>1.974834</c:v>
                </c:pt>
                <c:pt idx="310">
                  <c:v>2.0429740000000001</c:v>
                </c:pt>
                <c:pt idx="311">
                  <c:v>2.1469</c:v>
                </c:pt>
                <c:pt idx="312">
                  <c:v>2.233028</c:v>
                </c:pt>
                <c:pt idx="313">
                  <c:v>2.2991959999999998</c:v>
                </c:pt>
                <c:pt idx="314">
                  <c:v>2.2761870000000002</c:v>
                </c:pt>
                <c:pt idx="315">
                  <c:v>2.186544</c:v>
                </c:pt>
                <c:pt idx="316">
                  <c:v>2.0741450000000001</c:v>
                </c:pt>
                <c:pt idx="317">
                  <c:v>1.94493</c:v>
                </c:pt>
                <c:pt idx="318">
                  <c:v>1.8139240000000001</c:v>
                </c:pt>
                <c:pt idx="319">
                  <c:v>1.6852119999999999</c:v>
                </c:pt>
                <c:pt idx="320">
                  <c:v>1.5416350000000001</c:v>
                </c:pt>
                <c:pt idx="321">
                  <c:v>1.4228080000000001</c:v>
                </c:pt>
                <c:pt idx="322">
                  <c:v>1.2927390000000001</c:v>
                </c:pt>
                <c:pt idx="323">
                  <c:v>1.1696709999999999</c:v>
                </c:pt>
                <c:pt idx="324">
                  <c:v>1.0688820000000001</c:v>
                </c:pt>
                <c:pt idx="325">
                  <c:v>0.972881</c:v>
                </c:pt>
                <c:pt idx="326">
                  <c:v>0.882019</c:v>
                </c:pt>
                <c:pt idx="327">
                  <c:v>0.81035999999999997</c:v>
                </c:pt>
                <c:pt idx="328">
                  <c:v>0.73168299999999997</c:v>
                </c:pt>
                <c:pt idx="329">
                  <c:v>0.68437400000000004</c:v>
                </c:pt>
                <c:pt idx="330">
                  <c:v>0.66257600000000005</c:v>
                </c:pt>
                <c:pt idx="331">
                  <c:v>0.64639000000000002</c:v>
                </c:pt>
                <c:pt idx="332">
                  <c:v>0.64573000000000003</c:v>
                </c:pt>
                <c:pt idx="333">
                  <c:v>0.66640100000000002</c:v>
                </c:pt>
                <c:pt idx="334">
                  <c:v>0.68253799999999998</c:v>
                </c:pt>
                <c:pt idx="335">
                  <c:v>0.69061899999999998</c:v>
                </c:pt>
                <c:pt idx="336">
                  <c:v>0.68364999999999998</c:v>
                </c:pt>
                <c:pt idx="337">
                  <c:v>0.66980499999999998</c:v>
                </c:pt>
                <c:pt idx="338">
                  <c:v>0.67506999999999995</c:v>
                </c:pt>
                <c:pt idx="339">
                  <c:v>0.70286899999999997</c:v>
                </c:pt>
                <c:pt idx="340">
                  <c:v>0.75014999999999998</c:v>
                </c:pt>
                <c:pt idx="341">
                  <c:v>0.80647100000000005</c:v>
                </c:pt>
                <c:pt idx="342">
                  <c:v>0.87245799999999996</c:v>
                </c:pt>
                <c:pt idx="343">
                  <c:v>0.93846200000000002</c:v>
                </c:pt>
                <c:pt idx="344">
                  <c:v>1.005792</c:v>
                </c:pt>
                <c:pt idx="345">
                  <c:v>1.0636559999999999</c:v>
                </c:pt>
                <c:pt idx="346">
                  <c:v>1.120581</c:v>
                </c:pt>
                <c:pt idx="347">
                  <c:v>1.227679</c:v>
                </c:pt>
                <c:pt idx="348">
                  <c:v>1.2999559999999999</c:v>
                </c:pt>
                <c:pt idx="349">
                  <c:v>1.3707780000000001</c:v>
                </c:pt>
                <c:pt idx="350">
                  <c:v>1.4401520000000001</c:v>
                </c:pt>
                <c:pt idx="351">
                  <c:v>1.491627</c:v>
                </c:pt>
                <c:pt idx="352">
                  <c:v>1.515755</c:v>
                </c:pt>
                <c:pt idx="353">
                  <c:v>1.5360450000000001</c:v>
                </c:pt>
                <c:pt idx="354">
                  <c:v>1.561293</c:v>
                </c:pt>
                <c:pt idx="355">
                  <c:v>1.611831</c:v>
                </c:pt>
                <c:pt idx="356">
                  <c:v>1.72244</c:v>
                </c:pt>
                <c:pt idx="357">
                  <c:v>1.8405830000000001</c:v>
                </c:pt>
                <c:pt idx="358">
                  <c:v>1.8995519999999999</c:v>
                </c:pt>
                <c:pt idx="359">
                  <c:v>1.960253</c:v>
                </c:pt>
                <c:pt idx="360">
                  <c:v>1.965436</c:v>
                </c:pt>
                <c:pt idx="361">
                  <c:v>1.952844</c:v>
                </c:pt>
                <c:pt idx="362">
                  <c:v>1.9067240000000001</c:v>
                </c:pt>
                <c:pt idx="363">
                  <c:v>1.8393440000000001</c:v>
                </c:pt>
                <c:pt idx="364">
                  <c:v>1.758408</c:v>
                </c:pt>
                <c:pt idx="365">
                  <c:v>1.701619</c:v>
                </c:pt>
                <c:pt idx="366">
                  <c:v>1.6737660000000001</c:v>
                </c:pt>
                <c:pt idx="367">
                  <c:v>1.653276</c:v>
                </c:pt>
                <c:pt idx="368">
                  <c:v>1.6343529999999999</c:v>
                </c:pt>
                <c:pt idx="369">
                  <c:v>1.618279</c:v>
                </c:pt>
                <c:pt idx="370">
                  <c:v>1.5955649999999999</c:v>
                </c:pt>
                <c:pt idx="371">
                  <c:v>1.5807150000000001</c:v>
                </c:pt>
                <c:pt idx="372">
                  <c:v>1.560298</c:v>
                </c:pt>
                <c:pt idx="373">
                  <c:v>1.5209079999999999</c:v>
                </c:pt>
                <c:pt idx="374">
                  <c:v>1.504143</c:v>
                </c:pt>
                <c:pt idx="375">
                  <c:v>1.475239</c:v>
                </c:pt>
                <c:pt idx="376">
                  <c:v>1.4275439999999999</c:v>
                </c:pt>
                <c:pt idx="377">
                  <c:v>1.3543160000000001</c:v>
                </c:pt>
                <c:pt idx="378">
                  <c:v>1.2665919999999999</c:v>
                </c:pt>
                <c:pt idx="379">
                  <c:v>1.191497</c:v>
                </c:pt>
                <c:pt idx="380">
                  <c:v>1.1265259999999999</c:v>
                </c:pt>
                <c:pt idx="381">
                  <c:v>1.0817110000000001</c:v>
                </c:pt>
                <c:pt idx="382">
                  <c:v>1.062708</c:v>
                </c:pt>
                <c:pt idx="383">
                  <c:v>1.0667469999999999</c:v>
                </c:pt>
                <c:pt idx="384">
                  <c:v>1.1004370000000001</c:v>
                </c:pt>
                <c:pt idx="385">
                  <c:v>1.131688</c:v>
                </c:pt>
                <c:pt idx="386">
                  <c:v>1.1671860000000001</c:v>
                </c:pt>
                <c:pt idx="387">
                  <c:v>1.2569140000000001</c:v>
                </c:pt>
                <c:pt idx="388">
                  <c:v>1.337631</c:v>
                </c:pt>
                <c:pt idx="389">
                  <c:v>1.3602939999999999</c:v>
                </c:pt>
                <c:pt idx="390">
                  <c:v>1.3783540000000001</c:v>
                </c:pt>
                <c:pt idx="391">
                  <c:v>1.41473</c:v>
                </c:pt>
                <c:pt idx="392">
                  <c:v>1.4866349999999999</c:v>
                </c:pt>
                <c:pt idx="393">
                  <c:v>1.5911729999999999</c:v>
                </c:pt>
                <c:pt idx="394">
                  <c:v>1.6691860000000001</c:v>
                </c:pt>
                <c:pt idx="395">
                  <c:v>1.6857580000000001</c:v>
                </c:pt>
                <c:pt idx="396">
                  <c:v>1.6464829999999999</c:v>
                </c:pt>
                <c:pt idx="397">
                  <c:v>1.563032</c:v>
                </c:pt>
                <c:pt idx="398">
                  <c:v>1.482029</c:v>
                </c:pt>
                <c:pt idx="399">
                  <c:v>1.435981</c:v>
                </c:pt>
                <c:pt idx="400">
                  <c:v>1.4164840000000001</c:v>
                </c:pt>
                <c:pt idx="401">
                  <c:v>1.44204</c:v>
                </c:pt>
                <c:pt idx="402">
                  <c:v>1.5317270000000001</c:v>
                </c:pt>
                <c:pt idx="403">
                  <c:v>1.6560839999999999</c:v>
                </c:pt>
                <c:pt idx="404">
                  <c:v>1.8101039999999999</c:v>
                </c:pt>
                <c:pt idx="405">
                  <c:v>2.001204</c:v>
                </c:pt>
                <c:pt idx="406">
                  <c:v>2.159605</c:v>
                </c:pt>
                <c:pt idx="407">
                  <c:v>2.2580469999999999</c:v>
                </c:pt>
                <c:pt idx="408">
                  <c:v>2.291226</c:v>
                </c:pt>
                <c:pt idx="409">
                  <c:v>2.2911619999999999</c:v>
                </c:pt>
                <c:pt idx="410">
                  <c:v>2.2925219999999999</c:v>
                </c:pt>
                <c:pt idx="411">
                  <c:v>2.2886289999999998</c:v>
                </c:pt>
                <c:pt idx="412">
                  <c:v>2.2558129999999998</c:v>
                </c:pt>
                <c:pt idx="413">
                  <c:v>2.1797599999999999</c:v>
                </c:pt>
                <c:pt idx="414">
                  <c:v>2.0617700000000001</c:v>
                </c:pt>
                <c:pt idx="415">
                  <c:v>1.940706</c:v>
                </c:pt>
                <c:pt idx="416">
                  <c:v>1.8235870000000001</c:v>
                </c:pt>
                <c:pt idx="417">
                  <c:v>1.7265820000000001</c:v>
                </c:pt>
                <c:pt idx="418">
                  <c:v>1.629124</c:v>
                </c:pt>
                <c:pt idx="419">
                  <c:v>1.528885</c:v>
                </c:pt>
                <c:pt idx="420">
                  <c:v>1.424129</c:v>
                </c:pt>
                <c:pt idx="421">
                  <c:v>1.314481</c:v>
                </c:pt>
                <c:pt idx="422">
                  <c:v>1.205991</c:v>
                </c:pt>
                <c:pt idx="423">
                  <c:v>1.0945050000000001</c:v>
                </c:pt>
                <c:pt idx="424">
                  <c:v>0.982931</c:v>
                </c:pt>
                <c:pt idx="425">
                  <c:v>0.87245899999999998</c:v>
                </c:pt>
                <c:pt idx="426">
                  <c:v>0.78905099999999995</c:v>
                </c:pt>
                <c:pt idx="427">
                  <c:v>0.72932900000000001</c:v>
                </c:pt>
                <c:pt idx="428">
                  <c:v>0.69077500000000003</c:v>
                </c:pt>
                <c:pt idx="429">
                  <c:v>0.67052999999999996</c:v>
                </c:pt>
                <c:pt idx="430">
                  <c:v>0.662327</c:v>
                </c:pt>
                <c:pt idx="431">
                  <c:v>0.66674800000000001</c:v>
                </c:pt>
                <c:pt idx="432">
                  <c:v>0.67074199999999995</c:v>
                </c:pt>
                <c:pt idx="433">
                  <c:v>0.68288800000000005</c:v>
                </c:pt>
                <c:pt idx="434">
                  <c:v>0.69917399999999996</c:v>
                </c:pt>
                <c:pt idx="435">
                  <c:v>0.702434</c:v>
                </c:pt>
                <c:pt idx="436">
                  <c:v>0.70819900000000002</c:v>
                </c:pt>
                <c:pt idx="437">
                  <c:v>0.73343899999999995</c:v>
                </c:pt>
                <c:pt idx="438">
                  <c:v>0.77180400000000005</c:v>
                </c:pt>
                <c:pt idx="439">
                  <c:v>0.82446900000000001</c:v>
                </c:pt>
                <c:pt idx="440">
                  <c:v>0.89030900000000002</c:v>
                </c:pt>
                <c:pt idx="441">
                  <c:v>0.96001999999999998</c:v>
                </c:pt>
                <c:pt idx="442">
                  <c:v>1.039007</c:v>
                </c:pt>
                <c:pt idx="443">
                  <c:v>1.110096</c:v>
                </c:pt>
                <c:pt idx="444">
                  <c:v>1.1915579999999999</c:v>
                </c:pt>
                <c:pt idx="445">
                  <c:v>1.32944</c:v>
                </c:pt>
                <c:pt idx="446">
                  <c:v>1.4741310000000001</c:v>
                </c:pt>
                <c:pt idx="447">
                  <c:v>1.6402570000000001</c:v>
                </c:pt>
                <c:pt idx="448">
                  <c:v>1.8070079999999999</c:v>
                </c:pt>
                <c:pt idx="449">
                  <c:v>1.9275279999999999</c:v>
                </c:pt>
                <c:pt idx="450">
                  <c:v>1.9842919999999999</c:v>
                </c:pt>
                <c:pt idx="451">
                  <c:v>1.9448890000000001</c:v>
                </c:pt>
                <c:pt idx="452">
                  <c:v>1.802379</c:v>
                </c:pt>
                <c:pt idx="453">
                  <c:v>1.729679</c:v>
                </c:pt>
                <c:pt idx="454">
                  <c:v>1.7263470000000001</c:v>
                </c:pt>
                <c:pt idx="455">
                  <c:v>1.7400409999999999</c:v>
                </c:pt>
                <c:pt idx="456">
                  <c:v>1.789417</c:v>
                </c:pt>
                <c:pt idx="457">
                  <c:v>1.892269</c:v>
                </c:pt>
                <c:pt idx="458">
                  <c:v>2.0147210000000002</c:v>
                </c:pt>
                <c:pt idx="459">
                  <c:v>2.0966480000000001</c:v>
                </c:pt>
                <c:pt idx="460">
                  <c:v>2.1463869999999998</c:v>
                </c:pt>
                <c:pt idx="461">
                  <c:v>2.112206</c:v>
                </c:pt>
                <c:pt idx="462">
                  <c:v>2.0247160000000002</c:v>
                </c:pt>
                <c:pt idx="463">
                  <c:v>1.897961</c:v>
                </c:pt>
                <c:pt idx="464">
                  <c:v>1.76719</c:v>
                </c:pt>
                <c:pt idx="465">
                  <c:v>1.65812</c:v>
                </c:pt>
                <c:pt idx="466">
                  <c:v>1.601707</c:v>
                </c:pt>
                <c:pt idx="467">
                  <c:v>1.5924990000000001</c:v>
                </c:pt>
                <c:pt idx="468">
                  <c:v>1.5415099999999999</c:v>
                </c:pt>
                <c:pt idx="469">
                  <c:v>1.526948</c:v>
                </c:pt>
                <c:pt idx="470">
                  <c:v>1.453489</c:v>
                </c:pt>
                <c:pt idx="471">
                  <c:v>1.431165</c:v>
                </c:pt>
                <c:pt idx="472">
                  <c:v>1.3816759999999999</c:v>
                </c:pt>
                <c:pt idx="473">
                  <c:v>1.3459950000000001</c:v>
                </c:pt>
                <c:pt idx="474">
                  <c:v>1.2911649999999999</c:v>
                </c:pt>
                <c:pt idx="475">
                  <c:v>1.237285</c:v>
                </c:pt>
                <c:pt idx="476">
                  <c:v>1.2195020000000001</c:v>
                </c:pt>
                <c:pt idx="477">
                  <c:v>1.2070780000000001</c:v>
                </c:pt>
                <c:pt idx="478">
                  <c:v>1.1758660000000001</c:v>
                </c:pt>
                <c:pt idx="479">
                  <c:v>1.164528</c:v>
                </c:pt>
                <c:pt idx="480">
                  <c:v>1.1676820000000001</c:v>
                </c:pt>
                <c:pt idx="481">
                  <c:v>1.1900729999999999</c:v>
                </c:pt>
                <c:pt idx="482">
                  <c:v>1.209735</c:v>
                </c:pt>
                <c:pt idx="483">
                  <c:v>1.240489</c:v>
                </c:pt>
                <c:pt idx="484">
                  <c:v>1.3052049999999999</c:v>
                </c:pt>
                <c:pt idx="485">
                  <c:v>1.3748149999999999</c:v>
                </c:pt>
                <c:pt idx="486">
                  <c:v>1.4077869999999999</c:v>
                </c:pt>
                <c:pt idx="487">
                  <c:v>1.4155420000000001</c:v>
                </c:pt>
                <c:pt idx="488">
                  <c:v>1.440966</c:v>
                </c:pt>
                <c:pt idx="489">
                  <c:v>1.4799</c:v>
                </c:pt>
                <c:pt idx="490">
                  <c:v>1.545979</c:v>
                </c:pt>
                <c:pt idx="491">
                  <c:v>1.614115</c:v>
                </c:pt>
                <c:pt idx="492">
                  <c:v>1.683489</c:v>
                </c:pt>
                <c:pt idx="493">
                  <c:v>1.718369</c:v>
                </c:pt>
                <c:pt idx="494">
                  <c:v>1.7178450000000001</c:v>
                </c:pt>
                <c:pt idx="495">
                  <c:v>1.7030419999999999</c:v>
                </c:pt>
                <c:pt idx="496">
                  <c:v>1.630112</c:v>
                </c:pt>
                <c:pt idx="497">
                  <c:v>1.5638129999999999</c:v>
                </c:pt>
                <c:pt idx="498">
                  <c:v>1.5648660000000001</c:v>
                </c:pt>
                <c:pt idx="499">
                  <c:v>1.607674</c:v>
                </c:pt>
                <c:pt idx="500">
                  <c:v>1.6977930000000001</c:v>
                </c:pt>
                <c:pt idx="501">
                  <c:v>1.83508</c:v>
                </c:pt>
                <c:pt idx="502">
                  <c:v>2.014249</c:v>
                </c:pt>
                <c:pt idx="503">
                  <c:v>2.172574</c:v>
                </c:pt>
                <c:pt idx="504">
                  <c:v>2.2924549999999999</c:v>
                </c:pt>
                <c:pt idx="505">
                  <c:v>2.3481640000000001</c:v>
                </c:pt>
                <c:pt idx="506">
                  <c:v>2.3311899999999999</c:v>
                </c:pt>
                <c:pt idx="507">
                  <c:v>2.2965019999999998</c:v>
                </c:pt>
                <c:pt idx="508">
                  <c:v>2.2763529999999998</c:v>
                </c:pt>
                <c:pt idx="509">
                  <c:v>2.2484820000000001</c:v>
                </c:pt>
                <c:pt idx="510">
                  <c:v>2.2092309999999999</c:v>
                </c:pt>
                <c:pt idx="511">
                  <c:v>2.1215649999999999</c:v>
                </c:pt>
                <c:pt idx="512">
                  <c:v>2.0278139999999998</c:v>
                </c:pt>
                <c:pt idx="513">
                  <c:v>1.9450460000000001</c:v>
                </c:pt>
                <c:pt idx="514">
                  <c:v>1.883923</c:v>
                </c:pt>
                <c:pt idx="515">
                  <c:v>1.824446</c:v>
                </c:pt>
                <c:pt idx="516">
                  <c:v>1.7635430000000001</c:v>
                </c:pt>
                <c:pt idx="517">
                  <c:v>1.680882</c:v>
                </c:pt>
                <c:pt idx="518">
                  <c:v>1.5593950000000001</c:v>
                </c:pt>
                <c:pt idx="519">
                  <c:v>1.422779</c:v>
                </c:pt>
                <c:pt idx="520">
                  <c:v>1.2669330000000001</c:v>
                </c:pt>
                <c:pt idx="521">
                  <c:v>1.127607</c:v>
                </c:pt>
                <c:pt idx="522">
                  <c:v>1.0235590000000001</c:v>
                </c:pt>
                <c:pt idx="523">
                  <c:v>0.95266399999999996</c:v>
                </c:pt>
                <c:pt idx="524">
                  <c:v>0.91130999999999995</c:v>
                </c:pt>
                <c:pt idx="525">
                  <c:v>0.91934199999999999</c:v>
                </c:pt>
                <c:pt idx="526">
                  <c:v>0.97087800000000002</c:v>
                </c:pt>
                <c:pt idx="527">
                  <c:v>1.0290349999999999</c:v>
                </c:pt>
                <c:pt idx="528">
                  <c:v>1.068281</c:v>
                </c:pt>
                <c:pt idx="529">
                  <c:v>1.0608</c:v>
                </c:pt>
                <c:pt idx="530">
                  <c:v>0.99440499999999998</c:v>
                </c:pt>
                <c:pt idx="531">
                  <c:v>0.909497</c:v>
                </c:pt>
                <c:pt idx="532">
                  <c:v>0.83943900000000005</c:v>
                </c:pt>
                <c:pt idx="533">
                  <c:v>0.82032000000000005</c:v>
                </c:pt>
                <c:pt idx="534">
                  <c:v>0.86624100000000004</c:v>
                </c:pt>
                <c:pt idx="535">
                  <c:v>0.91656499999999996</c:v>
                </c:pt>
                <c:pt idx="536">
                  <c:v>0.98439600000000005</c:v>
                </c:pt>
                <c:pt idx="537">
                  <c:v>1.0685960000000001</c:v>
                </c:pt>
                <c:pt idx="538">
                  <c:v>1.173986</c:v>
                </c:pt>
                <c:pt idx="539">
                  <c:v>1.2702580000000001</c:v>
                </c:pt>
                <c:pt idx="540">
                  <c:v>1.3961190000000001</c:v>
                </c:pt>
                <c:pt idx="541">
                  <c:v>1.491185</c:v>
                </c:pt>
                <c:pt idx="542">
                  <c:v>1.5915699999999999</c:v>
                </c:pt>
                <c:pt idx="543">
                  <c:v>1.695112</c:v>
                </c:pt>
                <c:pt idx="544">
                  <c:v>1.765957</c:v>
                </c:pt>
                <c:pt idx="545">
                  <c:v>1.8128550000000001</c:v>
                </c:pt>
                <c:pt idx="546">
                  <c:v>1.8542050000000001</c:v>
                </c:pt>
                <c:pt idx="547">
                  <c:v>1.9209780000000001</c:v>
                </c:pt>
                <c:pt idx="548">
                  <c:v>1.9792670000000001</c:v>
                </c:pt>
                <c:pt idx="549">
                  <c:v>2.0821559999999999</c:v>
                </c:pt>
                <c:pt idx="550">
                  <c:v>2.1520090000000001</c:v>
                </c:pt>
                <c:pt idx="551">
                  <c:v>2.21408</c:v>
                </c:pt>
                <c:pt idx="552">
                  <c:v>2.2646760000000001</c:v>
                </c:pt>
                <c:pt idx="553">
                  <c:v>2.292163</c:v>
                </c:pt>
                <c:pt idx="554">
                  <c:v>2.3237950000000001</c:v>
                </c:pt>
                <c:pt idx="555">
                  <c:v>2.3574809999999999</c:v>
                </c:pt>
                <c:pt idx="556">
                  <c:v>2.3438479999999999</c:v>
                </c:pt>
                <c:pt idx="557">
                  <c:v>2.2938749999999999</c:v>
                </c:pt>
                <c:pt idx="558">
                  <c:v>2.1901830000000002</c:v>
                </c:pt>
                <c:pt idx="559">
                  <c:v>2.0536910000000002</c:v>
                </c:pt>
                <c:pt idx="560">
                  <c:v>1.9272659999999999</c:v>
                </c:pt>
                <c:pt idx="561">
                  <c:v>1.8347960000000001</c:v>
                </c:pt>
                <c:pt idx="562">
                  <c:v>1.786416</c:v>
                </c:pt>
                <c:pt idx="563">
                  <c:v>1.7466889999999999</c:v>
                </c:pt>
                <c:pt idx="564">
                  <c:v>1.6970350000000001</c:v>
                </c:pt>
                <c:pt idx="565">
                  <c:v>1.6491849999999999</c:v>
                </c:pt>
                <c:pt idx="566">
                  <c:v>1.6023130000000001</c:v>
                </c:pt>
                <c:pt idx="567">
                  <c:v>1.535704</c:v>
                </c:pt>
                <c:pt idx="568">
                  <c:v>1.458877</c:v>
                </c:pt>
                <c:pt idx="569">
                  <c:v>1.372449</c:v>
                </c:pt>
                <c:pt idx="570">
                  <c:v>1.314136</c:v>
                </c:pt>
                <c:pt idx="571">
                  <c:v>1.267946</c:v>
                </c:pt>
                <c:pt idx="572">
                  <c:v>1.2323230000000001</c:v>
                </c:pt>
                <c:pt idx="573">
                  <c:v>1.2120120000000001</c:v>
                </c:pt>
                <c:pt idx="574">
                  <c:v>1.200026</c:v>
                </c:pt>
                <c:pt idx="575">
                  <c:v>1.187584</c:v>
                </c:pt>
                <c:pt idx="576">
                  <c:v>1.2010160000000001</c:v>
                </c:pt>
                <c:pt idx="577">
                  <c:v>1.247223</c:v>
                </c:pt>
                <c:pt idx="578">
                  <c:v>1.292114</c:v>
                </c:pt>
                <c:pt idx="579">
                  <c:v>1.352673</c:v>
                </c:pt>
                <c:pt idx="580">
                  <c:v>1.432877</c:v>
                </c:pt>
                <c:pt idx="581">
                  <c:v>1.4971490000000001</c:v>
                </c:pt>
                <c:pt idx="582">
                  <c:v>1.525711</c:v>
                </c:pt>
                <c:pt idx="583">
                  <c:v>1.5234490000000001</c:v>
                </c:pt>
                <c:pt idx="584">
                  <c:v>1.492543</c:v>
                </c:pt>
                <c:pt idx="585">
                  <c:v>1.5060249999999999</c:v>
                </c:pt>
                <c:pt idx="586">
                  <c:v>1.588079</c:v>
                </c:pt>
                <c:pt idx="587">
                  <c:v>1.6921139999999999</c:v>
                </c:pt>
                <c:pt idx="588">
                  <c:v>1.77475</c:v>
                </c:pt>
                <c:pt idx="589">
                  <c:v>1.8145100000000001</c:v>
                </c:pt>
                <c:pt idx="590">
                  <c:v>1.858724</c:v>
                </c:pt>
                <c:pt idx="591">
                  <c:v>1.807382</c:v>
                </c:pt>
                <c:pt idx="592">
                  <c:v>1.7506349999999999</c:v>
                </c:pt>
                <c:pt idx="593">
                  <c:v>1.711721</c:v>
                </c:pt>
                <c:pt idx="594">
                  <c:v>1.724521</c:v>
                </c:pt>
                <c:pt idx="595">
                  <c:v>1.7929820000000001</c:v>
                </c:pt>
                <c:pt idx="596">
                  <c:v>1.883108</c:v>
                </c:pt>
                <c:pt idx="597">
                  <c:v>2.0344820000000001</c:v>
                </c:pt>
                <c:pt idx="598">
                  <c:v>2.2447339999999998</c:v>
                </c:pt>
                <c:pt idx="599">
                  <c:v>2.4577689999999999</c:v>
                </c:pt>
                <c:pt idx="600">
                  <c:v>2.6338029999999999</c:v>
                </c:pt>
                <c:pt idx="601">
                  <c:v>2.7193679999999998</c:v>
                </c:pt>
                <c:pt idx="602">
                  <c:v>2.7258490000000002</c:v>
                </c:pt>
                <c:pt idx="603">
                  <c:v>2.6947640000000002</c:v>
                </c:pt>
                <c:pt idx="604">
                  <c:v>2.608158</c:v>
                </c:pt>
                <c:pt idx="605">
                  <c:v>2.486389</c:v>
                </c:pt>
                <c:pt idx="606">
                  <c:v>2.340719</c:v>
                </c:pt>
                <c:pt idx="607">
                  <c:v>2.1840280000000001</c:v>
                </c:pt>
                <c:pt idx="608">
                  <c:v>2.0269560000000002</c:v>
                </c:pt>
                <c:pt idx="609">
                  <c:v>1.8519049999999999</c:v>
                </c:pt>
                <c:pt idx="610">
                  <c:v>1.6926129999999999</c:v>
                </c:pt>
                <c:pt idx="611">
                  <c:v>1.560068</c:v>
                </c:pt>
                <c:pt idx="612">
                  <c:v>1.4201859999999999</c:v>
                </c:pt>
                <c:pt idx="613">
                  <c:v>1.281736</c:v>
                </c:pt>
                <c:pt idx="614">
                  <c:v>1.176213</c:v>
                </c:pt>
                <c:pt idx="615">
                  <c:v>1.0545450000000001</c:v>
                </c:pt>
                <c:pt idx="616">
                  <c:v>0.95585200000000003</c:v>
                </c:pt>
                <c:pt idx="617">
                  <c:v>0.87764200000000003</c:v>
                </c:pt>
                <c:pt idx="618">
                  <c:v>0.81214699999999995</c:v>
                </c:pt>
                <c:pt idx="619">
                  <c:v>0.76170599999999999</c:v>
                </c:pt>
                <c:pt idx="620">
                  <c:v>0.70943400000000001</c:v>
                </c:pt>
                <c:pt idx="621">
                  <c:v>0.68359300000000001</c:v>
                </c:pt>
                <c:pt idx="622">
                  <c:v>0.68723299999999998</c:v>
                </c:pt>
                <c:pt idx="623">
                  <c:v>0.71122399999999997</c:v>
                </c:pt>
                <c:pt idx="624">
                  <c:v>0.73355800000000004</c:v>
                </c:pt>
                <c:pt idx="625">
                  <c:v>0.740398</c:v>
                </c:pt>
                <c:pt idx="626">
                  <c:v>0.73162300000000002</c:v>
                </c:pt>
                <c:pt idx="627">
                  <c:v>0.72294700000000001</c:v>
                </c:pt>
                <c:pt idx="628">
                  <c:v>0.706202</c:v>
                </c:pt>
                <c:pt idx="629">
                  <c:v>0.70514900000000003</c:v>
                </c:pt>
                <c:pt idx="630">
                  <c:v>0.71685500000000002</c:v>
                </c:pt>
                <c:pt idx="631">
                  <c:v>0.74255000000000004</c:v>
                </c:pt>
                <c:pt idx="632">
                  <c:v>0.78389299999999995</c:v>
                </c:pt>
                <c:pt idx="633">
                  <c:v>0.83227300000000004</c:v>
                </c:pt>
                <c:pt idx="634">
                  <c:v>0.90468999999999999</c:v>
                </c:pt>
                <c:pt idx="635">
                  <c:v>1.0086580000000001</c:v>
                </c:pt>
                <c:pt idx="636">
                  <c:v>1.1319170000000001</c:v>
                </c:pt>
                <c:pt idx="637">
                  <c:v>1.2534700000000001</c:v>
                </c:pt>
                <c:pt idx="638">
                  <c:v>1.3364130000000001</c:v>
                </c:pt>
                <c:pt idx="639">
                  <c:v>1.396962</c:v>
                </c:pt>
                <c:pt idx="640">
                  <c:v>1.422553</c:v>
                </c:pt>
                <c:pt idx="641">
                  <c:v>1.446661</c:v>
                </c:pt>
                <c:pt idx="642">
                  <c:v>1.502872</c:v>
                </c:pt>
                <c:pt idx="643">
                  <c:v>1.5454079999999999</c:v>
                </c:pt>
                <c:pt idx="644">
                  <c:v>1.622628</c:v>
                </c:pt>
                <c:pt idx="645">
                  <c:v>1.738839</c:v>
                </c:pt>
                <c:pt idx="646">
                  <c:v>1.8397779999999999</c:v>
                </c:pt>
                <c:pt idx="647">
                  <c:v>1.9918260000000001</c:v>
                </c:pt>
                <c:pt idx="648">
                  <c:v>2.1269960000000001</c:v>
                </c:pt>
                <c:pt idx="649">
                  <c:v>2.2654030000000001</c:v>
                </c:pt>
                <c:pt idx="650">
                  <c:v>2.3842439999999998</c:v>
                </c:pt>
                <c:pt idx="651">
                  <c:v>2.4339770000000001</c:v>
                </c:pt>
                <c:pt idx="652">
                  <c:v>2.4486289999999999</c:v>
                </c:pt>
                <c:pt idx="653">
                  <c:v>2.3931939999999998</c:v>
                </c:pt>
                <c:pt idx="654">
                  <c:v>2.3137590000000001</c:v>
                </c:pt>
                <c:pt idx="655">
                  <c:v>2.1877589999999998</c:v>
                </c:pt>
                <c:pt idx="656">
                  <c:v>2.077251</c:v>
                </c:pt>
                <c:pt idx="657">
                  <c:v>1.951387</c:v>
                </c:pt>
                <c:pt idx="658">
                  <c:v>1.861413</c:v>
                </c:pt>
                <c:pt idx="659">
                  <c:v>1.8318049999999999</c:v>
                </c:pt>
                <c:pt idx="660">
                  <c:v>1.7891090000000001</c:v>
                </c:pt>
                <c:pt idx="661">
                  <c:v>1.7651829999999999</c:v>
                </c:pt>
                <c:pt idx="662">
                  <c:v>1.7345539999999999</c:v>
                </c:pt>
                <c:pt idx="663">
                  <c:v>1.6679440000000001</c:v>
                </c:pt>
                <c:pt idx="664">
                  <c:v>1.586147</c:v>
                </c:pt>
                <c:pt idx="665">
                  <c:v>1.4942310000000001</c:v>
                </c:pt>
                <c:pt idx="666">
                  <c:v>1.434458</c:v>
                </c:pt>
                <c:pt idx="667">
                  <c:v>1.3724400000000001</c:v>
                </c:pt>
                <c:pt idx="668">
                  <c:v>1.3236760000000001</c:v>
                </c:pt>
                <c:pt idx="669">
                  <c:v>1.2830919999999999</c:v>
                </c:pt>
                <c:pt idx="670">
                  <c:v>1.241438</c:v>
                </c:pt>
                <c:pt idx="671">
                  <c:v>1.197443</c:v>
                </c:pt>
                <c:pt idx="672">
                  <c:v>1.1723509999999999</c:v>
                </c:pt>
                <c:pt idx="673">
                  <c:v>1.1683920000000001</c:v>
                </c:pt>
                <c:pt idx="674">
                  <c:v>1.1870160000000001</c:v>
                </c:pt>
                <c:pt idx="675">
                  <c:v>1.211821</c:v>
                </c:pt>
                <c:pt idx="676">
                  <c:v>1.217827</c:v>
                </c:pt>
                <c:pt idx="677">
                  <c:v>1.252122</c:v>
                </c:pt>
                <c:pt idx="678">
                  <c:v>1.3090839999999999</c:v>
                </c:pt>
                <c:pt idx="679">
                  <c:v>1.373453</c:v>
                </c:pt>
                <c:pt idx="680">
                  <c:v>1.439878</c:v>
                </c:pt>
                <c:pt idx="681">
                  <c:v>1.484799</c:v>
                </c:pt>
                <c:pt idx="682">
                  <c:v>1.5252410000000001</c:v>
                </c:pt>
                <c:pt idx="683">
                  <c:v>1.577326</c:v>
                </c:pt>
                <c:pt idx="684">
                  <c:v>1.6382909999999999</c:v>
                </c:pt>
                <c:pt idx="685">
                  <c:v>1.7118169999999999</c:v>
                </c:pt>
                <c:pt idx="686">
                  <c:v>1.8042450000000001</c:v>
                </c:pt>
                <c:pt idx="687">
                  <c:v>1.8642049999999999</c:v>
                </c:pt>
                <c:pt idx="688">
                  <c:v>1.862487</c:v>
                </c:pt>
                <c:pt idx="689">
                  <c:v>1.809658</c:v>
                </c:pt>
                <c:pt idx="690">
                  <c:v>1.786529</c:v>
                </c:pt>
                <c:pt idx="691">
                  <c:v>1.7629980000000001</c:v>
                </c:pt>
                <c:pt idx="692">
                  <c:v>1.7864450000000001</c:v>
                </c:pt>
                <c:pt idx="693">
                  <c:v>1.838158</c:v>
                </c:pt>
                <c:pt idx="694">
                  <c:v>1.9192290000000001</c:v>
                </c:pt>
                <c:pt idx="695">
                  <c:v>1.9973240000000001</c:v>
                </c:pt>
                <c:pt idx="696">
                  <c:v>2.0565769999999999</c:v>
                </c:pt>
                <c:pt idx="697">
                  <c:v>2.0870609999999998</c:v>
                </c:pt>
                <c:pt idx="698">
                  <c:v>2.0992320000000002</c:v>
                </c:pt>
                <c:pt idx="699">
                  <c:v>2.0897770000000002</c:v>
                </c:pt>
                <c:pt idx="700">
                  <c:v>2.0527060000000001</c:v>
                </c:pt>
                <c:pt idx="701">
                  <c:v>1.96299</c:v>
                </c:pt>
                <c:pt idx="702">
                  <c:v>1.852447</c:v>
                </c:pt>
                <c:pt idx="703">
                  <c:v>1.689449</c:v>
                </c:pt>
                <c:pt idx="704">
                  <c:v>1.510672</c:v>
                </c:pt>
                <c:pt idx="705">
                  <c:v>1.3685240000000001</c:v>
                </c:pt>
                <c:pt idx="706">
                  <c:v>1.2465079999999999</c:v>
                </c:pt>
                <c:pt idx="707">
                  <c:v>1.14154</c:v>
                </c:pt>
                <c:pt idx="708">
                  <c:v>1.055653</c:v>
                </c:pt>
                <c:pt idx="709">
                  <c:v>0.98538099999999995</c:v>
                </c:pt>
                <c:pt idx="710">
                  <c:v>0.935388</c:v>
                </c:pt>
                <c:pt idx="711">
                  <c:v>0.87568999999999997</c:v>
                </c:pt>
                <c:pt idx="712">
                  <c:v>0.80710499999999996</c:v>
                </c:pt>
                <c:pt idx="713">
                  <c:v>0.73912100000000003</c:v>
                </c:pt>
                <c:pt idx="714">
                  <c:v>0.69301999999999997</c:v>
                </c:pt>
                <c:pt idx="715">
                  <c:v>0.65998500000000004</c:v>
                </c:pt>
                <c:pt idx="716">
                  <c:v>0.65682700000000005</c:v>
                </c:pt>
                <c:pt idx="717">
                  <c:v>0.65339599999999998</c:v>
                </c:pt>
                <c:pt idx="718">
                  <c:v>0.66345399999999999</c:v>
                </c:pt>
                <c:pt idx="719">
                  <c:v>0.68363399999999996</c:v>
                </c:pt>
                <c:pt idx="720">
                  <c:v>0.71401899999999996</c:v>
                </c:pt>
                <c:pt idx="721">
                  <c:v>0.74720900000000001</c:v>
                </c:pt>
                <c:pt idx="722">
                  <c:v>0.77785700000000002</c:v>
                </c:pt>
                <c:pt idx="723">
                  <c:v>0.82476000000000005</c:v>
                </c:pt>
                <c:pt idx="724">
                  <c:v>0.86648599999999998</c:v>
                </c:pt>
                <c:pt idx="725">
                  <c:v>0.90830599999999995</c:v>
                </c:pt>
                <c:pt idx="726">
                  <c:v>0.94433100000000003</c:v>
                </c:pt>
                <c:pt idx="727">
                  <c:v>0.98764600000000002</c:v>
                </c:pt>
                <c:pt idx="728">
                  <c:v>1.012831</c:v>
                </c:pt>
                <c:pt idx="729">
                  <c:v>1.0521579999999999</c:v>
                </c:pt>
                <c:pt idx="730">
                  <c:v>1.1284749999999999</c:v>
                </c:pt>
                <c:pt idx="731">
                  <c:v>1.215014</c:v>
                </c:pt>
                <c:pt idx="732">
                  <c:v>1.31175</c:v>
                </c:pt>
                <c:pt idx="733">
                  <c:v>1.385996</c:v>
                </c:pt>
                <c:pt idx="734">
                  <c:v>1.4352640000000001</c:v>
                </c:pt>
                <c:pt idx="735">
                  <c:v>1.5083089999999999</c:v>
                </c:pt>
                <c:pt idx="736">
                  <c:v>1.5514479999999999</c:v>
                </c:pt>
                <c:pt idx="737">
                  <c:v>1.5990089999999999</c:v>
                </c:pt>
                <c:pt idx="738">
                  <c:v>1.6201620000000001</c:v>
                </c:pt>
                <c:pt idx="739">
                  <c:v>1.6433059999999999</c:v>
                </c:pt>
                <c:pt idx="740">
                  <c:v>1.6783619999999999</c:v>
                </c:pt>
                <c:pt idx="741">
                  <c:v>1.6959900000000001</c:v>
                </c:pt>
                <c:pt idx="742">
                  <c:v>1.7392570000000001</c:v>
                </c:pt>
                <c:pt idx="743">
                  <c:v>1.760386</c:v>
                </c:pt>
                <c:pt idx="744">
                  <c:v>1.8549800000000001</c:v>
                </c:pt>
                <c:pt idx="745">
                  <c:v>1.9266300000000001</c:v>
                </c:pt>
                <c:pt idx="746">
                  <c:v>1.9654400000000001</c:v>
                </c:pt>
                <c:pt idx="747">
                  <c:v>2.0253359999999998</c:v>
                </c:pt>
                <c:pt idx="748">
                  <c:v>2.0438830000000001</c:v>
                </c:pt>
                <c:pt idx="749">
                  <c:v>2.0285220000000002</c:v>
                </c:pt>
                <c:pt idx="750">
                  <c:v>1.954726</c:v>
                </c:pt>
                <c:pt idx="751">
                  <c:v>1.826355</c:v>
                </c:pt>
                <c:pt idx="752">
                  <c:v>1.6905060000000001</c:v>
                </c:pt>
                <c:pt idx="753">
                  <c:v>1.6057250000000001</c:v>
                </c:pt>
                <c:pt idx="754">
                  <c:v>1.5557589999999999</c:v>
                </c:pt>
                <c:pt idx="755">
                  <c:v>1.522985</c:v>
                </c:pt>
                <c:pt idx="756">
                  <c:v>1.492345</c:v>
                </c:pt>
                <c:pt idx="757">
                  <c:v>1.47882</c:v>
                </c:pt>
                <c:pt idx="758">
                  <c:v>1.4571909999999999</c:v>
                </c:pt>
                <c:pt idx="759">
                  <c:v>1.4381360000000001</c:v>
                </c:pt>
                <c:pt idx="760">
                  <c:v>1.4302820000000001</c:v>
                </c:pt>
                <c:pt idx="761">
                  <c:v>1.435778</c:v>
                </c:pt>
                <c:pt idx="762">
                  <c:v>1.4399379999999999</c:v>
                </c:pt>
                <c:pt idx="763">
                  <c:v>1.436158</c:v>
                </c:pt>
                <c:pt idx="764">
                  <c:v>1.420982</c:v>
                </c:pt>
                <c:pt idx="765">
                  <c:v>1.4028229999999999</c:v>
                </c:pt>
                <c:pt idx="766">
                  <c:v>1.3959280000000001</c:v>
                </c:pt>
                <c:pt idx="767">
                  <c:v>1.373229</c:v>
                </c:pt>
                <c:pt idx="768">
                  <c:v>1.340937</c:v>
                </c:pt>
                <c:pt idx="769">
                  <c:v>1.3135520000000001</c:v>
                </c:pt>
                <c:pt idx="770">
                  <c:v>1.2889949999999999</c:v>
                </c:pt>
                <c:pt idx="771">
                  <c:v>1.26722</c:v>
                </c:pt>
                <c:pt idx="772">
                  <c:v>1.2621899999999999</c:v>
                </c:pt>
                <c:pt idx="773">
                  <c:v>1.2553129999999999</c:v>
                </c:pt>
                <c:pt idx="774">
                  <c:v>1.271873</c:v>
                </c:pt>
                <c:pt idx="775">
                  <c:v>1.303132</c:v>
                </c:pt>
                <c:pt idx="776">
                  <c:v>1.330783</c:v>
                </c:pt>
                <c:pt idx="777">
                  <c:v>1.369775</c:v>
                </c:pt>
                <c:pt idx="778">
                  <c:v>1.4230579999999999</c:v>
                </c:pt>
                <c:pt idx="779">
                  <c:v>1.492855</c:v>
                </c:pt>
                <c:pt idx="780">
                  <c:v>1.559793</c:v>
                </c:pt>
                <c:pt idx="781">
                  <c:v>1.6314</c:v>
                </c:pt>
                <c:pt idx="782">
                  <c:v>1.69232</c:v>
                </c:pt>
                <c:pt idx="783">
                  <c:v>1.7111289999999999</c:v>
                </c:pt>
                <c:pt idx="784">
                  <c:v>1.7215130000000001</c:v>
                </c:pt>
                <c:pt idx="785">
                  <c:v>1.735446</c:v>
                </c:pt>
                <c:pt idx="786">
                  <c:v>1.7070799999999999</c:v>
                </c:pt>
                <c:pt idx="787">
                  <c:v>1.699702</c:v>
                </c:pt>
                <c:pt idx="788">
                  <c:v>1.720734</c:v>
                </c:pt>
                <c:pt idx="789">
                  <c:v>1.7689060000000001</c:v>
                </c:pt>
                <c:pt idx="790">
                  <c:v>1.8547089999999999</c:v>
                </c:pt>
                <c:pt idx="791">
                  <c:v>1.9829939999999999</c:v>
                </c:pt>
                <c:pt idx="792">
                  <c:v>2.1343570000000001</c:v>
                </c:pt>
                <c:pt idx="793">
                  <c:v>2.239188</c:v>
                </c:pt>
                <c:pt idx="794">
                  <c:v>2.3201860000000001</c:v>
                </c:pt>
                <c:pt idx="795">
                  <c:v>2.3424510000000001</c:v>
                </c:pt>
                <c:pt idx="796">
                  <c:v>2.2854369999999999</c:v>
                </c:pt>
                <c:pt idx="797">
                  <c:v>2.2056369999999998</c:v>
                </c:pt>
                <c:pt idx="798">
                  <c:v>2.102382</c:v>
                </c:pt>
                <c:pt idx="799">
                  <c:v>1.9473940000000001</c:v>
                </c:pt>
                <c:pt idx="800">
                  <c:v>1.764581</c:v>
                </c:pt>
                <c:pt idx="801">
                  <c:v>1.6066389999999999</c:v>
                </c:pt>
                <c:pt idx="802">
                  <c:v>1.475457</c:v>
                </c:pt>
                <c:pt idx="803">
                  <c:v>1.355213</c:v>
                </c:pt>
                <c:pt idx="804">
                  <c:v>1.242178</c:v>
                </c:pt>
                <c:pt idx="805">
                  <c:v>1.147572</c:v>
                </c:pt>
                <c:pt idx="806">
                  <c:v>1.0527949999999999</c:v>
                </c:pt>
                <c:pt idx="807">
                  <c:v>0.97024999999999995</c:v>
                </c:pt>
                <c:pt idx="808">
                  <c:v>0.90105299999999999</c:v>
                </c:pt>
                <c:pt idx="809">
                  <c:v>0.83828599999999998</c:v>
                </c:pt>
                <c:pt idx="810">
                  <c:v>0.77507199999999998</c:v>
                </c:pt>
                <c:pt idx="811">
                  <c:v>0.73300200000000004</c:v>
                </c:pt>
                <c:pt idx="812">
                  <c:v>0.69413000000000002</c:v>
                </c:pt>
                <c:pt idx="813">
                  <c:v>0.65607199999999999</c:v>
                </c:pt>
                <c:pt idx="814">
                  <c:v>0.62779300000000005</c:v>
                </c:pt>
                <c:pt idx="815">
                  <c:v>0.61630499999999999</c:v>
                </c:pt>
                <c:pt idx="816">
                  <c:v>0.62204700000000002</c:v>
                </c:pt>
                <c:pt idx="817">
                  <c:v>0.63609700000000002</c:v>
                </c:pt>
                <c:pt idx="818">
                  <c:v>0.65721099999999999</c:v>
                </c:pt>
                <c:pt idx="819">
                  <c:v>0.68329600000000001</c:v>
                </c:pt>
                <c:pt idx="820">
                  <c:v>0.71935099999999996</c:v>
                </c:pt>
                <c:pt idx="821">
                  <c:v>0.75706300000000004</c:v>
                </c:pt>
                <c:pt idx="822">
                  <c:v>0.79063799999999995</c:v>
                </c:pt>
                <c:pt idx="823">
                  <c:v>0.83537399999999995</c:v>
                </c:pt>
                <c:pt idx="824">
                  <c:v>0.87451000000000001</c:v>
                </c:pt>
                <c:pt idx="825">
                  <c:v>0.91081599999999996</c:v>
                </c:pt>
                <c:pt idx="826">
                  <c:v>0.96168200000000004</c:v>
                </c:pt>
                <c:pt idx="827">
                  <c:v>1.001609</c:v>
                </c:pt>
                <c:pt idx="828">
                  <c:v>1.0471839999999999</c:v>
                </c:pt>
                <c:pt idx="829">
                  <c:v>1.1157919999999999</c:v>
                </c:pt>
                <c:pt idx="830">
                  <c:v>1.237247</c:v>
                </c:pt>
                <c:pt idx="831">
                  <c:v>1.3525860000000001</c:v>
                </c:pt>
                <c:pt idx="832">
                  <c:v>1.4779450000000001</c:v>
                </c:pt>
                <c:pt idx="833">
                  <c:v>1.6091960000000001</c:v>
                </c:pt>
                <c:pt idx="834">
                  <c:v>1.691344</c:v>
                </c:pt>
                <c:pt idx="835">
                  <c:v>1.754748</c:v>
                </c:pt>
                <c:pt idx="836">
                  <c:v>1.752386</c:v>
                </c:pt>
                <c:pt idx="837">
                  <c:v>1.721311</c:v>
                </c:pt>
                <c:pt idx="838">
                  <c:v>1.6994849999999999</c:v>
                </c:pt>
                <c:pt idx="839">
                  <c:v>1.672895</c:v>
                </c:pt>
                <c:pt idx="840">
                  <c:v>1.652636</c:v>
                </c:pt>
                <c:pt idx="841">
                  <c:v>1.673586</c:v>
                </c:pt>
                <c:pt idx="842">
                  <c:v>1.733501</c:v>
                </c:pt>
                <c:pt idx="843">
                  <c:v>1.8414569999999999</c:v>
                </c:pt>
                <c:pt idx="844">
                  <c:v>1.956299</c:v>
                </c:pt>
                <c:pt idx="845">
                  <c:v>2.05139</c:v>
                </c:pt>
                <c:pt idx="846">
                  <c:v>2.1167980000000002</c:v>
                </c:pt>
                <c:pt idx="847">
                  <c:v>2.1046480000000001</c:v>
                </c:pt>
                <c:pt idx="848">
                  <c:v>2.0786639999999998</c:v>
                </c:pt>
                <c:pt idx="849">
                  <c:v>1.9690989999999999</c:v>
                </c:pt>
                <c:pt idx="850">
                  <c:v>1.854619</c:v>
                </c:pt>
                <c:pt idx="851">
                  <c:v>1.7087950000000001</c:v>
                </c:pt>
                <c:pt idx="852">
                  <c:v>1.573747</c:v>
                </c:pt>
                <c:pt idx="853">
                  <c:v>1.508607</c:v>
                </c:pt>
                <c:pt idx="854">
                  <c:v>1.488988</c:v>
                </c:pt>
                <c:pt idx="855">
                  <c:v>1.4728479999999999</c:v>
                </c:pt>
                <c:pt idx="856">
                  <c:v>1.4635389999999999</c:v>
                </c:pt>
                <c:pt idx="857">
                  <c:v>1.447705</c:v>
                </c:pt>
                <c:pt idx="858">
                  <c:v>1.429592</c:v>
                </c:pt>
                <c:pt idx="859">
                  <c:v>1.4323300000000001</c:v>
                </c:pt>
                <c:pt idx="860">
                  <c:v>1.4348019999999999</c:v>
                </c:pt>
                <c:pt idx="861">
                  <c:v>1.421036</c:v>
                </c:pt>
                <c:pt idx="862">
                  <c:v>1.392415</c:v>
                </c:pt>
                <c:pt idx="863">
                  <c:v>1.3801300000000001</c:v>
                </c:pt>
                <c:pt idx="864">
                  <c:v>1.368207</c:v>
                </c:pt>
                <c:pt idx="865">
                  <c:v>1.3647800000000001</c:v>
                </c:pt>
                <c:pt idx="866">
                  <c:v>1.344635</c:v>
                </c:pt>
                <c:pt idx="867">
                  <c:v>1.3279620000000001</c:v>
                </c:pt>
                <c:pt idx="868">
                  <c:v>1.311161</c:v>
                </c:pt>
                <c:pt idx="869">
                  <c:v>1.3050539999999999</c:v>
                </c:pt>
                <c:pt idx="870">
                  <c:v>1.3040989999999999</c:v>
                </c:pt>
                <c:pt idx="871">
                  <c:v>1.3160879999999999</c:v>
                </c:pt>
                <c:pt idx="872">
                  <c:v>1.3257350000000001</c:v>
                </c:pt>
                <c:pt idx="873">
                  <c:v>1.338932</c:v>
                </c:pt>
                <c:pt idx="874">
                  <c:v>1.360433</c:v>
                </c:pt>
                <c:pt idx="875">
                  <c:v>1.4067149999999999</c:v>
                </c:pt>
                <c:pt idx="876">
                  <c:v>1.4433400000000001</c:v>
                </c:pt>
                <c:pt idx="877">
                  <c:v>1.471509</c:v>
                </c:pt>
                <c:pt idx="878">
                  <c:v>1.521231</c:v>
                </c:pt>
                <c:pt idx="879">
                  <c:v>1.5755049999999999</c:v>
                </c:pt>
                <c:pt idx="880">
                  <c:v>1.6102289999999999</c:v>
                </c:pt>
                <c:pt idx="881">
                  <c:v>1.636047</c:v>
                </c:pt>
                <c:pt idx="882">
                  <c:v>1.665459</c:v>
                </c:pt>
                <c:pt idx="883">
                  <c:v>1.680266</c:v>
                </c:pt>
                <c:pt idx="884">
                  <c:v>1.7460739999999999</c:v>
                </c:pt>
                <c:pt idx="885">
                  <c:v>1.777061</c:v>
                </c:pt>
                <c:pt idx="886">
                  <c:v>1.8025629999999999</c:v>
                </c:pt>
                <c:pt idx="887">
                  <c:v>1.8330310000000001</c:v>
                </c:pt>
                <c:pt idx="888">
                  <c:v>1.8581799999999999</c:v>
                </c:pt>
                <c:pt idx="889">
                  <c:v>1.9170229999999999</c:v>
                </c:pt>
                <c:pt idx="890">
                  <c:v>1.9745269999999999</c:v>
                </c:pt>
                <c:pt idx="891">
                  <c:v>2.0647669999999998</c:v>
                </c:pt>
                <c:pt idx="892">
                  <c:v>2.1546430000000001</c:v>
                </c:pt>
                <c:pt idx="893">
                  <c:v>2.1918850000000001</c:v>
                </c:pt>
                <c:pt idx="894">
                  <c:v>2.1746810000000001</c:v>
                </c:pt>
                <c:pt idx="895">
                  <c:v>2.1381109999999999</c:v>
                </c:pt>
                <c:pt idx="896">
                  <c:v>2.0784029999999998</c:v>
                </c:pt>
                <c:pt idx="897">
                  <c:v>1.9609669999999999</c:v>
                </c:pt>
                <c:pt idx="898">
                  <c:v>1.834954</c:v>
                </c:pt>
                <c:pt idx="899">
                  <c:v>1.6743269999999999</c:v>
                </c:pt>
                <c:pt idx="900">
                  <c:v>1.520872</c:v>
                </c:pt>
                <c:pt idx="901">
                  <c:v>1.4082349999999999</c:v>
                </c:pt>
                <c:pt idx="902">
                  <c:v>1.312562</c:v>
                </c:pt>
                <c:pt idx="903">
                  <c:v>1.2428999999999999</c:v>
                </c:pt>
                <c:pt idx="904">
                  <c:v>1.1830430000000001</c:v>
                </c:pt>
                <c:pt idx="905">
                  <c:v>1.113642</c:v>
                </c:pt>
                <c:pt idx="906">
                  <c:v>1.0384279999999999</c:v>
                </c:pt>
                <c:pt idx="907">
                  <c:v>0.95340000000000003</c:v>
                </c:pt>
                <c:pt idx="908">
                  <c:v>0.87036899999999995</c:v>
                </c:pt>
                <c:pt idx="909">
                  <c:v>0.80894100000000002</c:v>
                </c:pt>
                <c:pt idx="910">
                  <c:v>0.73878299999999997</c:v>
                </c:pt>
                <c:pt idx="911">
                  <c:v>0.69630099999999995</c:v>
                </c:pt>
                <c:pt idx="912">
                  <c:v>0.66161899999999996</c:v>
                </c:pt>
                <c:pt idx="913">
                  <c:v>0.63176299999999996</c:v>
                </c:pt>
                <c:pt idx="914">
                  <c:v>0.61083100000000001</c:v>
                </c:pt>
                <c:pt idx="915">
                  <c:v>0.60590599999999994</c:v>
                </c:pt>
                <c:pt idx="916">
                  <c:v>0.60702</c:v>
                </c:pt>
                <c:pt idx="917">
                  <c:v>0.62669200000000003</c:v>
                </c:pt>
                <c:pt idx="918">
                  <c:v>0.65126600000000001</c:v>
                </c:pt>
                <c:pt idx="919">
                  <c:v>0.67879299999999998</c:v>
                </c:pt>
                <c:pt idx="920">
                  <c:v>0.71171200000000001</c:v>
                </c:pt>
                <c:pt idx="921">
                  <c:v>0.73880299999999999</c:v>
                </c:pt>
                <c:pt idx="922">
                  <c:v>0.75942299999999996</c:v>
                </c:pt>
                <c:pt idx="923">
                  <c:v>0.79595199999999999</c:v>
                </c:pt>
                <c:pt idx="924">
                  <c:v>0.83837200000000001</c:v>
                </c:pt>
                <c:pt idx="925">
                  <c:v>0.89605900000000005</c:v>
                </c:pt>
                <c:pt idx="926">
                  <c:v>0.93909200000000004</c:v>
                </c:pt>
                <c:pt idx="927">
                  <c:v>1.006097</c:v>
                </c:pt>
                <c:pt idx="928">
                  <c:v>1.090252</c:v>
                </c:pt>
                <c:pt idx="929">
                  <c:v>1.1788909999999999</c:v>
                </c:pt>
                <c:pt idx="930">
                  <c:v>1.3171600000000001</c:v>
                </c:pt>
                <c:pt idx="931">
                  <c:v>1.4243399999999999</c:v>
                </c:pt>
                <c:pt idx="932">
                  <c:v>1.499522</c:v>
                </c:pt>
                <c:pt idx="933">
                  <c:v>1.5378499999999999</c:v>
                </c:pt>
                <c:pt idx="934">
                  <c:v>1.518505</c:v>
                </c:pt>
                <c:pt idx="935">
                  <c:v>1.4930619999999999</c:v>
                </c:pt>
                <c:pt idx="936">
                  <c:v>1.4816069999999999</c:v>
                </c:pt>
                <c:pt idx="937">
                  <c:v>1.491573</c:v>
                </c:pt>
                <c:pt idx="938">
                  <c:v>1.542767</c:v>
                </c:pt>
                <c:pt idx="939">
                  <c:v>1.6866239999999999</c:v>
                </c:pt>
                <c:pt idx="940">
                  <c:v>1.894172</c:v>
                </c:pt>
                <c:pt idx="941">
                  <c:v>2.1000380000000001</c:v>
                </c:pt>
                <c:pt idx="942">
                  <c:v>2.2247479999999999</c:v>
                </c:pt>
                <c:pt idx="943">
                  <c:v>2.2978239999999999</c:v>
                </c:pt>
                <c:pt idx="944">
                  <c:v>2.300335</c:v>
                </c:pt>
                <c:pt idx="945">
                  <c:v>2.3115420000000002</c:v>
                </c:pt>
                <c:pt idx="946">
                  <c:v>2.2633709999999998</c:v>
                </c:pt>
                <c:pt idx="947">
                  <c:v>2.1829190000000001</c:v>
                </c:pt>
                <c:pt idx="948">
                  <c:v>2.0610759999999999</c:v>
                </c:pt>
                <c:pt idx="949">
                  <c:v>1.8744130000000001</c:v>
                </c:pt>
                <c:pt idx="950">
                  <c:v>1.7606329999999999</c:v>
                </c:pt>
                <c:pt idx="951">
                  <c:v>1.6952849999999999</c:v>
                </c:pt>
                <c:pt idx="952">
                  <c:v>1.634641</c:v>
                </c:pt>
                <c:pt idx="953">
                  <c:v>1.611208</c:v>
                </c:pt>
                <c:pt idx="954">
                  <c:v>1.5615330000000001</c:v>
                </c:pt>
                <c:pt idx="955">
                  <c:v>1.5341910000000001</c:v>
                </c:pt>
                <c:pt idx="956">
                  <c:v>1.5169010000000001</c:v>
                </c:pt>
                <c:pt idx="957">
                  <c:v>1.468043</c:v>
                </c:pt>
                <c:pt idx="958">
                  <c:v>1.4230080000000001</c:v>
                </c:pt>
                <c:pt idx="959">
                  <c:v>1.3814759999999999</c:v>
                </c:pt>
                <c:pt idx="960">
                  <c:v>1.3402750000000001</c:v>
                </c:pt>
                <c:pt idx="961">
                  <c:v>1.3162990000000001</c:v>
                </c:pt>
                <c:pt idx="962">
                  <c:v>1.2998430000000001</c:v>
                </c:pt>
                <c:pt idx="963">
                  <c:v>1.3039719999999999</c:v>
                </c:pt>
                <c:pt idx="964">
                  <c:v>1.306516</c:v>
                </c:pt>
                <c:pt idx="965">
                  <c:v>1.323593</c:v>
                </c:pt>
                <c:pt idx="966">
                  <c:v>1.340139</c:v>
                </c:pt>
                <c:pt idx="967">
                  <c:v>1.347113</c:v>
                </c:pt>
                <c:pt idx="968">
                  <c:v>1.3700699999999999</c:v>
                </c:pt>
                <c:pt idx="969">
                  <c:v>1.3704160000000001</c:v>
                </c:pt>
                <c:pt idx="970">
                  <c:v>1.3631439999999999</c:v>
                </c:pt>
                <c:pt idx="971">
                  <c:v>1.357124</c:v>
                </c:pt>
                <c:pt idx="972">
                  <c:v>1.3526579999999999</c:v>
                </c:pt>
                <c:pt idx="973">
                  <c:v>1.36229</c:v>
                </c:pt>
                <c:pt idx="974">
                  <c:v>1.3756109999999999</c:v>
                </c:pt>
                <c:pt idx="975">
                  <c:v>1.3791549999999999</c:v>
                </c:pt>
                <c:pt idx="976">
                  <c:v>1.396431</c:v>
                </c:pt>
                <c:pt idx="977">
                  <c:v>1.4406159999999999</c:v>
                </c:pt>
                <c:pt idx="978">
                  <c:v>1.4896499999999999</c:v>
                </c:pt>
                <c:pt idx="979">
                  <c:v>1.5387770000000001</c:v>
                </c:pt>
                <c:pt idx="980">
                  <c:v>1.5921339999999999</c:v>
                </c:pt>
                <c:pt idx="981">
                  <c:v>1.652363</c:v>
                </c:pt>
                <c:pt idx="982">
                  <c:v>1.754346</c:v>
                </c:pt>
                <c:pt idx="983">
                  <c:v>1.8146580000000001</c:v>
                </c:pt>
                <c:pt idx="984">
                  <c:v>1.8613440000000001</c:v>
                </c:pt>
                <c:pt idx="985">
                  <c:v>1.920091</c:v>
                </c:pt>
                <c:pt idx="986">
                  <c:v>1.9458139999999999</c:v>
                </c:pt>
                <c:pt idx="987">
                  <c:v>1.966207</c:v>
                </c:pt>
                <c:pt idx="988">
                  <c:v>2.0718899999999998</c:v>
                </c:pt>
                <c:pt idx="989">
                  <c:v>2.1999770000000001</c:v>
                </c:pt>
                <c:pt idx="990">
                  <c:v>2.3433190000000002</c:v>
                </c:pt>
                <c:pt idx="991">
                  <c:v>2.4357039999999999</c:v>
                </c:pt>
                <c:pt idx="992">
                  <c:v>2.4849299999999999</c:v>
                </c:pt>
                <c:pt idx="993">
                  <c:v>2.4753029999999998</c:v>
                </c:pt>
                <c:pt idx="994">
                  <c:v>2.4300030000000001</c:v>
                </c:pt>
                <c:pt idx="995">
                  <c:v>2.378952</c:v>
                </c:pt>
                <c:pt idx="996">
                  <c:v>2.284945</c:v>
                </c:pt>
                <c:pt idx="997">
                  <c:v>2.1623679999999998</c:v>
                </c:pt>
                <c:pt idx="998">
                  <c:v>2.0305589999999998</c:v>
                </c:pt>
                <c:pt idx="999">
                  <c:v>1.9041699999999999</c:v>
                </c:pt>
                <c:pt idx="1000">
                  <c:v>1.7803199999999999</c:v>
                </c:pt>
              </c:numCache>
            </c:numRef>
          </c:val>
          <c:smooth val="0"/>
          <c:extLst>
            <c:ext xmlns:c16="http://schemas.microsoft.com/office/drawing/2014/chart" uri="{C3380CC4-5D6E-409C-BE32-E72D297353CC}">
              <c16:uniqueId val="{00000000-4AD4-4559-AEDD-111FED96EC0B}"/>
            </c:ext>
          </c:extLst>
        </c:ser>
        <c:dLbls>
          <c:showLegendKey val="0"/>
          <c:showVal val="0"/>
          <c:showCatName val="0"/>
          <c:showSerName val="0"/>
          <c:showPercent val="0"/>
          <c:showBubbleSize val="0"/>
        </c:dLbls>
        <c:smooth val="0"/>
        <c:axId val="672027304"/>
        <c:axId val="672022384"/>
      </c:lineChart>
      <c:catAx>
        <c:axId val="6720273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2384"/>
        <c:crosses val="autoZero"/>
        <c:auto val="1"/>
        <c:lblAlgn val="ctr"/>
        <c:lblOffset val="100"/>
        <c:noMultiLvlLbl val="0"/>
      </c:catAx>
      <c:valAx>
        <c:axId val="672022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2027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gyro.csv]action2 5 times gyro'!$J$1</c:f>
              <c:strCache>
                <c:ptCount val="1"/>
                <c:pt idx="0">
                  <c:v>X_gyro</c:v>
                </c:pt>
              </c:strCache>
            </c:strRef>
          </c:tx>
          <c:spPr>
            <a:ln w="28575" cap="rnd">
              <a:solidFill>
                <a:schemeClr val="accent1"/>
              </a:solidFill>
              <a:round/>
            </a:ln>
            <a:effectLst/>
          </c:spPr>
          <c:marker>
            <c:symbol val="none"/>
          </c:marker>
          <c:val>
            <c:numRef>
              <c:f>'[action2 5 times gyro.csv]action2 5 times gyro'!$J$2:$J$596</c:f>
              <c:numCache>
                <c:formatCode>General</c:formatCode>
                <c:ptCount val="595"/>
                <c:pt idx="0">
                  <c:v>-0.21670500000000001</c:v>
                </c:pt>
                <c:pt idx="1">
                  <c:v>-0.53020299999999998</c:v>
                </c:pt>
                <c:pt idx="2">
                  <c:v>4.4248999999999997E-2</c:v>
                </c:pt>
                <c:pt idx="3">
                  <c:v>9.2699000000000004E-2</c:v>
                </c:pt>
                <c:pt idx="4">
                  <c:v>-1.1547E-2</c:v>
                </c:pt>
                <c:pt idx="5">
                  <c:v>-2.8310000000000002E-3</c:v>
                </c:pt>
                <c:pt idx="6">
                  <c:v>2.8851999999999999E-2</c:v>
                </c:pt>
                <c:pt idx="7">
                  <c:v>1.9977999999999999E-2</c:v>
                </c:pt>
                <c:pt idx="8">
                  <c:v>-1.141E-2</c:v>
                </c:pt>
                <c:pt idx="9">
                  <c:v>-2.238E-3</c:v>
                </c:pt>
                <c:pt idx="10">
                  <c:v>3.0485000000000002E-2</c:v>
                </c:pt>
                <c:pt idx="11">
                  <c:v>5.7334000000000003E-2</c:v>
                </c:pt>
                <c:pt idx="12">
                  <c:v>3.8233999999999997E-2</c:v>
                </c:pt>
                <c:pt idx="13">
                  <c:v>0.10033499999999999</c:v>
                </c:pt>
                <c:pt idx="14">
                  <c:v>7.9405000000000003E-2</c:v>
                </c:pt>
                <c:pt idx="15">
                  <c:v>0.14016899999999999</c:v>
                </c:pt>
                <c:pt idx="16">
                  <c:v>5.4114000000000002E-2</c:v>
                </c:pt>
                <c:pt idx="17">
                  <c:v>0.11507100000000001</c:v>
                </c:pt>
                <c:pt idx="18">
                  <c:v>2.3918999999999999E-2</c:v>
                </c:pt>
                <c:pt idx="19">
                  <c:v>4.2096000000000001E-2</c:v>
                </c:pt>
                <c:pt idx="20">
                  <c:v>1.9942999999999999E-2</c:v>
                </c:pt>
                <c:pt idx="21">
                  <c:v>4.6696000000000001E-2</c:v>
                </c:pt>
                <c:pt idx="22">
                  <c:v>4.0515000000000002E-2</c:v>
                </c:pt>
                <c:pt idx="23">
                  <c:v>5.5076E-2</c:v>
                </c:pt>
                <c:pt idx="24">
                  <c:v>-0.1409</c:v>
                </c:pt>
                <c:pt idx="25">
                  <c:v>-0.378386</c:v>
                </c:pt>
                <c:pt idx="26">
                  <c:v>-0.19345899999999999</c:v>
                </c:pt>
                <c:pt idx="27">
                  <c:v>-8.7156999999999998E-2</c:v>
                </c:pt>
                <c:pt idx="28">
                  <c:v>0.290159</c:v>
                </c:pt>
                <c:pt idx="29">
                  <c:v>0.27053899999999997</c:v>
                </c:pt>
                <c:pt idx="30">
                  <c:v>2.4249E-2</c:v>
                </c:pt>
                <c:pt idx="31">
                  <c:v>6.4959000000000003E-2</c:v>
                </c:pt>
                <c:pt idx="32">
                  <c:v>1.5232000000000001E-2</c:v>
                </c:pt>
                <c:pt idx="33">
                  <c:v>-3.6189999999999998E-3</c:v>
                </c:pt>
                <c:pt idx="34">
                  <c:v>-3.8233999999999997E-2</c:v>
                </c:pt>
                <c:pt idx="35">
                  <c:v>-0.110847</c:v>
                </c:pt>
                <c:pt idx="36">
                  <c:v>-8.4504999999999997E-2</c:v>
                </c:pt>
                <c:pt idx="37">
                  <c:v>-0.23225599999999999</c:v>
                </c:pt>
                <c:pt idx="38">
                  <c:v>-0.186311</c:v>
                </c:pt>
                <c:pt idx="39">
                  <c:v>-0.31340299999999999</c:v>
                </c:pt>
                <c:pt idx="40">
                  <c:v>-5.5989999999999998E-2</c:v>
                </c:pt>
                <c:pt idx="41">
                  <c:v>-0.161165</c:v>
                </c:pt>
                <c:pt idx="42">
                  <c:v>-0.25803300000000001</c:v>
                </c:pt>
                <c:pt idx="43">
                  <c:v>-0.51783199999999996</c:v>
                </c:pt>
                <c:pt idx="44">
                  <c:v>-0.19678499999999999</c:v>
                </c:pt>
                <c:pt idx="45">
                  <c:v>-0.52720299999999998</c:v>
                </c:pt>
                <c:pt idx="46">
                  <c:v>-0.592032</c:v>
                </c:pt>
                <c:pt idx="47">
                  <c:v>-1.207025</c:v>
                </c:pt>
                <c:pt idx="48">
                  <c:v>-0.44502399999999998</c:v>
                </c:pt>
                <c:pt idx="49">
                  <c:v>-0.87015699999999996</c:v>
                </c:pt>
                <c:pt idx="50">
                  <c:v>-0.55559999999999998</c:v>
                </c:pt>
                <c:pt idx="51">
                  <c:v>-1.1357969999999999</c:v>
                </c:pt>
                <c:pt idx="52">
                  <c:v>-0.38713999999999998</c:v>
                </c:pt>
                <c:pt idx="53">
                  <c:v>-0.56850400000000001</c:v>
                </c:pt>
                <c:pt idx="54">
                  <c:v>-0.137625</c:v>
                </c:pt>
                <c:pt idx="55">
                  <c:v>-0.36555500000000002</c:v>
                </c:pt>
                <c:pt idx="56">
                  <c:v>-0.34765000000000001</c:v>
                </c:pt>
                <c:pt idx="57">
                  <c:v>-0.58571899999999999</c:v>
                </c:pt>
                <c:pt idx="58">
                  <c:v>0.24160000000000001</c:v>
                </c:pt>
                <c:pt idx="59">
                  <c:v>0.679921</c:v>
                </c:pt>
                <c:pt idx="60">
                  <c:v>-0.10183399999999999</c:v>
                </c:pt>
                <c:pt idx="61">
                  <c:v>-0.78096399999999999</c:v>
                </c:pt>
                <c:pt idx="62">
                  <c:v>-0.56125899999999995</c:v>
                </c:pt>
                <c:pt idx="63">
                  <c:v>-0.403306</c:v>
                </c:pt>
                <c:pt idx="64">
                  <c:v>0.113894</c:v>
                </c:pt>
                <c:pt idx="65">
                  <c:v>3.0820000000000001E-3</c:v>
                </c:pt>
                <c:pt idx="66">
                  <c:v>-0.16949600000000001</c:v>
                </c:pt>
                <c:pt idx="67">
                  <c:v>-0.21420800000000001</c:v>
                </c:pt>
                <c:pt idx="68">
                  <c:v>3.2937000000000001E-2</c:v>
                </c:pt>
                <c:pt idx="69">
                  <c:v>9.9823999999999996E-2</c:v>
                </c:pt>
                <c:pt idx="70">
                  <c:v>5.3205000000000002E-2</c:v>
                </c:pt>
                <c:pt idx="71">
                  <c:v>-9.0919999999999994E-3</c:v>
                </c:pt>
                <c:pt idx="72">
                  <c:v>-0.10494299999999999</c:v>
                </c:pt>
                <c:pt idx="73">
                  <c:v>6.0700000000000998E-4</c:v>
                </c:pt>
                <c:pt idx="74">
                  <c:v>8.8982000000000006E-2</c:v>
                </c:pt>
                <c:pt idx="75">
                  <c:v>7.4986999999999998E-2</c:v>
                </c:pt>
                <c:pt idx="76">
                  <c:v>9.8859000000000002E-2</c:v>
                </c:pt>
                <c:pt idx="77">
                  <c:v>0.17391599999999999</c:v>
                </c:pt>
                <c:pt idx="78">
                  <c:v>-0.32907500000000001</c:v>
                </c:pt>
                <c:pt idx="79">
                  <c:v>-0.82667000000000002</c:v>
                </c:pt>
                <c:pt idx="80">
                  <c:v>-0.37307699999999999</c:v>
                </c:pt>
                <c:pt idx="81">
                  <c:v>-0.51244900000000004</c:v>
                </c:pt>
                <c:pt idx="82">
                  <c:v>-7.7679999999999997E-3</c:v>
                </c:pt>
                <c:pt idx="83">
                  <c:v>-0.20172300000000001</c:v>
                </c:pt>
                <c:pt idx="84">
                  <c:v>-0.46277499999999999</c:v>
                </c:pt>
                <c:pt idx="85">
                  <c:v>-0.98918799999999996</c:v>
                </c:pt>
                <c:pt idx="86">
                  <c:v>-0.457569</c:v>
                </c:pt>
                <c:pt idx="87">
                  <c:v>-0.660246</c:v>
                </c:pt>
                <c:pt idx="88">
                  <c:v>-2.8070999999999999E-2</c:v>
                </c:pt>
                <c:pt idx="89">
                  <c:v>-0.36379899999999998</c:v>
                </c:pt>
                <c:pt idx="90">
                  <c:v>-0.494616</c:v>
                </c:pt>
                <c:pt idx="91">
                  <c:v>-0.61546900000000004</c:v>
                </c:pt>
                <c:pt idx="92">
                  <c:v>0.29291499999999998</c:v>
                </c:pt>
                <c:pt idx="93">
                  <c:v>0.62507500000000005</c:v>
                </c:pt>
                <c:pt idx="94">
                  <c:v>0.43359399999999998</c:v>
                </c:pt>
                <c:pt idx="95">
                  <c:v>0.91059000000000001</c:v>
                </c:pt>
                <c:pt idx="96">
                  <c:v>0.31302799999999997</c:v>
                </c:pt>
                <c:pt idx="97">
                  <c:v>0.396401</c:v>
                </c:pt>
                <c:pt idx="98">
                  <c:v>-0.23878199999999999</c:v>
                </c:pt>
                <c:pt idx="99">
                  <c:v>-0.241365</c:v>
                </c:pt>
                <c:pt idx="100">
                  <c:v>0.76714400000000005</c:v>
                </c:pt>
                <c:pt idx="101">
                  <c:v>1.5402309999999999</c:v>
                </c:pt>
                <c:pt idx="102">
                  <c:v>0.22062100000000001</c:v>
                </c:pt>
                <c:pt idx="103">
                  <c:v>0.26216400000000001</c:v>
                </c:pt>
                <c:pt idx="104">
                  <c:v>0.51867700000000005</c:v>
                </c:pt>
                <c:pt idx="105">
                  <c:v>1.1262589999999999</c:v>
                </c:pt>
                <c:pt idx="106">
                  <c:v>0.116095</c:v>
                </c:pt>
                <c:pt idx="107">
                  <c:v>0.186699</c:v>
                </c:pt>
                <c:pt idx="108">
                  <c:v>0.466754</c:v>
                </c:pt>
                <c:pt idx="109">
                  <c:v>1.3049010000000001</c:v>
                </c:pt>
                <c:pt idx="110">
                  <c:v>0.73896499999999998</c:v>
                </c:pt>
                <c:pt idx="111">
                  <c:v>1.4599329999999999</c:v>
                </c:pt>
                <c:pt idx="112">
                  <c:v>0.92542899999999995</c:v>
                </c:pt>
                <c:pt idx="113">
                  <c:v>1.971633</c:v>
                </c:pt>
                <c:pt idx="114">
                  <c:v>0.82955199999999996</c:v>
                </c:pt>
                <c:pt idx="115">
                  <c:v>1.443856</c:v>
                </c:pt>
                <c:pt idx="116">
                  <c:v>0.50741800000000004</c:v>
                </c:pt>
                <c:pt idx="117">
                  <c:v>0.81542099999999995</c:v>
                </c:pt>
                <c:pt idx="118">
                  <c:v>0.11068799999999999</c:v>
                </c:pt>
                <c:pt idx="119">
                  <c:v>0.15687999999999999</c:v>
                </c:pt>
                <c:pt idx="120">
                  <c:v>1.4945E-2</c:v>
                </c:pt>
                <c:pt idx="121">
                  <c:v>8.2789999999999999E-3</c:v>
                </c:pt>
                <c:pt idx="122">
                  <c:v>-4.9957000000000001E-2</c:v>
                </c:pt>
                <c:pt idx="123">
                  <c:v>-9.7030000000000005E-2</c:v>
                </c:pt>
                <c:pt idx="124">
                  <c:v>2.0080000000000001E-2</c:v>
                </c:pt>
                <c:pt idx="125">
                  <c:v>0.12978000000000001</c:v>
                </c:pt>
                <c:pt idx="126">
                  <c:v>7.3806999999999998E-2</c:v>
                </c:pt>
                <c:pt idx="127">
                  <c:v>3.6769999999999997E-2</c:v>
                </c:pt>
                <c:pt idx="128">
                  <c:v>-5.8577999999999998E-2</c:v>
                </c:pt>
                <c:pt idx="129">
                  <c:v>-7.4787999999999993E-2</c:v>
                </c:pt>
                <c:pt idx="130">
                  <c:v>4.1199999999999999E-4</c:v>
                </c:pt>
                <c:pt idx="131">
                  <c:v>2.546E-2</c:v>
                </c:pt>
                <c:pt idx="132">
                  <c:v>-2.8226000000000001E-2</c:v>
                </c:pt>
                <c:pt idx="133">
                  <c:v>-0.12345399999999999</c:v>
                </c:pt>
                <c:pt idx="134">
                  <c:v>-7.1421999999999999E-2</c:v>
                </c:pt>
                <c:pt idx="135">
                  <c:v>-4.2409999999999896E-3</c:v>
                </c:pt>
                <c:pt idx="136">
                  <c:v>0.161412</c:v>
                </c:pt>
                <c:pt idx="137">
                  <c:v>0.29147699999999999</c:v>
                </c:pt>
                <c:pt idx="138">
                  <c:v>4.3943000000000003E-2</c:v>
                </c:pt>
                <c:pt idx="139">
                  <c:v>0.135212</c:v>
                </c:pt>
                <c:pt idx="140">
                  <c:v>0.22231400000000001</c:v>
                </c:pt>
                <c:pt idx="141">
                  <c:v>0.48360300000000001</c:v>
                </c:pt>
                <c:pt idx="142">
                  <c:v>0.174146</c:v>
                </c:pt>
                <c:pt idx="143">
                  <c:v>6.2466000000000001E-2</c:v>
                </c:pt>
                <c:pt idx="144">
                  <c:v>-4.7364999999999997E-2</c:v>
                </c:pt>
                <c:pt idx="145">
                  <c:v>0.31630799999999998</c:v>
                </c:pt>
                <c:pt idx="146">
                  <c:v>-8.1792000000000004E-2</c:v>
                </c:pt>
                <c:pt idx="147">
                  <c:v>-0.61722600000000005</c:v>
                </c:pt>
                <c:pt idx="148">
                  <c:v>-0.12592400000000001</c:v>
                </c:pt>
                <c:pt idx="149">
                  <c:v>0.23841999999999999</c:v>
                </c:pt>
                <c:pt idx="150">
                  <c:v>-4.0722000000000001E-2</c:v>
                </c:pt>
                <c:pt idx="151">
                  <c:v>-1.0134190000000001</c:v>
                </c:pt>
                <c:pt idx="152">
                  <c:v>-1.1250880000000001</c:v>
                </c:pt>
                <c:pt idx="153">
                  <c:v>-1.833053</c:v>
                </c:pt>
                <c:pt idx="154">
                  <c:v>-0.85575199999999996</c:v>
                </c:pt>
                <c:pt idx="155">
                  <c:v>-1.7123679999999999</c:v>
                </c:pt>
                <c:pt idx="156">
                  <c:v>-0.408026</c:v>
                </c:pt>
                <c:pt idx="157">
                  <c:v>-0.363813</c:v>
                </c:pt>
                <c:pt idx="158">
                  <c:v>0.50998500000000002</c:v>
                </c:pt>
                <c:pt idx="159">
                  <c:v>1.404574</c:v>
                </c:pt>
                <c:pt idx="160">
                  <c:v>1.1931989999999999</c:v>
                </c:pt>
                <c:pt idx="161">
                  <c:v>2.6716519999999999</c:v>
                </c:pt>
                <c:pt idx="162">
                  <c:v>2.0186769999999998</c:v>
                </c:pt>
                <c:pt idx="163">
                  <c:v>4.4012520000000004</c:v>
                </c:pt>
                <c:pt idx="164">
                  <c:v>2.2665519999999999</c:v>
                </c:pt>
                <c:pt idx="165">
                  <c:v>4.1880829999999998</c:v>
                </c:pt>
                <c:pt idx="166">
                  <c:v>1.3586560000000001</c:v>
                </c:pt>
                <c:pt idx="167">
                  <c:v>2.3206500000000001</c:v>
                </c:pt>
                <c:pt idx="168">
                  <c:v>0.77871599999999996</c:v>
                </c:pt>
                <c:pt idx="169">
                  <c:v>1.5588120000000001</c:v>
                </c:pt>
                <c:pt idx="170">
                  <c:v>0.584816</c:v>
                </c:pt>
                <c:pt idx="171">
                  <c:v>0.49405100000000002</c:v>
                </c:pt>
                <c:pt idx="172">
                  <c:v>-0.86824800000000002</c:v>
                </c:pt>
                <c:pt idx="173">
                  <c:v>-2.1973639999999999</c:v>
                </c:pt>
                <c:pt idx="174">
                  <c:v>-1.3905719999999999</c:v>
                </c:pt>
                <c:pt idx="175">
                  <c:v>-2.7687210000000002</c:v>
                </c:pt>
                <c:pt idx="176">
                  <c:v>-1.231846</c:v>
                </c:pt>
                <c:pt idx="177">
                  <c:v>-2.175405</c:v>
                </c:pt>
                <c:pt idx="178">
                  <c:v>-0.62993399999999999</c:v>
                </c:pt>
                <c:pt idx="179">
                  <c:v>-1.2781929999999999</c:v>
                </c:pt>
                <c:pt idx="180">
                  <c:v>-0.550431</c:v>
                </c:pt>
                <c:pt idx="181">
                  <c:v>-0.82696700000000001</c:v>
                </c:pt>
                <c:pt idx="182">
                  <c:v>-8.4857000000000002E-2</c:v>
                </c:pt>
                <c:pt idx="183">
                  <c:v>-0.21673700000000001</c:v>
                </c:pt>
                <c:pt idx="184">
                  <c:v>-0.16552900000000001</c:v>
                </c:pt>
                <c:pt idx="185">
                  <c:v>-0.33990700000000001</c:v>
                </c:pt>
                <c:pt idx="186">
                  <c:v>0.109032</c:v>
                </c:pt>
                <c:pt idx="187">
                  <c:v>0.49805100000000002</c:v>
                </c:pt>
                <c:pt idx="188">
                  <c:v>0.41125299999999998</c:v>
                </c:pt>
                <c:pt idx="189">
                  <c:v>0.57445400000000002</c:v>
                </c:pt>
                <c:pt idx="190">
                  <c:v>0.207925</c:v>
                </c:pt>
                <c:pt idx="191">
                  <c:v>0.74592400000000003</c:v>
                </c:pt>
                <c:pt idx="192">
                  <c:v>0.72952099999999998</c:v>
                </c:pt>
                <c:pt idx="193">
                  <c:v>1.385629</c:v>
                </c:pt>
                <c:pt idx="194">
                  <c:v>0.48763899999999999</c:v>
                </c:pt>
                <c:pt idx="195">
                  <c:v>1.020383</c:v>
                </c:pt>
                <c:pt idx="196">
                  <c:v>0.65158199999999999</c:v>
                </c:pt>
                <c:pt idx="197">
                  <c:v>1.321177</c:v>
                </c:pt>
                <c:pt idx="198">
                  <c:v>0.50367099999999998</c:v>
                </c:pt>
                <c:pt idx="199">
                  <c:v>0.93626600000000004</c:v>
                </c:pt>
                <c:pt idx="200">
                  <c:v>0.42861100000000002</c:v>
                </c:pt>
                <c:pt idx="201">
                  <c:v>0.75021899999999997</c:v>
                </c:pt>
                <c:pt idx="202">
                  <c:v>7.0930000000000007E-2</c:v>
                </c:pt>
                <c:pt idx="203">
                  <c:v>-6.1068999999999998E-2</c:v>
                </c:pt>
                <c:pt idx="204">
                  <c:v>-0.132385</c:v>
                </c:pt>
                <c:pt idx="205">
                  <c:v>-4.3596999999999997E-2</c:v>
                </c:pt>
                <c:pt idx="206">
                  <c:v>7.2156999999999999E-2</c:v>
                </c:pt>
                <c:pt idx="207">
                  <c:v>-0.14943400000000001</c:v>
                </c:pt>
                <c:pt idx="208">
                  <c:v>-0.24283199999999999</c:v>
                </c:pt>
                <c:pt idx="209">
                  <c:v>-0.40555000000000002</c:v>
                </c:pt>
                <c:pt idx="210">
                  <c:v>0.29275600000000002</c:v>
                </c:pt>
                <c:pt idx="211">
                  <c:v>0.943716</c:v>
                </c:pt>
                <c:pt idx="212">
                  <c:v>-0.29733999999999999</c:v>
                </c:pt>
                <c:pt idx="213">
                  <c:v>-2.2729659999999998</c:v>
                </c:pt>
                <c:pt idx="214">
                  <c:v>-2.5120610000000001</c:v>
                </c:pt>
                <c:pt idx="215">
                  <c:v>-4.1669660000000004</c:v>
                </c:pt>
                <c:pt idx="216">
                  <c:v>-1.5021249999999999</c:v>
                </c:pt>
                <c:pt idx="217">
                  <c:v>-3.2992189999999999</c:v>
                </c:pt>
                <c:pt idx="218">
                  <c:v>-1.02942</c:v>
                </c:pt>
                <c:pt idx="219">
                  <c:v>-1.2474890000000001</c:v>
                </c:pt>
                <c:pt idx="220">
                  <c:v>0.23214499999999999</c:v>
                </c:pt>
                <c:pt idx="221">
                  <c:v>0.54090199999999999</c:v>
                </c:pt>
                <c:pt idx="222">
                  <c:v>0.44262299999999999</c:v>
                </c:pt>
                <c:pt idx="223">
                  <c:v>1.134727</c:v>
                </c:pt>
                <c:pt idx="224">
                  <c:v>0.953515</c:v>
                </c:pt>
                <c:pt idx="225">
                  <c:v>2.1915300000000002</c:v>
                </c:pt>
                <c:pt idx="226">
                  <c:v>1.4034040000000001</c:v>
                </c:pt>
                <c:pt idx="227">
                  <c:v>2.8428429999999998</c:v>
                </c:pt>
                <c:pt idx="228">
                  <c:v>1.4517720000000001</c:v>
                </c:pt>
                <c:pt idx="229">
                  <c:v>2.964804</c:v>
                </c:pt>
                <c:pt idx="230">
                  <c:v>1.3755250000000001</c:v>
                </c:pt>
                <c:pt idx="231">
                  <c:v>2.3737759999999999</c:v>
                </c:pt>
                <c:pt idx="232">
                  <c:v>0.49759100000000001</c:v>
                </c:pt>
                <c:pt idx="233">
                  <c:v>0.57203499999999996</c:v>
                </c:pt>
                <c:pt idx="234">
                  <c:v>-0.25738699999999998</c:v>
                </c:pt>
                <c:pt idx="235">
                  <c:v>-0.864985</c:v>
                </c:pt>
                <c:pt idx="236">
                  <c:v>-1.0077609999999999</c:v>
                </c:pt>
                <c:pt idx="237">
                  <c:v>-2.2526679999999999</c:v>
                </c:pt>
                <c:pt idx="238">
                  <c:v>-1.0667740000000001</c:v>
                </c:pt>
                <c:pt idx="239">
                  <c:v>-2.1142660000000002</c:v>
                </c:pt>
                <c:pt idx="240">
                  <c:v>-1.3412500000000001</c:v>
                </c:pt>
                <c:pt idx="241">
                  <c:v>-2.5873710000000001</c:v>
                </c:pt>
                <c:pt idx="242">
                  <c:v>-0.78926099999999999</c:v>
                </c:pt>
                <c:pt idx="243">
                  <c:v>-1.2693939999999999</c:v>
                </c:pt>
                <c:pt idx="244">
                  <c:v>-0.20416699999999999</c:v>
                </c:pt>
                <c:pt idx="245">
                  <c:v>-0.39349899999999999</c:v>
                </c:pt>
                <c:pt idx="246">
                  <c:v>-0.33504299999999998</c:v>
                </c:pt>
                <c:pt idx="247">
                  <c:v>-0.86359399999999997</c:v>
                </c:pt>
                <c:pt idx="248">
                  <c:v>-0.37512600000000001</c:v>
                </c:pt>
                <c:pt idx="249">
                  <c:v>-8.2798999999999998E-2</c:v>
                </c:pt>
                <c:pt idx="250">
                  <c:v>0.74074300000000004</c:v>
                </c:pt>
                <c:pt idx="251">
                  <c:v>1.30627</c:v>
                </c:pt>
                <c:pt idx="252">
                  <c:v>0.396839</c:v>
                </c:pt>
                <c:pt idx="253">
                  <c:v>0.87953499999999996</c:v>
                </c:pt>
                <c:pt idx="254">
                  <c:v>0.78867399999999999</c:v>
                </c:pt>
                <c:pt idx="255">
                  <c:v>1.713994</c:v>
                </c:pt>
                <c:pt idx="256">
                  <c:v>0.83566099999999999</c:v>
                </c:pt>
                <c:pt idx="257">
                  <c:v>1.416663</c:v>
                </c:pt>
                <c:pt idx="258">
                  <c:v>0.46915699999999999</c:v>
                </c:pt>
                <c:pt idx="259">
                  <c:v>0.94059800000000005</c:v>
                </c:pt>
                <c:pt idx="260">
                  <c:v>0.47438200000000003</c:v>
                </c:pt>
                <c:pt idx="261">
                  <c:v>0.83980100000000002</c:v>
                </c:pt>
                <c:pt idx="262">
                  <c:v>0.28348699999999999</c:v>
                </c:pt>
                <c:pt idx="263">
                  <c:v>0.53387300000000004</c:v>
                </c:pt>
                <c:pt idx="264">
                  <c:v>0.110072</c:v>
                </c:pt>
                <c:pt idx="265">
                  <c:v>0.219279</c:v>
                </c:pt>
                <c:pt idx="266">
                  <c:v>0.20688000000000001</c:v>
                </c:pt>
                <c:pt idx="267">
                  <c:v>0.45480599999999999</c:v>
                </c:pt>
                <c:pt idx="268">
                  <c:v>0.36601600000000001</c:v>
                </c:pt>
                <c:pt idx="269">
                  <c:v>0.72095399999999998</c:v>
                </c:pt>
                <c:pt idx="270">
                  <c:v>-2.6342000000000001E-2</c:v>
                </c:pt>
                <c:pt idx="271">
                  <c:v>-0.33884700000000001</c:v>
                </c:pt>
                <c:pt idx="272">
                  <c:v>-0.24087</c:v>
                </c:pt>
                <c:pt idx="273">
                  <c:v>-0.41580299999999998</c:v>
                </c:pt>
                <c:pt idx="274">
                  <c:v>-0.61575000000000002</c:v>
                </c:pt>
                <c:pt idx="275">
                  <c:v>-1.966005</c:v>
                </c:pt>
                <c:pt idx="276">
                  <c:v>-1.9523280000000001</c:v>
                </c:pt>
                <c:pt idx="277">
                  <c:v>-4.3593260000000003</c:v>
                </c:pt>
                <c:pt idx="278">
                  <c:v>-2.7963079999999998</c:v>
                </c:pt>
                <c:pt idx="279">
                  <c:v>-5.5882709999999998</c:v>
                </c:pt>
                <c:pt idx="280">
                  <c:v>-2.2094589999999998</c:v>
                </c:pt>
                <c:pt idx="281">
                  <c:v>-4.1851219999999998</c:v>
                </c:pt>
                <c:pt idx="282">
                  <c:v>-1.704631</c:v>
                </c:pt>
                <c:pt idx="283">
                  <c:v>-3.0128710000000001</c:v>
                </c:pt>
                <c:pt idx="284">
                  <c:v>-0.97561500000000001</c:v>
                </c:pt>
                <c:pt idx="285">
                  <c:v>-1.6528240000000001</c:v>
                </c:pt>
                <c:pt idx="286">
                  <c:v>-0.227904</c:v>
                </c:pt>
                <c:pt idx="287">
                  <c:v>-5.8235000000000002E-2</c:v>
                </c:pt>
                <c:pt idx="288">
                  <c:v>0.51684200000000002</c:v>
                </c:pt>
                <c:pt idx="289">
                  <c:v>1.3508340000000001</c:v>
                </c:pt>
                <c:pt idx="290">
                  <c:v>1.082036</c:v>
                </c:pt>
                <c:pt idx="291">
                  <c:v>2.2114729999999998</c:v>
                </c:pt>
                <c:pt idx="292">
                  <c:v>1.0101059999999999</c:v>
                </c:pt>
                <c:pt idx="293">
                  <c:v>1.9056759999999999</c:v>
                </c:pt>
                <c:pt idx="294">
                  <c:v>0.69487399999999999</c:v>
                </c:pt>
                <c:pt idx="295">
                  <c:v>0.99981100000000001</c:v>
                </c:pt>
                <c:pt idx="296">
                  <c:v>-2.4604999999999998E-2</c:v>
                </c:pt>
                <c:pt idx="297">
                  <c:v>-0.30009599999999997</c:v>
                </c:pt>
                <c:pt idx="298">
                  <c:v>-0.57542899999999997</c:v>
                </c:pt>
                <c:pt idx="299">
                  <c:v>-1.4690380000000001</c:v>
                </c:pt>
                <c:pt idx="300">
                  <c:v>-0.62546900000000005</c:v>
                </c:pt>
                <c:pt idx="301">
                  <c:v>-0.73319800000000002</c:v>
                </c:pt>
                <c:pt idx="302">
                  <c:v>4.3199999999999998E-4</c:v>
                </c:pt>
                <c:pt idx="303">
                  <c:v>-7.3570999999999998E-2</c:v>
                </c:pt>
                <c:pt idx="304">
                  <c:v>1.9675999999999999E-2</c:v>
                </c:pt>
                <c:pt idx="305">
                  <c:v>0.32219599999999998</c:v>
                </c:pt>
                <c:pt idx="306">
                  <c:v>0.55344300000000002</c:v>
                </c:pt>
                <c:pt idx="307">
                  <c:v>1.229203</c:v>
                </c:pt>
                <c:pt idx="308">
                  <c:v>0.60419199999999995</c:v>
                </c:pt>
                <c:pt idx="309">
                  <c:v>0.94472699999999998</c:v>
                </c:pt>
                <c:pt idx="310">
                  <c:v>0.30950899999999998</c:v>
                </c:pt>
                <c:pt idx="311">
                  <c:v>0.74667399999999995</c:v>
                </c:pt>
                <c:pt idx="312">
                  <c:v>0.35929299999999997</c:v>
                </c:pt>
                <c:pt idx="313">
                  <c:v>0.67954899999999996</c:v>
                </c:pt>
                <c:pt idx="314">
                  <c:v>0.34715800000000002</c:v>
                </c:pt>
                <c:pt idx="315">
                  <c:v>0.73414999999999997</c:v>
                </c:pt>
                <c:pt idx="316">
                  <c:v>0.31490000000000001</c:v>
                </c:pt>
                <c:pt idx="317">
                  <c:v>0.36644300000000002</c:v>
                </c:pt>
                <c:pt idx="318">
                  <c:v>-3.4736000000000003E-2</c:v>
                </c:pt>
                <c:pt idx="319">
                  <c:v>-2.3774E-2</c:v>
                </c:pt>
                <c:pt idx="320">
                  <c:v>-4.1522999999999997E-2</c:v>
                </c:pt>
                <c:pt idx="321">
                  <c:v>-0.16354099999999999</c:v>
                </c:pt>
                <c:pt idx="322">
                  <c:v>3.2021000000000001E-2</c:v>
                </c:pt>
                <c:pt idx="323">
                  <c:v>0.188248</c:v>
                </c:pt>
                <c:pt idx="324">
                  <c:v>2.8712999999999999E-2</c:v>
                </c:pt>
                <c:pt idx="325">
                  <c:v>-1.9885E-2</c:v>
                </c:pt>
                <c:pt idx="326">
                  <c:v>0.13175999999999999</c:v>
                </c:pt>
                <c:pt idx="327">
                  <c:v>0.36863899999999999</c:v>
                </c:pt>
                <c:pt idx="328">
                  <c:v>0.12532099999999999</c:v>
                </c:pt>
                <c:pt idx="329">
                  <c:v>4.4151999999999997E-2</c:v>
                </c:pt>
                <c:pt idx="330">
                  <c:v>-6.1124999999999999E-2</c:v>
                </c:pt>
                <c:pt idx="331">
                  <c:v>4.9916000000000002E-2</c:v>
                </c:pt>
                <c:pt idx="332">
                  <c:v>0.110154</c:v>
                </c:pt>
                <c:pt idx="333">
                  <c:v>2.9267999999999999E-2</c:v>
                </c:pt>
                <c:pt idx="334">
                  <c:v>-0.22583400000000001</c:v>
                </c:pt>
                <c:pt idx="335">
                  <c:v>-0.579739</c:v>
                </c:pt>
                <c:pt idx="336">
                  <c:v>-0.16711100000000001</c:v>
                </c:pt>
                <c:pt idx="337">
                  <c:v>-0.36041800000000002</c:v>
                </c:pt>
                <c:pt idx="338">
                  <c:v>-0.34208499999999997</c:v>
                </c:pt>
                <c:pt idx="339">
                  <c:v>-0.69298499999999996</c:v>
                </c:pt>
                <c:pt idx="340">
                  <c:v>-3.9333E-2</c:v>
                </c:pt>
                <c:pt idx="341">
                  <c:v>-1.377E-3</c:v>
                </c:pt>
                <c:pt idx="342">
                  <c:v>-3.3820000000000003E-2</c:v>
                </c:pt>
                <c:pt idx="343">
                  <c:v>-0.13062599999999999</c:v>
                </c:pt>
                <c:pt idx="344">
                  <c:v>-0.22162000000000001</c:v>
                </c:pt>
                <c:pt idx="345">
                  <c:v>-0.37162299999999998</c:v>
                </c:pt>
                <c:pt idx="346">
                  <c:v>0.115216</c:v>
                </c:pt>
                <c:pt idx="347">
                  <c:v>0.49182700000000001</c:v>
                </c:pt>
                <c:pt idx="348">
                  <c:v>0.57880500000000001</c:v>
                </c:pt>
                <c:pt idx="349">
                  <c:v>1.3195570000000001</c:v>
                </c:pt>
                <c:pt idx="350">
                  <c:v>0.83102500000000001</c:v>
                </c:pt>
                <c:pt idx="351">
                  <c:v>1.674863</c:v>
                </c:pt>
                <c:pt idx="352">
                  <c:v>0.792458</c:v>
                </c:pt>
                <c:pt idx="353">
                  <c:v>1.3913930000000001</c:v>
                </c:pt>
                <c:pt idx="354">
                  <c:v>0.29332900000000001</c:v>
                </c:pt>
                <c:pt idx="355">
                  <c:v>0.31326500000000002</c:v>
                </c:pt>
                <c:pt idx="356">
                  <c:v>-0.162691</c:v>
                </c:pt>
                <c:pt idx="357">
                  <c:v>-0.39540399999999998</c:v>
                </c:pt>
                <c:pt idx="358">
                  <c:v>-0.36257699999999998</c:v>
                </c:pt>
                <c:pt idx="359">
                  <c:v>-0.92465299999999995</c:v>
                </c:pt>
                <c:pt idx="360">
                  <c:v>-0.68418699999999999</c:v>
                </c:pt>
                <c:pt idx="361">
                  <c:v>-1.3968389999999999</c:v>
                </c:pt>
                <c:pt idx="362">
                  <c:v>-0.70110499999999998</c:v>
                </c:pt>
                <c:pt idx="363">
                  <c:v>-1.273201</c:v>
                </c:pt>
                <c:pt idx="364">
                  <c:v>-0.41554999999999997</c:v>
                </c:pt>
                <c:pt idx="365">
                  <c:v>-0.66922800000000005</c:v>
                </c:pt>
                <c:pt idx="366">
                  <c:v>-0.141179</c:v>
                </c:pt>
                <c:pt idx="367">
                  <c:v>-0.18021100000000001</c:v>
                </c:pt>
                <c:pt idx="368">
                  <c:v>0.20943800000000001</c:v>
                </c:pt>
                <c:pt idx="369">
                  <c:v>0.85641</c:v>
                </c:pt>
                <c:pt idx="370">
                  <c:v>0.77313200000000004</c:v>
                </c:pt>
                <c:pt idx="371">
                  <c:v>1.3734189999999999</c:v>
                </c:pt>
                <c:pt idx="372">
                  <c:v>0.506413</c:v>
                </c:pt>
                <c:pt idx="373">
                  <c:v>1.2529159999999999</c:v>
                </c:pt>
                <c:pt idx="374">
                  <c:v>1.0653079999999999</c:v>
                </c:pt>
                <c:pt idx="375">
                  <c:v>2.3288229999999999</c:v>
                </c:pt>
                <c:pt idx="376">
                  <c:v>1.2118660000000001</c:v>
                </c:pt>
                <c:pt idx="377">
                  <c:v>2.3141020000000001</c:v>
                </c:pt>
                <c:pt idx="378">
                  <c:v>1.1077079999999999</c:v>
                </c:pt>
                <c:pt idx="379">
                  <c:v>2.1939440000000001</c:v>
                </c:pt>
                <c:pt idx="380">
                  <c:v>1.0677350000000001</c:v>
                </c:pt>
                <c:pt idx="381">
                  <c:v>2.0695929999999998</c:v>
                </c:pt>
                <c:pt idx="382">
                  <c:v>0.88033700000000004</c:v>
                </c:pt>
                <c:pt idx="383">
                  <c:v>1.5636159999999999</c:v>
                </c:pt>
                <c:pt idx="384">
                  <c:v>0.525702</c:v>
                </c:pt>
                <c:pt idx="385">
                  <c:v>1.0918810000000001</c:v>
                </c:pt>
                <c:pt idx="386">
                  <c:v>0.58324100000000001</c:v>
                </c:pt>
                <c:pt idx="387">
                  <c:v>0.96225700000000003</c:v>
                </c:pt>
                <c:pt idx="388">
                  <c:v>0.15532799999999999</c:v>
                </c:pt>
                <c:pt idx="389">
                  <c:v>0.431529</c:v>
                </c:pt>
                <c:pt idx="390">
                  <c:v>0.57577900000000004</c:v>
                </c:pt>
                <c:pt idx="391">
                  <c:v>0.73743199999999998</c:v>
                </c:pt>
                <c:pt idx="392">
                  <c:v>-0.85685699999999998</c:v>
                </c:pt>
                <c:pt idx="393">
                  <c:v>-2.3786670000000001</c:v>
                </c:pt>
                <c:pt idx="394">
                  <c:v>-0.915663</c:v>
                </c:pt>
                <c:pt idx="395">
                  <c:v>-0.18182799999999999</c:v>
                </c:pt>
                <c:pt idx="396">
                  <c:v>-0.52410100000000004</c:v>
                </c:pt>
                <c:pt idx="397">
                  <c:v>-3.1086179999999999</c:v>
                </c:pt>
                <c:pt idx="398">
                  <c:v>-2.4602189999999999</c:v>
                </c:pt>
                <c:pt idx="399">
                  <c:v>-3.1705199999999998</c:v>
                </c:pt>
                <c:pt idx="400">
                  <c:v>-1.0522629999999999</c:v>
                </c:pt>
                <c:pt idx="401">
                  <c:v>-3.004321</c:v>
                </c:pt>
                <c:pt idx="402">
                  <c:v>-1.806314</c:v>
                </c:pt>
                <c:pt idx="403">
                  <c:v>-2.909748</c:v>
                </c:pt>
                <c:pt idx="404">
                  <c:v>-0.57450400000000001</c:v>
                </c:pt>
                <c:pt idx="405">
                  <c:v>-0.83267100000000005</c:v>
                </c:pt>
                <c:pt idx="406">
                  <c:v>0.17843400000000001</c:v>
                </c:pt>
                <c:pt idx="407">
                  <c:v>0.714113</c:v>
                </c:pt>
                <c:pt idx="408">
                  <c:v>0.68882699999999997</c:v>
                </c:pt>
                <c:pt idx="409">
                  <c:v>1.4510780000000001</c:v>
                </c:pt>
                <c:pt idx="410">
                  <c:v>0.68530999999999997</c:v>
                </c:pt>
                <c:pt idx="411">
                  <c:v>1.2316750000000001</c:v>
                </c:pt>
                <c:pt idx="412">
                  <c:v>0.41499200000000003</c:v>
                </c:pt>
                <c:pt idx="413">
                  <c:v>0.81879900000000005</c:v>
                </c:pt>
                <c:pt idx="414">
                  <c:v>0.49287199999999998</c:v>
                </c:pt>
                <c:pt idx="415">
                  <c:v>1.0090440000000001</c:v>
                </c:pt>
                <c:pt idx="416">
                  <c:v>0.30468499999999998</c:v>
                </c:pt>
                <c:pt idx="417">
                  <c:v>0.216888</c:v>
                </c:pt>
                <c:pt idx="418">
                  <c:v>-0.49529200000000001</c:v>
                </c:pt>
                <c:pt idx="419">
                  <c:v>-1.152406</c:v>
                </c:pt>
                <c:pt idx="420">
                  <c:v>-0.42800100000000002</c:v>
                </c:pt>
                <c:pt idx="421">
                  <c:v>-0.41248800000000002</c:v>
                </c:pt>
                <c:pt idx="422">
                  <c:v>0.294151</c:v>
                </c:pt>
                <c:pt idx="423">
                  <c:v>0.28626000000000001</c:v>
                </c:pt>
                <c:pt idx="424">
                  <c:v>-0.32752399999999998</c:v>
                </c:pt>
                <c:pt idx="425">
                  <c:v>-0.79075300000000004</c:v>
                </c:pt>
                <c:pt idx="426">
                  <c:v>-0.33173799999999998</c:v>
                </c:pt>
                <c:pt idx="427">
                  <c:v>-0.23682800000000001</c:v>
                </c:pt>
                <c:pt idx="428">
                  <c:v>0.416244</c:v>
                </c:pt>
                <c:pt idx="429">
                  <c:v>0.84560400000000002</c:v>
                </c:pt>
                <c:pt idx="430">
                  <c:v>0.38619599999999998</c:v>
                </c:pt>
                <c:pt idx="431">
                  <c:v>1.2819929999999999</c:v>
                </c:pt>
                <c:pt idx="432">
                  <c:v>1.541785</c:v>
                </c:pt>
                <c:pt idx="433">
                  <c:v>3.124088</c:v>
                </c:pt>
                <c:pt idx="434">
                  <c:v>1.3240339999999999</c:v>
                </c:pt>
                <c:pt idx="435">
                  <c:v>2.635834</c:v>
                </c:pt>
                <c:pt idx="436">
                  <c:v>1.6664749999999999</c:v>
                </c:pt>
                <c:pt idx="437">
                  <c:v>3.343531</c:v>
                </c:pt>
                <c:pt idx="438">
                  <c:v>1.303749</c:v>
                </c:pt>
                <c:pt idx="439">
                  <c:v>2.4054280000000001</c:v>
                </c:pt>
                <c:pt idx="440">
                  <c:v>0.78915800000000003</c:v>
                </c:pt>
                <c:pt idx="441">
                  <c:v>1.439317</c:v>
                </c:pt>
                <c:pt idx="442">
                  <c:v>0.65617099999999995</c:v>
                </c:pt>
                <c:pt idx="443">
                  <c:v>1.2646029999999999</c:v>
                </c:pt>
                <c:pt idx="444">
                  <c:v>0.45118399999999997</c:v>
                </c:pt>
                <c:pt idx="445">
                  <c:v>0.50673100000000004</c:v>
                </c:pt>
                <c:pt idx="446">
                  <c:v>-0.27379399999999998</c:v>
                </c:pt>
                <c:pt idx="447">
                  <c:v>-0.62475800000000004</c:v>
                </c:pt>
                <c:pt idx="448">
                  <c:v>-0.66044800000000004</c:v>
                </c:pt>
                <c:pt idx="449">
                  <c:v>-1.5464469999999999</c:v>
                </c:pt>
                <c:pt idx="450">
                  <c:v>-0.87392000000000003</c:v>
                </c:pt>
                <c:pt idx="451">
                  <c:v>-1.993285</c:v>
                </c:pt>
                <c:pt idx="452">
                  <c:v>-1.558457</c:v>
                </c:pt>
                <c:pt idx="453">
                  <c:v>-2.984442</c:v>
                </c:pt>
                <c:pt idx="454">
                  <c:v>-1.143624</c:v>
                </c:pt>
                <c:pt idx="455">
                  <c:v>-2.193587</c:v>
                </c:pt>
                <c:pt idx="456">
                  <c:v>-1.1916469999999999</c:v>
                </c:pt>
                <c:pt idx="457">
                  <c:v>-2.1582599999999998</c:v>
                </c:pt>
                <c:pt idx="458">
                  <c:v>-0.60487100000000005</c:v>
                </c:pt>
                <c:pt idx="459">
                  <c:v>-1.2276640000000001</c:v>
                </c:pt>
                <c:pt idx="460">
                  <c:v>-0.34795700000000002</c:v>
                </c:pt>
                <c:pt idx="461">
                  <c:v>-0.83708800000000005</c:v>
                </c:pt>
                <c:pt idx="462">
                  <c:v>-1.431883</c:v>
                </c:pt>
                <c:pt idx="463">
                  <c:v>-2.8116889999999999</c:v>
                </c:pt>
                <c:pt idx="464">
                  <c:v>-0.72508399999999995</c:v>
                </c:pt>
                <c:pt idx="465">
                  <c:v>-0.94410300000000003</c:v>
                </c:pt>
                <c:pt idx="466">
                  <c:v>-0.126688</c:v>
                </c:pt>
                <c:pt idx="467">
                  <c:v>-0.158081</c:v>
                </c:pt>
                <c:pt idx="468">
                  <c:v>0.14457200000000001</c:v>
                </c:pt>
                <c:pt idx="469">
                  <c:v>0.79511399999999999</c:v>
                </c:pt>
                <c:pt idx="470">
                  <c:v>1.0361750000000001</c:v>
                </c:pt>
                <c:pt idx="471">
                  <c:v>2.0692699999999999</c:v>
                </c:pt>
                <c:pt idx="472">
                  <c:v>0.93246799999999996</c:v>
                </c:pt>
                <c:pt idx="473">
                  <c:v>2.0231810000000001</c:v>
                </c:pt>
                <c:pt idx="474">
                  <c:v>1.2614399999999999</c:v>
                </c:pt>
                <c:pt idx="475">
                  <c:v>2.798629</c:v>
                </c:pt>
                <c:pt idx="476">
                  <c:v>1.541636</c:v>
                </c:pt>
                <c:pt idx="477">
                  <c:v>2.8720530000000002</c:v>
                </c:pt>
                <c:pt idx="478">
                  <c:v>1.1055250000000001</c:v>
                </c:pt>
                <c:pt idx="479">
                  <c:v>1.9787060000000001</c:v>
                </c:pt>
                <c:pt idx="480">
                  <c:v>0.57763500000000001</c:v>
                </c:pt>
                <c:pt idx="481">
                  <c:v>1.1282430000000001</c:v>
                </c:pt>
                <c:pt idx="482">
                  <c:v>0.94491199999999997</c:v>
                </c:pt>
                <c:pt idx="483">
                  <c:v>2.1418029999999999</c:v>
                </c:pt>
                <c:pt idx="484">
                  <c:v>0.72707699999999997</c:v>
                </c:pt>
                <c:pt idx="485">
                  <c:v>0.828878</c:v>
                </c:pt>
                <c:pt idx="486">
                  <c:v>0.103482</c:v>
                </c:pt>
                <c:pt idx="487">
                  <c:v>0.30710199999999999</c:v>
                </c:pt>
                <c:pt idx="488">
                  <c:v>0.21636900000000001</c:v>
                </c:pt>
                <c:pt idx="489">
                  <c:v>0.37097200000000002</c:v>
                </c:pt>
                <c:pt idx="490">
                  <c:v>3.4870999999999999E-2</c:v>
                </c:pt>
                <c:pt idx="491">
                  <c:v>-1.6833000000000001E-2</c:v>
                </c:pt>
                <c:pt idx="492">
                  <c:v>-7.2631000000000001E-2</c:v>
                </c:pt>
                <c:pt idx="493">
                  <c:v>-4.8454999999999998E-2</c:v>
                </c:pt>
                <c:pt idx="494">
                  <c:v>-4.2880000000000001E-3</c:v>
                </c:pt>
                <c:pt idx="495">
                  <c:v>-0.19593099999999999</c:v>
                </c:pt>
                <c:pt idx="496">
                  <c:v>-0.16670699999999999</c:v>
                </c:pt>
                <c:pt idx="497">
                  <c:v>-0.25140699999999999</c:v>
                </c:pt>
                <c:pt idx="498">
                  <c:v>-0.150779</c:v>
                </c:pt>
                <c:pt idx="499">
                  <c:v>-0.27218199999999998</c:v>
                </c:pt>
                <c:pt idx="500">
                  <c:v>-0.14200599999999999</c:v>
                </c:pt>
                <c:pt idx="501">
                  <c:v>-0.37638500000000003</c:v>
                </c:pt>
                <c:pt idx="502">
                  <c:v>4.1651000000000001E-2</c:v>
                </c:pt>
                <c:pt idx="503">
                  <c:v>0.12012200000000001</c:v>
                </c:pt>
                <c:pt idx="504">
                  <c:v>-2.8343E-2</c:v>
                </c:pt>
                <c:pt idx="505">
                  <c:v>-6.4173999999999995E-2</c:v>
                </c:pt>
                <c:pt idx="506">
                  <c:v>8.2330000000000007E-3</c:v>
                </c:pt>
                <c:pt idx="507">
                  <c:v>5.4753999999999997E-2</c:v>
                </c:pt>
                <c:pt idx="508">
                  <c:v>5.7051999999999999E-2</c:v>
                </c:pt>
                <c:pt idx="509">
                  <c:v>6.8831000000000003E-2</c:v>
                </c:pt>
                <c:pt idx="510">
                  <c:v>-4.1900000000000001E-3</c:v>
                </c:pt>
                <c:pt idx="511">
                  <c:v>2.5935E-2</c:v>
                </c:pt>
                <c:pt idx="512">
                  <c:v>-5.5259999999999997E-3</c:v>
                </c:pt>
                <c:pt idx="513">
                  <c:v>-4.1195000000000002E-2</c:v>
                </c:pt>
                <c:pt idx="514">
                  <c:v>1.1851E-2</c:v>
                </c:pt>
                <c:pt idx="515">
                  <c:v>6.8307999999999994E-2</c:v>
                </c:pt>
                <c:pt idx="516">
                  <c:v>7.3574000000000001E-2</c:v>
                </c:pt>
                <c:pt idx="517">
                  <c:v>0.16173599999999999</c:v>
                </c:pt>
                <c:pt idx="518">
                  <c:v>4.6357000000000002E-2</c:v>
                </c:pt>
                <c:pt idx="519">
                  <c:v>9.1641E-2</c:v>
                </c:pt>
                <c:pt idx="520">
                  <c:v>0.100803</c:v>
                </c:pt>
                <c:pt idx="521">
                  <c:v>0.15015899999999999</c:v>
                </c:pt>
                <c:pt idx="522">
                  <c:v>-3.7440000000000001E-2</c:v>
                </c:pt>
                <c:pt idx="523">
                  <c:v>-7.3766999999999999E-2</c:v>
                </c:pt>
                <c:pt idx="524">
                  <c:v>1.3295E-2</c:v>
                </c:pt>
                <c:pt idx="525">
                  <c:v>-3.5048000000000003E-2</c:v>
                </c:pt>
                <c:pt idx="526">
                  <c:v>-0.161942</c:v>
                </c:pt>
                <c:pt idx="527">
                  <c:v>-0.31500099999999998</c:v>
                </c:pt>
                <c:pt idx="528">
                  <c:v>4.5534999999999999E-2</c:v>
                </c:pt>
                <c:pt idx="529">
                  <c:v>-1.4647E-2</c:v>
                </c:pt>
                <c:pt idx="530">
                  <c:v>-5.3544000000000001E-2</c:v>
                </c:pt>
                <c:pt idx="531">
                  <c:v>-5.7754E-2</c:v>
                </c:pt>
                <c:pt idx="532">
                  <c:v>-2.2409999999999999E-2</c:v>
                </c:pt>
                <c:pt idx="533">
                  <c:v>-5.3608999999999997E-2</c:v>
                </c:pt>
                <c:pt idx="534">
                  <c:v>4.235E-3</c:v>
                </c:pt>
                <c:pt idx="535">
                  <c:v>1.0626E-2</c:v>
                </c:pt>
                <c:pt idx="536">
                  <c:v>-3.3356999999999998E-2</c:v>
                </c:pt>
                <c:pt idx="537">
                  <c:v>-3.9101999999999998E-2</c:v>
                </c:pt>
                <c:pt idx="538">
                  <c:v>-2.8628000000000001E-2</c:v>
                </c:pt>
                <c:pt idx="539">
                  <c:v>-7.3941000000000007E-2</c:v>
                </c:pt>
                <c:pt idx="540">
                  <c:v>-3.7811999999999998E-2</c:v>
                </c:pt>
                <c:pt idx="541">
                  <c:v>-6.7322000000000007E-2</c:v>
                </c:pt>
                <c:pt idx="542">
                  <c:v>-6.6972000000000004E-2</c:v>
                </c:pt>
                <c:pt idx="543">
                  <c:v>-9.2358999999999997E-2</c:v>
                </c:pt>
                <c:pt idx="544">
                  <c:v>5.5820000000000002E-2</c:v>
                </c:pt>
                <c:pt idx="545">
                  <c:v>8.1826999999999997E-2</c:v>
                </c:pt>
                <c:pt idx="546">
                  <c:v>4.6338999999999998E-2</c:v>
                </c:pt>
                <c:pt idx="547">
                  <c:v>0.10739600000000001</c:v>
                </c:pt>
                <c:pt idx="548">
                  <c:v>-2.3917999999999998E-2</c:v>
                </c:pt>
                <c:pt idx="549">
                  <c:v>-8.9518E-2</c:v>
                </c:pt>
                <c:pt idx="550">
                  <c:v>1.7805999999999999E-2</c:v>
                </c:pt>
                <c:pt idx="551">
                  <c:v>0.157253</c:v>
                </c:pt>
                <c:pt idx="552">
                  <c:v>0.198767</c:v>
                </c:pt>
                <c:pt idx="553">
                  <c:v>0.34409699999999999</c:v>
                </c:pt>
                <c:pt idx="554">
                  <c:v>6.7849000000000007E-2</c:v>
                </c:pt>
                <c:pt idx="555">
                  <c:v>9.1795000000000002E-2</c:v>
                </c:pt>
                <c:pt idx="556">
                  <c:v>2.0285999999999998E-2</c:v>
                </c:pt>
                <c:pt idx="557">
                  <c:v>6.6617999999999997E-2</c:v>
                </c:pt>
                <c:pt idx="558">
                  <c:v>4.795E-2</c:v>
                </c:pt>
                <c:pt idx="559">
                  <c:v>1.0416999999999999E-2</c:v>
                </c:pt>
                <c:pt idx="560">
                  <c:v>-0.106771</c:v>
                </c:pt>
                <c:pt idx="561">
                  <c:v>-0.16139400000000001</c:v>
                </c:pt>
                <c:pt idx="562">
                  <c:v>3.2344999999999999E-2</c:v>
                </c:pt>
                <c:pt idx="563">
                  <c:v>5.1484000000000002E-2</c:v>
                </c:pt>
                <c:pt idx="564">
                  <c:v>-2.8836000000000001E-2</c:v>
                </c:pt>
                <c:pt idx="565">
                  <c:v>-1.7457E-2</c:v>
                </c:pt>
                <c:pt idx="566">
                  <c:v>-6.3699999999999998E-4</c:v>
                </c:pt>
                <c:pt idx="567">
                  <c:v>-2.4719999999999999E-2</c:v>
                </c:pt>
                <c:pt idx="568">
                  <c:v>3.8487E-2</c:v>
                </c:pt>
                <c:pt idx="569">
                  <c:v>4.6080999999999997E-2</c:v>
                </c:pt>
                <c:pt idx="570">
                  <c:v>-0.117061</c:v>
                </c:pt>
                <c:pt idx="571">
                  <c:v>-0.18137800000000001</c:v>
                </c:pt>
                <c:pt idx="572">
                  <c:v>-2.2318999999999999E-2</c:v>
                </c:pt>
                <c:pt idx="573">
                  <c:v>9.018E-3</c:v>
                </c:pt>
                <c:pt idx="574">
                  <c:v>0.169934</c:v>
                </c:pt>
                <c:pt idx="575">
                  <c:v>0.28349000000000002</c:v>
                </c:pt>
                <c:pt idx="576">
                  <c:v>-3.4937000000000003E-2</c:v>
                </c:pt>
                <c:pt idx="577">
                  <c:v>-5.8936000000000002E-2</c:v>
                </c:pt>
                <c:pt idx="578">
                  <c:v>-3.5872000000000001E-2</c:v>
                </c:pt>
                <c:pt idx="579">
                  <c:v>-0.17466499999999999</c:v>
                </c:pt>
                <c:pt idx="580">
                  <c:v>-0.186194</c:v>
                </c:pt>
                <c:pt idx="581">
                  <c:v>-0.238619</c:v>
                </c:pt>
                <c:pt idx="582">
                  <c:v>1.4375000000000001E-2</c:v>
                </c:pt>
                <c:pt idx="583">
                  <c:v>-0.10449700000000001</c:v>
                </c:pt>
                <c:pt idx="584">
                  <c:v>-0.22301299999999999</c:v>
                </c:pt>
                <c:pt idx="585">
                  <c:v>-0.44406899999999999</c:v>
                </c:pt>
                <c:pt idx="586">
                  <c:v>-0.28525499999999998</c:v>
                </c:pt>
                <c:pt idx="587">
                  <c:v>-0.53445600000000004</c:v>
                </c:pt>
                <c:pt idx="588">
                  <c:v>-0.114704</c:v>
                </c:pt>
                <c:pt idx="589">
                  <c:v>-0.21129500000000001</c:v>
                </c:pt>
                <c:pt idx="590">
                  <c:v>-0.23613700000000001</c:v>
                </c:pt>
                <c:pt idx="591">
                  <c:v>-0.52109099999999997</c:v>
                </c:pt>
                <c:pt idx="592">
                  <c:v>-0.181648</c:v>
                </c:pt>
                <c:pt idx="593">
                  <c:v>-0.225498</c:v>
                </c:pt>
                <c:pt idx="594">
                  <c:v>-1.5153E-2</c:v>
                </c:pt>
              </c:numCache>
            </c:numRef>
          </c:val>
          <c:smooth val="0"/>
          <c:extLst>
            <c:ext xmlns:c16="http://schemas.microsoft.com/office/drawing/2014/chart" uri="{C3380CC4-5D6E-409C-BE32-E72D297353CC}">
              <c16:uniqueId val="{00000000-634B-463C-B017-A6C49748C347}"/>
            </c:ext>
          </c:extLst>
        </c:ser>
        <c:ser>
          <c:idx val="1"/>
          <c:order val="1"/>
          <c:tx>
            <c:strRef>
              <c:f>'[action2 5 times gyro.csv]action2 5 times gyro'!$K$1</c:f>
              <c:strCache>
                <c:ptCount val="1"/>
                <c:pt idx="0">
                  <c:v>Y_gyro</c:v>
                </c:pt>
              </c:strCache>
            </c:strRef>
          </c:tx>
          <c:spPr>
            <a:ln w="28575" cap="rnd">
              <a:solidFill>
                <a:schemeClr val="accent2"/>
              </a:solidFill>
              <a:round/>
            </a:ln>
            <a:effectLst/>
          </c:spPr>
          <c:marker>
            <c:symbol val="none"/>
          </c:marker>
          <c:val>
            <c:numRef>
              <c:f>'[action2 5 times gyro.csv]action2 5 times gyro'!$K$2:$K$596</c:f>
              <c:numCache>
                <c:formatCode>General</c:formatCode>
                <c:ptCount val="595"/>
                <c:pt idx="0">
                  <c:v>-3.2974999999999997E-2</c:v>
                </c:pt>
                <c:pt idx="1">
                  <c:v>0.121457</c:v>
                </c:pt>
                <c:pt idx="2">
                  <c:v>-0.152228</c:v>
                </c:pt>
                <c:pt idx="3">
                  <c:v>-0.272532</c:v>
                </c:pt>
                <c:pt idx="4">
                  <c:v>-4.2609000000000001E-2</c:v>
                </c:pt>
                <c:pt idx="5">
                  <c:v>-0.110724</c:v>
                </c:pt>
                <c:pt idx="6">
                  <c:v>-9.7820000000000004E-2</c:v>
                </c:pt>
                <c:pt idx="7">
                  <c:v>-0.150839</c:v>
                </c:pt>
                <c:pt idx="8">
                  <c:v>-2.8839999999999998E-3</c:v>
                </c:pt>
                <c:pt idx="9">
                  <c:v>-6.7554000000000003E-2</c:v>
                </c:pt>
                <c:pt idx="10">
                  <c:v>-7.2095000000000006E-2</c:v>
                </c:pt>
                <c:pt idx="11">
                  <c:v>-6.5336000000000005E-2</c:v>
                </c:pt>
                <c:pt idx="12">
                  <c:v>6.7509E-2</c:v>
                </c:pt>
                <c:pt idx="13">
                  <c:v>3.5986999999999998E-2</c:v>
                </c:pt>
                <c:pt idx="14">
                  <c:v>-0.106035</c:v>
                </c:pt>
                <c:pt idx="15">
                  <c:v>-0.139571</c:v>
                </c:pt>
                <c:pt idx="16">
                  <c:v>2.2912999999999999E-2</c:v>
                </c:pt>
                <c:pt idx="17">
                  <c:v>2.1191000000000002E-2</c:v>
                </c:pt>
                <c:pt idx="18">
                  <c:v>-2.5250000000000002E-2</c:v>
                </c:pt>
                <c:pt idx="19">
                  <c:v>2.826E-3</c:v>
                </c:pt>
                <c:pt idx="20">
                  <c:v>7.8198000000000004E-2</c:v>
                </c:pt>
                <c:pt idx="21">
                  <c:v>0.12008099999999999</c:v>
                </c:pt>
                <c:pt idx="22">
                  <c:v>-4.4628000000000001E-2</c:v>
                </c:pt>
                <c:pt idx="23">
                  <c:v>-0.15016399999999999</c:v>
                </c:pt>
                <c:pt idx="24">
                  <c:v>1.6995E-2</c:v>
                </c:pt>
                <c:pt idx="25">
                  <c:v>0.28129199999999999</c:v>
                </c:pt>
                <c:pt idx="26">
                  <c:v>-0.119434</c:v>
                </c:pt>
                <c:pt idx="27">
                  <c:v>-0.47734799999999999</c:v>
                </c:pt>
                <c:pt idx="28">
                  <c:v>-0.101955</c:v>
                </c:pt>
                <c:pt idx="29">
                  <c:v>-0.102851</c:v>
                </c:pt>
                <c:pt idx="30">
                  <c:v>-7.3229000000000002E-2</c:v>
                </c:pt>
                <c:pt idx="31">
                  <c:v>-0.216812</c:v>
                </c:pt>
                <c:pt idx="32">
                  <c:v>-0.12982299999999999</c:v>
                </c:pt>
                <c:pt idx="33">
                  <c:v>-0.236292</c:v>
                </c:pt>
                <c:pt idx="34">
                  <c:v>-5.1116000000000002E-2</c:v>
                </c:pt>
                <c:pt idx="35">
                  <c:v>-7.5564999999999993E-2</c:v>
                </c:pt>
                <c:pt idx="36">
                  <c:v>-6.1598E-2</c:v>
                </c:pt>
                <c:pt idx="37">
                  <c:v>-0.11777600000000001</c:v>
                </c:pt>
                <c:pt idx="38">
                  <c:v>-1.4664E-2</c:v>
                </c:pt>
                <c:pt idx="39">
                  <c:v>-7.0997000000000005E-2</c:v>
                </c:pt>
                <c:pt idx="40">
                  <c:v>-0.12357600000000001</c:v>
                </c:pt>
                <c:pt idx="41">
                  <c:v>-0.19502800000000001</c:v>
                </c:pt>
                <c:pt idx="42">
                  <c:v>1.3674E-2</c:v>
                </c:pt>
                <c:pt idx="43">
                  <c:v>1.3372999999999999E-2</c:v>
                </c:pt>
                <c:pt idx="44">
                  <c:v>-0.100691</c:v>
                </c:pt>
                <c:pt idx="45">
                  <c:v>-8.3301E-2</c:v>
                </c:pt>
                <c:pt idx="46">
                  <c:v>0.26768599999999998</c:v>
                </c:pt>
                <c:pt idx="47">
                  <c:v>0.547292</c:v>
                </c:pt>
                <c:pt idx="48">
                  <c:v>0.190216</c:v>
                </c:pt>
                <c:pt idx="49">
                  <c:v>0.49116500000000002</c:v>
                </c:pt>
                <c:pt idx="50">
                  <c:v>0.60554200000000002</c:v>
                </c:pt>
                <c:pt idx="51">
                  <c:v>1.3859030000000001</c:v>
                </c:pt>
                <c:pt idx="52">
                  <c:v>0.54397899999999999</c:v>
                </c:pt>
                <c:pt idx="53">
                  <c:v>0.72784400000000005</c:v>
                </c:pt>
                <c:pt idx="54">
                  <c:v>1.652E-2</c:v>
                </c:pt>
                <c:pt idx="55">
                  <c:v>0.306973</c:v>
                </c:pt>
                <c:pt idx="56">
                  <c:v>0.63586200000000004</c:v>
                </c:pt>
                <c:pt idx="57">
                  <c:v>1.077949</c:v>
                </c:pt>
                <c:pt idx="58">
                  <c:v>-0.23021</c:v>
                </c:pt>
                <c:pt idx="59">
                  <c:v>-0.91751300000000002</c:v>
                </c:pt>
                <c:pt idx="60">
                  <c:v>-0.19164600000000001</c:v>
                </c:pt>
                <c:pt idx="61">
                  <c:v>0.53098000000000001</c:v>
                </c:pt>
                <c:pt idx="62">
                  <c:v>0.65121899999999999</c:v>
                </c:pt>
                <c:pt idx="63">
                  <c:v>0.40991100000000003</c:v>
                </c:pt>
                <c:pt idx="64">
                  <c:v>-0.38409799999999999</c:v>
                </c:pt>
                <c:pt idx="65">
                  <c:v>-0.39712500000000001</c:v>
                </c:pt>
                <c:pt idx="66">
                  <c:v>0.21429799999999999</c:v>
                </c:pt>
                <c:pt idx="67">
                  <c:v>2.3765000000000001E-2</c:v>
                </c:pt>
                <c:pt idx="68">
                  <c:v>-0.37309999999999999</c:v>
                </c:pt>
                <c:pt idx="69">
                  <c:v>-0.68657299999999999</c:v>
                </c:pt>
                <c:pt idx="70">
                  <c:v>-1.1348E-2</c:v>
                </c:pt>
                <c:pt idx="71">
                  <c:v>0.36038999999999999</c:v>
                </c:pt>
                <c:pt idx="72">
                  <c:v>0.22561500000000001</c:v>
                </c:pt>
                <c:pt idx="73">
                  <c:v>-4.4981E-2</c:v>
                </c:pt>
                <c:pt idx="74">
                  <c:v>-0.364813</c:v>
                </c:pt>
                <c:pt idx="75">
                  <c:v>-7.1680999999999995E-2</c:v>
                </c:pt>
                <c:pt idx="76">
                  <c:v>0.52725999999999995</c:v>
                </c:pt>
                <c:pt idx="77">
                  <c:v>0.38911400000000002</c:v>
                </c:pt>
                <c:pt idx="78">
                  <c:v>-3.8431E-2</c:v>
                </c:pt>
                <c:pt idx="79">
                  <c:v>0.65026200000000001</c:v>
                </c:pt>
                <c:pt idx="80">
                  <c:v>1.0141880000000001</c:v>
                </c:pt>
                <c:pt idx="81">
                  <c:v>1.888536</c:v>
                </c:pt>
                <c:pt idx="82">
                  <c:v>0.58700699999999995</c:v>
                </c:pt>
                <c:pt idx="83">
                  <c:v>1.346859</c:v>
                </c:pt>
                <c:pt idx="84">
                  <c:v>1.1110370000000001</c:v>
                </c:pt>
                <c:pt idx="85">
                  <c:v>3.0407989999999998</c:v>
                </c:pt>
                <c:pt idx="86">
                  <c:v>2.2870409999999999</c:v>
                </c:pt>
                <c:pt idx="87">
                  <c:v>4.2154749999999996</c:v>
                </c:pt>
                <c:pt idx="88">
                  <c:v>1.2832079999999999</c:v>
                </c:pt>
                <c:pt idx="89">
                  <c:v>2.9864269999999999</c:v>
                </c:pt>
                <c:pt idx="90">
                  <c:v>2.6668980000000002</c:v>
                </c:pt>
                <c:pt idx="91">
                  <c:v>5.3531779999999998</c:v>
                </c:pt>
                <c:pt idx="92">
                  <c:v>2.1555309999999999</c:v>
                </c:pt>
                <c:pt idx="93">
                  <c:v>3.989652</c:v>
                </c:pt>
                <c:pt idx="94">
                  <c:v>2.3665889999999998</c:v>
                </c:pt>
                <c:pt idx="95">
                  <c:v>5.0559149999999997</c:v>
                </c:pt>
                <c:pt idx="96">
                  <c:v>2.862873</c:v>
                </c:pt>
                <c:pt idx="97">
                  <c:v>5.6003340000000001</c:v>
                </c:pt>
                <c:pt idx="98">
                  <c:v>2.5566019999999998</c:v>
                </c:pt>
                <c:pt idx="99">
                  <c:v>5.5430659999999996</c:v>
                </c:pt>
                <c:pt idx="100">
                  <c:v>3.1280770000000002</c:v>
                </c:pt>
                <c:pt idx="101">
                  <c:v>5.691268</c:v>
                </c:pt>
                <c:pt idx="102">
                  <c:v>3.0411839999999999</c:v>
                </c:pt>
                <c:pt idx="103">
                  <c:v>7.1517030000000004</c:v>
                </c:pt>
                <c:pt idx="104">
                  <c:v>4.4208429999999996</c:v>
                </c:pt>
                <c:pt idx="105">
                  <c:v>7.9569239999999999</c:v>
                </c:pt>
                <c:pt idx="106">
                  <c:v>3.4928059999999999</c:v>
                </c:pt>
                <c:pt idx="107">
                  <c:v>7.820112</c:v>
                </c:pt>
                <c:pt idx="108">
                  <c:v>4.4876579999999997</c:v>
                </c:pt>
                <c:pt idx="109">
                  <c:v>8.4790670000000006</c:v>
                </c:pt>
                <c:pt idx="110">
                  <c:v>3.5073530000000002</c:v>
                </c:pt>
                <c:pt idx="111">
                  <c:v>7.1917439999999999</c:v>
                </c:pt>
                <c:pt idx="112">
                  <c:v>3.6800920000000001</c:v>
                </c:pt>
                <c:pt idx="113">
                  <c:v>7.1636220000000002</c:v>
                </c:pt>
                <c:pt idx="114">
                  <c:v>3.2821099999999999</c:v>
                </c:pt>
                <c:pt idx="115">
                  <c:v>5.8578330000000003</c:v>
                </c:pt>
                <c:pt idx="116">
                  <c:v>1.849982</c:v>
                </c:pt>
                <c:pt idx="117">
                  <c:v>3.6143640000000001</c:v>
                </c:pt>
                <c:pt idx="118">
                  <c:v>1.5831120000000001</c:v>
                </c:pt>
                <c:pt idx="119">
                  <c:v>2.6005340000000001</c:v>
                </c:pt>
                <c:pt idx="120">
                  <c:v>0.65198699999999998</c:v>
                </c:pt>
                <c:pt idx="121">
                  <c:v>1.092069</c:v>
                </c:pt>
                <c:pt idx="122">
                  <c:v>0.34100599999999998</c:v>
                </c:pt>
                <c:pt idx="123">
                  <c:v>0.61897400000000002</c:v>
                </c:pt>
                <c:pt idx="124">
                  <c:v>0.11916</c:v>
                </c:pt>
                <c:pt idx="125">
                  <c:v>0.195821</c:v>
                </c:pt>
                <c:pt idx="126">
                  <c:v>1.3764999999999999E-2</c:v>
                </c:pt>
                <c:pt idx="127">
                  <c:v>6.7847000000000005E-2</c:v>
                </c:pt>
                <c:pt idx="128">
                  <c:v>0.12964400000000001</c:v>
                </c:pt>
                <c:pt idx="129">
                  <c:v>0.26793499999999998</c:v>
                </c:pt>
                <c:pt idx="130">
                  <c:v>0.13635700000000001</c:v>
                </c:pt>
                <c:pt idx="131">
                  <c:v>0.24291299999999999</c:v>
                </c:pt>
                <c:pt idx="132">
                  <c:v>0.221331</c:v>
                </c:pt>
                <c:pt idx="133">
                  <c:v>0.54674100000000003</c:v>
                </c:pt>
                <c:pt idx="134">
                  <c:v>0.233847</c:v>
                </c:pt>
                <c:pt idx="135">
                  <c:v>0.41719000000000001</c:v>
                </c:pt>
                <c:pt idx="136">
                  <c:v>0.10287499999999999</c:v>
                </c:pt>
                <c:pt idx="137">
                  <c:v>7.8949000000000005E-2</c:v>
                </c:pt>
                <c:pt idx="138">
                  <c:v>8.881E-3</c:v>
                </c:pt>
                <c:pt idx="139">
                  <c:v>1.9744000000000001E-2</c:v>
                </c:pt>
                <c:pt idx="140">
                  <c:v>-0.320106</c:v>
                </c:pt>
                <c:pt idx="141">
                  <c:v>-0.82816900000000004</c:v>
                </c:pt>
                <c:pt idx="142">
                  <c:v>-0.37170500000000001</c:v>
                </c:pt>
                <c:pt idx="143">
                  <c:v>-0.24235200000000001</c:v>
                </c:pt>
                <c:pt idx="144">
                  <c:v>-0.25588699999999998</c:v>
                </c:pt>
                <c:pt idx="145">
                  <c:v>-2.1729530000000001</c:v>
                </c:pt>
                <c:pt idx="146">
                  <c:v>-1.3563179999999999</c:v>
                </c:pt>
                <c:pt idx="147">
                  <c:v>-1.289104</c:v>
                </c:pt>
                <c:pt idx="148">
                  <c:v>-1.0613060000000001</c:v>
                </c:pt>
                <c:pt idx="149">
                  <c:v>-3.7630650000000001</c:v>
                </c:pt>
                <c:pt idx="150">
                  <c:v>-2.2745489999999999</c:v>
                </c:pt>
                <c:pt idx="151">
                  <c:v>-2.7129650000000001</c:v>
                </c:pt>
                <c:pt idx="152">
                  <c:v>0.546956</c:v>
                </c:pt>
                <c:pt idx="153">
                  <c:v>1.487449</c:v>
                </c:pt>
                <c:pt idx="154">
                  <c:v>0.240231</c:v>
                </c:pt>
                <c:pt idx="155">
                  <c:v>-0.14149300000000001</c:v>
                </c:pt>
                <c:pt idx="156">
                  <c:v>-0.61560599999999999</c:v>
                </c:pt>
                <c:pt idx="157">
                  <c:v>-1.4201820000000001</c:v>
                </c:pt>
                <c:pt idx="158">
                  <c:v>-1.047795</c:v>
                </c:pt>
                <c:pt idx="159">
                  <c:v>-1.8856250000000001</c:v>
                </c:pt>
                <c:pt idx="160">
                  <c:v>-0.487732</c:v>
                </c:pt>
                <c:pt idx="161">
                  <c:v>-0.85141900000000004</c:v>
                </c:pt>
                <c:pt idx="162">
                  <c:v>-0.61210299999999995</c:v>
                </c:pt>
                <c:pt idx="163">
                  <c:v>-1.612894</c:v>
                </c:pt>
                <c:pt idx="164">
                  <c:v>-1.104956</c:v>
                </c:pt>
                <c:pt idx="165">
                  <c:v>-2.0295580000000002</c:v>
                </c:pt>
                <c:pt idx="166">
                  <c:v>-0.59326299999999998</c:v>
                </c:pt>
                <c:pt idx="167">
                  <c:v>-1.009644</c:v>
                </c:pt>
                <c:pt idx="168">
                  <c:v>-0.450382</c:v>
                </c:pt>
                <c:pt idx="169">
                  <c:v>-1.0478810000000001</c:v>
                </c:pt>
                <c:pt idx="170">
                  <c:v>-0.58931199999999995</c:v>
                </c:pt>
                <c:pt idx="171">
                  <c:v>-0.77625</c:v>
                </c:pt>
                <c:pt idx="172">
                  <c:v>0.26391799999999999</c:v>
                </c:pt>
                <c:pt idx="173">
                  <c:v>0.83856200000000003</c:v>
                </c:pt>
                <c:pt idx="174">
                  <c:v>0.82641600000000004</c:v>
                </c:pt>
                <c:pt idx="175">
                  <c:v>1.855785</c:v>
                </c:pt>
                <c:pt idx="176">
                  <c:v>0.99098600000000003</c:v>
                </c:pt>
                <c:pt idx="177">
                  <c:v>1.631205</c:v>
                </c:pt>
                <c:pt idx="178">
                  <c:v>0.53923900000000002</c:v>
                </c:pt>
                <c:pt idx="179">
                  <c:v>1.3540810000000001</c:v>
                </c:pt>
                <c:pt idx="180">
                  <c:v>0.934701</c:v>
                </c:pt>
                <c:pt idx="181">
                  <c:v>1.37134</c:v>
                </c:pt>
                <c:pt idx="182">
                  <c:v>0.264349</c:v>
                </c:pt>
                <c:pt idx="183">
                  <c:v>1.0203390000000001</c:v>
                </c:pt>
                <c:pt idx="184">
                  <c:v>0.90948700000000005</c:v>
                </c:pt>
                <c:pt idx="185">
                  <c:v>1.1732229999999999</c:v>
                </c:pt>
                <c:pt idx="186">
                  <c:v>-0.36718099999999998</c:v>
                </c:pt>
                <c:pt idx="187">
                  <c:v>-0.34614099999999998</c:v>
                </c:pt>
                <c:pt idx="188">
                  <c:v>0.38941500000000001</c:v>
                </c:pt>
                <c:pt idx="189">
                  <c:v>0.31410199999999999</c:v>
                </c:pt>
                <c:pt idx="190">
                  <c:v>-0.188749</c:v>
                </c:pt>
                <c:pt idx="191">
                  <c:v>6.6144999999999995E-2</c:v>
                </c:pt>
                <c:pt idx="192">
                  <c:v>0.46275899999999998</c:v>
                </c:pt>
                <c:pt idx="193">
                  <c:v>0.59645000000000004</c:v>
                </c:pt>
                <c:pt idx="194">
                  <c:v>-6.5834000000000004E-2</c:v>
                </c:pt>
                <c:pt idx="195">
                  <c:v>0.33168399999999998</c:v>
                </c:pt>
                <c:pt idx="196">
                  <c:v>0.16739599999999999</c:v>
                </c:pt>
                <c:pt idx="197">
                  <c:v>4.9750000000000003E-2</c:v>
                </c:pt>
                <c:pt idx="198">
                  <c:v>0.22877500000000001</c:v>
                </c:pt>
                <c:pt idx="199">
                  <c:v>0.63092400000000004</c:v>
                </c:pt>
                <c:pt idx="200">
                  <c:v>5.3314E-2</c:v>
                </c:pt>
                <c:pt idx="201">
                  <c:v>-0.22072800000000001</c:v>
                </c:pt>
                <c:pt idx="202">
                  <c:v>-0.19625799999999999</c:v>
                </c:pt>
                <c:pt idx="203">
                  <c:v>0.124921</c:v>
                </c:pt>
                <c:pt idx="204">
                  <c:v>0.24115800000000001</c:v>
                </c:pt>
                <c:pt idx="205">
                  <c:v>4.7593999999999997E-2</c:v>
                </c:pt>
                <c:pt idx="206">
                  <c:v>-0.154589</c:v>
                </c:pt>
                <c:pt idx="207">
                  <c:v>0.30016100000000001</c:v>
                </c:pt>
                <c:pt idx="208">
                  <c:v>0.35689199999999999</c:v>
                </c:pt>
                <c:pt idx="209">
                  <c:v>0.36965399999999998</c:v>
                </c:pt>
                <c:pt idx="210">
                  <c:v>-1.4656560000000001</c:v>
                </c:pt>
                <c:pt idx="211">
                  <c:v>-6.2024379999999999</c:v>
                </c:pt>
                <c:pt idx="212">
                  <c:v>-4.2695179999999997</c:v>
                </c:pt>
                <c:pt idx="213">
                  <c:v>-1.975976</c:v>
                </c:pt>
                <c:pt idx="214">
                  <c:v>5.7503630000000001</c:v>
                </c:pt>
                <c:pt idx="215">
                  <c:v>10.452817</c:v>
                </c:pt>
                <c:pt idx="216">
                  <c:v>0.75222299999999997</c:v>
                </c:pt>
                <c:pt idx="217">
                  <c:v>0.104809</c:v>
                </c:pt>
                <c:pt idx="218">
                  <c:v>-0.296568</c:v>
                </c:pt>
                <c:pt idx="219">
                  <c:v>-0.74556500000000003</c:v>
                </c:pt>
                <c:pt idx="220">
                  <c:v>-0.48801</c:v>
                </c:pt>
                <c:pt idx="221">
                  <c:v>-1.5520659999999999</c:v>
                </c:pt>
                <c:pt idx="222">
                  <c:v>-1.450691</c:v>
                </c:pt>
                <c:pt idx="223">
                  <c:v>-2.6750500000000001</c:v>
                </c:pt>
                <c:pt idx="224">
                  <c:v>-0.96044799999999997</c:v>
                </c:pt>
                <c:pt idx="225">
                  <c:v>-1.816737</c:v>
                </c:pt>
                <c:pt idx="226">
                  <c:v>-0.71936900000000004</c:v>
                </c:pt>
                <c:pt idx="227">
                  <c:v>-1.3804240000000001</c:v>
                </c:pt>
                <c:pt idx="228">
                  <c:v>-0.77063199999999998</c:v>
                </c:pt>
                <c:pt idx="229">
                  <c:v>-1.6528890000000001</c:v>
                </c:pt>
                <c:pt idx="230">
                  <c:v>-0.86091499999999999</c:v>
                </c:pt>
                <c:pt idx="231">
                  <c:v>-1.7006840000000001</c:v>
                </c:pt>
                <c:pt idx="232">
                  <c:v>-0.76309000000000005</c:v>
                </c:pt>
                <c:pt idx="233">
                  <c:v>-1.3547</c:v>
                </c:pt>
                <c:pt idx="234">
                  <c:v>-0.55901900000000004</c:v>
                </c:pt>
                <c:pt idx="235">
                  <c:v>-0.84357000000000004</c:v>
                </c:pt>
                <c:pt idx="236">
                  <c:v>0.155055</c:v>
                </c:pt>
                <c:pt idx="237">
                  <c:v>0.71477500000000005</c:v>
                </c:pt>
                <c:pt idx="238">
                  <c:v>0.66203000000000001</c:v>
                </c:pt>
                <c:pt idx="239">
                  <c:v>1.701009</c:v>
                </c:pt>
                <c:pt idx="240">
                  <c:v>1.54359</c:v>
                </c:pt>
                <c:pt idx="241">
                  <c:v>2.8763610000000002</c:v>
                </c:pt>
                <c:pt idx="242">
                  <c:v>1.2528140000000001</c:v>
                </c:pt>
                <c:pt idx="243">
                  <c:v>2.7643599999999999</c:v>
                </c:pt>
                <c:pt idx="244">
                  <c:v>1.255911</c:v>
                </c:pt>
                <c:pt idx="245">
                  <c:v>2.3818920000000001</c:v>
                </c:pt>
                <c:pt idx="246">
                  <c:v>1.217795</c:v>
                </c:pt>
                <c:pt idx="247">
                  <c:v>2.782902</c:v>
                </c:pt>
                <c:pt idx="248">
                  <c:v>1.265161</c:v>
                </c:pt>
                <c:pt idx="249">
                  <c:v>1.8825339999999999</c:v>
                </c:pt>
                <c:pt idx="250">
                  <c:v>0.72201700000000002</c:v>
                </c:pt>
                <c:pt idx="251">
                  <c:v>2.494132</c:v>
                </c:pt>
                <c:pt idx="252">
                  <c:v>1.648166</c:v>
                </c:pt>
                <c:pt idx="253">
                  <c:v>2.4058419999999998</c:v>
                </c:pt>
                <c:pt idx="254">
                  <c:v>0.33791900000000002</c:v>
                </c:pt>
                <c:pt idx="255">
                  <c:v>0.66247100000000003</c:v>
                </c:pt>
                <c:pt idx="256">
                  <c:v>0.44512200000000002</c:v>
                </c:pt>
                <c:pt idx="257">
                  <c:v>0.65064200000000005</c:v>
                </c:pt>
                <c:pt idx="258">
                  <c:v>0.164489</c:v>
                </c:pt>
                <c:pt idx="259">
                  <c:v>0.53783800000000004</c:v>
                </c:pt>
                <c:pt idx="260">
                  <c:v>0.38604300000000003</c:v>
                </c:pt>
                <c:pt idx="261">
                  <c:v>0.62902800000000003</c:v>
                </c:pt>
                <c:pt idx="262">
                  <c:v>0.288854</c:v>
                </c:pt>
                <c:pt idx="263">
                  <c:v>0.57859899999999997</c:v>
                </c:pt>
                <c:pt idx="264">
                  <c:v>9.2183000000000001E-2</c:v>
                </c:pt>
                <c:pt idx="265">
                  <c:v>-1.0895E-2</c:v>
                </c:pt>
                <c:pt idx="266">
                  <c:v>-6.4572000000000004E-2</c:v>
                </c:pt>
                <c:pt idx="267">
                  <c:v>-0.19995499999999999</c:v>
                </c:pt>
                <c:pt idx="268">
                  <c:v>-0.62771699999999997</c:v>
                </c:pt>
                <c:pt idx="269">
                  <c:v>-1.486591</c:v>
                </c:pt>
                <c:pt idx="270">
                  <c:v>-0.38429200000000002</c:v>
                </c:pt>
                <c:pt idx="271">
                  <c:v>0.24329799999999999</c:v>
                </c:pt>
                <c:pt idx="272">
                  <c:v>0.28051599999999999</c:v>
                </c:pt>
                <c:pt idx="273">
                  <c:v>0.111154</c:v>
                </c:pt>
                <c:pt idx="274">
                  <c:v>-1.4385840000000001</c:v>
                </c:pt>
                <c:pt idx="275">
                  <c:v>-5.1876369999999996</c:v>
                </c:pt>
                <c:pt idx="276">
                  <c:v>-2.7324299999999999</c:v>
                </c:pt>
                <c:pt idx="277">
                  <c:v>-2.497001</c:v>
                </c:pt>
                <c:pt idx="278">
                  <c:v>1.1467540000000001</c:v>
                </c:pt>
                <c:pt idx="279">
                  <c:v>2.4887510000000002</c:v>
                </c:pt>
                <c:pt idx="280">
                  <c:v>0.90904300000000005</c:v>
                </c:pt>
                <c:pt idx="281">
                  <c:v>1.453165</c:v>
                </c:pt>
                <c:pt idx="282">
                  <c:v>2.4036999999999999E-2</c:v>
                </c:pt>
                <c:pt idx="283">
                  <c:v>-0.35541899999999998</c:v>
                </c:pt>
                <c:pt idx="284">
                  <c:v>-0.36861500000000003</c:v>
                </c:pt>
                <c:pt idx="285">
                  <c:v>-1.0451410000000001</c:v>
                </c:pt>
                <c:pt idx="286">
                  <c:v>-1.1972149999999999</c:v>
                </c:pt>
                <c:pt idx="287">
                  <c:v>-2.364376</c:v>
                </c:pt>
                <c:pt idx="288">
                  <c:v>-1.1825589999999999</c:v>
                </c:pt>
                <c:pt idx="289">
                  <c:v>-2.9153289999999998</c:v>
                </c:pt>
                <c:pt idx="290">
                  <c:v>-2.210191</c:v>
                </c:pt>
                <c:pt idx="291">
                  <c:v>-3.820764</c:v>
                </c:pt>
                <c:pt idx="292">
                  <c:v>-0.95409299999999997</c:v>
                </c:pt>
                <c:pt idx="293">
                  <c:v>-2.0246659999999999</c:v>
                </c:pt>
                <c:pt idx="294">
                  <c:v>-1.178237</c:v>
                </c:pt>
                <c:pt idx="295">
                  <c:v>-2.161651</c:v>
                </c:pt>
                <c:pt idx="296">
                  <c:v>-0.65337599999999996</c:v>
                </c:pt>
                <c:pt idx="297">
                  <c:v>-0.995085</c:v>
                </c:pt>
                <c:pt idx="298">
                  <c:v>6.8186999999999998E-2</c:v>
                </c:pt>
                <c:pt idx="299">
                  <c:v>0.76151000000000002</c:v>
                </c:pt>
                <c:pt idx="300">
                  <c:v>0.80462299999999998</c:v>
                </c:pt>
                <c:pt idx="301">
                  <c:v>1.5300720000000001</c:v>
                </c:pt>
                <c:pt idx="302">
                  <c:v>1.521792</c:v>
                </c:pt>
                <c:pt idx="303">
                  <c:v>3.1267299999999998</c:v>
                </c:pt>
                <c:pt idx="304">
                  <c:v>1.4788859999999999</c:v>
                </c:pt>
                <c:pt idx="305">
                  <c:v>3.062621</c:v>
                </c:pt>
                <c:pt idx="306">
                  <c:v>1.444013</c:v>
                </c:pt>
                <c:pt idx="307">
                  <c:v>2.4354900000000002</c:v>
                </c:pt>
                <c:pt idx="308">
                  <c:v>1.0748610000000001</c:v>
                </c:pt>
                <c:pt idx="309">
                  <c:v>2.6417609999999998</c:v>
                </c:pt>
                <c:pt idx="310">
                  <c:v>1.3512789999999999</c:v>
                </c:pt>
                <c:pt idx="311">
                  <c:v>1.711795</c:v>
                </c:pt>
                <c:pt idx="312">
                  <c:v>0.63292499999999996</c:v>
                </c:pt>
                <c:pt idx="313">
                  <c:v>2.191589</c:v>
                </c:pt>
                <c:pt idx="314">
                  <c:v>1.6483270000000001</c:v>
                </c:pt>
                <c:pt idx="315">
                  <c:v>2.2156340000000001</c:v>
                </c:pt>
                <c:pt idx="316">
                  <c:v>0.38919900000000002</c:v>
                </c:pt>
                <c:pt idx="317">
                  <c:v>1.7884389999999999</c:v>
                </c:pt>
                <c:pt idx="318">
                  <c:v>1.6550279999999999</c:v>
                </c:pt>
                <c:pt idx="319">
                  <c:v>2.8259650000000001</c:v>
                </c:pt>
                <c:pt idx="320">
                  <c:v>1.005598</c:v>
                </c:pt>
                <c:pt idx="321">
                  <c:v>2.1132599999999999</c:v>
                </c:pt>
                <c:pt idx="322">
                  <c:v>0.86407900000000004</c:v>
                </c:pt>
                <c:pt idx="323">
                  <c:v>1.2984960000000001</c:v>
                </c:pt>
                <c:pt idx="324">
                  <c:v>0.55182600000000004</c:v>
                </c:pt>
                <c:pt idx="325">
                  <c:v>1.4060410000000001</c:v>
                </c:pt>
                <c:pt idx="326">
                  <c:v>0.50039299999999998</c:v>
                </c:pt>
                <c:pt idx="327">
                  <c:v>0.50488299999999997</c:v>
                </c:pt>
                <c:pt idx="328">
                  <c:v>2.0652E-2</c:v>
                </c:pt>
                <c:pt idx="329">
                  <c:v>0.58697699999999997</c:v>
                </c:pt>
                <c:pt idx="330">
                  <c:v>0.798292</c:v>
                </c:pt>
                <c:pt idx="331">
                  <c:v>1.031493</c:v>
                </c:pt>
                <c:pt idx="332">
                  <c:v>-0.59074499999999996</c:v>
                </c:pt>
                <c:pt idx="333">
                  <c:v>-1.363421</c:v>
                </c:pt>
                <c:pt idx="334">
                  <c:v>-0.82230800000000004</c:v>
                </c:pt>
                <c:pt idx="335">
                  <c:v>-2.0678510000000001</c:v>
                </c:pt>
                <c:pt idx="336">
                  <c:v>-0.98811499999999997</c:v>
                </c:pt>
                <c:pt idx="337">
                  <c:v>-1.129524</c:v>
                </c:pt>
                <c:pt idx="338">
                  <c:v>-0.32819799999999999</c:v>
                </c:pt>
                <c:pt idx="339">
                  <c:v>-0.95290300000000006</c:v>
                </c:pt>
                <c:pt idx="340">
                  <c:v>-0.85745000000000005</c:v>
                </c:pt>
                <c:pt idx="341">
                  <c:v>-2.2988430000000002</c:v>
                </c:pt>
                <c:pt idx="342">
                  <c:v>-1.845391</c:v>
                </c:pt>
                <c:pt idx="343">
                  <c:v>-3.97811</c:v>
                </c:pt>
                <c:pt idx="344">
                  <c:v>-1.933954</c:v>
                </c:pt>
                <c:pt idx="345">
                  <c:v>-3.629794</c:v>
                </c:pt>
                <c:pt idx="346">
                  <c:v>-1.5535540000000001</c:v>
                </c:pt>
                <c:pt idx="347">
                  <c:v>-3.006472</c:v>
                </c:pt>
                <c:pt idx="348">
                  <c:v>-1.4312020000000001</c:v>
                </c:pt>
                <c:pt idx="349">
                  <c:v>-2.6777160000000002</c:v>
                </c:pt>
                <c:pt idx="350">
                  <c:v>-1.10155</c:v>
                </c:pt>
                <c:pt idx="351">
                  <c:v>-2.1061800000000002</c:v>
                </c:pt>
                <c:pt idx="352">
                  <c:v>-0.99164399999999997</c:v>
                </c:pt>
                <c:pt idx="353">
                  <c:v>-1.811391</c:v>
                </c:pt>
                <c:pt idx="354">
                  <c:v>-0.53046800000000005</c:v>
                </c:pt>
                <c:pt idx="355">
                  <c:v>-1.035841</c:v>
                </c:pt>
                <c:pt idx="356">
                  <c:v>-0.388851</c:v>
                </c:pt>
                <c:pt idx="357">
                  <c:v>-0.64118600000000003</c:v>
                </c:pt>
                <c:pt idx="358">
                  <c:v>2.4538000000000001E-2</c:v>
                </c:pt>
                <c:pt idx="359">
                  <c:v>0.27776000000000001</c:v>
                </c:pt>
                <c:pt idx="360">
                  <c:v>0.60971600000000004</c:v>
                </c:pt>
                <c:pt idx="361">
                  <c:v>1.5632980000000001</c:v>
                </c:pt>
                <c:pt idx="362">
                  <c:v>1.0012350000000001</c:v>
                </c:pt>
                <c:pt idx="363">
                  <c:v>2.0847570000000002</c:v>
                </c:pt>
                <c:pt idx="364">
                  <c:v>1.147383</c:v>
                </c:pt>
                <c:pt idx="365">
                  <c:v>2.2087279999999998</c:v>
                </c:pt>
                <c:pt idx="366">
                  <c:v>0.85208799999999996</c:v>
                </c:pt>
                <c:pt idx="367">
                  <c:v>1.614746</c:v>
                </c:pt>
                <c:pt idx="368">
                  <c:v>0.78953899999999999</c:v>
                </c:pt>
                <c:pt idx="369">
                  <c:v>1.3571470000000001</c:v>
                </c:pt>
                <c:pt idx="370">
                  <c:v>0.56496599999999997</c:v>
                </c:pt>
                <c:pt idx="371">
                  <c:v>1.321866</c:v>
                </c:pt>
                <c:pt idx="372">
                  <c:v>0.77857299999999996</c:v>
                </c:pt>
                <c:pt idx="373">
                  <c:v>1.6870099999999999</c:v>
                </c:pt>
                <c:pt idx="374">
                  <c:v>0.84359499999999998</c:v>
                </c:pt>
                <c:pt idx="375">
                  <c:v>1.1416809999999999</c:v>
                </c:pt>
                <c:pt idx="376">
                  <c:v>-0.14278399999999999</c:v>
                </c:pt>
                <c:pt idx="377">
                  <c:v>5.4595999999999999E-2</c:v>
                </c:pt>
                <c:pt idx="378">
                  <c:v>0.26333899999999999</c:v>
                </c:pt>
                <c:pt idx="379">
                  <c:v>0.268206</c:v>
                </c:pt>
                <c:pt idx="380">
                  <c:v>-0.15082599999999999</c:v>
                </c:pt>
                <c:pt idx="381">
                  <c:v>-0.63836199999999999</c:v>
                </c:pt>
                <c:pt idx="382">
                  <c:v>-0.40353099999999997</c:v>
                </c:pt>
                <c:pt idx="383">
                  <c:v>-0.20346</c:v>
                </c:pt>
                <c:pt idx="384">
                  <c:v>0.35431499999999999</c:v>
                </c:pt>
                <c:pt idx="385">
                  <c:v>0.36314400000000002</c:v>
                </c:pt>
                <c:pt idx="386">
                  <c:v>4.4811999999999998E-2</c:v>
                </c:pt>
                <c:pt idx="387">
                  <c:v>0.53973199999999999</c:v>
                </c:pt>
                <c:pt idx="388">
                  <c:v>0.37198999999999999</c:v>
                </c:pt>
                <c:pt idx="389">
                  <c:v>4.8486000000000001E-2</c:v>
                </c:pt>
                <c:pt idx="390">
                  <c:v>-0.98319000000000001</c:v>
                </c:pt>
                <c:pt idx="391">
                  <c:v>-1.73183</c:v>
                </c:pt>
                <c:pt idx="392">
                  <c:v>0.26257999999999998</c:v>
                </c:pt>
                <c:pt idx="393">
                  <c:v>1.2581199999999999</c:v>
                </c:pt>
                <c:pt idx="394">
                  <c:v>0.39896900000000002</c:v>
                </c:pt>
                <c:pt idx="395">
                  <c:v>-1.958353</c:v>
                </c:pt>
                <c:pt idx="396">
                  <c:v>-3.6433239999999998</c:v>
                </c:pt>
                <c:pt idx="397">
                  <c:v>-4.3845710000000002</c:v>
                </c:pt>
                <c:pt idx="398">
                  <c:v>1.3026930000000001</c:v>
                </c:pt>
                <c:pt idx="399">
                  <c:v>0.962121</c:v>
                </c:pt>
                <c:pt idx="400">
                  <c:v>-1.6842029999999999</c:v>
                </c:pt>
                <c:pt idx="401">
                  <c:v>-2.3275990000000002</c:v>
                </c:pt>
                <c:pt idx="402">
                  <c:v>-0.29888500000000001</c:v>
                </c:pt>
                <c:pt idx="403">
                  <c:v>-1.0895269999999999</c:v>
                </c:pt>
                <c:pt idx="404">
                  <c:v>-0.98687999999999998</c:v>
                </c:pt>
                <c:pt idx="405">
                  <c:v>-1.7478739999999999</c:v>
                </c:pt>
                <c:pt idx="406">
                  <c:v>-0.99919999999999998</c:v>
                </c:pt>
                <c:pt idx="407">
                  <c:v>-2.429783</c:v>
                </c:pt>
                <c:pt idx="408">
                  <c:v>-0.94961200000000001</c:v>
                </c:pt>
                <c:pt idx="409">
                  <c:v>-1.236774</c:v>
                </c:pt>
                <c:pt idx="410">
                  <c:v>-0.14662500000000001</c:v>
                </c:pt>
                <c:pt idx="411">
                  <c:v>-0.32535700000000001</c:v>
                </c:pt>
                <c:pt idx="412">
                  <c:v>8.5568000000000005E-2</c:v>
                </c:pt>
                <c:pt idx="413">
                  <c:v>0.288468</c:v>
                </c:pt>
                <c:pt idx="414">
                  <c:v>4.3414000000000001E-2</c:v>
                </c:pt>
                <c:pt idx="415">
                  <c:v>-0.17915300000000001</c:v>
                </c:pt>
                <c:pt idx="416">
                  <c:v>-0.153256</c:v>
                </c:pt>
                <c:pt idx="417">
                  <c:v>-1.1136E-2</c:v>
                </c:pt>
                <c:pt idx="418">
                  <c:v>0.52408299999999997</c:v>
                </c:pt>
                <c:pt idx="419">
                  <c:v>1.22658</c:v>
                </c:pt>
                <c:pt idx="420">
                  <c:v>0.71348800000000001</c:v>
                </c:pt>
                <c:pt idx="421">
                  <c:v>1.207522</c:v>
                </c:pt>
                <c:pt idx="422">
                  <c:v>0.51822999999999997</c:v>
                </c:pt>
                <c:pt idx="423">
                  <c:v>1.7599739999999999</c:v>
                </c:pt>
                <c:pt idx="424">
                  <c:v>1.2390620000000001</c:v>
                </c:pt>
                <c:pt idx="425">
                  <c:v>2.2233580000000002</c:v>
                </c:pt>
                <c:pt idx="426">
                  <c:v>0.91104300000000005</c:v>
                </c:pt>
                <c:pt idx="427">
                  <c:v>1.8994340000000001</c:v>
                </c:pt>
                <c:pt idx="428">
                  <c:v>1.016672</c:v>
                </c:pt>
                <c:pt idx="429">
                  <c:v>2.0774249999999999</c:v>
                </c:pt>
                <c:pt idx="430">
                  <c:v>1.1993259999999999</c:v>
                </c:pt>
                <c:pt idx="431">
                  <c:v>2.314711</c:v>
                </c:pt>
                <c:pt idx="432">
                  <c:v>-0.121617</c:v>
                </c:pt>
                <c:pt idx="433">
                  <c:v>-0.82582100000000003</c:v>
                </c:pt>
                <c:pt idx="434">
                  <c:v>-0.22528999999999999</c:v>
                </c:pt>
                <c:pt idx="435">
                  <c:v>-0.398281</c:v>
                </c:pt>
                <c:pt idx="436">
                  <c:v>-1.8268230000000001</c:v>
                </c:pt>
                <c:pt idx="437">
                  <c:v>-3.6864650000000001</c:v>
                </c:pt>
                <c:pt idx="438">
                  <c:v>-4.3039999999999997E-3</c:v>
                </c:pt>
                <c:pt idx="439">
                  <c:v>-0.65959199999999996</c:v>
                </c:pt>
                <c:pt idx="440">
                  <c:v>-2.0362870000000002</c:v>
                </c:pt>
                <c:pt idx="441">
                  <c:v>-3.2122030000000001</c:v>
                </c:pt>
                <c:pt idx="442">
                  <c:v>0.22036900000000001</c:v>
                </c:pt>
                <c:pt idx="443">
                  <c:v>0.30665100000000001</c:v>
                </c:pt>
                <c:pt idx="444">
                  <c:v>-0.72107299999999996</c:v>
                </c:pt>
                <c:pt idx="445">
                  <c:v>-2.0909719999999998</c:v>
                </c:pt>
                <c:pt idx="446">
                  <c:v>-1.398055</c:v>
                </c:pt>
                <c:pt idx="447">
                  <c:v>-3.0088900000000001</c:v>
                </c:pt>
                <c:pt idx="448">
                  <c:v>-1.8016490000000001</c:v>
                </c:pt>
                <c:pt idx="449">
                  <c:v>-3.3094860000000001</c:v>
                </c:pt>
                <c:pt idx="450">
                  <c:v>-1.307213</c:v>
                </c:pt>
                <c:pt idx="451">
                  <c:v>-2.9655930000000001</c:v>
                </c:pt>
                <c:pt idx="452">
                  <c:v>-2.0034489999999998</c:v>
                </c:pt>
                <c:pt idx="453">
                  <c:v>-3.6307459999999998</c:v>
                </c:pt>
                <c:pt idx="454">
                  <c:v>-1.24857</c:v>
                </c:pt>
                <c:pt idx="455">
                  <c:v>-4.0919470000000002</c:v>
                </c:pt>
                <c:pt idx="456">
                  <c:v>-4.8907280000000002</c:v>
                </c:pt>
                <c:pt idx="457">
                  <c:v>-9.4045470000000009</c:v>
                </c:pt>
                <c:pt idx="458">
                  <c:v>-3.982326</c:v>
                </c:pt>
                <c:pt idx="459">
                  <c:v>-8.4321900000000003</c:v>
                </c:pt>
                <c:pt idx="460">
                  <c:v>-4.2040100000000002</c:v>
                </c:pt>
                <c:pt idx="461">
                  <c:v>-7.6400519999999998</c:v>
                </c:pt>
                <c:pt idx="462">
                  <c:v>-3.870987</c:v>
                </c:pt>
                <c:pt idx="463">
                  <c:v>-7.9970319999999999</c:v>
                </c:pt>
                <c:pt idx="464">
                  <c:v>-3.5132119999999998</c:v>
                </c:pt>
                <c:pt idx="465">
                  <c:v>-6.1830569999999998</c:v>
                </c:pt>
                <c:pt idx="466">
                  <c:v>-2.7500650000000002</c:v>
                </c:pt>
                <c:pt idx="467">
                  <c:v>-5.3588420000000001</c:v>
                </c:pt>
                <c:pt idx="468">
                  <c:v>-2.7979319999999999</c:v>
                </c:pt>
                <c:pt idx="469">
                  <c:v>-5.7437630000000004</c:v>
                </c:pt>
                <c:pt idx="470">
                  <c:v>-2.4093619999999998</c:v>
                </c:pt>
                <c:pt idx="471">
                  <c:v>-4.5854999999999997</c:v>
                </c:pt>
                <c:pt idx="472">
                  <c:v>-2.1139209999999999</c:v>
                </c:pt>
                <c:pt idx="473">
                  <c:v>-4.1260450000000004</c:v>
                </c:pt>
                <c:pt idx="474">
                  <c:v>-2.2581129999999998</c:v>
                </c:pt>
                <c:pt idx="475">
                  <c:v>-4.4493640000000001</c:v>
                </c:pt>
                <c:pt idx="476">
                  <c:v>-1.3458429999999999</c:v>
                </c:pt>
                <c:pt idx="477">
                  <c:v>-2.2928099999999998</c:v>
                </c:pt>
                <c:pt idx="478">
                  <c:v>-1.541436</c:v>
                </c:pt>
                <c:pt idx="479">
                  <c:v>-3.6257000000000001</c:v>
                </c:pt>
                <c:pt idx="480">
                  <c:v>-2.1973180000000001</c:v>
                </c:pt>
                <c:pt idx="481">
                  <c:v>-4.4836289999999996</c:v>
                </c:pt>
                <c:pt idx="482">
                  <c:v>-1.7600830000000001</c:v>
                </c:pt>
                <c:pt idx="483">
                  <c:v>-2.6633369999999998</c:v>
                </c:pt>
                <c:pt idx="484">
                  <c:v>-0.68804299999999996</c:v>
                </c:pt>
                <c:pt idx="485">
                  <c:v>-1.3018339999999999</c:v>
                </c:pt>
                <c:pt idx="486">
                  <c:v>-0.24335200000000001</c:v>
                </c:pt>
                <c:pt idx="487">
                  <c:v>-0.26564599999999999</c:v>
                </c:pt>
                <c:pt idx="488">
                  <c:v>-4.3084999999999998E-2</c:v>
                </c:pt>
                <c:pt idx="489">
                  <c:v>-9.5361000000000001E-2</c:v>
                </c:pt>
                <c:pt idx="490">
                  <c:v>0.236346</c:v>
                </c:pt>
                <c:pt idx="491">
                  <c:v>0.78893100000000005</c:v>
                </c:pt>
                <c:pt idx="492">
                  <c:v>0.32701799999999998</c:v>
                </c:pt>
                <c:pt idx="493">
                  <c:v>0.34542400000000001</c:v>
                </c:pt>
                <c:pt idx="494">
                  <c:v>0.22539600000000001</c:v>
                </c:pt>
                <c:pt idx="495">
                  <c:v>0.90586</c:v>
                </c:pt>
                <c:pt idx="496">
                  <c:v>0.74879300000000004</c:v>
                </c:pt>
                <c:pt idx="497">
                  <c:v>1.1969730000000001</c:v>
                </c:pt>
                <c:pt idx="498">
                  <c:v>0.16594900000000001</c:v>
                </c:pt>
                <c:pt idx="499">
                  <c:v>0.23385900000000001</c:v>
                </c:pt>
                <c:pt idx="500">
                  <c:v>0.14352599999999999</c:v>
                </c:pt>
                <c:pt idx="501">
                  <c:v>0.33406000000000002</c:v>
                </c:pt>
                <c:pt idx="502">
                  <c:v>-3.9341000000000001E-2</c:v>
                </c:pt>
                <c:pt idx="503">
                  <c:v>-0.15438199999999999</c:v>
                </c:pt>
                <c:pt idx="504">
                  <c:v>-7.2497000000000006E-2</c:v>
                </c:pt>
                <c:pt idx="505">
                  <c:v>-0.15668299999999999</c:v>
                </c:pt>
                <c:pt idx="506">
                  <c:v>-0.16404199999999999</c:v>
                </c:pt>
                <c:pt idx="507">
                  <c:v>-0.31632700000000002</c:v>
                </c:pt>
                <c:pt idx="508">
                  <c:v>-8.5245000000000001E-2</c:v>
                </c:pt>
                <c:pt idx="509">
                  <c:v>-0.112901</c:v>
                </c:pt>
                <c:pt idx="510">
                  <c:v>-3.8307000000000001E-2</c:v>
                </c:pt>
                <c:pt idx="511">
                  <c:v>-8.8371000000000005E-2</c:v>
                </c:pt>
                <c:pt idx="512">
                  <c:v>6.4570000000000001E-3</c:v>
                </c:pt>
                <c:pt idx="513">
                  <c:v>-1.7815000000000001E-2</c:v>
                </c:pt>
                <c:pt idx="514">
                  <c:v>-0.14357</c:v>
                </c:pt>
                <c:pt idx="515">
                  <c:v>-0.45546500000000001</c:v>
                </c:pt>
                <c:pt idx="516">
                  <c:v>-0.30127700000000002</c:v>
                </c:pt>
                <c:pt idx="517">
                  <c:v>-0.53117300000000001</c:v>
                </c:pt>
                <c:pt idx="518">
                  <c:v>-0.17560600000000001</c:v>
                </c:pt>
                <c:pt idx="519">
                  <c:v>-0.35758899999999999</c:v>
                </c:pt>
                <c:pt idx="520">
                  <c:v>-0.17560300000000001</c:v>
                </c:pt>
                <c:pt idx="521">
                  <c:v>-0.27032400000000001</c:v>
                </c:pt>
                <c:pt idx="522">
                  <c:v>-7.4130000000000003E-3</c:v>
                </c:pt>
                <c:pt idx="523">
                  <c:v>-1.8034000000000001E-2</c:v>
                </c:pt>
                <c:pt idx="524">
                  <c:v>-5.1232E-2</c:v>
                </c:pt>
                <c:pt idx="525">
                  <c:v>-0.107901</c:v>
                </c:pt>
                <c:pt idx="526">
                  <c:v>1.1549E-2</c:v>
                </c:pt>
                <c:pt idx="527">
                  <c:v>-0.111002</c:v>
                </c:pt>
                <c:pt idx="528">
                  <c:v>4.5872999999999997E-2</c:v>
                </c:pt>
                <c:pt idx="529">
                  <c:v>0.154477</c:v>
                </c:pt>
                <c:pt idx="530">
                  <c:v>5.7475999999999999E-2</c:v>
                </c:pt>
                <c:pt idx="531">
                  <c:v>2.8745E-2</c:v>
                </c:pt>
                <c:pt idx="532">
                  <c:v>-3.2962999999999999E-2</c:v>
                </c:pt>
                <c:pt idx="533">
                  <c:v>-2.0107E-2</c:v>
                </c:pt>
                <c:pt idx="534">
                  <c:v>-1.6996000000000001E-2</c:v>
                </c:pt>
                <c:pt idx="535">
                  <c:v>-4.0378999999999998E-2</c:v>
                </c:pt>
                <c:pt idx="536">
                  <c:v>4.7948999999999999E-2</c:v>
                </c:pt>
                <c:pt idx="537">
                  <c:v>0.11935</c:v>
                </c:pt>
                <c:pt idx="538">
                  <c:v>-7.0251999999999995E-2</c:v>
                </c:pt>
                <c:pt idx="539">
                  <c:v>-0.20977499999999999</c:v>
                </c:pt>
                <c:pt idx="540">
                  <c:v>-0.137408</c:v>
                </c:pt>
                <c:pt idx="541">
                  <c:v>-0.244948</c:v>
                </c:pt>
                <c:pt idx="542">
                  <c:v>-8.0922999999999995E-2</c:v>
                </c:pt>
                <c:pt idx="543">
                  <c:v>-0.152254</c:v>
                </c:pt>
                <c:pt idx="544">
                  <c:v>-8.5177000000000003E-2</c:v>
                </c:pt>
                <c:pt idx="545">
                  <c:v>-0.19803100000000001</c:v>
                </c:pt>
                <c:pt idx="546">
                  <c:v>-0.13945099999999999</c:v>
                </c:pt>
                <c:pt idx="547">
                  <c:v>-0.226712</c:v>
                </c:pt>
                <c:pt idx="548">
                  <c:v>5.3336000000000001E-2</c:v>
                </c:pt>
                <c:pt idx="549">
                  <c:v>0.110942</c:v>
                </c:pt>
                <c:pt idx="550">
                  <c:v>-4.5572000000000001E-2</c:v>
                </c:pt>
                <c:pt idx="551">
                  <c:v>-0.11131099999999999</c:v>
                </c:pt>
                <c:pt idx="552">
                  <c:v>3.1205E-2</c:v>
                </c:pt>
                <c:pt idx="553">
                  <c:v>8.2630999999999996E-2</c:v>
                </c:pt>
                <c:pt idx="554">
                  <c:v>-2.8503000000000001E-2</c:v>
                </c:pt>
                <c:pt idx="555">
                  <c:v>-4.7384999999999997E-2</c:v>
                </c:pt>
                <c:pt idx="556">
                  <c:v>3.0214000000000001E-2</c:v>
                </c:pt>
                <c:pt idx="557">
                  <c:v>1.4537E-2</c:v>
                </c:pt>
                <c:pt idx="558">
                  <c:v>-3.3980999999999997E-2</c:v>
                </c:pt>
                <c:pt idx="559">
                  <c:v>-8.397E-3</c:v>
                </c:pt>
                <c:pt idx="560">
                  <c:v>0.124834</c:v>
                </c:pt>
                <c:pt idx="561">
                  <c:v>0.25505499999999998</c:v>
                </c:pt>
                <c:pt idx="562">
                  <c:v>4.2840000000000003E-2</c:v>
                </c:pt>
                <c:pt idx="563">
                  <c:v>6.7260000000000002E-3</c:v>
                </c:pt>
                <c:pt idx="564">
                  <c:v>8.5089999999999992E-3</c:v>
                </c:pt>
                <c:pt idx="565">
                  <c:v>0.12135600000000001</c:v>
                </c:pt>
                <c:pt idx="566">
                  <c:v>0.17036999999999999</c:v>
                </c:pt>
                <c:pt idx="567">
                  <c:v>0.31627</c:v>
                </c:pt>
                <c:pt idx="568">
                  <c:v>1.2737E-2</c:v>
                </c:pt>
                <c:pt idx="569">
                  <c:v>4.7771000000000001E-2</c:v>
                </c:pt>
                <c:pt idx="570">
                  <c:v>0.19909299999999999</c:v>
                </c:pt>
                <c:pt idx="571">
                  <c:v>0.27680900000000003</c:v>
                </c:pt>
                <c:pt idx="572">
                  <c:v>-3.1937E-2</c:v>
                </c:pt>
                <c:pt idx="573">
                  <c:v>-0.15435499999999999</c:v>
                </c:pt>
                <c:pt idx="574">
                  <c:v>-0.25779800000000003</c:v>
                </c:pt>
                <c:pt idx="575">
                  <c:v>-0.345134</c:v>
                </c:pt>
                <c:pt idx="576">
                  <c:v>0.2087</c:v>
                </c:pt>
                <c:pt idx="577">
                  <c:v>0.386459</c:v>
                </c:pt>
                <c:pt idx="578">
                  <c:v>0.17568600000000001</c:v>
                </c:pt>
                <c:pt idx="579">
                  <c:v>0.58482400000000001</c:v>
                </c:pt>
                <c:pt idx="580">
                  <c:v>0.53157600000000005</c:v>
                </c:pt>
                <c:pt idx="581">
                  <c:v>0.83719100000000002</c:v>
                </c:pt>
                <c:pt idx="582">
                  <c:v>0.222438</c:v>
                </c:pt>
                <c:pt idx="583">
                  <c:v>0.57980699999999996</c:v>
                </c:pt>
                <c:pt idx="584">
                  <c:v>0.42414099999999999</c:v>
                </c:pt>
                <c:pt idx="585">
                  <c:v>0.79900599999999999</c:v>
                </c:pt>
                <c:pt idx="586">
                  <c:v>0.28517199999999998</c:v>
                </c:pt>
                <c:pt idx="587">
                  <c:v>0.65337400000000001</c:v>
                </c:pt>
                <c:pt idx="588">
                  <c:v>0.33951100000000001</c:v>
                </c:pt>
                <c:pt idx="589">
                  <c:v>0.74070100000000005</c:v>
                </c:pt>
                <c:pt idx="590">
                  <c:v>0.59393099999999999</c:v>
                </c:pt>
                <c:pt idx="591">
                  <c:v>1.2349619999999999</c:v>
                </c:pt>
                <c:pt idx="592">
                  <c:v>0.51887700000000003</c:v>
                </c:pt>
                <c:pt idx="593">
                  <c:v>0.94310700000000003</c:v>
                </c:pt>
                <c:pt idx="594">
                  <c:v>0.40195799999999998</c:v>
                </c:pt>
              </c:numCache>
            </c:numRef>
          </c:val>
          <c:smooth val="0"/>
          <c:extLst>
            <c:ext xmlns:c16="http://schemas.microsoft.com/office/drawing/2014/chart" uri="{C3380CC4-5D6E-409C-BE32-E72D297353CC}">
              <c16:uniqueId val="{00000001-634B-463C-B017-A6C49748C347}"/>
            </c:ext>
          </c:extLst>
        </c:ser>
        <c:ser>
          <c:idx val="2"/>
          <c:order val="2"/>
          <c:tx>
            <c:strRef>
              <c:f>'[action2 5 times gyro.csv]action2 5 times gyro'!$L$1</c:f>
              <c:strCache>
                <c:ptCount val="1"/>
                <c:pt idx="0">
                  <c:v>Z_gyro</c:v>
                </c:pt>
              </c:strCache>
            </c:strRef>
          </c:tx>
          <c:spPr>
            <a:ln w="28575" cap="rnd">
              <a:solidFill>
                <a:schemeClr val="accent3"/>
              </a:solidFill>
              <a:round/>
            </a:ln>
            <a:effectLst/>
          </c:spPr>
          <c:marker>
            <c:symbol val="none"/>
          </c:marker>
          <c:val>
            <c:numRef>
              <c:f>'[action2 5 times gyro.csv]action2 5 times gyro'!$L$2:$L$596</c:f>
              <c:numCache>
                <c:formatCode>General</c:formatCode>
                <c:ptCount val="595"/>
                <c:pt idx="0">
                  <c:v>8.3039000000000002E-2</c:v>
                </c:pt>
                <c:pt idx="1">
                  <c:v>0.16170999999999999</c:v>
                </c:pt>
                <c:pt idx="2">
                  <c:v>2.9562000000000001E-2</c:v>
                </c:pt>
                <c:pt idx="3">
                  <c:v>4.4107E-2</c:v>
                </c:pt>
                <c:pt idx="4">
                  <c:v>4.3119999999999999E-3</c:v>
                </c:pt>
                <c:pt idx="5">
                  <c:v>2.6995000000000002E-2</c:v>
                </c:pt>
                <c:pt idx="6">
                  <c:v>6.5640000000000004E-2</c:v>
                </c:pt>
                <c:pt idx="7">
                  <c:v>0.16616400000000001</c:v>
                </c:pt>
                <c:pt idx="8">
                  <c:v>0.12815199999999999</c:v>
                </c:pt>
                <c:pt idx="9">
                  <c:v>0.25019999999999998</c:v>
                </c:pt>
                <c:pt idx="10">
                  <c:v>0.12862299999999999</c:v>
                </c:pt>
                <c:pt idx="11">
                  <c:v>0.26769199999999999</c:v>
                </c:pt>
                <c:pt idx="12">
                  <c:v>0.14752899999999999</c:v>
                </c:pt>
                <c:pt idx="13">
                  <c:v>0.30403599999999997</c:v>
                </c:pt>
                <c:pt idx="14">
                  <c:v>0.17392299999999999</c:v>
                </c:pt>
                <c:pt idx="15">
                  <c:v>0.37744100000000003</c:v>
                </c:pt>
                <c:pt idx="16">
                  <c:v>0.201183</c:v>
                </c:pt>
                <c:pt idx="17">
                  <c:v>0.34691699999999998</c:v>
                </c:pt>
                <c:pt idx="18">
                  <c:v>0.119903</c:v>
                </c:pt>
                <c:pt idx="19">
                  <c:v>0.26633499999999999</c:v>
                </c:pt>
                <c:pt idx="20">
                  <c:v>0.16767799999999999</c:v>
                </c:pt>
                <c:pt idx="21">
                  <c:v>0.29489700000000002</c:v>
                </c:pt>
                <c:pt idx="22">
                  <c:v>3.3519E-2</c:v>
                </c:pt>
                <c:pt idx="23">
                  <c:v>-2.8799999999999703E-4</c:v>
                </c:pt>
                <c:pt idx="24">
                  <c:v>2.1441999999999999E-2</c:v>
                </c:pt>
                <c:pt idx="25">
                  <c:v>0.13452</c:v>
                </c:pt>
                <c:pt idx="26">
                  <c:v>7.5669999999999999E-3</c:v>
                </c:pt>
                <c:pt idx="27">
                  <c:v>-1.6386999999999999E-2</c:v>
                </c:pt>
                <c:pt idx="28">
                  <c:v>3.9633000000000002E-2</c:v>
                </c:pt>
                <c:pt idx="29">
                  <c:v>0.11323</c:v>
                </c:pt>
                <c:pt idx="30">
                  <c:v>0.10294</c:v>
                </c:pt>
                <c:pt idx="31">
                  <c:v>0.182675</c:v>
                </c:pt>
                <c:pt idx="32">
                  <c:v>5.1743999999999998E-2</c:v>
                </c:pt>
                <c:pt idx="33">
                  <c:v>8.0755999999999994E-2</c:v>
                </c:pt>
                <c:pt idx="34">
                  <c:v>1.8046E-2</c:v>
                </c:pt>
                <c:pt idx="35">
                  <c:v>6.0363E-2</c:v>
                </c:pt>
                <c:pt idx="36">
                  <c:v>0.100037</c:v>
                </c:pt>
                <c:pt idx="37">
                  <c:v>0.25626399999999999</c:v>
                </c:pt>
                <c:pt idx="38">
                  <c:v>0.15478500000000001</c:v>
                </c:pt>
                <c:pt idx="39">
                  <c:v>0.24276700000000001</c:v>
                </c:pt>
                <c:pt idx="40">
                  <c:v>1.4917E-2</c:v>
                </c:pt>
                <c:pt idx="41">
                  <c:v>1.4401000000000001E-2</c:v>
                </c:pt>
                <c:pt idx="42">
                  <c:v>5.7010000000000003E-3</c:v>
                </c:pt>
                <c:pt idx="43">
                  <c:v>-3.8792E-2</c:v>
                </c:pt>
                <c:pt idx="44">
                  <c:v>-0.16453599999999999</c:v>
                </c:pt>
                <c:pt idx="45">
                  <c:v>-0.35593999999999998</c:v>
                </c:pt>
                <c:pt idx="46">
                  <c:v>-0.13187599999999999</c:v>
                </c:pt>
                <c:pt idx="47">
                  <c:v>-0.17632100000000001</c:v>
                </c:pt>
                <c:pt idx="48">
                  <c:v>-5.6945999999999997E-2</c:v>
                </c:pt>
                <c:pt idx="49">
                  <c:v>-0.14183999999999999</c:v>
                </c:pt>
                <c:pt idx="50">
                  <c:v>-7.6985999999999999E-2</c:v>
                </c:pt>
                <c:pt idx="51">
                  <c:v>-0.101187</c:v>
                </c:pt>
                <c:pt idx="52">
                  <c:v>-3.7214999999999998E-2</c:v>
                </c:pt>
                <c:pt idx="53">
                  <c:v>-0.15540599999999999</c:v>
                </c:pt>
                <c:pt idx="54">
                  <c:v>-0.169798</c:v>
                </c:pt>
                <c:pt idx="55">
                  <c:v>-0.25012699999999999</c:v>
                </c:pt>
                <c:pt idx="56">
                  <c:v>5.8968E-2</c:v>
                </c:pt>
                <c:pt idx="57">
                  <c:v>0.12775</c:v>
                </c:pt>
                <c:pt idx="58">
                  <c:v>-0.11527999999999999</c:v>
                </c:pt>
                <c:pt idx="59">
                  <c:v>-0.324156</c:v>
                </c:pt>
                <c:pt idx="60">
                  <c:v>7.1424000000000001E-2</c:v>
                </c:pt>
                <c:pt idx="61">
                  <c:v>0.41855399999999998</c:v>
                </c:pt>
                <c:pt idx="62">
                  <c:v>0.29896800000000001</c:v>
                </c:pt>
                <c:pt idx="63">
                  <c:v>0.45669199999999999</c:v>
                </c:pt>
                <c:pt idx="64">
                  <c:v>0.15354100000000001</c:v>
                </c:pt>
                <c:pt idx="65">
                  <c:v>0.51505400000000001</c:v>
                </c:pt>
                <c:pt idx="66">
                  <c:v>0.54748799999999997</c:v>
                </c:pt>
                <c:pt idx="67">
                  <c:v>1.0477669999999999</c:v>
                </c:pt>
                <c:pt idx="68">
                  <c:v>0.31537799999999999</c:v>
                </c:pt>
                <c:pt idx="69">
                  <c:v>0.60945300000000002</c:v>
                </c:pt>
                <c:pt idx="70">
                  <c:v>0.55922099999999997</c:v>
                </c:pt>
                <c:pt idx="71">
                  <c:v>1.413667</c:v>
                </c:pt>
                <c:pt idx="72">
                  <c:v>0.79471899999999995</c:v>
                </c:pt>
                <c:pt idx="73">
                  <c:v>1.1840360000000001</c:v>
                </c:pt>
                <c:pt idx="74">
                  <c:v>0.20460900000000001</c:v>
                </c:pt>
                <c:pt idx="75">
                  <c:v>0.70805499999999999</c:v>
                </c:pt>
                <c:pt idx="76">
                  <c:v>1.2301580000000001</c:v>
                </c:pt>
                <c:pt idx="77">
                  <c:v>3.0507140000000001</c:v>
                </c:pt>
                <c:pt idx="78">
                  <c:v>1.770543</c:v>
                </c:pt>
                <c:pt idx="79">
                  <c:v>2.98021</c:v>
                </c:pt>
                <c:pt idx="80">
                  <c:v>0.98096099999999997</c:v>
                </c:pt>
                <c:pt idx="81">
                  <c:v>2.204294</c:v>
                </c:pt>
                <c:pt idx="82">
                  <c:v>1.7250650000000001</c:v>
                </c:pt>
                <c:pt idx="83">
                  <c:v>3.6129549999999999</c:v>
                </c:pt>
                <c:pt idx="84">
                  <c:v>1.8242160000000001</c:v>
                </c:pt>
                <c:pt idx="85">
                  <c:v>3.478021</c:v>
                </c:pt>
                <c:pt idx="86">
                  <c:v>1.798616</c:v>
                </c:pt>
                <c:pt idx="87">
                  <c:v>3.6789969999999999</c:v>
                </c:pt>
                <c:pt idx="88">
                  <c:v>1.534978</c:v>
                </c:pt>
                <c:pt idx="89">
                  <c:v>2.8508990000000001</c:v>
                </c:pt>
                <c:pt idx="90">
                  <c:v>1.630646</c:v>
                </c:pt>
                <c:pt idx="91">
                  <c:v>3.6612469999999999</c:v>
                </c:pt>
                <c:pt idx="92">
                  <c:v>2.2389220000000001</c:v>
                </c:pt>
                <c:pt idx="93">
                  <c:v>4.5879700000000003</c:v>
                </c:pt>
                <c:pt idx="94">
                  <c:v>2.2510509999999999</c:v>
                </c:pt>
                <c:pt idx="95">
                  <c:v>4.4726679999999996</c:v>
                </c:pt>
                <c:pt idx="96">
                  <c:v>2.2328610000000002</c:v>
                </c:pt>
                <c:pt idx="97">
                  <c:v>4.6493650000000004</c:v>
                </c:pt>
                <c:pt idx="98">
                  <c:v>2.6060850000000002</c:v>
                </c:pt>
                <c:pt idx="99">
                  <c:v>4.939057</c:v>
                </c:pt>
                <c:pt idx="100">
                  <c:v>1.6528670000000001</c:v>
                </c:pt>
                <c:pt idx="101">
                  <c:v>2.7612999999999999</c:v>
                </c:pt>
                <c:pt idx="102">
                  <c:v>1.1440090000000001</c:v>
                </c:pt>
                <c:pt idx="103">
                  <c:v>2.6867320000000001</c:v>
                </c:pt>
                <c:pt idx="104">
                  <c:v>1.5344139999999999</c:v>
                </c:pt>
                <c:pt idx="105">
                  <c:v>2.8089789999999999</c:v>
                </c:pt>
                <c:pt idx="106">
                  <c:v>1.1527609999999999</c:v>
                </c:pt>
                <c:pt idx="107">
                  <c:v>2.474977</c:v>
                </c:pt>
                <c:pt idx="108">
                  <c:v>1.430237</c:v>
                </c:pt>
                <c:pt idx="109">
                  <c:v>2.8194509999999999</c:v>
                </c:pt>
                <c:pt idx="110">
                  <c:v>1.2498860000000001</c:v>
                </c:pt>
                <c:pt idx="111">
                  <c:v>2.1593830000000001</c:v>
                </c:pt>
                <c:pt idx="112">
                  <c:v>0.40761999999999998</c:v>
                </c:pt>
                <c:pt idx="113">
                  <c:v>0.55907799999999996</c:v>
                </c:pt>
                <c:pt idx="114">
                  <c:v>0.18153</c:v>
                </c:pt>
                <c:pt idx="115">
                  <c:v>0.38276100000000002</c:v>
                </c:pt>
                <c:pt idx="116">
                  <c:v>0.11700099999999999</c:v>
                </c:pt>
                <c:pt idx="117">
                  <c:v>0.14099700000000001</c:v>
                </c:pt>
                <c:pt idx="118">
                  <c:v>1.2472E-2</c:v>
                </c:pt>
                <c:pt idx="119">
                  <c:v>3.2457E-2</c:v>
                </c:pt>
                <c:pt idx="120">
                  <c:v>1.1150999999999999E-2</c:v>
                </c:pt>
                <c:pt idx="121">
                  <c:v>6.2267000000000003E-2</c:v>
                </c:pt>
                <c:pt idx="122">
                  <c:v>6.1778E-2</c:v>
                </c:pt>
                <c:pt idx="123">
                  <c:v>4.7883000000000002E-2</c:v>
                </c:pt>
                <c:pt idx="124">
                  <c:v>-6.6435999999999995E-2</c:v>
                </c:pt>
                <c:pt idx="125">
                  <c:v>-0.113987</c:v>
                </c:pt>
                <c:pt idx="126">
                  <c:v>-5.5101999999999998E-2</c:v>
                </c:pt>
                <c:pt idx="127">
                  <c:v>-0.14311699999999999</c:v>
                </c:pt>
                <c:pt idx="128">
                  <c:v>-0.110804</c:v>
                </c:pt>
                <c:pt idx="129">
                  <c:v>-0.183948</c:v>
                </c:pt>
                <c:pt idx="130">
                  <c:v>7.0100000000000002E-4</c:v>
                </c:pt>
                <c:pt idx="131">
                  <c:v>4.8539999999999998E-3</c:v>
                </c:pt>
                <c:pt idx="132">
                  <c:v>-9.0547000000000002E-2</c:v>
                </c:pt>
                <c:pt idx="133">
                  <c:v>-0.28867999999999999</c:v>
                </c:pt>
                <c:pt idx="134">
                  <c:v>-0.18490100000000001</c:v>
                </c:pt>
                <c:pt idx="135">
                  <c:v>-0.15823300000000001</c:v>
                </c:pt>
                <c:pt idx="136">
                  <c:v>0.19634699999999999</c:v>
                </c:pt>
                <c:pt idx="137">
                  <c:v>0.38855299999999998</c:v>
                </c:pt>
                <c:pt idx="138">
                  <c:v>0.130631</c:v>
                </c:pt>
                <c:pt idx="139">
                  <c:v>0.18784799999999999</c:v>
                </c:pt>
                <c:pt idx="140">
                  <c:v>0.15196200000000001</c:v>
                </c:pt>
                <c:pt idx="141">
                  <c:v>0.53122199999999997</c:v>
                </c:pt>
                <c:pt idx="142">
                  <c:v>0.40608300000000003</c:v>
                </c:pt>
                <c:pt idx="143">
                  <c:v>0.62081699999999995</c:v>
                </c:pt>
                <c:pt idx="144">
                  <c:v>-7.442E-2</c:v>
                </c:pt>
                <c:pt idx="145">
                  <c:v>-9.0559999999999894E-3</c:v>
                </c:pt>
                <c:pt idx="146">
                  <c:v>1.214825</c:v>
                </c:pt>
                <c:pt idx="147">
                  <c:v>3.545725</c:v>
                </c:pt>
                <c:pt idx="148">
                  <c:v>2.479911</c:v>
                </c:pt>
                <c:pt idx="149">
                  <c:v>4.8447100000000001</c:v>
                </c:pt>
                <c:pt idx="150">
                  <c:v>2.92401</c:v>
                </c:pt>
                <c:pt idx="151">
                  <c:v>7.6670980000000002</c:v>
                </c:pt>
                <c:pt idx="152">
                  <c:v>7.3444099999999999</c:v>
                </c:pt>
                <c:pt idx="153">
                  <c:v>16.453609</c:v>
                </c:pt>
                <c:pt idx="154">
                  <c:v>9.4285200000000007</c:v>
                </c:pt>
                <c:pt idx="155">
                  <c:v>18.070164999999999</c:v>
                </c:pt>
                <c:pt idx="156">
                  <c:v>7.421862</c:v>
                </c:pt>
                <c:pt idx="157">
                  <c:v>13.691162</c:v>
                </c:pt>
                <c:pt idx="158">
                  <c:v>5.5710930000000003</c:v>
                </c:pt>
                <c:pt idx="159">
                  <c:v>10.645216</c:v>
                </c:pt>
                <c:pt idx="160">
                  <c:v>4.408436</c:v>
                </c:pt>
                <c:pt idx="161">
                  <c:v>8.0694339999999993</c:v>
                </c:pt>
                <c:pt idx="162">
                  <c:v>2.9932259999999999</c:v>
                </c:pt>
                <c:pt idx="163">
                  <c:v>5.5080660000000004</c:v>
                </c:pt>
                <c:pt idx="164">
                  <c:v>2.215157</c:v>
                </c:pt>
                <c:pt idx="165">
                  <c:v>4.2340949999999999</c:v>
                </c:pt>
                <c:pt idx="166">
                  <c:v>1.772756</c:v>
                </c:pt>
                <c:pt idx="167">
                  <c:v>3.2538559999999999</c:v>
                </c:pt>
                <c:pt idx="168">
                  <c:v>1.143375</c:v>
                </c:pt>
                <c:pt idx="169">
                  <c:v>1.8159460000000001</c:v>
                </c:pt>
                <c:pt idx="170">
                  <c:v>0.16903099999999999</c:v>
                </c:pt>
                <c:pt idx="171">
                  <c:v>-1.0583E-2</c:v>
                </c:pt>
                <c:pt idx="172">
                  <c:v>-0.28011599999999998</c:v>
                </c:pt>
                <c:pt idx="173">
                  <c:v>-0.55884400000000001</c:v>
                </c:pt>
                <c:pt idx="174">
                  <c:v>-0.540543</c:v>
                </c:pt>
                <c:pt idx="175">
                  <c:v>-1.7173179999999999</c:v>
                </c:pt>
                <c:pt idx="176">
                  <c:v>-2.0860539999999999</c:v>
                </c:pt>
                <c:pt idx="177">
                  <c:v>-5.2270349999999999</c:v>
                </c:pt>
                <c:pt idx="178">
                  <c:v>-3.9976720000000001</c:v>
                </c:pt>
                <c:pt idx="179">
                  <c:v>-8.5379520000000007</c:v>
                </c:pt>
                <c:pt idx="180">
                  <c:v>-4.7760860000000003</c:v>
                </c:pt>
                <c:pt idx="181">
                  <c:v>-9.8641810000000003</c:v>
                </c:pt>
                <c:pt idx="182">
                  <c:v>-5.4571059999999996</c:v>
                </c:pt>
                <c:pt idx="183">
                  <c:v>-11.107129</c:v>
                </c:pt>
                <c:pt idx="184">
                  <c:v>-6.0278520000000002</c:v>
                </c:pt>
                <c:pt idx="185">
                  <c:v>-12.557276999999999</c:v>
                </c:pt>
                <c:pt idx="186">
                  <c:v>-6.7224029999999999</c:v>
                </c:pt>
                <c:pt idx="187">
                  <c:v>-13.342463</c:v>
                </c:pt>
                <c:pt idx="188">
                  <c:v>-6.7106659999999998</c:v>
                </c:pt>
                <c:pt idx="189">
                  <c:v>-13.455935999999999</c:v>
                </c:pt>
                <c:pt idx="190">
                  <c:v>-6.1121020000000001</c:v>
                </c:pt>
                <c:pt idx="191">
                  <c:v>-11.272207</c:v>
                </c:pt>
                <c:pt idx="192">
                  <c:v>-4.7351789999999996</c:v>
                </c:pt>
                <c:pt idx="193">
                  <c:v>-9.407985</c:v>
                </c:pt>
                <c:pt idx="194">
                  <c:v>-4.3239979999999996</c:v>
                </c:pt>
                <c:pt idx="195">
                  <c:v>-7.8251289999999996</c:v>
                </c:pt>
                <c:pt idx="196">
                  <c:v>-2.69191</c:v>
                </c:pt>
                <c:pt idx="197">
                  <c:v>-4.781352</c:v>
                </c:pt>
                <c:pt idx="198">
                  <c:v>-1.531604</c:v>
                </c:pt>
                <c:pt idx="199">
                  <c:v>-2.722235</c:v>
                </c:pt>
                <c:pt idx="200">
                  <c:v>-0.95891199999999999</c:v>
                </c:pt>
                <c:pt idx="201">
                  <c:v>-1.5864180000000001</c:v>
                </c:pt>
                <c:pt idx="202">
                  <c:v>-0.11973</c:v>
                </c:pt>
                <c:pt idx="203">
                  <c:v>0.131743</c:v>
                </c:pt>
                <c:pt idx="204">
                  <c:v>0.20146800000000001</c:v>
                </c:pt>
                <c:pt idx="205">
                  <c:v>0.30196499999999998</c:v>
                </c:pt>
                <c:pt idx="206">
                  <c:v>0.355653</c:v>
                </c:pt>
                <c:pt idx="207">
                  <c:v>1.224826</c:v>
                </c:pt>
                <c:pt idx="208">
                  <c:v>0.93447499999999994</c:v>
                </c:pt>
                <c:pt idx="209">
                  <c:v>1.4002810000000001</c:v>
                </c:pt>
                <c:pt idx="210">
                  <c:v>-2.0753000000000001E-2</c:v>
                </c:pt>
                <c:pt idx="211">
                  <c:v>0.414302</c:v>
                </c:pt>
                <c:pt idx="212">
                  <c:v>2.689422</c:v>
                </c:pt>
                <c:pt idx="213">
                  <c:v>8.8169970000000006</c:v>
                </c:pt>
                <c:pt idx="214">
                  <c:v>8.4193370000000005</c:v>
                </c:pt>
                <c:pt idx="215">
                  <c:v>17.995956</c:v>
                </c:pt>
                <c:pt idx="216">
                  <c:v>9.4558900000000001</c:v>
                </c:pt>
                <c:pt idx="217">
                  <c:v>18.19876</c:v>
                </c:pt>
                <c:pt idx="218">
                  <c:v>8.2395549999999993</c:v>
                </c:pt>
                <c:pt idx="219">
                  <c:v>16.202912999999999</c:v>
                </c:pt>
                <c:pt idx="220">
                  <c:v>7.5658110000000001</c:v>
                </c:pt>
                <c:pt idx="221">
                  <c:v>14.363308999999999</c:v>
                </c:pt>
                <c:pt idx="222">
                  <c:v>5.9286159999999999</c:v>
                </c:pt>
                <c:pt idx="223">
                  <c:v>11.128507000000001</c:v>
                </c:pt>
                <c:pt idx="224">
                  <c:v>4.585477</c:v>
                </c:pt>
                <c:pt idx="225">
                  <c:v>8.5656759999999998</c:v>
                </c:pt>
                <c:pt idx="226">
                  <c:v>3.304576</c:v>
                </c:pt>
                <c:pt idx="227">
                  <c:v>6.0610910000000002</c:v>
                </c:pt>
                <c:pt idx="228">
                  <c:v>2.3850539999999998</c:v>
                </c:pt>
                <c:pt idx="229">
                  <c:v>4.4171480000000001</c:v>
                </c:pt>
                <c:pt idx="230">
                  <c:v>1.6603349999999999</c:v>
                </c:pt>
                <c:pt idx="231">
                  <c:v>2.9408820000000002</c:v>
                </c:pt>
                <c:pt idx="232">
                  <c:v>0.99273599999999995</c:v>
                </c:pt>
                <c:pt idx="233">
                  <c:v>1.671214</c:v>
                </c:pt>
                <c:pt idx="234">
                  <c:v>0.17608699999999999</c:v>
                </c:pt>
                <c:pt idx="235">
                  <c:v>-0.12107999999999999</c:v>
                </c:pt>
                <c:pt idx="236">
                  <c:v>-0.74770000000000003</c:v>
                </c:pt>
                <c:pt idx="237">
                  <c:v>-1.908409</c:v>
                </c:pt>
                <c:pt idx="238">
                  <c:v>-1.6224499999999999</c:v>
                </c:pt>
                <c:pt idx="239">
                  <c:v>-3.7405140000000001</c:v>
                </c:pt>
                <c:pt idx="240">
                  <c:v>-2.5904950000000002</c:v>
                </c:pt>
                <c:pt idx="241">
                  <c:v>-5.5932880000000003</c:v>
                </c:pt>
                <c:pt idx="242">
                  <c:v>-3.5882420000000002</c:v>
                </c:pt>
                <c:pt idx="243">
                  <c:v>-7.7456860000000001</c:v>
                </c:pt>
                <c:pt idx="244">
                  <c:v>-4.6528119999999999</c:v>
                </c:pt>
                <c:pt idx="245">
                  <c:v>-9.7229589999999995</c:v>
                </c:pt>
                <c:pt idx="246">
                  <c:v>-5.3737680000000001</c:v>
                </c:pt>
                <c:pt idx="247">
                  <c:v>-11.104532000000001</c:v>
                </c:pt>
                <c:pt idx="248">
                  <c:v>-6.0174110000000001</c:v>
                </c:pt>
                <c:pt idx="249">
                  <c:v>-12.271108999999999</c:v>
                </c:pt>
                <c:pt idx="250">
                  <c:v>-6.2862169999999997</c:v>
                </c:pt>
                <c:pt idx="251">
                  <c:v>-12.62669</c:v>
                </c:pt>
                <c:pt idx="252">
                  <c:v>-6.0153790000000003</c:v>
                </c:pt>
                <c:pt idx="253">
                  <c:v>-11.597148000000001</c:v>
                </c:pt>
                <c:pt idx="254">
                  <c:v>-5.260148</c:v>
                </c:pt>
                <c:pt idx="255">
                  <c:v>-10.367608000000001</c:v>
                </c:pt>
                <c:pt idx="256">
                  <c:v>-5.003679</c:v>
                </c:pt>
                <c:pt idx="257">
                  <c:v>-9.4720329999999997</c:v>
                </c:pt>
                <c:pt idx="258">
                  <c:v>-3.3759109999999999</c:v>
                </c:pt>
                <c:pt idx="259">
                  <c:v>-5.8729899999999997</c:v>
                </c:pt>
                <c:pt idx="260">
                  <c:v>-2.1070880000000001</c:v>
                </c:pt>
                <c:pt idx="261">
                  <c:v>-3.8800780000000001</c:v>
                </c:pt>
                <c:pt idx="262">
                  <c:v>-1.297112</c:v>
                </c:pt>
                <c:pt idx="263">
                  <c:v>-2.227951</c:v>
                </c:pt>
                <c:pt idx="264">
                  <c:v>-0.65771000000000002</c:v>
                </c:pt>
                <c:pt idx="265">
                  <c:v>-1.0146440000000001</c:v>
                </c:pt>
                <c:pt idx="266">
                  <c:v>-0.32325599999999999</c:v>
                </c:pt>
                <c:pt idx="267">
                  <c:v>-0.85974399999999995</c:v>
                </c:pt>
                <c:pt idx="268">
                  <c:v>-0.64227299999999998</c:v>
                </c:pt>
                <c:pt idx="269">
                  <c:v>-0.85124500000000003</c:v>
                </c:pt>
                <c:pt idx="270">
                  <c:v>0.97000600000000003</c:v>
                </c:pt>
                <c:pt idx="271">
                  <c:v>2.8254000000000001</c:v>
                </c:pt>
                <c:pt idx="272">
                  <c:v>1.9166570000000001</c:v>
                </c:pt>
                <c:pt idx="273">
                  <c:v>3.6811159999999998</c:v>
                </c:pt>
                <c:pt idx="274">
                  <c:v>1.2755559999999999</c:v>
                </c:pt>
                <c:pt idx="275">
                  <c:v>2.8120829999999999</c:v>
                </c:pt>
                <c:pt idx="276">
                  <c:v>3.5598709999999998</c:v>
                </c:pt>
                <c:pt idx="277">
                  <c:v>8.9603359999999999</c:v>
                </c:pt>
                <c:pt idx="278">
                  <c:v>6.1475920000000004</c:v>
                </c:pt>
                <c:pt idx="279">
                  <c:v>12.839623</c:v>
                </c:pt>
                <c:pt idx="280">
                  <c:v>6.7665920000000002</c:v>
                </c:pt>
                <c:pt idx="281">
                  <c:v>13.225885999999999</c:v>
                </c:pt>
                <c:pt idx="282">
                  <c:v>6.2873000000000001</c:v>
                </c:pt>
                <c:pt idx="283">
                  <c:v>12.557002000000001</c:v>
                </c:pt>
                <c:pt idx="284">
                  <c:v>6.2473419999999997</c:v>
                </c:pt>
                <c:pt idx="285">
                  <c:v>12.388547000000001</c:v>
                </c:pt>
                <c:pt idx="286">
                  <c:v>6.1018429999999997</c:v>
                </c:pt>
                <c:pt idx="287">
                  <c:v>12.177438</c:v>
                </c:pt>
                <c:pt idx="288">
                  <c:v>5.779865</c:v>
                </c:pt>
                <c:pt idx="289">
                  <c:v>10.82823</c:v>
                </c:pt>
                <c:pt idx="290">
                  <c:v>4.0512110000000003</c:v>
                </c:pt>
                <c:pt idx="291">
                  <c:v>7.1821929999999998</c:v>
                </c:pt>
                <c:pt idx="292">
                  <c:v>2.4210379999999998</c:v>
                </c:pt>
                <c:pt idx="293">
                  <c:v>4.3030910000000002</c:v>
                </c:pt>
                <c:pt idx="294">
                  <c:v>1.4856419999999999</c:v>
                </c:pt>
                <c:pt idx="295">
                  <c:v>2.6101719999999999</c:v>
                </c:pt>
                <c:pt idx="296">
                  <c:v>0.71537499999999998</c:v>
                </c:pt>
                <c:pt idx="297">
                  <c:v>0.89395400000000003</c:v>
                </c:pt>
                <c:pt idx="298">
                  <c:v>-0.25409999999999999</c:v>
                </c:pt>
                <c:pt idx="299">
                  <c:v>-0.91380700000000004</c:v>
                </c:pt>
                <c:pt idx="300">
                  <c:v>-1.386924</c:v>
                </c:pt>
                <c:pt idx="301">
                  <c:v>-3.9166500000000002</c:v>
                </c:pt>
                <c:pt idx="302">
                  <c:v>-3.6082190000000001</c:v>
                </c:pt>
                <c:pt idx="303">
                  <c:v>-8.0260289999999994</c:v>
                </c:pt>
                <c:pt idx="304">
                  <c:v>-5.0119959999999999</c:v>
                </c:pt>
                <c:pt idx="305">
                  <c:v>-10.352537999999999</c:v>
                </c:pt>
                <c:pt idx="306">
                  <c:v>-5.4827180000000002</c:v>
                </c:pt>
                <c:pt idx="307">
                  <c:v>-10.918502</c:v>
                </c:pt>
                <c:pt idx="308">
                  <c:v>-5.2975880000000002</c:v>
                </c:pt>
                <c:pt idx="309">
                  <c:v>-10.565168999999999</c:v>
                </c:pt>
                <c:pt idx="310">
                  <c:v>-5.432823</c:v>
                </c:pt>
                <c:pt idx="311">
                  <c:v>-10.926202999999999</c:v>
                </c:pt>
                <c:pt idx="312">
                  <c:v>-5.1644750000000004</c:v>
                </c:pt>
                <c:pt idx="313">
                  <c:v>-9.8850929999999995</c:v>
                </c:pt>
                <c:pt idx="314">
                  <c:v>-4.6565690000000002</c:v>
                </c:pt>
                <c:pt idx="315">
                  <c:v>-9.2308610000000009</c:v>
                </c:pt>
                <c:pt idx="316">
                  <c:v>-3.7825289999999998</c:v>
                </c:pt>
                <c:pt idx="317">
                  <c:v>-6.5705229999999997</c:v>
                </c:pt>
                <c:pt idx="318">
                  <c:v>-2.2870710000000001</c:v>
                </c:pt>
                <c:pt idx="319">
                  <c:v>-4.3438569999999999</c:v>
                </c:pt>
                <c:pt idx="320">
                  <c:v>-1.703014</c:v>
                </c:pt>
                <c:pt idx="321">
                  <c:v>-3.0371440000000001</c:v>
                </c:pt>
                <c:pt idx="322">
                  <c:v>-1.2330570000000001</c:v>
                </c:pt>
                <c:pt idx="323">
                  <c:v>-2.21835</c:v>
                </c:pt>
                <c:pt idx="324">
                  <c:v>-0.42977900000000002</c:v>
                </c:pt>
                <c:pt idx="325">
                  <c:v>-0.46982699999999999</c:v>
                </c:pt>
                <c:pt idx="326">
                  <c:v>-0.15326799999999999</c:v>
                </c:pt>
                <c:pt idx="327">
                  <c:v>-0.55771599999999999</c:v>
                </c:pt>
                <c:pt idx="328">
                  <c:v>-0.29839300000000002</c:v>
                </c:pt>
                <c:pt idx="329">
                  <c:v>-8.7770000000000296E-3</c:v>
                </c:pt>
                <c:pt idx="330">
                  <c:v>1.031736</c:v>
                </c:pt>
                <c:pt idx="331">
                  <c:v>2.241406</c:v>
                </c:pt>
                <c:pt idx="332">
                  <c:v>0.587893</c:v>
                </c:pt>
                <c:pt idx="333">
                  <c:v>0.47084300000000001</c:v>
                </c:pt>
                <c:pt idx="334">
                  <c:v>0.100082</c:v>
                </c:pt>
                <c:pt idx="335">
                  <c:v>1.816038</c:v>
                </c:pt>
                <c:pt idx="336">
                  <c:v>4.4999880000000001</c:v>
                </c:pt>
                <c:pt idx="337">
                  <c:v>10.212394</c:v>
                </c:pt>
                <c:pt idx="338">
                  <c:v>5.6093330000000003</c:v>
                </c:pt>
                <c:pt idx="339">
                  <c:v>11.503636</c:v>
                </c:pt>
                <c:pt idx="340">
                  <c:v>6.0231219999999999</c:v>
                </c:pt>
                <c:pt idx="341">
                  <c:v>11.527988000000001</c:v>
                </c:pt>
                <c:pt idx="342">
                  <c:v>4.9958</c:v>
                </c:pt>
                <c:pt idx="343">
                  <c:v>9.7023899999999994</c:v>
                </c:pt>
                <c:pt idx="344">
                  <c:v>4.5663010000000002</c:v>
                </c:pt>
                <c:pt idx="345">
                  <c:v>8.9080510000000004</c:v>
                </c:pt>
                <c:pt idx="346">
                  <c:v>4.0792310000000001</c:v>
                </c:pt>
                <c:pt idx="347">
                  <c:v>7.8554269999999997</c:v>
                </c:pt>
                <c:pt idx="348">
                  <c:v>3.4548109999999999</c:v>
                </c:pt>
                <c:pt idx="349">
                  <c:v>6.593934</c:v>
                </c:pt>
                <c:pt idx="350">
                  <c:v>2.7204820000000001</c:v>
                </c:pt>
                <c:pt idx="351">
                  <c:v>5.0026979999999996</c:v>
                </c:pt>
                <c:pt idx="352">
                  <c:v>1.9516640000000001</c:v>
                </c:pt>
                <c:pt idx="353">
                  <c:v>3.6889210000000001</c:v>
                </c:pt>
                <c:pt idx="354">
                  <c:v>1.6361060000000001</c:v>
                </c:pt>
                <c:pt idx="355">
                  <c:v>3.1634470000000001</c:v>
                </c:pt>
                <c:pt idx="356">
                  <c:v>1.3174330000000001</c:v>
                </c:pt>
                <c:pt idx="357">
                  <c:v>2.293167</c:v>
                </c:pt>
                <c:pt idx="358">
                  <c:v>0.54776899999999995</c:v>
                </c:pt>
                <c:pt idx="359">
                  <c:v>0.58709599999999995</c:v>
                </c:pt>
                <c:pt idx="360">
                  <c:v>-0.50099499999999997</c:v>
                </c:pt>
                <c:pt idx="361">
                  <c:v>-1.5074540000000001</c:v>
                </c:pt>
                <c:pt idx="362">
                  <c:v>-1.5503819999999999</c:v>
                </c:pt>
                <c:pt idx="363">
                  <c:v>-3.8876089999999999</c:v>
                </c:pt>
                <c:pt idx="364">
                  <c:v>-3.2584689999999998</c:v>
                </c:pt>
                <c:pt idx="365">
                  <c:v>-7.3180630000000004</c:v>
                </c:pt>
                <c:pt idx="366">
                  <c:v>-4.7047150000000002</c:v>
                </c:pt>
                <c:pt idx="367">
                  <c:v>-9.8444500000000001</c:v>
                </c:pt>
                <c:pt idx="368">
                  <c:v>-5.539892</c:v>
                </c:pt>
                <c:pt idx="369">
                  <c:v>-11.349766000000001</c:v>
                </c:pt>
                <c:pt idx="370">
                  <c:v>-6.0515679999999996</c:v>
                </c:pt>
                <c:pt idx="371">
                  <c:v>-12.405075</c:v>
                </c:pt>
                <c:pt idx="372">
                  <c:v>-6.1789639999999997</c:v>
                </c:pt>
                <c:pt idx="373">
                  <c:v>-11.615114</c:v>
                </c:pt>
                <c:pt idx="374">
                  <c:v>-5.0470220000000001</c:v>
                </c:pt>
                <c:pt idx="375">
                  <c:v>-10.187389</c:v>
                </c:pt>
                <c:pt idx="376">
                  <c:v>-5.0636539999999997</c:v>
                </c:pt>
                <c:pt idx="377">
                  <c:v>-9.5316740000000006</c:v>
                </c:pt>
                <c:pt idx="378">
                  <c:v>-3.6518199999999998</c:v>
                </c:pt>
                <c:pt idx="379">
                  <c:v>-6.714334</c:v>
                </c:pt>
                <c:pt idx="380">
                  <c:v>-2.695716</c:v>
                </c:pt>
                <c:pt idx="381">
                  <c:v>-4.9785159999999999</c:v>
                </c:pt>
                <c:pt idx="382">
                  <c:v>-1.454685</c:v>
                </c:pt>
                <c:pt idx="383">
                  <c:v>-2.1622460000000001</c:v>
                </c:pt>
                <c:pt idx="384">
                  <c:v>-0.32331100000000002</c:v>
                </c:pt>
                <c:pt idx="385">
                  <c:v>-0.36652899999999999</c:v>
                </c:pt>
                <c:pt idx="386">
                  <c:v>0.28376400000000002</c:v>
                </c:pt>
                <c:pt idx="387">
                  <c:v>0.852356</c:v>
                </c:pt>
                <c:pt idx="388">
                  <c:v>0.464839</c:v>
                </c:pt>
                <c:pt idx="389">
                  <c:v>0.51993900000000004</c:v>
                </c:pt>
                <c:pt idx="390">
                  <c:v>-0.14517099999999999</c:v>
                </c:pt>
                <c:pt idx="391">
                  <c:v>0.33344200000000002</c:v>
                </c:pt>
                <c:pt idx="392">
                  <c:v>1.7405189999999999</c:v>
                </c:pt>
                <c:pt idx="393">
                  <c:v>4.1231439999999999</c:v>
                </c:pt>
                <c:pt idx="394">
                  <c:v>2.1981419999999998</c:v>
                </c:pt>
                <c:pt idx="395">
                  <c:v>4.1691500000000001</c:v>
                </c:pt>
                <c:pt idx="396">
                  <c:v>2.680847</c:v>
                </c:pt>
                <c:pt idx="397">
                  <c:v>7.3529749999999998</c:v>
                </c:pt>
                <c:pt idx="398">
                  <c:v>5.786143</c:v>
                </c:pt>
                <c:pt idx="399">
                  <c:v>11.667631</c:v>
                </c:pt>
                <c:pt idx="400">
                  <c:v>5.8539830000000004</c:v>
                </c:pt>
                <c:pt idx="401">
                  <c:v>11.985426</c:v>
                </c:pt>
                <c:pt idx="402">
                  <c:v>6.2597110000000002</c:v>
                </c:pt>
                <c:pt idx="403">
                  <c:v>12.473145000000001</c:v>
                </c:pt>
                <c:pt idx="404">
                  <c:v>5.9675050000000001</c:v>
                </c:pt>
                <c:pt idx="405">
                  <c:v>11.434331</c:v>
                </c:pt>
                <c:pt idx="406">
                  <c:v>4.6519409999999999</c:v>
                </c:pt>
                <c:pt idx="407">
                  <c:v>8.3671760000000006</c:v>
                </c:pt>
                <c:pt idx="408">
                  <c:v>3.030046</c:v>
                </c:pt>
                <c:pt idx="409">
                  <c:v>5.5512449999999998</c:v>
                </c:pt>
                <c:pt idx="410">
                  <c:v>2.0854140000000001</c:v>
                </c:pt>
                <c:pt idx="411">
                  <c:v>3.7254770000000001</c:v>
                </c:pt>
                <c:pt idx="412">
                  <c:v>1.2965340000000001</c:v>
                </c:pt>
                <c:pt idx="413">
                  <c:v>2.2304490000000001</c:v>
                </c:pt>
                <c:pt idx="414">
                  <c:v>0.603711</c:v>
                </c:pt>
                <c:pt idx="415">
                  <c:v>0.90911900000000001</c:v>
                </c:pt>
                <c:pt idx="416">
                  <c:v>-3.1719999999999998E-2</c:v>
                </c:pt>
                <c:pt idx="417">
                  <c:v>-0.25708599999999998</c:v>
                </c:pt>
                <c:pt idx="418">
                  <c:v>-0.29433300000000001</c:v>
                </c:pt>
                <c:pt idx="419">
                  <c:v>-0.76227400000000001</c:v>
                </c:pt>
                <c:pt idx="420">
                  <c:v>-0.82651200000000002</c:v>
                </c:pt>
                <c:pt idx="421">
                  <c:v>-2.2125400000000002</c:v>
                </c:pt>
                <c:pt idx="422">
                  <c:v>-2.0167709999999999</c:v>
                </c:pt>
                <c:pt idx="423">
                  <c:v>-4.7213940000000001</c:v>
                </c:pt>
                <c:pt idx="424">
                  <c:v>-3.258124</c:v>
                </c:pt>
                <c:pt idx="425">
                  <c:v>-6.9695200000000002</c:v>
                </c:pt>
                <c:pt idx="426">
                  <c:v>-4.0757399999999997</c:v>
                </c:pt>
                <c:pt idx="427">
                  <c:v>-8.4437200000000008</c:v>
                </c:pt>
                <c:pt idx="428">
                  <c:v>-4.6554549999999999</c:v>
                </c:pt>
                <c:pt idx="429">
                  <c:v>-9.5791369999999993</c:v>
                </c:pt>
                <c:pt idx="430">
                  <c:v>-5.3026030000000004</c:v>
                </c:pt>
                <c:pt idx="431">
                  <c:v>-11.095190000000001</c:v>
                </c:pt>
                <c:pt idx="432">
                  <c:v>-6.0690900000000001</c:v>
                </c:pt>
                <c:pt idx="433">
                  <c:v>-11.675795000000001</c:v>
                </c:pt>
                <c:pt idx="434">
                  <c:v>-4.8617920000000003</c:v>
                </c:pt>
                <c:pt idx="435">
                  <c:v>-9.68</c:v>
                </c:pt>
                <c:pt idx="436">
                  <c:v>-4.7055369999999996</c:v>
                </c:pt>
                <c:pt idx="437">
                  <c:v>-8.4791720000000002</c:v>
                </c:pt>
                <c:pt idx="438">
                  <c:v>-2.5331760000000001</c:v>
                </c:pt>
                <c:pt idx="439">
                  <c:v>-4.6203779999999997</c:v>
                </c:pt>
                <c:pt idx="440">
                  <c:v>-1.3034079999999999</c:v>
                </c:pt>
                <c:pt idx="441">
                  <c:v>-1.434731</c:v>
                </c:pt>
                <c:pt idx="442">
                  <c:v>0.60326400000000002</c:v>
                </c:pt>
                <c:pt idx="443">
                  <c:v>1.2760229999999999</c:v>
                </c:pt>
                <c:pt idx="444">
                  <c:v>0.341586</c:v>
                </c:pt>
                <c:pt idx="445">
                  <c:v>0.34354699999999999</c:v>
                </c:pt>
                <c:pt idx="446">
                  <c:v>-0.51200199999999996</c:v>
                </c:pt>
                <c:pt idx="447">
                  <c:v>-1.3177859999999999</c:v>
                </c:pt>
                <c:pt idx="448">
                  <c:v>-0.76675099999999996</c:v>
                </c:pt>
                <c:pt idx="449">
                  <c:v>-1.122309</c:v>
                </c:pt>
                <c:pt idx="450">
                  <c:v>-0.21818399999999999</c:v>
                </c:pt>
                <c:pt idx="451">
                  <c:v>-0.64115599999999995</c:v>
                </c:pt>
                <c:pt idx="452">
                  <c:v>-0.68891899999999995</c:v>
                </c:pt>
                <c:pt idx="453">
                  <c:v>-1.3726240000000001</c:v>
                </c:pt>
                <c:pt idx="454">
                  <c:v>-0.97132600000000002</c:v>
                </c:pt>
                <c:pt idx="455">
                  <c:v>-2.4324059999999998</c:v>
                </c:pt>
                <c:pt idx="456">
                  <c:v>-1.8026690000000001</c:v>
                </c:pt>
                <c:pt idx="457">
                  <c:v>-3.7512300000000001</c:v>
                </c:pt>
                <c:pt idx="458">
                  <c:v>-2.086471</c:v>
                </c:pt>
                <c:pt idx="459">
                  <c:v>-4.5468390000000003</c:v>
                </c:pt>
                <c:pt idx="460">
                  <c:v>-2.6312120000000001</c:v>
                </c:pt>
                <c:pt idx="461">
                  <c:v>-5.2590529999999998</c:v>
                </c:pt>
                <c:pt idx="462">
                  <c:v>-2.9033540000000002</c:v>
                </c:pt>
                <c:pt idx="463">
                  <c:v>-5.5780709999999996</c:v>
                </c:pt>
                <c:pt idx="464">
                  <c:v>-2.320424</c:v>
                </c:pt>
                <c:pt idx="465">
                  <c:v>-4.9218109999999999</c:v>
                </c:pt>
                <c:pt idx="466">
                  <c:v>-3.185022</c:v>
                </c:pt>
                <c:pt idx="467">
                  <c:v>-6.5557049999999997</c:v>
                </c:pt>
                <c:pt idx="468">
                  <c:v>-3.2364860000000002</c:v>
                </c:pt>
                <c:pt idx="469">
                  <c:v>-6.125095</c:v>
                </c:pt>
                <c:pt idx="470">
                  <c:v>-2.74749</c:v>
                </c:pt>
                <c:pt idx="471">
                  <c:v>-5.522348</c:v>
                </c:pt>
                <c:pt idx="472">
                  <c:v>-2.572689</c:v>
                </c:pt>
                <c:pt idx="473">
                  <c:v>-4.9533230000000001</c:v>
                </c:pt>
                <c:pt idx="474">
                  <c:v>-2.394841</c:v>
                </c:pt>
                <c:pt idx="475">
                  <c:v>-4.9707179999999997</c:v>
                </c:pt>
                <c:pt idx="476">
                  <c:v>-2.7459009999999999</c:v>
                </c:pt>
                <c:pt idx="477">
                  <c:v>-5.2442799999999998</c:v>
                </c:pt>
                <c:pt idx="478">
                  <c:v>-2.0238619999999998</c:v>
                </c:pt>
                <c:pt idx="479">
                  <c:v>-3.7945799999999998</c:v>
                </c:pt>
                <c:pt idx="480">
                  <c:v>-2.1645490000000001</c:v>
                </c:pt>
                <c:pt idx="481">
                  <c:v>-4.5512879999999996</c:v>
                </c:pt>
                <c:pt idx="482">
                  <c:v>-2.0831200000000001</c:v>
                </c:pt>
                <c:pt idx="483">
                  <c:v>-3.6742849999999998</c:v>
                </c:pt>
                <c:pt idx="484">
                  <c:v>-1.443192</c:v>
                </c:pt>
                <c:pt idx="485">
                  <c:v>-2.829901</c:v>
                </c:pt>
                <c:pt idx="486">
                  <c:v>-1.0714250000000001</c:v>
                </c:pt>
                <c:pt idx="487">
                  <c:v>-1.953649</c:v>
                </c:pt>
                <c:pt idx="488">
                  <c:v>-0.68013199999999996</c:v>
                </c:pt>
                <c:pt idx="489">
                  <c:v>-1.183284</c:v>
                </c:pt>
                <c:pt idx="490">
                  <c:v>-0.49512699999999998</c:v>
                </c:pt>
                <c:pt idx="491">
                  <c:v>-1.0237540000000001</c:v>
                </c:pt>
                <c:pt idx="492">
                  <c:v>-0.41382400000000003</c:v>
                </c:pt>
                <c:pt idx="493">
                  <c:v>-0.72892100000000004</c:v>
                </c:pt>
                <c:pt idx="494">
                  <c:v>-0.17587700000000001</c:v>
                </c:pt>
                <c:pt idx="495">
                  <c:v>-0.218555</c:v>
                </c:pt>
                <c:pt idx="496">
                  <c:v>1.073E-2</c:v>
                </c:pt>
                <c:pt idx="497">
                  <c:v>-8.5088999999999998E-2</c:v>
                </c:pt>
                <c:pt idx="498">
                  <c:v>-4.9551999999999999E-2</c:v>
                </c:pt>
                <c:pt idx="499">
                  <c:v>-0.12107800000000001</c:v>
                </c:pt>
                <c:pt idx="500">
                  <c:v>-7.2939000000000004E-2</c:v>
                </c:pt>
                <c:pt idx="501">
                  <c:v>-6.4353999999999995E-2</c:v>
                </c:pt>
                <c:pt idx="502">
                  <c:v>1.7484E-2</c:v>
                </c:pt>
                <c:pt idx="503">
                  <c:v>-1.9750000000000002E-3</c:v>
                </c:pt>
                <c:pt idx="504">
                  <c:v>-1.4952999999999999E-2</c:v>
                </c:pt>
                <c:pt idx="505">
                  <c:v>-1.6035000000000001E-2</c:v>
                </c:pt>
                <c:pt idx="506">
                  <c:v>1.57E-3</c:v>
                </c:pt>
                <c:pt idx="507">
                  <c:v>7.6400000000000001E-3</c:v>
                </c:pt>
                <c:pt idx="508">
                  <c:v>-2.6096000000000001E-2</c:v>
                </c:pt>
                <c:pt idx="509">
                  <c:v>-1.3119E-2</c:v>
                </c:pt>
                <c:pt idx="510">
                  <c:v>1.8241E-2</c:v>
                </c:pt>
                <c:pt idx="511">
                  <c:v>1.1101E-2</c:v>
                </c:pt>
                <c:pt idx="512">
                  <c:v>2.7726000000000001E-2</c:v>
                </c:pt>
                <c:pt idx="513">
                  <c:v>0.13012799999999999</c:v>
                </c:pt>
                <c:pt idx="514">
                  <c:v>9.3431E-2</c:v>
                </c:pt>
                <c:pt idx="515">
                  <c:v>0.16945499999999999</c:v>
                </c:pt>
                <c:pt idx="516">
                  <c:v>5.6877999999999998E-2</c:v>
                </c:pt>
                <c:pt idx="517">
                  <c:v>0.112592</c:v>
                </c:pt>
                <c:pt idx="518">
                  <c:v>5.2079E-2</c:v>
                </c:pt>
                <c:pt idx="519">
                  <c:v>0.110579</c:v>
                </c:pt>
                <c:pt idx="520">
                  <c:v>3.7486999999999999E-2</c:v>
                </c:pt>
                <c:pt idx="521">
                  <c:v>5.8379E-2</c:v>
                </c:pt>
                <c:pt idx="522">
                  <c:v>2.8617E-2</c:v>
                </c:pt>
                <c:pt idx="523">
                  <c:v>5.1908000000000003E-2</c:v>
                </c:pt>
                <c:pt idx="524">
                  <c:v>-4.3580000000000001E-2</c:v>
                </c:pt>
                <c:pt idx="525">
                  <c:v>-0.113205</c:v>
                </c:pt>
                <c:pt idx="526">
                  <c:v>-2.0357E-2</c:v>
                </c:pt>
                <c:pt idx="527">
                  <c:v>6.7239999999999999E-3</c:v>
                </c:pt>
                <c:pt idx="528">
                  <c:v>1.3004999999999999E-2</c:v>
                </c:pt>
                <c:pt idx="529">
                  <c:v>9.0980000000000002E-3</c:v>
                </c:pt>
                <c:pt idx="530">
                  <c:v>-3.7230000000000002E-3</c:v>
                </c:pt>
                <c:pt idx="531">
                  <c:v>1.0217E-2</c:v>
                </c:pt>
                <c:pt idx="532">
                  <c:v>3.0925000000000001E-2</c:v>
                </c:pt>
                <c:pt idx="533">
                  <c:v>6.9145999999999999E-2</c:v>
                </c:pt>
                <c:pt idx="534">
                  <c:v>1.8238999999999998E-2</c:v>
                </c:pt>
                <c:pt idx="535">
                  <c:v>3.7579000000000001E-2</c:v>
                </c:pt>
                <c:pt idx="536">
                  <c:v>1.4604000000000001E-2</c:v>
                </c:pt>
                <c:pt idx="537">
                  <c:v>2.7192999999999998E-2</c:v>
                </c:pt>
                <c:pt idx="538">
                  <c:v>3.0984999999999999E-2</c:v>
                </c:pt>
                <c:pt idx="539">
                  <c:v>5.5634000000000003E-2</c:v>
                </c:pt>
                <c:pt idx="540">
                  <c:v>1.6146000000000001E-2</c:v>
                </c:pt>
                <c:pt idx="541">
                  <c:v>4.6156999999999997E-2</c:v>
                </c:pt>
                <c:pt idx="542">
                  <c:v>3.5028999999999998E-2</c:v>
                </c:pt>
                <c:pt idx="543">
                  <c:v>5.9626999999999999E-2</c:v>
                </c:pt>
                <c:pt idx="544">
                  <c:v>1.6770000000000001E-3</c:v>
                </c:pt>
                <c:pt idx="545">
                  <c:v>2.0323999999999998E-2</c:v>
                </c:pt>
                <c:pt idx="546">
                  <c:v>2.6335999999999998E-2</c:v>
                </c:pt>
                <c:pt idx="547">
                  <c:v>4.5150000000000003E-2</c:v>
                </c:pt>
                <c:pt idx="548">
                  <c:v>3.6022999999999999E-2</c:v>
                </c:pt>
                <c:pt idx="549">
                  <c:v>8.7780999999999998E-2</c:v>
                </c:pt>
                <c:pt idx="550">
                  <c:v>8.8929999999999995E-2</c:v>
                </c:pt>
                <c:pt idx="551">
                  <c:v>0.17125699999999999</c:v>
                </c:pt>
                <c:pt idx="552">
                  <c:v>6.6435999999999995E-2</c:v>
                </c:pt>
                <c:pt idx="553">
                  <c:v>0.14100399999999999</c:v>
                </c:pt>
                <c:pt idx="554">
                  <c:v>8.3878999999999995E-2</c:v>
                </c:pt>
                <c:pt idx="555">
                  <c:v>0.19414899999999999</c:v>
                </c:pt>
                <c:pt idx="556">
                  <c:v>0.14857799999999999</c:v>
                </c:pt>
                <c:pt idx="557">
                  <c:v>0.25578400000000001</c:v>
                </c:pt>
                <c:pt idx="558">
                  <c:v>2.9266E-2</c:v>
                </c:pt>
                <c:pt idx="559">
                  <c:v>4.7107999999999997E-2</c:v>
                </c:pt>
                <c:pt idx="560">
                  <c:v>0.110065</c:v>
                </c:pt>
                <c:pt idx="561">
                  <c:v>0.229016</c:v>
                </c:pt>
                <c:pt idx="562">
                  <c:v>8.2377000000000006E-2</c:v>
                </c:pt>
                <c:pt idx="563">
                  <c:v>0.118934</c:v>
                </c:pt>
                <c:pt idx="564">
                  <c:v>2.9880000000000002E-3</c:v>
                </c:pt>
                <c:pt idx="565">
                  <c:v>-2.9297E-2</c:v>
                </c:pt>
                <c:pt idx="566">
                  <c:v>-2.9316999999999999E-2</c:v>
                </c:pt>
                <c:pt idx="567">
                  <c:v>-3.9493E-2</c:v>
                </c:pt>
                <c:pt idx="568">
                  <c:v>-2.9693000000000001E-2</c:v>
                </c:pt>
                <c:pt idx="569">
                  <c:v>-7.9957E-2</c:v>
                </c:pt>
                <c:pt idx="570">
                  <c:v>-1.0947999999999999E-2</c:v>
                </c:pt>
                <c:pt idx="571">
                  <c:v>-1.1592999999999999E-2</c:v>
                </c:pt>
                <c:pt idx="572">
                  <c:v>1.4895E-2</c:v>
                </c:pt>
                <c:pt idx="573">
                  <c:v>4.1083000000000001E-2</c:v>
                </c:pt>
                <c:pt idx="574">
                  <c:v>-5.0509999999999999E-2</c:v>
                </c:pt>
                <c:pt idx="575">
                  <c:v>-7.7287999999999996E-2</c:v>
                </c:pt>
                <c:pt idx="576">
                  <c:v>-2.7515999999999999E-2</c:v>
                </c:pt>
                <c:pt idx="577">
                  <c:v>-7.7313000000000007E-2</c:v>
                </c:pt>
                <c:pt idx="578">
                  <c:v>-2.3158000000000002E-2</c:v>
                </c:pt>
                <c:pt idx="579">
                  <c:v>4.6384000000000002E-2</c:v>
                </c:pt>
                <c:pt idx="580">
                  <c:v>5.6066999999999999E-2</c:v>
                </c:pt>
                <c:pt idx="581">
                  <c:v>2.3896000000000001E-2</c:v>
                </c:pt>
                <c:pt idx="582">
                  <c:v>-8.5987999999999995E-2</c:v>
                </c:pt>
                <c:pt idx="583">
                  <c:v>-0.27688800000000002</c:v>
                </c:pt>
                <c:pt idx="584">
                  <c:v>-0.29649799999999998</c:v>
                </c:pt>
                <c:pt idx="585">
                  <c:v>-0.70290600000000003</c:v>
                </c:pt>
                <c:pt idx="586">
                  <c:v>-0.47177599999999997</c:v>
                </c:pt>
                <c:pt idx="587">
                  <c:v>-0.978796</c:v>
                </c:pt>
                <c:pt idx="588">
                  <c:v>-0.517787</c:v>
                </c:pt>
                <c:pt idx="589">
                  <c:v>-1.0837030000000001</c:v>
                </c:pt>
                <c:pt idx="590">
                  <c:v>-0.55455900000000002</c:v>
                </c:pt>
                <c:pt idx="591">
                  <c:v>-1.0037929999999999</c:v>
                </c:pt>
                <c:pt idx="592">
                  <c:v>-0.338148</c:v>
                </c:pt>
                <c:pt idx="593">
                  <c:v>-0.65160200000000001</c:v>
                </c:pt>
                <c:pt idx="594">
                  <c:v>-0.28221299999999999</c:v>
                </c:pt>
              </c:numCache>
            </c:numRef>
          </c:val>
          <c:smooth val="0"/>
          <c:extLst>
            <c:ext xmlns:c16="http://schemas.microsoft.com/office/drawing/2014/chart" uri="{C3380CC4-5D6E-409C-BE32-E72D297353CC}">
              <c16:uniqueId val="{00000002-634B-463C-B017-A6C49748C347}"/>
            </c:ext>
          </c:extLst>
        </c:ser>
        <c:dLbls>
          <c:showLegendKey val="0"/>
          <c:showVal val="0"/>
          <c:showCatName val="0"/>
          <c:showSerName val="0"/>
          <c:showPercent val="0"/>
          <c:showBubbleSize val="0"/>
        </c:dLbls>
        <c:smooth val="0"/>
        <c:axId val="343678139"/>
        <c:axId val="541485359"/>
      </c:lineChart>
      <c:catAx>
        <c:axId val="34367813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41485359"/>
        <c:crosses val="autoZero"/>
        <c:auto val="1"/>
        <c:lblAlgn val="ctr"/>
        <c:lblOffset val="100"/>
        <c:noMultiLvlLbl val="0"/>
      </c:catAx>
      <c:valAx>
        <c:axId val="5414853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43678139"/>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Gesture</a:t>
            </a:r>
            <a:r>
              <a:rPr lang="en-US" baseline="0"/>
              <a:t> 2 Gyro Angle Change</a:t>
            </a: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Gyro_X</c:v>
                </c:pt>
              </c:strCache>
            </c:strRef>
          </c:tx>
          <c:spPr>
            <a:ln w="28575" cap="rnd">
              <a:solidFill>
                <a:schemeClr val="accent1"/>
              </a:solidFill>
              <a:round/>
            </a:ln>
            <a:effectLst/>
          </c:spPr>
          <c:marker>
            <c:symbol val="none"/>
          </c:marker>
          <c:val>
            <c:numRef>
              <c:f>Sheet1!$P$2:$P$1000</c:f>
              <c:numCache>
                <c:formatCode>General</c:formatCode>
                <c:ptCount val="999"/>
                <c:pt idx="0">
                  <c:v>11.483332733272286</c:v>
                </c:pt>
                <c:pt idx="1">
                  <c:v>11.20865131860684</c:v>
                </c:pt>
                <c:pt idx="2">
                  <c:v>10.690237652234703</c:v>
                </c:pt>
                <c:pt idx="3">
                  <c:v>9.9167133191900074</c:v>
                </c:pt>
                <c:pt idx="4">
                  <c:v>8.8381544328062063</c:v>
                </c:pt>
                <c:pt idx="5">
                  <c:v>7.4499480441500827</c:v>
                </c:pt>
                <c:pt idx="6">
                  <c:v>5.7858689632670801</c:v>
                </c:pt>
                <c:pt idx="7">
                  <c:v>3.937500504001739</c:v>
                </c:pt>
                <c:pt idx="8">
                  <c:v>1.9888866739217042</c:v>
                </c:pt>
                <c:pt idx="9">
                  <c:v>-6.9787399556729773E-2</c:v>
                </c:pt>
                <c:pt idx="10">
                  <c:v>-2.4123886715655951</c:v>
                </c:pt>
                <c:pt idx="11">
                  <c:v>-5.1658205581342829</c:v>
                </c:pt>
                <c:pt idx="12">
                  <c:v>-8.3036730469715962</c:v>
                </c:pt>
                <c:pt idx="13">
                  <c:v>-11.663755766032164</c:v>
                </c:pt>
                <c:pt idx="14">
                  <c:v>-15.06646761071152</c:v>
                </c:pt>
                <c:pt idx="15">
                  <c:v>-18.44733143849729</c:v>
                </c:pt>
                <c:pt idx="16">
                  <c:v>-21.869615969727345</c:v>
                </c:pt>
                <c:pt idx="17">
                  <c:v>-25.608675050332799</c:v>
                </c:pt>
                <c:pt idx="18">
                  <c:v>-29.754508889326143</c:v>
                </c:pt>
                <c:pt idx="19">
                  <c:v>-33.953294431539618</c:v>
                </c:pt>
                <c:pt idx="20">
                  <c:v>-37.835289962908831</c:v>
                </c:pt>
                <c:pt idx="21">
                  <c:v>-41.253804563650654</c:v>
                </c:pt>
                <c:pt idx="22">
                  <c:v>-44.297161372377644</c:v>
                </c:pt>
                <c:pt idx="23">
                  <c:v>-47.200666264930092</c:v>
                </c:pt>
                <c:pt idx="24">
                  <c:v>-50.183196259631487</c:v>
                </c:pt>
                <c:pt idx="25">
                  <c:v>-53.468727314438851</c:v>
                </c:pt>
                <c:pt idx="26">
                  <c:v>-57.198721368150075</c:v>
                </c:pt>
                <c:pt idx="27">
                  <c:v>-61.152021160787072</c:v>
                </c:pt>
                <c:pt idx="28">
                  <c:v>-64.748448977571343</c:v>
                </c:pt>
                <c:pt idx="29">
                  <c:v>-67.573326578019916</c:v>
                </c:pt>
                <c:pt idx="30">
                  <c:v>-69.613693386459531</c:v>
                </c:pt>
                <c:pt idx="31">
                  <c:v>-71.198083938730335</c:v>
                </c:pt>
                <c:pt idx="32">
                  <c:v>-72.68480017995573</c:v>
                </c:pt>
                <c:pt idx="33">
                  <c:v>-74.113199956356624</c:v>
                </c:pt>
                <c:pt idx="34">
                  <c:v>-75.221796357229493</c:v>
                </c:pt>
                <c:pt idx="35">
                  <c:v>-75.672405070084906</c:v>
                </c:pt>
                <c:pt idx="36">
                  <c:v>-75.212457388683205</c:v>
                </c:pt>
                <c:pt idx="37">
                  <c:v>-73.812716360909548</c:v>
                </c:pt>
                <c:pt idx="38">
                  <c:v>-71.733979153691351</c:v>
                </c:pt>
                <c:pt idx="39">
                  <c:v>-69.38049841061752</c:v>
                </c:pt>
                <c:pt idx="40">
                  <c:v>-67.073367022405165</c:v>
                </c:pt>
                <c:pt idx="41">
                  <c:v>-64.904221381957058</c:v>
                </c:pt>
                <c:pt idx="42">
                  <c:v>-62.728465774317918</c:v>
                </c:pt>
                <c:pt idx="43">
                  <c:v>-60.373327558831555</c:v>
                </c:pt>
                <c:pt idx="44">
                  <c:v>-57.802028227654915</c:v>
                </c:pt>
                <c:pt idx="45">
                  <c:v>-55.087859243101818</c:v>
                </c:pt>
                <c:pt idx="46">
                  <c:v>-52.244234618239787</c:v>
                </c:pt>
                <c:pt idx="47">
                  <c:v>-49.216602605874989</c:v>
                </c:pt>
                <c:pt idx="48">
                  <c:v>-45.912370673757493</c:v>
                </c:pt>
                <c:pt idx="49">
                  <c:v>-42.309800420282343</c:v>
                </c:pt>
                <c:pt idx="50">
                  <c:v>-38.404684211876692</c:v>
                </c:pt>
                <c:pt idx="51">
                  <c:v>-34.217406647639159</c:v>
                </c:pt>
                <c:pt idx="52">
                  <c:v>-29.902051354686375</c:v>
                </c:pt>
                <c:pt idx="53">
                  <c:v>-25.631143467592647</c:v>
                </c:pt>
                <c:pt idx="54">
                  <c:v>-21.450814178240794</c:v>
                </c:pt>
                <c:pt idx="55">
                  <c:v>-17.38370099467598</c:v>
                </c:pt>
                <c:pt idx="56">
                  <c:v>-13.39667403478246</c:v>
                </c:pt>
                <c:pt idx="57">
                  <c:v>-9.3629007940868121</c:v>
                </c:pt>
                <c:pt idx="58">
                  <c:v>-5.231640338205076</c:v>
                </c:pt>
                <c:pt idx="59">
                  <c:v>-1.0691906114409744</c:v>
                </c:pt>
                <c:pt idx="60">
                  <c:v>2.9648022607878453</c:v>
                </c:pt>
                <c:pt idx="61">
                  <c:v>6.6712921755720878</c:v>
                </c:pt>
                <c:pt idx="62">
                  <c:v>9.9830472120606455</c:v>
                </c:pt>
                <c:pt idx="63">
                  <c:v>12.958768327819433</c:v>
                </c:pt>
                <c:pt idx="64">
                  <c:v>15.688013761263043</c:v>
                </c:pt>
                <c:pt idx="65">
                  <c:v>18.370439346037784</c:v>
                </c:pt>
                <c:pt idx="66">
                  <c:v>21.240330419117029</c:v>
                </c:pt>
                <c:pt idx="67">
                  <c:v>24.265600530734691</c:v>
                </c:pt>
                <c:pt idx="68">
                  <c:v>27.373002380119996</c:v>
                </c:pt>
                <c:pt idx="69">
                  <c:v>30.311676652517594</c:v>
                </c:pt>
                <c:pt idx="70">
                  <c:v>32.654307779467239</c:v>
                </c:pt>
                <c:pt idx="71">
                  <c:v>34.019211623877894</c:v>
                </c:pt>
                <c:pt idx="72">
                  <c:v>34.22331503140034</c:v>
                </c:pt>
                <c:pt idx="73">
                  <c:v>33.467942290772335</c:v>
                </c:pt>
                <c:pt idx="74">
                  <c:v>32.275603184956886</c:v>
                </c:pt>
                <c:pt idx="75">
                  <c:v>31.239390921257748</c:v>
                </c:pt>
                <c:pt idx="76">
                  <c:v>30.698543702832591</c:v>
                </c:pt>
                <c:pt idx="77">
                  <c:v>30.592914228775935</c:v>
                </c:pt>
                <c:pt idx="78">
                  <c:v>30.578875104200417</c:v>
                </c:pt>
                <c:pt idx="79">
                  <c:v>30.341894202116407</c:v>
                </c:pt>
                <c:pt idx="80">
                  <c:v>29.714497078074078</c:v>
                </c:pt>
                <c:pt idx="81">
                  <c:v>28.662458976512596</c:v>
                </c:pt>
                <c:pt idx="82">
                  <c:v>27.297246956982342</c:v>
                </c:pt>
                <c:pt idx="83">
                  <c:v>25.843054717842694</c:v>
                </c:pt>
                <c:pt idx="84">
                  <c:v>24.436132463485841</c:v>
                </c:pt>
                <c:pt idx="85">
                  <c:v>23.257346454216123</c:v>
                </c:pt>
                <c:pt idx="86">
                  <c:v>22.4325259851318</c:v>
                </c:pt>
                <c:pt idx="87">
                  <c:v>22.036800425429163</c:v>
                </c:pt>
                <c:pt idx="88">
                  <c:v>22.04921633692058</c:v>
                </c:pt>
                <c:pt idx="89">
                  <c:v>22.240665090182166</c:v>
                </c:pt>
                <c:pt idx="90">
                  <c:v>22.342130168378525</c:v>
                </c:pt>
                <c:pt idx="91">
                  <c:v>22.109490165010957</c:v>
                </c:pt>
                <c:pt idx="92">
                  <c:v>21.472783721710741</c:v>
                </c:pt>
                <c:pt idx="93">
                  <c:v>20.500798927276524</c:v>
                </c:pt>
                <c:pt idx="94">
                  <c:v>19.280164128730995</c:v>
                </c:pt>
                <c:pt idx="95">
                  <c:v>17.984202866156377</c:v>
                </c:pt>
                <c:pt idx="96">
                  <c:v>16.822962268833248</c:v>
                </c:pt>
                <c:pt idx="97">
                  <c:v>15.847342503456581</c:v>
                </c:pt>
                <c:pt idx="98">
                  <c:v>15.00582665338745</c:v>
                </c:pt>
                <c:pt idx="99">
                  <c:v>14.196050840319701</c:v>
                </c:pt>
                <c:pt idx="100">
                  <c:v>13.241072743513307</c:v>
                </c:pt>
                <c:pt idx="101">
                  <c:v>12.05228224864304</c:v>
                </c:pt>
                <c:pt idx="102">
                  <c:v>10.62409174367018</c:v>
                </c:pt>
                <c:pt idx="103">
                  <c:v>8.9697319487967739</c:v>
                </c:pt>
                <c:pt idx="104">
                  <c:v>7.037931129820838</c:v>
                </c:pt>
                <c:pt idx="105">
                  <c:v>4.7424298072244211</c:v>
                </c:pt>
                <c:pt idx="106">
                  <c:v>2.0887898510799325</c:v>
                </c:pt>
                <c:pt idx="107">
                  <c:v>-0.84209768594166612</c:v>
                </c:pt>
                <c:pt idx="108">
                  <c:v>-3.8253986122228327</c:v>
                </c:pt>
                <c:pt idx="109">
                  <c:v>-6.7299223399783763</c:v>
                </c:pt>
                <c:pt idx="110">
                  <c:v>-9.865573993178808</c:v>
                </c:pt>
                <c:pt idx="111">
                  <c:v>-13.423343553315231</c:v>
                </c:pt>
                <c:pt idx="112">
                  <c:v>-17.391198622248925</c:v>
                </c:pt>
                <c:pt idx="113">
                  <c:v>-21.504629989803945</c:v>
                </c:pt>
                <c:pt idx="114">
                  <c:v>-25.276988670007867</c:v>
                </c:pt>
                <c:pt idx="115">
                  <c:v>-28.345123496607705</c:v>
                </c:pt>
                <c:pt idx="116">
                  <c:v>-30.647858746675549</c:v>
                </c:pt>
                <c:pt idx="117">
                  <c:v>-32.70397963174203</c:v>
                </c:pt>
                <c:pt idx="118">
                  <c:v>-35.36833215910719</c:v>
                </c:pt>
                <c:pt idx="119">
                  <c:v>-39.078069515925044</c:v>
                </c:pt>
                <c:pt idx="120">
                  <c:v>-43.774411445606539</c:v>
                </c:pt>
                <c:pt idx="121">
                  <c:v>-48.820812216694399</c:v>
                </c:pt>
                <c:pt idx="122">
                  <c:v>-53.435939452360515</c:v>
                </c:pt>
                <c:pt idx="123">
                  <c:v>-57.153902683313298</c:v>
                </c:pt>
                <c:pt idx="124">
                  <c:v>-59.993338929647031</c:v>
                </c:pt>
                <c:pt idx="125">
                  <c:v>-62.206422631054096</c:v>
                </c:pt>
                <c:pt idx="126">
                  <c:v>-64.035351398433008</c:v>
                </c:pt>
                <c:pt idx="127">
                  <c:v>-65.516226110464345</c:v>
                </c:pt>
                <c:pt idx="128">
                  <c:v>-66.414692668255057</c:v>
                </c:pt>
                <c:pt idx="129">
                  <c:v>-66.558112054889961</c:v>
                </c:pt>
                <c:pt idx="130">
                  <c:v>-65.812224033792162</c:v>
                </c:pt>
                <c:pt idx="131">
                  <c:v>-64.255914673116322</c:v>
                </c:pt>
                <c:pt idx="132">
                  <c:v>-62.243868959653994</c:v>
                </c:pt>
                <c:pt idx="133">
                  <c:v>-60.116134680460917</c:v>
                </c:pt>
                <c:pt idx="134">
                  <c:v>-58.030436006851694</c:v>
                </c:pt>
                <c:pt idx="135">
                  <c:v>-55.939033826714663</c:v>
                </c:pt>
                <c:pt idx="136">
                  <c:v>-53.709218350180372</c:v>
                </c:pt>
                <c:pt idx="137">
                  <c:v>-51.206403323176765</c:v>
                </c:pt>
                <c:pt idx="138">
                  <c:v>-48.402969616713229</c:v>
                </c:pt>
                <c:pt idx="139">
                  <c:v>-45.339083684378963</c:v>
                </c:pt>
                <c:pt idx="140">
                  <c:v>-42.082728730691379</c:v>
                </c:pt>
                <c:pt idx="141">
                  <c:v>-38.735877656077555</c:v>
                </c:pt>
                <c:pt idx="142">
                  <c:v>-35.407405782955998</c:v>
                </c:pt>
                <c:pt idx="143">
                  <c:v>-32.100653447296885</c:v>
                </c:pt>
                <c:pt idx="144">
                  <c:v>-28.728305978350949</c:v>
                </c:pt>
                <c:pt idx="145">
                  <c:v>-25.21552709878393</c:v>
                </c:pt>
                <c:pt idx="146">
                  <c:v>-21.56765223680825</c:v>
                </c:pt>
                <c:pt idx="147">
                  <c:v>-17.895369172072083</c:v>
                </c:pt>
                <c:pt idx="148">
                  <c:v>-14.308144008630642</c:v>
                </c:pt>
                <c:pt idx="149">
                  <c:v>-10.866347628458028</c:v>
                </c:pt>
                <c:pt idx="150">
                  <c:v>-7.6097745358888673</c:v>
                </c:pt>
                <c:pt idx="151">
                  <c:v>-4.5134172851710899</c:v>
                </c:pt>
                <c:pt idx="152">
                  <c:v>-1.5310207594676681</c:v>
                </c:pt>
                <c:pt idx="153">
                  <c:v>1.4313010357216851</c:v>
                </c:pt>
                <c:pt idx="154">
                  <c:v>4.4129076750072507</c:v>
                </c:pt>
                <c:pt idx="155">
                  <c:v>7.3540267215071058</c:v>
                </c:pt>
                <c:pt idx="156">
                  <c:v>10.317733767076964</c:v>
                </c:pt>
                <c:pt idx="157">
                  <c:v>13.247172591735424</c:v>
                </c:pt>
                <c:pt idx="158">
                  <c:v>16.136770159900717</c:v>
                </c:pt>
                <c:pt idx="159">
                  <c:v>19.014421196702703</c:v>
                </c:pt>
                <c:pt idx="160">
                  <c:v>21.651987272768647</c:v>
                </c:pt>
                <c:pt idx="161">
                  <c:v>23.897032727313274</c:v>
                </c:pt>
                <c:pt idx="162">
                  <c:v>25.776944592767009</c:v>
                </c:pt>
                <c:pt idx="163">
                  <c:v>27.308936380911668</c:v>
                </c:pt>
                <c:pt idx="164">
                  <c:v>28.471115413293433</c:v>
                </c:pt>
                <c:pt idx="165">
                  <c:v>29.183644205027562</c:v>
                </c:pt>
                <c:pt idx="166">
                  <c:v>29.479763400927013</c:v>
                </c:pt>
                <c:pt idx="167">
                  <c:v>29.626690432908472</c:v>
                </c:pt>
                <c:pt idx="168">
                  <c:v>29.753586124250301</c:v>
                </c:pt>
                <c:pt idx="169">
                  <c:v>29.884888161765293</c:v>
                </c:pt>
                <c:pt idx="170">
                  <c:v>30.043665898529987</c:v>
                </c:pt>
                <c:pt idx="171">
                  <c:v>30.226383540559386</c:v>
                </c:pt>
                <c:pt idx="172">
                  <c:v>30.200433769748198</c:v>
                </c:pt>
                <c:pt idx="173">
                  <c:v>29.776221154353234</c:v>
                </c:pt>
                <c:pt idx="174">
                  <c:v>28.867887891266168</c:v>
                </c:pt>
                <c:pt idx="175">
                  <c:v>27.502602513440845</c:v>
                </c:pt>
                <c:pt idx="176">
                  <c:v>25.913984783172026</c:v>
                </c:pt>
                <c:pt idx="177">
                  <c:v>24.308381487508584</c:v>
                </c:pt>
                <c:pt idx="178">
                  <c:v>22.888045557758414</c:v>
                </c:pt>
                <c:pt idx="179">
                  <c:v>21.769401766603245</c:v>
                </c:pt>
                <c:pt idx="180">
                  <c:v>20.94550741127118</c:v>
                </c:pt>
                <c:pt idx="181">
                  <c:v>20.315828583045757</c:v>
                </c:pt>
                <c:pt idx="182">
                  <c:v>19.683681131384841</c:v>
                </c:pt>
                <c:pt idx="183">
                  <c:v>18.952306468757143</c:v>
                </c:pt>
                <c:pt idx="184">
                  <c:v>18.093710959382001</c:v>
                </c:pt>
                <c:pt idx="185">
                  <c:v>17.163002360194358</c:v>
                </c:pt>
                <c:pt idx="186">
                  <c:v>16.246391572990468</c:v>
                </c:pt>
                <c:pt idx="187">
                  <c:v>15.43186876153066</c:v>
                </c:pt>
                <c:pt idx="188">
                  <c:v>14.806814806300048</c:v>
                </c:pt>
                <c:pt idx="189">
                  <c:v>14.383872270174047</c:v>
                </c:pt>
                <c:pt idx="190">
                  <c:v>14.124493504770566</c:v>
                </c:pt>
                <c:pt idx="191">
                  <c:v>13.917062594675155</c:v>
                </c:pt>
                <c:pt idx="192">
                  <c:v>13.596894402781652</c:v>
                </c:pt>
                <c:pt idx="193">
                  <c:v>13.029598714726021</c:v>
                </c:pt>
                <c:pt idx="194">
                  <c:v>12.093832980431499</c:v>
                </c:pt>
                <c:pt idx="195">
                  <c:v>10.693787600822869</c:v>
                </c:pt>
                <c:pt idx="196">
                  <c:v>8.8520572288064123</c:v>
                </c:pt>
                <c:pt idx="197">
                  <c:v>6.6166717442302838</c:v>
                </c:pt>
                <c:pt idx="198">
                  <c:v>3.9651215893456784</c:v>
                </c:pt>
                <c:pt idx="199">
                  <c:v>0.84093879755876477</c:v>
                </c:pt>
                <c:pt idx="200">
                  <c:v>-2.7178956383924104</c:v>
                </c:pt>
                <c:pt idx="201">
                  <c:v>-6.4752707456245613</c:v>
                </c:pt>
                <c:pt idx="202">
                  <c:v>-10.065359770712069</c:v>
                </c:pt>
                <c:pt idx="203">
                  <c:v>-13.255264235297828</c:v>
                </c:pt>
                <c:pt idx="204">
                  <c:v>-16.00431007059187</c:v>
                </c:pt>
                <c:pt idx="205">
                  <c:v>-18.570246869180032</c:v>
                </c:pt>
                <c:pt idx="206">
                  <c:v>-21.45239961179643</c:v>
                </c:pt>
                <c:pt idx="207">
                  <c:v>-25.0321843195605</c:v>
                </c:pt>
                <c:pt idx="208">
                  <c:v>-29.472455013169292</c:v>
                </c:pt>
                <c:pt idx="209">
                  <c:v>-34.658576412905902</c:v>
                </c:pt>
                <c:pt idx="210">
                  <c:v>-39.945182264647784</c:v>
                </c:pt>
                <c:pt idx="211">
                  <c:v>-44.80896991935483</c:v>
                </c:pt>
                <c:pt idx="212">
                  <c:v>-49.060782880967736</c:v>
                </c:pt>
                <c:pt idx="213">
                  <c:v>-52.781629423348377</c:v>
                </c:pt>
                <c:pt idx="214">
                  <c:v>-56.284751154881405</c:v>
                </c:pt>
                <c:pt idx="215">
                  <c:v>-59.782989271783777</c:v>
                </c:pt>
                <c:pt idx="216">
                  <c:v>-63.386390966348095</c:v>
                </c:pt>
                <c:pt idx="217">
                  <c:v>-66.688815907021123</c:v>
                </c:pt>
                <c:pt idx="218">
                  <c:v>-69.0059750488807</c:v>
                </c:pt>
                <c:pt idx="219">
                  <c:v>-69.916066487903095</c:v>
                </c:pt>
                <c:pt idx="220">
                  <c:v>-69.400973078145029</c:v>
                </c:pt>
                <c:pt idx="221">
                  <c:v>-67.813562816582134</c:v>
                </c:pt>
                <c:pt idx="222">
                  <c:v>-65.654270580250483</c:v>
                </c:pt>
                <c:pt idx="223">
                  <c:v>-63.271076248645471</c:v>
                </c:pt>
                <c:pt idx="224">
                  <c:v>-60.89746554367256</c:v>
                </c:pt>
                <c:pt idx="225">
                  <c:v>-58.518733592799109</c:v>
                </c:pt>
                <c:pt idx="226">
                  <c:v>-55.945750400943133</c:v>
                </c:pt>
                <c:pt idx="227">
                  <c:v>-53.089756472924265</c:v>
                </c:pt>
                <c:pt idx="228">
                  <c:v>-50.006032443465777</c:v>
                </c:pt>
                <c:pt idx="229">
                  <c:v>-46.815729974596465</c:v>
                </c:pt>
                <c:pt idx="230">
                  <c:v>-43.589076755104529</c:v>
                </c:pt>
                <c:pt idx="231">
                  <c:v>-40.277902520002435</c:v>
                </c:pt>
                <c:pt idx="232">
                  <c:v>-36.828439989602387</c:v>
                </c:pt>
                <c:pt idx="233">
                  <c:v>-33.225488229810331</c:v>
                </c:pt>
                <c:pt idx="234">
                  <c:v>-29.500498225214127</c:v>
                </c:pt>
                <c:pt idx="235">
                  <c:v>-25.674858300709843</c:v>
                </c:pt>
                <c:pt idx="236">
                  <c:v>-21.787333094695647</c:v>
                </c:pt>
                <c:pt idx="237">
                  <c:v>-17.909950652801733</c:v>
                </c:pt>
                <c:pt idx="238">
                  <c:v>-14.058618759745698</c:v>
                </c:pt>
                <c:pt idx="239">
                  <c:v>-10.284835964550783</c:v>
                </c:pt>
                <c:pt idx="240">
                  <c:v>-6.7545464052597683</c:v>
                </c:pt>
                <c:pt idx="241">
                  <c:v>-3.5089969371545728</c:v>
                </c:pt>
                <c:pt idx="242">
                  <c:v>-0.51217427841148144</c:v>
                </c:pt>
                <c:pt idx="243">
                  <c:v>2.2884588671567481</c:v>
                </c:pt>
                <c:pt idx="244">
                  <c:v>5.0012592898136141</c:v>
                </c:pt>
                <c:pt idx="245">
                  <c:v>7.6770854040173422</c:v>
                </c:pt>
                <c:pt idx="246">
                  <c:v>10.350775055936994</c:v>
                </c:pt>
                <c:pt idx="247">
                  <c:v>13.083960114818254</c:v>
                </c:pt>
                <c:pt idx="248">
                  <c:v>15.779436132521887</c:v>
                </c:pt>
                <c:pt idx="249">
                  <c:v>18.346297909871449</c:v>
                </c:pt>
                <c:pt idx="250">
                  <c:v>20.706785991674021</c:v>
                </c:pt>
                <c:pt idx="251">
                  <c:v>22.81022913184054</c:v>
                </c:pt>
                <c:pt idx="252">
                  <c:v>24.711810569203728</c:v>
                </c:pt>
                <c:pt idx="253">
                  <c:v>26.427785617819655</c:v>
                </c:pt>
                <c:pt idx="254">
                  <c:v>28.022077965463261</c:v>
                </c:pt>
                <c:pt idx="255">
                  <c:v>29.511327026153996</c:v>
                </c:pt>
                <c:pt idx="256">
                  <c:v>30.780112905630915</c:v>
                </c:pt>
                <c:pt idx="257">
                  <c:v>31.778213847518298</c:v>
                </c:pt>
                <c:pt idx="258">
                  <c:v>32.434956310567934</c:v>
                </c:pt>
                <c:pt idx="259">
                  <c:v>32.625971164356578</c:v>
                </c:pt>
                <c:pt idx="260">
                  <c:v>32.355456221069453</c:v>
                </c:pt>
                <c:pt idx="261">
                  <c:v>31.640981056648059</c:v>
                </c:pt>
                <c:pt idx="262">
                  <c:v>30.4733880755151</c:v>
                </c:pt>
                <c:pt idx="263">
                  <c:v>29.041857534004798</c:v>
                </c:pt>
                <c:pt idx="264">
                  <c:v>27.5801827233247</c:v>
                </c:pt>
                <c:pt idx="265">
                  <c:v>26.343923988858204</c:v>
                </c:pt>
                <c:pt idx="266">
                  <c:v>25.548267649081041</c:v>
                </c:pt>
                <c:pt idx="267">
                  <c:v>25.25893821609942</c:v>
                </c:pt>
                <c:pt idx="268">
                  <c:v>25.32578801177743</c:v>
                </c:pt>
                <c:pt idx="269">
                  <c:v>25.486865591541882</c:v>
                </c:pt>
                <c:pt idx="270">
                  <c:v>25.441407019711043</c:v>
                </c:pt>
                <c:pt idx="271">
                  <c:v>25.028578499316819</c:v>
                </c:pt>
                <c:pt idx="272">
                  <c:v>24.302907889330481</c:v>
                </c:pt>
                <c:pt idx="273">
                  <c:v>23.396069731543871</c:v>
                </c:pt>
                <c:pt idx="274">
                  <c:v>22.378544016912993</c:v>
                </c:pt>
                <c:pt idx="275">
                  <c:v>21.309833236574732</c:v>
                </c:pt>
                <c:pt idx="276">
                  <c:v>20.201512891843237</c:v>
                </c:pt>
                <c:pt idx="277">
                  <c:v>19.05017299400637</c:v>
                </c:pt>
                <c:pt idx="278">
                  <c:v>17.876987174126242</c:v>
                </c:pt>
                <c:pt idx="279">
                  <c:v>16.595607110643719</c:v>
                </c:pt>
                <c:pt idx="280">
                  <c:v>15.161494288430845</c:v>
                </c:pt>
                <c:pt idx="281">
                  <c:v>13.588676142662228</c:v>
                </c:pt>
                <c:pt idx="282">
                  <c:v>11.875443199808984</c:v>
                </c:pt>
                <c:pt idx="283">
                  <c:v>10.033771615812805</c:v>
                </c:pt>
                <c:pt idx="284">
                  <c:v>8.1073603434965502</c:v>
                </c:pt>
                <c:pt idx="285">
                  <c:v>6.1282267966266186</c:v>
                </c:pt>
                <c:pt idx="286">
                  <c:v>4.180626400694087</c:v>
                </c:pt>
                <c:pt idx="287">
                  <c:v>2.2922835126802057</c:v>
                </c:pt>
                <c:pt idx="288">
                  <c:v>0.30778424242660174</c:v>
                </c:pt>
                <c:pt idx="289">
                  <c:v>-1.9980909424219304</c:v>
                </c:pt>
                <c:pt idx="290">
                  <c:v>-4.8207662835734917</c:v>
                </c:pt>
                <c:pt idx="291">
                  <c:v>-8.1905347379020217</c:v>
                </c:pt>
                <c:pt idx="292">
                  <c:v>-12.05455348314398</c:v>
                </c:pt>
                <c:pt idx="293">
                  <c:v>-16.424926453481099</c:v>
                </c:pt>
                <c:pt idx="294">
                  <c:v>-21.279723564411476</c:v>
                </c:pt>
                <c:pt idx="295">
                  <c:v>-26.540181073123247</c:v>
                </c:pt>
                <c:pt idx="296">
                  <c:v>-32.021376451660778</c:v>
                </c:pt>
                <c:pt idx="297">
                  <c:v>-37.320631242627556</c:v>
                </c:pt>
                <c:pt idx="298">
                  <c:v>-41.927690817775009</c:v>
                </c:pt>
                <c:pt idx="299">
                  <c:v>-45.636419901419508</c:v>
                </c:pt>
                <c:pt idx="300">
                  <c:v>-48.875861683391115</c:v>
                </c:pt>
                <c:pt idx="301">
                  <c:v>-52.251893249723295</c:v>
                </c:pt>
                <c:pt idx="302">
                  <c:v>-56.210939084728828</c:v>
                </c:pt>
                <c:pt idx="303">
                  <c:v>-60.920345123034252</c:v>
                </c:pt>
                <c:pt idx="304">
                  <c:v>-65.878052380573578</c:v>
                </c:pt>
                <c:pt idx="305">
                  <c:v>-70.160853432962099</c:v>
                </c:pt>
                <c:pt idx="306">
                  <c:v>-73.369099444302861</c:v>
                </c:pt>
                <c:pt idx="307">
                  <c:v>-75.727649415416806</c:v>
                </c:pt>
                <c:pt idx="308">
                  <c:v>-77.753443447108467</c:v>
                </c:pt>
                <c:pt idx="309">
                  <c:v>-79.763667018166288</c:v>
                </c:pt>
                <c:pt idx="310">
                  <c:v>-81.69956801780296</c:v>
                </c:pt>
                <c:pt idx="311">
                  <c:v>-83.339966337446896</c:v>
                </c:pt>
                <c:pt idx="312">
                  <c:v>-84.506062290697955</c:v>
                </c:pt>
                <c:pt idx="313">
                  <c:v>-85.128234944883999</c:v>
                </c:pt>
                <c:pt idx="314">
                  <c:v>-85.04103104598633</c:v>
                </c:pt>
                <c:pt idx="315">
                  <c:v>-84.092652525066597</c:v>
                </c:pt>
                <c:pt idx="316">
                  <c:v>-82.39229577456527</c:v>
                </c:pt>
                <c:pt idx="317">
                  <c:v>-80.184900639073959</c:v>
                </c:pt>
                <c:pt idx="318">
                  <c:v>-77.72240190629249</c:v>
                </c:pt>
                <c:pt idx="319">
                  <c:v>-75.130305588166635</c:v>
                </c:pt>
                <c:pt idx="320">
                  <c:v>-72.361072716403299</c:v>
                </c:pt>
                <c:pt idx="321">
                  <c:v>-69.316435522075224</c:v>
                </c:pt>
                <c:pt idx="322">
                  <c:v>-65.917801011633713</c:v>
                </c:pt>
                <c:pt idx="323">
                  <c:v>-62.161550111401041</c:v>
                </c:pt>
                <c:pt idx="324">
                  <c:v>-58.120843209173024</c:v>
                </c:pt>
                <c:pt idx="325">
                  <c:v>-53.829658044989564</c:v>
                </c:pt>
                <c:pt idx="326">
                  <c:v>-49.237042504089771</c:v>
                </c:pt>
                <c:pt idx="327">
                  <c:v>-44.289918294007975</c:v>
                </c:pt>
                <c:pt idx="328">
                  <c:v>-39.048469448127818</c:v>
                </c:pt>
                <c:pt idx="329">
                  <c:v>-33.632756879165264</c:v>
                </c:pt>
                <c:pt idx="330">
                  <c:v>-28.194833741581956</c:v>
                </c:pt>
                <c:pt idx="331">
                  <c:v>-22.878435546750318</c:v>
                </c:pt>
                <c:pt idx="332">
                  <c:v>-17.765500515815312</c:v>
                </c:pt>
                <c:pt idx="333">
                  <c:v>-12.944718025499006</c:v>
                </c:pt>
                <c:pt idx="334">
                  <c:v>-8.3917670849890253</c:v>
                </c:pt>
                <c:pt idx="335">
                  <c:v>-3.9046624832892447</c:v>
                </c:pt>
                <c:pt idx="336">
                  <c:v>0.61757288637654051</c:v>
                </c:pt>
                <c:pt idx="337">
                  <c:v>5.2983449686490101</c:v>
                </c:pt>
                <c:pt idx="338">
                  <c:v>10.266987809276031</c:v>
                </c:pt>
                <c:pt idx="339">
                  <c:v>15.279935773090511</c:v>
                </c:pt>
                <c:pt idx="340">
                  <c:v>20.113134057628699</c:v>
                </c:pt>
                <c:pt idx="341">
                  <c:v>24.530543896476125</c:v>
                </c:pt>
                <c:pt idx="342">
                  <c:v>28.458721538546605</c:v>
                </c:pt>
                <c:pt idx="343">
                  <c:v>31.885499027775673</c:v>
                </c:pt>
                <c:pt idx="344">
                  <c:v>34.757203087220162</c:v>
                </c:pt>
                <c:pt idx="345">
                  <c:v>37.118186685475756</c:v>
                </c:pt>
                <c:pt idx="346">
                  <c:v>38.921079571766242</c:v>
                </c:pt>
                <c:pt idx="347">
                  <c:v>40.143970660330922</c:v>
                </c:pt>
                <c:pt idx="348">
                  <c:v>40.876942127124302</c:v>
                </c:pt>
                <c:pt idx="349">
                  <c:v>41.441251644581811</c:v>
                </c:pt>
                <c:pt idx="350">
                  <c:v>42.149089091690172</c:v>
                </c:pt>
                <c:pt idx="351">
                  <c:v>43.052763489856368</c:v>
                </c:pt>
                <c:pt idx="352">
                  <c:v>43.969520080059233</c:v>
                </c:pt>
                <c:pt idx="353">
                  <c:v>44.674776878458047</c:v>
                </c:pt>
                <c:pt idx="354">
                  <c:v>44.949600720888881</c:v>
                </c:pt>
                <c:pt idx="355">
                  <c:v>44.67114194647111</c:v>
                </c:pt>
                <c:pt idx="356">
                  <c:v>43.860354827541691</c:v>
                </c:pt>
                <c:pt idx="357">
                  <c:v>42.593948090990857</c:v>
                </c:pt>
                <c:pt idx="358">
                  <c:v>41.060322289171033</c:v>
                </c:pt>
                <c:pt idx="359">
                  <c:v>39.535634883387615</c:v>
                </c:pt>
                <c:pt idx="360">
                  <c:v>38.176898045719859</c:v>
                </c:pt>
                <c:pt idx="361">
                  <c:v>37.03174992480546</c:v>
                </c:pt>
                <c:pt idx="362">
                  <c:v>36.113634406309352</c:v>
                </c:pt>
                <c:pt idx="363">
                  <c:v>35.33531759818316</c:v>
                </c:pt>
                <c:pt idx="364">
                  <c:v>34.6314737662195</c:v>
                </c:pt>
                <c:pt idx="365">
                  <c:v>33.886611210895111</c:v>
                </c:pt>
                <c:pt idx="366">
                  <c:v>33.022550746677211</c:v>
                </c:pt>
                <c:pt idx="367">
                  <c:v>32.056895771743662</c:v>
                </c:pt>
                <c:pt idx="368">
                  <c:v>31.086787936308788</c:v>
                </c:pt>
                <c:pt idx="369">
                  <c:v>30.252843057582613</c:v>
                </c:pt>
                <c:pt idx="370">
                  <c:v>29.551210536430961</c:v>
                </c:pt>
                <c:pt idx="371">
                  <c:v>28.831089805702341</c:v>
                </c:pt>
                <c:pt idx="372">
                  <c:v>27.928692529588293</c:v>
                </c:pt>
                <c:pt idx="373">
                  <c:v>26.711018758996527</c:v>
                </c:pt>
                <c:pt idx="374">
                  <c:v>25.160233283816599</c:v>
                </c:pt>
                <c:pt idx="375">
                  <c:v>23.386835138140263</c:v>
                </c:pt>
                <c:pt idx="376">
                  <c:v>21.541325615377456</c:v>
                </c:pt>
                <c:pt idx="377">
                  <c:v>19.677405503069906</c:v>
                </c:pt>
                <c:pt idx="378">
                  <c:v>17.888583473008506</c:v>
                </c:pt>
                <c:pt idx="379">
                  <c:v>16.269488083548335</c:v>
                </c:pt>
                <c:pt idx="380">
                  <c:v>14.704775941877369</c:v>
                </c:pt>
                <c:pt idx="381">
                  <c:v>12.971037503039822</c:v>
                </c:pt>
                <c:pt idx="382">
                  <c:v>10.865381112979025</c:v>
                </c:pt>
                <c:pt idx="383">
                  <c:v>8.136080990719444</c:v>
                </c:pt>
                <c:pt idx="384">
                  <c:v>4.6619119709050549</c:v>
                </c:pt>
                <c:pt idx="385">
                  <c:v>0.65429525148695411</c:v>
                </c:pt>
                <c:pt idx="386">
                  <c:v>-3.5006433135427848</c:v>
                </c:pt>
                <c:pt idx="387">
                  <c:v>-7.4766775872719284</c:v>
                </c:pt>
                <c:pt idx="388">
                  <c:v>-11.08884543552649</c:v>
                </c:pt>
                <c:pt idx="389">
                  <c:v>-14.37217210681596</c:v>
                </c:pt>
                <c:pt idx="390">
                  <c:v>-17.406816624679639</c:v>
                </c:pt>
                <c:pt idx="391">
                  <c:v>-20.429500012186043</c:v>
                </c:pt>
                <c:pt idx="392">
                  <c:v>-23.629847011942324</c:v>
                </c:pt>
                <c:pt idx="393">
                  <c:v>-27.154518731703476</c:v>
                </c:pt>
                <c:pt idx="394">
                  <c:v>-31.207384097069408</c:v>
                </c:pt>
                <c:pt idx="395">
                  <c:v>-35.689612375128021</c:v>
                </c:pt>
                <c:pt idx="396">
                  <c:v>-40.174230567625465</c:v>
                </c:pt>
                <c:pt idx="397">
                  <c:v>-44.19307299627296</c:v>
                </c:pt>
                <c:pt idx="398">
                  <c:v>-47.300645976347504</c:v>
                </c:pt>
                <c:pt idx="399">
                  <c:v>-49.469195216820552</c:v>
                </c:pt>
                <c:pt idx="400">
                  <c:v>-50.992981712484145</c:v>
                </c:pt>
                <c:pt idx="401">
                  <c:v>-52.150563118234459</c:v>
                </c:pt>
                <c:pt idx="402">
                  <c:v>-52.993965495869773</c:v>
                </c:pt>
                <c:pt idx="403">
                  <c:v>-53.486821265952372</c:v>
                </c:pt>
                <c:pt idx="404">
                  <c:v>-53.410262340633324</c:v>
                </c:pt>
                <c:pt idx="405">
                  <c:v>-52.349625093820656</c:v>
                </c:pt>
                <c:pt idx="406">
                  <c:v>-50.19962567194424</c:v>
                </c:pt>
                <c:pt idx="407">
                  <c:v>-47.351715958505359</c:v>
                </c:pt>
                <c:pt idx="408">
                  <c:v>-44.292221299335246</c:v>
                </c:pt>
                <c:pt idx="409">
                  <c:v>-41.287183693348538</c:v>
                </c:pt>
                <c:pt idx="410">
                  <c:v>-38.416109359481567</c:v>
                </c:pt>
                <c:pt idx="411">
                  <c:v>-35.635164112291939</c:v>
                </c:pt>
                <c:pt idx="412">
                  <c:v>-32.877532850046094</c:v>
                </c:pt>
                <c:pt idx="413">
                  <c:v>-30.122584073045171</c:v>
                </c:pt>
                <c:pt idx="414">
                  <c:v>-27.336643631584266</c:v>
                </c:pt>
                <c:pt idx="415">
                  <c:v>-24.419942778952581</c:v>
                </c:pt>
                <c:pt idx="416">
                  <c:v>-21.358455743373529</c:v>
                </c:pt>
                <c:pt idx="417">
                  <c:v>-18.148144768506057</c:v>
                </c:pt>
                <c:pt idx="418">
                  <c:v>-14.828148053135935</c:v>
                </c:pt>
                <c:pt idx="419">
                  <c:v>-11.446226792073215</c:v>
                </c:pt>
                <c:pt idx="420">
                  <c:v>-8.0993884362317505</c:v>
                </c:pt>
                <c:pt idx="421">
                  <c:v>-4.8747949275071152</c:v>
                </c:pt>
                <c:pt idx="422">
                  <c:v>-1.8395903089569727</c:v>
                </c:pt>
                <c:pt idx="423">
                  <c:v>1.0055493572221668</c:v>
                </c:pt>
                <c:pt idx="424">
                  <c:v>3.7601087900777235</c:v>
                </c:pt>
                <c:pt idx="425">
                  <c:v>6.5454096742761685</c:v>
                </c:pt>
                <c:pt idx="426">
                  <c:v>9.4436605207906457</c:v>
                </c:pt>
                <c:pt idx="427">
                  <c:v>12.408134310374834</c:v>
                </c:pt>
                <c:pt idx="428">
                  <c:v>15.254450284167337</c:v>
                </c:pt>
                <c:pt idx="429">
                  <c:v>17.841498018483989</c:v>
                </c:pt>
                <c:pt idx="430">
                  <c:v>20.213290938114309</c:v>
                </c:pt>
                <c:pt idx="431">
                  <c:v>22.371980599352021</c:v>
                </c:pt>
                <c:pt idx="432">
                  <c:v>24.437507347364981</c:v>
                </c:pt>
                <c:pt idx="433">
                  <c:v>26.506895040417682</c:v>
                </c:pt>
                <c:pt idx="434">
                  <c:v>28.43797425960933</c:v>
                </c:pt>
                <c:pt idx="435">
                  <c:v>29.939047554417144</c:v>
                </c:pt>
                <c:pt idx="436">
                  <c:v>30.816532723328798</c:v>
                </c:pt>
                <c:pt idx="437">
                  <c:v>31.019962828862223</c:v>
                </c:pt>
                <c:pt idx="438">
                  <c:v>30.76116071228498</c:v>
                </c:pt>
                <c:pt idx="439">
                  <c:v>30.316348438039281</c:v>
                </c:pt>
                <c:pt idx="440">
                  <c:v>29.898410289278495</c:v>
                </c:pt>
                <c:pt idx="441">
                  <c:v>29.538995203492924</c:v>
                </c:pt>
                <c:pt idx="442">
                  <c:v>29.129815819423065</c:v>
                </c:pt>
                <c:pt idx="443">
                  <c:v>28.504188943034602</c:v>
                </c:pt>
                <c:pt idx="444">
                  <c:v>27.557796344173909</c:v>
                </c:pt>
                <c:pt idx="445">
                  <c:v>26.231588937290429</c:v>
                </c:pt>
                <c:pt idx="446">
                  <c:v>24.654159458544623</c:v>
                </c:pt>
                <c:pt idx="447">
                  <c:v>23.013460349373727</c:v>
                </c:pt>
                <c:pt idx="448">
                  <c:v>21.421876542386251</c:v>
                </c:pt>
                <c:pt idx="449">
                  <c:v>20.018738751538525</c:v>
                </c:pt>
                <c:pt idx="450">
                  <c:v>18.820964596507753</c:v>
                </c:pt>
                <c:pt idx="451">
                  <c:v>17.730814784577596</c:v>
                </c:pt>
                <c:pt idx="452">
                  <c:v>16.688090108886044</c:v>
                </c:pt>
                <c:pt idx="453">
                  <c:v>15.678299226708322</c:v>
                </c:pt>
                <c:pt idx="454">
                  <c:v>14.838765942174156</c:v>
                </c:pt>
                <c:pt idx="455">
                  <c:v>14.322698163330674</c:v>
                </c:pt>
                <c:pt idx="456">
                  <c:v>14.176055560064061</c:v>
                </c:pt>
                <c:pt idx="457">
                  <c:v>14.40323370886278</c:v>
                </c:pt>
                <c:pt idx="458">
                  <c:v>14.937088794685524</c:v>
                </c:pt>
                <c:pt idx="459">
                  <c:v>15.706589058791813</c:v>
                </c:pt>
                <c:pt idx="460">
                  <c:v>16.556781017615975</c:v>
                </c:pt>
                <c:pt idx="461">
                  <c:v>17.245605357263656</c:v>
                </c:pt>
                <c:pt idx="462">
                  <c:v>17.575259910118383</c:v>
                </c:pt>
                <c:pt idx="463">
                  <c:v>17.283906591916015</c:v>
                </c:pt>
                <c:pt idx="464">
                  <c:v>16.247193220077694</c:v>
                </c:pt>
                <c:pt idx="465">
                  <c:v>14.641258955676141</c:v>
                </c:pt>
                <c:pt idx="466">
                  <c:v>12.783502736562619</c:v>
                </c:pt>
                <c:pt idx="467">
                  <c:v>10.937698241831365</c:v>
                </c:pt>
                <c:pt idx="468">
                  <c:v>9.2690173769947393</c:v>
                </c:pt>
                <c:pt idx="469">
                  <c:v>7.8483289494548441</c:v>
                </c:pt>
                <c:pt idx="470">
                  <c:v>6.6472426504657474</c:v>
                </c:pt>
                <c:pt idx="471">
                  <c:v>5.6158911374564324</c:v>
                </c:pt>
                <c:pt idx="472">
                  <c:v>4.6417424747073044</c:v>
                </c:pt>
                <c:pt idx="473">
                  <c:v>3.3168029252131586</c:v>
                </c:pt>
                <c:pt idx="474">
                  <c:v>1.3931396667088953</c:v>
                </c:pt>
                <c:pt idx="475">
                  <c:v>-1.0315758066252825</c:v>
                </c:pt>
                <c:pt idx="476">
                  <c:v>-3.8421844904927775</c:v>
                </c:pt>
                <c:pt idx="477">
                  <c:v>-6.8178416806829221</c:v>
                </c:pt>
                <c:pt idx="478">
                  <c:v>-9.7657149870692628</c:v>
                </c:pt>
                <c:pt idx="479">
                  <c:v>-12.511550667327878</c:v>
                </c:pt>
                <c:pt idx="480">
                  <c:v>-14.901708793981321</c:v>
                </c:pt>
                <c:pt idx="481">
                  <c:v>-17.170688378101694</c:v>
                </c:pt>
                <c:pt idx="482">
                  <c:v>-19.958336590539659</c:v>
                </c:pt>
                <c:pt idx="483">
                  <c:v>-23.745250798728865</c:v>
                </c:pt>
                <c:pt idx="484">
                  <c:v>-28.382473622754286</c:v>
                </c:pt>
                <c:pt idx="485">
                  <c:v>-33.226736930299197</c:v>
                </c:pt>
                <c:pt idx="486">
                  <c:v>-37.744954691693216</c:v>
                </c:pt>
                <c:pt idx="487">
                  <c:v>-41.660361357859351</c:v>
                </c:pt>
                <c:pt idx="488">
                  <c:v>-44.932094210702161</c:v>
                </c:pt>
                <c:pt idx="489">
                  <c:v>-47.784272386488119</c:v>
                </c:pt>
                <c:pt idx="490">
                  <c:v>-50.381252058758356</c:v>
                </c:pt>
                <c:pt idx="491">
                  <c:v>-52.694621397583191</c:v>
                </c:pt>
                <c:pt idx="492">
                  <c:v>-54.604880469631524</c:v>
                </c:pt>
                <c:pt idx="493">
                  <c:v>-56.003284720238888</c:v>
                </c:pt>
                <c:pt idx="494">
                  <c:v>-56.791897425834108</c:v>
                </c:pt>
                <c:pt idx="495">
                  <c:v>-56.998041377317428</c:v>
                </c:pt>
                <c:pt idx="496">
                  <c:v>-56.73332278977108</c:v>
                </c:pt>
                <c:pt idx="497">
                  <c:v>-56.101782673975656</c:v>
                </c:pt>
                <c:pt idx="498">
                  <c:v>-55.111833640496151</c:v>
                </c:pt>
                <c:pt idx="499">
                  <c:v>-53.755575227686229</c:v>
                </c:pt>
                <c:pt idx="500">
                  <c:v>-52.114022863132504</c:v>
                </c:pt>
                <c:pt idx="501">
                  <c:v>-50.252718785869853</c:v>
                </c:pt>
                <c:pt idx="502">
                  <c:v>-48.073936930152463</c:v>
                </c:pt>
                <c:pt idx="503">
                  <c:v>-45.561481991549414</c:v>
                </c:pt>
                <c:pt idx="504">
                  <c:v>-42.882350471718432</c:v>
                </c:pt>
                <c:pt idx="505">
                  <c:v>-40.248992602284069</c:v>
                </c:pt>
                <c:pt idx="506">
                  <c:v>-37.737818410238383</c:v>
                </c:pt>
                <c:pt idx="507">
                  <c:v>-35.283763842033615</c:v>
                </c:pt>
                <c:pt idx="508">
                  <c:v>-32.738251245192941</c:v>
                </c:pt>
                <c:pt idx="509">
                  <c:v>-29.963384560289082</c:v>
                </c:pt>
                <c:pt idx="510">
                  <c:v>-26.9718607290833</c:v>
                </c:pt>
                <c:pt idx="511">
                  <c:v>-23.852942994501635</c:v>
                </c:pt>
                <c:pt idx="512">
                  <c:v>-20.674551394611605</c:v>
                </c:pt>
                <c:pt idx="513">
                  <c:v>-17.471328686719374</c:v>
                </c:pt>
                <c:pt idx="514">
                  <c:v>-14.275256972984986</c:v>
                </c:pt>
                <c:pt idx="515">
                  <c:v>-11.114539333525284</c:v>
                </c:pt>
                <c:pt idx="516">
                  <c:v>-8.057316786854777</c:v>
                </c:pt>
                <c:pt idx="517">
                  <c:v>-5.0804672711176817</c:v>
                </c:pt>
                <c:pt idx="518">
                  <c:v>-2.191140605695328</c:v>
                </c:pt>
                <c:pt idx="519">
                  <c:v>0.60801054641857866</c:v>
                </c:pt>
                <c:pt idx="520">
                  <c:v>3.3327571754902068</c:v>
                </c:pt>
                <c:pt idx="521">
                  <c:v>5.9483090919804029</c:v>
                </c:pt>
                <c:pt idx="522">
                  <c:v>8.4459556101407944</c:v>
                </c:pt>
                <c:pt idx="523">
                  <c:v>10.934441697937977</c:v>
                </c:pt>
                <c:pt idx="524">
                  <c:v>13.474047803979218</c:v>
                </c:pt>
                <c:pt idx="525">
                  <c:v>16.167660587899633</c:v>
                </c:pt>
                <c:pt idx="526">
                  <c:v>19.032849416141641</c:v>
                </c:pt>
                <c:pt idx="527">
                  <c:v>21.841174207818806</c:v>
                </c:pt>
                <c:pt idx="528">
                  <c:v>24.405050023662433</c:v>
                </c:pt>
                <c:pt idx="529">
                  <c:v>26.578309243189182</c:v>
                </c:pt>
                <c:pt idx="530">
                  <c:v>28.244284458325399</c:v>
                </c:pt>
                <c:pt idx="531">
                  <c:v>29.595506389158892</c:v>
                </c:pt>
                <c:pt idx="532">
                  <c:v>30.822653581375711</c:v>
                </c:pt>
                <c:pt idx="533">
                  <c:v>32.130369709748194</c:v>
                </c:pt>
                <c:pt idx="534">
                  <c:v>33.712912515553228</c:v>
                </c:pt>
                <c:pt idx="535">
                  <c:v>35.452304745242159</c:v>
                </c:pt>
                <c:pt idx="536">
                  <c:v>37.019986290337314</c:v>
                </c:pt>
                <c:pt idx="537">
                  <c:v>38.094500104530567</c:v>
                </c:pt>
                <c:pt idx="538">
                  <c:v>38.44032098243995</c:v>
                </c:pt>
                <c:pt idx="539">
                  <c:v>38.121125722791149</c:v>
                </c:pt>
                <c:pt idx="540">
                  <c:v>37.51968634833532</c:v>
                </c:pt>
                <c:pt idx="541">
                  <c:v>36.975356501368616</c:v>
                </c:pt>
                <c:pt idx="542">
                  <c:v>36.639046171341242</c:v>
                </c:pt>
                <c:pt idx="543">
                  <c:v>36.51480704791441</c:v>
                </c:pt>
                <c:pt idx="544">
                  <c:v>36.344322506956118</c:v>
                </c:pt>
                <c:pt idx="545">
                  <c:v>35.820225396816994</c:v>
                </c:pt>
                <c:pt idx="546">
                  <c:v>34.707210088880657</c:v>
                </c:pt>
                <c:pt idx="547">
                  <c:v>33.011011327103041</c:v>
                </c:pt>
                <c:pt idx="548">
                  <c:v>31.101431680560978</c:v>
                </c:pt>
                <c:pt idx="549">
                  <c:v>29.458169766949759</c:v>
                </c:pt>
                <c:pt idx="550">
                  <c:v>28.382336111610766</c:v>
                </c:pt>
                <c:pt idx="551">
                  <c:v>27.845490709378549</c:v>
                </c:pt>
                <c:pt idx="552">
                  <c:v>27.634344135190975</c:v>
                </c:pt>
                <c:pt idx="553">
                  <c:v>27.504195212487154</c:v>
                </c:pt>
                <c:pt idx="554">
                  <c:v>27.222407488237408</c:v>
                </c:pt>
                <c:pt idx="555">
                  <c:v>26.738298778472661</c:v>
                </c:pt>
                <c:pt idx="556">
                  <c:v>26.148057202903207</c:v>
                </c:pt>
                <c:pt idx="557">
                  <c:v>25.620108858845143</c:v>
                </c:pt>
                <c:pt idx="558">
                  <c:v>25.285854441668238</c:v>
                </c:pt>
                <c:pt idx="559">
                  <c:v>25.208394072834874</c:v>
                </c:pt>
                <c:pt idx="560">
                  <c:v>25.191558611378174</c:v>
                </c:pt>
                <c:pt idx="561">
                  <c:v>24.95410737915061</c:v>
                </c:pt>
                <c:pt idx="562">
                  <c:v>24.3953004915676</c:v>
                </c:pt>
                <c:pt idx="563">
                  <c:v>23.562261401736247</c:v>
                </c:pt>
                <c:pt idx="564">
                  <c:v>22.616716313701524</c:v>
                </c:pt>
                <c:pt idx="565">
                  <c:v>21.690299927427496</c:v>
                </c:pt>
                <c:pt idx="566">
                  <c:v>20.831989688878949</c:v>
                </c:pt>
                <c:pt idx="567">
                  <c:v>20.02654721510137</c:v>
                </c:pt>
                <c:pt idx="568">
                  <c:v>19.176656730799341</c:v>
                </c:pt>
                <c:pt idx="569">
                  <c:v>18.109159136183351</c:v>
                </c:pt>
                <c:pt idx="570">
                  <c:v>16.613183413459684</c:v>
                </c:pt>
                <c:pt idx="571">
                  <c:v>14.623360125190489</c:v>
                </c:pt>
                <c:pt idx="572">
                  <c:v>12.339036782686678</c:v>
                </c:pt>
                <c:pt idx="573">
                  <c:v>9.9898750870329458</c:v>
                </c:pt>
                <c:pt idx="574">
                  <c:v>7.7933178652922868</c:v>
                </c:pt>
                <c:pt idx="575">
                  <c:v>5.8824216879864411</c:v>
                </c:pt>
                <c:pt idx="576">
                  <c:v>4.0756471942267121</c:v>
                </c:pt>
                <c:pt idx="577">
                  <c:v>2.0322341303421778</c:v>
                </c:pt>
                <c:pt idx="578">
                  <c:v>-0.59724473226466579</c:v>
                </c:pt>
                <c:pt idx="579">
                  <c:v>-3.846106457619372</c:v>
                </c:pt>
                <c:pt idx="580">
                  <c:v>-7.3502216284669846</c:v>
                </c:pt>
                <c:pt idx="581">
                  <c:v>-10.811827015897643</c:v>
                </c:pt>
                <c:pt idx="582">
                  <c:v>-14.169058755579691</c:v>
                </c:pt>
                <c:pt idx="583">
                  <c:v>-17.569002540468098</c:v>
                </c:pt>
                <c:pt idx="584">
                  <c:v>-21.334321949658733</c:v>
                </c:pt>
                <c:pt idx="585">
                  <c:v>-25.612735250665558</c:v>
                </c:pt>
                <c:pt idx="586">
                  <c:v>-30.350573125652247</c:v>
                </c:pt>
                <c:pt idx="587">
                  <c:v>-35.2134893231392</c:v>
                </c:pt>
                <c:pt idx="588">
                  <c:v>-39.545685616676415</c:v>
                </c:pt>
                <c:pt idx="589">
                  <c:v>-42.946970244342886</c:v>
                </c:pt>
                <c:pt idx="590">
                  <c:v>-45.319349899456036</c:v>
                </c:pt>
                <c:pt idx="591">
                  <c:v>-46.914578461466917</c:v>
                </c:pt>
                <c:pt idx="592">
                  <c:v>-48.017683392237572</c:v>
                </c:pt>
                <c:pt idx="593">
                  <c:v>-48.634992544392823</c:v>
                </c:pt>
                <c:pt idx="594">
                  <c:v>-48.561525233504966</c:v>
                </c:pt>
                <c:pt idx="595">
                  <c:v>-47.586437668834868</c:v>
                </c:pt>
                <c:pt idx="596">
                  <c:v>-45.786218195458176</c:v>
                </c:pt>
                <c:pt idx="597">
                  <c:v>-43.404838651549014</c:v>
                </c:pt>
                <c:pt idx="598">
                  <c:v>-40.730188738518031</c:v>
                </c:pt>
                <c:pt idx="599">
                  <c:v>-38.02836736374767</c:v>
                </c:pt>
                <c:pt idx="600">
                  <c:v>-35.444307156472711</c:v>
                </c:pt>
                <c:pt idx="601">
                  <c:v>-32.947271973343256</c:v>
                </c:pt>
                <c:pt idx="602">
                  <c:v>-30.43883657387639</c:v>
                </c:pt>
                <c:pt idx="603">
                  <c:v>-27.85175152239886</c:v>
                </c:pt>
                <c:pt idx="604">
                  <c:v>-25.19577357195088</c:v>
                </c:pt>
                <c:pt idx="605">
                  <c:v>-22.505524560511866</c:v>
                </c:pt>
                <c:pt idx="606">
                  <c:v>-19.801789289301627</c:v>
                </c:pt>
                <c:pt idx="607">
                  <c:v>-17.143410503515597</c:v>
                </c:pt>
                <c:pt idx="608">
                  <c:v>-14.559485013445284</c:v>
                </c:pt>
                <c:pt idx="609">
                  <c:v>-12.045128953176379</c:v>
                </c:pt>
                <c:pt idx="610">
                  <c:v>-9.5442350541128516</c:v>
                </c:pt>
                <c:pt idx="611">
                  <c:v>-6.9450445930305937</c:v>
                </c:pt>
                <c:pt idx="612">
                  <c:v>-4.2421499811699812</c:v>
                </c:pt>
                <c:pt idx="613">
                  <c:v>-1.5866932215465812</c:v>
                </c:pt>
                <c:pt idx="614">
                  <c:v>0.8806828028843503</c:v>
                </c:pt>
                <c:pt idx="615">
                  <c:v>3.1051923868266633</c:v>
                </c:pt>
                <c:pt idx="616">
                  <c:v>5.1675326790901295</c:v>
                </c:pt>
                <c:pt idx="617">
                  <c:v>7.1981302655083272</c:v>
                </c:pt>
                <c:pt idx="618">
                  <c:v>9.2834326001981591</c:v>
                </c:pt>
                <c:pt idx="619">
                  <c:v>11.505280088194196</c:v>
                </c:pt>
                <c:pt idx="620">
                  <c:v>13.827093566430312</c:v>
                </c:pt>
                <c:pt idx="621">
                  <c:v>16.244518615101708</c:v>
                </c:pt>
                <c:pt idx="622">
                  <c:v>18.594183642799674</c:v>
                </c:pt>
                <c:pt idx="623">
                  <c:v>20.74744618994368</c:v>
                </c:pt>
                <c:pt idx="624">
                  <c:v>22.663627286144806</c:v>
                </c:pt>
                <c:pt idx="625">
                  <c:v>24.34225254042191</c:v>
                </c:pt>
                <c:pt idx="626">
                  <c:v>25.784317869613471</c:v>
                </c:pt>
                <c:pt idx="627">
                  <c:v>27.026658092221201</c:v>
                </c:pt>
                <c:pt idx="628">
                  <c:v>28.090560630376775</c:v>
                </c:pt>
                <c:pt idx="629">
                  <c:v>29.052641937769241</c:v>
                </c:pt>
                <c:pt idx="630">
                  <c:v>29.963197439013854</c:v>
                </c:pt>
                <c:pt idx="631">
                  <c:v>30.736370130233574</c:v>
                </c:pt>
                <c:pt idx="632">
                  <c:v>31.261651427628898</c:v>
                </c:pt>
                <c:pt idx="633">
                  <c:v>31.465146479076324</c:v>
                </c:pt>
                <c:pt idx="634">
                  <c:v>31.464529309494797</c:v>
                </c:pt>
                <c:pt idx="635">
                  <c:v>31.423093723304898</c:v>
                </c:pt>
                <c:pt idx="636">
                  <c:v>31.376265088838796</c:v>
                </c:pt>
                <c:pt idx="637">
                  <c:v>31.166781267062017</c:v>
                </c:pt>
                <c:pt idx="638">
                  <c:v>30.609905541720778</c:v>
                </c:pt>
                <c:pt idx="639">
                  <c:v>29.686173710886365</c:v>
                </c:pt>
                <c:pt idx="640">
                  <c:v>28.584659396668638</c:v>
                </c:pt>
                <c:pt idx="641">
                  <c:v>27.590489308735265</c:v>
                </c:pt>
                <c:pt idx="642">
                  <c:v>26.948784942560557</c:v>
                </c:pt>
                <c:pt idx="643">
                  <c:v>26.63415862370935</c:v>
                </c:pt>
                <c:pt idx="644">
                  <c:v>26.500484071235164</c:v>
                </c:pt>
                <c:pt idx="645">
                  <c:v>26.40977754981046</c:v>
                </c:pt>
                <c:pt idx="646">
                  <c:v>26.28954597881425</c:v>
                </c:pt>
                <c:pt idx="647">
                  <c:v>26.129016439237965</c:v>
                </c:pt>
                <c:pt idx="648">
                  <c:v>25.961112670453208</c:v>
                </c:pt>
                <c:pt idx="649">
                  <c:v>25.797138997044144</c:v>
                </c:pt>
                <c:pt idx="650">
                  <c:v>25.608114397103261</c:v>
                </c:pt>
                <c:pt idx="651">
                  <c:v>25.352052169161194</c:v>
                </c:pt>
                <c:pt idx="652">
                  <c:v>24.920997845777972</c:v>
                </c:pt>
                <c:pt idx="653">
                  <c:v>24.173558188862412</c:v>
                </c:pt>
                <c:pt idx="654">
                  <c:v>23.054465545085165</c:v>
                </c:pt>
                <c:pt idx="655">
                  <c:v>21.623975774183464</c:v>
                </c:pt>
                <c:pt idx="656">
                  <c:v>19.984758638699795</c:v>
                </c:pt>
                <c:pt idx="657">
                  <c:v>18.298084005925794</c:v>
                </c:pt>
                <c:pt idx="658">
                  <c:v>16.652312425807278</c:v>
                </c:pt>
                <c:pt idx="659">
                  <c:v>15.041489837291133</c:v>
                </c:pt>
                <c:pt idx="660">
                  <c:v>13.380418540545309</c:v>
                </c:pt>
                <c:pt idx="661">
                  <c:v>11.502763849734402</c:v>
                </c:pt>
                <c:pt idx="662">
                  <c:v>9.2981529727397128</c:v>
                </c:pt>
                <c:pt idx="663">
                  <c:v>6.7766701332849184</c:v>
                </c:pt>
                <c:pt idx="664">
                  <c:v>4.0795146106192197</c:v>
                </c:pt>
                <c:pt idx="665">
                  <c:v>1.3841938184068354</c:v>
                </c:pt>
                <c:pt idx="666">
                  <c:v>-1.083347917961301</c:v>
                </c:pt>
                <c:pt idx="667">
                  <c:v>-3.1642851996020749</c:v>
                </c:pt>
                <c:pt idx="668">
                  <c:v>-4.9326345156100331</c:v>
                </c:pt>
                <c:pt idx="669">
                  <c:v>-6.5993062252978332</c:v>
                </c:pt>
                <c:pt idx="670">
                  <c:v>-8.5982432607918753</c:v>
                </c:pt>
                <c:pt idx="671">
                  <c:v>-11.108352355576036</c:v>
                </c:pt>
                <c:pt idx="672">
                  <c:v>-13.972201248464515</c:v>
                </c:pt>
                <c:pt idx="673">
                  <c:v>-16.835377863495225</c:v>
                </c:pt>
                <c:pt idx="674">
                  <c:v>-19.373540686225322</c:v>
                </c:pt>
                <c:pt idx="675">
                  <c:v>-21.600521932500815</c:v>
                </c:pt>
                <c:pt idx="676">
                  <c:v>-23.856680533850799</c:v>
                </c:pt>
                <c:pt idx="677">
                  <c:v>-26.437347743173785</c:v>
                </c:pt>
                <c:pt idx="678">
                  <c:v>-29.364895428310305</c:v>
                </c:pt>
                <c:pt idx="679">
                  <c:v>-32.431692599744096</c:v>
                </c:pt>
                <c:pt idx="680">
                  <c:v>-35.193571467749216</c:v>
                </c:pt>
                <c:pt idx="681">
                  <c:v>-37.197493038394235</c:v>
                </c:pt>
                <c:pt idx="682">
                  <c:v>-38.21197483762635</c:v>
                </c:pt>
                <c:pt idx="683">
                  <c:v>-38.390234340873825</c:v>
                </c:pt>
                <c:pt idx="684">
                  <c:v>-38.020686834056349</c:v>
                </c:pt>
                <c:pt idx="685">
                  <c:v>-37.251153497375221</c:v>
                </c:pt>
                <c:pt idx="686">
                  <c:v>-36.130729647427714</c:v>
                </c:pt>
                <c:pt idx="687">
                  <c:v>-34.639775354479156</c:v>
                </c:pt>
                <c:pt idx="688">
                  <c:v>-32.77947902738957</c:v>
                </c:pt>
                <c:pt idx="689">
                  <c:v>-30.66688782684178</c:v>
                </c:pt>
                <c:pt idx="690">
                  <c:v>-28.447286450304947</c:v>
                </c:pt>
                <c:pt idx="691">
                  <c:v>-26.251061561298851</c:v>
                </c:pt>
                <c:pt idx="692">
                  <c:v>-24.194612950072877</c:v>
                </c:pt>
                <c:pt idx="693">
                  <c:v>-22.281641491071419</c:v>
                </c:pt>
                <c:pt idx="694">
                  <c:v>-20.416070741249992</c:v>
                </c:pt>
                <c:pt idx="695">
                  <c:v>-18.470961026424995</c:v>
                </c:pt>
                <c:pt idx="696">
                  <c:v>-16.348766345896493</c:v>
                </c:pt>
                <c:pt idx="697">
                  <c:v>-14.031721698978563</c:v>
                </c:pt>
                <c:pt idx="698">
                  <c:v>-11.606799064998992</c:v>
                </c:pt>
                <c:pt idx="699">
                  <c:v>-9.2066393636990131</c:v>
                </c:pt>
                <c:pt idx="700">
                  <c:v>-6.9066447764250327</c:v>
                </c:pt>
                <c:pt idx="701">
                  <c:v>-4.8794068208965315</c:v>
                </c:pt>
                <c:pt idx="702">
                  <c:v>-3.322859784478601</c:v>
                </c:pt>
                <c:pt idx="703">
                  <c:v>-2.228704828789029</c:v>
                </c:pt>
                <c:pt idx="704">
                  <c:v>-1.4278705322132486</c:v>
                </c:pt>
                <c:pt idx="705">
                  <c:v>-0.76231346156898361</c:v>
                </c:pt>
                <c:pt idx="706">
                  <c:v>-3.3535412337603931E-2</c:v>
                </c:pt>
                <c:pt idx="707">
                  <c:v>0.92861179590914811</c:v>
                </c:pt>
                <c:pt idx="708">
                  <c:v>2.1442001799909649</c:v>
                </c:pt>
                <c:pt idx="709">
                  <c:v>3.5003571763911454</c:v>
                </c:pt>
                <c:pt idx="710">
                  <c:v>4.7245368928633233</c:v>
                </c:pt>
                <c:pt idx="711">
                  <c:v>5.6379147350060572</c:v>
                </c:pt>
                <c:pt idx="712">
                  <c:v>6.3411519403059353</c:v>
                </c:pt>
                <c:pt idx="713">
                  <c:v>7.1204985814998167</c:v>
                </c:pt>
                <c:pt idx="714">
                  <c:v>8.3760286098698202</c:v>
                </c:pt>
                <c:pt idx="715">
                  <c:v>10.392670317672422</c:v>
                </c:pt>
                <c:pt idx="716">
                  <c:v>12.886628151318973</c:v>
                </c:pt>
                <c:pt idx="717">
                  <c:v>15.337944508292594</c:v>
                </c:pt>
                <c:pt idx="718">
                  <c:v>17.276428558126739</c:v>
                </c:pt>
                <c:pt idx="719">
                  <c:v>18.340183126964202</c:v>
                </c:pt>
                <c:pt idx="720">
                  <c:v>18.524282604424918</c:v>
                </c:pt>
                <c:pt idx="721">
                  <c:v>18.125823492336419</c:v>
                </c:pt>
                <c:pt idx="722">
                  <c:v>17.54981902248969</c:v>
                </c:pt>
                <c:pt idx="723">
                  <c:v>17.160198942039898</c:v>
                </c:pt>
                <c:pt idx="724">
                  <c:v>17.1216480631991</c:v>
                </c:pt>
                <c:pt idx="725">
                  <c:v>17.178675821935119</c:v>
                </c:pt>
                <c:pt idx="726">
                  <c:v>17.015372165496416</c:v>
                </c:pt>
                <c:pt idx="727">
                  <c:v>16.481548862186486</c:v>
                </c:pt>
                <c:pt idx="728">
                  <c:v>15.637642004942755</c:v>
                </c:pt>
                <c:pt idx="729">
                  <c:v>14.7342340448439</c:v>
                </c:pt>
                <c:pt idx="730">
                  <c:v>14.121616663947021</c:v>
                </c:pt>
                <c:pt idx="731">
                  <c:v>14.06752005066808</c:v>
                </c:pt>
                <c:pt idx="732">
                  <c:v>14.545150189654716</c:v>
                </c:pt>
                <c:pt idx="733">
                  <c:v>15.34493820586162</c:v>
                </c:pt>
                <c:pt idx="734">
                  <c:v>16.169390661744384</c:v>
                </c:pt>
                <c:pt idx="735">
                  <c:v>16.671043188509493</c:v>
                </c:pt>
                <c:pt idx="736">
                  <c:v>16.640367504739302</c:v>
                </c:pt>
                <c:pt idx="737">
                  <c:v>16.121983234644514</c:v>
                </c:pt>
                <c:pt idx="738">
                  <c:v>15.328573169951625</c:v>
                </c:pt>
                <c:pt idx="739">
                  <c:v>14.495881886552592</c:v>
                </c:pt>
                <c:pt idx="740">
                  <c:v>13.80060850882154</c:v>
                </c:pt>
                <c:pt idx="741">
                  <c:v>13.338817338645107</c:v>
                </c:pt>
                <c:pt idx="742">
                  <c:v>13.067757571872205</c:v>
                </c:pt>
                <c:pt idx="743">
                  <c:v>12.85305954043476</c:v>
                </c:pt>
                <c:pt idx="744">
                  <c:v>12.564626269626064</c:v>
                </c:pt>
                <c:pt idx="745">
                  <c:v>12.035213644233542</c:v>
                </c:pt>
                <c:pt idx="746">
                  <c:v>11.182929051348871</c:v>
                </c:pt>
                <c:pt idx="747">
                  <c:v>10.010941190321894</c:v>
                </c:pt>
                <c:pt idx="748">
                  <c:v>8.5709654865154548</c:v>
                </c:pt>
                <c:pt idx="749">
                  <c:v>6.9156372167851456</c:v>
                </c:pt>
                <c:pt idx="750">
                  <c:v>5.076044592449442</c:v>
                </c:pt>
                <c:pt idx="751">
                  <c:v>3.0511902006004532</c:v>
                </c:pt>
                <c:pt idx="752">
                  <c:v>0.88977313658844404</c:v>
                </c:pt>
                <c:pt idx="753">
                  <c:v>-1.3244722661433248</c:v>
                </c:pt>
                <c:pt idx="754">
                  <c:v>-3.5102710208204582</c:v>
                </c:pt>
                <c:pt idx="755">
                  <c:v>-5.6606943604040492</c:v>
                </c:pt>
                <c:pt idx="756">
                  <c:v>-7.9192368731959686</c:v>
                </c:pt>
                <c:pt idx="757">
                  <c:v>-10.39748321573205</c:v>
                </c:pt>
                <c:pt idx="758">
                  <c:v>-13.197188151417409</c:v>
                </c:pt>
                <c:pt idx="759">
                  <c:v>-16.397924028389056</c:v>
                </c:pt>
                <c:pt idx="760">
                  <c:v>-19.931043187821274</c:v>
                </c:pt>
                <c:pt idx="761">
                  <c:v>-23.499667404064851</c:v>
                </c:pt>
                <c:pt idx="762">
                  <c:v>-27.036690475983555</c:v>
                </c:pt>
                <c:pt idx="763">
                  <c:v>-30.560656726463879</c:v>
                </c:pt>
                <c:pt idx="764">
                  <c:v>-34.166963391934608</c:v>
                </c:pt>
                <c:pt idx="765">
                  <c:v>-38.068569404095918</c:v>
                </c:pt>
                <c:pt idx="766">
                  <c:v>-42.280296356013999</c:v>
                </c:pt>
                <c:pt idx="767">
                  <c:v>-46.518609928893717</c:v>
                </c:pt>
                <c:pt idx="768">
                  <c:v>-50.448566250315835</c:v>
                </c:pt>
                <c:pt idx="769">
                  <c:v>-53.846347245309516</c:v>
                </c:pt>
                <c:pt idx="770">
                  <c:v>-56.703815780403325</c:v>
                </c:pt>
                <c:pt idx="771">
                  <c:v>-59.083084624795255</c:v>
                </c:pt>
                <c:pt idx="772">
                  <c:v>-60.996065632299356</c:v>
                </c:pt>
                <c:pt idx="773">
                  <c:v>-62.350448559653366</c:v>
                </c:pt>
                <c:pt idx="774">
                  <c:v>-63.043689488460295</c:v>
                </c:pt>
                <c:pt idx="775">
                  <c:v>-63.029859098691091</c:v>
                </c:pt>
                <c:pt idx="776">
                  <c:v>-62.31064745671727</c:v>
                </c:pt>
                <c:pt idx="777">
                  <c:v>-60.900420727582926</c:v>
                </c:pt>
                <c:pt idx="778">
                  <c:v>-58.83498963303127</c:v>
                </c:pt>
                <c:pt idx="779">
                  <c:v>-56.202415480370647</c:v>
                </c:pt>
                <c:pt idx="780">
                  <c:v>-53.196619850763234</c:v>
                </c:pt>
                <c:pt idx="781">
                  <c:v>-50.013990193747972</c:v>
                </c:pt>
                <c:pt idx="782">
                  <c:v>-46.788762889873006</c:v>
                </c:pt>
                <c:pt idx="783">
                  <c:v>-43.660509112075545</c:v>
                </c:pt>
                <c:pt idx="784">
                  <c:v>-40.671728949834034</c:v>
                </c:pt>
                <c:pt idx="785">
                  <c:v>-37.763748490837358</c:v>
                </c:pt>
                <c:pt idx="786">
                  <c:v>-34.864552721020615</c:v>
                </c:pt>
                <c:pt idx="787">
                  <c:v>-31.8782837466002</c:v>
                </c:pt>
                <c:pt idx="788">
                  <c:v>-28.750371891668198</c:v>
                </c:pt>
                <c:pt idx="789">
                  <c:v>-25.543943433834833</c:v>
                </c:pt>
                <c:pt idx="790">
                  <c:v>-22.341009765158137</c:v>
                </c:pt>
                <c:pt idx="791">
                  <c:v>-19.228380729854972</c:v>
                </c:pt>
                <c:pt idx="792">
                  <c:v>-16.279437855257875</c:v>
                </c:pt>
                <c:pt idx="793">
                  <c:v>-13.566137798152718</c:v>
                </c:pt>
                <c:pt idx="794">
                  <c:v>-11.067467042189664</c:v>
                </c:pt>
                <c:pt idx="795">
                  <c:v>-8.7306835413458703</c:v>
                </c:pt>
                <c:pt idx="796">
                  <c:v>-6.415755250518953</c:v>
                </c:pt>
                <c:pt idx="797">
                  <c:v>-4.0173874255085744</c:v>
                </c:pt>
                <c:pt idx="798">
                  <c:v>-1.480861616998403</c:v>
                </c:pt>
                <c:pt idx="799">
                  <c:v>1.1309961553415653</c:v>
                </c:pt>
                <c:pt idx="800">
                  <c:v>3.7196882322347342</c:v>
                </c:pt>
                <c:pt idx="801">
                  <c:v>6.1558131075900393</c:v>
                </c:pt>
                <c:pt idx="802">
                  <c:v>8.3400390254382391</c:v>
                </c:pt>
                <c:pt idx="803">
                  <c:v>10.353734544929473</c:v>
                </c:pt>
                <c:pt idx="804">
                  <c:v>12.277427394030884</c:v>
                </c:pt>
                <c:pt idx="805">
                  <c:v>14.151693566150266</c:v>
                </c:pt>
                <c:pt idx="806">
                  <c:v>15.959169434827261</c:v>
                </c:pt>
                <c:pt idx="807">
                  <c:v>17.625689466130716</c:v>
                </c:pt>
                <c:pt idx="808">
                  <c:v>19.060450876808101</c:v>
                </c:pt>
                <c:pt idx="809">
                  <c:v>20.142518939271937</c:v>
                </c:pt>
                <c:pt idx="810">
                  <c:v>21.003145060486496</c:v>
                </c:pt>
                <c:pt idx="811">
                  <c:v>21.644674499276764</c:v>
                </c:pt>
                <c:pt idx="812">
                  <c:v>22.016112109291228</c:v>
                </c:pt>
                <c:pt idx="813">
                  <c:v>22.154692587105401</c:v>
                </c:pt>
                <c:pt idx="814">
                  <c:v>22.100347695363293</c:v>
                </c:pt>
                <c:pt idx="815">
                  <c:v>21.873313881456028</c:v>
                </c:pt>
                <c:pt idx="816">
                  <c:v>21.497100943826904</c:v>
                </c:pt>
                <c:pt idx="817">
                  <c:v>21.037187764950367</c:v>
                </c:pt>
                <c:pt idx="818">
                  <c:v>20.548260009651361</c:v>
                </c:pt>
                <c:pt idx="819">
                  <c:v>20.032314749458333</c:v>
                </c:pt>
                <c:pt idx="820">
                  <c:v>19.452362574469166</c:v>
                </c:pt>
                <c:pt idx="821">
                  <c:v>18.76784372297978</c:v>
                </c:pt>
                <c:pt idx="822">
                  <c:v>17.963012248520183</c:v>
                </c:pt>
                <c:pt idx="823">
                  <c:v>17.040959083549783</c:v>
                </c:pt>
                <c:pt idx="824">
                  <c:v>16.055510761878789</c:v>
                </c:pt>
                <c:pt idx="825">
                  <c:v>15.090682006641213</c:v>
                </c:pt>
                <c:pt idx="826">
                  <c:v>14.284037846508388</c:v>
                </c:pt>
                <c:pt idx="827">
                  <c:v>13.82480588957822</c:v>
                </c:pt>
                <c:pt idx="828">
                  <c:v>13.774318371786656</c:v>
                </c:pt>
                <c:pt idx="829">
                  <c:v>14.079989204350923</c:v>
                </c:pt>
                <c:pt idx="830">
                  <c:v>14.616442680263905</c:v>
                </c:pt>
                <c:pt idx="831">
                  <c:v>15.214821786658625</c:v>
                </c:pt>
                <c:pt idx="832">
                  <c:v>15.74045197092545</c:v>
                </c:pt>
                <c:pt idx="833">
                  <c:v>16.07412935150694</c:v>
                </c:pt>
                <c:pt idx="834">
                  <c:v>16.123404344476803</c:v>
                </c:pt>
                <c:pt idx="835">
                  <c:v>15.904012557587265</c:v>
                </c:pt>
                <c:pt idx="836">
                  <c:v>15.48678960643552</c:v>
                </c:pt>
                <c:pt idx="837">
                  <c:v>14.93008089430681</c:v>
                </c:pt>
                <c:pt idx="838">
                  <c:v>14.285095736420674</c:v>
                </c:pt>
                <c:pt idx="839">
                  <c:v>13.580357401692261</c:v>
                </c:pt>
                <c:pt idx="840">
                  <c:v>12.708530213658415</c:v>
                </c:pt>
                <c:pt idx="841">
                  <c:v>11.556787409385247</c:v>
                </c:pt>
                <c:pt idx="842">
                  <c:v>10.172955261197542</c:v>
                </c:pt>
                <c:pt idx="843">
                  <c:v>8.8560682759735911</c:v>
                </c:pt>
                <c:pt idx="844">
                  <c:v>8.0038151104541182</c:v>
                </c:pt>
                <c:pt idx="845">
                  <c:v>7.9225573482450358</c:v>
                </c:pt>
                <c:pt idx="846">
                  <c:v>8.3463182812801371</c:v>
                </c:pt>
                <c:pt idx="847">
                  <c:v>8.6834739756545343</c:v>
                </c:pt>
                <c:pt idx="848">
                  <c:v>8.3892255761414436</c:v>
                </c:pt>
                <c:pt idx="849">
                  <c:v>7.0169326046186145</c:v>
                </c:pt>
                <c:pt idx="850">
                  <c:v>4.534968372526242</c:v>
                </c:pt>
                <c:pt idx="851">
                  <c:v>1.319567565075717</c:v>
                </c:pt>
                <c:pt idx="852">
                  <c:v>-2.1291815862257977</c:v>
                </c:pt>
                <c:pt idx="853">
                  <c:v>-5.2958530145012812</c:v>
                </c:pt>
                <c:pt idx="854">
                  <c:v>-7.7378772342112558</c:v>
                </c:pt>
                <c:pt idx="855">
                  <c:v>-9.4733757095270299</c:v>
                </c:pt>
                <c:pt idx="856">
                  <c:v>-11.053356355336488</c:v>
                </c:pt>
                <c:pt idx="857">
                  <c:v>-13.07404200822976</c:v>
                </c:pt>
                <c:pt idx="858">
                  <c:v>-15.871396688065166</c:v>
                </c:pt>
                <c:pt idx="859">
                  <c:v>-19.339105394303864</c:v>
                </c:pt>
                <c:pt idx="860">
                  <c:v>-23.076504346417789</c:v>
                </c:pt>
                <c:pt idx="861">
                  <c:v>-26.713645419489431</c:v>
                </c:pt>
                <c:pt idx="862">
                  <c:v>-29.932777871099642</c:v>
                </c:pt>
                <c:pt idx="863">
                  <c:v>-32.489624473677651</c:v>
                </c:pt>
                <c:pt idx="864">
                  <c:v>-34.260964664204103</c:v>
                </c:pt>
                <c:pt idx="865">
                  <c:v>-35.310853110920021</c:v>
                </c:pt>
                <c:pt idx="866">
                  <c:v>-35.882233748701623</c:v>
                </c:pt>
                <c:pt idx="867">
                  <c:v>-36.074135293727586</c:v>
                </c:pt>
                <c:pt idx="868">
                  <c:v>-35.847417887853034</c:v>
                </c:pt>
                <c:pt idx="869">
                  <c:v>-35.255720990095973</c:v>
                </c:pt>
                <c:pt idx="870">
                  <c:v>-34.349360250294048</c:v>
                </c:pt>
                <c:pt idx="871">
                  <c:v>-33.18279148528817</c:v>
                </c:pt>
                <c:pt idx="872">
                  <c:v>-31.81501857558241</c:v>
                </c:pt>
                <c:pt idx="873">
                  <c:v>-30.25419566407076</c:v>
                </c:pt>
                <c:pt idx="874">
                  <c:v>-28.467451050789347</c:v>
                </c:pt>
                <c:pt idx="875">
                  <c:v>-26.458138429773559</c:v>
                </c:pt>
                <c:pt idx="876">
                  <c:v>-24.265925661178084</c:v>
                </c:pt>
                <c:pt idx="877">
                  <c:v>-21.987931587954524</c:v>
                </c:pt>
                <c:pt idx="878">
                  <c:v>-19.743569456195434</c:v>
                </c:pt>
                <c:pt idx="879">
                  <c:v>-17.594403787071528</c:v>
                </c:pt>
                <c:pt idx="880">
                  <c:v>-15.583049951330096</c:v>
                </c:pt>
                <c:pt idx="881">
                  <c:v>-13.658539872303496</c:v>
                </c:pt>
                <c:pt idx="882">
                  <c:v>-11.616668914857428</c:v>
                </c:pt>
                <c:pt idx="883">
                  <c:v>-9.3428205165602787</c:v>
                </c:pt>
                <c:pt idx="884">
                  <c:v>-6.9110472262290736</c:v>
                </c:pt>
                <c:pt idx="885">
                  <c:v>-4.4679276417044926</c:v>
                </c:pt>
                <c:pt idx="886">
                  <c:v>-2.2055246688704027</c:v>
                </c:pt>
                <c:pt idx="887">
                  <c:v>-0.22717695549299477</c:v>
                </c:pt>
                <c:pt idx="888">
                  <c:v>1.4988296636168652</c:v>
                </c:pt>
                <c:pt idx="889">
                  <c:v>3.0295798503445277</c:v>
                </c:pt>
                <c:pt idx="890">
                  <c:v>4.4281001533376365</c:v>
                </c:pt>
                <c:pt idx="891">
                  <c:v>5.7830668702708836</c:v>
                </c:pt>
                <c:pt idx="892">
                  <c:v>7.1685591128654655</c:v>
                </c:pt>
                <c:pt idx="893">
                  <c:v>8.5831545506081568</c:v>
                </c:pt>
                <c:pt idx="894">
                  <c:v>9.9578222595959947</c:v>
                </c:pt>
                <c:pt idx="895">
                  <c:v>11.407216794404073</c:v>
                </c:pt>
                <c:pt idx="896">
                  <c:v>13.017205498515992</c:v>
                </c:pt>
                <c:pt idx="897">
                  <c:v>14.78244990854567</c:v>
                </c:pt>
                <c:pt idx="898">
                  <c:v>16.567355210374757</c:v>
                </c:pt>
                <c:pt idx="899">
                  <c:v>18.017586106167258</c:v>
                </c:pt>
                <c:pt idx="900">
                  <c:v>18.908318064043911</c:v>
                </c:pt>
                <c:pt idx="901">
                  <c:v>19.334842422763032</c:v>
                </c:pt>
                <c:pt idx="902">
                  <c:v>19.711184254307767</c:v>
                </c:pt>
                <c:pt idx="903">
                  <c:v>20.285151409221612</c:v>
                </c:pt>
                <c:pt idx="904">
                  <c:v>21.235180181037176</c:v>
                </c:pt>
                <c:pt idx="905">
                  <c:v>22.717185277416434</c:v>
                </c:pt>
                <c:pt idx="906">
                  <c:v>24.567611471868105</c:v>
                </c:pt>
                <c:pt idx="907">
                  <c:v>26.332148322430744</c:v>
                </c:pt>
                <c:pt idx="908">
                  <c:v>27.482737915982128</c:v>
                </c:pt>
                <c:pt idx="909">
                  <c:v>27.71272317766249</c:v>
                </c:pt>
                <c:pt idx="910">
                  <c:v>27.081912294109241</c:v>
                </c:pt>
                <c:pt idx="911">
                  <c:v>25.821950648227055</c:v>
                </c:pt>
                <c:pt idx="912">
                  <c:v>24.290332355262514</c:v>
                </c:pt>
                <c:pt idx="913">
                  <c:v>22.922431068157263</c:v>
                </c:pt>
                <c:pt idx="914">
                  <c:v>22.007237486794118</c:v>
                </c:pt>
                <c:pt idx="915">
                  <c:v>21.640746737058237</c:v>
                </c:pt>
                <c:pt idx="916">
                  <c:v>21.75193016231707</c:v>
                </c:pt>
                <c:pt idx="917">
                  <c:v>22.124437359070729</c:v>
                </c:pt>
                <c:pt idx="918">
                  <c:v>22.545097651889314</c:v>
                </c:pt>
                <c:pt idx="919">
                  <c:v>22.835115238851529</c:v>
                </c:pt>
                <c:pt idx="920">
                  <c:v>22.881718594074496</c:v>
                </c:pt>
                <c:pt idx="921">
                  <c:v>22.621548862193002</c:v>
                </c:pt>
                <c:pt idx="922">
                  <c:v>22.07456840494914</c:v>
                </c:pt>
                <c:pt idx="923">
                  <c:v>21.348392956850155</c:v>
                </c:pt>
                <c:pt idx="924">
                  <c:v>20.582281077713152</c:v>
                </c:pt>
                <c:pt idx="925">
                  <c:v>19.909937876158889</c:v>
                </c:pt>
                <c:pt idx="926">
                  <c:v>19.410266678635708</c:v>
                </c:pt>
                <c:pt idx="927">
                  <c:v>19.051122345062993</c:v>
                </c:pt>
                <c:pt idx="928">
                  <c:v>18.737316238161732</c:v>
                </c:pt>
                <c:pt idx="929">
                  <c:v>18.412577353398497</c:v>
                </c:pt>
                <c:pt idx="930">
                  <c:v>18.083680486330525</c:v>
                </c:pt>
                <c:pt idx="931">
                  <c:v>17.774069316603914</c:v>
                </c:pt>
                <c:pt idx="932">
                  <c:v>17.541889710271835</c:v>
                </c:pt>
                <c:pt idx="933">
                  <c:v>17.268207256066397</c:v>
                </c:pt>
                <c:pt idx="934">
                  <c:v>16.651740250945071</c:v>
                </c:pt>
                <c:pt idx="935">
                  <c:v>15.334980705926169</c:v>
                </c:pt>
                <c:pt idx="936">
                  <c:v>13.092801831807646</c:v>
                </c:pt>
                <c:pt idx="937">
                  <c:v>9.8952915151714915</c:v>
                </c:pt>
                <c:pt idx="938">
                  <c:v>6.0124149648680616</c:v>
                </c:pt>
                <c:pt idx="939">
                  <c:v>1.9188514655707001</c:v>
                </c:pt>
                <c:pt idx="940">
                  <c:v>-2.0075124437407137</c:v>
                </c:pt>
                <c:pt idx="941">
                  <c:v>-5.4874853748658987</c:v>
                </c:pt>
                <c:pt idx="942">
                  <c:v>-8.5589724073685804</c:v>
                </c:pt>
                <c:pt idx="943">
                  <c:v>-11.62396227922121</c:v>
                </c:pt>
                <c:pt idx="944">
                  <c:v>-15.080992273636785</c:v>
                </c:pt>
                <c:pt idx="945">
                  <c:v>-19.046030688164048</c:v>
                </c:pt>
                <c:pt idx="946">
                  <c:v>-23.36554111440077</c:v>
                </c:pt>
                <c:pt idx="947">
                  <c:v>-27.752335732112755</c:v>
                </c:pt>
                <c:pt idx="948">
                  <c:v>-31.9127842374705</c:v>
                </c:pt>
                <c:pt idx="949">
                  <c:v>-35.736070792721094</c:v>
                </c:pt>
                <c:pt idx="950">
                  <c:v>-39.230147016866667</c:v>
                </c:pt>
                <c:pt idx="951">
                  <c:v>-42.464592056529334</c:v>
                </c:pt>
                <c:pt idx="952">
                  <c:v>-45.458200715398739</c:v>
                </c:pt>
                <c:pt idx="953">
                  <c:v>-48.027375121090763</c:v>
                </c:pt>
                <c:pt idx="954">
                  <c:v>-49.914204178668946</c:v>
                </c:pt>
                <c:pt idx="955">
                  <c:v>-51.081664695095569</c:v>
                </c:pt>
                <c:pt idx="956">
                  <c:v>-51.699305061193655</c:v>
                </c:pt>
                <c:pt idx="957">
                  <c:v>-51.890290499969787</c:v>
                </c:pt>
                <c:pt idx="958">
                  <c:v>-51.549918849970396</c:v>
                </c:pt>
                <c:pt idx="959">
                  <c:v>-50.459909992970992</c:v>
                </c:pt>
                <c:pt idx="960">
                  <c:v>-48.592124213111575</c:v>
                </c:pt>
                <c:pt idx="961">
                  <c:v>-46.136019028849347</c:v>
                </c:pt>
                <c:pt idx="962">
                  <c:v>-43.377424888272358</c:v>
                </c:pt>
                <c:pt idx="963">
                  <c:v>-40.54639291050691</c:v>
                </c:pt>
                <c:pt idx="964">
                  <c:v>-37.766071572296774</c:v>
                </c:pt>
                <c:pt idx="965">
                  <c:v>-35.082455160850834</c:v>
                </c:pt>
                <c:pt idx="966">
                  <c:v>-32.526538257633817</c:v>
                </c:pt>
                <c:pt idx="967">
                  <c:v>-30.104358352481139</c:v>
                </c:pt>
                <c:pt idx="968">
                  <c:v>-27.712790145431516</c:v>
                </c:pt>
                <c:pt idx="969">
                  <c:v>-25.199334822522882</c:v>
                </c:pt>
                <c:pt idx="970">
                  <c:v>-22.494174506072422</c:v>
                </c:pt>
                <c:pt idx="971">
                  <c:v>-19.615698075950977</c:v>
                </c:pt>
                <c:pt idx="972">
                  <c:v>-16.628606194431956</c:v>
                </c:pt>
                <c:pt idx="973">
                  <c:v>-13.631575210543318</c:v>
                </c:pt>
                <c:pt idx="974">
                  <c:v>-10.72449678633245</c:v>
                </c:pt>
                <c:pt idx="975">
                  <c:v>-7.9859750506058003</c:v>
                </c:pt>
                <c:pt idx="976">
                  <c:v>-5.406425389593684</c:v>
                </c:pt>
                <c:pt idx="977">
                  <c:v>-2.9166704618018104</c:v>
                </c:pt>
                <c:pt idx="978">
                  <c:v>-0.43295977256577439</c:v>
                </c:pt>
                <c:pt idx="979">
                  <c:v>2.0795054428855413</c:v>
                </c:pt>
                <c:pt idx="980">
                  <c:v>4.6364944140278306</c:v>
                </c:pt>
                <c:pt idx="981">
                  <c:v>7.239564645747274</c:v>
                </c:pt>
                <c:pt idx="982">
                  <c:v>9.8345503928323286</c:v>
                </c:pt>
                <c:pt idx="983">
                  <c:v>12.443037964975682</c:v>
                </c:pt>
                <c:pt idx="984">
                  <c:v>15.148270325676169</c:v>
                </c:pt>
                <c:pt idx="985">
                  <c:v>17.966807899162642</c:v>
                </c:pt>
                <c:pt idx="986">
                  <c:v>20.709853021179391</c:v>
                </c:pt>
                <c:pt idx="987">
                  <c:v>23.000833540755803</c:v>
                </c:pt>
                <c:pt idx="988">
                  <c:v>24.507976809940686</c:v>
                </c:pt>
                <c:pt idx="989">
                  <c:v>25.147216033741874</c:v>
                </c:pt>
                <c:pt idx="990">
                  <c:v>25.164966713067034</c:v>
                </c:pt>
                <c:pt idx="991">
                  <c:v>25.005995618805695</c:v>
                </c:pt>
                <c:pt idx="992">
                  <c:v>25.033340426429582</c:v>
                </c:pt>
                <c:pt idx="993">
                  <c:v>25.460611757900992</c:v>
                </c:pt>
                <c:pt idx="994">
                  <c:v>25.947365222742974</c:v>
                </c:pt>
                <c:pt idx="995">
                  <c:v>26.027207658288116</c:v>
                </c:pt>
                <c:pt idx="996">
                  <c:v>25.570538705122352</c:v>
                </c:pt>
                <c:pt idx="997">
                  <c:v>24.664413751019907</c:v>
                </c:pt>
                <c:pt idx="998">
                  <c:v>23.612190275999509</c:v>
                </c:pt>
              </c:numCache>
            </c:numRef>
          </c:val>
          <c:smooth val="0"/>
          <c:extLst>
            <c:ext xmlns:c16="http://schemas.microsoft.com/office/drawing/2014/chart" uri="{C3380CC4-5D6E-409C-BE32-E72D297353CC}">
              <c16:uniqueId val="{00000000-AACC-4D25-BCCA-B2A196E10A4C}"/>
            </c:ext>
          </c:extLst>
        </c:ser>
        <c:ser>
          <c:idx val="1"/>
          <c:order val="1"/>
          <c:tx>
            <c:strRef>
              <c:f>Sheet1!$Q$1</c:f>
              <c:strCache>
                <c:ptCount val="1"/>
                <c:pt idx="0">
                  <c:v>Gyro_Y</c:v>
                </c:pt>
              </c:strCache>
            </c:strRef>
          </c:tx>
          <c:spPr>
            <a:ln w="28575" cap="rnd">
              <a:solidFill>
                <a:schemeClr val="accent2"/>
              </a:solidFill>
              <a:round/>
            </a:ln>
            <a:effectLst/>
          </c:spPr>
          <c:marker>
            <c:symbol val="none"/>
          </c:marker>
          <c:val>
            <c:numRef>
              <c:f>Sheet1!$Q$2:$Q$1000</c:f>
              <c:numCache>
                <c:formatCode>General</c:formatCode>
                <c:ptCount val="999"/>
                <c:pt idx="0">
                  <c:v>19.001657126397557</c:v>
                </c:pt>
                <c:pt idx="1">
                  <c:v>17.460845203869606</c:v>
                </c:pt>
                <c:pt idx="2">
                  <c:v>15.777370419792215</c:v>
                </c:pt>
                <c:pt idx="3">
                  <c:v>13.91694243139637</c:v>
                </c:pt>
                <c:pt idx="4">
                  <c:v>11.931415942768442</c:v>
                </c:pt>
                <c:pt idx="5">
                  <c:v>9.9044130239130723</c:v>
                </c:pt>
                <c:pt idx="6">
                  <c:v>7.9294951434348109</c:v>
                </c:pt>
                <c:pt idx="7">
                  <c:v>5.9861652405661143</c:v>
                </c:pt>
                <c:pt idx="8">
                  <c:v>3.9937895757547919</c:v>
                </c:pt>
                <c:pt idx="9">
                  <c:v>1.8748761842396962</c:v>
                </c:pt>
                <c:pt idx="10">
                  <c:v>-0.35500849944509771</c:v>
                </c:pt>
                <c:pt idx="11">
                  <c:v>-2.5696525494561953</c:v>
                </c:pt>
                <c:pt idx="12">
                  <c:v>-4.6181390984670712</c:v>
                </c:pt>
                <c:pt idx="13">
                  <c:v>-6.5064171164977296</c:v>
                </c:pt>
                <c:pt idx="14">
                  <c:v>-8.2132637941677746</c:v>
                </c:pt>
                <c:pt idx="15">
                  <c:v>-9.6747239982844189</c:v>
                </c:pt>
                <c:pt idx="16">
                  <c:v>-10.87589545831873</c:v>
                </c:pt>
                <c:pt idx="17">
                  <c:v>-11.995893169152355</c:v>
                </c:pt>
                <c:pt idx="18">
                  <c:v>-13.539097685769308</c:v>
                </c:pt>
                <c:pt idx="19">
                  <c:v>-15.879604832053923</c:v>
                </c:pt>
                <c:pt idx="20">
                  <c:v>-18.879250435412843</c:v>
                </c:pt>
                <c:pt idx="21">
                  <c:v>-21.952950946704586</c:v>
                </c:pt>
                <c:pt idx="22">
                  <c:v>-24.597226087770498</c:v>
                </c:pt>
                <c:pt idx="23">
                  <c:v>-26.526105846015085</c:v>
                </c:pt>
                <c:pt idx="24">
                  <c:v>-27.416305669094783</c:v>
                </c:pt>
                <c:pt idx="25">
                  <c:v>-27.003660375712887</c:v>
                </c:pt>
                <c:pt idx="26">
                  <c:v>-25.472883048198632</c:v>
                </c:pt>
                <c:pt idx="27">
                  <c:v>-23.690438027234659</c:v>
                </c:pt>
                <c:pt idx="28">
                  <c:v>-22.500924866689964</c:v>
                </c:pt>
                <c:pt idx="29">
                  <c:v>-22.095755309356164</c:v>
                </c:pt>
                <c:pt idx="30">
                  <c:v>-22.19504806316904</c:v>
                </c:pt>
                <c:pt idx="31">
                  <c:v>-22.380365301905659</c:v>
                </c:pt>
                <c:pt idx="32">
                  <c:v>-22.340892295867548</c:v>
                </c:pt>
                <c:pt idx="33">
                  <c:v>-21.973798989950197</c:v>
                </c:pt>
                <c:pt idx="34">
                  <c:v>-21.306225710151192</c:v>
                </c:pt>
                <c:pt idx="35">
                  <c:v>-20.60996029594817</c:v>
                </c:pt>
                <c:pt idx="36">
                  <c:v>-20.23813543002921</c:v>
                </c:pt>
                <c:pt idx="37">
                  <c:v>-20.275266981428626</c:v>
                </c:pt>
                <c:pt idx="38">
                  <c:v>-20.552020561800056</c:v>
                </c:pt>
                <c:pt idx="39">
                  <c:v>-20.560318830564057</c:v>
                </c:pt>
                <c:pt idx="40">
                  <c:v>-19.872922513952776</c:v>
                </c:pt>
                <c:pt idx="41">
                  <c:v>-18.523718563673722</c:v>
                </c:pt>
                <c:pt idx="42">
                  <c:v>-16.844999672400245</c:v>
                </c:pt>
                <c:pt idx="43">
                  <c:v>-15.16857669895224</c:v>
                </c:pt>
                <c:pt idx="44">
                  <c:v>-13.633675224973194</c:v>
                </c:pt>
                <c:pt idx="45">
                  <c:v>-12.159325900473728</c:v>
                </c:pt>
                <c:pt idx="46">
                  <c:v>-10.654734062464254</c:v>
                </c:pt>
                <c:pt idx="47">
                  <c:v>-9.165194021214969</c:v>
                </c:pt>
                <c:pt idx="48">
                  <c:v>-7.7037531807906694</c:v>
                </c:pt>
                <c:pt idx="49">
                  <c:v>-6.3583391571748553</c:v>
                </c:pt>
                <c:pt idx="50">
                  <c:v>-5.180723694031359</c:v>
                </c:pt>
                <c:pt idx="51">
                  <c:v>-4.0811868201507311</c:v>
                </c:pt>
                <c:pt idx="52">
                  <c:v>-3.0000395837477161</c:v>
                </c:pt>
                <c:pt idx="53">
                  <c:v>-1.8670196720727616</c:v>
                </c:pt>
                <c:pt idx="54">
                  <c:v>-0.59315395863130649</c:v>
                </c:pt>
                <c:pt idx="55">
                  <c:v>0.87609502054131949</c:v>
                </c:pt>
                <c:pt idx="56">
                  <c:v>2.5542070801304932</c:v>
                </c:pt>
                <c:pt idx="57">
                  <c:v>4.4730376185278828</c:v>
                </c:pt>
                <c:pt idx="58">
                  <c:v>6.5284948461573249</c:v>
                </c:pt>
                <c:pt idx="59">
                  <c:v>8.560837509234176</c:v>
                </c:pt>
                <c:pt idx="60">
                  <c:v>10.377503859049492</c:v>
                </c:pt>
                <c:pt idx="61">
                  <c:v>11.834952061868503</c:v>
                </c:pt>
                <c:pt idx="62">
                  <c:v>13.169509520631133</c:v>
                </c:pt>
                <c:pt idx="63">
                  <c:v>14.767465750218509</c:v>
                </c:pt>
                <c:pt idx="64">
                  <c:v>16.953381995214141</c:v>
                </c:pt>
                <c:pt idx="65">
                  <c:v>19.741590715309858</c:v>
                </c:pt>
                <c:pt idx="66">
                  <c:v>22.811912681003662</c:v>
                </c:pt>
                <c:pt idx="67">
                  <c:v>25.716073487383586</c:v>
                </c:pt>
                <c:pt idx="68">
                  <c:v>28.124152257635913</c:v>
                </c:pt>
                <c:pt idx="69">
                  <c:v>29.806218952483192</c:v>
                </c:pt>
                <c:pt idx="70">
                  <c:v>30.936577713433525</c:v>
                </c:pt>
                <c:pt idx="71">
                  <c:v>31.984475739164857</c:v>
                </c:pt>
                <c:pt idx="72">
                  <c:v>33.314501524381555</c:v>
                </c:pt>
                <c:pt idx="73">
                  <c:v>35.145506893893923</c:v>
                </c:pt>
                <c:pt idx="74">
                  <c:v>37.501276836016046</c:v>
                </c:pt>
                <c:pt idx="75">
                  <c:v>39.941129999295725</c:v>
                </c:pt>
                <c:pt idx="76">
                  <c:v>41.994765979309811</c:v>
                </c:pt>
                <c:pt idx="77">
                  <c:v>43.575357959723618</c:v>
                </c:pt>
                <c:pt idx="78">
                  <c:v>44.789892280529152</c:v>
                </c:pt>
                <c:pt idx="79">
                  <c:v>45.805859534918568</c:v>
                </c:pt>
                <c:pt idx="80">
                  <c:v>46.834312604220202</c:v>
                </c:pt>
                <c:pt idx="81">
                  <c:v>47.9657166121358</c:v>
                </c:pt>
                <c:pt idx="82">
                  <c:v>49.068345979893081</c:v>
                </c:pt>
                <c:pt idx="83">
                  <c:v>49.945251940295222</c:v>
                </c:pt>
                <c:pt idx="84">
                  <c:v>50.375762841489319</c:v>
                </c:pt>
                <c:pt idx="85">
                  <c:v>50.335062344659534</c:v>
                </c:pt>
                <c:pt idx="86">
                  <c:v>49.664078337766348</c:v>
                </c:pt>
                <c:pt idx="87">
                  <c:v>47.930432711011022</c:v>
                </c:pt>
                <c:pt idx="88">
                  <c:v>45.247192736790808</c:v>
                </c:pt>
                <c:pt idx="89">
                  <c:v>42.257668642054995</c:v>
                </c:pt>
                <c:pt idx="90">
                  <c:v>39.619300069213885</c:v>
                </c:pt>
                <c:pt idx="91">
                  <c:v>37.619004847829601</c:v>
                </c:pt>
                <c:pt idx="92">
                  <c:v>36.111167230873001</c:v>
                </c:pt>
                <c:pt idx="93">
                  <c:v>34.964595286255545</c:v>
                </c:pt>
                <c:pt idx="94">
                  <c:v>33.955883060530432</c:v>
                </c:pt>
                <c:pt idx="95">
                  <c:v>32.880604439319825</c:v>
                </c:pt>
                <c:pt idx="96">
                  <c:v>31.519052050533432</c:v>
                </c:pt>
                <c:pt idx="97">
                  <c:v>29.647078589522764</c:v>
                </c:pt>
                <c:pt idx="98">
                  <c:v>27.294685477732308</c:v>
                </c:pt>
                <c:pt idx="99">
                  <c:v>24.713940088177662</c:v>
                </c:pt>
                <c:pt idx="100">
                  <c:v>22.04244390641411</c:v>
                </c:pt>
                <c:pt idx="101">
                  <c:v>19.365111408285827</c:v>
                </c:pt>
                <c:pt idx="102">
                  <c:v>16.771189500120112</c:v>
                </c:pt>
                <c:pt idx="103">
                  <c:v>14.33236625011771</c:v>
                </c:pt>
                <c:pt idx="104">
                  <c:v>12.136691545115356</c:v>
                </c:pt>
                <c:pt idx="105">
                  <c:v>10.216560714213051</c:v>
                </c:pt>
                <c:pt idx="106">
                  <c:v>8.5721007599287908</c:v>
                </c:pt>
                <c:pt idx="107">
                  <c:v>7.0879490847302149</c:v>
                </c:pt>
                <c:pt idx="108">
                  <c:v>5.5118991830356103</c:v>
                </c:pt>
                <c:pt idx="109">
                  <c:v>3.7627899793748982</c:v>
                </c:pt>
                <c:pt idx="110">
                  <c:v>2.0621192197873999</c:v>
                </c:pt>
                <c:pt idx="111">
                  <c:v>0.67128857539165177</c:v>
                </c:pt>
                <c:pt idx="112">
                  <c:v>-0.30103111611618127</c:v>
                </c:pt>
                <c:pt idx="113">
                  <c:v>-1.2735285537938577</c:v>
                </c:pt>
                <c:pt idx="114">
                  <c:v>-2.8641355627179803</c:v>
                </c:pt>
                <c:pt idx="115">
                  <c:v>-5.3576589114636208</c:v>
                </c:pt>
                <c:pt idx="116">
                  <c:v>-8.1155249332343473</c:v>
                </c:pt>
                <c:pt idx="117">
                  <c:v>-10.132310054569661</c:v>
                </c:pt>
                <c:pt idx="118">
                  <c:v>-10.668744893478266</c:v>
                </c:pt>
                <c:pt idx="119">
                  <c:v>-9.3850475756087004</c:v>
                </c:pt>
                <c:pt idx="120">
                  <c:v>-7.003594784096526</c:v>
                </c:pt>
                <c:pt idx="121">
                  <c:v>-4.929863208414595</c:v>
                </c:pt>
                <c:pt idx="122">
                  <c:v>-4.1196346642463029</c:v>
                </c:pt>
                <c:pt idx="123">
                  <c:v>-4.7097688909613771</c:v>
                </c:pt>
                <c:pt idx="124">
                  <c:v>-5.8515587131421496</c:v>
                </c:pt>
                <c:pt idx="125">
                  <c:v>-6.651327198879307</c:v>
                </c:pt>
                <c:pt idx="126">
                  <c:v>-6.6038201149017208</c:v>
                </c:pt>
                <c:pt idx="127">
                  <c:v>-5.8935729326036865</c:v>
                </c:pt>
                <c:pt idx="128">
                  <c:v>-5.0640479739516131</c:v>
                </c:pt>
                <c:pt idx="129">
                  <c:v>-4.6670354344725808</c:v>
                </c:pt>
                <c:pt idx="130">
                  <c:v>-4.966664925783129</c:v>
                </c:pt>
                <c:pt idx="131">
                  <c:v>-5.8168922272674664</c:v>
                </c:pt>
                <c:pt idx="132">
                  <c:v>-6.8556069427221171</c:v>
                </c:pt>
                <c:pt idx="133">
                  <c:v>-7.7189585638676741</c:v>
                </c:pt>
                <c:pt idx="134">
                  <c:v>-8.1884778125903193</c:v>
                </c:pt>
                <c:pt idx="135">
                  <c:v>-8.2012888963385127</c:v>
                </c:pt>
                <c:pt idx="136">
                  <c:v>-7.9042205184117424</c:v>
                </c:pt>
                <c:pt idx="137">
                  <c:v>-7.4768728880435074</c:v>
                </c:pt>
                <c:pt idx="138">
                  <c:v>-7.0720740502826374</c:v>
                </c:pt>
                <c:pt idx="139">
                  <c:v>-6.7449875292769841</c:v>
                </c:pt>
                <c:pt idx="140">
                  <c:v>-6.4366034586914438</c:v>
                </c:pt>
                <c:pt idx="141">
                  <c:v>-6.0258389295176151</c:v>
                </c:pt>
                <c:pt idx="142">
                  <c:v>-5.4089451709272636</c:v>
                </c:pt>
                <c:pt idx="143">
                  <c:v>-4.6329303675087186</c:v>
                </c:pt>
                <c:pt idx="144">
                  <c:v>-3.825542120158544</c:v>
                </c:pt>
                <c:pt idx="145">
                  <c:v>-3.1245028977553728</c:v>
                </c:pt>
                <c:pt idx="146">
                  <c:v>-2.4496642798002655</c:v>
                </c:pt>
                <c:pt idx="147">
                  <c:v>-1.6059369142042599</c:v>
                </c:pt>
                <c:pt idx="148">
                  <c:v>-0.49278543592017476</c:v>
                </c:pt>
                <c:pt idx="149">
                  <c:v>0.94325293279822864</c:v>
                </c:pt>
                <c:pt idx="150">
                  <c:v>2.6855171141422645</c:v>
                </c:pt>
                <c:pt idx="151">
                  <c:v>4.6260372318594198</c:v>
                </c:pt>
                <c:pt idx="152">
                  <c:v>6.6104593672222309</c:v>
                </c:pt>
                <c:pt idx="153">
                  <c:v>8.4467466398777855</c:v>
                </c:pt>
                <c:pt idx="154">
                  <c:v>10.20413716708023</c:v>
                </c:pt>
                <c:pt idx="155">
                  <c:v>11.785667003738626</c:v>
                </c:pt>
                <c:pt idx="156">
                  <c:v>13.241357483663853</c:v>
                </c:pt>
                <c:pt idx="157">
                  <c:v>14.686762153990577</c:v>
                </c:pt>
                <c:pt idx="158">
                  <c:v>16.277343470910765</c:v>
                </c:pt>
                <c:pt idx="159">
                  <c:v>18.168755741492546</c:v>
                </c:pt>
                <c:pt idx="160">
                  <c:v>20.187345786662696</c:v>
                </c:pt>
                <c:pt idx="161">
                  <c:v>22.100042570929443</c:v>
                </c:pt>
                <c:pt idx="162">
                  <c:v>23.692276099510853</c:v>
                </c:pt>
                <c:pt idx="163">
                  <c:v>24.855847377520636</c:v>
                </c:pt>
                <c:pt idx="164">
                  <c:v>25.623441009970222</c:v>
                </c:pt>
                <c:pt idx="165">
                  <c:v>26.334681929770817</c:v>
                </c:pt>
                <c:pt idx="166">
                  <c:v>27.3522703711754</c:v>
                </c:pt>
                <c:pt idx="167">
                  <c:v>28.875584343751893</c:v>
                </c:pt>
                <c:pt idx="168">
                  <c:v>30.739674496876855</c:v>
                </c:pt>
                <c:pt idx="169">
                  <c:v>32.700974286939314</c:v>
                </c:pt>
                <c:pt idx="170">
                  <c:v>34.54706424120053</c:v>
                </c:pt>
                <c:pt idx="171">
                  <c:v>36.303882376376521</c:v>
                </c:pt>
                <c:pt idx="172">
                  <c:v>38.15572698884899</c:v>
                </c:pt>
                <c:pt idx="173">
                  <c:v>39.957749189072004</c:v>
                </c:pt>
                <c:pt idx="174">
                  <c:v>40.956430445290557</c:v>
                </c:pt>
                <c:pt idx="175">
                  <c:v>40.743623476384741</c:v>
                </c:pt>
                <c:pt idx="176">
                  <c:v>39.881379006857046</c:v>
                </c:pt>
                <c:pt idx="177">
                  <c:v>38.9696849267199</c:v>
                </c:pt>
                <c:pt idx="178">
                  <c:v>38.090921528185497</c:v>
                </c:pt>
                <c:pt idx="179">
                  <c:v>36.966282897621795</c:v>
                </c:pt>
                <c:pt idx="180">
                  <c:v>35.440026959669353</c:v>
                </c:pt>
                <c:pt idx="181">
                  <c:v>33.680432760475966</c:v>
                </c:pt>
                <c:pt idx="182">
                  <c:v>31.905629485266449</c:v>
                </c:pt>
                <c:pt idx="183">
                  <c:v>30.22895051556112</c:v>
                </c:pt>
                <c:pt idx="184">
                  <c:v>28.618276045249896</c:v>
                </c:pt>
                <c:pt idx="185">
                  <c:v>27.005522744344898</c:v>
                </c:pt>
                <c:pt idx="186">
                  <c:v>25.312926029457998</c:v>
                </c:pt>
                <c:pt idx="187">
                  <c:v>23.501501688868839</c:v>
                </c:pt>
                <c:pt idx="188">
                  <c:v>21.546238035091463</c:v>
                </c:pt>
                <c:pt idx="189">
                  <c:v>19.330535354389635</c:v>
                </c:pt>
                <c:pt idx="190">
                  <c:v>16.874204287301843</c:v>
                </c:pt>
                <c:pt idx="191">
                  <c:v>14.348547181555805</c:v>
                </c:pt>
                <c:pt idx="192">
                  <c:v>11.825857057924688</c:v>
                </c:pt>
                <c:pt idx="193">
                  <c:v>9.4061284967661933</c:v>
                </c:pt>
                <c:pt idx="194">
                  <c:v>7.1988205668308689</c:v>
                </c:pt>
                <c:pt idx="195">
                  <c:v>5.3532888554942515</c:v>
                </c:pt>
                <c:pt idx="196">
                  <c:v>4.1295974583843664</c:v>
                </c:pt>
                <c:pt idx="197">
                  <c:v>3.7211196092166787</c:v>
                </c:pt>
                <c:pt idx="198">
                  <c:v>4.1783087370323457</c:v>
                </c:pt>
                <c:pt idx="199">
                  <c:v>5.2870069622916986</c:v>
                </c:pt>
                <c:pt idx="200">
                  <c:v>6.2185740430458649</c:v>
                </c:pt>
                <c:pt idx="201">
                  <c:v>5.9433665221849479</c:v>
                </c:pt>
                <c:pt idx="202">
                  <c:v>4.1732141117412489</c:v>
                </c:pt>
                <c:pt idx="203">
                  <c:v>1.371290589506424</c:v>
                </c:pt>
                <c:pt idx="204">
                  <c:v>-1.5830988222837041</c:v>
                </c:pt>
                <c:pt idx="205">
                  <c:v>-3.9286133458380297</c:v>
                </c:pt>
                <c:pt idx="206">
                  <c:v>-5.0804045389212682</c:v>
                </c:pt>
                <c:pt idx="207">
                  <c:v>-4.6583304481428431</c:v>
                </c:pt>
                <c:pt idx="208">
                  <c:v>-2.8102505391799864</c:v>
                </c:pt>
                <c:pt idx="209">
                  <c:v>-0.60909138839638644</c:v>
                </c:pt>
                <c:pt idx="210">
                  <c:v>0.35641749937154127</c:v>
                </c:pt>
                <c:pt idx="211">
                  <c:v>-0.39956207061588961</c:v>
                </c:pt>
                <c:pt idx="212">
                  <c:v>-2.1216846892035717</c:v>
                </c:pt>
                <c:pt idx="213">
                  <c:v>-3.5885535554195003</c:v>
                </c:pt>
                <c:pt idx="214">
                  <c:v>-4.0504010443111103</c:v>
                </c:pt>
                <c:pt idx="215">
                  <c:v>-3.1191547034248881</c:v>
                </c:pt>
                <c:pt idx="216">
                  <c:v>-1.1945023293563901</c:v>
                </c:pt>
                <c:pt idx="217">
                  <c:v>0.42532741723073758</c:v>
                </c:pt>
                <c:pt idx="218">
                  <c:v>0.81265980888612288</c:v>
                </c:pt>
                <c:pt idx="219">
                  <c:v>-0.14365734729159962</c:v>
                </c:pt>
                <c:pt idx="220">
                  <c:v>-1.7804540203457675</c:v>
                </c:pt>
                <c:pt idx="221">
                  <c:v>-3.4320164599388523</c:v>
                </c:pt>
                <c:pt idx="222">
                  <c:v>-4.9997700907400748</c:v>
                </c:pt>
                <c:pt idx="223">
                  <c:v>-6.4649392289252727</c:v>
                </c:pt>
                <c:pt idx="224">
                  <c:v>-7.7288248243467672</c:v>
                </c:pt>
                <c:pt idx="225">
                  <c:v>-8.8454113878598317</c:v>
                </c:pt>
                <c:pt idx="226">
                  <c:v>-10.097333540102635</c:v>
                </c:pt>
                <c:pt idx="227">
                  <c:v>-11.478384669300581</c:v>
                </c:pt>
                <c:pt idx="228">
                  <c:v>-12.702417295914568</c:v>
                </c:pt>
                <c:pt idx="229">
                  <c:v>-13.417557049996278</c:v>
                </c:pt>
                <c:pt idx="230">
                  <c:v>-13.394583288996351</c:v>
                </c:pt>
                <c:pt idx="231">
                  <c:v>-12.750893143216423</c:v>
                </c:pt>
                <c:pt idx="232">
                  <c:v>-11.924248600352094</c:v>
                </c:pt>
                <c:pt idx="233">
                  <c:v>-11.345214948345051</c:v>
                </c:pt>
                <c:pt idx="234">
                  <c:v>-11.29147322937815</c:v>
                </c:pt>
                <c:pt idx="235">
                  <c:v>-11.793178624790588</c:v>
                </c:pt>
                <c:pt idx="236">
                  <c:v>-12.536239932294777</c:v>
                </c:pt>
                <c:pt idx="237">
                  <c:v>-13.100286413648881</c:v>
                </c:pt>
                <c:pt idx="238">
                  <c:v>-13.138152945375904</c:v>
                </c:pt>
                <c:pt idx="239">
                  <c:v>-12.337914086468384</c:v>
                </c:pt>
                <c:pt idx="240">
                  <c:v>-10.640420084739016</c:v>
                </c:pt>
                <c:pt idx="241">
                  <c:v>-8.4027100230442358</c:v>
                </c:pt>
                <c:pt idx="242">
                  <c:v>-6.1787627225833512</c:v>
                </c:pt>
                <c:pt idx="243">
                  <c:v>-4.5895456481316845</c:v>
                </c:pt>
                <c:pt idx="244">
                  <c:v>-3.665112175169051</c:v>
                </c:pt>
                <c:pt idx="245">
                  <c:v>-2.9594919516656697</c:v>
                </c:pt>
                <c:pt idx="246">
                  <c:v>-2.055586152632356</c:v>
                </c:pt>
                <c:pt idx="247">
                  <c:v>-0.70558280957970876</c:v>
                </c:pt>
                <c:pt idx="248">
                  <c:v>1.1108534866118851</c:v>
                </c:pt>
                <c:pt idx="249">
                  <c:v>3.2081157968796474</c:v>
                </c:pt>
                <c:pt idx="250">
                  <c:v>5.3869908609420545</c:v>
                </c:pt>
                <c:pt idx="251">
                  <c:v>7.5106601637232142</c:v>
                </c:pt>
                <c:pt idx="252">
                  <c:v>9.5299870004487506</c:v>
                </c:pt>
                <c:pt idx="253">
                  <c:v>11.304640080439775</c:v>
                </c:pt>
                <c:pt idx="254">
                  <c:v>12.69395015883098</c:v>
                </c:pt>
                <c:pt idx="255">
                  <c:v>13.607830075654361</c:v>
                </c:pt>
                <c:pt idx="256">
                  <c:v>14.140744934141274</c:v>
                </c:pt>
                <c:pt idx="257">
                  <c:v>14.62012157545845</c:v>
                </c:pt>
                <c:pt idx="258">
                  <c:v>15.24108388394928</c:v>
                </c:pt>
                <c:pt idx="259">
                  <c:v>15.853629586270296</c:v>
                </c:pt>
                <c:pt idx="260">
                  <c:v>16.684848734544889</c:v>
                </c:pt>
                <c:pt idx="261">
                  <c:v>18.084167079853991</c:v>
                </c:pt>
                <c:pt idx="262">
                  <c:v>20.148134578256911</c:v>
                </c:pt>
                <c:pt idx="263">
                  <c:v>22.780542246691773</c:v>
                </c:pt>
                <c:pt idx="264">
                  <c:v>25.608075221757936</c:v>
                </c:pt>
                <c:pt idx="265">
                  <c:v>28.180341637322773</c:v>
                </c:pt>
                <c:pt idx="266">
                  <c:v>30.158956364576316</c:v>
                </c:pt>
                <c:pt idx="267">
                  <c:v>31.358480637284789</c:v>
                </c:pt>
                <c:pt idx="268">
                  <c:v>31.682267944539092</c:v>
                </c:pt>
                <c:pt idx="269">
                  <c:v>31.167448065648308</c:v>
                </c:pt>
                <c:pt idx="270">
                  <c:v>30.031724124335341</c:v>
                </c:pt>
                <c:pt idx="271">
                  <c:v>28.468161421848635</c:v>
                </c:pt>
                <c:pt idx="272">
                  <c:v>26.679880573411662</c:v>
                </c:pt>
                <c:pt idx="273">
                  <c:v>24.883390641943429</c:v>
                </c:pt>
                <c:pt idx="274">
                  <c:v>23.20838946910456</c:v>
                </c:pt>
                <c:pt idx="275">
                  <c:v>21.714621959722471</c:v>
                </c:pt>
                <c:pt idx="276">
                  <c:v>20.372104200528021</c:v>
                </c:pt>
                <c:pt idx="277">
                  <c:v>19.020602396517461</c:v>
                </c:pt>
                <c:pt idx="278">
                  <c:v>17.540391808587113</c:v>
                </c:pt>
                <c:pt idx="279">
                  <c:v>15.78820997241537</c:v>
                </c:pt>
                <c:pt idx="280">
                  <c:v>13.721296032967063</c:v>
                </c:pt>
                <c:pt idx="281">
                  <c:v>11.458370972307721</c:v>
                </c:pt>
                <c:pt idx="282">
                  <c:v>9.0808828128615655</c:v>
                </c:pt>
                <c:pt idx="283">
                  <c:v>6.6740255766043353</c:v>
                </c:pt>
                <c:pt idx="284">
                  <c:v>4.4402306450722486</c:v>
                </c:pt>
                <c:pt idx="285">
                  <c:v>2.4367946121708033</c:v>
                </c:pt>
                <c:pt idx="286">
                  <c:v>0.68639403992738712</c:v>
                </c:pt>
                <c:pt idx="287">
                  <c:v>-0.83488338087116065</c:v>
                </c:pt>
                <c:pt idx="288">
                  <c:v>-2.3766341732537373</c:v>
                </c:pt>
                <c:pt idx="289">
                  <c:v>-4.1180628697886625</c:v>
                </c:pt>
                <c:pt idx="290">
                  <c:v>-5.8467023723928895</c:v>
                </c:pt>
                <c:pt idx="291">
                  <c:v>-7.1820697849450319</c:v>
                </c:pt>
                <c:pt idx="292">
                  <c:v>-7.7717404492461313</c:v>
                </c:pt>
                <c:pt idx="293">
                  <c:v>-7.690437740261209</c:v>
                </c:pt>
                <c:pt idx="294">
                  <c:v>-7.135381705455984</c:v>
                </c:pt>
                <c:pt idx="295">
                  <c:v>-6.4082308313468639</c:v>
                </c:pt>
                <c:pt idx="296">
                  <c:v>-5.9802507147199266</c:v>
                </c:pt>
                <c:pt idx="297">
                  <c:v>-6.3470848004255283</c:v>
                </c:pt>
                <c:pt idx="298">
                  <c:v>-7.5153232044170171</c:v>
                </c:pt>
                <c:pt idx="299">
                  <c:v>-8.7297322603286762</c:v>
                </c:pt>
                <c:pt idx="300">
                  <c:v>-8.9842546551221005</c:v>
                </c:pt>
                <c:pt idx="301">
                  <c:v>-7.5514158620196588</c:v>
                </c:pt>
                <c:pt idx="302">
                  <c:v>-4.3211067047792655</c:v>
                </c:pt>
                <c:pt idx="303">
                  <c:v>-0.35815485068368014</c:v>
                </c:pt>
                <c:pt idx="304">
                  <c:v>2.2279094263299934</c:v>
                </c:pt>
                <c:pt idx="305">
                  <c:v>2.5142360378033937</c:v>
                </c:pt>
                <c:pt idx="306">
                  <c:v>0.94040173704732566</c:v>
                </c:pt>
                <c:pt idx="307">
                  <c:v>-1.0082553176936206</c:v>
                </c:pt>
                <c:pt idx="308">
                  <c:v>-2.159083611339748</c:v>
                </c:pt>
                <c:pt idx="309">
                  <c:v>-2.0950098991129531</c:v>
                </c:pt>
                <c:pt idx="310">
                  <c:v>-1.172590081130694</c:v>
                </c:pt>
                <c:pt idx="311">
                  <c:v>-7.5130699508080101E-2</c:v>
                </c:pt>
                <c:pt idx="312">
                  <c:v>0.82431023448208163</c:v>
                </c:pt>
                <c:pt idx="313">
                  <c:v>1.3817953097924398</c:v>
                </c:pt>
                <c:pt idx="314">
                  <c:v>1.519418583596591</c:v>
                </c:pt>
                <c:pt idx="315">
                  <c:v>1.4353980319246591</c:v>
                </c:pt>
                <c:pt idx="316">
                  <c:v>1.3342743112861659</c:v>
                </c:pt>
                <c:pt idx="317">
                  <c:v>1.3934376250604426</c:v>
                </c:pt>
                <c:pt idx="318">
                  <c:v>1.8155616725592338</c:v>
                </c:pt>
                <c:pt idx="319">
                  <c:v>2.648154719108049</c:v>
                </c:pt>
                <c:pt idx="320">
                  <c:v>3.7471728847258881</c:v>
                </c:pt>
                <c:pt idx="321">
                  <c:v>4.7617660670313704</c:v>
                </c:pt>
                <c:pt idx="322">
                  <c:v>5.3796799856907427</c:v>
                </c:pt>
                <c:pt idx="323">
                  <c:v>5.6103167059769277</c:v>
                </c:pt>
                <c:pt idx="324">
                  <c:v>5.6914241118573896</c:v>
                </c:pt>
                <c:pt idx="325">
                  <c:v>5.8829198496202419</c:v>
                </c:pt>
                <c:pt idx="326">
                  <c:v>6.2590068126278364</c:v>
                </c:pt>
                <c:pt idx="327">
                  <c:v>6.7846771163752795</c:v>
                </c:pt>
                <c:pt idx="328">
                  <c:v>7.374187254047774</c:v>
                </c:pt>
                <c:pt idx="329">
                  <c:v>8.0175208889668177</c:v>
                </c:pt>
                <c:pt idx="330">
                  <c:v>8.8577075111874812</c:v>
                </c:pt>
                <c:pt idx="331">
                  <c:v>10.012874940963732</c:v>
                </c:pt>
                <c:pt idx="332">
                  <c:v>11.572927922144457</c:v>
                </c:pt>
                <c:pt idx="333">
                  <c:v>13.471439643701567</c:v>
                </c:pt>
                <c:pt idx="334">
                  <c:v>15.580070630827537</c:v>
                </c:pt>
                <c:pt idx="335">
                  <c:v>17.914037118210985</c:v>
                </c:pt>
                <c:pt idx="336">
                  <c:v>20.247053235846767</c:v>
                </c:pt>
                <c:pt idx="337">
                  <c:v>22.150471171129833</c:v>
                </c:pt>
                <c:pt idx="338">
                  <c:v>23.646191287707236</c:v>
                </c:pt>
                <c:pt idx="339">
                  <c:v>24.976354161953093</c:v>
                </c:pt>
                <c:pt idx="340">
                  <c:v>26.551923358714031</c:v>
                </c:pt>
                <c:pt idx="341">
                  <c:v>28.561430571539749</c:v>
                </c:pt>
                <c:pt idx="342">
                  <c:v>30.898264120108951</c:v>
                </c:pt>
                <c:pt idx="343">
                  <c:v>33.28227617770677</c:v>
                </c:pt>
                <c:pt idx="344">
                  <c:v>35.404439294152631</c:v>
                </c:pt>
                <c:pt idx="345">
                  <c:v>37.380953188269579</c:v>
                </c:pt>
                <c:pt idx="346">
                  <c:v>39.408801964504185</c:v>
                </c:pt>
                <c:pt idx="347">
                  <c:v>41.684729465214097</c:v>
                </c:pt>
                <c:pt idx="348">
                  <c:v>44.329092115909816</c:v>
                </c:pt>
                <c:pt idx="349">
                  <c:v>47.217309153591621</c:v>
                </c:pt>
                <c:pt idx="350">
                  <c:v>49.944109870519789</c:v>
                </c:pt>
                <c:pt idx="351">
                  <c:v>51.981275073109394</c:v>
                </c:pt>
                <c:pt idx="352">
                  <c:v>53.036786091647208</c:v>
                </c:pt>
                <c:pt idx="353">
                  <c:v>53.147137449814259</c:v>
                </c:pt>
                <c:pt idx="354">
                  <c:v>52.516098120817972</c:v>
                </c:pt>
                <c:pt idx="355">
                  <c:v>51.625254258401618</c:v>
                </c:pt>
                <c:pt idx="356">
                  <c:v>51.001905433233588</c:v>
                </c:pt>
                <c:pt idx="357">
                  <c:v>50.835562904568917</c:v>
                </c:pt>
                <c:pt idx="358">
                  <c:v>50.877139446477536</c:v>
                </c:pt>
                <c:pt idx="359">
                  <c:v>50.827802637547983</c:v>
                </c:pt>
                <c:pt idx="360">
                  <c:v>50.485560344797022</c:v>
                </c:pt>
                <c:pt idx="361">
                  <c:v>49.689969097901084</c:v>
                </c:pt>
                <c:pt idx="362">
                  <c:v>48.298482755943056</c:v>
                </c:pt>
                <c:pt idx="363">
                  <c:v>46.291039220824189</c:v>
                </c:pt>
                <c:pt idx="364">
                  <c:v>43.987558776407695</c:v>
                </c:pt>
                <c:pt idx="365">
                  <c:v>41.723887800879538</c:v>
                </c:pt>
                <c:pt idx="366">
                  <c:v>39.64586024486195</c:v>
                </c:pt>
                <c:pt idx="367">
                  <c:v>37.69907493996471</c:v>
                </c:pt>
                <c:pt idx="368">
                  <c:v>35.687188561165414</c:v>
                </c:pt>
                <c:pt idx="369">
                  <c:v>33.580292949942105</c:v>
                </c:pt>
                <c:pt idx="370">
                  <c:v>31.452789670943268</c:v>
                </c:pt>
                <c:pt idx="371">
                  <c:v>29.394499617524403</c:v>
                </c:pt>
                <c:pt idx="372">
                  <c:v>27.310489745173914</c:v>
                </c:pt>
                <c:pt idx="373">
                  <c:v>25.032756310270436</c:v>
                </c:pt>
                <c:pt idx="374">
                  <c:v>22.547243604065027</c:v>
                </c:pt>
                <c:pt idx="375">
                  <c:v>19.907221831983726</c:v>
                </c:pt>
                <c:pt idx="376">
                  <c:v>17.209616695344053</c:v>
                </c:pt>
                <c:pt idx="377">
                  <c:v>14.573385661437172</c:v>
                </c:pt>
                <c:pt idx="378">
                  <c:v>11.917025268208429</c:v>
                </c:pt>
                <c:pt idx="379">
                  <c:v>9.1102211028442603</c:v>
                </c:pt>
                <c:pt idx="380">
                  <c:v>6.0735077807873745</c:v>
                </c:pt>
                <c:pt idx="381">
                  <c:v>2.9306202451716268</c:v>
                </c:pt>
                <c:pt idx="382">
                  <c:v>-4.8242019731805807E-2</c:v>
                </c:pt>
                <c:pt idx="383">
                  <c:v>-2.6968137393371694</c:v>
                </c:pt>
                <c:pt idx="384">
                  <c:v>-4.9588977045504263</c:v>
                </c:pt>
                <c:pt idx="385">
                  <c:v>-6.9922445104594164</c:v>
                </c:pt>
                <c:pt idx="386">
                  <c:v>-9.0207831802502287</c:v>
                </c:pt>
                <c:pt idx="387">
                  <c:v>-11.212007656645225</c:v>
                </c:pt>
                <c:pt idx="388">
                  <c:v>-13.522371143512318</c:v>
                </c:pt>
                <c:pt idx="389">
                  <c:v>-15.87968554064207</c:v>
                </c:pt>
                <c:pt idx="390">
                  <c:v>-17.988180469829228</c:v>
                </c:pt>
                <c:pt idx="391">
                  <c:v>-19.583350980432645</c:v>
                </c:pt>
                <c:pt idx="392">
                  <c:v>-20.485097580823989</c:v>
                </c:pt>
                <c:pt idx="393">
                  <c:v>-20.377486209207508</c:v>
                </c:pt>
                <c:pt idx="394">
                  <c:v>-19.136571045023356</c:v>
                </c:pt>
                <c:pt idx="395">
                  <c:v>-17.048839104122887</c:v>
                </c:pt>
                <c:pt idx="396">
                  <c:v>-14.781226582040428</c:v>
                </c:pt>
                <c:pt idx="397">
                  <c:v>-13.10765909039962</c:v>
                </c:pt>
                <c:pt idx="398">
                  <c:v>-12.289512968591627</c:v>
                </c:pt>
                <c:pt idx="399">
                  <c:v>-12.071644929219792</c:v>
                </c:pt>
                <c:pt idx="400">
                  <c:v>-12.005723290635396</c:v>
                </c:pt>
                <c:pt idx="401">
                  <c:v>-11.806792884822686</c:v>
                </c:pt>
                <c:pt idx="402">
                  <c:v>-11.390418167126233</c:v>
                </c:pt>
                <c:pt idx="403">
                  <c:v>-10.786737923783708</c:v>
                </c:pt>
                <c:pt idx="404">
                  <c:v>-10.198612785308034</c:v>
                </c:pt>
                <c:pt idx="405">
                  <c:v>-10.084837949601873</c:v>
                </c:pt>
                <c:pt idx="406">
                  <c:v>-10.704593110609835</c:v>
                </c:pt>
                <c:pt idx="407">
                  <c:v>-11.718488068397638</c:v>
                </c:pt>
                <c:pt idx="408">
                  <c:v>-12.504781627029685</c:v>
                </c:pt>
                <c:pt idx="409">
                  <c:v>-12.685287994489091</c:v>
                </c:pt>
                <c:pt idx="410">
                  <c:v>-12.27071231459931</c:v>
                </c:pt>
                <c:pt idx="411">
                  <c:v>-11.589936648307322</c:v>
                </c:pt>
                <c:pt idx="412">
                  <c:v>-10.921335055341174</c:v>
                </c:pt>
                <c:pt idx="413">
                  <c:v>-10.407745934234349</c:v>
                </c:pt>
                <c:pt idx="414">
                  <c:v>-10.025992655549661</c:v>
                </c:pt>
                <c:pt idx="415">
                  <c:v>-9.6002889624386682</c:v>
                </c:pt>
                <c:pt idx="416">
                  <c:v>-8.9975998231898942</c:v>
                </c:pt>
                <c:pt idx="417">
                  <c:v>-8.1163810067260957</c:v>
                </c:pt>
                <c:pt idx="418">
                  <c:v>-6.9582756265915746</c:v>
                </c:pt>
                <c:pt idx="419">
                  <c:v>-5.6713201540597424</c:v>
                </c:pt>
                <c:pt idx="420">
                  <c:v>-4.4209683509785478</c:v>
                </c:pt>
                <c:pt idx="421">
                  <c:v>-3.2714411439589766</c:v>
                </c:pt>
                <c:pt idx="422">
                  <c:v>-2.2181600610797969</c:v>
                </c:pt>
                <c:pt idx="423">
                  <c:v>-1.1559064398582011</c:v>
                </c:pt>
                <c:pt idx="424">
                  <c:v>7.2897568938962931E-2</c:v>
                </c:pt>
                <c:pt idx="425">
                  <c:v>1.5333464975601838</c:v>
                </c:pt>
                <c:pt idx="426">
                  <c:v>3.24410068760898</c:v>
                </c:pt>
                <c:pt idx="427">
                  <c:v>5.1579690138567997</c:v>
                </c:pt>
                <c:pt idx="428">
                  <c:v>7.1810288935796631</c:v>
                </c:pt>
                <c:pt idx="429">
                  <c:v>9.3181524157080684</c:v>
                </c:pt>
                <c:pt idx="430">
                  <c:v>11.771957367393908</c:v>
                </c:pt>
                <c:pt idx="431">
                  <c:v>14.538291140046029</c:v>
                </c:pt>
                <c:pt idx="432">
                  <c:v>17.426763597245106</c:v>
                </c:pt>
                <c:pt idx="433">
                  <c:v>20.085129485300204</c:v>
                </c:pt>
                <c:pt idx="434">
                  <c:v>21.976992095594198</c:v>
                </c:pt>
                <c:pt idx="435">
                  <c:v>23.036811893682316</c:v>
                </c:pt>
                <c:pt idx="436">
                  <c:v>23.878744955808671</c:v>
                </c:pt>
                <c:pt idx="437">
                  <c:v>25.155321876692497</c:v>
                </c:pt>
                <c:pt idx="438">
                  <c:v>27.080671259158645</c:v>
                </c:pt>
                <c:pt idx="439">
                  <c:v>29.450250833975474</c:v>
                </c:pt>
                <c:pt idx="440">
                  <c:v>31.909988457295963</c:v>
                </c:pt>
                <c:pt idx="441">
                  <c:v>34.113940028150047</c:v>
                </c:pt>
                <c:pt idx="442">
                  <c:v>35.446172287587046</c:v>
                </c:pt>
                <c:pt idx="443">
                  <c:v>35.651644161835307</c:v>
                </c:pt>
                <c:pt idx="444">
                  <c:v>35.238488218598597</c:v>
                </c:pt>
                <c:pt idx="445">
                  <c:v>35.022298354226621</c:v>
                </c:pt>
                <c:pt idx="446">
                  <c:v>35.476556607142086</c:v>
                </c:pt>
                <c:pt idx="447">
                  <c:v>36.439594234999248</c:v>
                </c:pt>
                <c:pt idx="448">
                  <c:v>37.455148570299258</c:v>
                </c:pt>
                <c:pt idx="449">
                  <c:v>38.127363558893272</c:v>
                </c:pt>
                <c:pt idx="450">
                  <c:v>37.965162207715409</c:v>
                </c:pt>
                <c:pt idx="451">
                  <c:v>36.859798443561104</c:v>
                </c:pt>
                <c:pt idx="452">
                  <c:v>35.166654634689884</c:v>
                </c:pt>
                <c:pt idx="453">
                  <c:v>33.329003241996091</c:v>
                </c:pt>
                <c:pt idx="454">
                  <c:v>31.649405937156168</c:v>
                </c:pt>
                <c:pt idx="455">
                  <c:v>30.098514358413041</c:v>
                </c:pt>
                <c:pt idx="456">
                  <c:v>28.452913091244781</c:v>
                </c:pt>
                <c:pt idx="457">
                  <c:v>26.567863729419884</c:v>
                </c:pt>
                <c:pt idx="458">
                  <c:v>24.414674974831485</c:v>
                </c:pt>
                <c:pt idx="459">
                  <c:v>22.039438215334854</c:v>
                </c:pt>
                <c:pt idx="460">
                  <c:v>19.458656471028156</c:v>
                </c:pt>
                <c:pt idx="461">
                  <c:v>16.770335981607591</c:v>
                </c:pt>
                <c:pt idx="462">
                  <c:v>14.25391206197544</c:v>
                </c:pt>
                <c:pt idx="463">
                  <c:v>12.02161626073593</c:v>
                </c:pt>
                <c:pt idx="464">
                  <c:v>10.061259435521212</c:v>
                </c:pt>
                <c:pt idx="465">
                  <c:v>8.3280326268107867</c:v>
                </c:pt>
                <c:pt idx="466">
                  <c:v>6.6199939142745707</c:v>
                </c:pt>
                <c:pt idx="467">
                  <c:v>4.6498923359890796</c:v>
                </c:pt>
                <c:pt idx="468">
                  <c:v>2.132201749269298</c:v>
                </c:pt>
                <c:pt idx="469">
                  <c:v>-0.9987709857160878</c:v>
                </c:pt>
                <c:pt idx="470">
                  <c:v>-4.6413554860017658</c:v>
                </c:pt>
                <c:pt idx="471">
                  <c:v>-8.6101636562817312</c:v>
                </c:pt>
                <c:pt idx="472">
                  <c:v>-12.474957403156095</c:v>
                </c:pt>
                <c:pt idx="473">
                  <c:v>-15.685027695092971</c:v>
                </c:pt>
                <c:pt idx="474">
                  <c:v>-18.01249840119111</c:v>
                </c:pt>
                <c:pt idx="475">
                  <c:v>-19.654399093167285</c:v>
                </c:pt>
                <c:pt idx="476">
                  <c:v>-20.80723319130394</c:v>
                </c:pt>
                <c:pt idx="477">
                  <c:v>-21.391065167477862</c:v>
                </c:pt>
                <c:pt idx="478">
                  <c:v>-21.242277064128302</c:v>
                </c:pt>
                <c:pt idx="479">
                  <c:v>-20.460332802845734</c:v>
                </c:pt>
                <c:pt idx="480">
                  <c:v>-19.359617066788818</c:v>
                </c:pt>
                <c:pt idx="481">
                  <c:v>-17.994304725453041</c:v>
                </c:pt>
                <c:pt idx="482">
                  <c:v>-16.24538947094398</c:v>
                </c:pt>
                <c:pt idx="483">
                  <c:v>-14.3456925015251</c:v>
                </c:pt>
                <c:pt idx="484">
                  <c:v>-12.710535331494599</c:v>
                </c:pt>
                <c:pt idx="485">
                  <c:v>-11.470368244864707</c:v>
                </c:pt>
                <c:pt idx="486">
                  <c:v>-10.581574579967413</c:v>
                </c:pt>
                <c:pt idx="487">
                  <c:v>-9.8246221283680644</c:v>
                </c:pt>
                <c:pt idx="488">
                  <c:v>-8.992807925800701</c:v>
                </c:pt>
                <c:pt idx="489">
                  <c:v>-7.936200587284687</c:v>
                </c:pt>
                <c:pt idx="490">
                  <c:v>-6.6893226355389928</c:v>
                </c:pt>
                <c:pt idx="491">
                  <c:v>-5.4358075628282121</c:v>
                </c:pt>
                <c:pt idx="492">
                  <c:v>-4.3042435715716474</c:v>
                </c:pt>
                <c:pt idx="493">
                  <c:v>-3.6083717001402147</c:v>
                </c:pt>
                <c:pt idx="494">
                  <c:v>-3.5342701661374099</c:v>
                </c:pt>
                <c:pt idx="495">
                  <c:v>-3.9186265028146616</c:v>
                </c:pt>
                <c:pt idx="496">
                  <c:v>-4.3722010527583688</c:v>
                </c:pt>
                <c:pt idx="497">
                  <c:v>-4.523807851703201</c:v>
                </c:pt>
                <c:pt idx="498">
                  <c:v>-4.2696604346691371</c:v>
                </c:pt>
                <c:pt idx="499">
                  <c:v>-3.6702808859757541</c:v>
                </c:pt>
                <c:pt idx="500">
                  <c:v>-2.643727728256239</c:v>
                </c:pt>
                <c:pt idx="501">
                  <c:v>-1.5067271336911143</c:v>
                </c:pt>
                <c:pt idx="502">
                  <c:v>-0.73067893101729198</c:v>
                </c:pt>
                <c:pt idx="503">
                  <c:v>-0.45756779239694612</c:v>
                </c:pt>
                <c:pt idx="504">
                  <c:v>-0.48646707654900717</c:v>
                </c:pt>
                <c:pt idx="505">
                  <c:v>-0.45783505501802702</c:v>
                </c:pt>
                <c:pt idx="506">
                  <c:v>-9.1095333917666471E-2</c:v>
                </c:pt>
                <c:pt idx="507">
                  <c:v>0.68288403276068677</c:v>
                </c:pt>
                <c:pt idx="508">
                  <c:v>1.561873392105473</c:v>
                </c:pt>
                <c:pt idx="509">
                  <c:v>1.9829619642633634</c:v>
                </c:pt>
                <c:pt idx="510">
                  <c:v>1.8263144449780961</c:v>
                </c:pt>
                <c:pt idx="511">
                  <c:v>1.3249773760785342</c:v>
                </c:pt>
                <c:pt idx="512">
                  <c:v>0.72351226855696349</c:v>
                </c:pt>
                <c:pt idx="513">
                  <c:v>0.17482090318582419</c:v>
                </c:pt>
                <c:pt idx="514">
                  <c:v>-0.32624873487789224</c:v>
                </c:pt>
                <c:pt idx="515">
                  <c:v>-0.74234924018033444</c:v>
                </c:pt>
                <c:pt idx="516">
                  <c:v>-0.85379985537672765</c:v>
                </c:pt>
                <c:pt idx="517">
                  <c:v>-0.38180183826919306</c:v>
                </c:pt>
                <c:pt idx="518">
                  <c:v>0.70233991849619071</c:v>
                </c:pt>
                <c:pt idx="519">
                  <c:v>2.1436251001262674</c:v>
                </c:pt>
                <c:pt idx="520">
                  <c:v>3.8079363981237422</c:v>
                </c:pt>
                <c:pt idx="521">
                  <c:v>5.7022002701612671</c:v>
                </c:pt>
                <c:pt idx="522">
                  <c:v>7.7380200247580415</c:v>
                </c:pt>
                <c:pt idx="523">
                  <c:v>9.7472786242628811</c:v>
                </c:pt>
                <c:pt idx="524">
                  <c:v>11.472413031777624</c:v>
                </c:pt>
                <c:pt idx="525">
                  <c:v>12.797915331142072</c:v>
                </c:pt>
                <c:pt idx="526">
                  <c:v>13.977058384519228</c:v>
                </c:pt>
                <c:pt idx="527">
                  <c:v>15.285924656828845</c:v>
                </c:pt>
                <c:pt idx="528">
                  <c:v>16.875346283692267</c:v>
                </c:pt>
                <c:pt idx="529">
                  <c:v>18.81379675801842</c:v>
                </c:pt>
                <c:pt idx="530">
                  <c:v>21.060986302858051</c:v>
                </c:pt>
                <c:pt idx="531">
                  <c:v>23.787766556800889</c:v>
                </c:pt>
                <c:pt idx="532">
                  <c:v>26.91807030566487</c:v>
                </c:pt>
                <c:pt idx="533">
                  <c:v>29.997599759551573</c:v>
                </c:pt>
                <c:pt idx="534">
                  <c:v>32.684446084360538</c:v>
                </c:pt>
                <c:pt idx="535">
                  <c:v>34.597374702673328</c:v>
                </c:pt>
                <c:pt idx="536">
                  <c:v>35.591288828619859</c:v>
                </c:pt>
                <c:pt idx="537">
                  <c:v>36.306118112047464</c:v>
                </c:pt>
                <c:pt idx="538">
                  <c:v>37.408304709806508</c:v>
                </c:pt>
                <c:pt idx="539">
                  <c:v>39.142882555610377</c:v>
                </c:pt>
                <c:pt idx="540">
                  <c:v>41.375029124498163</c:v>
                </c:pt>
                <c:pt idx="541">
                  <c:v>43.6559855020082</c:v>
                </c:pt>
                <c:pt idx="542">
                  <c:v>45.394085271968031</c:v>
                </c:pt>
                <c:pt idx="543">
                  <c:v>46.232983246528669</c:v>
                </c:pt>
                <c:pt idx="544">
                  <c:v>46.006577701598097</c:v>
                </c:pt>
                <c:pt idx="545">
                  <c:v>45.052264707566138</c:v>
                </c:pt>
                <c:pt idx="546">
                  <c:v>44.043717313414817</c:v>
                </c:pt>
                <c:pt idx="547">
                  <c:v>43.367499607146527</c:v>
                </c:pt>
                <c:pt idx="548">
                  <c:v>42.895793835003595</c:v>
                </c:pt>
                <c:pt idx="549">
                  <c:v>42.169827098303521</c:v>
                </c:pt>
                <c:pt idx="550">
                  <c:v>40.947362136337446</c:v>
                </c:pt>
                <c:pt idx="551">
                  <c:v>39.288712573610695</c:v>
                </c:pt>
                <c:pt idx="552">
                  <c:v>37.357461522138479</c:v>
                </c:pt>
                <c:pt idx="553">
                  <c:v>35.314519071695706</c:v>
                </c:pt>
                <c:pt idx="554">
                  <c:v>33.217150290261792</c:v>
                </c:pt>
                <c:pt idx="555">
                  <c:v>30.992654704456555</c:v>
                </c:pt>
                <c:pt idx="556">
                  <c:v>28.663187930367425</c:v>
                </c:pt>
                <c:pt idx="557">
                  <c:v>26.307138991760077</c:v>
                </c:pt>
                <c:pt idx="558">
                  <c:v>23.969493031924873</c:v>
                </c:pt>
                <c:pt idx="559">
                  <c:v>21.729132571286375</c:v>
                </c:pt>
                <c:pt idx="560">
                  <c:v>19.713910419860646</c:v>
                </c:pt>
                <c:pt idx="561">
                  <c:v>17.940973451463435</c:v>
                </c:pt>
                <c:pt idx="562">
                  <c:v>16.355745422434165</c:v>
                </c:pt>
                <c:pt idx="563">
                  <c:v>14.685985113985481</c:v>
                </c:pt>
                <c:pt idx="564">
                  <c:v>12.645434231705771</c:v>
                </c:pt>
                <c:pt idx="565">
                  <c:v>10.225146947071655</c:v>
                </c:pt>
                <c:pt idx="566">
                  <c:v>7.7174074681302214</c:v>
                </c:pt>
                <c:pt idx="567">
                  <c:v>5.3319756587676173</c:v>
                </c:pt>
                <c:pt idx="568">
                  <c:v>3.2713686455922648</c:v>
                </c:pt>
                <c:pt idx="569">
                  <c:v>1.6838732526804197</c:v>
                </c:pt>
                <c:pt idx="570">
                  <c:v>0.54338162762681119</c:v>
                </c:pt>
                <c:pt idx="571">
                  <c:v>-0.36577558492572504</c:v>
                </c:pt>
                <c:pt idx="572">
                  <c:v>-1.4754542932272108</c:v>
                </c:pt>
                <c:pt idx="573">
                  <c:v>-3.1887058473626668</c:v>
                </c:pt>
                <c:pt idx="574">
                  <c:v>-5.4850847904154127</c:v>
                </c:pt>
                <c:pt idx="575">
                  <c:v>-7.9879999546071065</c:v>
                </c:pt>
                <c:pt idx="576">
                  <c:v>-10.087970655514964</c:v>
                </c:pt>
                <c:pt idx="577">
                  <c:v>-11.278785602404664</c:v>
                </c:pt>
                <c:pt idx="578">
                  <c:v>-11.35296155035657</c:v>
                </c:pt>
                <c:pt idx="579">
                  <c:v>-10.736437319349438</c:v>
                </c:pt>
                <c:pt idx="580">
                  <c:v>-10.342140132962449</c:v>
                </c:pt>
                <c:pt idx="581">
                  <c:v>-10.6092542703032</c:v>
                </c:pt>
                <c:pt idx="582">
                  <c:v>-11.180034024897136</c:v>
                </c:pt>
                <c:pt idx="583">
                  <c:v>-11.188256184399194</c:v>
                </c:pt>
                <c:pt idx="584">
                  <c:v>-10.034257760711208</c:v>
                </c:pt>
                <c:pt idx="585">
                  <c:v>-7.4311133454969838</c:v>
                </c:pt>
                <c:pt idx="586">
                  <c:v>-3.6528323585870437</c:v>
                </c:pt>
                <c:pt idx="587">
                  <c:v>0.34183284858469715</c:v>
                </c:pt>
                <c:pt idx="588">
                  <c:v>3.6302027516130031</c:v>
                </c:pt>
                <c:pt idx="589">
                  <c:v>5.6127142565807429</c:v>
                </c:pt>
                <c:pt idx="590">
                  <c:v>6.1695883914491283</c:v>
                </c:pt>
                <c:pt idx="591">
                  <c:v>5.684758803620146</c:v>
                </c:pt>
                <c:pt idx="592">
                  <c:v>4.6835158075477432</c:v>
                </c:pt>
                <c:pt idx="593">
                  <c:v>3.6333134913967884</c:v>
                </c:pt>
                <c:pt idx="594">
                  <c:v>2.8296139015688526</c:v>
                </c:pt>
                <c:pt idx="595">
                  <c:v>2.3401260235374757</c:v>
                </c:pt>
                <c:pt idx="596">
                  <c:v>1.9837748430667264</c:v>
                </c:pt>
                <c:pt idx="597">
                  <c:v>1.5983791062053918</c:v>
                </c:pt>
                <c:pt idx="598">
                  <c:v>1.2326729440812838</c:v>
                </c:pt>
                <c:pt idx="599">
                  <c:v>1.0428833851996582</c:v>
                </c:pt>
                <c:pt idx="600">
                  <c:v>1.0778036174956649</c:v>
                </c:pt>
                <c:pt idx="601">
                  <c:v>1.2496692651457517</c:v>
                </c:pt>
                <c:pt idx="602">
                  <c:v>1.3850370798428369</c:v>
                </c:pt>
                <c:pt idx="603">
                  <c:v>1.41126509824598</c:v>
                </c:pt>
                <c:pt idx="604">
                  <c:v>1.3970579162810604</c:v>
                </c:pt>
                <c:pt idx="605">
                  <c:v>1.4329281579554389</c:v>
                </c:pt>
                <c:pt idx="606">
                  <c:v>1.6277500547963302</c:v>
                </c:pt>
                <c:pt idx="607">
                  <c:v>2.0424366937004033</c:v>
                </c:pt>
                <c:pt idx="608">
                  <c:v>2.7095677198263952</c:v>
                </c:pt>
                <c:pt idx="609">
                  <c:v>3.5962601454298673</c:v>
                </c:pt>
                <c:pt idx="610">
                  <c:v>4.5377931025212694</c:v>
                </c:pt>
                <c:pt idx="611">
                  <c:v>5.404478420470844</c:v>
                </c:pt>
                <c:pt idx="612">
                  <c:v>6.1805949520614272</c:v>
                </c:pt>
                <c:pt idx="613">
                  <c:v>7.0006245530201987</c:v>
                </c:pt>
                <c:pt idx="614">
                  <c:v>8.1233470419597946</c:v>
                </c:pt>
                <c:pt idx="615">
                  <c:v>9.564261261120599</c:v>
                </c:pt>
                <c:pt idx="616">
                  <c:v>11.146030815898188</c:v>
                </c:pt>
                <c:pt idx="617">
                  <c:v>12.680073099580223</c:v>
                </c:pt>
                <c:pt idx="618">
                  <c:v>13.962882557588618</c:v>
                </c:pt>
                <c:pt idx="619">
                  <c:v>14.957089906436845</c:v>
                </c:pt>
                <c:pt idx="620">
                  <c:v>15.79661308830811</c:v>
                </c:pt>
                <c:pt idx="621">
                  <c:v>16.652655966541946</c:v>
                </c:pt>
                <c:pt idx="622">
                  <c:v>17.734468007211106</c:v>
                </c:pt>
                <c:pt idx="623">
                  <c:v>19.174914867066882</c:v>
                </c:pt>
                <c:pt idx="624">
                  <c:v>21.034157329725545</c:v>
                </c:pt>
                <c:pt idx="625">
                  <c:v>23.080790723131031</c:v>
                </c:pt>
                <c:pt idx="626">
                  <c:v>25.117565048668411</c:v>
                </c:pt>
                <c:pt idx="627">
                  <c:v>27.12946930769504</c:v>
                </c:pt>
                <c:pt idx="628">
                  <c:v>29.024404241541141</c:v>
                </c:pt>
                <c:pt idx="629">
                  <c:v>30.881627156710319</c:v>
                </c:pt>
                <c:pt idx="630">
                  <c:v>32.690362973576114</c:v>
                </c:pt>
                <c:pt idx="631">
                  <c:v>34.378303654104592</c:v>
                </c:pt>
                <c:pt idx="632">
                  <c:v>35.911714861022496</c:v>
                </c:pt>
                <c:pt idx="633">
                  <c:v>37.395605983802049</c:v>
                </c:pt>
                <c:pt idx="634">
                  <c:v>39.025506044126011</c:v>
                </c:pt>
                <c:pt idx="635">
                  <c:v>40.647453303243488</c:v>
                </c:pt>
                <c:pt idx="636">
                  <c:v>41.740487177178622</c:v>
                </c:pt>
                <c:pt idx="637">
                  <c:v>42.115959613635056</c:v>
                </c:pt>
                <c:pt idx="638">
                  <c:v>42.040892721362354</c:v>
                </c:pt>
                <c:pt idx="639">
                  <c:v>41.927174786935112</c:v>
                </c:pt>
                <c:pt idx="640">
                  <c:v>41.897898731196406</c:v>
                </c:pt>
                <c:pt idx="641">
                  <c:v>41.738915696572477</c:v>
                </c:pt>
                <c:pt idx="642">
                  <c:v>41.240737962641028</c:v>
                </c:pt>
                <c:pt idx="643">
                  <c:v>40.210570803388208</c:v>
                </c:pt>
                <c:pt idx="644">
                  <c:v>38.798043107320439</c:v>
                </c:pt>
                <c:pt idx="645">
                  <c:v>37.200297365174031</c:v>
                </c:pt>
                <c:pt idx="646">
                  <c:v>35.527225237870546</c:v>
                </c:pt>
                <c:pt idx="647">
                  <c:v>33.855473773113133</c:v>
                </c:pt>
                <c:pt idx="648">
                  <c:v>32.177420417650865</c:v>
                </c:pt>
                <c:pt idx="649">
                  <c:v>30.436098909297851</c:v>
                </c:pt>
                <c:pt idx="650">
                  <c:v>28.627721511111893</c:v>
                </c:pt>
                <c:pt idx="651">
                  <c:v>26.785929640889655</c:v>
                </c:pt>
                <c:pt idx="652">
                  <c:v>24.978330228071862</c:v>
                </c:pt>
                <c:pt idx="653">
                  <c:v>23.296080063510423</c:v>
                </c:pt>
                <c:pt idx="654">
                  <c:v>21.776054982240211</c:v>
                </c:pt>
                <c:pt idx="655">
                  <c:v>20.329682602595408</c:v>
                </c:pt>
                <c:pt idx="656">
                  <c:v>18.726797950543499</c:v>
                </c:pt>
                <c:pt idx="657">
                  <c:v>16.77230707153263</c:v>
                </c:pt>
                <c:pt idx="658">
                  <c:v>14.417245610101977</c:v>
                </c:pt>
                <c:pt idx="659">
                  <c:v>11.820386537899939</c:v>
                </c:pt>
                <c:pt idx="660">
                  <c:v>9.259644747141941</c:v>
                </c:pt>
                <c:pt idx="661">
                  <c:v>6.9187739921991014</c:v>
                </c:pt>
                <c:pt idx="662">
                  <c:v>4.7241166923551186</c:v>
                </c:pt>
                <c:pt idx="663">
                  <c:v>2.5037753385080159</c:v>
                </c:pt>
                <c:pt idx="664">
                  <c:v>0.12973809173785572</c:v>
                </c:pt>
                <c:pt idx="665">
                  <c:v>-2.4056958900969017</c:v>
                </c:pt>
                <c:pt idx="666">
                  <c:v>-4.9635580522949638</c:v>
                </c:pt>
                <c:pt idx="667">
                  <c:v>-7.3689969512490645</c:v>
                </c:pt>
                <c:pt idx="668">
                  <c:v>-9.4466198722240851</c:v>
                </c:pt>
                <c:pt idx="669">
                  <c:v>-10.774664354779603</c:v>
                </c:pt>
                <c:pt idx="670">
                  <c:v>-11.16710776768401</c:v>
                </c:pt>
                <c:pt idx="671">
                  <c:v>-10.945293232330329</c:v>
                </c:pt>
                <c:pt idx="672">
                  <c:v>-10.781163987683723</c:v>
                </c:pt>
                <c:pt idx="673">
                  <c:v>-11.305307687930046</c:v>
                </c:pt>
                <c:pt idx="674">
                  <c:v>-12.657419534171446</c:v>
                </c:pt>
                <c:pt idx="675">
                  <c:v>-14.215139063488017</c:v>
                </c:pt>
                <c:pt idx="676">
                  <c:v>-15.171771862218256</c:v>
                </c:pt>
                <c:pt idx="677">
                  <c:v>-14.89860374497389</c:v>
                </c:pt>
                <c:pt idx="678">
                  <c:v>-13.329018170074411</c:v>
                </c:pt>
                <c:pt idx="679">
                  <c:v>-10.946929386672922</c:v>
                </c:pt>
                <c:pt idx="680">
                  <c:v>-8.6195347989394637</c:v>
                </c:pt>
                <c:pt idx="681">
                  <c:v>-7.047640122960674</c:v>
                </c:pt>
                <c:pt idx="682">
                  <c:v>-6.6486693405014607</c:v>
                </c:pt>
                <c:pt idx="683">
                  <c:v>-7.3567112136914314</c:v>
                </c:pt>
                <c:pt idx="684">
                  <c:v>-8.5605721694176022</c:v>
                </c:pt>
                <c:pt idx="685">
                  <c:v>-9.5685451060292497</c:v>
                </c:pt>
                <c:pt idx="686">
                  <c:v>-10.116332183908664</c:v>
                </c:pt>
                <c:pt idx="687">
                  <c:v>-10.264687960230489</c:v>
                </c:pt>
                <c:pt idx="688">
                  <c:v>-10.124636981025878</c:v>
                </c:pt>
                <c:pt idx="689">
                  <c:v>-9.7512111214053601</c:v>
                </c:pt>
                <c:pt idx="690">
                  <c:v>-9.1960987189772521</c:v>
                </c:pt>
                <c:pt idx="691">
                  <c:v>-8.506138724597708</c:v>
                </c:pt>
                <c:pt idx="692">
                  <c:v>-7.7567521101057544</c:v>
                </c:pt>
                <c:pt idx="693">
                  <c:v>-7.0107374479036384</c:v>
                </c:pt>
                <c:pt idx="694">
                  <c:v>-6.2455833589455656</c:v>
                </c:pt>
                <c:pt idx="695">
                  <c:v>-5.3261888117666549</c:v>
                </c:pt>
                <c:pt idx="696">
                  <c:v>-4.1150177755313218</c:v>
                </c:pt>
                <c:pt idx="697">
                  <c:v>-2.6219928800206951</c:v>
                </c:pt>
                <c:pt idx="698">
                  <c:v>-0.95966000242028127</c:v>
                </c:pt>
                <c:pt idx="699">
                  <c:v>0.6310036176281244</c:v>
                </c:pt>
                <c:pt idx="700">
                  <c:v>1.8984300652755619</c:v>
                </c:pt>
                <c:pt idx="701">
                  <c:v>2.7018022239700508</c:v>
                </c:pt>
                <c:pt idx="702">
                  <c:v>3.1448956394906493</c:v>
                </c:pt>
                <c:pt idx="703">
                  <c:v>3.5305378067008366</c:v>
                </c:pt>
                <c:pt idx="704">
                  <c:v>4.2160921905668198</c:v>
                </c:pt>
                <c:pt idx="705">
                  <c:v>5.4180585267554831</c:v>
                </c:pt>
                <c:pt idx="706">
                  <c:v>7.1194264562203733</c:v>
                </c:pt>
                <c:pt idx="707">
                  <c:v>9.0456576070959649</c:v>
                </c:pt>
                <c:pt idx="708">
                  <c:v>10.899281374954045</c:v>
                </c:pt>
                <c:pt idx="709">
                  <c:v>12.685209727454964</c:v>
                </c:pt>
                <c:pt idx="710">
                  <c:v>14.602324552905865</c:v>
                </c:pt>
                <c:pt idx="711">
                  <c:v>16.896992961847747</c:v>
                </c:pt>
                <c:pt idx="712">
                  <c:v>19.729093682610792</c:v>
                </c:pt>
                <c:pt idx="713">
                  <c:v>22.887948968958575</c:v>
                </c:pt>
                <c:pt idx="714">
                  <c:v>25.931635009579406</c:v>
                </c:pt>
                <c:pt idx="715">
                  <c:v>28.370167289387815</c:v>
                </c:pt>
                <c:pt idx="716">
                  <c:v>30.203477423600059</c:v>
                </c:pt>
                <c:pt idx="717">
                  <c:v>31.959326515128058</c:v>
                </c:pt>
                <c:pt idx="718">
                  <c:v>34.094770664825496</c:v>
                </c:pt>
                <c:pt idx="719">
                  <c:v>36.633403851528989</c:v>
                </c:pt>
                <c:pt idx="720">
                  <c:v>39.477581714498406</c:v>
                </c:pt>
                <c:pt idx="721">
                  <c:v>42.554805640208436</c:v>
                </c:pt>
                <c:pt idx="722">
                  <c:v>45.539319427404266</c:v>
                </c:pt>
                <c:pt idx="723">
                  <c:v>47.829349098856177</c:v>
                </c:pt>
                <c:pt idx="724">
                  <c:v>49.02679347687905</c:v>
                </c:pt>
                <c:pt idx="725">
                  <c:v>49.265337567341469</c:v>
                </c:pt>
                <c:pt idx="726">
                  <c:v>49.27832785599464</c:v>
                </c:pt>
                <c:pt idx="727">
                  <c:v>49.544327078874751</c:v>
                </c:pt>
                <c:pt idx="728">
                  <c:v>50.082630917297251</c:v>
                </c:pt>
                <c:pt idx="729">
                  <c:v>50.653288238951305</c:v>
                </c:pt>
                <c:pt idx="730">
                  <c:v>50.992197274172277</c:v>
                </c:pt>
                <c:pt idx="731">
                  <c:v>50.875441028688833</c:v>
                </c:pt>
                <c:pt idx="732">
                  <c:v>50.086725948115053</c:v>
                </c:pt>
                <c:pt idx="733">
                  <c:v>48.657569449152753</c:v>
                </c:pt>
                <c:pt idx="734">
                  <c:v>46.8797354001697</c:v>
                </c:pt>
                <c:pt idx="735">
                  <c:v>45.118131452166303</c:v>
                </c:pt>
                <c:pt idx="736">
                  <c:v>43.604872783122978</c:v>
                </c:pt>
                <c:pt idx="737">
                  <c:v>42.403398887460519</c:v>
                </c:pt>
                <c:pt idx="738">
                  <c:v>41.385784609711308</c:v>
                </c:pt>
                <c:pt idx="739">
                  <c:v>40.404060897517077</c:v>
                </c:pt>
                <c:pt idx="740">
                  <c:v>39.290000459566741</c:v>
                </c:pt>
                <c:pt idx="741">
                  <c:v>37.943602270375408</c:v>
                </c:pt>
                <c:pt idx="742">
                  <c:v>36.351154544967898</c:v>
                </c:pt>
                <c:pt idx="743">
                  <c:v>34.570371894068543</c:v>
                </c:pt>
                <c:pt idx="744">
                  <c:v>32.679473016187174</c:v>
                </c:pt>
                <c:pt idx="745">
                  <c:v>30.736280595863434</c:v>
                </c:pt>
                <c:pt idx="746">
                  <c:v>28.823511103946164</c:v>
                </c:pt>
                <c:pt idx="747">
                  <c:v>27.020139081867239</c:v>
                </c:pt>
                <c:pt idx="748">
                  <c:v>25.381786980229894</c:v>
                </c:pt>
                <c:pt idx="749">
                  <c:v>23.927512020625297</c:v>
                </c:pt>
                <c:pt idx="750">
                  <c:v>22.560298340212793</c:v>
                </c:pt>
                <c:pt idx="751">
                  <c:v>20.998497953408535</c:v>
                </c:pt>
                <c:pt idx="752">
                  <c:v>19.05927637434036</c:v>
                </c:pt>
                <c:pt idx="753">
                  <c:v>16.662852106853553</c:v>
                </c:pt>
                <c:pt idx="754">
                  <c:v>13.73940514471648</c:v>
                </c:pt>
                <c:pt idx="755">
                  <c:v>10.48779318182215</c:v>
                </c:pt>
                <c:pt idx="756">
                  <c:v>7.3803233581857075</c:v>
                </c:pt>
                <c:pt idx="757">
                  <c:v>4.9144065910219936</c:v>
                </c:pt>
                <c:pt idx="758">
                  <c:v>3.3956012592015536</c:v>
                </c:pt>
                <c:pt idx="759">
                  <c:v>2.9256990940175225</c:v>
                </c:pt>
                <c:pt idx="760">
                  <c:v>3.1306390921371721</c:v>
                </c:pt>
                <c:pt idx="761">
                  <c:v>3.5297439502944283</c:v>
                </c:pt>
                <c:pt idx="762">
                  <c:v>3.5665502912885394</c:v>
                </c:pt>
                <c:pt idx="763">
                  <c:v>3.1651980654627687</c:v>
                </c:pt>
                <c:pt idx="764">
                  <c:v>2.8054637641535134</c:v>
                </c:pt>
                <c:pt idx="765">
                  <c:v>2.9359774488704433</c:v>
                </c:pt>
                <c:pt idx="766">
                  <c:v>3.6862031598930343</c:v>
                </c:pt>
                <c:pt idx="767">
                  <c:v>4.7502161366951725</c:v>
                </c:pt>
                <c:pt idx="768">
                  <c:v>5.7607627739612699</c:v>
                </c:pt>
                <c:pt idx="769">
                  <c:v>6.7044430984820442</c:v>
                </c:pt>
                <c:pt idx="770">
                  <c:v>7.8033357365124028</c:v>
                </c:pt>
                <c:pt idx="771">
                  <c:v>9.1520372417821534</c:v>
                </c:pt>
                <c:pt idx="772">
                  <c:v>10.518954296946509</c:v>
                </c:pt>
                <c:pt idx="773">
                  <c:v>11.476441991007579</c:v>
                </c:pt>
                <c:pt idx="774">
                  <c:v>11.664852991187429</c:v>
                </c:pt>
                <c:pt idx="775">
                  <c:v>11.19585401136368</c:v>
                </c:pt>
                <c:pt idx="776">
                  <c:v>10.368058811136406</c:v>
                </c:pt>
                <c:pt idx="777">
                  <c:v>9.4436329549136762</c:v>
                </c:pt>
                <c:pt idx="778">
                  <c:v>8.6663165558154027</c:v>
                </c:pt>
                <c:pt idx="779">
                  <c:v>8.1855670846990929</c:v>
                </c:pt>
                <c:pt idx="780">
                  <c:v>8.0203969230051104</c:v>
                </c:pt>
                <c:pt idx="781">
                  <c:v>8.0893134645450093</c:v>
                </c:pt>
                <c:pt idx="782">
                  <c:v>8.25664439525411</c:v>
                </c:pt>
                <c:pt idx="783">
                  <c:v>8.4060703073490277</c:v>
                </c:pt>
                <c:pt idx="784">
                  <c:v>8.5010966812020463</c:v>
                </c:pt>
                <c:pt idx="785">
                  <c:v>8.6050084675780045</c:v>
                </c:pt>
                <c:pt idx="786">
                  <c:v>8.7751415182264445</c:v>
                </c:pt>
                <c:pt idx="787">
                  <c:v>9.1038660478619153</c:v>
                </c:pt>
                <c:pt idx="788">
                  <c:v>9.7334155069046755</c:v>
                </c:pt>
                <c:pt idx="789">
                  <c:v>10.501577696766583</c:v>
                </c:pt>
                <c:pt idx="790">
                  <c:v>11.303392422831253</c:v>
                </c:pt>
                <c:pt idx="791">
                  <c:v>12.164376734374628</c:v>
                </c:pt>
                <c:pt idx="792">
                  <c:v>13.110513859687133</c:v>
                </c:pt>
                <c:pt idx="793">
                  <c:v>14.21499712249339</c:v>
                </c:pt>
                <c:pt idx="794">
                  <c:v>15.535223880043521</c:v>
                </c:pt>
                <c:pt idx="795">
                  <c:v>16.968804342442652</c:v>
                </c:pt>
                <c:pt idx="796">
                  <c:v>18.523707415593801</c:v>
                </c:pt>
                <c:pt idx="797">
                  <c:v>20.255802627281923</c:v>
                </c:pt>
                <c:pt idx="798">
                  <c:v>22.197967814736284</c:v>
                </c:pt>
                <c:pt idx="799">
                  <c:v>24.299485118441559</c:v>
                </c:pt>
                <c:pt idx="800">
                  <c:v>26.49656871607273</c:v>
                </c:pt>
                <c:pt idx="801">
                  <c:v>28.879885721751275</c:v>
                </c:pt>
                <c:pt idx="802">
                  <c:v>31.488081667316244</c:v>
                </c:pt>
                <c:pt idx="803">
                  <c:v>34.284901913969925</c:v>
                </c:pt>
                <c:pt idx="804">
                  <c:v>37.102887535690527</c:v>
                </c:pt>
                <c:pt idx="805">
                  <c:v>39.761625204976724</c:v>
                </c:pt>
                <c:pt idx="806">
                  <c:v>42.101035640877193</c:v>
                </c:pt>
                <c:pt idx="807">
                  <c:v>44.088581148059646</c:v>
                </c:pt>
                <c:pt idx="808">
                  <c:v>46.02420312509846</c:v>
                </c:pt>
                <c:pt idx="809">
                  <c:v>48.089220802596493</c:v>
                </c:pt>
                <c:pt idx="810">
                  <c:v>50.27327502654456</c:v>
                </c:pt>
                <c:pt idx="811">
                  <c:v>52.364042606013669</c:v>
                </c:pt>
                <c:pt idx="812">
                  <c:v>54.154532253893393</c:v>
                </c:pt>
                <c:pt idx="813">
                  <c:v>55.589662508815529</c:v>
                </c:pt>
                <c:pt idx="814">
                  <c:v>56.66976835863921</c:v>
                </c:pt>
                <c:pt idx="815">
                  <c:v>57.534494671466426</c:v>
                </c:pt>
                <c:pt idx="816">
                  <c:v>58.219668398037093</c:v>
                </c:pt>
                <c:pt idx="817">
                  <c:v>58.585037530076349</c:v>
                </c:pt>
                <c:pt idx="818">
                  <c:v>58.55639561947482</c:v>
                </c:pt>
                <c:pt idx="819">
                  <c:v>58.105608567085319</c:v>
                </c:pt>
                <c:pt idx="820">
                  <c:v>57.307097015743608</c:v>
                </c:pt>
                <c:pt idx="821">
                  <c:v>56.341494375428731</c:v>
                </c:pt>
                <c:pt idx="822">
                  <c:v>55.330044427920157</c:v>
                </c:pt>
                <c:pt idx="823">
                  <c:v>54.206007759361754</c:v>
                </c:pt>
                <c:pt idx="824">
                  <c:v>52.892659404174516</c:v>
                </c:pt>
                <c:pt idx="825">
                  <c:v>51.463963936091019</c:v>
                </c:pt>
                <c:pt idx="826">
                  <c:v>49.934827877369202</c:v>
                </c:pt>
                <c:pt idx="827">
                  <c:v>48.20737469982182</c:v>
                </c:pt>
                <c:pt idx="828">
                  <c:v>46.196846045825389</c:v>
                </c:pt>
                <c:pt idx="829">
                  <c:v>43.91518820490888</c:v>
                </c:pt>
                <c:pt idx="830">
                  <c:v>41.4343504808107</c:v>
                </c:pt>
                <c:pt idx="831">
                  <c:v>38.859766991194483</c:v>
                </c:pt>
                <c:pt idx="832">
                  <c:v>36.32578757137059</c:v>
                </c:pt>
                <c:pt idx="833">
                  <c:v>33.913086799943173</c:v>
                </c:pt>
                <c:pt idx="834">
                  <c:v>31.622605843944307</c:v>
                </c:pt>
                <c:pt idx="835">
                  <c:v>29.47608820706542</c:v>
                </c:pt>
                <c:pt idx="836">
                  <c:v>27.409115522924107</c:v>
                </c:pt>
                <c:pt idx="837">
                  <c:v>25.298786952465623</c:v>
                </c:pt>
                <c:pt idx="838">
                  <c:v>23.124621813416312</c:v>
                </c:pt>
                <c:pt idx="839">
                  <c:v>20.853318097147984</c:v>
                </c:pt>
                <c:pt idx="840">
                  <c:v>18.413062455205026</c:v>
                </c:pt>
                <c:pt idx="841">
                  <c:v>15.887267986100927</c:v>
                </c:pt>
                <c:pt idx="842">
                  <c:v>13.202567846378908</c:v>
                </c:pt>
                <c:pt idx="843">
                  <c:v>9.9718611494513301</c:v>
                </c:pt>
                <c:pt idx="844">
                  <c:v>5.7524855064623033</c:v>
                </c:pt>
                <c:pt idx="845">
                  <c:v>0.67533533633305742</c:v>
                </c:pt>
                <c:pt idx="846">
                  <c:v>-4.4226883703936037</c:v>
                </c:pt>
                <c:pt idx="847">
                  <c:v>-8.6591055029857316</c:v>
                </c:pt>
                <c:pt idx="848">
                  <c:v>-11.412146532926016</c:v>
                </c:pt>
                <c:pt idx="849">
                  <c:v>-12.550528222267495</c:v>
                </c:pt>
                <c:pt idx="850">
                  <c:v>-12.384676757822145</c:v>
                </c:pt>
                <c:pt idx="851">
                  <c:v>-11.424983122665703</c:v>
                </c:pt>
                <c:pt idx="852">
                  <c:v>-10.358410160212388</c:v>
                </c:pt>
                <c:pt idx="853">
                  <c:v>-9.7041914370081415</c:v>
                </c:pt>
                <c:pt idx="854">
                  <c:v>-9.485194168267979</c:v>
                </c:pt>
                <c:pt idx="855">
                  <c:v>-9.3671514649026175</c:v>
                </c:pt>
                <c:pt idx="856">
                  <c:v>-8.8995983756045636</c:v>
                </c:pt>
                <c:pt idx="857">
                  <c:v>-7.6892436480924724</c:v>
                </c:pt>
                <c:pt idx="858">
                  <c:v>-5.7320929151306226</c:v>
                </c:pt>
                <c:pt idx="859">
                  <c:v>-3.4203756168280104</c:v>
                </c:pt>
                <c:pt idx="860">
                  <c:v>-1.18064910449145</c:v>
                </c:pt>
                <c:pt idx="861">
                  <c:v>0.64154773759837913</c:v>
                </c:pt>
                <c:pt idx="862">
                  <c:v>1.9149144828464113</c:v>
                </c:pt>
                <c:pt idx="863">
                  <c:v>2.864243153189483</c:v>
                </c:pt>
                <c:pt idx="864">
                  <c:v>3.7413867901256936</c:v>
                </c:pt>
                <c:pt idx="865">
                  <c:v>4.6416520743231793</c:v>
                </c:pt>
                <c:pt idx="866">
                  <c:v>5.333182372836716</c:v>
                </c:pt>
                <c:pt idx="867">
                  <c:v>5.6744496653799814</c:v>
                </c:pt>
                <c:pt idx="868">
                  <c:v>5.7315326520723815</c:v>
                </c:pt>
                <c:pt idx="869">
                  <c:v>5.5168806190309336</c:v>
                </c:pt>
                <c:pt idx="870">
                  <c:v>5.1514329266503145</c:v>
                </c:pt>
                <c:pt idx="871">
                  <c:v>4.8171041281173084</c:v>
                </c:pt>
                <c:pt idx="872">
                  <c:v>4.6150609055549614</c:v>
                </c:pt>
                <c:pt idx="873">
                  <c:v>4.573943347443862</c:v>
                </c:pt>
                <c:pt idx="874">
                  <c:v>4.660338560494985</c:v>
                </c:pt>
                <c:pt idx="875">
                  <c:v>4.8529453892850851</c:v>
                </c:pt>
                <c:pt idx="876">
                  <c:v>5.1581693814993832</c:v>
                </c:pt>
                <c:pt idx="877">
                  <c:v>5.5723331138693961</c:v>
                </c:pt>
                <c:pt idx="878">
                  <c:v>6.0772876115920074</c:v>
                </c:pt>
                <c:pt idx="879">
                  <c:v>6.6597631593601676</c:v>
                </c:pt>
                <c:pt idx="880">
                  <c:v>7.2318829161729639</c:v>
                </c:pt>
                <c:pt idx="881">
                  <c:v>7.6381028778495041</c:v>
                </c:pt>
                <c:pt idx="882">
                  <c:v>7.8971656602925133</c:v>
                </c:pt>
                <c:pt idx="883">
                  <c:v>8.2019926070866624</c:v>
                </c:pt>
                <c:pt idx="884">
                  <c:v>8.6948785149449304</c:v>
                </c:pt>
                <c:pt idx="885">
                  <c:v>9.6835787846460324</c:v>
                </c:pt>
                <c:pt idx="886">
                  <c:v>11.417415848953112</c:v>
                </c:pt>
                <c:pt idx="887">
                  <c:v>13.727533351974049</c:v>
                </c:pt>
                <c:pt idx="888">
                  <c:v>16.275370384934565</c:v>
                </c:pt>
                <c:pt idx="889">
                  <c:v>18.765554157235876</c:v>
                </c:pt>
                <c:pt idx="890">
                  <c:v>21.067385574091158</c:v>
                </c:pt>
                <c:pt idx="891">
                  <c:v>23.200939302609335</c:v>
                </c:pt>
                <c:pt idx="892">
                  <c:v>25.329338156557149</c:v>
                </c:pt>
                <c:pt idx="893">
                  <c:v>27.724134953426006</c:v>
                </c:pt>
                <c:pt idx="894">
                  <c:v>30.585855654357488</c:v>
                </c:pt>
                <c:pt idx="895">
                  <c:v>33.829004281270336</c:v>
                </c:pt>
                <c:pt idx="896">
                  <c:v>37.16564041564493</c:v>
                </c:pt>
                <c:pt idx="897">
                  <c:v>40.101420367332032</c:v>
                </c:pt>
                <c:pt idx="898">
                  <c:v>42.160829259985384</c:v>
                </c:pt>
                <c:pt idx="899">
                  <c:v>43.196050994785672</c:v>
                </c:pt>
                <c:pt idx="900">
                  <c:v>43.961257874889959</c:v>
                </c:pt>
                <c:pt idx="901">
                  <c:v>45.264675697392157</c:v>
                </c:pt>
                <c:pt idx="902">
                  <c:v>47.31917142344431</c:v>
                </c:pt>
                <c:pt idx="903">
                  <c:v>49.684244334975418</c:v>
                </c:pt>
                <c:pt idx="904">
                  <c:v>51.887608788275905</c:v>
                </c:pt>
                <c:pt idx="905">
                  <c:v>53.320237652510379</c:v>
                </c:pt>
                <c:pt idx="906">
                  <c:v>53.424177139460163</c:v>
                </c:pt>
                <c:pt idx="907">
                  <c:v>52.196239676670956</c:v>
                </c:pt>
                <c:pt idx="908">
                  <c:v>50.347137823137537</c:v>
                </c:pt>
                <c:pt idx="909">
                  <c:v>48.850951466674786</c:v>
                </c:pt>
                <c:pt idx="910">
                  <c:v>48.52458315734129</c:v>
                </c:pt>
                <c:pt idx="911">
                  <c:v>49.192706254194462</c:v>
                </c:pt>
                <c:pt idx="912">
                  <c:v>50.242410229110568</c:v>
                </c:pt>
                <c:pt idx="913">
                  <c:v>51.068635384528356</c:v>
                </c:pt>
                <c:pt idx="914">
                  <c:v>51.204862756837791</c:v>
                </c:pt>
                <c:pt idx="915">
                  <c:v>50.401463021701041</c:v>
                </c:pt>
                <c:pt idx="916">
                  <c:v>48.801707741267016</c:v>
                </c:pt>
                <c:pt idx="917">
                  <c:v>46.761676686441675</c:v>
                </c:pt>
                <c:pt idx="918">
                  <c:v>44.570493272712845</c:v>
                </c:pt>
                <c:pt idx="919">
                  <c:v>42.427122067258587</c:v>
                </c:pt>
                <c:pt idx="920">
                  <c:v>40.394605945913419</c:v>
                </c:pt>
                <c:pt idx="921">
                  <c:v>38.454165066995152</c:v>
                </c:pt>
                <c:pt idx="922">
                  <c:v>36.605603925655252</c:v>
                </c:pt>
                <c:pt idx="923">
                  <c:v>34.842089247142148</c:v>
                </c:pt>
                <c:pt idx="924">
                  <c:v>33.166803402199299</c:v>
                </c:pt>
                <c:pt idx="925">
                  <c:v>31.381960834155315</c:v>
                </c:pt>
                <c:pt idx="926">
                  <c:v>29.184434257472208</c:v>
                </c:pt>
                <c:pt idx="927">
                  <c:v>26.469710512322763</c:v>
                </c:pt>
                <c:pt idx="928">
                  <c:v>23.320785842076308</c:v>
                </c:pt>
                <c:pt idx="929">
                  <c:v>19.983516785234784</c:v>
                </c:pt>
                <c:pt idx="930">
                  <c:v>16.731678909530089</c:v>
                </c:pt>
                <c:pt idx="931">
                  <c:v>13.634995671339487</c:v>
                </c:pt>
                <c:pt idx="932">
                  <c:v>10.574402257912697</c:v>
                </c:pt>
                <c:pt idx="933">
                  <c:v>7.4881451127544425</c:v>
                </c:pt>
                <c:pt idx="934">
                  <c:v>4.4305941504993536</c:v>
                </c:pt>
                <c:pt idx="935">
                  <c:v>1.5238622474893664</c:v>
                </c:pt>
                <c:pt idx="936">
                  <c:v>-1.0863088374604208</c:v>
                </c:pt>
                <c:pt idx="937">
                  <c:v>-3.3180115807112123</c:v>
                </c:pt>
                <c:pt idx="938">
                  <c:v>-5.1163360490969874</c:v>
                </c:pt>
                <c:pt idx="939">
                  <c:v>-6.4345998881150477</c:v>
                </c:pt>
                <c:pt idx="940">
                  <c:v>-7.359233270352747</c:v>
                </c:pt>
                <c:pt idx="941">
                  <c:v>-7.9939579649456931</c:v>
                </c:pt>
                <c:pt idx="942">
                  <c:v>-8.3004546856467787</c:v>
                </c:pt>
                <c:pt idx="943">
                  <c:v>-8.2463323519338427</c:v>
                </c:pt>
                <c:pt idx="944">
                  <c:v>-8.0170047248951661</c:v>
                </c:pt>
                <c:pt idx="945">
                  <c:v>-7.889035490397263</c:v>
                </c:pt>
                <c:pt idx="946">
                  <c:v>-8.0612187405893163</c:v>
                </c:pt>
                <c:pt idx="947">
                  <c:v>-8.4374957057775291</c:v>
                </c:pt>
                <c:pt idx="948">
                  <c:v>-8.7272899116619786</c:v>
                </c:pt>
                <c:pt idx="949">
                  <c:v>-8.5851901134287392</c:v>
                </c:pt>
                <c:pt idx="950">
                  <c:v>-7.8358800511601645</c:v>
                </c:pt>
                <c:pt idx="951">
                  <c:v>-6.5034439901369607</c:v>
                </c:pt>
                <c:pt idx="952">
                  <c:v>-4.9456382903342222</c:v>
                </c:pt>
                <c:pt idx="953">
                  <c:v>-3.7216330645275377</c:v>
                </c:pt>
                <c:pt idx="954">
                  <c:v>-2.9408204232369868</c:v>
                </c:pt>
                <c:pt idx="955">
                  <c:v>-2.4355957347722468</c:v>
                </c:pt>
                <c:pt idx="956">
                  <c:v>-2.191362940076802</c:v>
                </c:pt>
                <c:pt idx="957">
                  <c:v>-2.3124617012752662</c:v>
                </c:pt>
                <c:pt idx="958">
                  <c:v>-2.775375407249761</c:v>
                </c:pt>
                <c:pt idx="959">
                  <c:v>-3.4854418391047655</c:v>
                </c:pt>
                <c:pt idx="960">
                  <c:v>-4.3073922023226707</c:v>
                </c:pt>
                <c:pt idx="961">
                  <c:v>-4.9783244382762177</c:v>
                </c:pt>
                <c:pt idx="962">
                  <c:v>-5.2780781295106927</c:v>
                </c:pt>
                <c:pt idx="963">
                  <c:v>-5.162780446920479</c:v>
                </c:pt>
                <c:pt idx="964">
                  <c:v>-4.6649007179820696</c:v>
                </c:pt>
                <c:pt idx="965">
                  <c:v>-3.8959065636224284</c:v>
                </c:pt>
                <c:pt idx="966">
                  <c:v>-2.94457525234998</c:v>
                </c:pt>
                <c:pt idx="967">
                  <c:v>-1.9366626473029802</c:v>
                </c:pt>
                <c:pt idx="968">
                  <c:v>-1.0369629343569207</c:v>
                </c:pt>
                <c:pt idx="969">
                  <c:v>-0.31002803566978232</c:v>
                </c:pt>
                <c:pt idx="970">
                  <c:v>0.37315024504361333</c:v>
                </c:pt>
                <c:pt idx="971">
                  <c:v>1.1661477801427411</c:v>
                </c:pt>
                <c:pt idx="972">
                  <c:v>2.1101742045398866</c:v>
                </c:pt>
                <c:pt idx="973">
                  <c:v>3.1834280404490887</c:v>
                </c:pt>
                <c:pt idx="974">
                  <c:v>4.422773999640107</c:v>
                </c:pt>
                <c:pt idx="975">
                  <c:v>5.8563827196473044</c:v>
                </c:pt>
                <c:pt idx="976">
                  <c:v>7.5145045252543587</c:v>
                </c:pt>
                <c:pt idx="977">
                  <c:v>9.3510511347492713</c:v>
                </c:pt>
                <c:pt idx="978">
                  <c:v>11.275554892054284</c:v>
                </c:pt>
                <c:pt idx="979">
                  <c:v>13.169148354213197</c:v>
                </c:pt>
                <c:pt idx="980">
                  <c:v>14.924533267128934</c:v>
                </c:pt>
                <c:pt idx="981">
                  <c:v>16.562052641786355</c:v>
                </c:pt>
                <c:pt idx="982">
                  <c:v>18.116137968950628</c:v>
                </c:pt>
                <c:pt idx="983">
                  <c:v>19.702287169571616</c:v>
                </c:pt>
                <c:pt idx="984">
                  <c:v>21.415519706180181</c:v>
                </c:pt>
                <c:pt idx="985">
                  <c:v>23.11865421205658</c:v>
                </c:pt>
                <c:pt idx="986">
                  <c:v>24.606903967815445</c:v>
                </c:pt>
                <c:pt idx="987">
                  <c:v>25.722175148459133</c:v>
                </c:pt>
                <c:pt idx="988">
                  <c:v>26.649872805489949</c:v>
                </c:pt>
                <c:pt idx="989">
                  <c:v>27.94089496938015</c:v>
                </c:pt>
                <c:pt idx="990">
                  <c:v>30.085564269992545</c:v>
                </c:pt>
                <c:pt idx="991">
                  <c:v>33.070069724592692</c:v>
                </c:pt>
                <c:pt idx="992">
                  <c:v>36.309972170100842</c:v>
                </c:pt>
                <c:pt idx="993">
                  <c:v>39.292891826698828</c:v>
                </c:pt>
                <c:pt idx="994">
                  <c:v>41.630197150164854</c:v>
                </c:pt>
                <c:pt idx="995">
                  <c:v>43.391891107161555</c:v>
                </c:pt>
                <c:pt idx="996">
                  <c:v>45.171176225018328</c:v>
                </c:pt>
                <c:pt idx="997">
                  <c:v>47.311423800517957</c:v>
                </c:pt>
                <c:pt idx="998">
                  <c:v>49.586827884507592</c:v>
                </c:pt>
              </c:numCache>
            </c:numRef>
          </c:val>
          <c:smooth val="0"/>
          <c:extLst>
            <c:ext xmlns:c16="http://schemas.microsoft.com/office/drawing/2014/chart" uri="{C3380CC4-5D6E-409C-BE32-E72D297353CC}">
              <c16:uniqueId val="{00000001-AACC-4D25-BCCA-B2A196E10A4C}"/>
            </c:ext>
          </c:extLst>
        </c:ser>
        <c:ser>
          <c:idx val="2"/>
          <c:order val="2"/>
          <c:tx>
            <c:strRef>
              <c:f>Sheet1!$R$1</c:f>
              <c:strCache>
                <c:ptCount val="1"/>
                <c:pt idx="0">
                  <c:v>Gyro_Z</c:v>
                </c:pt>
              </c:strCache>
            </c:strRef>
          </c:tx>
          <c:spPr>
            <a:ln w="28575" cap="rnd">
              <a:solidFill>
                <a:schemeClr val="accent3"/>
              </a:solidFill>
              <a:round/>
            </a:ln>
            <a:effectLst/>
          </c:spPr>
          <c:marker>
            <c:symbol val="none"/>
          </c:marker>
          <c:val>
            <c:numRef>
              <c:f>Sheet1!$R$2:$R$1000</c:f>
              <c:numCache>
                <c:formatCode>General</c:formatCode>
                <c:ptCount val="999"/>
                <c:pt idx="0">
                  <c:v>-69.47025394532389</c:v>
                </c:pt>
                <c:pt idx="1">
                  <c:v>-62.279790426417414</c:v>
                </c:pt>
                <c:pt idx="2">
                  <c:v>-54.940451857889066</c:v>
                </c:pt>
                <c:pt idx="3">
                  <c:v>-47.504511620731286</c:v>
                </c:pt>
                <c:pt idx="4">
                  <c:v>-40.067233908316659</c:v>
                </c:pt>
                <c:pt idx="5">
                  <c:v>-32.692848410150319</c:v>
                </c:pt>
                <c:pt idx="6">
                  <c:v>-25.474803261947308</c:v>
                </c:pt>
                <c:pt idx="7">
                  <c:v>-18.397931236708359</c:v>
                </c:pt>
                <c:pt idx="8">
                  <c:v>-11.391906911974193</c:v>
                </c:pt>
                <c:pt idx="9">
                  <c:v>-4.441774013734709</c:v>
                </c:pt>
                <c:pt idx="10">
                  <c:v>2.4755027865399848</c:v>
                </c:pt>
                <c:pt idx="11">
                  <c:v>9.3805941908091839</c:v>
                </c:pt>
                <c:pt idx="12">
                  <c:v>16.231551806993</c:v>
                </c:pt>
                <c:pt idx="13">
                  <c:v>22.992753510853138</c:v>
                </c:pt>
                <c:pt idx="14">
                  <c:v>29.627708980636076</c:v>
                </c:pt>
                <c:pt idx="15">
                  <c:v>36.110168461023356</c:v>
                </c:pt>
                <c:pt idx="16">
                  <c:v>42.426611191802884</c:v>
                </c:pt>
                <c:pt idx="17">
                  <c:v>48.485413327966825</c:v>
                </c:pt>
                <c:pt idx="18">
                  <c:v>54.097523381407484</c:v>
                </c:pt>
                <c:pt idx="19">
                  <c:v>59.097292653779341</c:v>
                </c:pt>
                <c:pt idx="20">
                  <c:v>63.321725280703745</c:v>
                </c:pt>
                <c:pt idx="21">
                  <c:v>66.768726515089668</c:v>
                </c:pt>
                <c:pt idx="22">
                  <c:v>69.748779004787863</c:v>
                </c:pt>
                <c:pt idx="23">
                  <c:v>72.707036524692114</c:v>
                </c:pt>
                <c:pt idx="24">
                  <c:v>75.978257514198276</c:v>
                </c:pt>
                <c:pt idx="25">
                  <c:v>79.688676923914315</c:v>
                </c:pt>
                <c:pt idx="26">
                  <c:v>83.767536245436034</c:v>
                </c:pt>
                <c:pt idx="27">
                  <c:v>87.818811960527327</c:v>
                </c:pt>
                <c:pt idx="28">
                  <c:v>91.208275801316773</c:v>
                </c:pt>
                <c:pt idx="29">
                  <c:v>93.488945585290438</c:v>
                </c:pt>
                <c:pt idx="30">
                  <c:v>94.708145213584629</c:v>
                </c:pt>
                <c:pt idx="31">
                  <c:v>95.214884649312935</c:v>
                </c:pt>
                <c:pt idx="32">
                  <c:v>95.358252456326667</c:v>
                </c:pt>
                <c:pt idx="33">
                  <c:v>95.363570467200134</c:v>
                </c:pt>
                <c:pt idx="34">
                  <c:v>95.31046443785614</c:v>
                </c:pt>
                <c:pt idx="35">
                  <c:v>95.055125449099009</c:v>
                </c:pt>
                <c:pt idx="36">
                  <c:v>94.341383880117021</c:v>
                </c:pt>
                <c:pt idx="37">
                  <c:v>93.05786490251468</c:v>
                </c:pt>
                <c:pt idx="38">
                  <c:v>91.213527244464373</c:v>
                </c:pt>
                <c:pt idx="39">
                  <c:v>88.945579159575075</c:v>
                </c:pt>
                <c:pt idx="40">
                  <c:v>86.464367076383581</c:v>
                </c:pt>
                <c:pt idx="41">
                  <c:v>83.828944514855905</c:v>
                </c:pt>
                <c:pt idx="42">
                  <c:v>80.920578244558783</c:v>
                </c:pt>
                <c:pt idx="43">
                  <c:v>77.571997779667612</c:v>
                </c:pt>
                <c:pt idx="44">
                  <c:v>73.677717244074259</c:v>
                </c:pt>
                <c:pt idx="45">
                  <c:v>69.263670119192781</c:v>
                </c:pt>
                <c:pt idx="46">
                  <c:v>64.457974876808919</c:v>
                </c:pt>
                <c:pt idx="47">
                  <c:v>59.412476979272739</c:v>
                </c:pt>
                <c:pt idx="48">
                  <c:v>54.211352819687285</c:v>
                </c:pt>
                <c:pt idx="49">
                  <c:v>48.861189723293542</c:v>
                </c:pt>
                <c:pt idx="50">
                  <c:v>43.326650388827673</c:v>
                </c:pt>
                <c:pt idx="51">
                  <c:v>37.534931481051125</c:v>
                </c:pt>
                <c:pt idx="52">
                  <c:v>31.437967851430098</c:v>
                </c:pt>
                <c:pt idx="53">
                  <c:v>25.020528574401496</c:v>
                </c:pt>
                <c:pt idx="54">
                  <c:v>18.372380822913467</c:v>
                </c:pt>
                <c:pt idx="55">
                  <c:v>11.558495266455198</c:v>
                </c:pt>
                <c:pt idx="56">
                  <c:v>4.6316446811260938</c:v>
                </c:pt>
                <c:pt idx="57">
                  <c:v>-2.2956318124964281</c:v>
                </c:pt>
                <c:pt idx="58">
                  <c:v>-9.1585999562464977</c:v>
                </c:pt>
                <c:pt idx="59">
                  <c:v>-15.963681797121566</c:v>
                </c:pt>
                <c:pt idx="60">
                  <c:v>-22.765665761179132</c:v>
                </c:pt>
                <c:pt idx="61">
                  <c:v>-29.579764885955548</c:v>
                </c:pt>
                <c:pt idx="62">
                  <c:v>-36.324199288236436</c:v>
                </c:pt>
                <c:pt idx="63">
                  <c:v>-42.862933542471708</c:v>
                </c:pt>
                <c:pt idx="64">
                  <c:v>-49.135092811622272</c:v>
                </c:pt>
                <c:pt idx="65">
                  <c:v>-55.168731635389832</c:v>
                </c:pt>
                <c:pt idx="66">
                  <c:v>-60.997167402682031</c:v>
                </c:pt>
                <c:pt idx="67">
                  <c:v>-66.717577494628387</c:v>
                </c:pt>
                <c:pt idx="68">
                  <c:v>-72.335408664735823</c:v>
                </c:pt>
                <c:pt idx="69">
                  <c:v>-77.755488711441117</c:v>
                </c:pt>
                <c:pt idx="70">
                  <c:v>-82.849077317212291</c:v>
                </c:pt>
                <c:pt idx="71">
                  <c:v>-87.481218490868045</c:v>
                </c:pt>
                <c:pt idx="72">
                  <c:v>-91.600483101050685</c:v>
                </c:pt>
                <c:pt idx="73">
                  <c:v>-95.194373639029664</c:v>
                </c:pt>
                <c:pt idx="74">
                  <c:v>-98.320588806249063</c:v>
                </c:pt>
                <c:pt idx="75">
                  <c:v>-101.02093527012408</c:v>
                </c:pt>
                <c:pt idx="76">
                  <c:v>-103.2916081047216</c:v>
                </c:pt>
                <c:pt idx="77">
                  <c:v>-105.14368000262718</c:v>
                </c:pt>
                <c:pt idx="78">
                  <c:v>-106.57956314257464</c:v>
                </c:pt>
                <c:pt idx="79">
                  <c:v>-107.55013707972316</c:v>
                </c:pt>
                <c:pt idx="80">
                  <c:v>-108.01157509812869</c:v>
                </c:pt>
                <c:pt idx="81">
                  <c:v>-108.02405059616611</c:v>
                </c:pt>
                <c:pt idx="82">
                  <c:v>-107.65856308424279</c:v>
                </c:pt>
                <c:pt idx="83">
                  <c:v>-107.03274492255792</c:v>
                </c:pt>
                <c:pt idx="84">
                  <c:v>-106.27953780410677</c:v>
                </c:pt>
                <c:pt idx="85">
                  <c:v>-105.45211746802462</c:v>
                </c:pt>
                <c:pt idx="86">
                  <c:v>-104.47813047866414</c:v>
                </c:pt>
                <c:pt idx="87">
                  <c:v>-103.12627662909087</c:v>
                </c:pt>
                <c:pt idx="88">
                  <c:v>-101.19269931650905</c:v>
                </c:pt>
                <c:pt idx="89">
                  <c:v>-98.633304990178871</c:v>
                </c:pt>
                <c:pt idx="90">
                  <c:v>-95.457013690375291</c:v>
                </c:pt>
                <c:pt idx="91">
                  <c:v>-91.534389276567779</c:v>
                </c:pt>
                <c:pt idx="92">
                  <c:v>-86.775297711036416</c:v>
                </c:pt>
                <c:pt idx="93">
                  <c:v>-81.253962556815694</c:v>
                </c:pt>
                <c:pt idx="94">
                  <c:v>-75.094997625679383</c:v>
                </c:pt>
                <c:pt idx="95">
                  <c:v>-68.487551113165793</c:v>
                </c:pt>
                <c:pt idx="96">
                  <c:v>-61.583399910902479</c:v>
                </c:pt>
                <c:pt idx="97">
                  <c:v>-54.490659432684431</c:v>
                </c:pt>
                <c:pt idx="98">
                  <c:v>-47.375326364030734</c:v>
                </c:pt>
                <c:pt idx="99">
                  <c:v>-40.333606876750117</c:v>
                </c:pt>
                <c:pt idx="100">
                  <c:v>-33.328382339215111</c:v>
                </c:pt>
                <c:pt idx="101">
                  <c:v>-26.270576392430804</c:v>
                </c:pt>
                <c:pt idx="102">
                  <c:v>-19.060231864582189</c:v>
                </c:pt>
                <c:pt idx="103">
                  <c:v>-11.665574487290545</c:v>
                </c:pt>
                <c:pt idx="104">
                  <c:v>-4.1473855375447339</c:v>
                </c:pt>
                <c:pt idx="105">
                  <c:v>3.4471089332061613</c:v>
                </c:pt>
                <c:pt idx="106">
                  <c:v>11.082768574542039</c:v>
                </c:pt>
                <c:pt idx="107">
                  <c:v>18.777913763051199</c:v>
                </c:pt>
                <c:pt idx="108">
                  <c:v>26.623418247790173</c:v>
                </c:pt>
                <c:pt idx="109">
                  <c:v>34.618473202834366</c:v>
                </c:pt>
                <c:pt idx="110">
                  <c:v>42.590695798777674</c:v>
                </c:pt>
                <c:pt idx="111">
                  <c:v>50.381581502802128</c:v>
                </c:pt>
                <c:pt idx="112">
                  <c:v>57.904545272746077</c:v>
                </c:pt>
                <c:pt idx="113">
                  <c:v>65.028505427291165</c:v>
                </c:pt>
                <c:pt idx="114">
                  <c:v>71.573626638745338</c:v>
                </c:pt>
                <c:pt idx="115">
                  <c:v>77.490585305970427</c:v>
                </c:pt>
                <c:pt idx="116">
                  <c:v>82.946633999851016</c:v>
                </c:pt>
                <c:pt idx="117">
                  <c:v>88.088737199853995</c:v>
                </c:pt>
                <c:pt idx="118">
                  <c:v>92.953139375856907</c:v>
                </c:pt>
                <c:pt idx="119">
                  <c:v>97.611819488339762</c:v>
                </c:pt>
                <c:pt idx="120">
                  <c:v>101.98939923857296</c:v>
                </c:pt>
                <c:pt idx="121">
                  <c:v>105.81047531380149</c:v>
                </c:pt>
                <c:pt idx="122">
                  <c:v>108.76465720752546</c:v>
                </c:pt>
                <c:pt idx="123">
                  <c:v>110.71095640337494</c:v>
                </c:pt>
                <c:pt idx="124">
                  <c:v>111.87265395530744</c:v>
                </c:pt>
                <c:pt idx="125">
                  <c:v>112.57263121620129</c:v>
                </c:pt>
                <c:pt idx="126">
                  <c:v>112.92142769187727</c:v>
                </c:pt>
                <c:pt idx="127">
                  <c:v>112.94762423803972</c:v>
                </c:pt>
                <c:pt idx="128">
                  <c:v>112.62231779327894</c:v>
                </c:pt>
                <c:pt idx="129">
                  <c:v>111.76860981741335</c:v>
                </c:pt>
                <c:pt idx="130">
                  <c:v>110.17430692106508</c:v>
                </c:pt>
                <c:pt idx="131">
                  <c:v>107.75345234264377</c:v>
                </c:pt>
                <c:pt idx="132">
                  <c:v>104.62319367579089</c:v>
                </c:pt>
                <c:pt idx="133">
                  <c:v>100.98827946227506</c:v>
                </c:pt>
                <c:pt idx="134">
                  <c:v>97.058774113029557</c:v>
                </c:pt>
                <c:pt idx="135">
                  <c:v>92.973616950768971</c:v>
                </c:pt>
                <c:pt idx="136">
                  <c:v>88.803122371753588</c:v>
                </c:pt>
                <c:pt idx="137">
                  <c:v>84.546221884318513</c:v>
                </c:pt>
                <c:pt idx="138">
                  <c:v>80.171332666632139</c:v>
                </c:pt>
                <c:pt idx="139">
                  <c:v>75.6387491532995</c:v>
                </c:pt>
                <c:pt idx="140">
                  <c:v>70.920586670233504</c:v>
                </c:pt>
                <c:pt idx="141">
                  <c:v>65.984399556828834</c:v>
                </c:pt>
                <c:pt idx="142">
                  <c:v>60.753059885692252</c:v>
                </c:pt>
                <c:pt idx="143">
                  <c:v>55.172213387978402</c:v>
                </c:pt>
                <c:pt idx="144">
                  <c:v>49.252329700218837</c:v>
                </c:pt>
                <c:pt idx="145">
                  <c:v>43.033745446214454</c:v>
                </c:pt>
                <c:pt idx="146">
                  <c:v>36.551997417290167</c:v>
                </c:pt>
                <c:pt idx="147">
                  <c:v>29.85903706894436</c:v>
                </c:pt>
                <c:pt idx="148">
                  <c:v>23.020410387565473</c:v>
                </c:pt>
                <c:pt idx="149">
                  <c:v>16.099950599814164</c:v>
                </c:pt>
                <c:pt idx="150">
                  <c:v>9.1522395678178832</c:v>
                </c:pt>
                <c:pt idx="151">
                  <c:v>2.2619564364615257</c:v>
                </c:pt>
                <c:pt idx="152">
                  <c:v>-4.5511911722677052</c:v>
                </c:pt>
                <c:pt idx="153">
                  <c:v>-11.401906668822352</c:v>
                </c:pt>
                <c:pt idx="154">
                  <c:v>-18.47649373544591</c:v>
                </c:pt>
                <c:pt idx="155">
                  <c:v>-25.78459248073699</c:v>
                </c:pt>
                <c:pt idx="156">
                  <c:v>-33.146888671122255</c:v>
                </c:pt>
                <c:pt idx="157">
                  <c:v>-40.396158237699815</c:v>
                </c:pt>
                <c:pt idx="158">
                  <c:v>-47.460696652945821</c:v>
                </c:pt>
                <c:pt idx="159">
                  <c:v>-54.288513919886903</c:v>
                </c:pt>
                <c:pt idx="160">
                  <c:v>-60.894987421489169</c:v>
                </c:pt>
                <c:pt idx="161">
                  <c:v>-67.229253313059388</c:v>
                </c:pt>
                <c:pt idx="162">
                  <c:v>-73.216983646798198</c:v>
                </c:pt>
                <c:pt idx="163">
                  <c:v>-78.822018433862226</c:v>
                </c:pt>
                <c:pt idx="164">
                  <c:v>-83.962750645184983</c:v>
                </c:pt>
                <c:pt idx="165">
                  <c:v>-88.587266492281273</c:v>
                </c:pt>
                <c:pt idx="166">
                  <c:v>-92.64868292243564</c:v>
                </c:pt>
                <c:pt idx="167">
                  <c:v>-96.117713443986929</c:v>
                </c:pt>
                <c:pt idx="168">
                  <c:v>-99.015402915107188</c:v>
                </c:pt>
                <c:pt idx="169">
                  <c:v>-101.42238469680505</c:v>
                </c:pt>
                <c:pt idx="170">
                  <c:v>-103.37842334286894</c:v>
                </c:pt>
                <c:pt idx="171">
                  <c:v>-104.99951959601155</c:v>
                </c:pt>
                <c:pt idx="172">
                  <c:v>-106.47951086409131</c:v>
                </c:pt>
                <c:pt idx="173">
                  <c:v>-107.84385098680947</c:v>
                </c:pt>
                <c:pt idx="174">
                  <c:v>-108.75562428707327</c:v>
                </c:pt>
                <c:pt idx="175">
                  <c:v>-108.94438054133181</c:v>
                </c:pt>
                <c:pt idx="176">
                  <c:v>-108.45019971050517</c:v>
                </c:pt>
                <c:pt idx="177">
                  <c:v>-107.37083489629507</c:v>
                </c:pt>
                <c:pt idx="178">
                  <c:v>-105.71367551836917</c:v>
                </c:pt>
                <c:pt idx="179">
                  <c:v>-103.42981836800179</c:v>
                </c:pt>
                <c:pt idx="180">
                  <c:v>-100.46411696064175</c:v>
                </c:pt>
                <c:pt idx="181">
                  <c:v>-96.845850361428916</c:v>
                </c:pt>
                <c:pt idx="182">
                  <c:v>-92.64979523420034</c:v>
                </c:pt>
                <c:pt idx="183">
                  <c:v>-87.934279109516339</c:v>
                </c:pt>
                <c:pt idx="184">
                  <c:v>-82.763464227325997</c:v>
                </c:pt>
                <c:pt idx="185">
                  <c:v>-77.268972682779477</c:v>
                </c:pt>
                <c:pt idx="186">
                  <c:v>-71.565025769123892</c:v>
                </c:pt>
                <c:pt idx="187">
                  <c:v>-65.738613833741411</c:v>
                </c:pt>
                <c:pt idx="188">
                  <c:v>-59.838592217066584</c:v>
                </c:pt>
                <c:pt idx="189">
                  <c:v>-53.815955832725258</c:v>
                </c:pt>
                <c:pt idx="190">
                  <c:v>-47.667275716070748</c:v>
                </c:pt>
                <c:pt idx="191">
                  <c:v>-41.412908941749329</c:v>
                </c:pt>
                <c:pt idx="192">
                  <c:v>-35.038637602914335</c:v>
                </c:pt>
                <c:pt idx="193">
                  <c:v>-28.560201450856045</c:v>
                </c:pt>
                <c:pt idx="194">
                  <c:v>-21.923377201838925</c:v>
                </c:pt>
                <c:pt idx="195">
                  <c:v>-15.074264017802147</c:v>
                </c:pt>
                <c:pt idx="196">
                  <c:v>-7.9888946774461047</c:v>
                </c:pt>
                <c:pt idx="197">
                  <c:v>-0.59016308389718275</c:v>
                </c:pt>
                <c:pt idx="198">
                  <c:v>7.1897631177807604</c:v>
                </c:pt>
                <c:pt idx="199">
                  <c:v>15.293969855425145</c:v>
                </c:pt>
                <c:pt idx="200">
                  <c:v>23.520883738316645</c:v>
                </c:pt>
                <c:pt idx="201">
                  <c:v>31.61195362355031</c:v>
                </c:pt>
                <c:pt idx="202">
                  <c:v>39.420532611079295</c:v>
                </c:pt>
                <c:pt idx="203">
                  <c:v>46.836253018857704</c:v>
                </c:pt>
                <c:pt idx="204">
                  <c:v>53.755179238480551</c:v>
                </c:pt>
                <c:pt idx="205">
                  <c:v>60.155907153710935</c:v>
                </c:pt>
                <c:pt idx="206">
                  <c:v>66.208338530636723</c:v>
                </c:pt>
                <c:pt idx="207">
                  <c:v>72.175400280023993</c:v>
                </c:pt>
                <c:pt idx="208">
                  <c:v>78.167392194423513</c:v>
                </c:pt>
                <c:pt idx="209">
                  <c:v>84.057436310535039</c:v>
                </c:pt>
                <c:pt idx="210">
                  <c:v>89.558537644324332</c:v>
                </c:pt>
                <c:pt idx="211">
                  <c:v>94.340402811437841</c:v>
                </c:pt>
                <c:pt idx="212">
                  <c:v>98.312975515209089</c:v>
                </c:pt>
                <c:pt idx="213">
                  <c:v>101.67660176490492</c:v>
                </c:pt>
                <c:pt idx="214">
                  <c:v>104.78043442960683</c:v>
                </c:pt>
                <c:pt idx="215">
                  <c:v>107.96157822101469</c:v>
                </c:pt>
                <c:pt idx="216">
                  <c:v>111.27868827659439</c:v>
                </c:pt>
                <c:pt idx="217">
                  <c:v>114.39974125106249</c:v>
                </c:pt>
                <c:pt idx="218">
                  <c:v>116.75126126604124</c:v>
                </c:pt>
                <c:pt idx="219">
                  <c:v>117.76589844072041</c:v>
                </c:pt>
                <c:pt idx="220">
                  <c:v>117.20099683190601</c:v>
                </c:pt>
                <c:pt idx="221">
                  <c:v>115.14444279526789</c:v>
                </c:pt>
                <c:pt idx="222">
                  <c:v>111.97927835936254</c:v>
                </c:pt>
                <c:pt idx="223">
                  <c:v>108.07935723217528</c:v>
                </c:pt>
                <c:pt idx="224">
                  <c:v>103.68641652753178</c:v>
                </c:pt>
                <c:pt idx="225">
                  <c:v>98.938008896981131</c:v>
                </c:pt>
                <c:pt idx="226">
                  <c:v>93.913356939041506</c:v>
                </c:pt>
                <c:pt idx="227">
                  <c:v>88.751398740260683</c:v>
                </c:pt>
                <c:pt idx="228">
                  <c:v>83.605022125455463</c:v>
                </c:pt>
                <c:pt idx="229">
                  <c:v>78.562943742946359</c:v>
                </c:pt>
                <c:pt idx="230">
                  <c:v>73.674079748087436</c:v>
                </c:pt>
                <c:pt idx="231">
                  <c:v>68.860769253125682</c:v>
                </c:pt>
                <c:pt idx="232">
                  <c:v>63.897704248063157</c:v>
                </c:pt>
                <c:pt idx="233">
                  <c:v>58.560120783101887</c:v>
                </c:pt>
                <c:pt idx="234">
                  <c:v>52.658753567439852</c:v>
                </c:pt>
                <c:pt idx="235">
                  <c:v>46.143506216091055</c:v>
                </c:pt>
                <c:pt idx="236">
                  <c:v>39.152565511769232</c:v>
                </c:pt>
                <c:pt idx="237">
                  <c:v>31.898016281533849</c:v>
                </c:pt>
                <c:pt idx="238">
                  <c:v>24.63996765590317</c:v>
                </c:pt>
                <c:pt idx="239">
                  <c:v>17.586797102785109</c:v>
                </c:pt>
                <c:pt idx="240">
                  <c:v>10.780443900729408</c:v>
                </c:pt>
                <c:pt idx="241">
                  <c:v>4.1529517627148191</c:v>
                </c:pt>
                <c:pt idx="242">
                  <c:v>-2.4799220125394776</c:v>
                </c:pt>
                <c:pt idx="243">
                  <c:v>-9.3422323522886881</c:v>
                </c:pt>
                <c:pt idx="244">
                  <c:v>-16.440432025242913</c:v>
                </c:pt>
                <c:pt idx="245">
                  <c:v>-23.656960624738058</c:v>
                </c:pt>
                <c:pt idx="246">
                  <c:v>-30.774455392243294</c:v>
                </c:pt>
                <c:pt idx="247">
                  <c:v>-37.567820404398425</c:v>
                </c:pt>
                <c:pt idx="248">
                  <c:v>-43.974465376310455</c:v>
                </c:pt>
                <c:pt idx="249">
                  <c:v>-50.052210108784244</c:v>
                </c:pt>
                <c:pt idx="250">
                  <c:v>-55.932115546608557</c:v>
                </c:pt>
                <c:pt idx="251">
                  <c:v>-61.794494415676382</c:v>
                </c:pt>
                <c:pt idx="252">
                  <c:v>-67.711977147362859</c:v>
                </c:pt>
                <c:pt idx="253">
                  <c:v>-73.577497824415602</c:v>
                </c:pt>
                <c:pt idx="254">
                  <c:v>-79.266623207927282</c:v>
                </c:pt>
                <c:pt idx="255">
                  <c:v>-84.622908583768748</c:v>
                </c:pt>
                <c:pt idx="256">
                  <c:v>-89.533364732093361</c:v>
                </c:pt>
                <c:pt idx="257">
                  <c:v>-93.930861597451496</c:v>
                </c:pt>
                <c:pt idx="258">
                  <c:v>-97.787314685502466</c:v>
                </c:pt>
                <c:pt idx="259">
                  <c:v>-101.02052835179242</c:v>
                </c:pt>
                <c:pt idx="260">
                  <c:v>-103.61112314475656</c:v>
                </c:pt>
                <c:pt idx="261">
                  <c:v>-105.63076832186142</c:v>
                </c:pt>
                <c:pt idx="262">
                  <c:v>-106.9884441154242</c:v>
                </c:pt>
                <c:pt idx="263">
                  <c:v>-107.61975189311572</c:v>
                </c:pt>
                <c:pt idx="264">
                  <c:v>-107.49372711525341</c:v>
                </c:pt>
                <c:pt idx="265">
                  <c:v>-106.62521459294834</c:v>
                </c:pt>
                <c:pt idx="266">
                  <c:v>-105.13392094108937</c:v>
                </c:pt>
                <c:pt idx="267">
                  <c:v>-103.17525368226758</c:v>
                </c:pt>
                <c:pt idx="268">
                  <c:v>-100.85843068862222</c:v>
                </c:pt>
                <c:pt idx="269">
                  <c:v>-98.262850674849773</c:v>
                </c:pt>
                <c:pt idx="270">
                  <c:v>-95.450601761352772</c:v>
                </c:pt>
                <c:pt idx="271">
                  <c:v>-92.307004426125715</c:v>
                </c:pt>
                <c:pt idx="272">
                  <c:v>-88.685125277603206</c:v>
                </c:pt>
                <c:pt idx="273">
                  <c:v>-84.536171092051134</c:v>
                </c:pt>
                <c:pt idx="274">
                  <c:v>-79.878880150210122</c:v>
                </c:pt>
                <c:pt idx="275">
                  <c:v>-74.821639687205931</c:v>
                </c:pt>
                <c:pt idx="276">
                  <c:v>-69.480110633461805</c:v>
                </c:pt>
                <c:pt idx="277">
                  <c:v>-63.934796600792573</c:v>
                </c:pt>
                <c:pt idx="278">
                  <c:v>-58.267001908776727</c:v>
                </c:pt>
                <c:pt idx="279">
                  <c:v>-52.511735050601189</c:v>
                </c:pt>
                <c:pt idx="280">
                  <c:v>-46.688372629589168</c:v>
                </c:pt>
                <c:pt idx="281">
                  <c:v>-40.88642979699739</c:v>
                </c:pt>
                <c:pt idx="282">
                  <c:v>-35.144295021057445</c:v>
                </c:pt>
                <c:pt idx="283">
                  <c:v>-29.451697660636299</c:v>
                </c:pt>
                <c:pt idx="284">
                  <c:v>-23.769088507423572</c:v>
                </c:pt>
                <c:pt idx="285">
                  <c:v>-18.004026777275104</c:v>
                </c:pt>
                <c:pt idx="286">
                  <c:v>-12.131186061729604</c:v>
                </c:pt>
                <c:pt idx="287">
                  <c:v>-6.1326278404950116</c:v>
                </c:pt>
                <c:pt idx="288">
                  <c:v>1.1865936314888352E-2</c:v>
                </c:pt>
                <c:pt idx="289">
                  <c:v>6.2809066775885904</c:v>
                </c:pt>
                <c:pt idx="290">
                  <c:v>12.641685904036819</c:v>
                </c:pt>
                <c:pt idx="291">
                  <c:v>19.047669105956082</c:v>
                </c:pt>
                <c:pt idx="292">
                  <c:v>25.525549903836961</c:v>
                </c:pt>
                <c:pt idx="293">
                  <c:v>32.148802425760223</c:v>
                </c:pt>
                <c:pt idx="294">
                  <c:v>38.949141297245021</c:v>
                </c:pt>
                <c:pt idx="295">
                  <c:v>45.921993211300119</c:v>
                </c:pt>
                <c:pt idx="296">
                  <c:v>52.942566487074117</c:v>
                </c:pt>
                <c:pt idx="297">
                  <c:v>59.701085377332632</c:v>
                </c:pt>
                <c:pt idx="298">
                  <c:v>65.926048469785982</c:v>
                </c:pt>
                <c:pt idx="299">
                  <c:v>71.457670340390266</c:v>
                </c:pt>
                <c:pt idx="300">
                  <c:v>76.319351093582469</c:v>
                </c:pt>
                <c:pt idx="301">
                  <c:v>80.861332391710818</c:v>
                </c:pt>
                <c:pt idx="302">
                  <c:v>85.506837823876609</c:v>
                </c:pt>
                <c:pt idx="303">
                  <c:v>90.348219887399082</c:v>
                </c:pt>
                <c:pt idx="304">
                  <c:v>94.861880009651102</c:v>
                </c:pt>
                <c:pt idx="305">
                  <c:v>98.374596369458075</c:v>
                </c:pt>
                <c:pt idx="306">
                  <c:v>100.47067844206892</c:v>
                </c:pt>
                <c:pt idx="307">
                  <c:v>101.20278129322753</c:v>
                </c:pt>
                <c:pt idx="308">
                  <c:v>100.94300314736299</c:v>
                </c:pt>
                <c:pt idx="309">
                  <c:v>100.13747578441571</c:v>
                </c:pt>
                <c:pt idx="310">
                  <c:v>99.175074328727391</c:v>
                </c:pt>
                <c:pt idx="311">
                  <c:v>98.222658302152837</c:v>
                </c:pt>
                <c:pt idx="312">
                  <c:v>97.321135096109785</c:v>
                </c:pt>
                <c:pt idx="313">
                  <c:v>96.284699214187597</c:v>
                </c:pt>
                <c:pt idx="314">
                  <c:v>94.74492944990385</c:v>
                </c:pt>
                <c:pt idx="315">
                  <c:v>92.484190480905767</c:v>
                </c:pt>
                <c:pt idx="316">
                  <c:v>89.618122171287638</c:v>
                </c:pt>
                <c:pt idx="317">
                  <c:v>86.347534907861885</c:v>
                </c:pt>
                <c:pt idx="318">
                  <c:v>82.863130989704658</c:v>
                </c:pt>
                <c:pt idx="319">
                  <c:v>79.262910109910564</c:v>
                </c:pt>
                <c:pt idx="320">
                  <c:v>75.497135267712352</c:v>
                </c:pt>
                <c:pt idx="321">
                  <c:v>71.458692842358104</c:v>
                </c:pt>
                <c:pt idx="322">
                  <c:v>67.01864010551094</c:v>
                </c:pt>
                <c:pt idx="323">
                  <c:v>62.076270463400725</c:v>
                </c:pt>
                <c:pt idx="324">
                  <c:v>56.628137014132712</c:v>
                </c:pt>
                <c:pt idx="325">
                  <c:v>50.740353693850061</c:v>
                </c:pt>
                <c:pt idx="326">
                  <c:v>44.515516199973064</c:v>
                </c:pt>
                <c:pt idx="327">
                  <c:v>37.991643735973604</c:v>
                </c:pt>
                <c:pt idx="328">
                  <c:v>31.226922661254132</c:v>
                </c:pt>
                <c:pt idx="329">
                  <c:v>24.36483852802905</c:v>
                </c:pt>
                <c:pt idx="330">
                  <c:v>17.498897397468468</c:v>
                </c:pt>
                <c:pt idx="331">
                  <c:v>10.705745529519099</c:v>
                </c:pt>
                <c:pt idx="332">
                  <c:v>4.019953958928717</c:v>
                </c:pt>
                <c:pt idx="333">
                  <c:v>-2.6159240002498567</c:v>
                </c:pt>
                <c:pt idx="334">
                  <c:v>-9.1330491202448609</c:v>
                </c:pt>
                <c:pt idx="335">
                  <c:v>-15.442561677839963</c:v>
                </c:pt>
                <c:pt idx="336">
                  <c:v>-21.58137088428316</c:v>
                </c:pt>
                <c:pt idx="337">
                  <c:v>-27.671536006597499</c:v>
                </c:pt>
                <c:pt idx="338">
                  <c:v>-33.920355066465554</c:v>
                </c:pt>
                <c:pt idx="339">
                  <c:v>-40.362095465136242</c:v>
                </c:pt>
                <c:pt idx="340">
                  <c:v>-46.887531675833515</c:v>
                </c:pt>
                <c:pt idx="341">
                  <c:v>-53.334976342316843</c:v>
                </c:pt>
                <c:pt idx="342">
                  <c:v>-59.448736235470506</c:v>
                </c:pt>
                <c:pt idx="343">
                  <c:v>-65.058366370761092</c:v>
                </c:pt>
                <c:pt idx="344">
                  <c:v>-70.169986863345869</c:v>
                </c:pt>
                <c:pt idx="345">
                  <c:v>-74.882868386078954</c:v>
                </c:pt>
                <c:pt idx="346">
                  <c:v>-79.184869818357384</c:v>
                </c:pt>
                <c:pt idx="347">
                  <c:v>-83.026806661990236</c:v>
                </c:pt>
                <c:pt idx="348">
                  <c:v>-86.483917988750434</c:v>
                </c:pt>
                <c:pt idx="349">
                  <c:v>-89.711809368975423</c:v>
                </c:pt>
                <c:pt idx="350">
                  <c:v>-92.80969750159592</c:v>
                </c:pt>
                <c:pt idx="351">
                  <c:v>-95.784711591564005</c:v>
                </c:pt>
                <c:pt idx="352">
                  <c:v>-98.604193779732711</c:v>
                </c:pt>
                <c:pt idx="353">
                  <c:v>-101.11141280413806</c:v>
                </c:pt>
                <c:pt idx="354">
                  <c:v>-103.0576322480553</c:v>
                </c:pt>
                <c:pt idx="355">
                  <c:v>-104.29356310309419</c:v>
                </c:pt>
                <c:pt idx="356">
                  <c:v>-104.72858996103231</c:v>
                </c:pt>
                <c:pt idx="357">
                  <c:v>-104.30282128181166</c:v>
                </c:pt>
                <c:pt idx="358">
                  <c:v>-102.98179403617542</c:v>
                </c:pt>
                <c:pt idx="359">
                  <c:v>-100.8793839954519</c:v>
                </c:pt>
                <c:pt idx="360">
                  <c:v>-98.124777555542863</c:v>
                </c:pt>
                <c:pt idx="361">
                  <c:v>-94.835866704432007</c:v>
                </c:pt>
                <c:pt idx="362">
                  <c:v>-91.048887730343367</c:v>
                </c:pt>
                <c:pt idx="363">
                  <c:v>-86.752965695736506</c:v>
                </c:pt>
                <c:pt idx="364">
                  <c:v>-81.967734261821775</c:v>
                </c:pt>
                <c:pt idx="365">
                  <c:v>-76.728846856585349</c:v>
                </c:pt>
                <c:pt idx="366">
                  <c:v>-71.104272979453626</c:v>
                </c:pt>
                <c:pt idx="367">
                  <c:v>-65.140725039864549</c:v>
                </c:pt>
                <c:pt idx="368">
                  <c:v>-58.873338519067261</c:v>
                </c:pt>
                <c:pt idx="369">
                  <c:v>-52.370089528685916</c:v>
                </c:pt>
                <c:pt idx="370">
                  <c:v>-45.713928598112197</c:v>
                </c:pt>
                <c:pt idx="371">
                  <c:v>-39.038484386149953</c:v>
                </c:pt>
                <c:pt idx="372">
                  <c:v>-32.406548138426949</c:v>
                </c:pt>
                <c:pt idx="373">
                  <c:v>-25.76951123565841</c:v>
                </c:pt>
                <c:pt idx="374">
                  <c:v>-19.150685410945243</c:v>
                </c:pt>
                <c:pt idx="375">
                  <c:v>-12.563057002726339</c:v>
                </c:pt>
                <c:pt idx="376">
                  <c:v>-6.032884042671812</c:v>
                </c:pt>
                <c:pt idx="377">
                  <c:v>0.40180803818162453</c:v>
                </c:pt>
                <c:pt idx="378">
                  <c:v>6.7816129774179918</c:v>
                </c:pt>
                <c:pt idx="379">
                  <c:v>13.148074377869632</c:v>
                </c:pt>
                <c:pt idx="380">
                  <c:v>19.567755690312239</c:v>
                </c:pt>
                <c:pt idx="381">
                  <c:v>26.090191756505995</c:v>
                </c:pt>
                <c:pt idx="382">
                  <c:v>32.664633641375872</c:v>
                </c:pt>
                <c:pt idx="383">
                  <c:v>39.116647328548353</c:v>
                </c:pt>
                <c:pt idx="384">
                  <c:v>45.211346761977381</c:v>
                </c:pt>
                <c:pt idx="385">
                  <c:v>50.729058326737835</c:v>
                </c:pt>
                <c:pt idx="386">
                  <c:v>55.653895060203077</c:v>
                </c:pt>
                <c:pt idx="387">
                  <c:v>60.226298518999016</c:v>
                </c:pt>
                <c:pt idx="388">
                  <c:v>64.704021428619043</c:v>
                </c:pt>
                <c:pt idx="389">
                  <c:v>69.296628540046669</c:v>
                </c:pt>
                <c:pt idx="390">
                  <c:v>74.121335789245734</c:v>
                </c:pt>
                <c:pt idx="391">
                  <c:v>79.08094513346083</c:v>
                </c:pt>
                <c:pt idx="392">
                  <c:v>83.983081890791624</c:v>
                </c:pt>
                <c:pt idx="393">
                  <c:v>88.663134432975795</c:v>
                </c:pt>
                <c:pt idx="394">
                  <c:v>93.02507210431628</c:v>
                </c:pt>
                <c:pt idx="395">
                  <c:v>97.107052202229937</c:v>
                </c:pt>
                <c:pt idx="396">
                  <c:v>100.83705225818534</c:v>
                </c:pt>
                <c:pt idx="397">
                  <c:v>103.92579995302161</c:v>
                </c:pt>
                <c:pt idx="398">
                  <c:v>106.04739799396118</c:v>
                </c:pt>
                <c:pt idx="399">
                  <c:v>107.08064401408195</c:v>
                </c:pt>
                <c:pt idx="400">
                  <c:v>107.16713303380031</c:v>
                </c:pt>
                <c:pt idx="401">
                  <c:v>106.5035043331243</c:v>
                </c:pt>
                <c:pt idx="402">
                  <c:v>105.1909850264618</c:v>
                </c:pt>
                <c:pt idx="403">
                  <c:v>103.22508192593256</c:v>
                </c:pt>
                <c:pt idx="404">
                  <c:v>100.5946115274139</c:v>
                </c:pt>
                <c:pt idx="405">
                  <c:v>97.328454976865629</c:v>
                </c:pt>
                <c:pt idx="406">
                  <c:v>93.560977017328312</c:v>
                </c:pt>
                <c:pt idx="407">
                  <c:v>89.515998596981746</c:v>
                </c:pt>
                <c:pt idx="408">
                  <c:v>85.378802985042114</c:v>
                </c:pt>
                <c:pt idx="409">
                  <c:v>81.26974176534128</c:v>
                </c:pt>
                <c:pt idx="410">
                  <c:v>77.149336310034442</c:v>
                </c:pt>
                <c:pt idx="411">
                  <c:v>72.85003388383376</c:v>
                </c:pt>
                <c:pt idx="412">
                  <c:v>68.179609226157069</c:v>
                </c:pt>
                <c:pt idx="413">
                  <c:v>63.058211941633928</c:v>
                </c:pt>
                <c:pt idx="414">
                  <c:v>57.49471500280125</c:v>
                </c:pt>
                <c:pt idx="415">
                  <c:v>51.616192482745227</c:v>
                </c:pt>
                <c:pt idx="416">
                  <c:v>45.586287713090329</c:v>
                </c:pt>
                <c:pt idx="417">
                  <c:v>39.527532738828519</c:v>
                </c:pt>
                <c:pt idx="418">
                  <c:v>33.503623144051943</c:v>
                </c:pt>
                <c:pt idx="419">
                  <c:v>27.479964281170904</c:v>
                </c:pt>
                <c:pt idx="420">
                  <c:v>21.284979115547486</c:v>
                </c:pt>
                <c:pt idx="421">
                  <c:v>14.795119453236536</c:v>
                </c:pt>
                <c:pt idx="422">
                  <c:v>7.9374521241718048</c:v>
                </c:pt>
                <c:pt idx="423">
                  <c:v>0.77913196168836873</c:v>
                </c:pt>
                <c:pt idx="424">
                  <c:v>-6.4884422775453983</c:v>
                </c:pt>
                <c:pt idx="425">
                  <c:v>-13.657116311994489</c:v>
                </c:pt>
                <c:pt idx="426">
                  <c:v>-20.570839985754599</c:v>
                </c:pt>
                <c:pt idx="427">
                  <c:v>-27.165645806039507</c:v>
                </c:pt>
                <c:pt idx="428">
                  <c:v>-33.510379509918721</c:v>
                </c:pt>
                <c:pt idx="429">
                  <c:v>-39.656124119720346</c:v>
                </c:pt>
                <c:pt idx="430">
                  <c:v>-45.683285257325934</c:v>
                </c:pt>
                <c:pt idx="431">
                  <c:v>-51.718095372179413</c:v>
                </c:pt>
                <c:pt idx="432">
                  <c:v>-57.782953584735829</c:v>
                </c:pt>
                <c:pt idx="433">
                  <c:v>-63.781464093041109</c:v>
                </c:pt>
                <c:pt idx="434">
                  <c:v>-69.495810391180299</c:v>
                </c:pt>
                <c:pt idx="435">
                  <c:v>-74.772429303356702</c:v>
                </c:pt>
                <c:pt idx="436">
                  <c:v>-79.663553057289562</c:v>
                </c:pt>
                <c:pt idx="437">
                  <c:v>-84.183571136143769</c:v>
                </c:pt>
                <c:pt idx="438">
                  <c:v>-88.391323793420881</c:v>
                </c:pt>
                <c:pt idx="439">
                  <c:v>-92.492486257552471</c:v>
                </c:pt>
                <c:pt idx="440">
                  <c:v>-96.614162512401421</c:v>
                </c:pt>
                <c:pt idx="441">
                  <c:v>-100.73974080215339</c:v>
                </c:pt>
                <c:pt idx="442">
                  <c:v>-104.56320908611032</c:v>
                </c:pt>
                <c:pt idx="443">
                  <c:v>-107.75019754438812</c:v>
                </c:pt>
                <c:pt idx="444">
                  <c:v>-110.21177141350034</c:v>
                </c:pt>
                <c:pt idx="445">
                  <c:v>-111.98636800523033</c:v>
                </c:pt>
                <c:pt idx="446">
                  <c:v>-113.17356994512572</c:v>
                </c:pt>
                <c:pt idx="447">
                  <c:v>-113.95363342622319</c:v>
                </c:pt>
                <c:pt idx="448">
                  <c:v>-114.54472401769874</c:v>
                </c:pt>
                <c:pt idx="449">
                  <c:v>-115.01297463734477</c:v>
                </c:pt>
                <c:pt idx="450">
                  <c:v>-115.11636552459787</c:v>
                </c:pt>
                <c:pt idx="451">
                  <c:v>-114.51638053410591</c:v>
                </c:pt>
                <c:pt idx="452">
                  <c:v>-112.95776350342378</c:v>
                </c:pt>
                <c:pt idx="453">
                  <c:v>-110.38129957335529</c:v>
                </c:pt>
                <c:pt idx="454">
                  <c:v>-106.8823647618882</c:v>
                </c:pt>
                <c:pt idx="455">
                  <c:v>-102.59785082665043</c:v>
                </c:pt>
                <c:pt idx="456">
                  <c:v>-97.661897850117413</c:v>
                </c:pt>
                <c:pt idx="457">
                  <c:v>-92.176532113115059</c:v>
                </c:pt>
                <c:pt idx="458">
                  <c:v>-86.227413750852762</c:v>
                </c:pt>
                <c:pt idx="459">
                  <c:v>-79.864203735835702</c:v>
                </c:pt>
                <c:pt idx="460">
                  <c:v>-73.116382881118994</c:v>
                </c:pt>
                <c:pt idx="461">
                  <c:v>-66.062844483496619</c:v>
                </c:pt>
                <c:pt idx="462">
                  <c:v>-58.797479133826684</c:v>
                </c:pt>
                <c:pt idx="463">
                  <c:v>-51.436238791150146</c:v>
                </c:pt>
                <c:pt idx="464">
                  <c:v>-44.077920755327142</c:v>
                </c:pt>
                <c:pt idx="465">
                  <c:v>-36.783905720220595</c:v>
                </c:pt>
                <c:pt idx="466">
                  <c:v>-29.587674105816181</c:v>
                </c:pt>
                <c:pt idx="467">
                  <c:v>-22.528538163699857</c:v>
                </c:pt>
                <c:pt idx="468">
                  <c:v>-15.590174940425859</c:v>
                </c:pt>
                <c:pt idx="469">
                  <c:v>-8.7173852216173415</c:v>
                </c:pt>
                <c:pt idx="470">
                  <c:v>-1.8591030371849946</c:v>
                </c:pt>
                <c:pt idx="471">
                  <c:v>5.1016943235587053</c:v>
                </c:pt>
                <c:pt idx="472">
                  <c:v>12.24712097708753</c:v>
                </c:pt>
                <c:pt idx="473">
                  <c:v>19.513030817545779</c:v>
                </c:pt>
                <c:pt idx="474">
                  <c:v>26.855690761194861</c:v>
                </c:pt>
                <c:pt idx="475">
                  <c:v>34.360780685970965</c:v>
                </c:pt>
                <c:pt idx="476">
                  <c:v>41.980870872251543</c:v>
                </c:pt>
                <c:pt idx="477">
                  <c:v>49.597870394806513</c:v>
                </c:pt>
                <c:pt idx="478">
                  <c:v>57.129307626910382</c:v>
                </c:pt>
                <c:pt idx="479">
                  <c:v>64.528994254372179</c:v>
                </c:pt>
                <c:pt idx="480">
                  <c:v>71.718976089284737</c:v>
                </c:pt>
                <c:pt idx="481">
                  <c:v>78.461391067499051</c:v>
                </c:pt>
                <c:pt idx="482">
                  <c:v>84.467380206149059</c:v>
                </c:pt>
                <c:pt idx="483">
                  <c:v>89.552290022026085</c:v>
                </c:pt>
                <c:pt idx="484">
                  <c:v>93.72791280158556</c:v>
                </c:pt>
                <c:pt idx="485">
                  <c:v>97.150345165553844</c:v>
                </c:pt>
                <c:pt idx="486">
                  <c:v>100.02854512224278</c:v>
                </c:pt>
                <c:pt idx="487">
                  <c:v>102.55168705979793</c:v>
                </c:pt>
                <c:pt idx="488">
                  <c:v>104.80397487860196</c:v>
                </c:pt>
                <c:pt idx="489">
                  <c:v>106.77239328102992</c:v>
                </c:pt>
                <c:pt idx="490">
                  <c:v>108.40304589540933</c:v>
                </c:pt>
                <c:pt idx="491">
                  <c:v>109.57843065750116</c:v>
                </c:pt>
                <c:pt idx="492">
                  <c:v>110.13637686435113</c:v>
                </c:pt>
                <c:pt idx="493">
                  <c:v>109.97491912706411</c:v>
                </c:pt>
                <c:pt idx="494">
                  <c:v>109.11393072452282</c:v>
                </c:pt>
                <c:pt idx="495">
                  <c:v>107.64702727003237</c:v>
                </c:pt>
                <c:pt idx="496">
                  <c:v>105.72524654463172</c:v>
                </c:pt>
                <c:pt idx="497">
                  <c:v>103.52001641373909</c:v>
                </c:pt>
                <c:pt idx="498">
                  <c:v>101.1690106454643</c:v>
                </c:pt>
                <c:pt idx="499">
                  <c:v>98.767076132555005</c:v>
                </c:pt>
                <c:pt idx="500">
                  <c:v>96.391003249903889</c:v>
                </c:pt>
                <c:pt idx="501">
                  <c:v>93.957301504905814</c:v>
                </c:pt>
                <c:pt idx="502">
                  <c:v>91.213964094807693</c:v>
                </c:pt>
                <c:pt idx="503">
                  <c:v>88.086946952911532</c:v>
                </c:pt>
                <c:pt idx="504">
                  <c:v>84.637199893853293</c:v>
                </c:pt>
                <c:pt idx="505">
                  <c:v>80.958597815976219</c:v>
                </c:pt>
                <c:pt idx="506">
                  <c:v>77.103957639656684</c:v>
                </c:pt>
                <c:pt idx="507">
                  <c:v>73.074926726863566</c:v>
                </c:pt>
                <c:pt idx="508">
                  <c:v>68.872631352326295</c:v>
                </c:pt>
                <c:pt idx="509">
                  <c:v>64.54997818527977</c:v>
                </c:pt>
                <c:pt idx="510">
                  <c:v>60.044731741574175</c:v>
                </c:pt>
                <c:pt idx="511">
                  <c:v>55.256116906742697</c:v>
                </c:pt>
                <c:pt idx="512">
                  <c:v>50.134322828607836</c:v>
                </c:pt>
                <c:pt idx="513">
                  <c:v>44.724507192035681</c:v>
                </c:pt>
                <c:pt idx="514">
                  <c:v>39.083449048194964</c:v>
                </c:pt>
                <c:pt idx="515">
                  <c:v>33.289117387231066</c:v>
                </c:pt>
                <c:pt idx="516">
                  <c:v>27.442630979486442</c:v>
                </c:pt>
                <c:pt idx="517">
                  <c:v>21.685998459896709</c:v>
                </c:pt>
                <c:pt idx="518">
                  <c:v>16.072813730698773</c:v>
                </c:pt>
                <c:pt idx="519">
                  <c:v>10.511621796084796</c:v>
                </c:pt>
                <c:pt idx="520">
                  <c:v>4.8034879401630999</c:v>
                </c:pt>
                <c:pt idx="521">
                  <c:v>-1.2789500786401622</c:v>
                </c:pt>
                <c:pt idx="522">
                  <c:v>-7.89648679706736</c:v>
                </c:pt>
                <c:pt idx="523">
                  <c:v>-14.994241221126012</c:v>
                </c:pt>
                <c:pt idx="524">
                  <c:v>-22.448713176703489</c:v>
                </c:pt>
                <c:pt idx="525">
                  <c:v>-30.084212633169418</c:v>
                </c:pt>
                <c:pt idx="526">
                  <c:v>-37.65029838050603</c:v>
                </c:pt>
                <c:pt idx="527">
                  <c:v>-44.957326752895916</c:v>
                </c:pt>
                <c:pt idx="528">
                  <c:v>-51.817970317838004</c:v>
                </c:pt>
                <c:pt idx="529">
                  <c:v>-58.190861111481247</c:v>
                </c:pt>
                <c:pt idx="530">
                  <c:v>-64.239027509251628</c:v>
                </c:pt>
                <c:pt idx="531">
                  <c:v>-70.046925379066607</c:v>
                </c:pt>
                <c:pt idx="532">
                  <c:v>-75.687369911485277</c:v>
                </c:pt>
                <c:pt idx="533">
                  <c:v>-81.188923173255574</c:v>
                </c:pt>
                <c:pt idx="534">
                  <c:v>-86.487427369790453</c:v>
                </c:pt>
                <c:pt idx="535">
                  <c:v>-91.479385642394647</c:v>
                </c:pt>
                <c:pt idx="536">
                  <c:v>-96.014749229546752</c:v>
                </c:pt>
                <c:pt idx="537">
                  <c:v>-100.03047996495582</c:v>
                </c:pt>
                <c:pt idx="538">
                  <c:v>-103.5957426856567</c:v>
                </c:pt>
                <c:pt idx="539">
                  <c:v>-106.76309155194356</c:v>
                </c:pt>
                <c:pt idx="540">
                  <c:v>-109.5714782609047</c:v>
                </c:pt>
                <c:pt idx="541">
                  <c:v>-112.0421366356866</c:v>
                </c:pt>
                <c:pt idx="542">
                  <c:v>-114.05120556297287</c:v>
                </c:pt>
                <c:pt idx="543">
                  <c:v>-115.49713939171342</c:v>
                </c:pt>
                <c:pt idx="544">
                  <c:v>-116.24768532387915</c:v>
                </c:pt>
                <c:pt idx="545">
                  <c:v>-116.19051333740157</c:v>
                </c:pt>
                <c:pt idx="546">
                  <c:v>-115.33383135065354</c:v>
                </c:pt>
                <c:pt idx="547">
                  <c:v>-113.69262240364047</c:v>
                </c:pt>
                <c:pt idx="548">
                  <c:v>-111.27300479556766</c:v>
                </c:pt>
                <c:pt idx="549">
                  <c:v>-108.10509335965631</c:v>
                </c:pt>
                <c:pt idx="550">
                  <c:v>-104.27353307246317</c:v>
                </c:pt>
                <c:pt idx="551">
                  <c:v>-99.941051251013903</c:v>
                </c:pt>
                <c:pt idx="552">
                  <c:v>-95.217875505993618</c:v>
                </c:pt>
                <c:pt idx="553">
                  <c:v>-90.166857875873745</c:v>
                </c:pt>
                <c:pt idx="554">
                  <c:v>-84.804598278356266</c:v>
                </c:pt>
                <c:pt idx="555">
                  <c:v>-79.115817412789127</c:v>
                </c:pt>
                <c:pt idx="556">
                  <c:v>-73.149013904533348</c:v>
                </c:pt>
                <c:pt idx="557">
                  <c:v>-66.980454106442679</c:v>
                </c:pt>
                <c:pt idx="558">
                  <c:v>-60.679986444313819</c:v>
                </c:pt>
                <c:pt idx="559">
                  <c:v>-54.344684775427545</c:v>
                </c:pt>
                <c:pt idx="560">
                  <c:v>-48.072992919918995</c:v>
                </c:pt>
                <c:pt idx="561">
                  <c:v>-41.848480901520617</c:v>
                </c:pt>
                <c:pt idx="562">
                  <c:v>-35.609011443490203</c:v>
                </c:pt>
                <c:pt idx="563">
                  <c:v>-29.267936434620399</c:v>
                </c:pt>
                <c:pt idx="564">
                  <c:v>-22.74387324592799</c:v>
                </c:pt>
                <c:pt idx="565">
                  <c:v>-16.04363770100943</c:v>
                </c:pt>
                <c:pt idx="566">
                  <c:v>-9.2555122469892428</c:v>
                </c:pt>
                <c:pt idx="567">
                  <c:v>-2.3809823020494578</c:v>
                </c:pt>
                <c:pt idx="568">
                  <c:v>4.5783434439915309</c:v>
                </c:pt>
                <c:pt idx="569">
                  <c:v>11.5999704351117</c:v>
                </c:pt>
                <c:pt idx="570">
                  <c:v>18.727923306409469</c:v>
                </c:pt>
                <c:pt idx="571">
                  <c:v>25.995620800281277</c:v>
                </c:pt>
                <c:pt idx="572">
                  <c:v>33.35767252427565</c:v>
                </c:pt>
                <c:pt idx="573">
                  <c:v>40.667541613790135</c:v>
                </c:pt>
                <c:pt idx="574">
                  <c:v>47.740351881514336</c:v>
                </c:pt>
                <c:pt idx="575">
                  <c:v>54.441267303884054</c:v>
                </c:pt>
                <c:pt idx="576">
                  <c:v>60.758560237806371</c:v>
                </c:pt>
                <c:pt idx="577">
                  <c:v>66.82054489305024</c:v>
                </c:pt>
                <c:pt idx="578">
                  <c:v>72.866204615189247</c:v>
                </c:pt>
                <c:pt idx="579">
                  <c:v>79.08171358288547</c:v>
                </c:pt>
                <c:pt idx="580">
                  <c:v>85.303345311227758</c:v>
                </c:pt>
                <c:pt idx="581">
                  <c:v>91.137057225003204</c:v>
                </c:pt>
                <c:pt idx="582">
                  <c:v>96.415695040503152</c:v>
                </c:pt>
                <c:pt idx="583">
                  <c:v>101.34653875969309</c:v>
                </c:pt>
                <c:pt idx="584">
                  <c:v>106.19394128449922</c:v>
                </c:pt>
                <c:pt idx="585">
                  <c:v>111.11069715880923</c:v>
                </c:pt>
                <c:pt idx="586">
                  <c:v>115.95157399563305</c:v>
                </c:pt>
                <c:pt idx="587">
                  <c:v>120.21676449572038</c:v>
                </c:pt>
                <c:pt idx="588">
                  <c:v>123.27637792580597</c:v>
                </c:pt>
                <c:pt idx="589">
                  <c:v>124.67187378728985</c:v>
                </c:pt>
                <c:pt idx="590">
                  <c:v>124.35051467154406</c:v>
                </c:pt>
                <c:pt idx="591">
                  <c:v>122.69139049811318</c:v>
                </c:pt>
                <c:pt idx="592">
                  <c:v>120.1759482281509</c:v>
                </c:pt>
                <c:pt idx="593">
                  <c:v>117.13099424358788</c:v>
                </c:pt>
                <c:pt idx="594">
                  <c:v>113.75647447871613</c:v>
                </c:pt>
                <c:pt idx="595">
                  <c:v>110.20596538914181</c:v>
                </c:pt>
                <c:pt idx="596">
                  <c:v>106.53113508135895</c:v>
                </c:pt>
                <c:pt idx="597">
                  <c:v>102.70676169973179</c:v>
                </c:pt>
                <c:pt idx="598">
                  <c:v>98.696399765737155</c:v>
                </c:pt>
                <c:pt idx="599">
                  <c:v>94.466466990422418</c:v>
                </c:pt>
                <c:pt idx="600">
                  <c:v>90.013665470613958</c:v>
                </c:pt>
                <c:pt idx="601">
                  <c:v>85.354514341201678</c:v>
                </c:pt>
                <c:pt idx="602">
                  <c:v>80.510733574377653</c:v>
                </c:pt>
                <c:pt idx="603">
                  <c:v>75.499629002890103</c:v>
                </c:pt>
                <c:pt idx="604">
                  <c:v>70.2851931628323</c:v>
                </c:pt>
                <c:pt idx="605">
                  <c:v>64.813472919575659</c:v>
                </c:pt>
                <c:pt idx="606">
                  <c:v>59.060183301184146</c:v>
                </c:pt>
                <c:pt idx="607">
                  <c:v>53.074378175160462</c:v>
                </c:pt>
                <c:pt idx="608">
                  <c:v>46.965806811657252</c:v>
                </c:pt>
                <c:pt idx="609">
                  <c:v>40.746190295424114</c:v>
                </c:pt>
                <c:pt idx="610">
                  <c:v>34.387229749515633</c:v>
                </c:pt>
                <c:pt idx="611">
                  <c:v>27.906953334525319</c:v>
                </c:pt>
                <c:pt idx="612">
                  <c:v>21.295793627834811</c:v>
                </c:pt>
                <c:pt idx="613">
                  <c:v>14.596926575278113</c:v>
                </c:pt>
                <c:pt idx="614">
                  <c:v>7.8731759237725507</c:v>
                </c:pt>
                <c:pt idx="615">
                  <c:v>1.1684399052970993</c:v>
                </c:pt>
                <c:pt idx="616">
                  <c:v>-5.4964929928088431</c:v>
                </c:pt>
                <c:pt idx="617">
                  <c:v>-12.168205132952668</c:v>
                </c:pt>
                <c:pt idx="618">
                  <c:v>-18.920922310293616</c:v>
                </c:pt>
                <c:pt idx="619">
                  <c:v>-25.792779384087744</c:v>
                </c:pt>
                <c:pt idx="620">
                  <c:v>-32.697763176405985</c:v>
                </c:pt>
                <c:pt idx="621">
                  <c:v>-39.482436412877867</c:v>
                </c:pt>
                <c:pt idx="622">
                  <c:v>-46.124947764620309</c:v>
                </c:pt>
                <c:pt idx="623">
                  <c:v>-52.622064489327904</c:v>
                </c:pt>
                <c:pt idx="624">
                  <c:v>-58.976987159541345</c:v>
                </c:pt>
                <c:pt idx="625">
                  <c:v>-65.079778616350509</c:v>
                </c:pt>
                <c:pt idx="626">
                  <c:v>-70.859545944023495</c:v>
                </c:pt>
                <c:pt idx="627">
                  <c:v>-76.33974414514303</c:v>
                </c:pt>
                <c:pt idx="628">
                  <c:v>-81.508509222240164</c:v>
                </c:pt>
                <c:pt idx="629">
                  <c:v>-86.426369037795354</c:v>
                </c:pt>
                <c:pt idx="630">
                  <c:v>-91.121698697039449</c:v>
                </c:pt>
                <c:pt idx="631">
                  <c:v>-95.52154658309864</c:v>
                </c:pt>
                <c:pt idx="632">
                  <c:v>-99.444282651436666</c:v>
                </c:pt>
                <c:pt idx="633">
                  <c:v>-102.86801501840793</c:v>
                </c:pt>
                <c:pt idx="634">
                  <c:v>-105.90573009803977</c:v>
                </c:pt>
                <c:pt idx="635">
                  <c:v>-108.61646507607897</c:v>
                </c:pt>
                <c:pt idx="636">
                  <c:v>-110.85762263455739</c:v>
                </c:pt>
                <c:pt idx="637">
                  <c:v>-112.47324900186624</c:v>
                </c:pt>
                <c:pt idx="638">
                  <c:v>-113.4107934018289</c:v>
                </c:pt>
                <c:pt idx="639">
                  <c:v>-113.60929247379231</c:v>
                </c:pt>
                <c:pt idx="640">
                  <c:v>-112.96659058431645</c:v>
                </c:pt>
                <c:pt idx="641">
                  <c:v>-111.43271925263012</c:v>
                </c:pt>
                <c:pt idx="642">
                  <c:v>-109.03290332757751</c:v>
                </c:pt>
                <c:pt idx="643">
                  <c:v>-105.78354844102596</c:v>
                </c:pt>
                <c:pt idx="644">
                  <c:v>-101.73856401220544</c:v>
                </c:pt>
                <c:pt idx="645">
                  <c:v>-96.927512251961332</c:v>
                </c:pt>
                <c:pt idx="646">
                  <c:v>-91.365750606922091</c:v>
                </c:pt>
                <c:pt idx="647">
                  <c:v>-85.110894814783649</c:v>
                </c:pt>
                <c:pt idx="648">
                  <c:v>-78.298541878487967</c:v>
                </c:pt>
                <c:pt idx="649">
                  <c:v>-71.092588780918206</c:v>
                </c:pt>
                <c:pt idx="650">
                  <c:v>-63.646266105299837</c:v>
                </c:pt>
                <c:pt idx="651">
                  <c:v>-56.046460423193842</c:v>
                </c:pt>
                <c:pt idx="652">
                  <c:v>-48.309442814729969</c:v>
                </c:pt>
                <c:pt idx="653">
                  <c:v>-40.46116797843537</c:v>
                </c:pt>
                <c:pt idx="654">
                  <c:v>-32.55388975886666</c:v>
                </c:pt>
                <c:pt idx="655">
                  <c:v>-24.628876443689325</c:v>
                </c:pt>
                <c:pt idx="656">
                  <c:v>-16.723464834815537</c:v>
                </c:pt>
                <c:pt idx="657">
                  <c:v>-8.9433261381192271</c:v>
                </c:pt>
                <c:pt idx="658">
                  <c:v>-1.3638777353568423</c:v>
                </c:pt>
                <c:pt idx="659">
                  <c:v>5.9636782993502946</c:v>
                </c:pt>
                <c:pt idx="660">
                  <c:v>13.03393807336329</c:v>
                </c:pt>
                <c:pt idx="661">
                  <c:v>19.916086211896022</c:v>
                </c:pt>
                <c:pt idx="662">
                  <c:v>26.6667556476581</c:v>
                </c:pt>
                <c:pt idx="663">
                  <c:v>33.311160174704931</c:v>
                </c:pt>
                <c:pt idx="664">
                  <c:v>39.843235551210832</c:v>
                </c:pt>
                <c:pt idx="665">
                  <c:v>46.228759140186618</c:v>
                </c:pt>
                <c:pt idx="666">
                  <c:v>52.439763917382884</c:v>
                </c:pt>
                <c:pt idx="667">
                  <c:v>58.544727359035228</c:v>
                </c:pt>
                <c:pt idx="668">
                  <c:v>64.673449711854531</c:v>
                </c:pt>
                <c:pt idx="669">
                  <c:v>70.982116257617434</c:v>
                </c:pt>
                <c:pt idx="670">
                  <c:v>77.488756272465096</c:v>
                </c:pt>
                <c:pt idx="671">
                  <c:v>83.897200527015784</c:v>
                </c:pt>
                <c:pt idx="672">
                  <c:v>89.796688336475469</c:v>
                </c:pt>
                <c:pt idx="673">
                  <c:v>94.823822449745947</c:v>
                </c:pt>
                <c:pt idx="674">
                  <c:v>98.860581640751022</c:v>
                </c:pt>
                <c:pt idx="675">
                  <c:v>102.174775487936</c:v>
                </c:pt>
                <c:pt idx="676">
                  <c:v>105.20294835817728</c:v>
                </c:pt>
                <c:pt idx="677">
                  <c:v>108.25865795101373</c:v>
                </c:pt>
                <c:pt idx="678">
                  <c:v>111.40199595199346</c:v>
                </c:pt>
                <c:pt idx="679">
                  <c:v>114.33232689295359</c:v>
                </c:pt>
                <c:pt idx="680">
                  <c:v>116.44115973509453</c:v>
                </c:pt>
                <c:pt idx="681">
                  <c:v>117.16855022039265</c:v>
                </c:pt>
                <c:pt idx="682">
                  <c:v>116.34432485598479</c:v>
                </c:pt>
                <c:pt idx="683">
                  <c:v>114.15776089886511</c:v>
                </c:pt>
                <c:pt idx="684">
                  <c:v>110.9629896808878</c:v>
                </c:pt>
                <c:pt idx="685">
                  <c:v>107.10433082727005</c:v>
                </c:pt>
                <c:pt idx="686">
                  <c:v>102.90509955072466</c:v>
                </c:pt>
                <c:pt idx="687">
                  <c:v>98.580988299710157</c:v>
                </c:pt>
                <c:pt idx="688">
                  <c:v>94.214888293715944</c:v>
                </c:pt>
                <c:pt idx="689">
                  <c:v>89.798430767841623</c:v>
                </c:pt>
                <c:pt idx="690">
                  <c:v>85.253730792484802</c:v>
                </c:pt>
                <c:pt idx="691">
                  <c:v>80.459657256635111</c:v>
                </c:pt>
                <c:pt idx="692">
                  <c:v>75.310676571502412</c:v>
                </c:pt>
                <c:pt idx="693">
                  <c:v>69.79677674007236</c:v>
                </c:pt>
                <c:pt idx="694">
                  <c:v>63.976565225270917</c:v>
                </c:pt>
                <c:pt idx="695">
                  <c:v>57.994289460765501</c:v>
                </c:pt>
                <c:pt idx="696">
                  <c:v>51.960911051550184</c:v>
                </c:pt>
                <c:pt idx="697">
                  <c:v>45.879871690519181</c:v>
                </c:pt>
                <c:pt idx="698">
                  <c:v>39.713921576708792</c:v>
                </c:pt>
                <c:pt idx="699">
                  <c:v>33.390026345174618</c:v>
                </c:pt>
                <c:pt idx="700">
                  <c:v>26.825217498271126</c:v>
                </c:pt>
                <c:pt idx="701">
                  <c:v>19.879956368305702</c:v>
                </c:pt>
                <c:pt idx="702">
                  <c:v>12.475931340939587</c:v>
                </c:pt>
                <c:pt idx="703">
                  <c:v>4.7068402141207955</c:v>
                </c:pt>
                <c:pt idx="704">
                  <c:v>-3.2443284301616204</c:v>
                </c:pt>
                <c:pt idx="705">
                  <c:v>-11.185544681558389</c:v>
                </c:pt>
                <c:pt idx="706">
                  <c:v>-18.939765307927221</c:v>
                </c:pt>
                <c:pt idx="707">
                  <c:v>-26.452908461768676</c:v>
                </c:pt>
                <c:pt idx="708">
                  <c:v>-33.739076332533308</c:v>
                </c:pt>
                <c:pt idx="709">
                  <c:v>-40.884135505882639</c:v>
                </c:pt>
                <c:pt idx="710">
                  <c:v>-47.998642355764986</c:v>
                </c:pt>
                <c:pt idx="711">
                  <c:v>-55.101996728649688</c:v>
                </c:pt>
                <c:pt idx="712">
                  <c:v>-62.247680854076691</c:v>
                </c:pt>
                <c:pt idx="713">
                  <c:v>-69.405323776995161</c:v>
                </c:pt>
                <c:pt idx="714">
                  <c:v>-76.284772741455271</c:v>
                </c:pt>
                <c:pt idx="715">
                  <c:v>-82.574040106626157</c:v>
                </c:pt>
                <c:pt idx="716">
                  <c:v>-88.171306644493626</c:v>
                </c:pt>
                <c:pt idx="717">
                  <c:v>-93.13451509160376</c:v>
                </c:pt>
                <c:pt idx="718">
                  <c:v>-97.530473889771699</c:v>
                </c:pt>
                <c:pt idx="719">
                  <c:v>-101.32558659197628</c:v>
                </c:pt>
                <c:pt idx="720">
                  <c:v>-104.57580520013676</c:v>
                </c:pt>
                <c:pt idx="721">
                  <c:v>-107.49809115613402</c:v>
                </c:pt>
                <c:pt idx="722">
                  <c:v>-110.32181247301135</c:v>
                </c:pt>
                <c:pt idx="723">
                  <c:v>-113.05069626355112</c:v>
                </c:pt>
                <c:pt idx="724">
                  <c:v>-115.50959893828009</c:v>
                </c:pt>
                <c:pt idx="725">
                  <c:v>-117.46446893951449</c:v>
                </c:pt>
                <c:pt idx="726">
                  <c:v>-118.6603272607242</c:v>
                </c:pt>
                <c:pt idx="727">
                  <c:v>-118.97778075550971</c:v>
                </c:pt>
                <c:pt idx="728">
                  <c:v>-118.3692795203995</c:v>
                </c:pt>
                <c:pt idx="729">
                  <c:v>-116.90129446999151</c:v>
                </c:pt>
                <c:pt idx="730">
                  <c:v>-114.72552952059168</c:v>
                </c:pt>
                <c:pt idx="731">
                  <c:v>-111.94913725017985</c:v>
                </c:pt>
                <c:pt idx="732">
                  <c:v>-108.60498582517624</c:v>
                </c:pt>
                <c:pt idx="733">
                  <c:v>-104.71692374867271</c:v>
                </c:pt>
                <c:pt idx="734">
                  <c:v>-100.26264853369926</c:v>
                </c:pt>
                <c:pt idx="735">
                  <c:v>-95.275886023025279</c:v>
                </c:pt>
                <c:pt idx="736">
                  <c:v>-89.814709162564768</c:v>
                </c:pt>
                <c:pt idx="737">
                  <c:v>-83.914416719313479</c:v>
                </c:pt>
                <c:pt idx="738">
                  <c:v>-77.664207564927196</c:v>
                </c:pt>
                <c:pt idx="739">
                  <c:v>-71.176079773628658</c:v>
                </c:pt>
                <c:pt idx="740">
                  <c:v>-64.489762558156087</c:v>
                </c:pt>
                <c:pt idx="741">
                  <c:v>-57.63471128699296</c:v>
                </c:pt>
                <c:pt idx="742">
                  <c:v>-50.606563761253099</c:v>
                </c:pt>
                <c:pt idx="743">
                  <c:v>-43.390437206028039</c:v>
                </c:pt>
                <c:pt idx="744">
                  <c:v>-36.000795021907479</c:v>
                </c:pt>
                <c:pt idx="745">
                  <c:v>-28.461088061469329</c:v>
                </c:pt>
                <c:pt idx="746">
                  <c:v>-20.821903900239946</c:v>
                </c:pt>
                <c:pt idx="747">
                  <c:v>-13.138488042235144</c:v>
                </c:pt>
                <c:pt idx="748">
                  <c:v>-5.4499828413904412</c:v>
                </c:pt>
                <c:pt idx="749">
                  <c:v>2.1818164154373672</c:v>
                </c:pt>
                <c:pt idx="750">
                  <c:v>9.6664853471286207</c:v>
                </c:pt>
                <c:pt idx="751">
                  <c:v>16.898294740186049</c:v>
                </c:pt>
                <c:pt idx="752">
                  <c:v>23.782727325382329</c:v>
                </c:pt>
                <c:pt idx="753">
                  <c:v>30.314297078874684</c:v>
                </c:pt>
                <c:pt idx="754">
                  <c:v>36.542118137297194</c:v>
                </c:pt>
                <c:pt idx="755">
                  <c:v>42.609752054551251</c:v>
                </c:pt>
                <c:pt idx="756">
                  <c:v>48.704685853460219</c:v>
                </c:pt>
                <c:pt idx="757">
                  <c:v>54.998730636391016</c:v>
                </c:pt>
                <c:pt idx="758">
                  <c:v>61.567029263663194</c:v>
                </c:pt>
                <c:pt idx="759">
                  <c:v>68.339508838389932</c:v>
                </c:pt>
                <c:pt idx="760">
                  <c:v>75.083467321622138</c:v>
                </c:pt>
                <c:pt idx="761">
                  <c:v>81.506994495189687</c:v>
                </c:pt>
                <c:pt idx="762">
                  <c:v>87.32117632528589</c:v>
                </c:pt>
                <c:pt idx="763">
                  <c:v>92.386872358780167</c:v>
                </c:pt>
                <c:pt idx="764">
                  <c:v>96.907628591604563</c:v>
                </c:pt>
                <c:pt idx="765">
                  <c:v>101.17491685977247</c:v>
                </c:pt>
                <c:pt idx="766">
                  <c:v>105.33094628257702</c:v>
                </c:pt>
                <c:pt idx="767">
                  <c:v>109.30889077692547</c:v>
                </c:pt>
                <c:pt idx="768">
                  <c:v>112.85888608138697</c:v>
                </c:pt>
                <c:pt idx="769">
                  <c:v>115.74651327975923</c:v>
                </c:pt>
                <c:pt idx="770">
                  <c:v>117.82596461416404</c:v>
                </c:pt>
                <c:pt idx="771">
                  <c:v>119.08054370188076</c:v>
                </c:pt>
                <c:pt idx="772">
                  <c:v>119.52086428784314</c:v>
                </c:pt>
                <c:pt idx="773">
                  <c:v>119.05547054208628</c:v>
                </c:pt>
                <c:pt idx="774">
                  <c:v>117.52255577124455</c:v>
                </c:pt>
                <c:pt idx="775">
                  <c:v>114.95299099581966</c:v>
                </c:pt>
                <c:pt idx="776">
                  <c:v>111.54911353590326</c:v>
                </c:pt>
                <c:pt idx="777">
                  <c:v>107.6284338851852</c:v>
                </c:pt>
                <c:pt idx="778">
                  <c:v>103.50216354748149</c:v>
                </c:pt>
                <c:pt idx="779">
                  <c:v>99.331498716531854</c:v>
                </c:pt>
                <c:pt idx="780">
                  <c:v>95.137309882201222</c:v>
                </c:pt>
                <c:pt idx="781">
                  <c:v>90.817470724557197</c:v>
                </c:pt>
                <c:pt idx="782">
                  <c:v>86.231682270066045</c:v>
                </c:pt>
                <c:pt idx="783">
                  <c:v>81.263725864664735</c:v>
                </c:pt>
                <c:pt idx="784">
                  <c:v>75.85872766737144</c:v>
                </c:pt>
                <c:pt idx="785">
                  <c:v>70.056201434024004</c:v>
                </c:pt>
                <c:pt idx="786">
                  <c:v>63.933027945343518</c:v>
                </c:pt>
                <c:pt idx="787">
                  <c:v>57.612256186436646</c:v>
                </c:pt>
                <c:pt idx="788">
                  <c:v>51.206191122707914</c:v>
                </c:pt>
                <c:pt idx="789">
                  <c:v>44.780436360253752</c:v>
                </c:pt>
                <c:pt idx="790">
                  <c:v>38.256166473048673</c:v>
                </c:pt>
                <c:pt idx="791">
                  <c:v>31.543216543587697</c:v>
                </c:pt>
                <c:pt idx="792">
                  <c:v>24.522557912715943</c:v>
                </c:pt>
                <c:pt idx="793">
                  <c:v>17.163525314461626</c:v>
                </c:pt>
                <c:pt idx="794">
                  <c:v>9.5497105681723955</c:v>
                </c:pt>
                <c:pt idx="795">
                  <c:v>1.8902033768089475</c:v>
                </c:pt>
                <c:pt idx="796">
                  <c:v>-5.5880727907272316</c:v>
                </c:pt>
                <c:pt idx="797">
                  <c:v>-12.713762774912688</c:v>
                </c:pt>
                <c:pt idx="798">
                  <c:v>-19.355775939414432</c:v>
                </c:pt>
                <c:pt idx="799">
                  <c:v>-25.474976900626142</c:v>
                </c:pt>
                <c:pt idx="800">
                  <c:v>-31.138069002613616</c:v>
                </c:pt>
                <c:pt idx="801">
                  <c:v>-36.507127342561347</c:v>
                </c:pt>
                <c:pt idx="802">
                  <c:v>-41.734474395710123</c:v>
                </c:pt>
                <c:pt idx="803">
                  <c:v>-46.911560147795925</c:v>
                </c:pt>
                <c:pt idx="804">
                  <c:v>-52.071592404840004</c:v>
                </c:pt>
                <c:pt idx="805">
                  <c:v>-57.192955356743205</c:v>
                </c:pt>
                <c:pt idx="806">
                  <c:v>-62.170487349608337</c:v>
                </c:pt>
                <c:pt idx="807">
                  <c:v>-66.896205082616163</c:v>
                </c:pt>
                <c:pt idx="808">
                  <c:v>-71.378440300963831</c:v>
                </c:pt>
                <c:pt idx="809">
                  <c:v>-75.63630771494455</c:v>
                </c:pt>
                <c:pt idx="810">
                  <c:v>-79.613718400645666</c:v>
                </c:pt>
                <c:pt idx="811">
                  <c:v>-83.274082992632742</c:v>
                </c:pt>
                <c:pt idx="812">
                  <c:v>-86.565197572780093</c:v>
                </c:pt>
                <c:pt idx="813">
                  <c:v>-89.458516101324491</c:v>
                </c:pt>
                <c:pt idx="814">
                  <c:v>-91.924524939297996</c:v>
                </c:pt>
                <c:pt idx="815">
                  <c:v>-94.01603868051204</c:v>
                </c:pt>
                <c:pt idx="816">
                  <c:v>-95.827673726901793</c:v>
                </c:pt>
                <c:pt idx="817">
                  <c:v>-97.399244412363757</c:v>
                </c:pt>
                <c:pt idx="818">
                  <c:v>-98.702659404116488</c:v>
                </c:pt>
                <c:pt idx="819">
                  <c:v>-99.693823656034155</c:v>
                </c:pt>
                <c:pt idx="820">
                  <c:v>-100.34325806291346</c:v>
                </c:pt>
                <c:pt idx="821">
                  <c:v>-100.61064942165518</c:v>
                </c:pt>
                <c:pt idx="822">
                  <c:v>-100.42952129322208</c:v>
                </c:pt>
                <c:pt idx="823">
                  <c:v>-99.661711567357642</c:v>
                </c:pt>
                <c:pt idx="824">
                  <c:v>-98.197703796010487</c:v>
                </c:pt>
                <c:pt idx="825">
                  <c:v>-96.020650320090269</c:v>
                </c:pt>
                <c:pt idx="826">
                  <c:v>-93.145182293688464</c:v>
                </c:pt>
                <c:pt idx="827">
                  <c:v>-89.569884867814679</c:v>
                </c:pt>
                <c:pt idx="828">
                  <c:v>-85.335769670458376</c:v>
                </c:pt>
                <c:pt idx="829">
                  <c:v>-80.528917957049217</c:v>
                </c:pt>
                <c:pt idx="830">
                  <c:v>-75.242170237908226</c:v>
                </c:pt>
                <c:pt idx="831">
                  <c:v>-69.522465053150057</c:v>
                </c:pt>
                <c:pt idx="832">
                  <c:v>-63.390908832087064</c:v>
                </c:pt>
                <c:pt idx="833">
                  <c:v>-56.886009175445331</c:v>
                </c:pt>
                <c:pt idx="834">
                  <c:v>-50.05073401193642</c:v>
                </c:pt>
                <c:pt idx="835">
                  <c:v>-42.953321031697691</c:v>
                </c:pt>
                <c:pt idx="836">
                  <c:v>-35.645212211063736</c:v>
                </c:pt>
                <c:pt idx="837">
                  <c:v>-28.171236246842458</c:v>
                </c:pt>
                <c:pt idx="838">
                  <c:v>-20.62278322190561</c:v>
                </c:pt>
                <c:pt idx="839">
                  <c:v>-13.032238077467499</c:v>
                </c:pt>
                <c:pt idx="840">
                  <c:v>-5.4154219959181482</c:v>
                </c:pt>
                <c:pt idx="841">
                  <c:v>2.1525995640002145</c:v>
                </c:pt>
                <c:pt idx="842">
                  <c:v>9.6750194127202107</c:v>
                </c:pt>
                <c:pt idx="843">
                  <c:v>17.125734764465808</c:v>
                </c:pt>
                <c:pt idx="844">
                  <c:v>24.28804218917649</c:v>
                </c:pt>
                <c:pt idx="845">
                  <c:v>31.118596165392958</c:v>
                </c:pt>
                <c:pt idx="846">
                  <c:v>37.756063442085093</c:v>
                </c:pt>
                <c:pt idx="847">
                  <c:v>44.398577733243393</c:v>
                </c:pt>
                <c:pt idx="848">
                  <c:v>51.180417838578528</c:v>
                </c:pt>
                <c:pt idx="849">
                  <c:v>58.119959441806955</c:v>
                </c:pt>
                <c:pt idx="850">
                  <c:v>65.199912692970813</c:v>
                </c:pt>
                <c:pt idx="851">
                  <c:v>72.415896259111392</c:v>
                </c:pt>
                <c:pt idx="852">
                  <c:v>79.550919153929158</c:v>
                </c:pt>
                <c:pt idx="853">
                  <c:v>86.356989110850577</c:v>
                </c:pt>
                <c:pt idx="854">
                  <c:v>92.761357828633564</c:v>
                </c:pt>
                <c:pt idx="855">
                  <c:v>98.721730672060886</c:v>
                </c:pt>
                <c:pt idx="856">
                  <c:v>104.22657685861967</c:v>
                </c:pt>
                <c:pt idx="857">
                  <c:v>109.24212766144726</c:v>
                </c:pt>
                <c:pt idx="858">
                  <c:v>113.6203979682183</c:v>
                </c:pt>
                <c:pt idx="859">
                  <c:v>117.19702376885394</c:v>
                </c:pt>
                <c:pt idx="860">
                  <c:v>119.84388497347686</c:v>
                </c:pt>
                <c:pt idx="861">
                  <c:v>121.50919283400731</c:v>
                </c:pt>
                <c:pt idx="862">
                  <c:v>122.28195629732717</c:v>
                </c:pt>
                <c:pt idx="863">
                  <c:v>122.33372917138063</c:v>
                </c:pt>
                <c:pt idx="864">
                  <c:v>121.79561214795302</c:v>
                </c:pt>
                <c:pt idx="865">
                  <c:v>120.71621926499397</c:v>
                </c:pt>
                <c:pt idx="866">
                  <c:v>119.02362349969408</c:v>
                </c:pt>
                <c:pt idx="867">
                  <c:v>116.6294363097002</c:v>
                </c:pt>
                <c:pt idx="868">
                  <c:v>113.52065228350619</c:v>
                </c:pt>
                <c:pt idx="869">
                  <c:v>109.82688731783605</c:v>
                </c:pt>
                <c:pt idx="870">
                  <c:v>105.74019867147933</c:v>
                </c:pt>
                <c:pt idx="871">
                  <c:v>101.39653947804975</c:v>
                </c:pt>
                <c:pt idx="872">
                  <c:v>96.900761328488741</c:v>
                </c:pt>
                <c:pt idx="873">
                  <c:v>92.293104401918981</c:v>
                </c:pt>
                <c:pt idx="874">
                  <c:v>87.53852631388061</c:v>
                </c:pt>
                <c:pt idx="875">
                  <c:v>82.608230947603005</c:v>
                </c:pt>
                <c:pt idx="876">
                  <c:v>77.487069408650953</c:v>
                </c:pt>
                <c:pt idx="877">
                  <c:v>72.13744828047794</c:v>
                </c:pt>
                <c:pt idx="878">
                  <c:v>66.467155774868374</c:v>
                </c:pt>
                <c:pt idx="879">
                  <c:v>60.387921379371001</c:v>
                </c:pt>
                <c:pt idx="880">
                  <c:v>53.884872391783574</c:v>
                </c:pt>
                <c:pt idx="881">
                  <c:v>47.026930023947898</c:v>
                </c:pt>
                <c:pt idx="882">
                  <c:v>39.88151358346893</c:v>
                </c:pt>
                <c:pt idx="883">
                  <c:v>32.497519711799555</c:v>
                </c:pt>
                <c:pt idx="884">
                  <c:v>24.971045257563564</c:v>
                </c:pt>
                <c:pt idx="885">
                  <c:v>17.466561192412289</c:v>
                </c:pt>
                <c:pt idx="886">
                  <c:v>10.110118728564045</c:v>
                </c:pt>
                <c:pt idx="887">
                  <c:v>2.9487599739927632</c:v>
                </c:pt>
                <c:pt idx="888">
                  <c:v>-4.0335872454870927</c:v>
                </c:pt>
                <c:pt idx="889">
                  <c:v>-10.866799640577351</c:v>
                </c:pt>
                <c:pt idx="890">
                  <c:v>-17.633791607765801</c:v>
                </c:pt>
                <c:pt idx="891">
                  <c:v>-24.345983195610486</c:v>
                </c:pt>
                <c:pt idx="892">
                  <c:v>-30.951728391698275</c:v>
                </c:pt>
                <c:pt idx="893">
                  <c:v>-37.430477623864306</c:v>
                </c:pt>
                <c:pt idx="894">
                  <c:v>-43.804072631387015</c:v>
                </c:pt>
                <c:pt idx="895">
                  <c:v>-50.040957878759272</c:v>
                </c:pt>
                <c:pt idx="896">
                  <c:v>-56.114925381184086</c:v>
                </c:pt>
                <c:pt idx="897">
                  <c:v>-61.944863733560403</c:v>
                </c:pt>
                <c:pt idx="898">
                  <c:v>-67.344027698889192</c:v>
                </c:pt>
                <c:pt idx="899">
                  <c:v>-72.102848164911393</c:v>
                </c:pt>
                <c:pt idx="900">
                  <c:v>-76.281036701613161</c:v>
                </c:pt>
                <c:pt idx="901">
                  <c:v>-80.132002287580903</c:v>
                </c:pt>
                <c:pt idx="902">
                  <c:v>-83.791335261829275</c:v>
                </c:pt>
                <c:pt idx="903">
                  <c:v>-87.309235756592685</c:v>
                </c:pt>
                <c:pt idx="904">
                  <c:v>-90.809901581460835</c:v>
                </c:pt>
                <c:pt idx="905">
                  <c:v>-94.282952049831621</c:v>
                </c:pt>
                <c:pt idx="906">
                  <c:v>-97.56784444883499</c:v>
                </c:pt>
                <c:pt idx="907">
                  <c:v>-100.41705129985829</c:v>
                </c:pt>
                <c:pt idx="908">
                  <c:v>-102.54461931386112</c:v>
                </c:pt>
                <c:pt idx="909">
                  <c:v>-103.90469888758389</c:v>
                </c:pt>
                <c:pt idx="910">
                  <c:v>-104.65188280983222</c:v>
                </c:pt>
                <c:pt idx="911">
                  <c:v>-104.88977995363558</c:v>
                </c:pt>
                <c:pt idx="912">
                  <c:v>-104.60490493456287</c:v>
                </c:pt>
                <c:pt idx="913">
                  <c:v>-103.72409375587161</c:v>
                </c:pt>
                <c:pt idx="914">
                  <c:v>-102.18588978075417</c:v>
                </c:pt>
                <c:pt idx="915">
                  <c:v>-99.903664065139083</c:v>
                </c:pt>
                <c:pt idx="916">
                  <c:v>-96.829018383836299</c:v>
                </c:pt>
                <c:pt idx="917">
                  <c:v>-93.012995896159566</c:v>
                </c:pt>
                <c:pt idx="918">
                  <c:v>-88.539525178236374</c:v>
                </c:pt>
                <c:pt idx="919">
                  <c:v>-83.48925259467164</c:v>
                </c:pt>
                <c:pt idx="920">
                  <c:v>-77.957704142778212</c:v>
                </c:pt>
                <c:pt idx="921">
                  <c:v>-72.048667959922639</c:v>
                </c:pt>
                <c:pt idx="922">
                  <c:v>-65.862190500724182</c:v>
                </c:pt>
                <c:pt idx="923">
                  <c:v>-59.441679350709705</c:v>
                </c:pt>
                <c:pt idx="924">
                  <c:v>-52.804121963695515</c:v>
                </c:pt>
                <c:pt idx="925">
                  <c:v>-45.996522664421605</c:v>
                </c:pt>
                <c:pt idx="926">
                  <c:v>-39.095043111133172</c:v>
                </c:pt>
                <c:pt idx="927">
                  <c:v>-32.216978848910507</c:v>
                </c:pt>
                <c:pt idx="928">
                  <c:v>-25.399031311932294</c:v>
                </c:pt>
                <c:pt idx="929">
                  <c:v>-18.65162728569365</c:v>
                </c:pt>
                <c:pt idx="930">
                  <c:v>-12.013699679979776</c:v>
                </c:pt>
                <c:pt idx="931">
                  <c:v>-5.5113840863801808</c:v>
                </c:pt>
                <c:pt idx="932">
                  <c:v>0.92855489534742275</c:v>
                </c:pt>
                <c:pt idx="933">
                  <c:v>7.3960859574404747</c:v>
                </c:pt>
                <c:pt idx="934">
                  <c:v>13.927255838291664</c:v>
                </c:pt>
                <c:pt idx="935">
                  <c:v>20.598001801525832</c:v>
                </c:pt>
                <c:pt idx="936">
                  <c:v>27.438945225495313</c:v>
                </c:pt>
                <c:pt idx="937">
                  <c:v>34.411512480985408</c:v>
                </c:pt>
                <c:pt idx="938">
                  <c:v>41.459963831365705</c:v>
                </c:pt>
                <c:pt idx="939">
                  <c:v>48.532711334738387</c:v>
                </c:pt>
                <c:pt idx="940">
                  <c:v>55.521694328043615</c:v>
                </c:pt>
                <c:pt idx="941">
                  <c:v>62.380807641482747</c:v>
                </c:pt>
                <c:pt idx="942">
                  <c:v>69.112844628653093</c:v>
                </c:pt>
                <c:pt idx="943">
                  <c:v>75.685446736080024</c:v>
                </c:pt>
                <c:pt idx="944">
                  <c:v>81.932252701358422</c:v>
                </c:pt>
                <c:pt idx="945">
                  <c:v>87.601781287331249</c:v>
                </c:pt>
                <c:pt idx="946">
                  <c:v>92.488471601584635</c:v>
                </c:pt>
                <c:pt idx="947">
                  <c:v>96.554700069552936</c:v>
                </c:pt>
                <c:pt idx="948">
                  <c:v>99.997417948161868</c:v>
                </c:pt>
                <c:pt idx="949">
                  <c:v>103.03707084919863</c:v>
                </c:pt>
                <c:pt idx="950">
                  <c:v>105.94263687221465</c:v>
                </c:pt>
                <c:pt idx="951">
                  <c:v>108.83553121477037</c:v>
                </c:pt>
                <c:pt idx="952">
                  <c:v>111.53120035047496</c:v>
                </c:pt>
                <c:pt idx="953">
                  <c:v>113.53352110346546</c:v>
                </c:pt>
                <c:pt idx="954">
                  <c:v>114.38701044139616</c:v>
                </c:pt>
                <c:pt idx="955">
                  <c:v>113.90722193256823</c:v>
                </c:pt>
                <c:pt idx="956">
                  <c:v>112.22954581391686</c:v>
                </c:pt>
                <c:pt idx="957">
                  <c:v>109.59135137763852</c:v>
                </c:pt>
                <c:pt idx="958">
                  <c:v>106.26133151008575</c:v>
                </c:pt>
                <c:pt idx="959">
                  <c:v>102.49983123988403</c:v>
                </c:pt>
                <c:pt idx="960">
                  <c:v>98.570495155086348</c:v>
                </c:pt>
                <c:pt idx="961">
                  <c:v>94.705802251984622</c:v>
                </c:pt>
                <c:pt idx="962">
                  <c:v>91.048361666944928</c:v>
                </c:pt>
                <c:pt idx="963">
                  <c:v>87.626949213606025</c:v>
                </c:pt>
                <c:pt idx="964">
                  <c:v>84.325617669333894</c:v>
                </c:pt>
                <c:pt idx="965">
                  <c:v>80.914661275947211</c:v>
                </c:pt>
                <c:pt idx="966">
                  <c:v>77.194363650428272</c:v>
                </c:pt>
                <c:pt idx="967">
                  <c:v>73.045485397419696</c:v>
                </c:pt>
                <c:pt idx="968">
                  <c:v>68.458952369471305</c:v>
                </c:pt>
                <c:pt idx="969">
                  <c:v>63.524749202081871</c:v>
                </c:pt>
                <c:pt idx="970">
                  <c:v>58.314542398040231</c:v>
                </c:pt>
                <c:pt idx="971">
                  <c:v>52.918027470079423</c:v>
                </c:pt>
                <c:pt idx="972">
                  <c:v>47.405916660677832</c:v>
                </c:pt>
                <c:pt idx="973">
                  <c:v>41.831946627464276</c:v>
                </c:pt>
                <c:pt idx="974">
                  <c:v>36.197103374914988</c:v>
                </c:pt>
                <c:pt idx="975">
                  <c:v>30.484109687416687</c:v>
                </c:pt>
                <c:pt idx="976">
                  <c:v>24.696496033668353</c:v>
                </c:pt>
                <c:pt idx="977">
                  <c:v>18.831411432994987</c:v>
                </c:pt>
                <c:pt idx="978">
                  <c:v>12.879141164335087</c:v>
                </c:pt>
                <c:pt idx="979">
                  <c:v>6.8024274410483851</c:v>
                </c:pt>
                <c:pt idx="980">
                  <c:v>0.57185453222741722</c:v>
                </c:pt>
                <c:pt idx="981">
                  <c:v>-5.8282135784171318</c:v>
                </c:pt>
                <c:pt idx="982">
                  <c:v>-12.37795360684879</c:v>
                </c:pt>
                <c:pt idx="983">
                  <c:v>-19.036213314711812</c:v>
                </c:pt>
                <c:pt idx="984">
                  <c:v>-25.782084328417579</c:v>
                </c:pt>
                <c:pt idx="985">
                  <c:v>-32.666643421849223</c:v>
                </c:pt>
                <c:pt idx="986">
                  <c:v>-39.701725513412235</c:v>
                </c:pt>
                <c:pt idx="987">
                  <c:v>-46.74390024314399</c:v>
                </c:pt>
                <c:pt idx="988">
                  <c:v>-53.49683775828111</c:v>
                </c:pt>
                <c:pt idx="989">
                  <c:v>-59.758383583115489</c:v>
                </c:pt>
                <c:pt idx="990">
                  <c:v>-65.453593791453173</c:v>
                </c:pt>
                <c:pt idx="991">
                  <c:v>-70.54562105562411</c:v>
                </c:pt>
                <c:pt idx="992">
                  <c:v>-75.07049185451163</c:v>
                </c:pt>
                <c:pt idx="993">
                  <c:v>-79.059366937421402</c:v>
                </c:pt>
                <c:pt idx="994">
                  <c:v>-82.585737638672981</c:v>
                </c:pt>
                <c:pt idx="995">
                  <c:v>-85.724208745899517</c:v>
                </c:pt>
                <c:pt idx="996">
                  <c:v>-88.588983530981523</c:v>
                </c:pt>
                <c:pt idx="997">
                  <c:v>-91.3561904403619</c:v>
                </c:pt>
                <c:pt idx="998">
                  <c:v>-94.088137691554664</c:v>
                </c:pt>
              </c:numCache>
            </c:numRef>
          </c:val>
          <c:smooth val="0"/>
          <c:extLst>
            <c:ext xmlns:c16="http://schemas.microsoft.com/office/drawing/2014/chart" uri="{C3380CC4-5D6E-409C-BE32-E72D297353CC}">
              <c16:uniqueId val="{00000002-AACC-4D25-BCCA-B2A196E10A4C}"/>
            </c:ext>
          </c:extLst>
        </c:ser>
        <c:dLbls>
          <c:showLegendKey val="0"/>
          <c:showVal val="0"/>
          <c:showCatName val="0"/>
          <c:showSerName val="0"/>
          <c:showPercent val="0"/>
          <c:showBubbleSize val="0"/>
        </c:dLbls>
        <c:smooth val="0"/>
        <c:axId val="1083498432"/>
        <c:axId val="1083500400"/>
      </c:lineChart>
      <c:catAx>
        <c:axId val="10834984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500400"/>
        <c:crosses val="autoZero"/>
        <c:auto val="1"/>
        <c:lblAlgn val="ctr"/>
        <c:lblOffset val="100"/>
        <c:noMultiLvlLbl val="0"/>
      </c:catAx>
      <c:valAx>
        <c:axId val="1083500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83498432"/>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Gesture  2 Accel</a:t>
            </a:r>
          </a:p>
          <a:p>
            <a:pPr>
              <a:defRPr/>
            </a:pPr>
            <a:endParaRPr lang="en-IE"/>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Sheet1!$L$1</c:f>
              <c:strCache>
                <c:ptCount val="1"/>
                <c:pt idx="0">
                  <c:v>Accel_X</c:v>
                </c:pt>
              </c:strCache>
            </c:strRef>
          </c:tx>
          <c:spPr>
            <a:ln w="28575" cap="rnd">
              <a:solidFill>
                <a:schemeClr val="accent1"/>
              </a:solidFill>
              <a:round/>
            </a:ln>
            <a:effectLst/>
          </c:spPr>
          <c:marker>
            <c:symbol val="none"/>
          </c:marker>
          <c:val>
            <c:numRef>
              <c:f>Sheet1!$L$2:$L$1002</c:f>
              <c:numCache>
                <c:formatCode>General</c:formatCode>
                <c:ptCount val="1001"/>
                <c:pt idx="0">
                  <c:v>60.468011999962968</c:v>
                </c:pt>
                <c:pt idx="1">
                  <c:v>60.629280109007922</c:v>
                </c:pt>
                <c:pt idx="2">
                  <c:v>60.832158257356717</c:v>
                </c:pt>
                <c:pt idx="3">
                  <c:v>61.444415645901138</c:v>
                </c:pt>
                <c:pt idx="4">
                  <c:v>62.389040433674801</c:v>
                </c:pt>
                <c:pt idx="5">
                  <c:v>63.020421553651524</c:v>
                </c:pt>
                <c:pt idx="6">
                  <c:v>63.19814004793524</c:v>
                </c:pt>
                <c:pt idx="7">
                  <c:v>62.722166618029092</c:v>
                </c:pt>
                <c:pt idx="8">
                  <c:v>61.176628650122431</c:v>
                </c:pt>
                <c:pt idx="9">
                  <c:v>58.850256647535566</c:v>
                </c:pt>
                <c:pt idx="10">
                  <c:v>55.426339524762156</c:v>
                </c:pt>
                <c:pt idx="11">
                  <c:v>52.1944853916985</c:v>
                </c:pt>
                <c:pt idx="12">
                  <c:v>49.796937846793234</c:v>
                </c:pt>
                <c:pt idx="13">
                  <c:v>45.952130987819665</c:v>
                </c:pt>
                <c:pt idx="14">
                  <c:v>42.646764886930292</c:v>
                </c:pt>
                <c:pt idx="15">
                  <c:v>39.879373702942516</c:v>
                </c:pt>
                <c:pt idx="16">
                  <c:v>37.614131993062486</c:v>
                </c:pt>
                <c:pt idx="17">
                  <c:v>36.58058351450498</c:v>
                </c:pt>
                <c:pt idx="18">
                  <c:v>35.716174048471196</c:v>
                </c:pt>
                <c:pt idx="19">
                  <c:v>32.760054383594067</c:v>
                </c:pt>
                <c:pt idx="20">
                  <c:v>27.087878156675934</c:v>
                </c:pt>
                <c:pt idx="21">
                  <c:v>20.343040426333399</c:v>
                </c:pt>
                <c:pt idx="22">
                  <c:v>13.966358050267729</c:v>
                </c:pt>
                <c:pt idx="23">
                  <c:v>7.9153747789682081</c:v>
                </c:pt>
                <c:pt idx="24">
                  <c:v>2.4989017519234369</c:v>
                </c:pt>
                <c:pt idx="25">
                  <c:v>-6.1482752768615221</c:v>
                </c:pt>
                <c:pt idx="26">
                  <c:v>-14.832262699930359</c:v>
                </c:pt>
                <c:pt idx="27">
                  <c:v>-22.517506922010458</c:v>
                </c:pt>
                <c:pt idx="28">
                  <c:v>-32.469266539450707</c:v>
                </c:pt>
                <c:pt idx="29">
                  <c:v>-47.831248249927889</c:v>
                </c:pt>
                <c:pt idx="30">
                  <c:v>-65.241155248613509</c:v>
                </c:pt>
                <c:pt idx="31">
                  <c:v>-75.345724212149875</c:v>
                </c:pt>
                <c:pt idx="32">
                  <c:v>-78.235850454467695</c:v>
                </c:pt>
                <c:pt idx="33">
                  <c:v>-73.150587883555531</c:v>
                </c:pt>
                <c:pt idx="34">
                  <c:v>-66.886362279508191</c:v>
                </c:pt>
                <c:pt idx="35">
                  <c:v>-62.15077356000802</c:v>
                </c:pt>
                <c:pt idx="36">
                  <c:v>-57.226885962281393</c:v>
                </c:pt>
                <c:pt idx="37">
                  <c:v>-48.948365253849609</c:v>
                </c:pt>
                <c:pt idx="38">
                  <c:v>-45.961498175193817</c:v>
                </c:pt>
                <c:pt idx="39">
                  <c:v>-46.383593114035818</c:v>
                </c:pt>
                <c:pt idx="40">
                  <c:v>-47.221527279290314</c:v>
                </c:pt>
                <c:pt idx="41">
                  <c:v>-47.829560502201161</c:v>
                </c:pt>
                <c:pt idx="42">
                  <c:v>-47.698282368451245</c:v>
                </c:pt>
                <c:pt idx="43">
                  <c:v>-45.810084310068198</c:v>
                </c:pt>
                <c:pt idx="44">
                  <c:v>-41.255989327072164</c:v>
                </c:pt>
                <c:pt idx="45">
                  <c:v>-37.037805429442727</c:v>
                </c:pt>
                <c:pt idx="46">
                  <c:v>-35.690648830879475</c:v>
                </c:pt>
                <c:pt idx="47">
                  <c:v>-36.512270414739007</c:v>
                </c:pt>
                <c:pt idx="48">
                  <c:v>-38.824185997404108</c:v>
                </c:pt>
                <c:pt idx="49">
                  <c:v>-42.224912967055694</c:v>
                </c:pt>
                <c:pt idx="50">
                  <c:v>-46.718610080842588</c:v>
                </c:pt>
                <c:pt idx="51">
                  <c:v>-49.970523846110545</c:v>
                </c:pt>
                <c:pt idx="52">
                  <c:v>-49.972819518931395</c:v>
                </c:pt>
                <c:pt idx="53">
                  <c:v>-48.428386520159528</c:v>
                </c:pt>
                <c:pt idx="54">
                  <c:v>-47.165685867073314</c:v>
                </c:pt>
                <c:pt idx="55">
                  <c:v>-47.073504727682248</c:v>
                </c:pt>
                <c:pt idx="56">
                  <c:v>-47.696476705836837</c:v>
                </c:pt>
                <c:pt idx="57">
                  <c:v>-47.533648616468412</c:v>
                </c:pt>
                <c:pt idx="58">
                  <c:v>-45.140540953125559</c:v>
                </c:pt>
                <c:pt idx="59">
                  <c:v>-43.465383282580298</c:v>
                </c:pt>
                <c:pt idx="60">
                  <c:v>-42.198790583731906</c:v>
                </c:pt>
                <c:pt idx="61">
                  <c:v>-41.700282297067027</c:v>
                </c:pt>
                <c:pt idx="62">
                  <c:v>-43.96699306440587</c:v>
                </c:pt>
                <c:pt idx="63">
                  <c:v>-47.995767963367221</c:v>
                </c:pt>
                <c:pt idx="64">
                  <c:v>-52.158082614023463</c:v>
                </c:pt>
                <c:pt idx="65">
                  <c:v>-54.196690371258555</c:v>
                </c:pt>
                <c:pt idx="66">
                  <c:v>-57.629424137929838</c:v>
                </c:pt>
                <c:pt idx="67">
                  <c:v>-59.144064488786412</c:v>
                </c:pt>
                <c:pt idx="68">
                  <c:v>-60.044810850697843</c:v>
                </c:pt>
                <c:pt idx="69">
                  <c:v>-60.685116065065351</c:v>
                </c:pt>
                <c:pt idx="70">
                  <c:v>-57.781220940888829</c:v>
                </c:pt>
                <c:pt idx="71">
                  <c:v>-47.837022572266456</c:v>
                </c:pt>
                <c:pt idx="72">
                  <c:v>-36.154898461970994</c:v>
                </c:pt>
                <c:pt idx="73">
                  <c:v>-27.857747191636218</c:v>
                </c:pt>
                <c:pt idx="74">
                  <c:v>-19.177606843939142</c:v>
                </c:pt>
                <c:pt idx="75">
                  <c:v>-12.680346253155431</c:v>
                </c:pt>
                <c:pt idx="76">
                  <c:v>-1.182832319203923</c:v>
                </c:pt>
                <c:pt idx="77">
                  <c:v>7.5689177224650876</c:v>
                </c:pt>
                <c:pt idx="78">
                  <c:v>15.056220045757016</c:v>
                </c:pt>
                <c:pt idx="79">
                  <c:v>21.777117604994576</c:v>
                </c:pt>
                <c:pt idx="80">
                  <c:v>26.636903772307782</c:v>
                </c:pt>
                <c:pt idx="81">
                  <c:v>29.742132134465347</c:v>
                </c:pt>
                <c:pt idx="82">
                  <c:v>30.421538176623176</c:v>
                </c:pt>
                <c:pt idx="83">
                  <c:v>30.771089245822203</c:v>
                </c:pt>
                <c:pt idx="84">
                  <c:v>33.284669334644377</c:v>
                </c:pt>
                <c:pt idx="85">
                  <c:v>37.720137202853458</c:v>
                </c:pt>
                <c:pt idx="86">
                  <c:v>45.122208390906302</c:v>
                </c:pt>
                <c:pt idx="87">
                  <c:v>53.230647735509145</c:v>
                </c:pt>
                <c:pt idx="88">
                  <c:v>57.176086964992052</c:v>
                </c:pt>
                <c:pt idx="89">
                  <c:v>56.430282487594809</c:v>
                </c:pt>
                <c:pt idx="90">
                  <c:v>55.204541584185982</c:v>
                </c:pt>
                <c:pt idx="91">
                  <c:v>54.936820848511168</c:v>
                </c:pt>
                <c:pt idx="92">
                  <c:v>55.288087271648394</c:v>
                </c:pt>
                <c:pt idx="93">
                  <c:v>56.813810968729591</c:v>
                </c:pt>
                <c:pt idx="94">
                  <c:v>58.145876101037118</c:v>
                </c:pt>
                <c:pt idx="95">
                  <c:v>58.936597991135017</c:v>
                </c:pt>
                <c:pt idx="96">
                  <c:v>59.129631942628606</c:v>
                </c:pt>
                <c:pt idx="97">
                  <c:v>59.155913236934488</c:v>
                </c:pt>
                <c:pt idx="98">
                  <c:v>59.884874665564219</c:v>
                </c:pt>
                <c:pt idx="99">
                  <c:v>60.803441426896235</c:v>
                </c:pt>
                <c:pt idx="100">
                  <c:v>60.548971748491041</c:v>
                </c:pt>
                <c:pt idx="101">
                  <c:v>59.228167050258335</c:v>
                </c:pt>
                <c:pt idx="102">
                  <c:v>57.506441864235597</c:v>
                </c:pt>
                <c:pt idx="103">
                  <c:v>57.131201198946115</c:v>
                </c:pt>
                <c:pt idx="104">
                  <c:v>57.467696286371073</c:v>
                </c:pt>
                <c:pt idx="105">
                  <c:v>56.687568978937534</c:v>
                </c:pt>
                <c:pt idx="106">
                  <c:v>56.016150419920187</c:v>
                </c:pt>
                <c:pt idx="107">
                  <c:v>55.135551524292921</c:v>
                </c:pt>
                <c:pt idx="108">
                  <c:v>53.460127310366055</c:v>
                </c:pt>
                <c:pt idx="109">
                  <c:v>51.967795335259758</c:v>
                </c:pt>
                <c:pt idx="110">
                  <c:v>48.44027718730279</c:v>
                </c:pt>
                <c:pt idx="111">
                  <c:v>45.011117437192233</c:v>
                </c:pt>
                <c:pt idx="112">
                  <c:v>43.039167268564789</c:v>
                </c:pt>
                <c:pt idx="113">
                  <c:v>41.924432233029677</c:v>
                </c:pt>
                <c:pt idx="114">
                  <c:v>41.170796075981542</c:v>
                </c:pt>
                <c:pt idx="115">
                  <c:v>39.111543136259677</c:v>
                </c:pt>
                <c:pt idx="116">
                  <c:v>34.954877930673</c:v>
                </c:pt>
                <c:pt idx="117">
                  <c:v>29.738571024801669</c:v>
                </c:pt>
                <c:pt idx="118">
                  <c:v>24.711796984457362</c:v>
                </c:pt>
                <c:pt idx="119">
                  <c:v>21.802179777402191</c:v>
                </c:pt>
                <c:pt idx="120">
                  <c:v>21.39452885695167</c:v>
                </c:pt>
                <c:pt idx="121">
                  <c:v>13.346821198203825</c:v>
                </c:pt>
                <c:pt idx="122">
                  <c:v>-0.85976851953131628</c:v>
                </c:pt>
                <c:pt idx="123">
                  <c:v>-13.265114241007591</c:v>
                </c:pt>
                <c:pt idx="124">
                  <c:v>-23.686681354667613</c:v>
                </c:pt>
                <c:pt idx="125">
                  <c:v>-33.752503857607913</c:v>
                </c:pt>
                <c:pt idx="126">
                  <c:v>-43.885760047236666</c:v>
                </c:pt>
                <c:pt idx="127">
                  <c:v>-49.800102860989099</c:v>
                </c:pt>
                <c:pt idx="128">
                  <c:v>-54.606947890147111</c:v>
                </c:pt>
                <c:pt idx="129">
                  <c:v>-62.622365843657995</c:v>
                </c:pt>
                <c:pt idx="130">
                  <c:v>-67.471151559246792</c:v>
                </c:pt>
                <c:pt idx="131">
                  <c:v>-68.252620350450158</c:v>
                </c:pt>
                <c:pt idx="132">
                  <c:v>-65.122334996809357</c:v>
                </c:pt>
                <c:pt idx="133">
                  <c:v>-57.881566997061427</c:v>
                </c:pt>
                <c:pt idx="134">
                  <c:v>-48.708325651839786</c:v>
                </c:pt>
                <c:pt idx="135">
                  <c:v>-43.185697124234345</c:v>
                </c:pt>
                <c:pt idx="136">
                  <c:v>-42.918030691108662</c:v>
                </c:pt>
                <c:pt idx="137">
                  <c:v>-44.787835049520886</c:v>
                </c:pt>
                <c:pt idx="138">
                  <c:v>-45.768860999990991</c:v>
                </c:pt>
                <c:pt idx="139">
                  <c:v>-44.543301157503812</c:v>
                </c:pt>
                <c:pt idx="140">
                  <c:v>-41.742959007902755</c:v>
                </c:pt>
                <c:pt idx="141">
                  <c:v>-39.091333150190046</c:v>
                </c:pt>
                <c:pt idx="142">
                  <c:v>-38.842976418433487</c:v>
                </c:pt>
                <c:pt idx="143">
                  <c:v>-40.441949480571168</c:v>
                </c:pt>
                <c:pt idx="144">
                  <c:v>-42.825419919093214</c:v>
                </c:pt>
                <c:pt idx="145">
                  <c:v>-45.221167581587395</c:v>
                </c:pt>
                <c:pt idx="146">
                  <c:v>-46.088899272848053</c:v>
                </c:pt>
                <c:pt idx="147">
                  <c:v>-45.520532209523999</c:v>
                </c:pt>
                <c:pt idx="148">
                  <c:v>-43.943536717074188</c:v>
                </c:pt>
                <c:pt idx="149">
                  <c:v>-42.307550895002535</c:v>
                </c:pt>
                <c:pt idx="150">
                  <c:v>-42.084366298984996</c:v>
                </c:pt>
                <c:pt idx="151">
                  <c:v>-43.2645771805769</c:v>
                </c:pt>
                <c:pt idx="152">
                  <c:v>-46.076973786585697</c:v>
                </c:pt>
                <c:pt idx="153">
                  <c:v>-49.69578525803729</c:v>
                </c:pt>
                <c:pt idx="154">
                  <c:v>-53.223533005525894</c:v>
                </c:pt>
                <c:pt idx="155">
                  <c:v>-55.535045427432166</c:v>
                </c:pt>
                <c:pt idx="156">
                  <c:v>-56.926800104013914</c:v>
                </c:pt>
                <c:pt idx="157">
                  <c:v>-58.402599200691391</c:v>
                </c:pt>
                <c:pt idx="158">
                  <c:v>-58.421026299812944</c:v>
                </c:pt>
                <c:pt idx="159">
                  <c:v>-61.113930277714388</c:v>
                </c:pt>
                <c:pt idx="160">
                  <c:v>-64.950640898947867</c:v>
                </c:pt>
                <c:pt idx="161">
                  <c:v>-68.760330071381702</c:v>
                </c:pt>
                <c:pt idx="162">
                  <c:v>-72.88803237866064</c:v>
                </c:pt>
                <c:pt idx="163">
                  <c:v>-75.472707829462323</c:v>
                </c:pt>
                <c:pt idx="164">
                  <c:v>-75.420883347357801</c:v>
                </c:pt>
                <c:pt idx="165">
                  <c:v>-71.77629520851508</c:v>
                </c:pt>
                <c:pt idx="166">
                  <c:v>-66.071020419302329</c:v>
                </c:pt>
                <c:pt idx="167">
                  <c:v>-62.838006849798369</c:v>
                </c:pt>
                <c:pt idx="168">
                  <c:v>-54.346534608320233</c:v>
                </c:pt>
                <c:pt idx="169">
                  <c:v>-36.576550528492461</c:v>
                </c:pt>
                <c:pt idx="170">
                  <c:v>-15.767428871735056</c:v>
                </c:pt>
                <c:pt idx="171">
                  <c:v>3.8319268330883833</c:v>
                </c:pt>
                <c:pt idx="172">
                  <c:v>12.771492794687255</c:v>
                </c:pt>
                <c:pt idx="173">
                  <c:v>19.58643668256876</c:v>
                </c:pt>
                <c:pt idx="174">
                  <c:v>26.067889415202146</c:v>
                </c:pt>
                <c:pt idx="175">
                  <c:v>31.583071892531464</c:v>
                </c:pt>
                <c:pt idx="176">
                  <c:v>36.952091371492656</c:v>
                </c:pt>
                <c:pt idx="177">
                  <c:v>41.766813522731319</c:v>
                </c:pt>
                <c:pt idx="178">
                  <c:v>42.791157913250636</c:v>
                </c:pt>
                <c:pt idx="179">
                  <c:v>45.729086682547099</c:v>
                </c:pt>
                <c:pt idx="180">
                  <c:v>48.718655670505292</c:v>
                </c:pt>
                <c:pt idx="181">
                  <c:v>51.047081352573237</c:v>
                </c:pt>
                <c:pt idx="182">
                  <c:v>51.698592534515328</c:v>
                </c:pt>
                <c:pt idx="183">
                  <c:v>52.608662388382584</c:v>
                </c:pt>
                <c:pt idx="184">
                  <c:v>52.568039874613838</c:v>
                </c:pt>
                <c:pt idx="185">
                  <c:v>51.052600967634731</c:v>
                </c:pt>
                <c:pt idx="186">
                  <c:v>50.180998931528414</c:v>
                </c:pt>
                <c:pt idx="187">
                  <c:v>52.890186427164096</c:v>
                </c:pt>
                <c:pt idx="188">
                  <c:v>57.604884427431791</c:v>
                </c:pt>
                <c:pt idx="189">
                  <c:v>60.383125577128823</c:v>
                </c:pt>
                <c:pt idx="190">
                  <c:v>61.257439935913787</c:v>
                </c:pt>
                <c:pt idx="191">
                  <c:v>62.152376359232271</c:v>
                </c:pt>
                <c:pt idx="192">
                  <c:v>63.597227144324776</c:v>
                </c:pt>
                <c:pt idx="193">
                  <c:v>64.441761110630409</c:v>
                </c:pt>
                <c:pt idx="194">
                  <c:v>64.007084494468643</c:v>
                </c:pt>
                <c:pt idx="195">
                  <c:v>62.792226039280813</c:v>
                </c:pt>
                <c:pt idx="196">
                  <c:v>61.261458672477971</c:v>
                </c:pt>
                <c:pt idx="197">
                  <c:v>59.923378743498837</c:v>
                </c:pt>
                <c:pt idx="198">
                  <c:v>58.808789293277705</c:v>
                </c:pt>
                <c:pt idx="199">
                  <c:v>57.40574835871822</c:v>
                </c:pt>
                <c:pt idx="200">
                  <c:v>56.882114842932459</c:v>
                </c:pt>
                <c:pt idx="201">
                  <c:v>56.203772220333136</c:v>
                </c:pt>
                <c:pt idx="202">
                  <c:v>55.923254278590711</c:v>
                </c:pt>
                <c:pt idx="203">
                  <c:v>55.597714848410867</c:v>
                </c:pt>
                <c:pt idx="204">
                  <c:v>53.817637646073571</c:v>
                </c:pt>
                <c:pt idx="205">
                  <c:v>51.70848041553451</c:v>
                </c:pt>
                <c:pt idx="206">
                  <c:v>49.895712845146569</c:v>
                </c:pt>
                <c:pt idx="207">
                  <c:v>47.771878275532686</c:v>
                </c:pt>
                <c:pt idx="208">
                  <c:v>46.861769850967178</c:v>
                </c:pt>
                <c:pt idx="209">
                  <c:v>45.710345479920413</c:v>
                </c:pt>
                <c:pt idx="210">
                  <c:v>43.36451166996531</c:v>
                </c:pt>
                <c:pt idx="211">
                  <c:v>42.138102143483735</c:v>
                </c:pt>
                <c:pt idx="212">
                  <c:v>39.227928486930736</c:v>
                </c:pt>
                <c:pt idx="213">
                  <c:v>35.463860114708737</c:v>
                </c:pt>
                <c:pt idx="214">
                  <c:v>29.001179068708787</c:v>
                </c:pt>
                <c:pt idx="215">
                  <c:v>15.910539441731014</c:v>
                </c:pt>
                <c:pt idx="216">
                  <c:v>-5.1740554187101289</c:v>
                </c:pt>
                <c:pt idx="217">
                  <c:v>-29.376890224876476</c:v>
                </c:pt>
                <c:pt idx="218">
                  <c:v>-48.375855784991018</c:v>
                </c:pt>
                <c:pt idx="219">
                  <c:v>-57.432157300167042</c:v>
                </c:pt>
                <c:pt idx="220">
                  <c:v>-56.599689862328468</c:v>
                </c:pt>
                <c:pt idx="221">
                  <c:v>-49.997631741565023</c:v>
                </c:pt>
                <c:pt idx="222">
                  <c:v>-44.034773635304177</c:v>
                </c:pt>
                <c:pt idx="223">
                  <c:v>-36.716364444998554</c:v>
                </c:pt>
                <c:pt idx="224">
                  <c:v>-33.346394236486923</c:v>
                </c:pt>
                <c:pt idx="225">
                  <c:v>-35.871813622844833</c:v>
                </c:pt>
                <c:pt idx="226">
                  <c:v>-41.993902262882258</c:v>
                </c:pt>
                <c:pt idx="227">
                  <c:v>-48.020548389573527</c:v>
                </c:pt>
                <c:pt idx="228">
                  <c:v>-49.001959597694011</c:v>
                </c:pt>
                <c:pt idx="229">
                  <c:v>-45.235093943938828</c:v>
                </c:pt>
                <c:pt idx="230">
                  <c:v>-38.712335744775132</c:v>
                </c:pt>
                <c:pt idx="231">
                  <c:v>-33.524447250475973</c:v>
                </c:pt>
                <c:pt idx="232">
                  <c:v>-33.002884230634024</c:v>
                </c:pt>
                <c:pt idx="233">
                  <c:v>-35.911858219044042</c:v>
                </c:pt>
                <c:pt idx="234">
                  <c:v>-40.108074993507209</c:v>
                </c:pt>
                <c:pt idx="235">
                  <c:v>-44.218082189898489</c:v>
                </c:pt>
                <c:pt idx="236">
                  <c:v>-45.962508946417621</c:v>
                </c:pt>
                <c:pt idx="237">
                  <c:v>-46.679927782582986</c:v>
                </c:pt>
                <c:pt idx="238">
                  <c:v>-46.632616488673762</c:v>
                </c:pt>
                <c:pt idx="239">
                  <c:v>-45.599216916464336</c:v>
                </c:pt>
                <c:pt idx="240">
                  <c:v>-42.808996701794058</c:v>
                </c:pt>
                <c:pt idx="241">
                  <c:v>-40.518417899346431</c:v>
                </c:pt>
                <c:pt idx="242">
                  <c:v>-40.18035308617322</c:v>
                </c:pt>
                <c:pt idx="243">
                  <c:v>-42.184916010011968</c:v>
                </c:pt>
                <c:pt idx="244">
                  <c:v>-45.007196977134264</c:v>
                </c:pt>
                <c:pt idx="245">
                  <c:v>-47.984351686773181</c:v>
                </c:pt>
                <c:pt idx="246">
                  <c:v>-50.911142816436268</c:v>
                </c:pt>
                <c:pt idx="247">
                  <c:v>-54.168313922075932</c:v>
                </c:pt>
                <c:pt idx="248">
                  <c:v>-57.433533704716666</c:v>
                </c:pt>
                <c:pt idx="249">
                  <c:v>-59.838662495061598</c:v>
                </c:pt>
                <c:pt idx="250">
                  <c:v>-62.082772252818302</c:v>
                </c:pt>
                <c:pt idx="251">
                  <c:v>-66.138181121155569</c:v>
                </c:pt>
                <c:pt idx="252">
                  <c:v>-69.559589906993352</c:v>
                </c:pt>
                <c:pt idx="253">
                  <c:v>-74.521598274443903</c:v>
                </c:pt>
                <c:pt idx="254">
                  <c:v>-81.660966353139528</c:v>
                </c:pt>
                <c:pt idx="255">
                  <c:v>-80.117334930972973</c:v>
                </c:pt>
                <c:pt idx="256">
                  <c:v>-73.129492953753086</c:v>
                </c:pt>
                <c:pt idx="257">
                  <c:v>-69.713432464179675</c:v>
                </c:pt>
                <c:pt idx="258">
                  <c:v>-67.403302163814814</c:v>
                </c:pt>
                <c:pt idx="259">
                  <c:v>-62.146061007872746</c:v>
                </c:pt>
                <c:pt idx="260">
                  <c:v>-52.739706322399257</c:v>
                </c:pt>
                <c:pt idx="261">
                  <c:v>-35.321322208449828</c:v>
                </c:pt>
                <c:pt idx="262">
                  <c:v>-13.886035844403057</c:v>
                </c:pt>
                <c:pt idx="263">
                  <c:v>0.97203294032395915</c:v>
                </c:pt>
                <c:pt idx="264">
                  <c:v>8.4424066347839162</c:v>
                </c:pt>
                <c:pt idx="265">
                  <c:v>11.257771943365436</c:v>
                </c:pt>
                <c:pt idx="266">
                  <c:v>17.883491202010632</c:v>
                </c:pt>
                <c:pt idx="267">
                  <c:v>27.133503556172496</c:v>
                </c:pt>
                <c:pt idx="268">
                  <c:v>36.496431333806591</c:v>
                </c:pt>
                <c:pt idx="269">
                  <c:v>42.406123931473857</c:v>
                </c:pt>
                <c:pt idx="270">
                  <c:v>46.185915314851847</c:v>
                </c:pt>
                <c:pt idx="271">
                  <c:v>48.860802525983729</c:v>
                </c:pt>
                <c:pt idx="272">
                  <c:v>48.140166668550982</c:v>
                </c:pt>
                <c:pt idx="273">
                  <c:v>46.392213331878708</c:v>
                </c:pt>
                <c:pt idx="274">
                  <c:v>48.024089831434154</c:v>
                </c:pt>
                <c:pt idx="275">
                  <c:v>48.909987628431047</c:v>
                </c:pt>
                <c:pt idx="276">
                  <c:v>51.288182165112431</c:v>
                </c:pt>
                <c:pt idx="277">
                  <c:v>56.756582840467381</c:v>
                </c:pt>
                <c:pt idx="278">
                  <c:v>61.764257248762767</c:v>
                </c:pt>
                <c:pt idx="279">
                  <c:v>66.433681773600071</c:v>
                </c:pt>
                <c:pt idx="280">
                  <c:v>69.606771538171969</c:v>
                </c:pt>
                <c:pt idx="281">
                  <c:v>70.62808771747801</c:v>
                </c:pt>
                <c:pt idx="282">
                  <c:v>69.871157831395521</c:v>
                </c:pt>
                <c:pt idx="283">
                  <c:v>68.033544192511371</c:v>
                </c:pt>
                <c:pt idx="284">
                  <c:v>65.519668441248641</c:v>
                </c:pt>
                <c:pt idx="285">
                  <c:v>62.605626251226234</c:v>
                </c:pt>
                <c:pt idx="286">
                  <c:v>61.265667772627673</c:v>
                </c:pt>
                <c:pt idx="287">
                  <c:v>61.090439222166012</c:v>
                </c:pt>
                <c:pt idx="288">
                  <c:v>61.365708820489552</c:v>
                </c:pt>
                <c:pt idx="289">
                  <c:v>61.023699526314864</c:v>
                </c:pt>
                <c:pt idx="290">
                  <c:v>59.956354033314035</c:v>
                </c:pt>
                <c:pt idx="291">
                  <c:v>58.340350422641414</c:v>
                </c:pt>
                <c:pt idx="292">
                  <c:v>57.512099110606833</c:v>
                </c:pt>
                <c:pt idx="293">
                  <c:v>55.487051349776188</c:v>
                </c:pt>
                <c:pt idx="294">
                  <c:v>53.113647405474175</c:v>
                </c:pt>
                <c:pt idx="295">
                  <c:v>50.729513053647821</c:v>
                </c:pt>
                <c:pt idx="296">
                  <c:v>47.909980983634256</c:v>
                </c:pt>
                <c:pt idx="297">
                  <c:v>45.477094910088709</c:v>
                </c:pt>
                <c:pt idx="298">
                  <c:v>44.045857237588351</c:v>
                </c:pt>
                <c:pt idx="299">
                  <c:v>42.502567553647715</c:v>
                </c:pt>
                <c:pt idx="300">
                  <c:v>40.919285092837399</c:v>
                </c:pt>
                <c:pt idx="301">
                  <c:v>40.164110942484001</c:v>
                </c:pt>
                <c:pt idx="302">
                  <c:v>39.131666558269849</c:v>
                </c:pt>
                <c:pt idx="303">
                  <c:v>37.311957205651012</c:v>
                </c:pt>
                <c:pt idx="304">
                  <c:v>32.571137961796076</c:v>
                </c:pt>
                <c:pt idx="305">
                  <c:v>24.999325672020593</c:v>
                </c:pt>
                <c:pt idx="306">
                  <c:v>14.682915382643211</c:v>
                </c:pt>
                <c:pt idx="307">
                  <c:v>7.2032221081779246</c:v>
                </c:pt>
                <c:pt idx="308">
                  <c:v>2.9747188701290415</c:v>
                </c:pt>
                <c:pt idx="309">
                  <c:v>0.72945108324397456</c:v>
                </c:pt>
                <c:pt idx="310">
                  <c:v>-1.6106569193677602</c:v>
                </c:pt>
                <c:pt idx="311">
                  <c:v>-8.8695021563860781</c:v>
                </c:pt>
                <c:pt idx="312">
                  <c:v>-23.466000531581859</c:v>
                </c:pt>
                <c:pt idx="313">
                  <c:v>-33.325303765122648</c:v>
                </c:pt>
                <c:pt idx="314">
                  <c:v>-41.840284307674693</c:v>
                </c:pt>
                <c:pt idx="315">
                  <c:v>-50.768539116273807</c:v>
                </c:pt>
                <c:pt idx="316">
                  <c:v>-59.724399784382015</c:v>
                </c:pt>
                <c:pt idx="317">
                  <c:v>-64.383841910598136</c:v>
                </c:pt>
                <c:pt idx="318">
                  <c:v>-57.385706078830111</c:v>
                </c:pt>
                <c:pt idx="319">
                  <c:v>-36.98137331680266</c:v>
                </c:pt>
                <c:pt idx="320">
                  <c:v>-31.969962195158711</c:v>
                </c:pt>
                <c:pt idx="321">
                  <c:v>-37.989517684805996</c:v>
                </c:pt>
                <c:pt idx="322">
                  <c:v>-44.275176739858978</c:v>
                </c:pt>
                <c:pt idx="323">
                  <c:v>-50.552809103166304</c:v>
                </c:pt>
                <c:pt idx="324">
                  <c:v>-53.375565444643215</c:v>
                </c:pt>
                <c:pt idx="325">
                  <c:v>-51.2357560680991</c:v>
                </c:pt>
                <c:pt idx="326">
                  <c:v>-44.946184661972126</c:v>
                </c:pt>
                <c:pt idx="327">
                  <c:v>-37.190568522464069</c:v>
                </c:pt>
                <c:pt idx="328">
                  <c:v>-32.215973895306888</c:v>
                </c:pt>
                <c:pt idx="329">
                  <c:v>-30.64777346729073</c:v>
                </c:pt>
                <c:pt idx="330">
                  <c:v>-31.320278393931211</c:v>
                </c:pt>
                <c:pt idx="331">
                  <c:v>-32.887231577877721</c:v>
                </c:pt>
                <c:pt idx="332">
                  <c:v>-34.013667109042508</c:v>
                </c:pt>
                <c:pt idx="333">
                  <c:v>-34.816273098790219</c:v>
                </c:pt>
                <c:pt idx="334">
                  <c:v>-35.633386393672481</c:v>
                </c:pt>
                <c:pt idx="335">
                  <c:v>-36.439879924992645</c:v>
                </c:pt>
                <c:pt idx="336">
                  <c:v>-36.608864014416007</c:v>
                </c:pt>
                <c:pt idx="337">
                  <c:v>-37.120188974534095</c:v>
                </c:pt>
                <c:pt idx="338">
                  <c:v>-38.174682504652964</c:v>
                </c:pt>
                <c:pt idx="339">
                  <c:v>-40.299733460445353</c:v>
                </c:pt>
                <c:pt idx="340">
                  <c:v>-42.704789248161006</c:v>
                </c:pt>
                <c:pt idx="341">
                  <c:v>-44.690480445629106</c:v>
                </c:pt>
                <c:pt idx="342">
                  <c:v>-44.335651346262381</c:v>
                </c:pt>
                <c:pt idx="343">
                  <c:v>-43.240167557987355</c:v>
                </c:pt>
                <c:pt idx="344">
                  <c:v>-41.909484749954956</c:v>
                </c:pt>
                <c:pt idx="345">
                  <c:v>-39.897390974866589</c:v>
                </c:pt>
                <c:pt idx="346">
                  <c:v>-40.440367432204219</c:v>
                </c:pt>
                <c:pt idx="347">
                  <c:v>-44.053534369621914</c:v>
                </c:pt>
                <c:pt idx="348">
                  <c:v>-48.144857047346456</c:v>
                </c:pt>
                <c:pt idx="349">
                  <c:v>-54.667976532020461</c:v>
                </c:pt>
                <c:pt idx="350">
                  <c:v>-56.12688763949653</c:v>
                </c:pt>
                <c:pt idx="351">
                  <c:v>-55.270544819027116</c:v>
                </c:pt>
                <c:pt idx="352">
                  <c:v>-52.961003494945139</c:v>
                </c:pt>
                <c:pt idx="353">
                  <c:v>-44.536897042583028</c:v>
                </c:pt>
                <c:pt idx="354">
                  <c:v>-42.267571132333515</c:v>
                </c:pt>
                <c:pt idx="355">
                  <c:v>-36.653989247712474</c:v>
                </c:pt>
                <c:pt idx="356">
                  <c:v>-27.964028241619204</c:v>
                </c:pt>
                <c:pt idx="357">
                  <c:v>-15.404798509470501</c:v>
                </c:pt>
                <c:pt idx="358">
                  <c:v>-1.3559656539332106</c:v>
                </c:pt>
                <c:pt idx="359">
                  <c:v>7.7075555669825881</c:v>
                </c:pt>
                <c:pt idx="360">
                  <c:v>17.457895979128505</c:v>
                </c:pt>
                <c:pt idx="361">
                  <c:v>23.278891166739765</c:v>
                </c:pt>
                <c:pt idx="362">
                  <c:v>24.677941394538198</c:v>
                </c:pt>
                <c:pt idx="363">
                  <c:v>27.321514383907829</c:v>
                </c:pt>
                <c:pt idx="364">
                  <c:v>29.853998167882704</c:v>
                </c:pt>
                <c:pt idx="365">
                  <c:v>33.393542660203387</c:v>
                </c:pt>
                <c:pt idx="366">
                  <c:v>38.748686705686787</c:v>
                </c:pt>
                <c:pt idx="367">
                  <c:v>43.386885344374789</c:v>
                </c:pt>
                <c:pt idx="368">
                  <c:v>47.595065016049993</c:v>
                </c:pt>
                <c:pt idx="369">
                  <c:v>50.408473282126991</c:v>
                </c:pt>
                <c:pt idx="370">
                  <c:v>53.047580202496412</c:v>
                </c:pt>
                <c:pt idx="371">
                  <c:v>55.687764119692339</c:v>
                </c:pt>
                <c:pt idx="372">
                  <c:v>57.216873148526652</c:v>
                </c:pt>
                <c:pt idx="373">
                  <c:v>58.849681959165643</c:v>
                </c:pt>
                <c:pt idx="374">
                  <c:v>60.670147125544396</c:v>
                </c:pt>
                <c:pt idx="375">
                  <c:v>62.984876136797801</c:v>
                </c:pt>
                <c:pt idx="376">
                  <c:v>64.172897014373461</c:v>
                </c:pt>
                <c:pt idx="377">
                  <c:v>64.659561374193402</c:v>
                </c:pt>
                <c:pt idx="378">
                  <c:v>64.578441756006995</c:v>
                </c:pt>
                <c:pt idx="379">
                  <c:v>63.819956954847214</c:v>
                </c:pt>
                <c:pt idx="380">
                  <c:v>63.330506006590696</c:v>
                </c:pt>
                <c:pt idx="381">
                  <c:v>61.72505459907314</c:v>
                </c:pt>
                <c:pt idx="382">
                  <c:v>59.763212349026084</c:v>
                </c:pt>
                <c:pt idx="383">
                  <c:v>58.191481766529456</c:v>
                </c:pt>
                <c:pt idx="384">
                  <c:v>57.276138360157361</c:v>
                </c:pt>
                <c:pt idx="385">
                  <c:v>56.869287873360825</c:v>
                </c:pt>
                <c:pt idx="386">
                  <c:v>55.375289013381312</c:v>
                </c:pt>
                <c:pt idx="387">
                  <c:v>52.496751356476814</c:v>
                </c:pt>
                <c:pt idx="388">
                  <c:v>48.376126439076181</c:v>
                </c:pt>
                <c:pt idx="389">
                  <c:v>44.618298620005667</c:v>
                </c:pt>
                <c:pt idx="390">
                  <c:v>41.737343302001634</c:v>
                </c:pt>
                <c:pt idx="391">
                  <c:v>38.646349146018345</c:v>
                </c:pt>
                <c:pt idx="392">
                  <c:v>36.512537570609069</c:v>
                </c:pt>
                <c:pt idx="393">
                  <c:v>33.594495910806543</c:v>
                </c:pt>
                <c:pt idx="394">
                  <c:v>28.768654220633326</c:v>
                </c:pt>
                <c:pt idx="395">
                  <c:v>24.714067305530701</c:v>
                </c:pt>
                <c:pt idx="396">
                  <c:v>21.098955001286559</c:v>
                </c:pt>
                <c:pt idx="397">
                  <c:v>16.26663214402749</c:v>
                </c:pt>
                <c:pt idx="398">
                  <c:v>11.419411685836765</c:v>
                </c:pt>
                <c:pt idx="399">
                  <c:v>5.0970749378103299</c:v>
                </c:pt>
                <c:pt idx="400">
                  <c:v>-2.5989078964760939</c:v>
                </c:pt>
                <c:pt idx="401">
                  <c:v>-11.192580918865477</c:v>
                </c:pt>
                <c:pt idx="402">
                  <c:v>-21.654793864525157</c:v>
                </c:pt>
                <c:pt idx="403">
                  <c:v>-32.324502323951087</c:v>
                </c:pt>
                <c:pt idx="404">
                  <c:v>-39.892947333298252</c:v>
                </c:pt>
                <c:pt idx="405">
                  <c:v>-44.206500898102043</c:v>
                </c:pt>
                <c:pt idx="406">
                  <c:v>-48.054930646625841</c:v>
                </c:pt>
                <c:pt idx="407">
                  <c:v>-53.476573650361679</c:v>
                </c:pt>
                <c:pt idx="408">
                  <c:v>-57.817980988121548</c:v>
                </c:pt>
                <c:pt idx="409">
                  <c:v>-63.062966403968588</c:v>
                </c:pt>
                <c:pt idx="410">
                  <c:v>-67.467023429471425</c:v>
                </c:pt>
                <c:pt idx="411">
                  <c:v>-70.699013992315869</c:v>
                </c:pt>
                <c:pt idx="412">
                  <c:v>-69.739980716202737</c:v>
                </c:pt>
                <c:pt idx="413">
                  <c:v>-62.342103668067175</c:v>
                </c:pt>
                <c:pt idx="414">
                  <c:v>-54.874907336564938</c:v>
                </c:pt>
                <c:pt idx="415">
                  <c:v>-50.441915419077318</c:v>
                </c:pt>
                <c:pt idx="416">
                  <c:v>-50.200800768061768</c:v>
                </c:pt>
                <c:pt idx="417">
                  <c:v>-50.62995602527171</c:v>
                </c:pt>
                <c:pt idx="418">
                  <c:v>-50.815436926721041</c:v>
                </c:pt>
                <c:pt idx="419">
                  <c:v>-49.458566250170463</c:v>
                </c:pt>
                <c:pt idx="420">
                  <c:v>-47.399814006138996</c:v>
                </c:pt>
                <c:pt idx="421">
                  <c:v>-44.645227812175548</c:v>
                </c:pt>
                <c:pt idx="422">
                  <c:v>-41.51875376985106</c:v>
                </c:pt>
                <c:pt idx="423">
                  <c:v>-38.347143108149865</c:v>
                </c:pt>
                <c:pt idx="424">
                  <c:v>-36.597621326413446</c:v>
                </c:pt>
                <c:pt idx="425">
                  <c:v>-38.488356776098165</c:v>
                </c:pt>
                <c:pt idx="426">
                  <c:v>-42.763993062533146</c:v>
                </c:pt>
                <c:pt idx="427">
                  <c:v>-47.234043610006125</c:v>
                </c:pt>
                <c:pt idx="428">
                  <c:v>-50.75730535976588</c:v>
                </c:pt>
                <c:pt idx="429">
                  <c:v>-53.491323081250577</c:v>
                </c:pt>
                <c:pt idx="430">
                  <c:v>-55.836170380831291</c:v>
                </c:pt>
                <c:pt idx="431">
                  <c:v>-56.808121060913237</c:v>
                </c:pt>
                <c:pt idx="432">
                  <c:v>-56.462242162837711</c:v>
                </c:pt>
                <c:pt idx="433">
                  <c:v>-55.747211121833416</c:v>
                </c:pt>
                <c:pt idx="434">
                  <c:v>-54.80736477163628</c:v>
                </c:pt>
                <c:pt idx="435">
                  <c:v>-55.219935881195042</c:v>
                </c:pt>
                <c:pt idx="436">
                  <c:v>-57.396557875044905</c:v>
                </c:pt>
                <c:pt idx="437">
                  <c:v>-61.786120529295182</c:v>
                </c:pt>
                <c:pt idx="438">
                  <c:v>-68.51679678491125</c:v>
                </c:pt>
                <c:pt idx="439">
                  <c:v>-76.170509081927506</c:v>
                </c:pt>
                <c:pt idx="440">
                  <c:v>-81.369783496060663</c:v>
                </c:pt>
                <c:pt idx="441">
                  <c:v>-80.074219365551983</c:v>
                </c:pt>
                <c:pt idx="442">
                  <c:v>-77.676876910622937</c:v>
                </c:pt>
                <c:pt idx="443">
                  <c:v>-71.305439508167197</c:v>
                </c:pt>
                <c:pt idx="444">
                  <c:v>-59.051821349297704</c:v>
                </c:pt>
                <c:pt idx="445">
                  <c:v>-43.370314543203698</c:v>
                </c:pt>
                <c:pt idx="446">
                  <c:v>-28.671953378325075</c:v>
                </c:pt>
                <c:pt idx="447">
                  <c:v>-17.209126509423044</c:v>
                </c:pt>
                <c:pt idx="448">
                  <c:v>-11.044087236640239</c:v>
                </c:pt>
                <c:pt idx="449">
                  <c:v>-5.8040346823674103</c:v>
                </c:pt>
                <c:pt idx="450">
                  <c:v>1.3391511140073784</c:v>
                </c:pt>
                <c:pt idx="451">
                  <c:v>9.4897157319861574</c:v>
                </c:pt>
                <c:pt idx="452">
                  <c:v>20.072840507118919</c:v>
                </c:pt>
                <c:pt idx="453">
                  <c:v>27.726863823167637</c:v>
                </c:pt>
                <c:pt idx="454">
                  <c:v>28.993419319219054</c:v>
                </c:pt>
                <c:pt idx="455">
                  <c:v>29.085378979082062</c:v>
                </c:pt>
                <c:pt idx="456">
                  <c:v>31.225216631312151</c:v>
                </c:pt>
                <c:pt idx="457">
                  <c:v>33.886275177726375</c:v>
                </c:pt>
                <c:pt idx="458">
                  <c:v>38.087690336526087</c:v>
                </c:pt>
                <c:pt idx="459">
                  <c:v>41.190820510892038</c:v>
                </c:pt>
                <c:pt idx="460">
                  <c:v>44.847113517877112</c:v>
                </c:pt>
                <c:pt idx="461">
                  <c:v>49.87874045567002</c:v>
                </c:pt>
                <c:pt idx="462">
                  <c:v>52.737302938361935</c:v>
                </c:pt>
                <c:pt idx="463">
                  <c:v>53.301462940400164</c:v>
                </c:pt>
                <c:pt idx="464">
                  <c:v>53.777320217210885</c:v>
                </c:pt>
                <c:pt idx="465">
                  <c:v>55.158111185201165</c:v>
                </c:pt>
                <c:pt idx="466">
                  <c:v>56.751225614661905</c:v>
                </c:pt>
                <c:pt idx="467">
                  <c:v>58.466853032379333</c:v>
                </c:pt>
                <c:pt idx="468">
                  <c:v>60.067960082425728</c:v>
                </c:pt>
                <c:pt idx="469">
                  <c:v>63.147060690574932</c:v>
                </c:pt>
                <c:pt idx="470">
                  <c:v>64.913695684751914</c:v>
                </c:pt>
                <c:pt idx="471">
                  <c:v>65.812540608745906</c:v>
                </c:pt>
                <c:pt idx="472">
                  <c:v>66.228535631574829</c:v>
                </c:pt>
                <c:pt idx="473">
                  <c:v>66.394430124286288</c:v>
                </c:pt>
                <c:pt idx="474">
                  <c:v>66.308423435110271</c:v>
                </c:pt>
                <c:pt idx="475">
                  <c:v>65.730244824251812</c:v>
                </c:pt>
                <c:pt idx="476">
                  <c:v>64.613467563743825</c:v>
                </c:pt>
                <c:pt idx="477">
                  <c:v>62.966804344143725</c:v>
                </c:pt>
                <c:pt idx="478">
                  <c:v>60.29994209249967</c:v>
                </c:pt>
                <c:pt idx="479">
                  <c:v>57.036712950432488</c:v>
                </c:pt>
                <c:pt idx="480">
                  <c:v>53.199955220478301</c:v>
                </c:pt>
                <c:pt idx="481">
                  <c:v>47.726133729420553</c:v>
                </c:pt>
                <c:pt idx="482">
                  <c:v>43.296879507089024</c:v>
                </c:pt>
                <c:pt idx="483">
                  <c:v>40.217259024417096</c:v>
                </c:pt>
                <c:pt idx="484">
                  <c:v>39.043022611356186</c:v>
                </c:pt>
                <c:pt idx="485">
                  <c:v>39.5837278717378</c:v>
                </c:pt>
                <c:pt idx="486">
                  <c:v>40.898631645527765</c:v>
                </c:pt>
                <c:pt idx="487">
                  <c:v>42.237881573505462</c:v>
                </c:pt>
                <c:pt idx="488">
                  <c:v>41.194873408944176</c:v>
                </c:pt>
                <c:pt idx="489">
                  <c:v>38.71226427761497</c:v>
                </c:pt>
                <c:pt idx="490">
                  <c:v>36.242067042582377</c:v>
                </c:pt>
                <c:pt idx="491">
                  <c:v>27.936968171121976</c:v>
                </c:pt>
                <c:pt idx="492">
                  <c:v>14.839873736732649</c:v>
                </c:pt>
                <c:pt idx="493">
                  <c:v>9.1821889308197253</c:v>
                </c:pt>
                <c:pt idx="494">
                  <c:v>5.5625962109795042</c:v>
                </c:pt>
                <c:pt idx="495">
                  <c:v>0.63268931105819015</c:v>
                </c:pt>
                <c:pt idx="496">
                  <c:v>-10.020049752124621</c:v>
                </c:pt>
                <c:pt idx="497">
                  <c:v>-23.944317547439045</c:v>
                </c:pt>
                <c:pt idx="498">
                  <c:v>-35.641752468235573</c:v>
                </c:pt>
                <c:pt idx="499">
                  <c:v>-41.824474207309379</c:v>
                </c:pt>
                <c:pt idx="500">
                  <c:v>-50.528091747566812</c:v>
                </c:pt>
                <c:pt idx="501">
                  <c:v>-58.224823784625222</c:v>
                </c:pt>
                <c:pt idx="502">
                  <c:v>-60.944409356153166</c:v>
                </c:pt>
                <c:pt idx="503">
                  <c:v>-63.208204652307991</c:v>
                </c:pt>
                <c:pt idx="504">
                  <c:v>-61.787864975554335</c:v>
                </c:pt>
                <c:pt idx="505">
                  <c:v>-53.850797924052003</c:v>
                </c:pt>
                <c:pt idx="506">
                  <c:v>-47.707987087036585</c:v>
                </c:pt>
                <c:pt idx="507">
                  <c:v>-44.545138201405969</c:v>
                </c:pt>
                <c:pt idx="508">
                  <c:v>-43.936465398028979</c:v>
                </c:pt>
                <c:pt idx="509">
                  <c:v>-43.888405250831546</c:v>
                </c:pt>
                <c:pt idx="510">
                  <c:v>-42.04118743044571</c:v>
                </c:pt>
                <c:pt idx="511">
                  <c:v>-41.339286222518567</c:v>
                </c:pt>
                <c:pt idx="512">
                  <c:v>-40.570702086381523</c:v>
                </c:pt>
                <c:pt idx="513">
                  <c:v>-40.510902609155586</c:v>
                </c:pt>
                <c:pt idx="514">
                  <c:v>-40.629651187293533</c:v>
                </c:pt>
                <c:pt idx="515">
                  <c:v>-41.317152791376216</c:v>
                </c:pt>
                <c:pt idx="516">
                  <c:v>-41.931459616075372</c:v>
                </c:pt>
                <c:pt idx="517">
                  <c:v>-41.728520623178483</c:v>
                </c:pt>
                <c:pt idx="518">
                  <c:v>-39.764683577260136</c:v>
                </c:pt>
                <c:pt idx="519">
                  <c:v>-38.340156103262558</c:v>
                </c:pt>
                <c:pt idx="520">
                  <c:v>-37.311925896868026</c:v>
                </c:pt>
                <c:pt idx="521">
                  <c:v>-36.361383080507061</c:v>
                </c:pt>
                <c:pt idx="522">
                  <c:v>-36.805589680172105</c:v>
                </c:pt>
                <c:pt idx="523">
                  <c:v>-39.160839215547647</c:v>
                </c:pt>
                <c:pt idx="524">
                  <c:v>-42.316727395318388</c:v>
                </c:pt>
                <c:pt idx="525">
                  <c:v>-45.436166442896827</c:v>
                </c:pt>
                <c:pt idx="526">
                  <c:v>-47.64750640176694</c:v>
                </c:pt>
                <c:pt idx="527">
                  <c:v>-48.540007832934222</c:v>
                </c:pt>
                <c:pt idx="528">
                  <c:v>-46.650669971929737</c:v>
                </c:pt>
                <c:pt idx="529">
                  <c:v>-42.775997731886932</c:v>
                </c:pt>
                <c:pt idx="530">
                  <c:v>-42.957977037538761</c:v>
                </c:pt>
                <c:pt idx="531">
                  <c:v>-45.330180175749945</c:v>
                </c:pt>
                <c:pt idx="532">
                  <c:v>-47.567238616775654</c:v>
                </c:pt>
                <c:pt idx="533">
                  <c:v>-49.697869849424855</c:v>
                </c:pt>
                <c:pt idx="534">
                  <c:v>-50.626486571295061</c:v>
                </c:pt>
                <c:pt idx="535">
                  <c:v>-52.566082534769691</c:v>
                </c:pt>
                <c:pt idx="536">
                  <c:v>-55.485945787534469</c:v>
                </c:pt>
                <c:pt idx="537">
                  <c:v>-59.101310850422266</c:v>
                </c:pt>
                <c:pt idx="538">
                  <c:v>-60.806023518904716</c:v>
                </c:pt>
                <c:pt idx="539">
                  <c:v>-62.139230226319434</c:v>
                </c:pt>
                <c:pt idx="540">
                  <c:v>-65.583958823683631</c:v>
                </c:pt>
                <c:pt idx="541">
                  <c:v>-71.337876910429657</c:v>
                </c:pt>
                <c:pt idx="542">
                  <c:v>-71.676556131145546</c:v>
                </c:pt>
                <c:pt idx="543">
                  <c:v>-66.95241135541913</c:v>
                </c:pt>
                <c:pt idx="544">
                  <c:v>-54.792630559163022</c:v>
                </c:pt>
                <c:pt idx="545">
                  <c:v>-34.232726994822585</c:v>
                </c:pt>
                <c:pt idx="546">
                  <c:v>-13.240978943919639</c:v>
                </c:pt>
                <c:pt idx="547">
                  <c:v>7.8878669769122745</c:v>
                </c:pt>
                <c:pt idx="548">
                  <c:v>21.418300474630879</c:v>
                </c:pt>
                <c:pt idx="549">
                  <c:v>20.129489484718309</c:v>
                </c:pt>
                <c:pt idx="550">
                  <c:v>21.397716715809587</c:v>
                </c:pt>
                <c:pt idx="551">
                  <c:v>22.424232670414188</c:v>
                </c:pt>
                <c:pt idx="552">
                  <c:v>23.118401565761033</c:v>
                </c:pt>
                <c:pt idx="553">
                  <c:v>29.208303665550201</c:v>
                </c:pt>
                <c:pt idx="554">
                  <c:v>33.892801957078866</c:v>
                </c:pt>
                <c:pt idx="555">
                  <c:v>36.523851164003347</c:v>
                </c:pt>
                <c:pt idx="556">
                  <c:v>40.431774970333819</c:v>
                </c:pt>
                <c:pt idx="557">
                  <c:v>41.45112847312339</c:v>
                </c:pt>
                <c:pt idx="558">
                  <c:v>40.488542177965705</c:v>
                </c:pt>
                <c:pt idx="559">
                  <c:v>42.349245390658396</c:v>
                </c:pt>
                <c:pt idx="560">
                  <c:v>46.167201308429462</c:v>
                </c:pt>
                <c:pt idx="561">
                  <c:v>50.668800765545477</c:v>
                </c:pt>
                <c:pt idx="562">
                  <c:v>55.26237819853587</c:v>
                </c:pt>
                <c:pt idx="563">
                  <c:v>58.288397603088569</c:v>
                </c:pt>
                <c:pt idx="564">
                  <c:v>60.377564212982712</c:v>
                </c:pt>
                <c:pt idx="565">
                  <c:v>61.663162681345092</c:v>
                </c:pt>
                <c:pt idx="566">
                  <c:v>61.851127102685382</c:v>
                </c:pt>
                <c:pt idx="567">
                  <c:v>62.140709871122141</c:v>
                </c:pt>
                <c:pt idx="568">
                  <c:v>63.189149195906815</c:v>
                </c:pt>
                <c:pt idx="569">
                  <c:v>65.154080117850413</c:v>
                </c:pt>
                <c:pt idx="570">
                  <c:v>66.571412604170234</c:v>
                </c:pt>
                <c:pt idx="571">
                  <c:v>66.174686495782154</c:v>
                </c:pt>
                <c:pt idx="572">
                  <c:v>64.867659537390765</c:v>
                </c:pt>
                <c:pt idx="573">
                  <c:v>63.264112027440213</c:v>
                </c:pt>
                <c:pt idx="574">
                  <c:v>61.177773733037789</c:v>
                </c:pt>
                <c:pt idx="575">
                  <c:v>59.55744845866316</c:v>
                </c:pt>
                <c:pt idx="576">
                  <c:v>58.829770239305333</c:v>
                </c:pt>
                <c:pt idx="577">
                  <c:v>57.905565562904272</c:v>
                </c:pt>
                <c:pt idx="578">
                  <c:v>57.314677938898136</c:v>
                </c:pt>
                <c:pt idx="579">
                  <c:v>56.891675897501727</c:v>
                </c:pt>
                <c:pt idx="580">
                  <c:v>55.220653009511409</c:v>
                </c:pt>
                <c:pt idx="581">
                  <c:v>52.918019964954723</c:v>
                </c:pt>
                <c:pt idx="582">
                  <c:v>51.509129743645921</c:v>
                </c:pt>
                <c:pt idx="583">
                  <c:v>50.688828601385126</c:v>
                </c:pt>
                <c:pt idx="584">
                  <c:v>51.197353333644948</c:v>
                </c:pt>
                <c:pt idx="585">
                  <c:v>51.968536250557392</c:v>
                </c:pt>
                <c:pt idx="586">
                  <c:v>51.411993921959365</c:v>
                </c:pt>
                <c:pt idx="587">
                  <c:v>49.650851257857653</c:v>
                </c:pt>
                <c:pt idx="588">
                  <c:v>48.082478845265612</c:v>
                </c:pt>
                <c:pt idx="589">
                  <c:v>43.810642544052946</c:v>
                </c:pt>
                <c:pt idx="590">
                  <c:v>37.202425593958857</c:v>
                </c:pt>
                <c:pt idx="591">
                  <c:v>31.342051961107032</c:v>
                </c:pt>
                <c:pt idx="592">
                  <c:v>27.136739740878159</c:v>
                </c:pt>
                <c:pt idx="593">
                  <c:v>23.990514948827485</c:v>
                </c:pt>
                <c:pt idx="594">
                  <c:v>18.552115967132952</c:v>
                </c:pt>
                <c:pt idx="595">
                  <c:v>6.9618930629067064</c:v>
                </c:pt>
                <c:pt idx="596">
                  <c:v>-11.676886820951307</c:v>
                </c:pt>
                <c:pt idx="597">
                  <c:v>-27.882987943897735</c:v>
                </c:pt>
                <c:pt idx="598">
                  <c:v>-35.105532360238392</c:v>
                </c:pt>
                <c:pt idx="599">
                  <c:v>-33.479400268963332</c:v>
                </c:pt>
                <c:pt idx="600">
                  <c:v>-28.471331129570089</c:v>
                </c:pt>
                <c:pt idx="601">
                  <c:v>-30.021084646893911</c:v>
                </c:pt>
                <c:pt idx="602">
                  <c:v>-39.53662664254815</c:v>
                </c:pt>
                <c:pt idx="603">
                  <c:v>-49.523618937240215</c:v>
                </c:pt>
                <c:pt idx="604">
                  <c:v>-55.740593366440898</c:v>
                </c:pt>
                <c:pt idx="605">
                  <c:v>-58.693551683724117</c:v>
                </c:pt>
                <c:pt idx="606">
                  <c:v>-58.506936525952938</c:v>
                </c:pt>
                <c:pt idx="607">
                  <c:v>-56.865645867974884</c:v>
                </c:pt>
                <c:pt idx="608">
                  <c:v>-52.389019493621028</c:v>
                </c:pt>
                <c:pt idx="609">
                  <c:v>-49.355647327188564</c:v>
                </c:pt>
                <c:pt idx="610">
                  <c:v>-47.746509658613533</c:v>
                </c:pt>
                <c:pt idx="611">
                  <c:v>-46.665125556813251</c:v>
                </c:pt>
                <c:pt idx="612">
                  <c:v>-45.782319782179414</c:v>
                </c:pt>
                <c:pt idx="613">
                  <c:v>-44.492333847570045</c:v>
                </c:pt>
                <c:pt idx="614">
                  <c:v>-42.421439963994153</c:v>
                </c:pt>
                <c:pt idx="615">
                  <c:v>-39.669908646957126</c:v>
                </c:pt>
                <c:pt idx="616">
                  <c:v>-37.292009851378751</c:v>
                </c:pt>
                <c:pt idx="617">
                  <c:v>-36.045508293955528</c:v>
                </c:pt>
                <c:pt idx="618">
                  <c:v>-36.238166267374623</c:v>
                </c:pt>
                <c:pt idx="619">
                  <c:v>-38.88212998061821</c:v>
                </c:pt>
                <c:pt idx="620">
                  <c:v>-43.334143401609523</c:v>
                </c:pt>
                <c:pt idx="621">
                  <c:v>-48.311799681374254</c:v>
                </c:pt>
                <c:pt idx="622">
                  <c:v>-51.756600861212796</c:v>
                </c:pt>
                <c:pt idx="623">
                  <c:v>-53.564880316597872</c:v>
                </c:pt>
                <c:pt idx="624">
                  <c:v>-54.03266044112646</c:v>
                </c:pt>
                <c:pt idx="625">
                  <c:v>-55.150787409728011</c:v>
                </c:pt>
                <c:pt idx="626">
                  <c:v>-56.85638202898955</c:v>
                </c:pt>
                <c:pt idx="627">
                  <c:v>-58.693195009017955</c:v>
                </c:pt>
                <c:pt idx="628">
                  <c:v>-60.947092963347707</c:v>
                </c:pt>
                <c:pt idx="629">
                  <c:v>-61.897939478316793</c:v>
                </c:pt>
                <c:pt idx="630">
                  <c:v>-62.757642142730759</c:v>
                </c:pt>
                <c:pt idx="631">
                  <c:v>-62.480561962583536</c:v>
                </c:pt>
                <c:pt idx="632">
                  <c:v>-60.946008174848508</c:v>
                </c:pt>
                <c:pt idx="633">
                  <c:v>-61.34231845971108</c:v>
                </c:pt>
                <c:pt idx="634">
                  <c:v>-63.384187303970229</c:v>
                </c:pt>
                <c:pt idx="635">
                  <c:v>-69.838674378758967</c:v>
                </c:pt>
                <c:pt idx="636">
                  <c:v>-76.111090224785286</c:v>
                </c:pt>
                <c:pt idx="637">
                  <c:v>-79.068054476413906</c:v>
                </c:pt>
                <c:pt idx="638">
                  <c:v>-77.694359719269357</c:v>
                </c:pt>
                <c:pt idx="639">
                  <c:v>-73.721722235899875</c:v>
                </c:pt>
                <c:pt idx="640">
                  <c:v>-63.141189970522333</c:v>
                </c:pt>
                <c:pt idx="641">
                  <c:v>-52.234879460560663</c:v>
                </c:pt>
                <c:pt idx="642">
                  <c:v>-33.596861082378652</c:v>
                </c:pt>
                <c:pt idx="643">
                  <c:v>-23.956661311565671</c:v>
                </c:pt>
                <c:pt idx="644">
                  <c:v>-13.18676884071991</c:v>
                </c:pt>
                <c:pt idx="645">
                  <c:v>-4.3723941643993491</c:v>
                </c:pt>
                <c:pt idx="646">
                  <c:v>2.4742460135826168</c:v>
                </c:pt>
                <c:pt idx="647">
                  <c:v>13.971312453992136</c:v>
                </c:pt>
                <c:pt idx="648">
                  <c:v>20.166005122087501</c:v>
                </c:pt>
                <c:pt idx="649">
                  <c:v>25.336780896278615</c:v>
                </c:pt>
                <c:pt idx="650">
                  <c:v>32.910065258598806</c:v>
                </c:pt>
                <c:pt idx="651">
                  <c:v>37.950930270017125</c:v>
                </c:pt>
                <c:pt idx="652">
                  <c:v>41.830983548860438</c:v>
                </c:pt>
                <c:pt idx="653">
                  <c:v>46.077418119491171</c:v>
                </c:pt>
                <c:pt idx="654">
                  <c:v>48.963136992746747</c:v>
                </c:pt>
                <c:pt idx="655">
                  <c:v>50.698536593860972</c:v>
                </c:pt>
                <c:pt idx="656">
                  <c:v>50.970887439246049</c:v>
                </c:pt>
                <c:pt idx="657">
                  <c:v>52.431956693894001</c:v>
                </c:pt>
                <c:pt idx="658">
                  <c:v>55.986363079273026</c:v>
                </c:pt>
                <c:pt idx="659">
                  <c:v>59.167648909960072</c:v>
                </c:pt>
                <c:pt idx="660">
                  <c:v>60.570704936057936</c:v>
                </c:pt>
                <c:pt idx="661">
                  <c:v>61.633050705378096</c:v>
                </c:pt>
                <c:pt idx="662">
                  <c:v>62.737271027003899</c:v>
                </c:pt>
                <c:pt idx="663">
                  <c:v>64.368120064044916</c:v>
                </c:pt>
                <c:pt idx="664">
                  <c:v>64.921494429068062</c:v>
                </c:pt>
                <c:pt idx="665">
                  <c:v>65.069497352449631</c:v>
                </c:pt>
                <c:pt idx="666">
                  <c:v>64.558163427425981</c:v>
                </c:pt>
                <c:pt idx="667">
                  <c:v>63.481164183008651</c:v>
                </c:pt>
                <c:pt idx="668">
                  <c:v>62.498834130637654</c:v>
                </c:pt>
                <c:pt idx="669">
                  <c:v>61.339198350104311</c:v>
                </c:pt>
                <c:pt idx="670">
                  <c:v>59.434588119572055</c:v>
                </c:pt>
                <c:pt idx="671">
                  <c:v>57.130143272262629</c:v>
                </c:pt>
                <c:pt idx="672">
                  <c:v>54.448731831243734</c:v>
                </c:pt>
                <c:pt idx="673">
                  <c:v>51.57060577042018</c:v>
                </c:pt>
                <c:pt idx="674">
                  <c:v>48.812997095017003</c:v>
                </c:pt>
                <c:pt idx="675">
                  <c:v>45.380427503274596</c:v>
                </c:pt>
                <c:pt idx="676">
                  <c:v>42.162956021261536</c:v>
                </c:pt>
                <c:pt idx="677">
                  <c:v>39.108604970702345</c:v>
                </c:pt>
                <c:pt idx="678">
                  <c:v>36.244551437135023</c:v>
                </c:pt>
                <c:pt idx="679">
                  <c:v>33.457705980772808</c:v>
                </c:pt>
                <c:pt idx="680">
                  <c:v>30.749255570177493</c:v>
                </c:pt>
                <c:pt idx="681">
                  <c:v>28.018744375193602</c:v>
                </c:pt>
                <c:pt idx="682">
                  <c:v>24.254774144152083</c:v>
                </c:pt>
                <c:pt idx="683">
                  <c:v>19.403634842078066</c:v>
                </c:pt>
                <c:pt idx="684">
                  <c:v>14.599181251045763</c:v>
                </c:pt>
                <c:pt idx="685">
                  <c:v>10.860857315156078</c:v>
                </c:pt>
                <c:pt idx="686">
                  <c:v>6.7358725629006377</c:v>
                </c:pt>
                <c:pt idx="687">
                  <c:v>0.64819341560670329</c:v>
                </c:pt>
                <c:pt idx="688">
                  <c:v>-9.6418498063666576</c:v>
                </c:pt>
                <c:pt idx="689">
                  <c:v>-21.582028169656738</c:v>
                </c:pt>
                <c:pt idx="690">
                  <c:v>-29.231268454889737</c:v>
                </c:pt>
                <c:pt idx="691">
                  <c:v>-33.864203982873725</c:v>
                </c:pt>
                <c:pt idx="692">
                  <c:v>-39.194596716015582</c:v>
                </c:pt>
                <c:pt idx="693">
                  <c:v>-43.638977819850389</c:v>
                </c:pt>
                <c:pt idx="694">
                  <c:v>-51.186584046174964</c:v>
                </c:pt>
                <c:pt idx="695">
                  <c:v>-59.563724899953996</c:v>
                </c:pt>
                <c:pt idx="696">
                  <c:v>-65.618437611741342</c:v>
                </c:pt>
                <c:pt idx="697">
                  <c:v>-67.783979633740643</c:v>
                </c:pt>
                <c:pt idx="698">
                  <c:v>-69.022595589030587</c:v>
                </c:pt>
                <c:pt idx="699">
                  <c:v>-70.369580640702281</c:v>
                </c:pt>
                <c:pt idx="700">
                  <c:v>-70.596981133339455</c:v>
                </c:pt>
                <c:pt idx="701">
                  <c:v>-67.507913460717816</c:v>
                </c:pt>
                <c:pt idx="702">
                  <c:v>-62.49040604113879</c:v>
                </c:pt>
                <c:pt idx="703">
                  <c:v>-57.881471294905914</c:v>
                </c:pt>
                <c:pt idx="704">
                  <c:v>-55.077035159924876</c:v>
                </c:pt>
                <c:pt idx="705">
                  <c:v>-53.14664966400457</c:v>
                </c:pt>
                <c:pt idx="706">
                  <c:v>-52.216895930380034</c:v>
                </c:pt>
                <c:pt idx="707">
                  <c:v>-52.489955379294692</c:v>
                </c:pt>
                <c:pt idx="708">
                  <c:v>-53.147126260717286</c:v>
                </c:pt>
                <c:pt idx="709">
                  <c:v>-52.539610988553186</c:v>
                </c:pt>
                <c:pt idx="710">
                  <c:v>-51.626531626909347</c:v>
                </c:pt>
                <c:pt idx="711">
                  <c:v>-51.511748742699318</c:v>
                </c:pt>
                <c:pt idx="712">
                  <c:v>-53.466674183252074</c:v>
                </c:pt>
                <c:pt idx="713">
                  <c:v>-56.540670502851697</c:v>
                </c:pt>
                <c:pt idx="714">
                  <c:v>-60.324060010817831</c:v>
                </c:pt>
                <c:pt idx="715">
                  <c:v>-63.209099883238821</c:v>
                </c:pt>
                <c:pt idx="716">
                  <c:v>-64.918721473193287</c:v>
                </c:pt>
                <c:pt idx="717">
                  <c:v>-65.476222121364515</c:v>
                </c:pt>
                <c:pt idx="718">
                  <c:v>-64.846961103013072</c:v>
                </c:pt>
                <c:pt idx="719">
                  <c:v>-64.932602953445752</c:v>
                </c:pt>
                <c:pt idx="720">
                  <c:v>-65.478001530082437</c:v>
                </c:pt>
                <c:pt idx="721">
                  <c:v>-67.800920612895681</c:v>
                </c:pt>
                <c:pt idx="722">
                  <c:v>-71.305583866435043</c:v>
                </c:pt>
                <c:pt idx="723">
                  <c:v>-76.519919452415309</c:v>
                </c:pt>
                <c:pt idx="724">
                  <c:v>-81.901948977449166</c:v>
                </c:pt>
                <c:pt idx="725">
                  <c:v>-83.66899294023149</c:v>
                </c:pt>
                <c:pt idx="726">
                  <c:v>-82.178878471843717</c:v>
                </c:pt>
                <c:pt idx="727">
                  <c:v>-82.079350557117564</c:v>
                </c:pt>
                <c:pt idx="728">
                  <c:v>-84.314792928670599</c:v>
                </c:pt>
                <c:pt idx="729">
                  <c:v>-80.144587180741922</c:v>
                </c:pt>
                <c:pt idx="730">
                  <c:v>-66.069170018761952</c:v>
                </c:pt>
                <c:pt idx="731">
                  <c:v>-47.141307707656281</c:v>
                </c:pt>
                <c:pt idx="732">
                  <c:v>-32.51046533782953</c:v>
                </c:pt>
                <c:pt idx="733">
                  <c:v>-30.217913067678438</c:v>
                </c:pt>
                <c:pt idx="734">
                  <c:v>-24.992900791590028</c:v>
                </c:pt>
                <c:pt idx="735">
                  <c:v>-21.612047881154346</c:v>
                </c:pt>
                <c:pt idx="736">
                  <c:v>-18.56644663374054</c:v>
                </c:pt>
                <c:pt idx="737">
                  <c:v>-7.7124904552674769</c:v>
                </c:pt>
                <c:pt idx="738">
                  <c:v>7.9684447351433629</c:v>
                </c:pt>
                <c:pt idx="739">
                  <c:v>25.5294347821618</c:v>
                </c:pt>
                <c:pt idx="740">
                  <c:v>34.013728383388425</c:v>
                </c:pt>
                <c:pt idx="741">
                  <c:v>38.1420073985513</c:v>
                </c:pt>
                <c:pt idx="742">
                  <c:v>39.359004461607491</c:v>
                </c:pt>
                <c:pt idx="743">
                  <c:v>41.458091274818145</c:v>
                </c:pt>
                <c:pt idx="744">
                  <c:v>42.048345001434583</c:v>
                </c:pt>
                <c:pt idx="745">
                  <c:v>41.688516573473571</c:v>
                </c:pt>
                <c:pt idx="746">
                  <c:v>44.131062016425176</c:v>
                </c:pt>
                <c:pt idx="747">
                  <c:v>48.529261422340213</c:v>
                </c:pt>
                <c:pt idx="748">
                  <c:v>52.384871062996545</c:v>
                </c:pt>
                <c:pt idx="749">
                  <c:v>56.821735850766942</c:v>
                </c:pt>
                <c:pt idx="750">
                  <c:v>58.658441482253963</c:v>
                </c:pt>
                <c:pt idx="751">
                  <c:v>60.550842034028257</c:v>
                </c:pt>
                <c:pt idx="752">
                  <c:v>62.209139368770323</c:v>
                </c:pt>
                <c:pt idx="753">
                  <c:v>63.246566167747481</c:v>
                </c:pt>
                <c:pt idx="754">
                  <c:v>63.361490554517232</c:v>
                </c:pt>
                <c:pt idx="755">
                  <c:v>63.48383049904384</c:v>
                </c:pt>
                <c:pt idx="756">
                  <c:v>62.980777725947036</c:v>
                </c:pt>
                <c:pt idx="757">
                  <c:v>61.953059380322969</c:v>
                </c:pt>
                <c:pt idx="758">
                  <c:v>60.219765027204367</c:v>
                </c:pt>
                <c:pt idx="759">
                  <c:v>57.825978567803247</c:v>
                </c:pt>
                <c:pt idx="760">
                  <c:v>56.110431461775008</c:v>
                </c:pt>
                <c:pt idx="761">
                  <c:v>55.052192532654473</c:v>
                </c:pt>
                <c:pt idx="762">
                  <c:v>54.784142229536258</c:v>
                </c:pt>
                <c:pt idx="763">
                  <c:v>54.290466326427811</c:v>
                </c:pt>
                <c:pt idx="764">
                  <c:v>54.142195021014125</c:v>
                </c:pt>
                <c:pt idx="765">
                  <c:v>53.724340218792449</c:v>
                </c:pt>
                <c:pt idx="766">
                  <c:v>52.470235926391879</c:v>
                </c:pt>
                <c:pt idx="767">
                  <c:v>50.215665222773168</c:v>
                </c:pt>
                <c:pt idx="768">
                  <c:v>47.220032087723467</c:v>
                </c:pt>
                <c:pt idx="769">
                  <c:v>44.33685962045346</c:v>
                </c:pt>
                <c:pt idx="770">
                  <c:v>40.759626901769145</c:v>
                </c:pt>
                <c:pt idx="771">
                  <c:v>37.479048126603246</c:v>
                </c:pt>
                <c:pt idx="772">
                  <c:v>34.9913774375784</c:v>
                </c:pt>
                <c:pt idx="773">
                  <c:v>31.787920906828187</c:v>
                </c:pt>
                <c:pt idx="774">
                  <c:v>27.265015529443723</c:v>
                </c:pt>
                <c:pt idx="775">
                  <c:v>22.801922016562131</c:v>
                </c:pt>
                <c:pt idx="776">
                  <c:v>17.814336671546343</c:v>
                </c:pt>
                <c:pt idx="777">
                  <c:v>12.697858341707212</c:v>
                </c:pt>
                <c:pt idx="778">
                  <c:v>8.6961239702263384</c:v>
                </c:pt>
                <c:pt idx="779">
                  <c:v>6.6670854961646766</c:v>
                </c:pt>
                <c:pt idx="780">
                  <c:v>3.7281726043414607</c:v>
                </c:pt>
                <c:pt idx="781">
                  <c:v>-0.6991018666339972</c:v>
                </c:pt>
                <c:pt idx="782">
                  <c:v>-7.7845041082338238</c:v>
                </c:pt>
                <c:pt idx="783">
                  <c:v>-17.552352626124257</c:v>
                </c:pt>
                <c:pt idx="784">
                  <c:v>-30.573532755780935</c:v>
                </c:pt>
                <c:pt idx="785">
                  <c:v>-45.763178835877717</c:v>
                </c:pt>
                <c:pt idx="786">
                  <c:v>-55.715543452757387</c:v>
                </c:pt>
                <c:pt idx="787">
                  <c:v>-62.595362117288857</c:v>
                </c:pt>
                <c:pt idx="788">
                  <c:v>-66.528818925471512</c:v>
                </c:pt>
                <c:pt idx="789">
                  <c:v>-68.622942057596603</c:v>
                </c:pt>
                <c:pt idx="790">
                  <c:v>-68.870952664619296</c:v>
                </c:pt>
                <c:pt idx="791">
                  <c:v>-63.976245155717017</c:v>
                </c:pt>
                <c:pt idx="792">
                  <c:v>-57.038720750776527</c:v>
                </c:pt>
                <c:pt idx="793">
                  <c:v>-53.530336540276608</c:v>
                </c:pt>
                <c:pt idx="794">
                  <c:v>-52.759944606164304</c:v>
                </c:pt>
                <c:pt idx="795">
                  <c:v>-52.198435307034565</c:v>
                </c:pt>
                <c:pt idx="796">
                  <c:v>-50.603886866609649</c:v>
                </c:pt>
                <c:pt idx="797">
                  <c:v>-48.065807370369519</c:v>
                </c:pt>
                <c:pt idx="798">
                  <c:v>-45.746531636286122</c:v>
                </c:pt>
                <c:pt idx="799">
                  <c:v>-43.977080831692035</c:v>
                </c:pt>
                <c:pt idx="800">
                  <c:v>-43.673640955569589</c:v>
                </c:pt>
                <c:pt idx="801">
                  <c:v>-43.422843061783155</c:v>
                </c:pt>
                <c:pt idx="802">
                  <c:v>-42.302692218963109</c:v>
                </c:pt>
                <c:pt idx="803">
                  <c:v>-41.378126718059107</c:v>
                </c:pt>
                <c:pt idx="804">
                  <c:v>-41.330118990083427</c:v>
                </c:pt>
                <c:pt idx="805">
                  <c:v>-42.511690119833609</c:v>
                </c:pt>
                <c:pt idx="806">
                  <c:v>-45.523742176674197</c:v>
                </c:pt>
                <c:pt idx="807">
                  <c:v>-49.466159506595908</c:v>
                </c:pt>
                <c:pt idx="808">
                  <c:v>-52.900065109715655</c:v>
                </c:pt>
                <c:pt idx="809">
                  <c:v>-56.033303136951275</c:v>
                </c:pt>
                <c:pt idx="810">
                  <c:v>-58.597832709725978</c:v>
                </c:pt>
                <c:pt idx="811">
                  <c:v>-58.988182752124253</c:v>
                </c:pt>
                <c:pt idx="812">
                  <c:v>-58.818039400940606</c:v>
                </c:pt>
                <c:pt idx="813">
                  <c:v>-59.431755046700921</c:v>
                </c:pt>
                <c:pt idx="814">
                  <c:v>-57.812317708961857</c:v>
                </c:pt>
                <c:pt idx="815">
                  <c:v>-58.145328353549949</c:v>
                </c:pt>
                <c:pt idx="816">
                  <c:v>-61.854265748337539</c:v>
                </c:pt>
                <c:pt idx="817">
                  <c:v>-68.777913567964546</c:v>
                </c:pt>
                <c:pt idx="818">
                  <c:v>-73.706509416451269</c:v>
                </c:pt>
                <c:pt idx="819">
                  <c:v>-76.687096972962081</c:v>
                </c:pt>
                <c:pt idx="820">
                  <c:v>-73.642460407073528</c:v>
                </c:pt>
                <c:pt idx="821">
                  <c:v>-64.18294983320466</c:v>
                </c:pt>
                <c:pt idx="822">
                  <c:v>-50.768863029227212</c:v>
                </c:pt>
                <c:pt idx="823">
                  <c:v>-29.899827705623665</c:v>
                </c:pt>
                <c:pt idx="824">
                  <c:v>-7.4149777766211136</c:v>
                </c:pt>
                <c:pt idx="825">
                  <c:v>4.7221261273005091</c:v>
                </c:pt>
                <c:pt idx="826">
                  <c:v>0.95128168527440959</c:v>
                </c:pt>
                <c:pt idx="827">
                  <c:v>-1.0923391037562791</c:v>
                </c:pt>
                <c:pt idx="828">
                  <c:v>0.98517726881875978</c:v>
                </c:pt>
                <c:pt idx="829">
                  <c:v>6.3613530125881335</c:v>
                </c:pt>
                <c:pt idx="830">
                  <c:v>15.529352215581222</c:v>
                </c:pt>
                <c:pt idx="831">
                  <c:v>25.070075045204963</c:v>
                </c:pt>
                <c:pt idx="832">
                  <c:v>35.288188575998632</c:v>
                </c:pt>
                <c:pt idx="833">
                  <c:v>39.170058810278555</c:v>
                </c:pt>
                <c:pt idx="834">
                  <c:v>39.170225424235369</c:v>
                </c:pt>
                <c:pt idx="835">
                  <c:v>41.936656871361393</c:v>
                </c:pt>
                <c:pt idx="836">
                  <c:v>42.992746085313925</c:v>
                </c:pt>
                <c:pt idx="837">
                  <c:v>44.73107339737868</c:v>
                </c:pt>
                <c:pt idx="838">
                  <c:v>45.98124773411093</c:v>
                </c:pt>
                <c:pt idx="839">
                  <c:v>47.466037176340123</c:v>
                </c:pt>
                <c:pt idx="840">
                  <c:v>48.993994267408866</c:v>
                </c:pt>
                <c:pt idx="841">
                  <c:v>49.768486333345585</c:v>
                </c:pt>
                <c:pt idx="842">
                  <c:v>51.909226453840652</c:v>
                </c:pt>
                <c:pt idx="843">
                  <c:v>54.961624243144129</c:v>
                </c:pt>
                <c:pt idx="844">
                  <c:v>57.205338804317712</c:v>
                </c:pt>
                <c:pt idx="845">
                  <c:v>59.105961354823428</c:v>
                </c:pt>
                <c:pt idx="846">
                  <c:v>59.942587963498646</c:v>
                </c:pt>
                <c:pt idx="847">
                  <c:v>60.505777077006414</c:v>
                </c:pt>
                <c:pt idx="848">
                  <c:v>61.534493707519438</c:v>
                </c:pt>
                <c:pt idx="849">
                  <c:v>62.785174440546726</c:v>
                </c:pt>
                <c:pt idx="850">
                  <c:v>64.036843936017874</c:v>
                </c:pt>
                <c:pt idx="851">
                  <c:v>64.768554953249463</c:v>
                </c:pt>
                <c:pt idx="852">
                  <c:v>65.004982050308655</c:v>
                </c:pt>
                <c:pt idx="853">
                  <c:v>65.238145316978205</c:v>
                </c:pt>
                <c:pt idx="854">
                  <c:v>64.778313956814813</c:v>
                </c:pt>
                <c:pt idx="855">
                  <c:v>63.445896492781387</c:v>
                </c:pt>
                <c:pt idx="856">
                  <c:v>61.445367768193613</c:v>
                </c:pt>
                <c:pt idx="857">
                  <c:v>59.080541055560147</c:v>
                </c:pt>
                <c:pt idx="858">
                  <c:v>56.361595595433108</c:v>
                </c:pt>
                <c:pt idx="859">
                  <c:v>53.906636610206213</c:v>
                </c:pt>
                <c:pt idx="860">
                  <c:v>51.833809736799886</c:v>
                </c:pt>
                <c:pt idx="861">
                  <c:v>49.522544751096049</c:v>
                </c:pt>
                <c:pt idx="862">
                  <c:v>47.693128500506553</c:v>
                </c:pt>
                <c:pt idx="863">
                  <c:v>45.75792424434637</c:v>
                </c:pt>
                <c:pt idx="864">
                  <c:v>42.38355859193414</c:v>
                </c:pt>
                <c:pt idx="865">
                  <c:v>39.197176081537293</c:v>
                </c:pt>
                <c:pt idx="866">
                  <c:v>36.468683008150144</c:v>
                </c:pt>
                <c:pt idx="867">
                  <c:v>32.675283651943893</c:v>
                </c:pt>
                <c:pt idx="868">
                  <c:v>30.517795385089265</c:v>
                </c:pt>
                <c:pt idx="869">
                  <c:v>29.013731422137273</c:v>
                </c:pt>
                <c:pt idx="870">
                  <c:v>24.384338398085706</c:v>
                </c:pt>
                <c:pt idx="871">
                  <c:v>15.569249780452653</c:v>
                </c:pt>
                <c:pt idx="872">
                  <c:v>4.044022407521279</c:v>
                </c:pt>
                <c:pt idx="873">
                  <c:v>-4.8917188928485507</c:v>
                </c:pt>
                <c:pt idx="874">
                  <c:v>-10.913858188795819</c:v>
                </c:pt>
                <c:pt idx="875">
                  <c:v>-16.764549331955941</c:v>
                </c:pt>
                <c:pt idx="876">
                  <c:v>-22.539154834223869</c:v>
                </c:pt>
                <c:pt idx="877">
                  <c:v>-28.400081210190791</c:v>
                </c:pt>
                <c:pt idx="878">
                  <c:v>-37.277819008915962</c:v>
                </c:pt>
                <c:pt idx="879">
                  <c:v>-45.498002933499357</c:v>
                </c:pt>
                <c:pt idx="880">
                  <c:v>-51.058384374761367</c:v>
                </c:pt>
                <c:pt idx="881">
                  <c:v>-57.211370782527595</c:v>
                </c:pt>
                <c:pt idx="882">
                  <c:v>-63.831658261615011</c:v>
                </c:pt>
                <c:pt idx="883">
                  <c:v>-70.131722465968608</c:v>
                </c:pt>
                <c:pt idx="884">
                  <c:v>-75.152123204768813</c:v>
                </c:pt>
                <c:pt idx="885">
                  <c:v>-76.67539319928774</c:v>
                </c:pt>
                <c:pt idx="886">
                  <c:v>-72.652694201028268</c:v>
                </c:pt>
                <c:pt idx="887">
                  <c:v>-67.076186755576771</c:v>
                </c:pt>
                <c:pt idx="888">
                  <c:v>-61.590275431502825</c:v>
                </c:pt>
                <c:pt idx="889">
                  <c:v>-57.861804729440763</c:v>
                </c:pt>
                <c:pt idx="890">
                  <c:v>-55.244250673127361</c:v>
                </c:pt>
                <c:pt idx="891">
                  <c:v>-53.19775261274971</c:v>
                </c:pt>
                <c:pt idx="892">
                  <c:v>-52.351866619652327</c:v>
                </c:pt>
                <c:pt idx="893">
                  <c:v>-50.907061505697399</c:v>
                </c:pt>
                <c:pt idx="894">
                  <c:v>-50.164845120545692</c:v>
                </c:pt>
                <c:pt idx="895">
                  <c:v>-48.898353266555652</c:v>
                </c:pt>
                <c:pt idx="896">
                  <c:v>-47.888101448364608</c:v>
                </c:pt>
                <c:pt idx="897">
                  <c:v>-48.267273596011925</c:v>
                </c:pt>
                <c:pt idx="898">
                  <c:v>-49.626821037662552</c:v>
                </c:pt>
                <c:pt idx="899">
                  <c:v>-51.57339788257736</c:v>
                </c:pt>
                <c:pt idx="900">
                  <c:v>-53.188851584462881</c:v>
                </c:pt>
                <c:pt idx="901">
                  <c:v>-54.125280229150192</c:v>
                </c:pt>
                <c:pt idx="902">
                  <c:v>-56.069673865327708</c:v>
                </c:pt>
                <c:pt idx="903">
                  <c:v>-59.254081274480093</c:v>
                </c:pt>
                <c:pt idx="904">
                  <c:v>-62.657239105268985</c:v>
                </c:pt>
                <c:pt idx="905">
                  <c:v>-66.064850747355976</c:v>
                </c:pt>
                <c:pt idx="906">
                  <c:v>-69.144503792375886</c:v>
                </c:pt>
                <c:pt idx="907">
                  <c:v>-68.830354545001612</c:v>
                </c:pt>
                <c:pt idx="908">
                  <c:v>-65.92459111246157</c:v>
                </c:pt>
                <c:pt idx="909">
                  <c:v>-63.783483715903103</c:v>
                </c:pt>
                <c:pt idx="910">
                  <c:v>-63.186221980200798</c:v>
                </c:pt>
                <c:pt idx="911">
                  <c:v>-62.754004748407922</c:v>
                </c:pt>
                <c:pt idx="912">
                  <c:v>-68.802054598129359</c:v>
                </c:pt>
                <c:pt idx="913">
                  <c:v>-80.481896049996422</c:v>
                </c:pt>
                <c:pt idx="914">
                  <c:v>-79.823995467109455</c:v>
                </c:pt>
                <c:pt idx="915">
                  <c:v>-66.098674954340353</c:v>
                </c:pt>
                <c:pt idx="916">
                  <c:v>-50.044096303506507</c:v>
                </c:pt>
                <c:pt idx="917">
                  <c:v>-34.381231918763625</c:v>
                </c:pt>
                <c:pt idx="918">
                  <c:v>-19.997199132879857</c:v>
                </c:pt>
                <c:pt idx="919">
                  <c:v>-4.4545825829868066</c:v>
                </c:pt>
                <c:pt idx="920">
                  <c:v>2.2048191034748448</c:v>
                </c:pt>
                <c:pt idx="921">
                  <c:v>8.3115238102008835</c:v>
                </c:pt>
                <c:pt idx="922">
                  <c:v>18.267388663830062</c:v>
                </c:pt>
                <c:pt idx="923">
                  <c:v>26.446939864561198</c:v>
                </c:pt>
                <c:pt idx="924">
                  <c:v>33.434785546614101</c:v>
                </c:pt>
                <c:pt idx="925">
                  <c:v>39.957752072060302</c:v>
                </c:pt>
                <c:pt idx="926">
                  <c:v>46.855257457628788</c:v>
                </c:pt>
                <c:pt idx="927">
                  <c:v>46.090972864016479</c:v>
                </c:pt>
                <c:pt idx="928">
                  <c:v>44.31722739217193</c:v>
                </c:pt>
                <c:pt idx="929">
                  <c:v>46.33917680100911</c:v>
                </c:pt>
                <c:pt idx="930">
                  <c:v>51.329856384006504</c:v>
                </c:pt>
                <c:pt idx="931">
                  <c:v>53.611840142349578</c:v>
                </c:pt>
                <c:pt idx="932">
                  <c:v>55.437996584904894</c:v>
                </c:pt>
                <c:pt idx="933">
                  <c:v>57.33756278897107</c:v>
                </c:pt>
                <c:pt idx="934">
                  <c:v>58.826113243968472</c:v>
                </c:pt>
                <c:pt idx="935">
                  <c:v>58.820024987186798</c:v>
                </c:pt>
                <c:pt idx="936">
                  <c:v>58.51959317448069</c:v>
                </c:pt>
                <c:pt idx="937">
                  <c:v>58.17130813544231</c:v>
                </c:pt>
                <c:pt idx="938">
                  <c:v>59.099495408996958</c:v>
                </c:pt>
                <c:pt idx="939">
                  <c:v>62.423808691370319</c:v>
                </c:pt>
                <c:pt idx="940">
                  <c:v>65.111828717252891</c:v>
                </c:pt>
                <c:pt idx="941">
                  <c:v>66.903539165179609</c:v>
                </c:pt>
                <c:pt idx="942">
                  <c:v>67.395171346995213</c:v>
                </c:pt>
                <c:pt idx="943">
                  <c:v>67.275498633497946</c:v>
                </c:pt>
                <c:pt idx="944">
                  <c:v>66.089916752664465</c:v>
                </c:pt>
                <c:pt idx="945">
                  <c:v>64.159003036118435</c:v>
                </c:pt>
                <c:pt idx="946">
                  <c:v>61.880852892868511</c:v>
                </c:pt>
                <c:pt idx="947">
                  <c:v>59.79057450456731</c:v>
                </c:pt>
                <c:pt idx="948">
                  <c:v>57.750355331880307</c:v>
                </c:pt>
                <c:pt idx="949">
                  <c:v>56.227552739104574</c:v>
                </c:pt>
                <c:pt idx="950">
                  <c:v>54.858514738718348</c:v>
                </c:pt>
                <c:pt idx="951">
                  <c:v>54.051730624183357</c:v>
                </c:pt>
                <c:pt idx="952">
                  <c:v>52.551593797118308</c:v>
                </c:pt>
                <c:pt idx="953">
                  <c:v>51.486682959589288</c:v>
                </c:pt>
                <c:pt idx="954">
                  <c:v>49.934823159493554</c:v>
                </c:pt>
                <c:pt idx="955">
                  <c:v>47.624193680142824</c:v>
                </c:pt>
                <c:pt idx="956">
                  <c:v>45.482172764850205</c:v>
                </c:pt>
                <c:pt idx="957">
                  <c:v>43.622673573944446</c:v>
                </c:pt>
                <c:pt idx="958">
                  <c:v>41.813626078770056</c:v>
                </c:pt>
                <c:pt idx="959">
                  <c:v>41.502694837521751</c:v>
                </c:pt>
                <c:pt idx="960">
                  <c:v>38.577439382499449</c:v>
                </c:pt>
                <c:pt idx="961">
                  <c:v>33.821068671572625</c:v>
                </c:pt>
                <c:pt idx="962">
                  <c:v>26.700387331803825</c:v>
                </c:pt>
                <c:pt idx="963">
                  <c:v>20.177353768930494</c:v>
                </c:pt>
                <c:pt idx="964">
                  <c:v>14.708759892016065</c:v>
                </c:pt>
                <c:pt idx="965">
                  <c:v>9.1479400263296675</c:v>
                </c:pt>
                <c:pt idx="966">
                  <c:v>0.38788226087713912</c:v>
                </c:pt>
                <c:pt idx="967">
                  <c:v>-11.968845040300312</c:v>
                </c:pt>
                <c:pt idx="968">
                  <c:v>-26.03925856532701</c:v>
                </c:pt>
                <c:pt idx="969">
                  <c:v>-38.227772243657036</c:v>
                </c:pt>
                <c:pt idx="970">
                  <c:v>-47.387211298183274</c:v>
                </c:pt>
                <c:pt idx="971">
                  <c:v>-52.898162192771416</c:v>
                </c:pt>
                <c:pt idx="972">
                  <c:v>-57.428288008370174</c:v>
                </c:pt>
                <c:pt idx="973">
                  <c:v>-63.904432713668285</c:v>
                </c:pt>
                <c:pt idx="974">
                  <c:v>-68.857129861851931</c:v>
                </c:pt>
                <c:pt idx="975">
                  <c:v>-68.029173706200552</c:v>
                </c:pt>
                <c:pt idx="976">
                  <c:v>-63.633318006107963</c:v>
                </c:pt>
                <c:pt idx="977">
                  <c:v>-58.949483427444811</c:v>
                </c:pt>
                <c:pt idx="978">
                  <c:v>-54.434805225638875</c:v>
                </c:pt>
                <c:pt idx="979">
                  <c:v>-50.191842556461253</c:v>
                </c:pt>
                <c:pt idx="980">
                  <c:v>-48.06218574958131</c:v>
                </c:pt>
                <c:pt idx="981">
                  <c:v>-47.359523283388683</c:v>
                </c:pt>
                <c:pt idx="982">
                  <c:v>-47.836249185365759</c:v>
                </c:pt>
                <c:pt idx="983">
                  <c:v>-48.695025720360455</c:v>
                </c:pt>
                <c:pt idx="984">
                  <c:v>-48.461288997677087</c:v>
                </c:pt>
                <c:pt idx="985">
                  <c:v>-46.533942844070253</c:v>
                </c:pt>
                <c:pt idx="986">
                  <c:v>-43.9286853721743</c:v>
                </c:pt>
                <c:pt idx="987">
                  <c:v>-40.5746642290135</c:v>
                </c:pt>
                <c:pt idx="988">
                  <c:v>-37.502115262846381</c:v>
                </c:pt>
                <c:pt idx="989">
                  <c:v>-36.462846563199896</c:v>
                </c:pt>
                <c:pt idx="990">
                  <c:v>-37.337299788975287</c:v>
                </c:pt>
                <c:pt idx="991">
                  <c:v>-39.309201883601055</c:v>
                </c:pt>
                <c:pt idx="992">
                  <c:v>-43.10299459236213</c:v>
                </c:pt>
                <c:pt idx="993">
                  <c:v>-48.380379822400378</c:v>
                </c:pt>
                <c:pt idx="994">
                  <c:v>-53.364219138357797</c:v>
                </c:pt>
                <c:pt idx="995">
                  <c:v>-56.670151163071203</c:v>
                </c:pt>
                <c:pt idx="996">
                  <c:v>-56.89452440769589</c:v>
                </c:pt>
                <c:pt idx="997">
                  <c:v>-54.224895505978736</c:v>
                </c:pt>
                <c:pt idx="998">
                  <c:v>-51.247990446943255</c:v>
                </c:pt>
                <c:pt idx="999">
                  <c:v>-49.976010990546975</c:v>
                </c:pt>
                <c:pt idx="1000">
                  <c:v>-50.778449336723561</c:v>
                </c:pt>
              </c:numCache>
            </c:numRef>
          </c:val>
          <c:smooth val="0"/>
          <c:extLst>
            <c:ext xmlns:c16="http://schemas.microsoft.com/office/drawing/2014/chart" uri="{C3380CC4-5D6E-409C-BE32-E72D297353CC}">
              <c16:uniqueId val="{00000000-2EB6-403B-8828-E2E8D88F62B3}"/>
            </c:ext>
          </c:extLst>
        </c:ser>
        <c:ser>
          <c:idx val="1"/>
          <c:order val="1"/>
          <c:tx>
            <c:strRef>
              <c:f>Sheet1!$M$1</c:f>
              <c:strCache>
                <c:ptCount val="1"/>
                <c:pt idx="0">
                  <c:v>Accel_Y</c:v>
                </c:pt>
              </c:strCache>
            </c:strRef>
          </c:tx>
          <c:spPr>
            <a:ln w="28575" cap="rnd">
              <a:solidFill>
                <a:schemeClr val="accent2"/>
              </a:solidFill>
              <a:round/>
            </a:ln>
            <a:effectLst/>
          </c:spPr>
          <c:marker>
            <c:symbol val="none"/>
          </c:marker>
          <c:val>
            <c:numRef>
              <c:f>Sheet1!$M$2:$M$1002</c:f>
              <c:numCache>
                <c:formatCode>General</c:formatCode>
                <c:ptCount val="1001"/>
                <c:pt idx="0">
                  <c:v>21.933863640640578</c:v>
                </c:pt>
                <c:pt idx="1">
                  <c:v>21.827268282095893</c:v>
                </c:pt>
                <c:pt idx="2">
                  <c:v>21.947798115627911</c:v>
                </c:pt>
                <c:pt idx="3">
                  <c:v>22.260035693856373</c:v>
                </c:pt>
                <c:pt idx="4">
                  <c:v>22.625000319285537</c:v>
                </c:pt>
                <c:pt idx="5">
                  <c:v>22.90010196915296</c:v>
                </c:pt>
                <c:pt idx="6">
                  <c:v>23.06571809213083</c:v>
                </c:pt>
                <c:pt idx="7">
                  <c:v>23.506652964536613</c:v>
                </c:pt>
                <c:pt idx="8">
                  <c:v>24.453485980333017</c:v>
                </c:pt>
                <c:pt idx="9">
                  <c:v>25.571821492626949</c:v>
                </c:pt>
                <c:pt idx="10">
                  <c:v>26.692115628581757</c:v>
                </c:pt>
                <c:pt idx="11">
                  <c:v>26.894618053466981</c:v>
                </c:pt>
                <c:pt idx="12">
                  <c:v>26.529140717915833</c:v>
                </c:pt>
                <c:pt idx="13">
                  <c:v>26.549001019516595</c:v>
                </c:pt>
                <c:pt idx="14">
                  <c:v>25.241663024251618</c:v>
                </c:pt>
                <c:pt idx="15">
                  <c:v>24.180929885685661</c:v>
                </c:pt>
                <c:pt idx="16">
                  <c:v>22.852873416412692</c:v>
                </c:pt>
                <c:pt idx="17">
                  <c:v>21.196674315116979</c:v>
                </c:pt>
                <c:pt idx="18">
                  <c:v>20.960654199447347</c:v>
                </c:pt>
                <c:pt idx="19">
                  <c:v>20.371724405126844</c:v>
                </c:pt>
                <c:pt idx="20">
                  <c:v>18.732786594199698</c:v>
                </c:pt>
                <c:pt idx="21">
                  <c:v>17.632191114176507</c:v>
                </c:pt>
                <c:pt idx="22">
                  <c:v>16.437032016579703</c:v>
                </c:pt>
                <c:pt idx="23">
                  <c:v>16.361031310394313</c:v>
                </c:pt>
                <c:pt idx="24">
                  <c:v>17.269675461821961</c:v>
                </c:pt>
                <c:pt idx="25">
                  <c:v>20.038807040058781</c:v>
                </c:pt>
                <c:pt idx="26">
                  <c:v>19.865726254482148</c:v>
                </c:pt>
                <c:pt idx="27">
                  <c:v>18.655544209519746</c:v>
                </c:pt>
                <c:pt idx="28">
                  <c:v>21.702873323316105</c:v>
                </c:pt>
                <c:pt idx="29">
                  <c:v>24.509332587821199</c:v>
                </c:pt>
                <c:pt idx="30">
                  <c:v>20.487403302577416</c:v>
                </c:pt>
                <c:pt idx="31">
                  <c:v>14.648153535846113</c:v>
                </c:pt>
                <c:pt idx="32">
                  <c:v>10.006431246842705</c:v>
                </c:pt>
                <c:pt idx="33">
                  <c:v>12.019326616027476</c:v>
                </c:pt>
                <c:pt idx="34">
                  <c:v>15.618046903366517</c:v>
                </c:pt>
                <c:pt idx="35">
                  <c:v>18.797286097123692</c:v>
                </c:pt>
                <c:pt idx="36">
                  <c:v>20.685358799254406</c:v>
                </c:pt>
                <c:pt idx="37">
                  <c:v>24.083581758476576</c:v>
                </c:pt>
                <c:pt idx="38">
                  <c:v>22.086683864502312</c:v>
                </c:pt>
                <c:pt idx="39">
                  <c:v>15.368270181371985</c:v>
                </c:pt>
                <c:pt idx="40">
                  <c:v>11.54583774514451</c:v>
                </c:pt>
                <c:pt idx="41">
                  <c:v>9.5989548955731809</c:v>
                </c:pt>
                <c:pt idx="42">
                  <c:v>9.4181144418342981</c:v>
                </c:pt>
                <c:pt idx="43">
                  <c:v>9.9274932286398343</c:v>
                </c:pt>
                <c:pt idx="44">
                  <c:v>9.6524531225624006</c:v>
                </c:pt>
                <c:pt idx="45">
                  <c:v>8.9336289940216123</c:v>
                </c:pt>
                <c:pt idx="46">
                  <c:v>7.8413380565788335</c:v>
                </c:pt>
                <c:pt idx="47">
                  <c:v>6.5245756913728252</c:v>
                </c:pt>
                <c:pt idx="48">
                  <c:v>6.4658082615850638</c:v>
                </c:pt>
                <c:pt idx="49">
                  <c:v>5.5302484783215302</c:v>
                </c:pt>
                <c:pt idx="50">
                  <c:v>4.9450952894019657</c:v>
                </c:pt>
                <c:pt idx="51">
                  <c:v>4.6283105371496607</c:v>
                </c:pt>
                <c:pt idx="52">
                  <c:v>4.0815074101775632</c:v>
                </c:pt>
                <c:pt idx="53">
                  <c:v>3.2707476658936421</c:v>
                </c:pt>
                <c:pt idx="54">
                  <c:v>2.5590904854386358</c:v>
                </c:pt>
                <c:pt idx="55">
                  <c:v>1.9377529030641594</c:v>
                </c:pt>
                <c:pt idx="56">
                  <c:v>2.4244789248362828</c:v>
                </c:pt>
                <c:pt idx="57">
                  <c:v>3.7524012973297793</c:v>
                </c:pt>
                <c:pt idx="58">
                  <c:v>3.9117933619999934</c:v>
                </c:pt>
                <c:pt idx="59">
                  <c:v>3.594809935689891</c:v>
                </c:pt>
                <c:pt idx="60">
                  <c:v>2.6665570191302113</c:v>
                </c:pt>
                <c:pt idx="61">
                  <c:v>2.2506484076921196</c:v>
                </c:pt>
                <c:pt idx="62">
                  <c:v>2.8469072781728513</c:v>
                </c:pt>
                <c:pt idx="63">
                  <c:v>4.2756834903283298</c:v>
                </c:pt>
                <c:pt idx="64">
                  <c:v>6.587666570727821</c:v>
                </c:pt>
                <c:pt idx="65">
                  <c:v>8.8413490506137951</c:v>
                </c:pt>
                <c:pt idx="66">
                  <c:v>11.153069393201584</c:v>
                </c:pt>
                <c:pt idx="67">
                  <c:v>13.491331801133645</c:v>
                </c:pt>
                <c:pt idx="68">
                  <c:v>17.667980653822703</c:v>
                </c:pt>
                <c:pt idx="69">
                  <c:v>23.425233313307213</c:v>
                </c:pt>
                <c:pt idx="70">
                  <c:v>32.145846599363075</c:v>
                </c:pt>
                <c:pt idx="71">
                  <c:v>37.599063436872427</c:v>
                </c:pt>
                <c:pt idx="72">
                  <c:v>40.317334664588728</c:v>
                </c:pt>
                <c:pt idx="73">
                  <c:v>43.847319366994405</c:v>
                </c:pt>
                <c:pt idx="74">
                  <c:v>48.457589910216747</c:v>
                </c:pt>
                <c:pt idx="75">
                  <c:v>52.504754648439601</c:v>
                </c:pt>
                <c:pt idx="76">
                  <c:v>54.476196925449415</c:v>
                </c:pt>
                <c:pt idx="77">
                  <c:v>52.306860331789331</c:v>
                </c:pt>
                <c:pt idx="78">
                  <c:v>45.663235054202303</c:v>
                </c:pt>
                <c:pt idx="79">
                  <c:v>37.424650107248596</c:v>
                </c:pt>
                <c:pt idx="80">
                  <c:v>29.187026069073688</c:v>
                </c:pt>
                <c:pt idx="81">
                  <c:v>23.270955924007641</c:v>
                </c:pt>
                <c:pt idx="82">
                  <c:v>19.50222380170575</c:v>
                </c:pt>
                <c:pt idx="83">
                  <c:v>17.543619244671422</c:v>
                </c:pt>
                <c:pt idx="84">
                  <c:v>18.191425637966184</c:v>
                </c:pt>
                <c:pt idx="85">
                  <c:v>20.590774783587477</c:v>
                </c:pt>
                <c:pt idx="86">
                  <c:v>21.949068998749986</c:v>
                </c:pt>
                <c:pt idx="87">
                  <c:v>22.438883943028863</c:v>
                </c:pt>
                <c:pt idx="88">
                  <c:v>20.983739987641474</c:v>
                </c:pt>
                <c:pt idx="89">
                  <c:v>20.118805287860518</c:v>
                </c:pt>
                <c:pt idx="90">
                  <c:v>19.496233731284946</c:v>
                </c:pt>
                <c:pt idx="91">
                  <c:v>19.280784411453794</c:v>
                </c:pt>
                <c:pt idx="92">
                  <c:v>19.876026313948486</c:v>
                </c:pt>
                <c:pt idx="93">
                  <c:v>21.084080145064405</c:v>
                </c:pt>
                <c:pt idx="94">
                  <c:v>22.433638392273341</c:v>
                </c:pt>
                <c:pt idx="95">
                  <c:v>23.160965986830274</c:v>
                </c:pt>
                <c:pt idx="96">
                  <c:v>24.359762759364013</c:v>
                </c:pt>
                <c:pt idx="97">
                  <c:v>24.970096538360629</c:v>
                </c:pt>
                <c:pt idx="98">
                  <c:v>24.725036663207064</c:v>
                </c:pt>
                <c:pt idx="99">
                  <c:v>24.188710304271673</c:v>
                </c:pt>
                <c:pt idx="100">
                  <c:v>23.372103091158376</c:v>
                </c:pt>
                <c:pt idx="101">
                  <c:v>22.763692170781123</c:v>
                </c:pt>
                <c:pt idx="102">
                  <c:v>22.433366119391518</c:v>
                </c:pt>
                <c:pt idx="103">
                  <c:v>21.999914487861322</c:v>
                </c:pt>
                <c:pt idx="104">
                  <c:v>22.147681811638865</c:v>
                </c:pt>
                <c:pt idx="105">
                  <c:v>23.250489082712903</c:v>
                </c:pt>
                <c:pt idx="106">
                  <c:v>24.834173358190483</c:v>
                </c:pt>
                <c:pt idx="107">
                  <c:v>26.385451293159974</c:v>
                </c:pt>
                <c:pt idx="108">
                  <c:v>28.069573970274249</c:v>
                </c:pt>
                <c:pt idx="109">
                  <c:v>28.535212349255353</c:v>
                </c:pt>
                <c:pt idx="110">
                  <c:v>29.655335817546497</c:v>
                </c:pt>
                <c:pt idx="111">
                  <c:v>29.217676798768377</c:v>
                </c:pt>
                <c:pt idx="112">
                  <c:v>28.108468231345537</c:v>
                </c:pt>
                <c:pt idx="113">
                  <c:v>27.347249204636547</c:v>
                </c:pt>
                <c:pt idx="114">
                  <c:v>27.342143881269649</c:v>
                </c:pt>
                <c:pt idx="115">
                  <c:v>28.209788362072434</c:v>
                </c:pt>
                <c:pt idx="116">
                  <c:v>29.46222778674526</c:v>
                </c:pt>
                <c:pt idx="117">
                  <c:v>30.952360082741503</c:v>
                </c:pt>
                <c:pt idx="118">
                  <c:v>32.971061586269172</c:v>
                </c:pt>
                <c:pt idx="119">
                  <c:v>35.543702346254996</c:v>
                </c:pt>
                <c:pt idx="120">
                  <c:v>39.310645666896832</c:v>
                </c:pt>
                <c:pt idx="121">
                  <c:v>43.981041606927555</c:v>
                </c:pt>
                <c:pt idx="122">
                  <c:v>43.001527722113217</c:v>
                </c:pt>
                <c:pt idx="123">
                  <c:v>40.133367076833807</c:v>
                </c:pt>
                <c:pt idx="124">
                  <c:v>38.727847238215489</c:v>
                </c:pt>
                <c:pt idx="125">
                  <c:v>44.207146125252684</c:v>
                </c:pt>
                <c:pt idx="126">
                  <c:v>44.920648092125042</c:v>
                </c:pt>
                <c:pt idx="127">
                  <c:v>39.417221348705162</c:v>
                </c:pt>
                <c:pt idx="128">
                  <c:v>33.326697994386336</c:v>
                </c:pt>
                <c:pt idx="129">
                  <c:v>27.349519998653065</c:v>
                </c:pt>
                <c:pt idx="130">
                  <c:v>20.949587745489588</c:v>
                </c:pt>
                <c:pt idx="131">
                  <c:v>19.314163676611567</c:v>
                </c:pt>
                <c:pt idx="132">
                  <c:v>24.423699439320057</c:v>
                </c:pt>
                <c:pt idx="133">
                  <c:v>29.22786980447313</c:v>
                </c:pt>
                <c:pt idx="134">
                  <c:v>27.938719594854554</c:v>
                </c:pt>
                <c:pt idx="135">
                  <c:v>22.745654905469507</c:v>
                </c:pt>
                <c:pt idx="136">
                  <c:v>17.575784315664869</c:v>
                </c:pt>
                <c:pt idx="137">
                  <c:v>13.767753747327095</c:v>
                </c:pt>
                <c:pt idx="138">
                  <c:v>10.595714383978679</c:v>
                </c:pt>
                <c:pt idx="139">
                  <c:v>8.8353906275531777</c:v>
                </c:pt>
                <c:pt idx="140">
                  <c:v>8.0955886836591446</c:v>
                </c:pt>
                <c:pt idx="141">
                  <c:v>7.5489904350889896</c:v>
                </c:pt>
                <c:pt idx="142">
                  <c:v>6.8293749772880252</c:v>
                </c:pt>
                <c:pt idx="143">
                  <c:v>4.9290551058297511</c:v>
                </c:pt>
                <c:pt idx="144">
                  <c:v>4.3192629895356918</c:v>
                </c:pt>
                <c:pt idx="145">
                  <c:v>3.4085949373136821</c:v>
                </c:pt>
                <c:pt idx="146">
                  <c:v>1.8560795792651696</c:v>
                </c:pt>
                <c:pt idx="147">
                  <c:v>0.86682257042456168</c:v>
                </c:pt>
                <c:pt idx="148">
                  <c:v>0.18859804994792551</c:v>
                </c:pt>
                <c:pt idx="149">
                  <c:v>8.3437728763514366E-2</c:v>
                </c:pt>
                <c:pt idx="150">
                  <c:v>0.34394576491707429</c:v>
                </c:pt>
                <c:pt idx="151">
                  <c:v>0.80432014736625512</c:v>
                </c:pt>
                <c:pt idx="152">
                  <c:v>1.6308949835073621</c:v>
                </c:pt>
                <c:pt idx="153">
                  <c:v>2.3018390348720605</c:v>
                </c:pt>
                <c:pt idx="154">
                  <c:v>1.6219240463256317</c:v>
                </c:pt>
                <c:pt idx="155">
                  <c:v>-0.83234581367278659</c:v>
                </c:pt>
                <c:pt idx="156">
                  <c:v>-0.69663006875898981</c:v>
                </c:pt>
                <c:pt idx="157">
                  <c:v>1.3235796391247237</c:v>
                </c:pt>
                <c:pt idx="158">
                  <c:v>3.4707335826417061</c:v>
                </c:pt>
                <c:pt idx="159">
                  <c:v>4.9979736581450833</c:v>
                </c:pt>
                <c:pt idx="160">
                  <c:v>6.1847898847063671</c:v>
                </c:pt>
                <c:pt idx="161">
                  <c:v>6.7499840791217007</c:v>
                </c:pt>
                <c:pt idx="162">
                  <c:v>8.0659383825408835</c:v>
                </c:pt>
                <c:pt idx="163">
                  <c:v>10.41562415164773</c:v>
                </c:pt>
                <c:pt idx="164">
                  <c:v>13.934143943437279</c:v>
                </c:pt>
                <c:pt idx="165">
                  <c:v>18.144124579980303</c:v>
                </c:pt>
                <c:pt idx="166">
                  <c:v>23.62458785918394</c:v>
                </c:pt>
                <c:pt idx="167">
                  <c:v>24.27974453556963</c:v>
                </c:pt>
                <c:pt idx="168">
                  <c:v>31.535275306529339</c:v>
                </c:pt>
                <c:pt idx="169">
                  <c:v>43.778942750817052</c:v>
                </c:pt>
                <c:pt idx="170">
                  <c:v>51.295713489900407</c:v>
                </c:pt>
                <c:pt idx="171">
                  <c:v>49.477462350426165</c:v>
                </c:pt>
                <c:pt idx="172">
                  <c:v>38.7207100848794</c:v>
                </c:pt>
                <c:pt idx="173">
                  <c:v>31.692007855804775</c:v>
                </c:pt>
                <c:pt idx="174">
                  <c:v>27.975874332319151</c:v>
                </c:pt>
                <c:pt idx="175">
                  <c:v>25.532433148761825</c:v>
                </c:pt>
                <c:pt idx="176">
                  <c:v>23.358245810589782</c:v>
                </c:pt>
                <c:pt idx="177">
                  <c:v>22.757181332872637</c:v>
                </c:pt>
                <c:pt idx="178">
                  <c:v>23.049727011471976</c:v>
                </c:pt>
                <c:pt idx="179">
                  <c:v>23.052345545426991</c:v>
                </c:pt>
                <c:pt idx="180">
                  <c:v>21.815646281187465</c:v>
                </c:pt>
                <c:pt idx="181">
                  <c:v>20.588134616714882</c:v>
                </c:pt>
                <c:pt idx="182">
                  <c:v>19.993579962199927</c:v>
                </c:pt>
                <c:pt idx="183">
                  <c:v>19.152259865968432</c:v>
                </c:pt>
                <c:pt idx="184">
                  <c:v>19.082374874174342</c:v>
                </c:pt>
                <c:pt idx="185">
                  <c:v>20.4361874431149</c:v>
                </c:pt>
                <c:pt idx="186">
                  <c:v>21.97851424385491</c:v>
                </c:pt>
                <c:pt idx="187">
                  <c:v>21.649662457867233</c:v>
                </c:pt>
                <c:pt idx="188">
                  <c:v>20.828807668745132</c:v>
                </c:pt>
                <c:pt idx="189">
                  <c:v>20.092206185406191</c:v>
                </c:pt>
                <c:pt idx="190">
                  <c:v>20.826317652912525</c:v>
                </c:pt>
                <c:pt idx="191">
                  <c:v>21.550279239402208</c:v>
                </c:pt>
                <c:pt idx="192">
                  <c:v>21.552239829890205</c:v>
                </c:pt>
                <c:pt idx="193">
                  <c:v>21.535157623746972</c:v>
                </c:pt>
                <c:pt idx="194">
                  <c:v>21.876906859495854</c:v>
                </c:pt>
                <c:pt idx="195">
                  <c:v>22.333110076123688</c:v>
                </c:pt>
                <c:pt idx="196">
                  <c:v>23.235098183526517</c:v>
                </c:pt>
                <c:pt idx="197">
                  <c:v>24.190303532615587</c:v>
                </c:pt>
                <c:pt idx="198">
                  <c:v>25.280020111973414</c:v>
                </c:pt>
                <c:pt idx="199">
                  <c:v>26.433622270724992</c:v>
                </c:pt>
                <c:pt idx="200">
                  <c:v>26.831319412343326</c:v>
                </c:pt>
                <c:pt idx="201">
                  <c:v>27.137208505518949</c:v>
                </c:pt>
                <c:pt idx="202">
                  <c:v>26.743749204882622</c:v>
                </c:pt>
                <c:pt idx="203">
                  <c:v>26.078498466551341</c:v>
                </c:pt>
                <c:pt idx="204">
                  <c:v>25.638305254163541</c:v>
                </c:pt>
                <c:pt idx="205">
                  <c:v>24.685701415184205</c:v>
                </c:pt>
                <c:pt idx="206">
                  <c:v>23.034039078682877</c:v>
                </c:pt>
                <c:pt idx="207">
                  <c:v>20.726339908840025</c:v>
                </c:pt>
                <c:pt idx="208">
                  <c:v>17.788386251829266</c:v>
                </c:pt>
                <c:pt idx="209">
                  <c:v>15.456173692001677</c:v>
                </c:pt>
                <c:pt idx="210">
                  <c:v>14.728012625404821</c:v>
                </c:pt>
                <c:pt idx="211">
                  <c:v>14.110348598522409</c:v>
                </c:pt>
                <c:pt idx="212">
                  <c:v>14.326298799408375</c:v>
                </c:pt>
                <c:pt idx="213">
                  <c:v>16.620805087866685</c:v>
                </c:pt>
                <c:pt idx="214">
                  <c:v>25.032096341183411</c:v>
                </c:pt>
                <c:pt idx="215">
                  <c:v>38.683225306067889</c:v>
                </c:pt>
                <c:pt idx="216">
                  <c:v>48.461302718124593</c:v>
                </c:pt>
                <c:pt idx="217">
                  <c:v>47.299443839577208</c:v>
                </c:pt>
                <c:pt idx="218">
                  <c:v>32.502329891344083</c:v>
                </c:pt>
                <c:pt idx="219">
                  <c:v>18.947847985108492</c:v>
                </c:pt>
                <c:pt idx="220">
                  <c:v>14.488149692553533</c:v>
                </c:pt>
                <c:pt idx="221">
                  <c:v>18.420640670455306</c:v>
                </c:pt>
                <c:pt idx="222">
                  <c:v>27.234838764456907</c:v>
                </c:pt>
                <c:pt idx="223">
                  <c:v>46.677926003468109</c:v>
                </c:pt>
                <c:pt idx="224">
                  <c:v>56.234328161424713</c:v>
                </c:pt>
                <c:pt idx="225">
                  <c:v>48.008527346733082</c:v>
                </c:pt>
                <c:pt idx="226">
                  <c:v>36.995522563065137</c:v>
                </c:pt>
                <c:pt idx="227">
                  <c:v>30.106929580389199</c:v>
                </c:pt>
                <c:pt idx="228">
                  <c:v>27.468820047176088</c:v>
                </c:pt>
                <c:pt idx="229">
                  <c:v>28.450186627454578</c:v>
                </c:pt>
                <c:pt idx="230">
                  <c:v>31.500709965312705</c:v>
                </c:pt>
                <c:pt idx="231">
                  <c:v>28.776402782264373</c:v>
                </c:pt>
                <c:pt idx="232">
                  <c:v>22.336348517275589</c:v>
                </c:pt>
                <c:pt idx="233">
                  <c:v>15.971696279931566</c:v>
                </c:pt>
                <c:pt idx="234">
                  <c:v>10.695581715011997</c:v>
                </c:pt>
                <c:pt idx="235">
                  <c:v>8.3658604240997754</c:v>
                </c:pt>
                <c:pt idx="236">
                  <c:v>6.718444801839091</c:v>
                </c:pt>
                <c:pt idx="237">
                  <c:v>6.9863466527933298</c:v>
                </c:pt>
                <c:pt idx="238">
                  <c:v>6.8359400451008128</c:v>
                </c:pt>
                <c:pt idx="239">
                  <c:v>5.7547270509739077</c:v>
                </c:pt>
                <c:pt idx="240">
                  <c:v>4.8107617144526937</c:v>
                </c:pt>
                <c:pt idx="241">
                  <c:v>4.6293134594236935</c:v>
                </c:pt>
                <c:pt idx="242">
                  <c:v>3.6046681784314849</c:v>
                </c:pt>
                <c:pt idx="243">
                  <c:v>2.5931645573935573</c:v>
                </c:pt>
                <c:pt idx="244">
                  <c:v>2.0781547970029957</c:v>
                </c:pt>
                <c:pt idx="245">
                  <c:v>1.5018701531269649</c:v>
                </c:pt>
                <c:pt idx="246">
                  <c:v>2.6517191109430667</c:v>
                </c:pt>
                <c:pt idx="247">
                  <c:v>5.0602532717781559</c:v>
                </c:pt>
                <c:pt idx="248">
                  <c:v>5.3238719648856749</c:v>
                </c:pt>
                <c:pt idx="249">
                  <c:v>5.5160895077356109</c:v>
                </c:pt>
                <c:pt idx="250">
                  <c:v>4.762140896398102</c:v>
                </c:pt>
                <c:pt idx="251">
                  <c:v>3.8670379974193914</c:v>
                </c:pt>
                <c:pt idx="252">
                  <c:v>2.7763466248466111</c:v>
                </c:pt>
                <c:pt idx="253">
                  <c:v>3.8615957656576168</c:v>
                </c:pt>
                <c:pt idx="254">
                  <c:v>6.0864369362144748</c:v>
                </c:pt>
                <c:pt idx="255">
                  <c:v>9.3002748288509398</c:v>
                </c:pt>
                <c:pt idx="256">
                  <c:v>12.081478577229362</c:v>
                </c:pt>
                <c:pt idx="257">
                  <c:v>12.885298360252381</c:v>
                </c:pt>
                <c:pt idx="258">
                  <c:v>15.443110186001963</c:v>
                </c:pt>
                <c:pt idx="259">
                  <c:v>18.297133016128893</c:v>
                </c:pt>
                <c:pt idx="260">
                  <c:v>21.861435184112175</c:v>
                </c:pt>
                <c:pt idx="261">
                  <c:v>28.747288875704463</c:v>
                </c:pt>
                <c:pt idx="262">
                  <c:v>27.1656443409438</c:v>
                </c:pt>
                <c:pt idx="263">
                  <c:v>23.349301330182744</c:v>
                </c:pt>
                <c:pt idx="264">
                  <c:v>21.589451085525358</c:v>
                </c:pt>
                <c:pt idx="265">
                  <c:v>20.417978787853439</c:v>
                </c:pt>
                <c:pt idx="266">
                  <c:v>21.26998624013477</c:v>
                </c:pt>
                <c:pt idx="267">
                  <c:v>21.783870459691059</c:v>
                </c:pt>
                <c:pt idx="268">
                  <c:v>22.46524784105387</c:v>
                </c:pt>
                <c:pt idx="269">
                  <c:v>24.293433430276195</c:v>
                </c:pt>
                <c:pt idx="270">
                  <c:v>23.622727636018318</c:v>
                </c:pt>
                <c:pt idx="271">
                  <c:v>21.07857426249592</c:v>
                </c:pt>
                <c:pt idx="272">
                  <c:v>19.833163416632747</c:v>
                </c:pt>
                <c:pt idx="273">
                  <c:v>18.344128079114768</c:v>
                </c:pt>
                <c:pt idx="274">
                  <c:v>16.711219594522152</c:v>
                </c:pt>
                <c:pt idx="275">
                  <c:v>15.429495939121303</c:v>
                </c:pt>
                <c:pt idx="276">
                  <c:v>15.953505276113098</c:v>
                </c:pt>
                <c:pt idx="277">
                  <c:v>15.98929812909622</c:v>
                </c:pt>
                <c:pt idx="278">
                  <c:v>16.401597830293241</c:v>
                </c:pt>
                <c:pt idx="279">
                  <c:v>16.179095001910291</c:v>
                </c:pt>
                <c:pt idx="280">
                  <c:v>15.851493125653855</c:v>
                </c:pt>
                <c:pt idx="281">
                  <c:v>16.09652894992854</c:v>
                </c:pt>
                <c:pt idx="282">
                  <c:v>16.774230774178712</c:v>
                </c:pt>
                <c:pt idx="283">
                  <c:v>17.071262979979625</c:v>
                </c:pt>
                <c:pt idx="284">
                  <c:v>16.908067616777782</c:v>
                </c:pt>
                <c:pt idx="285">
                  <c:v>16.720299466077947</c:v>
                </c:pt>
                <c:pt idx="286">
                  <c:v>16.414585222194955</c:v>
                </c:pt>
                <c:pt idx="287">
                  <c:v>16.315482955425789</c:v>
                </c:pt>
                <c:pt idx="288">
                  <c:v>16.438387997786101</c:v>
                </c:pt>
                <c:pt idx="289">
                  <c:v>17.177011968194087</c:v>
                </c:pt>
                <c:pt idx="290">
                  <c:v>18.28958887513966</c:v>
                </c:pt>
                <c:pt idx="291">
                  <c:v>19.072368070949818</c:v>
                </c:pt>
                <c:pt idx="292">
                  <c:v>19.560795950661678</c:v>
                </c:pt>
                <c:pt idx="293">
                  <c:v>19.928185498368737</c:v>
                </c:pt>
                <c:pt idx="294">
                  <c:v>19.437729104782942</c:v>
                </c:pt>
                <c:pt idx="295">
                  <c:v>18.903063021865311</c:v>
                </c:pt>
                <c:pt idx="296">
                  <c:v>18.525284995288175</c:v>
                </c:pt>
                <c:pt idx="297">
                  <c:v>18.000099564372075</c:v>
                </c:pt>
                <c:pt idx="298">
                  <c:v>17.500600620656151</c:v>
                </c:pt>
                <c:pt idx="299">
                  <c:v>16.131187271765739</c:v>
                </c:pt>
                <c:pt idx="300">
                  <c:v>15.387740160665379</c:v>
                </c:pt>
                <c:pt idx="301">
                  <c:v>14.929959759755715</c:v>
                </c:pt>
                <c:pt idx="302">
                  <c:v>13.592250923285356</c:v>
                </c:pt>
                <c:pt idx="303">
                  <c:v>12.177892186483509</c:v>
                </c:pt>
                <c:pt idx="304">
                  <c:v>11.479807054949852</c:v>
                </c:pt>
                <c:pt idx="305">
                  <c:v>10.873656340558373</c:v>
                </c:pt>
                <c:pt idx="306">
                  <c:v>12.455355518448878</c:v>
                </c:pt>
                <c:pt idx="307">
                  <c:v>13.362134805778222</c:v>
                </c:pt>
                <c:pt idx="308">
                  <c:v>15.311756833316977</c:v>
                </c:pt>
                <c:pt idx="309">
                  <c:v>20.999919336179502</c:v>
                </c:pt>
                <c:pt idx="310">
                  <c:v>29.448283285532959</c:v>
                </c:pt>
                <c:pt idx="311">
                  <c:v>47.447918111902538</c:v>
                </c:pt>
                <c:pt idx="312">
                  <c:v>65.471549996588266</c:v>
                </c:pt>
                <c:pt idx="313">
                  <c:v>50.040177837181382</c:v>
                </c:pt>
                <c:pt idx="314">
                  <c:v>32.533056557134891</c:v>
                </c:pt>
                <c:pt idx="315">
                  <c:v>23.319712805880574</c:v>
                </c:pt>
                <c:pt idx="316">
                  <c:v>16.965704035612536</c:v>
                </c:pt>
                <c:pt idx="317">
                  <c:v>16.231051484247558</c:v>
                </c:pt>
                <c:pt idx="318">
                  <c:v>27.223756682917436</c:v>
                </c:pt>
                <c:pt idx="319">
                  <c:v>47.011507337437344</c:v>
                </c:pt>
                <c:pt idx="320">
                  <c:v>42.74503612635268</c:v>
                </c:pt>
                <c:pt idx="321">
                  <c:v>31.022631833461212</c:v>
                </c:pt>
                <c:pt idx="322">
                  <c:v>21.010665594182242</c:v>
                </c:pt>
                <c:pt idx="323">
                  <c:v>14.941531435665111</c:v>
                </c:pt>
                <c:pt idx="324">
                  <c:v>11.33417950705228</c:v>
                </c:pt>
                <c:pt idx="325">
                  <c:v>11.1957619694219</c:v>
                </c:pt>
                <c:pt idx="326">
                  <c:v>12.448954776868565</c:v>
                </c:pt>
                <c:pt idx="327">
                  <c:v>13.096683718797397</c:v>
                </c:pt>
                <c:pt idx="328">
                  <c:v>13.084200099586862</c:v>
                </c:pt>
                <c:pt idx="329">
                  <c:v>12.14542732727422</c:v>
                </c:pt>
                <c:pt idx="330">
                  <c:v>10.156457929019778</c:v>
                </c:pt>
                <c:pt idx="331">
                  <c:v>8.6384045073575848</c:v>
                </c:pt>
                <c:pt idx="332">
                  <c:v>8.5571317270436271</c:v>
                </c:pt>
                <c:pt idx="333">
                  <c:v>9.083653795391557</c:v>
                </c:pt>
                <c:pt idx="334">
                  <c:v>9.0547102336934486</c:v>
                </c:pt>
                <c:pt idx="335">
                  <c:v>9.2995616348219379</c:v>
                </c:pt>
                <c:pt idx="336">
                  <c:v>9.6717506380685307</c:v>
                </c:pt>
                <c:pt idx="337">
                  <c:v>10.592865283432101</c:v>
                </c:pt>
                <c:pt idx="338">
                  <c:v>12.093541357811514</c:v>
                </c:pt>
                <c:pt idx="339">
                  <c:v>13.965890916082135</c:v>
                </c:pt>
                <c:pt idx="340">
                  <c:v>15.201897944464122</c:v>
                </c:pt>
                <c:pt idx="341">
                  <c:v>15.902770262782481</c:v>
                </c:pt>
                <c:pt idx="342">
                  <c:v>16.838172922823588</c:v>
                </c:pt>
                <c:pt idx="343">
                  <c:v>17.562712260136742</c:v>
                </c:pt>
                <c:pt idx="344">
                  <c:v>18.102402438708339</c:v>
                </c:pt>
                <c:pt idx="345">
                  <c:v>19.039499633092522</c:v>
                </c:pt>
                <c:pt idx="346">
                  <c:v>19.048822045800044</c:v>
                </c:pt>
                <c:pt idx="347">
                  <c:v>21.012491696196488</c:v>
                </c:pt>
                <c:pt idx="348">
                  <c:v>23.527773395053696</c:v>
                </c:pt>
                <c:pt idx="349">
                  <c:v>26.322725271865398</c:v>
                </c:pt>
                <c:pt idx="350">
                  <c:v>26.704981585182548</c:v>
                </c:pt>
                <c:pt idx="351">
                  <c:v>29.042190340835436</c:v>
                </c:pt>
                <c:pt idx="352">
                  <c:v>32.735272741680987</c:v>
                </c:pt>
                <c:pt idx="353">
                  <c:v>40.608241749480975</c:v>
                </c:pt>
                <c:pt idx="354">
                  <c:v>43.495987776374648</c:v>
                </c:pt>
                <c:pt idx="355">
                  <c:v>53.306139919657561</c:v>
                </c:pt>
                <c:pt idx="356">
                  <c:v>57.927105995073106</c:v>
                </c:pt>
                <c:pt idx="357">
                  <c:v>48.316318260949423</c:v>
                </c:pt>
                <c:pt idx="358">
                  <c:v>39.759404817164054</c:v>
                </c:pt>
                <c:pt idx="359">
                  <c:v>30.931891383868315</c:v>
                </c:pt>
                <c:pt idx="360">
                  <c:v>25.004834916708312</c:v>
                </c:pt>
                <c:pt idx="361">
                  <c:v>19.275239547692788</c:v>
                </c:pt>
                <c:pt idx="362">
                  <c:v>16.669501106158116</c:v>
                </c:pt>
                <c:pt idx="363">
                  <c:v>16.788810785266001</c:v>
                </c:pt>
                <c:pt idx="364">
                  <c:v>17.870284410406313</c:v>
                </c:pt>
                <c:pt idx="365">
                  <c:v>20.27196116712755</c:v>
                </c:pt>
                <c:pt idx="366">
                  <c:v>20.64883846028285</c:v>
                </c:pt>
                <c:pt idx="367">
                  <c:v>21.235783658751799</c:v>
                </c:pt>
                <c:pt idx="368">
                  <c:v>20.965919930929921</c:v>
                </c:pt>
                <c:pt idx="369">
                  <c:v>19.866636533829791</c:v>
                </c:pt>
                <c:pt idx="370">
                  <c:v>18.15648499100498</c:v>
                </c:pt>
                <c:pt idx="371">
                  <c:v>16.93198510482387</c:v>
                </c:pt>
                <c:pt idx="372">
                  <c:v>16.4552907652775</c:v>
                </c:pt>
                <c:pt idx="373">
                  <c:v>16.000353859706749</c:v>
                </c:pt>
                <c:pt idx="374">
                  <c:v>16.207947800858673</c:v>
                </c:pt>
                <c:pt idx="375">
                  <c:v>16.472688712762277</c:v>
                </c:pt>
                <c:pt idx="376">
                  <c:v>16.994893749756191</c:v>
                </c:pt>
                <c:pt idx="377">
                  <c:v>17.56140325509222</c:v>
                </c:pt>
                <c:pt idx="378">
                  <c:v>18.195553036629484</c:v>
                </c:pt>
                <c:pt idx="379">
                  <c:v>18.703296255528919</c:v>
                </c:pt>
                <c:pt idx="380">
                  <c:v>19.012768101117764</c:v>
                </c:pt>
                <c:pt idx="381">
                  <c:v>19.560596517067456</c:v>
                </c:pt>
                <c:pt idx="382">
                  <c:v>20.30946918844538</c:v>
                </c:pt>
                <c:pt idx="383">
                  <c:v>21.066892934199227</c:v>
                </c:pt>
                <c:pt idx="384">
                  <c:v>21.704037821906866</c:v>
                </c:pt>
                <c:pt idx="385">
                  <c:v>22.336779754507969</c:v>
                </c:pt>
                <c:pt idx="386">
                  <c:v>22.8979611206207</c:v>
                </c:pt>
                <c:pt idx="387">
                  <c:v>23.217059985597604</c:v>
                </c:pt>
                <c:pt idx="388">
                  <c:v>22.992248048246072</c:v>
                </c:pt>
                <c:pt idx="389">
                  <c:v>21.604595201258391</c:v>
                </c:pt>
                <c:pt idx="390">
                  <c:v>20.309624847049101</c:v>
                </c:pt>
                <c:pt idx="391">
                  <c:v>19.630594792108674</c:v>
                </c:pt>
                <c:pt idx="392">
                  <c:v>18.58023832793846</c:v>
                </c:pt>
                <c:pt idx="393">
                  <c:v>17.608323463207569</c:v>
                </c:pt>
                <c:pt idx="394">
                  <c:v>17.065750956702043</c:v>
                </c:pt>
                <c:pt idx="395">
                  <c:v>17.259695002058987</c:v>
                </c:pt>
                <c:pt idx="396">
                  <c:v>17.530319924300311</c:v>
                </c:pt>
                <c:pt idx="397">
                  <c:v>17.26880322310728</c:v>
                </c:pt>
                <c:pt idx="398">
                  <c:v>18.081899091915741</c:v>
                </c:pt>
                <c:pt idx="399">
                  <c:v>18.285479722360328</c:v>
                </c:pt>
                <c:pt idx="400">
                  <c:v>17.336516153937517</c:v>
                </c:pt>
                <c:pt idx="401">
                  <c:v>16.867226205235028</c:v>
                </c:pt>
                <c:pt idx="402">
                  <c:v>15.959361241919797</c:v>
                </c:pt>
                <c:pt idx="403">
                  <c:v>16.289890018971388</c:v>
                </c:pt>
                <c:pt idx="404">
                  <c:v>21.60582254952363</c:v>
                </c:pt>
                <c:pt idx="405">
                  <c:v>25.182390330577935</c:v>
                </c:pt>
                <c:pt idx="406">
                  <c:v>29.801646428798506</c:v>
                </c:pt>
                <c:pt idx="407">
                  <c:v>30.496917537070534</c:v>
                </c:pt>
                <c:pt idx="408">
                  <c:v>27.578345513251364</c:v>
                </c:pt>
                <c:pt idx="409">
                  <c:v>25.262557716637232</c:v>
                </c:pt>
                <c:pt idx="410">
                  <c:v>22.195170662931186</c:v>
                </c:pt>
                <c:pt idx="411">
                  <c:v>19.28873590647575</c:v>
                </c:pt>
                <c:pt idx="412">
                  <c:v>19.228767118366139</c:v>
                </c:pt>
                <c:pt idx="413">
                  <c:v>22.140793387211215</c:v>
                </c:pt>
                <c:pt idx="414">
                  <c:v>21.877441002021982</c:v>
                </c:pt>
                <c:pt idx="415">
                  <c:v>17.733286720635046</c:v>
                </c:pt>
                <c:pt idx="416">
                  <c:v>13.271279861991525</c:v>
                </c:pt>
                <c:pt idx="417">
                  <c:v>10.268068192502653</c:v>
                </c:pt>
                <c:pt idx="418">
                  <c:v>8.5785615150715202</c:v>
                </c:pt>
                <c:pt idx="419">
                  <c:v>7.6985601371206203</c:v>
                </c:pt>
                <c:pt idx="420">
                  <c:v>7.4150006597227343</c:v>
                </c:pt>
                <c:pt idx="421">
                  <c:v>6.6332769728306884</c:v>
                </c:pt>
                <c:pt idx="422">
                  <c:v>5.1489082538032385</c:v>
                </c:pt>
                <c:pt idx="423">
                  <c:v>4.3971069602743684</c:v>
                </c:pt>
                <c:pt idx="424">
                  <c:v>3.6149589792042489</c:v>
                </c:pt>
                <c:pt idx="425">
                  <c:v>2.4004222156684141</c:v>
                </c:pt>
                <c:pt idx="426">
                  <c:v>0.83860131773689295</c:v>
                </c:pt>
                <c:pt idx="427">
                  <c:v>6.0383440460690989E-2</c:v>
                </c:pt>
                <c:pt idx="428">
                  <c:v>-0.19107074377294556</c:v>
                </c:pt>
                <c:pt idx="429">
                  <c:v>-0.16291444378207587</c:v>
                </c:pt>
                <c:pt idx="430">
                  <c:v>-0.1790446657084688</c:v>
                </c:pt>
                <c:pt idx="431">
                  <c:v>-1.0479021811895208</c:v>
                </c:pt>
                <c:pt idx="432">
                  <c:v>-1.3927876087068887</c:v>
                </c:pt>
                <c:pt idx="433">
                  <c:v>-0.84619675607533196</c:v>
                </c:pt>
                <c:pt idx="434">
                  <c:v>-0.85938394886231539</c:v>
                </c:pt>
                <c:pt idx="435">
                  <c:v>-0.1995174325981022</c:v>
                </c:pt>
                <c:pt idx="436">
                  <c:v>1.3231915977909274</c:v>
                </c:pt>
                <c:pt idx="437">
                  <c:v>2.16772949949452</c:v>
                </c:pt>
                <c:pt idx="438">
                  <c:v>2.9514110317553639</c:v>
                </c:pt>
                <c:pt idx="439">
                  <c:v>4.7128597095577156</c:v>
                </c:pt>
                <c:pt idx="440">
                  <c:v>6.0710710086562294</c:v>
                </c:pt>
                <c:pt idx="441">
                  <c:v>9.4143102860288383</c:v>
                </c:pt>
                <c:pt idx="442">
                  <c:v>12.239925930834518</c:v>
                </c:pt>
                <c:pt idx="443">
                  <c:v>18.584730187719362</c:v>
                </c:pt>
                <c:pt idx="444">
                  <c:v>30.946084122820341</c:v>
                </c:pt>
                <c:pt idx="445">
                  <c:v>45.306668386070044</c:v>
                </c:pt>
                <c:pt idx="446">
                  <c:v>47.687776719881974</c:v>
                </c:pt>
                <c:pt idx="447">
                  <c:v>45.648371438031141</c:v>
                </c:pt>
                <c:pt idx="448">
                  <c:v>38.029248992359285</c:v>
                </c:pt>
                <c:pt idx="449">
                  <c:v>31.524500890970245</c:v>
                </c:pt>
                <c:pt idx="450">
                  <c:v>28.644827436852378</c:v>
                </c:pt>
                <c:pt idx="451">
                  <c:v>26.816997180880872</c:v>
                </c:pt>
                <c:pt idx="452">
                  <c:v>25.052408737172652</c:v>
                </c:pt>
                <c:pt idx="453">
                  <c:v>23.243519872389999</c:v>
                </c:pt>
                <c:pt idx="454">
                  <c:v>20.395853210197515</c:v>
                </c:pt>
                <c:pt idx="455">
                  <c:v>18.885300174356406</c:v>
                </c:pt>
                <c:pt idx="456">
                  <c:v>18.664827424193248</c:v>
                </c:pt>
                <c:pt idx="457">
                  <c:v>19.476938313870729</c:v>
                </c:pt>
                <c:pt idx="458">
                  <c:v>21.228842273246066</c:v>
                </c:pt>
                <c:pt idx="459">
                  <c:v>22.366774116746839</c:v>
                </c:pt>
                <c:pt idx="460">
                  <c:v>22.323985127740666</c:v>
                </c:pt>
                <c:pt idx="461">
                  <c:v>21.766631456110002</c:v>
                </c:pt>
                <c:pt idx="462">
                  <c:v>20.427626279254632</c:v>
                </c:pt>
                <c:pt idx="463">
                  <c:v>20.035629199421621</c:v>
                </c:pt>
                <c:pt idx="464">
                  <c:v>20.35235049039871</c:v>
                </c:pt>
                <c:pt idx="465">
                  <c:v>20.755268296840033</c:v>
                </c:pt>
                <c:pt idx="466">
                  <c:v>21.968088539856733</c:v>
                </c:pt>
                <c:pt idx="467">
                  <c:v>23.065450018627956</c:v>
                </c:pt>
                <c:pt idx="468">
                  <c:v>23.122248069454002</c:v>
                </c:pt>
                <c:pt idx="469">
                  <c:v>21.859631675339781</c:v>
                </c:pt>
                <c:pt idx="470">
                  <c:v>20.825872074165151</c:v>
                </c:pt>
                <c:pt idx="471">
                  <c:v>20.351530833893076</c:v>
                </c:pt>
                <c:pt idx="472">
                  <c:v>20.450437083135263</c:v>
                </c:pt>
                <c:pt idx="473">
                  <c:v>21.0046036503111</c:v>
                </c:pt>
                <c:pt idx="474">
                  <c:v>21.624303173305535</c:v>
                </c:pt>
                <c:pt idx="475">
                  <c:v>22.40970834727413</c:v>
                </c:pt>
                <c:pt idx="476">
                  <c:v>23.205789014908216</c:v>
                </c:pt>
                <c:pt idx="477">
                  <c:v>24.134118512678967</c:v>
                </c:pt>
                <c:pt idx="478">
                  <c:v>25.139675096093065</c:v>
                </c:pt>
                <c:pt idx="479">
                  <c:v>25.844561474087655</c:v>
                </c:pt>
                <c:pt idx="480">
                  <c:v>26.330329899513472</c:v>
                </c:pt>
                <c:pt idx="481">
                  <c:v>27.056811126500101</c:v>
                </c:pt>
                <c:pt idx="482">
                  <c:v>26.147255057694924</c:v>
                </c:pt>
                <c:pt idx="483">
                  <c:v>25.706230924181405</c:v>
                </c:pt>
                <c:pt idx="484">
                  <c:v>25.830888656706009</c:v>
                </c:pt>
                <c:pt idx="485">
                  <c:v>26.333391304626947</c:v>
                </c:pt>
                <c:pt idx="486">
                  <c:v>26.652200489206589</c:v>
                </c:pt>
                <c:pt idx="487">
                  <c:v>26.706681539878474</c:v>
                </c:pt>
                <c:pt idx="488">
                  <c:v>26.558335248727019</c:v>
                </c:pt>
                <c:pt idx="489">
                  <c:v>26.265696920742975</c:v>
                </c:pt>
                <c:pt idx="490">
                  <c:v>26.039534812693759</c:v>
                </c:pt>
                <c:pt idx="491">
                  <c:v>27.114371519609087</c:v>
                </c:pt>
                <c:pt idx="492">
                  <c:v>23.993811510561549</c:v>
                </c:pt>
                <c:pt idx="493">
                  <c:v>22.743537261754462</c:v>
                </c:pt>
                <c:pt idx="494">
                  <c:v>26.404034196078321</c:v>
                </c:pt>
                <c:pt idx="495">
                  <c:v>32.768976204017711</c:v>
                </c:pt>
                <c:pt idx="496">
                  <c:v>38.714426145423467</c:v>
                </c:pt>
                <c:pt idx="497">
                  <c:v>44.099030706992281</c:v>
                </c:pt>
                <c:pt idx="498">
                  <c:v>47.503283931676044</c:v>
                </c:pt>
                <c:pt idx="499">
                  <c:v>47.830166029593045</c:v>
                </c:pt>
                <c:pt idx="500">
                  <c:v>39.292144641579547</c:v>
                </c:pt>
                <c:pt idx="501">
                  <c:v>29.861411799066854</c:v>
                </c:pt>
                <c:pt idx="502">
                  <c:v>25.022259863731605</c:v>
                </c:pt>
                <c:pt idx="503">
                  <c:v>25.948841094966991</c:v>
                </c:pt>
                <c:pt idx="504">
                  <c:v>27.021850352876047</c:v>
                </c:pt>
                <c:pt idx="505">
                  <c:v>26.243724593526419</c:v>
                </c:pt>
                <c:pt idx="506">
                  <c:v>22.53698557360832</c:v>
                </c:pt>
                <c:pt idx="507">
                  <c:v>19.295124404780747</c:v>
                </c:pt>
                <c:pt idx="508">
                  <c:v>17.742389322101332</c:v>
                </c:pt>
                <c:pt idx="509">
                  <c:v>15.173605625236878</c:v>
                </c:pt>
                <c:pt idx="510">
                  <c:v>13.500786453864768</c:v>
                </c:pt>
                <c:pt idx="511">
                  <c:v>10.120221490347904</c:v>
                </c:pt>
                <c:pt idx="512">
                  <c:v>8.9778361473184773</c:v>
                </c:pt>
                <c:pt idx="513">
                  <c:v>7.9300271266229778</c:v>
                </c:pt>
                <c:pt idx="514">
                  <c:v>7.7311635199234097</c:v>
                </c:pt>
                <c:pt idx="515">
                  <c:v>7.628714445013796</c:v>
                </c:pt>
                <c:pt idx="516">
                  <c:v>7.0663247894811629</c:v>
                </c:pt>
                <c:pt idx="517">
                  <c:v>6.3552096936384084</c:v>
                </c:pt>
                <c:pt idx="518">
                  <c:v>5.07966609247186</c:v>
                </c:pt>
                <c:pt idx="519">
                  <c:v>4.4923980519921773</c:v>
                </c:pt>
                <c:pt idx="520">
                  <c:v>2.1090419182975855</c:v>
                </c:pt>
                <c:pt idx="521">
                  <c:v>1.9768211736340187</c:v>
                </c:pt>
                <c:pt idx="522">
                  <c:v>1.091858447328802</c:v>
                </c:pt>
                <c:pt idx="523">
                  <c:v>0.39595165296377682</c:v>
                </c:pt>
                <c:pt idx="524">
                  <c:v>0.41991499571669888</c:v>
                </c:pt>
                <c:pt idx="525">
                  <c:v>1.1718456798761885</c:v>
                </c:pt>
                <c:pt idx="526">
                  <c:v>2.6443964324162277</c:v>
                </c:pt>
                <c:pt idx="527">
                  <c:v>4.683831890072887</c:v>
                </c:pt>
                <c:pt idx="528">
                  <c:v>7.5703043803181025</c:v>
                </c:pt>
                <c:pt idx="529">
                  <c:v>8.4119521466994449</c:v>
                </c:pt>
                <c:pt idx="530">
                  <c:v>7.2524932911699223</c:v>
                </c:pt>
                <c:pt idx="531">
                  <c:v>5.0011017982680555</c:v>
                </c:pt>
                <c:pt idx="532">
                  <c:v>1.887204870412132</c:v>
                </c:pt>
                <c:pt idx="533">
                  <c:v>1.4079967973140932</c:v>
                </c:pt>
                <c:pt idx="534">
                  <c:v>1.9228153450598986</c:v>
                </c:pt>
                <c:pt idx="535">
                  <c:v>3.1017504541986609</c:v>
                </c:pt>
                <c:pt idx="536">
                  <c:v>4.9013297020362163</c:v>
                </c:pt>
                <c:pt idx="537">
                  <c:v>7.0975910148674703</c:v>
                </c:pt>
                <c:pt idx="538">
                  <c:v>8.3177095380032942</c:v>
                </c:pt>
                <c:pt idx="539">
                  <c:v>10.257914367483822</c:v>
                </c:pt>
                <c:pt idx="540">
                  <c:v>8.7535156703304153</c:v>
                </c:pt>
                <c:pt idx="541">
                  <c:v>9.604854061608906</c:v>
                </c:pt>
                <c:pt idx="542">
                  <c:v>12.714753200965561</c:v>
                </c:pt>
                <c:pt idx="543">
                  <c:v>20.550462041674351</c:v>
                </c:pt>
                <c:pt idx="544">
                  <c:v>34.032883560306871</c:v>
                </c:pt>
                <c:pt idx="545">
                  <c:v>54.134364705232052</c:v>
                </c:pt>
                <c:pt idx="546">
                  <c:v>75.533383009146277</c:v>
                </c:pt>
                <c:pt idx="547">
                  <c:v>63.460385135073601</c:v>
                </c:pt>
                <c:pt idx="548">
                  <c:v>46.547829883317256</c:v>
                </c:pt>
                <c:pt idx="549">
                  <c:v>37.220719173105934</c:v>
                </c:pt>
                <c:pt idx="550">
                  <c:v>31.701376983634688</c:v>
                </c:pt>
                <c:pt idx="551">
                  <c:v>31.558816539412316</c:v>
                </c:pt>
                <c:pt idx="552">
                  <c:v>29.723495527875919</c:v>
                </c:pt>
                <c:pt idx="553">
                  <c:v>31.808771249028663</c:v>
                </c:pt>
                <c:pt idx="554">
                  <c:v>29.858717344084766</c:v>
                </c:pt>
                <c:pt idx="555">
                  <c:v>27.316490314265494</c:v>
                </c:pt>
                <c:pt idx="556">
                  <c:v>25.308415848696779</c:v>
                </c:pt>
                <c:pt idx="557">
                  <c:v>22.794502677038878</c:v>
                </c:pt>
                <c:pt idx="558">
                  <c:v>21.734717098272135</c:v>
                </c:pt>
                <c:pt idx="559">
                  <c:v>22.289451594871231</c:v>
                </c:pt>
                <c:pt idx="560">
                  <c:v>22.993697282854985</c:v>
                </c:pt>
                <c:pt idx="561">
                  <c:v>22.565391864110623</c:v>
                </c:pt>
                <c:pt idx="562">
                  <c:v>22.132707598333866</c:v>
                </c:pt>
                <c:pt idx="563">
                  <c:v>21.613014196330102</c:v>
                </c:pt>
                <c:pt idx="564">
                  <c:v>20.554929119665779</c:v>
                </c:pt>
                <c:pt idx="565">
                  <c:v>19.939986144685594</c:v>
                </c:pt>
                <c:pt idx="566">
                  <c:v>19.653458436696756</c:v>
                </c:pt>
                <c:pt idx="567">
                  <c:v>19.939012839241176</c:v>
                </c:pt>
                <c:pt idx="568">
                  <c:v>20.723035279592224</c:v>
                </c:pt>
                <c:pt idx="569">
                  <c:v>21.188732685696369</c:v>
                </c:pt>
                <c:pt idx="570">
                  <c:v>21.397716753064437</c:v>
                </c:pt>
                <c:pt idx="571">
                  <c:v>22.185972408490759</c:v>
                </c:pt>
                <c:pt idx="572">
                  <c:v>23.115724805505952</c:v>
                </c:pt>
                <c:pt idx="573">
                  <c:v>23.714649746979369</c:v>
                </c:pt>
                <c:pt idx="574">
                  <c:v>24.33395467053224</c:v>
                </c:pt>
                <c:pt idx="575">
                  <c:v>24.993104309120316</c:v>
                </c:pt>
                <c:pt idx="576">
                  <c:v>25.564622518258687</c:v>
                </c:pt>
                <c:pt idx="577">
                  <c:v>26.713415047435731</c:v>
                </c:pt>
                <c:pt idx="578">
                  <c:v>27.640263374736683</c:v>
                </c:pt>
                <c:pt idx="579">
                  <c:v>28.252039605886722</c:v>
                </c:pt>
                <c:pt idx="580">
                  <c:v>28.405283605886972</c:v>
                </c:pt>
                <c:pt idx="581">
                  <c:v>27.325458538679104</c:v>
                </c:pt>
                <c:pt idx="582">
                  <c:v>25.104016006948164</c:v>
                </c:pt>
                <c:pt idx="583">
                  <c:v>23.194715716737601</c:v>
                </c:pt>
                <c:pt idx="584">
                  <c:v>22.597146955900456</c:v>
                </c:pt>
                <c:pt idx="585">
                  <c:v>22.101552782759036</c:v>
                </c:pt>
                <c:pt idx="586">
                  <c:v>21.956051943580874</c:v>
                </c:pt>
                <c:pt idx="587">
                  <c:v>20.947486748419365</c:v>
                </c:pt>
                <c:pt idx="588">
                  <c:v>20.005990003486573</c:v>
                </c:pt>
                <c:pt idx="589">
                  <c:v>19.596603088239693</c:v>
                </c:pt>
                <c:pt idx="590">
                  <c:v>18.660556674995597</c:v>
                </c:pt>
                <c:pt idx="591">
                  <c:v>18.225926285247414</c:v>
                </c:pt>
                <c:pt idx="592">
                  <c:v>20.381849766206692</c:v>
                </c:pt>
                <c:pt idx="593">
                  <c:v>25.160322080999467</c:v>
                </c:pt>
                <c:pt idx="594">
                  <c:v>33.495830558836474</c:v>
                </c:pt>
                <c:pt idx="595">
                  <c:v>42.950487264024119</c:v>
                </c:pt>
                <c:pt idx="596">
                  <c:v>45.432714757750425</c:v>
                </c:pt>
                <c:pt idx="597">
                  <c:v>36.695909449003281</c:v>
                </c:pt>
                <c:pt idx="598">
                  <c:v>25.52621577822968</c:v>
                </c:pt>
                <c:pt idx="599">
                  <c:v>23.687026126652839</c:v>
                </c:pt>
                <c:pt idx="600">
                  <c:v>36.21953532562376</c:v>
                </c:pt>
                <c:pt idx="601">
                  <c:v>49.472940757745725</c:v>
                </c:pt>
                <c:pt idx="602">
                  <c:v>48.461753252784817</c:v>
                </c:pt>
                <c:pt idx="603">
                  <c:v>40.144983515097607</c:v>
                </c:pt>
                <c:pt idx="604">
                  <c:v>33.848218723312669</c:v>
                </c:pt>
                <c:pt idx="605">
                  <c:v>31.148402501910436</c:v>
                </c:pt>
                <c:pt idx="606">
                  <c:v>31.423763013961434</c:v>
                </c:pt>
                <c:pt idx="607">
                  <c:v>31.109419368691348</c:v>
                </c:pt>
                <c:pt idx="608">
                  <c:v>28.565525727014123</c:v>
                </c:pt>
                <c:pt idx="609">
                  <c:v>21.733017752505479</c:v>
                </c:pt>
                <c:pt idx="610">
                  <c:v>16.050211772286485</c:v>
                </c:pt>
                <c:pt idx="611">
                  <c:v>11.162331014302209</c:v>
                </c:pt>
                <c:pt idx="612">
                  <c:v>10.011617651103681</c:v>
                </c:pt>
                <c:pt idx="613">
                  <c:v>9.6999872384379451</c:v>
                </c:pt>
                <c:pt idx="614">
                  <c:v>9.3533941867059003</c:v>
                </c:pt>
                <c:pt idx="615">
                  <c:v>8.5540085975311015</c:v>
                </c:pt>
                <c:pt idx="616">
                  <c:v>6.5025827633768234</c:v>
                </c:pt>
                <c:pt idx="617">
                  <c:v>5.6327596238720643</c:v>
                </c:pt>
                <c:pt idx="618">
                  <c:v>3.8204596437007941</c:v>
                </c:pt>
                <c:pt idx="619">
                  <c:v>2.0634902683345793</c:v>
                </c:pt>
                <c:pt idx="620">
                  <c:v>0.48430770358757308</c:v>
                </c:pt>
                <c:pt idx="621">
                  <c:v>-0.59070700623290684</c:v>
                </c:pt>
                <c:pt idx="622">
                  <c:v>-0.82818483701004753</c:v>
                </c:pt>
                <c:pt idx="623">
                  <c:v>0.14245233947553076</c:v>
                </c:pt>
                <c:pt idx="624">
                  <c:v>0.66856074687351918</c:v>
                </c:pt>
                <c:pt idx="625">
                  <c:v>0.46486559960700352</c:v>
                </c:pt>
                <c:pt idx="626">
                  <c:v>-1.2305623932719474</c:v>
                </c:pt>
                <c:pt idx="627">
                  <c:v>-2.2066330645493926</c:v>
                </c:pt>
                <c:pt idx="628">
                  <c:v>-2.5037838638668366</c:v>
                </c:pt>
                <c:pt idx="629">
                  <c:v>-2.44468488466199</c:v>
                </c:pt>
                <c:pt idx="630">
                  <c:v>-2.8603696725204379</c:v>
                </c:pt>
                <c:pt idx="631">
                  <c:v>-3.3593650726220177</c:v>
                </c:pt>
                <c:pt idx="632">
                  <c:v>-2.3110311263944099</c:v>
                </c:pt>
                <c:pt idx="633">
                  <c:v>-1.1100326284981075</c:v>
                </c:pt>
                <c:pt idx="634">
                  <c:v>-0.78728291320535682</c:v>
                </c:pt>
                <c:pt idx="635">
                  <c:v>1.1083924741681268</c:v>
                </c:pt>
                <c:pt idx="636">
                  <c:v>1.2726315486715136</c:v>
                </c:pt>
                <c:pt idx="637">
                  <c:v>3.2077680783037064</c:v>
                </c:pt>
                <c:pt idx="638">
                  <c:v>9.248866439523475</c:v>
                </c:pt>
                <c:pt idx="639">
                  <c:v>12.489769126956338</c:v>
                </c:pt>
                <c:pt idx="640">
                  <c:v>20.695995590738313</c:v>
                </c:pt>
                <c:pt idx="641">
                  <c:v>31.091590856186905</c:v>
                </c:pt>
                <c:pt idx="642">
                  <c:v>51.358702329990386</c:v>
                </c:pt>
                <c:pt idx="643">
                  <c:v>66.024679292098739</c:v>
                </c:pt>
                <c:pt idx="644">
                  <c:v>68.833073277002185</c:v>
                </c:pt>
                <c:pt idx="645">
                  <c:v>60.378122593829517</c:v>
                </c:pt>
                <c:pt idx="646">
                  <c:v>52.53334375298823</c:v>
                </c:pt>
                <c:pt idx="647">
                  <c:v>48.285588270822132</c:v>
                </c:pt>
                <c:pt idx="648">
                  <c:v>45.729310459784372</c:v>
                </c:pt>
                <c:pt idx="649">
                  <c:v>40.63173934967466</c:v>
                </c:pt>
                <c:pt idx="650">
                  <c:v>37.489171803007153</c:v>
                </c:pt>
                <c:pt idx="651">
                  <c:v>34.048108774622847</c:v>
                </c:pt>
                <c:pt idx="652">
                  <c:v>31.474385726293967</c:v>
                </c:pt>
                <c:pt idx="653">
                  <c:v>29.611051824236529</c:v>
                </c:pt>
                <c:pt idx="654">
                  <c:v>28.437572110089835</c:v>
                </c:pt>
                <c:pt idx="655">
                  <c:v>27.975494637615874</c:v>
                </c:pt>
                <c:pt idx="656">
                  <c:v>28.476771149561237</c:v>
                </c:pt>
                <c:pt idx="657">
                  <c:v>28.42988379917109</c:v>
                </c:pt>
                <c:pt idx="658">
                  <c:v>26.658869909718224</c:v>
                </c:pt>
                <c:pt idx="659">
                  <c:v>24.756293109258085</c:v>
                </c:pt>
                <c:pt idx="660">
                  <c:v>23.61293270273984</c:v>
                </c:pt>
                <c:pt idx="661">
                  <c:v>22.962994046504232</c:v>
                </c:pt>
                <c:pt idx="662">
                  <c:v>23.012590643185874</c:v>
                </c:pt>
                <c:pt idx="663">
                  <c:v>22.735314966094968</c:v>
                </c:pt>
                <c:pt idx="664">
                  <c:v>22.834091415090086</c:v>
                </c:pt>
                <c:pt idx="665">
                  <c:v>22.889206176499528</c:v>
                </c:pt>
                <c:pt idx="666">
                  <c:v>23.152983148280406</c:v>
                </c:pt>
                <c:pt idx="667">
                  <c:v>23.754477478438186</c:v>
                </c:pt>
                <c:pt idx="668">
                  <c:v>24.396677331895599</c:v>
                </c:pt>
                <c:pt idx="669">
                  <c:v>25.166768870399043</c:v>
                </c:pt>
                <c:pt idx="670">
                  <c:v>26.524531145741499</c:v>
                </c:pt>
                <c:pt idx="671">
                  <c:v>28.109422857590221</c:v>
                </c:pt>
                <c:pt idx="672">
                  <c:v>29.653313344592512</c:v>
                </c:pt>
                <c:pt idx="673">
                  <c:v>31.014160691995496</c:v>
                </c:pt>
                <c:pt idx="674">
                  <c:v>31.446025295293392</c:v>
                </c:pt>
                <c:pt idx="675">
                  <c:v>31.806873424676088</c:v>
                </c:pt>
                <c:pt idx="676">
                  <c:v>31.737495184829701</c:v>
                </c:pt>
                <c:pt idx="677">
                  <c:v>31.73125249411056</c:v>
                </c:pt>
                <c:pt idx="678">
                  <c:v>31.960606277031069</c:v>
                </c:pt>
                <c:pt idx="679">
                  <c:v>32.997696365597371</c:v>
                </c:pt>
                <c:pt idx="680">
                  <c:v>33.561076565490495</c:v>
                </c:pt>
                <c:pt idx="681">
                  <c:v>34.346054603876105</c:v>
                </c:pt>
                <c:pt idx="682">
                  <c:v>33.393840325027327</c:v>
                </c:pt>
                <c:pt idx="683">
                  <c:v>31.333828780947652</c:v>
                </c:pt>
                <c:pt idx="684">
                  <c:v>29.329404702283615</c:v>
                </c:pt>
                <c:pt idx="685">
                  <c:v>29.461320970660758</c:v>
                </c:pt>
                <c:pt idx="686">
                  <c:v>32.087457600802651</c:v>
                </c:pt>
                <c:pt idx="687">
                  <c:v>37.857052604887137</c:v>
                </c:pt>
                <c:pt idx="688">
                  <c:v>46.989289722550481</c:v>
                </c:pt>
                <c:pt idx="689">
                  <c:v>53.131564969695901</c:v>
                </c:pt>
                <c:pt idx="690">
                  <c:v>54.333113766880963</c:v>
                </c:pt>
                <c:pt idx="691">
                  <c:v>51.827445915104114</c:v>
                </c:pt>
                <c:pt idx="692">
                  <c:v>41.19805142049151</c:v>
                </c:pt>
                <c:pt idx="693">
                  <c:v>35.545178120776285</c:v>
                </c:pt>
                <c:pt idx="694">
                  <c:v>30.753102357863273</c:v>
                </c:pt>
                <c:pt idx="695">
                  <c:v>28.131684159108499</c:v>
                </c:pt>
                <c:pt idx="696">
                  <c:v>24.380678599716962</c:v>
                </c:pt>
                <c:pt idx="697">
                  <c:v>20.674709194454319</c:v>
                </c:pt>
                <c:pt idx="698">
                  <c:v>18.455483263736593</c:v>
                </c:pt>
                <c:pt idx="699">
                  <c:v>16.490114915018101</c:v>
                </c:pt>
                <c:pt idx="700">
                  <c:v>14.338238816126488</c:v>
                </c:pt>
                <c:pt idx="701">
                  <c:v>11.524730019783895</c:v>
                </c:pt>
                <c:pt idx="702">
                  <c:v>9.0394081607797236</c:v>
                </c:pt>
                <c:pt idx="703">
                  <c:v>6.6411315941840909</c:v>
                </c:pt>
                <c:pt idx="704">
                  <c:v>4.0935807802058717</c:v>
                </c:pt>
                <c:pt idx="705">
                  <c:v>2.7483171328038773</c:v>
                </c:pt>
                <c:pt idx="706">
                  <c:v>2.1218978035267564</c:v>
                </c:pt>
                <c:pt idx="707">
                  <c:v>1.6042836716868483</c:v>
                </c:pt>
                <c:pt idx="708">
                  <c:v>0.49302224720151888</c:v>
                </c:pt>
                <c:pt idx="709">
                  <c:v>-0.43366667499533357</c:v>
                </c:pt>
                <c:pt idx="710">
                  <c:v>-0.92237527093997207</c:v>
                </c:pt>
                <c:pt idx="711">
                  <c:v>-1.8912513265752249</c:v>
                </c:pt>
                <c:pt idx="712">
                  <c:v>-3.4038931952688247</c:v>
                </c:pt>
                <c:pt idx="713">
                  <c:v>-4.48814140877887</c:v>
                </c:pt>
                <c:pt idx="714">
                  <c:v>-5.2993779565958778</c:v>
                </c:pt>
                <c:pt idx="715">
                  <c:v>-6.1607503154716126</c:v>
                </c:pt>
                <c:pt idx="716">
                  <c:v>-6.3719423015387147</c:v>
                </c:pt>
                <c:pt idx="717">
                  <c:v>-6.222407694342575</c:v>
                </c:pt>
                <c:pt idx="718">
                  <c:v>-7.061064445211259</c:v>
                </c:pt>
                <c:pt idx="719">
                  <c:v>-8.3587166299363513</c:v>
                </c:pt>
                <c:pt idx="720">
                  <c:v>-9.8250435864279186</c:v>
                </c:pt>
                <c:pt idx="721">
                  <c:v>-10.955374230490136</c:v>
                </c:pt>
                <c:pt idx="722">
                  <c:v>-10.839129653149273</c:v>
                </c:pt>
                <c:pt idx="723">
                  <c:v>-8.6801381428991373</c:v>
                </c:pt>
                <c:pt idx="724">
                  <c:v>-7.091038257615681</c:v>
                </c:pt>
                <c:pt idx="725">
                  <c:v>-5.8926494701325929</c:v>
                </c:pt>
                <c:pt idx="726">
                  <c:v>-5.4919645139717783</c:v>
                </c:pt>
                <c:pt idx="727">
                  <c:v>-3.6050825227730274</c:v>
                </c:pt>
                <c:pt idx="728">
                  <c:v>1.2449337696188443</c:v>
                </c:pt>
                <c:pt idx="729">
                  <c:v>9.263038797504608</c:v>
                </c:pt>
                <c:pt idx="730">
                  <c:v>23.924126482957714</c:v>
                </c:pt>
                <c:pt idx="731">
                  <c:v>42.728278395982436</c:v>
                </c:pt>
                <c:pt idx="732">
                  <c:v>57.489536197404981</c:v>
                </c:pt>
                <c:pt idx="733">
                  <c:v>55.710238918448063</c:v>
                </c:pt>
                <c:pt idx="734">
                  <c:v>55.084722050683254</c:v>
                </c:pt>
                <c:pt idx="735">
                  <c:v>55.344746677022918</c:v>
                </c:pt>
                <c:pt idx="736">
                  <c:v>58.507834822939564</c:v>
                </c:pt>
                <c:pt idx="737">
                  <c:v>68.523862891883439</c:v>
                </c:pt>
                <c:pt idx="738">
                  <c:v>73.671123804263715</c:v>
                </c:pt>
                <c:pt idx="739">
                  <c:v>61.122335926231145</c:v>
                </c:pt>
                <c:pt idx="740">
                  <c:v>50.808970111615928</c:v>
                </c:pt>
                <c:pt idx="741">
                  <c:v>43.207596719258831</c:v>
                </c:pt>
                <c:pt idx="742">
                  <c:v>38.746324514289334</c:v>
                </c:pt>
                <c:pt idx="743">
                  <c:v>35.86969422864604</c:v>
                </c:pt>
                <c:pt idx="744">
                  <c:v>35.806153530963101</c:v>
                </c:pt>
                <c:pt idx="745">
                  <c:v>37.699901188492028</c:v>
                </c:pt>
                <c:pt idx="746">
                  <c:v>38.387804539656784</c:v>
                </c:pt>
                <c:pt idx="747">
                  <c:v>36.428452146237447</c:v>
                </c:pt>
                <c:pt idx="748">
                  <c:v>33.131221519978908</c:v>
                </c:pt>
                <c:pt idx="749">
                  <c:v>28.733583278574951</c:v>
                </c:pt>
                <c:pt idx="750">
                  <c:v>26.320481650031937</c:v>
                </c:pt>
                <c:pt idx="751">
                  <c:v>24.764256330424871</c:v>
                </c:pt>
                <c:pt idx="752">
                  <c:v>24.087691965543044</c:v>
                </c:pt>
                <c:pt idx="753">
                  <c:v>24.262849442524203</c:v>
                </c:pt>
                <c:pt idx="754">
                  <c:v>25.003824768650478</c:v>
                </c:pt>
                <c:pt idx="755">
                  <c:v>25.087979557383644</c:v>
                </c:pt>
                <c:pt idx="756">
                  <c:v>25.182747371464096</c:v>
                </c:pt>
                <c:pt idx="757">
                  <c:v>25.19950801220665</c:v>
                </c:pt>
                <c:pt idx="758">
                  <c:v>25.258154760637073</c:v>
                </c:pt>
                <c:pt idx="759">
                  <c:v>25.389880022543213</c:v>
                </c:pt>
                <c:pt idx="760">
                  <c:v>25.675028200828727</c:v>
                </c:pt>
                <c:pt idx="761">
                  <c:v>26.536606371359099</c:v>
                </c:pt>
                <c:pt idx="762">
                  <c:v>27.777953818632472</c:v>
                </c:pt>
                <c:pt idx="763">
                  <c:v>29.371061686837908</c:v>
                </c:pt>
                <c:pt idx="764">
                  <c:v>30.369756557749437</c:v>
                </c:pt>
                <c:pt idx="765">
                  <c:v>30.863825445305366</c:v>
                </c:pt>
                <c:pt idx="766">
                  <c:v>30.854658996385947</c:v>
                </c:pt>
                <c:pt idx="767">
                  <c:v>31.069479046211558</c:v>
                </c:pt>
                <c:pt idx="768">
                  <c:v>30.852045232795309</c:v>
                </c:pt>
                <c:pt idx="769">
                  <c:v>29.825770654017518</c:v>
                </c:pt>
                <c:pt idx="770">
                  <c:v>29.874281728069121</c:v>
                </c:pt>
                <c:pt idx="771">
                  <c:v>29.667527192474047</c:v>
                </c:pt>
                <c:pt idx="772">
                  <c:v>29.25332105002909</c:v>
                </c:pt>
                <c:pt idx="773">
                  <c:v>28.965833531921792</c:v>
                </c:pt>
                <c:pt idx="774">
                  <c:v>28.12088417973218</c:v>
                </c:pt>
                <c:pt idx="775">
                  <c:v>27.309665236197596</c:v>
                </c:pt>
                <c:pt idx="776">
                  <c:v>26.484252325378378</c:v>
                </c:pt>
                <c:pt idx="777">
                  <c:v>25.055963235392753</c:v>
                </c:pt>
                <c:pt idx="778">
                  <c:v>24.553799717899537</c:v>
                </c:pt>
                <c:pt idx="779">
                  <c:v>23.410716500509626</c:v>
                </c:pt>
                <c:pt idx="780">
                  <c:v>22.988473384117757</c:v>
                </c:pt>
                <c:pt idx="781">
                  <c:v>23.227193828175054</c:v>
                </c:pt>
                <c:pt idx="782">
                  <c:v>25.378697860348979</c:v>
                </c:pt>
                <c:pt idx="783">
                  <c:v>28.037835965077573</c:v>
                </c:pt>
                <c:pt idx="784">
                  <c:v>31.838790599287719</c:v>
                </c:pt>
                <c:pt idx="785">
                  <c:v>31.73349739136161</c:v>
                </c:pt>
                <c:pt idx="786">
                  <c:v>29.499057652500479</c:v>
                </c:pt>
                <c:pt idx="787">
                  <c:v>26.651702200547668</c:v>
                </c:pt>
                <c:pt idx="788">
                  <c:v>23.295783298067402</c:v>
                </c:pt>
                <c:pt idx="789">
                  <c:v>21.344543441513629</c:v>
                </c:pt>
                <c:pt idx="790">
                  <c:v>20.669901838241415</c:v>
                </c:pt>
                <c:pt idx="791">
                  <c:v>21.94373491848232</c:v>
                </c:pt>
                <c:pt idx="792">
                  <c:v>21.638028366865864</c:v>
                </c:pt>
                <c:pt idx="793">
                  <c:v>18.395592145805733</c:v>
                </c:pt>
                <c:pt idx="794">
                  <c:v>14.735739839927813</c:v>
                </c:pt>
                <c:pt idx="795">
                  <c:v>12.16593580769992</c:v>
                </c:pt>
                <c:pt idx="796">
                  <c:v>9.8888185623792193</c:v>
                </c:pt>
                <c:pt idx="797">
                  <c:v>9.0558518673573012</c:v>
                </c:pt>
                <c:pt idx="798">
                  <c:v>7.6339375118037243</c:v>
                </c:pt>
                <c:pt idx="799">
                  <c:v>6.8158745155038876</c:v>
                </c:pt>
                <c:pt idx="800">
                  <c:v>5.7618608412254257</c:v>
                </c:pt>
                <c:pt idx="801">
                  <c:v>5.0312592566754528</c:v>
                </c:pt>
                <c:pt idx="802">
                  <c:v>4.5444700765745791</c:v>
                </c:pt>
                <c:pt idx="803">
                  <c:v>4.0641292212601376</c:v>
                </c:pt>
                <c:pt idx="804">
                  <c:v>3.2301634538118451</c:v>
                </c:pt>
                <c:pt idx="805">
                  <c:v>1.2915238753890828</c:v>
                </c:pt>
                <c:pt idx="806">
                  <c:v>-0.36912432059480516</c:v>
                </c:pt>
                <c:pt idx="807">
                  <c:v>-1.7629346480575627</c:v>
                </c:pt>
                <c:pt idx="808">
                  <c:v>-2.5850426370130637</c:v>
                </c:pt>
                <c:pt idx="809">
                  <c:v>-2.4810007104152305</c:v>
                </c:pt>
                <c:pt idx="810">
                  <c:v>-1.1389440797964387</c:v>
                </c:pt>
                <c:pt idx="811">
                  <c:v>-0.7794776658754321</c:v>
                </c:pt>
                <c:pt idx="812">
                  <c:v>-0.72336483955466491</c:v>
                </c:pt>
                <c:pt idx="813">
                  <c:v>-0.97333241723173125</c:v>
                </c:pt>
                <c:pt idx="814">
                  <c:v>-2.5484740484400152</c:v>
                </c:pt>
                <c:pt idx="815">
                  <c:v>-3.4540601488617537</c:v>
                </c:pt>
                <c:pt idx="816">
                  <c:v>-1.9555265700803128</c:v>
                </c:pt>
                <c:pt idx="817">
                  <c:v>0.70330661192564448</c:v>
                </c:pt>
                <c:pt idx="818">
                  <c:v>4.2353203290802144</c:v>
                </c:pt>
                <c:pt idx="819">
                  <c:v>7.7322722275636586</c:v>
                </c:pt>
                <c:pt idx="820">
                  <c:v>14.246342386289319</c:v>
                </c:pt>
                <c:pt idx="821">
                  <c:v>25.114867626406703</c:v>
                </c:pt>
                <c:pt idx="822">
                  <c:v>39.053826447662267</c:v>
                </c:pt>
                <c:pt idx="823">
                  <c:v>59.970462943299765</c:v>
                </c:pt>
                <c:pt idx="824">
                  <c:v>75.877847486811376</c:v>
                </c:pt>
                <c:pt idx="825">
                  <c:v>68.376550029413579</c:v>
                </c:pt>
                <c:pt idx="826">
                  <c:v>56.916040666913943</c:v>
                </c:pt>
                <c:pt idx="827">
                  <c:v>45.936403897111646</c:v>
                </c:pt>
                <c:pt idx="828">
                  <c:v>39.928439394453186</c:v>
                </c:pt>
                <c:pt idx="829">
                  <c:v>35.799408588393909</c:v>
                </c:pt>
                <c:pt idx="830">
                  <c:v>32.668853166051058</c:v>
                </c:pt>
                <c:pt idx="831">
                  <c:v>28.512226295002034</c:v>
                </c:pt>
                <c:pt idx="832">
                  <c:v>25.358004391880701</c:v>
                </c:pt>
                <c:pt idx="833">
                  <c:v>20.045230764603044</c:v>
                </c:pt>
                <c:pt idx="834">
                  <c:v>18.257564877815163</c:v>
                </c:pt>
                <c:pt idx="835">
                  <c:v>16.035609089942618</c:v>
                </c:pt>
                <c:pt idx="836">
                  <c:v>14.950707491613155</c:v>
                </c:pt>
                <c:pt idx="837">
                  <c:v>14.401798653764681</c:v>
                </c:pt>
                <c:pt idx="838">
                  <c:v>14.023338786291497</c:v>
                </c:pt>
                <c:pt idx="839">
                  <c:v>13.448871083909484</c:v>
                </c:pt>
                <c:pt idx="840">
                  <c:v>13.157542979224674</c:v>
                </c:pt>
                <c:pt idx="841">
                  <c:v>13.587760458742837</c:v>
                </c:pt>
                <c:pt idx="842">
                  <c:v>14.85955828338351</c:v>
                </c:pt>
                <c:pt idx="843">
                  <c:v>15.778873707541855</c:v>
                </c:pt>
                <c:pt idx="844">
                  <c:v>16.53314937402406</c:v>
                </c:pt>
                <c:pt idx="845">
                  <c:v>16.997002969972041</c:v>
                </c:pt>
                <c:pt idx="846">
                  <c:v>17.883325928041799</c:v>
                </c:pt>
                <c:pt idx="847">
                  <c:v>18.905314720783572</c:v>
                </c:pt>
                <c:pt idx="848">
                  <c:v>19.616057488487037</c:v>
                </c:pt>
                <c:pt idx="849">
                  <c:v>20.295009634637566</c:v>
                </c:pt>
                <c:pt idx="850">
                  <c:v>20.691806933398915</c:v>
                </c:pt>
                <c:pt idx="851">
                  <c:v>21.136503976062652</c:v>
                </c:pt>
                <c:pt idx="852">
                  <c:v>21.859585500435252</c:v>
                </c:pt>
                <c:pt idx="853">
                  <c:v>22.156455599095491</c:v>
                </c:pt>
                <c:pt idx="854">
                  <c:v>22.624002832320226</c:v>
                </c:pt>
                <c:pt idx="855">
                  <c:v>23.286318156254339</c:v>
                </c:pt>
                <c:pt idx="856">
                  <c:v>23.977344735585511</c:v>
                </c:pt>
                <c:pt idx="857">
                  <c:v>24.652783275514938</c:v>
                </c:pt>
                <c:pt idx="858">
                  <c:v>25.367160465580174</c:v>
                </c:pt>
                <c:pt idx="859">
                  <c:v>25.72050700488845</c:v>
                </c:pt>
                <c:pt idx="860">
                  <c:v>26.071410899948614</c:v>
                </c:pt>
                <c:pt idx="861">
                  <c:v>26.808925828771343</c:v>
                </c:pt>
                <c:pt idx="862">
                  <c:v>27.134965692255093</c:v>
                </c:pt>
                <c:pt idx="863">
                  <c:v>27.3759214152672</c:v>
                </c:pt>
                <c:pt idx="864">
                  <c:v>27.807579082592273</c:v>
                </c:pt>
                <c:pt idx="865">
                  <c:v>27.275810626975929</c:v>
                </c:pt>
                <c:pt idx="866">
                  <c:v>26.28696722079734</c:v>
                </c:pt>
                <c:pt idx="867">
                  <c:v>26.548473619464296</c:v>
                </c:pt>
                <c:pt idx="868">
                  <c:v>27.612785262314663</c:v>
                </c:pt>
                <c:pt idx="869">
                  <c:v>32.168301759769598</c:v>
                </c:pt>
                <c:pt idx="870">
                  <c:v>42.645899757250469</c:v>
                </c:pt>
                <c:pt idx="871">
                  <c:v>49.840454485329488</c:v>
                </c:pt>
                <c:pt idx="872">
                  <c:v>46.417103530195199</c:v>
                </c:pt>
                <c:pt idx="873">
                  <c:v>35.790269265820896</c:v>
                </c:pt>
                <c:pt idx="874">
                  <c:v>27.11231823117506</c:v>
                </c:pt>
                <c:pt idx="875">
                  <c:v>24.310965312779043</c:v>
                </c:pt>
                <c:pt idx="876">
                  <c:v>25.276609935834284</c:v>
                </c:pt>
                <c:pt idx="877">
                  <c:v>33.22233663645828</c:v>
                </c:pt>
                <c:pt idx="878">
                  <c:v>41.525929404419102</c:v>
                </c:pt>
                <c:pt idx="879">
                  <c:v>43.707562415877177</c:v>
                </c:pt>
                <c:pt idx="880">
                  <c:v>38.690131407667302</c:v>
                </c:pt>
                <c:pt idx="881">
                  <c:v>32.167257373586338</c:v>
                </c:pt>
                <c:pt idx="882">
                  <c:v>25.831251585215039</c:v>
                </c:pt>
                <c:pt idx="883">
                  <c:v>19.867013110733904</c:v>
                </c:pt>
                <c:pt idx="884">
                  <c:v>14.847323237573795</c:v>
                </c:pt>
                <c:pt idx="885">
                  <c:v>11.917803954677453</c:v>
                </c:pt>
                <c:pt idx="886">
                  <c:v>10.583356462928533</c:v>
                </c:pt>
                <c:pt idx="887">
                  <c:v>9.4960821526969248</c:v>
                </c:pt>
                <c:pt idx="888">
                  <c:v>9.0501239563864146</c:v>
                </c:pt>
                <c:pt idx="889">
                  <c:v>8.4949462976129499</c:v>
                </c:pt>
                <c:pt idx="890">
                  <c:v>6.690885537636488</c:v>
                </c:pt>
                <c:pt idx="891">
                  <c:v>4.9811946271189775</c:v>
                </c:pt>
                <c:pt idx="892">
                  <c:v>4.0430853920070531</c:v>
                </c:pt>
                <c:pt idx="893">
                  <c:v>2.9568834029178066</c:v>
                </c:pt>
                <c:pt idx="894">
                  <c:v>0.92778586086027359</c:v>
                </c:pt>
                <c:pt idx="895">
                  <c:v>-0.86886647355651014</c:v>
                </c:pt>
                <c:pt idx="896">
                  <c:v>-1.8865596662537951</c:v>
                </c:pt>
                <c:pt idx="897">
                  <c:v>-2.6379978245062476</c:v>
                </c:pt>
                <c:pt idx="898">
                  <c:v>-3.3906826009680135</c:v>
                </c:pt>
                <c:pt idx="899">
                  <c:v>-3.554500539596158</c:v>
                </c:pt>
                <c:pt idx="900">
                  <c:v>-3.2076886725772962</c:v>
                </c:pt>
                <c:pt idx="901">
                  <c:v>-2.7611096861094899</c:v>
                </c:pt>
                <c:pt idx="902">
                  <c:v>-1.5313633886951026</c:v>
                </c:pt>
                <c:pt idx="903">
                  <c:v>0.15722052090523772</c:v>
                </c:pt>
                <c:pt idx="904">
                  <c:v>1.0326362942233285</c:v>
                </c:pt>
                <c:pt idx="905">
                  <c:v>1.5103106959527839</c:v>
                </c:pt>
                <c:pt idx="906">
                  <c:v>2.6235979396158</c:v>
                </c:pt>
                <c:pt idx="907">
                  <c:v>1.3059983244893845</c:v>
                </c:pt>
                <c:pt idx="908">
                  <c:v>2.0414572582124944</c:v>
                </c:pt>
                <c:pt idx="909">
                  <c:v>4.6518934371340714</c:v>
                </c:pt>
                <c:pt idx="910">
                  <c:v>6.1741864417893293</c:v>
                </c:pt>
                <c:pt idx="911">
                  <c:v>7.5421705493976257</c:v>
                </c:pt>
                <c:pt idx="912">
                  <c:v>8.1007796801758953</c:v>
                </c:pt>
                <c:pt idx="913">
                  <c:v>7.3408478779407798</c:v>
                </c:pt>
                <c:pt idx="914">
                  <c:v>6.8476651953661429</c:v>
                </c:pt>
                <c:pt idx="915">
                  <c:v>8.3836166449110987</c:v>
                </c:pt>
                <c:pt idx="916">
                  <c:v>12.862985890050318</c:v>
                </c:pt>
                <c:pt idx="917">
                  <c:v>19.623667062880692</c:v>
                </c:pt>
                <c:pt idx="918">
                  <c:v>27.693682261977383</c:v>
                </c:pt>
                <c:pt idx="919">
                  <c:v>40.699733520020565</c:v>
                </c:pt>
                <c:pt idx="920">
                  <c:v>42.891214680070675</c:v>
                </c:pt>
                <c:pt idx="921">
                  <c:v>39.217062538254133</c:v>
                </c:pt>
                <c:pt idx="922">
                  <c:v>34.635315311550201</c:v>
                </c:pt>
                <c:pt idx="923">
                  <c:v>31.567877128950798</c:v>
                </c:pt>
                <c:pt idx="924">
                  <c:v>30.633614654438379</c:v>
                </c:pt>
                <c:pt idx="925">
                  <c:v>27.622921511171402</c:v>
                </c:pt>
                <c:pt idx="926">
                  <c:v>24.352939519285243</c:v>
                </c:pt>
                <c:pt idx="927">
                  <c:v>22.712634277444977</c:v>
                </c:pt>
                <c:pt idx="928">
                  <c:v>23.507464260127335</c:v>
                </c:pt>
                <c:pt idx="929">
                  <c:v>23.031574531348014</c:v>
                </c:pt>
                <c:pt idx="930">
                  <c:v>24.102391696470939</c:v>
                </c:pt>
                <c:pt idx="931">
                  <c:v>25.45137461567586</c:v>
                </c:pt>
                <c:pt idx="932">
                  <c:v>25.005232231175981</c:v>
                </c:pt>
                <c:pt idx="933">
                  <c:v>23.550503130849918</c:v>
                </c:pt>
                <c:pt idx="934">
                  <c:v>21.048955933496323</c:v>
                </c:pt>
                <c:pt idx="935">
                  <c:v>18.906575868160999</c:v>
                </c:pt>
                <c:pt idx="936">
                  <c:v>17.797249161243943</c:v>
                </c:pt>
                <c:pt idx="937">
                  <c:v>17.843851486112516</c:v>
                </c:pt>
                <c:pt idx="938">
                  <c:v>19.205830200514526</c:v>
                </c:pt>
                <c:pt idx="939">
                  <c:v>19.841979824269764</c:v>
                </c:pt>
                <c:pt idx="940">
                  <c:v>20.001300800004699</c:v>
                </c:pt>
                <c:pt idx="941">
                  <c:v>19.868115746263989</c:v>
                </c:pt>
                <c:pt idx="942">
                  <c:v>20.09191780293709</c:v>
                </c:pt>
                <c:pt idx="943">
                  <c:v>20.080448659069045</c:v>
                </c:pt>
                <c:pt idx="944">
                  <c:v>20.345588598663518</c:v>
                </c:pt>
                <c:pt idx="945">
                  <c:v>20.979722503517745</c:v>
                </c:pt>
                <c:pt idx="946">
                  <c:v>21.896383108951557</c:v>
                </c:pt>
                <c:pt idx="947">
                  <c:v>22.986507696475915</c:v>
                </c:pt>
                <c:pt idx="948">
                  <c:v>24.335934745459568</c:v>
                </c:pt>
                <c:pt idx="949">
                  <c:v>25.651804067270813</c:v>
                </c:pt>
                <c:pt idx="950">
                  <c:v>27.003743002567173</c:v>
                </c:pt>
                <c:pt idx="951">
                  <c:v>28.001765471330756</c:v>
                </c:pt>
                <c:pt idx="952">
                  <c:v>29.137117117164163</c:v>
                </c:pt>
                <c:pt idx="953">
                  <c:v>30.160644645507567</c:v>
                </c:pt>
                <c:pt idx="954">
                  <c:v>30.682678335663351</c:v>
                </c:pt>
                <c:pt idx="955">
                  <c:v>30.667817363865296</c:v>
                </c:pt>
                <c:pt idx="956">
                  <c:v>29.744066745474047</c:v>
                </c:pt>
                <c:pt idx="957">
                  <c:v>27.827658248824964</c:v>
                </c:pt>
                <c:pt idx="958">
                  <c:v>24.508805428729058</c:v>
                </c:pt>
                <c:pt idx="959">
                  <c:v>20.212918037497204</c:v>
                </c:pt>
                <c:pt idx="960">
                  <c:v>17.859933318099031</c:v>
                </c:pt>
                <c:pt idx="961">
                  <c:v>15.84719404699201</c:v>
                </c:pt>
                <c:pt idx="962">
                  <c:v>16.134658423062021</c:v>
                </c:pt>
                <c:pt idx="963">
                  <c:v>16.198076332289229</c:v>
                </c:pt>
                <c:pt idx="964">
                  <c:v>17.482120665953186</c:v>
                </c:pt>
                <c:pt idx="965">
                  <c:v>20.812862014494332</c:v>
                </c:pt>
                <c:pt idx="966">
                  <c:v>29.49906310249202</c:v>
                </c:pt>
                <c:pt idx="967">
                  <c:v>40.55501983511531</c:v>
                </c:pt>
                <c:pt idx="968">
                  <c:v>49.383636483262194</c:v>
                </c:pt>
                <c:pt idx="969">
                  <c:v>47.592675045820229</c:v>
                </c:pt>
                <c:pt idx="970">
                  <c:v>39.548895739756311</c:v>
                </c:pt>
                <c:pt idx="971">
                  <c:v>32.762535680729272</c:v>
                </c:pt>
                <c:pt idx="972">
                  <c:v>28.36524367162388</c:v>
                </c:pt>
                <c:pt idx="973">
                  <c:v>24.272879496218657</c:v>
                </c:pt>
                <c:pt idx="974">
                  <c:v>21.141979007057465</c:v>
                </c:pt>
                <c:pt idx="975">
                  <c:v>19.795573154994987</c:v>
                </c:pt>
                <c:pt idx="976">
                  <c:v>19.213943280453663</c:v>
                </c:pt>
                <c:pt idx="977">
                  <c:v>18.620989555762058</c:v>
                </c:pt>
                <c:pt idx="978">
                  <c:v>18.096907369992266</c:v>
                </c:pt>
                <c:pt idx="979">
                  <c:v>18.646405707572448</c:v>
                </c:pt>
                <c:pt idx="980">
                  <c:v>17.804988953149323</c:v>
                </c:pt>
                <c:pt idx="981">
                  <c:v>15.561044919806635</c:v>
                </c:pt>
                <c:pt idx="982">
                  <c:v>11.764113303027999</c:v>
                </c:pt>
                <c:pt idx="983">
                  <c:v>8.9500525334503553</c:v>
                </c:pt>
                <c:pt idx="984">
                  <c:v>7.9338502454393742</c:v>
                </c:pt>
                <c:pt idx="985">
                  <c:v>6.8523389990007724</c:v>
                </c:pt>
                <c:pt idx="986">
                  <c:v>5.8815198947881271</c:v>
                </c:pt>
                <c:pt idx="987">
                  <c:v>4.6190912664781001</c:v>
                </c:pt>
                <c:pt idx="988">
                  <c:v>3.6902521564717956</c:v>
                </c:pt>
                <c:pt idx="989">
                  <c:v>2.7027187707716789</c:v>
                </c:pt>
                <c:pt idx="990">
                  <c:v>1.1075806500575553</c:v>
                </c:pt>
                <c:pt idx="991">
                  <c:v>-0.53047409305896953</c:v>
                </c:pt>
                <c:pt idx="992">
                  <c:v>-1.350056082810235</c:v>
                </c:pt>
                <c:pt idx="993">
                  <c:v>-2.0772203233864523</c:v>
                </c:pt>
                <c:pt idx="994">
                  <c:v>-2.7869503952692818</c:v>
                </c:pt>
                <c:pt idx="995">
                  <c:v>-3.1535897126681305</c:v>
                </c:pt>
                <c:pt idx="996">
                  <c:v>-3.2935809370287306</c:v>
                </c:pt>
                <c:pt idx="997">
                  <c:v>-4.2319522840839783</c:v>
                </c:pt>
                <c:pt idx="998">
                  <c:v>-5.998155001793168</c:v>
                </c:pt>
                <c:pt idx="999">
                  <c:v>-6.9170801624620371</c:v>
                </c:pt>
                <c:pt idx="1000">
                  <c:v>-7.2712968886754279</c:v>
                </c:pt>
              </c:numCache>
            </c:numRef>
          </c:val>
          <c:smooth val="0"/>
          <c:extLst>
            <c:ext xmlns:c16="http://schemas.microsoft.com/office/drawing/2014/chart" uri="{C3380CC4-5D6E-409C-BE32-E72D297353CC}">
              <c16:uniqueId val="{00000001-2EB6-403B-8828-E2E8D88F62B3}"/>
            </c:ext>
          </c:extLst>
        </c:ser>
        <c:ser>
          <c:idx val="2"/>
          <c:order val="2"/>
          <c:tx>
            <c:strRef>
              <c:f>Sheet1!$N$1</c:f>
              <c:strCache>
                <c:ptCount val="1"/>
                <c:pt idx="0">
                  <c:v>Accel_Z</c:v>
                </c:pt>
              </c:strCache>
            </c:strRef>
          </c:tx>
          <c:spPr>
            <a:ln w="28575" cap="rnd">
              <a:solidFill>
                <a:schemeClr val="accent3"/>
              </a:solidFill>
              <a:round/>
            </a:ln>
            <a:effectLst/>
          </c:spPr>
          <c:marker>
            <c:symbol val="none"/>
          </c:marker>
          <c:val>
            <c:numRef>
              <c:f>Sheet1!$N$2:$N$1002</c:f>
              <c:numCache>
                <c:formatCode>General</c:formatCode>
                <c:ptCount val="1001"/>
                <c:pt idx="0">
                  <c:v>18.760082754815848</c:v>
                </c:pt>
                <c:pt idx="1">
                  <c:v>18.654144270896403</c:v>
                </c:pt>
                <c:pt idx="2">
                  <c:v>18.22685236177934</c:v>
                </c:pt>
                <c:pt idx="3">
                  <c:v>16.950330134249246</c:v>
                </c:pt>
                <c:pt idx="4">
                  <c:v>14.979405307518082</c:v>
                </c:pt>
                <c:pt idx="5">
                  <c:v>13.487835795199924</c:v>
                </c:pt>
                <c:pt idx="6">
                  <c:v>12.897272701175286</c:v>
                </c:pt>
                <c:pt idx="7">
                  <c:v>13.046379284729969</c:v>
                </c:pt>
                <c:pt idx="8">
                  <c:v>14.307704114374758</c:v>
                </c:pt>
                <c:pt idx="9">
                  <c:v>16.562526345387909</c:v>
                </c:pt>
                <c:pt idx="10">
                  <c:v>20.28902954559118</c:v>
                </c:pt>
                <c:pt idx="11">
                  <c:v>24.435897496726859</c:v>
                </c:pt>
                <c:pt idx="12">
                  <c:v>27.77589891641319</c:v>
                </c:pt>
                <c:pt idx="13">
                  <c:v>32.177899076225849</c:v>
                </c:pt>
                <c:pt idx="14">
                  <c:v>36.82076198954433</c:v>
                </c:pt>
                <c:pt idx="15">
                  <c:v>40.460887927097495</c:v>
                </c:pt>
                <c:pt idx="16">
                  <c:v>43.662010907273306</c:v>
                </c:pt>
                <c:pt idx="17">
                  <c:v>45.808385636424696</c:v>
                </c:pt>
                <c:pt idx="18">
                  <c:v>46.791297733366576</c:v>
                </c:pt>
                <c:pt idx="19">
                  <c:v>49.95245514224171</c:v>
                </c:pt>
                <c:pt idx="20">
                  <c:v>56.136491213252491</c:v>
                </c:pt>
                <c:pt idx="21">
                  <c:v>62.54244365468606</c:v>
                </c:pt>
                <c:pt idx="22">
                  <c:v>68.166460341108433</c:v>
                </c:pt>
                <c:pt idx="23">
                  <c:v>71.72677887707782</c:v>
                </c:pt>
                <c:pt idx="24">
                  <c:v>72.539146465513909</c:v>
                </c:pt>
                <c:pt idx="25">
                  <c:v>68.960924297654174</c:v>
                </c:pt>
                <c:pt idx="26">
                  <c:v>64.820936963807554</c:v>
                </c:pt>
                <c:pt idx="27">
                  <c:v>60.067222858600658</c:v>
                </c:pt>
                <c:pt idx="28">
                  <c:v>49.316248295434782</c:v>
                </c:pt>
                <c:pt idx="29">
                  <c:v>31.856901236609609</c:v>
                </c:pt>
                <c:pt idx="30">
                  <c:v>13.296097279753964</c:v>
                </c:pt>
                <c:pt idx="31">
                  <c:v>0.41439619738643496</c:v>
                </c:pt>
                <c:pt idx="32">
                  <c:v>-6.1228296648030263</c:v>
                </c:pt>
                <c:pt idx="33">
                  <c:v>-11.632007622553106</c:v>
                </c:pt>
                <c:pt idx="34">
                  <c:v>-16.600136269379117</c:v>
                </c:pt>
                <c:pt idx="35">
                  <c:v>-19.769075646987126</c:v>
                </c:pt>
                <c:pt idx="36">
                  <c:v>-24.21594406570437</c:v>
                </c:pt>
                <c:pt idx="37">
                  <c:v>-30.968946674911948</c:v>
                </c:pt>
                <c:pt idx="38">
                  <c:v>-35.779689773875077</c:v>
                </c:pt>
                <c:pt idx="39">
                  <c:v>-39.560043163986528</c:v>
                </c:pt>
                <c:pt idx="40">
                  <c:v>-40.466489581038672</c:v>
                </c:pt>
                <c:pt idx="41">
                  <c:v>-40.564179810781944</c:v>
                </c:pt>
                <c:pt idx="42">
                  <c:v>-40.755970988215424</c:v>
                </c:pt>
                <c:pt idx="43">
                  <c:v>-42.483824739500783</c:v>
                </c:pt>
                <c:pt idx="44">
                  <c:v>-47.1245151246044</c:v>
                </c:pt>
                <c:pt idx="45">
                  <c:v>-51.534918160851518</c:v>
                </c:pt>
                <c:pt idx="46">
                  <c:v>-53.191064721621487</c:v>
                </c:pt>
                <c:pt idx="47">
                  <c:v>-52.717317461555496</c:v>
                </c:pt>
                <c:pt idx="48">
                  <c:v>-50.434047164503298</c:v>
                </c:pt>
                <c:pt idx="49">
                  <c:v>-47.240905344306867</c:v>
                </c:pt>
                <c:pt idx="50">
                  <c:v>-42.854674017317357</c:v>
                </c:pt>
                <c:pt idx="51">
                  <c:v>-39.650281268682434</c:v>
                </c:pt>
                <c:pt idx="52">
                  <c:v>-39.732224291920652</c:v>
                </c:pt>
                <c:pt idx="53">
                  <c:v>-41.383687035963412</c:v>
                </c:pt>
                <c:pt idx="54">
                  <c:v>-42.719746194579209</c:v>
                </c:pt>
                <c:pt idx="55">
                  <c:v>-42.860809174525137</c:v>
                </c:pt>
                <c:pt idx="56">
                  <c:v>-42.200520313452401</c:v>
                </c:pt>
                <c:pt idx="57">
                  <c:v>-42.219892801865207</c:v>
                </c:pt>
                <c:pt idx="58">
                  <c:v>-44.592789643805517</c:v>
                </c:pt>
                <c:pt idx="59">
                  <c:v>-46.309092812083733</c:v>
                </c:pt>
                <c:pt idx="60">
                  <c:v>-47.676629395644774</c:v>
                </c:pt>
                <c:pt idx="61">
                  <c:v>-48.210782897786437</c:v>
                </c:pt>
                <c:pt idx="62">
                  <c:v>-45.891588068862831</c:v>
                </c:pt>
                <c:pt idx="63">
                  <c:v>-41.683809533547738</c:v>
                </c:pt>
                <c:pt idx="64">
                  <c:v>-37.060841928738093</c:v>
                </c:pt>
                <c:pt idx="65">
                  <c:v>-34.364300142486194</c:v>
                </c:pt>
                <c:pt idx="66">
                  <c:v>-29.949054024080027</c:v>
                </c:pt>
                <c:pt idx="67">
                  <c:v>-27.177483171375645</c:v>
                </c:pt>
                <c:pt idx="68">
                  <c:v>-23.359411277964313</c:v>
                </c:pt>
                <c:pt idx="69">
                  <c:v>-16.60538895315424</c:v>
                </c:pt>
                <c:pt idx="70">
                  <c:v>-1.9413687292301798</c:v>
                </c:pt>
                <c:pt idx="71">
                  <c:v>16.249993852670908</c:v>
                </c:pt>
                <c:pt idx="72">
                  <c:v>28.88223823762177</c:v>
                </c:pt>
                <c:pt idx="73">
                  <c:v>33.321093917392538</c:v>
                </c:pt>
                <c:pt idx="74">
                  <c:v>35.176596805590393</c:v>
                </c:pt>
                <c:pt idx="75">
                  <c:v>34.592553144487738</c:v>
                </c:pt>
                <c:pt idx="76">
                  <c:v>35.497985863926843</c:v>
                </c:pt>
                <c:pt idx="77">
                  <c:v>36.660763139683887</c:v>
                </c:pt>
                <c:pt idx="78">
                  <c:v>40.451492188462296</c:v>
                </c:pt>
                <c:pt idx="79">
                  <c:v>44.601244326217731</c:v>
                </c:pt>
                <c:pt idx="80">
                  <c:v>48.514255981395948</c:v>
                </c:pt>
                <c:pt idx="81">
                  <c:v>50.6398534716106</c:v>
                </c:pt>
                <c:pt idx="82">
                  <c:v>52.662693263060596</c:v>
                </c:pt>
                <c:pt idx="83">
                  <c:v>53.572457878056127</c:v>
                </c:pt>
                <c:pt idx="84">
                  <c:v>50.847750062045684</c:v>
                </c:pt>
                <c:pt idx="85">
                  <c:v>45.11505342038091</c:v>
                </c:pt>
                <c:pt idx="86">
                  <c:v>36.75965565702284</c:v>
                </c:pt>
                <c:pt idx="87">
                  <c:v>27.458802210604496</c:v>
                </c:pt>
                <c:pt idx="88">
                  <c:v>24.011987817055541</c:v>
                </c:pt>
                <c:pt idx="89">
                  <c:v>25.654589705596546</c:v>
                </c:pt>
                <c:pt idx="90">
                  <c:v>27.572837288192826</c:v>
                </c:pt>
                <c:pt idx="91">
                  <c:v>28.040920896172846</c:v>
                </c:pt>
                <c:pt idx="92">
                  <c:v>27.182012082405407</c:v>
                </c:pt>
                <c:pt idx="93">
                  <c:v>24.364819725974229</c:v>
                </c:pt>
                <c:pt idx="94">
                  <c:v>21.380202684677339</c:v>
                </c:pt>
                <c:pt idx="95">
                  <c:v>19.510709200655608</c:v>
                </c:pt>
                <c:pt idx="96">
                  <c:v>17.769678819453656</c:v>
                </c:pt>
                <c:pt idx="97">
                  <c:v>16.915517982585573</c:v>
                </c:pt>
                <c:pt idx="98">
                  <c:v>16.088593009353623</c:v>
                </c:pt>
                <c:pt idx="99">
                  <c:v>15.349155816820961</c:v>
                </c:pt>
                <c:pt idx="100">
                  <c:v>16.88653182416304</c:v>
                </c:pt>
                <c:pt idx="101">
                  <c:v>19.555717299690812</c:v>
                </c:pt>
                <c:pt idx="102">
                  <c:v>22.216383661978206</c:v>
                </c:pt>
                <c:pt idx="103">
                  <c:v>23.122571778249338</c:v>
                </c:pt>
                <c:pt idx="104">
                  <c:v>22.551004528887699</c:v>
                </c:pt>
                <c:pt idx="105">
                  <c:v>22.447258870045893</c:v>
                </c:pt>
                <c:pt idx="106">
                  <c:v>21.643925246208131</c:v>
                </c:pt>
                <c:pt idx="107">
                  <c:v>21.072076354179941</c:v>
                </c:pt>
                <c:pt idx="108">
                  <c:v>21.394406931896928</c:v>
                </c:pt>
                <c:pt idx="109">
                  <c:v>22.897680400281402</c:v>
                </c:pt>
                <c:pt idx="110">
                  <c:v>26.226316775970268</c:v>
                </c:pt>
                <c:pt idx="111">
                  <c:v>30.757529842303043</c:v>
                </c:pt>
                <c:pt idx="112">
                  <c:v>33.970614788570657</c:v>
                </c:pt>
                <c:pt idx="113">
                  <c:v>35.822234370974634</c:v>
                </c:pt>
                <c:pt idx="114">
                  <c:v>36.611372157173356</c:v>
                </c:pt>
                <c:pt idx="115">
                  <c:v>37.974325191388971</c:v>
                </c:pt>
                <c:pt idx="116">
                  <c:v>40.966460764601564</c:v>
                </c:pt>
                <c:pt idx="117">
                  <c:v>44.393230497196171</c:v>
                </c:pt>
                <c:pt idx="118">
                  <c:v>46.665977182237626</c:v>
                </c:pt>
                <c:pt idx="119">
                  <c:v>46.382649339979373</c:v>
                </c:pt>
                <c:pt idx="120">
                  <c:v>43.026109297395173</c:v>
                </c:pt>
                <c:pt idx="121">
                  <c:v>42.963774486166493</c:v>
                </c:pt>
                <c:pt idx="122">
                  <c:v>46.985542024439461</c:v>
                </c:pt>
                <c:pt idx="123">
                  <c:v>46.827844642237565</c:v>
                </c:pt>
                <c:pt idx="124">
                  <c:v>41.969496861407492</c:v>
                </c:pt>
                <c:pt idx="125">
                  <c:v>26.931253127862249</c:v>
                </c:pt>
                <c:pt idx="126">
                  <c:v>8.2976968728814491</c:v>
                </c:pt>
                <c:pt idx="127">
                  <c:v>-6.6563810125103755</c:v>
                </c:pt>
                <c:pt idx="128">
                  <c:v>-10.56195747270872</c:v>
                </c:pt>
                <c:pt idx="129">
                  <c:v>-1.1468833051249128</c:v>
                </c:pt>
                <c:pt idx="130">
                  <c:v>7.915223138798849</c:v>
                </c:pt>
                <c:pt idx="131">
                  <c:v>9.6131454950337414</c:v>
                </c:pt>
                <c:pt idx="132">
                  <c:v>4.4451306201234999</c:v>
                </c:pt>
                <c:pt idx="133">
                  <c:v>-12.14364081177024</c:v>
                </c:pt>
                <c:pt idx="134">
                  <c:v>-27.690428639599347</c:v>
                </c:pt>
                <c:pt idx="135">
                  <c:v>-38.183740795418238</c:v>
                </c:pt>
                <c:pt idx="136">
                  <c:v>-41.849328661789372</c:v>
                </c:pt>
                <c:pt idx="137">
                  <c:v>-41.961366271090611</c:v>
                </c:pt>
                <c:pt idx="138">
                  <c:v>-42.28996193514844</c:v>
                </c:pt>
                <c:pt idx="139">
                  <c:v>-44.104824904157198</c:v>
                </c:pt>
                <c:pt idx="140">
                  <c:v>-47.1156812759099</c:v>
                </c:pt>
                <c:pt idx="141">
                  <c:v>-49.901876441208117</c:v>
                </c:pt>
                <c:pt idx="142">
                  <c:v>-50.330255857109158</c:v>
                </c:pt>
                <c:pt idx="143">
                  <c:v>-49.130145020455693</c:v>
                </c:pt>
                <c:pt idx="144">
                  <c:v>-46.848784092254789</c:v>
                </c:pt>
                <c:pt idx="145">
                  <c:v>-44.576278401780804</c:v>
                </c:pt>
                <c:pt idx="146">
                  <c:v>-43.850950261753177</c:v>
                </c:pt>
                <c:pt idx="147">
                  <c:v>-44.466354027677852</c:v>
                </c:pt>
                <c:pt idx="148">
                  <c:v>-46.055843598215041</c:v>
                </c:pt>
                <c:pt idx="149">
                  <c:v>-47.692328594439097</c:v>
                </c:pt>
                <c:pt idx="150">
                  <c:v>-47.913559827705676</c:v>
                </c:pt>
                <c:pt idx="151">
                  <c:v>-46.724113409880118</c:v>
                </c:pt>
                <c:pt idx="152">
                  <c:v>-43.876583445726219</c:v>
                </c:pt>
                <c:pt idx="153">
                  <c:v>-40.21050919040173</c:v>
                </c:pt>
                <c:pt idx="154">
                  <c:v>-36.728597354043728</c:v>
                </c:pt>
                <c:pt idx="155">
                  <c:v>-34.451997903137553</c:v>
                </c:pt>
                <c:pt idx="156">
                  <c:v>-33.063940196262834</c:v>
                </c:pt>
                <c:pt idx="157">
                  <c:v>-31.563141218082336</c:v>
                </c:pt>
                <c:pt idx="158">
                  <c:v>-31.343139123939604</c:v>
                </c:pt>
                <c:pt idx="159">
                  <c:v>-28.369026237535167</c:v>
                </c:pt>
                <c:pt idx="160">
                  <c:v>-24.171086637653559</c:v>
                </c:pt>
                <c:pt idx="161">
                  <c:v>-20.03979461435712</c:v>
                </c:pt>
                <c:pt idx="162">
                  <c:v>-14.988792685735381</c:v>
                </c:pt>
                <c:pt idx="163">
                  <c:v>-10.013984573529918</c:v>
                </c:pt>
                <c:pt idx="164">
                  <c:v>-4.2037959818248485</c:v>
                </c:pt>
                <c:pt idx="165">
                  <c:v>1.6445339052068191</c:v>
                </c:pt>
                <c:pt idx="166">
                  <c:v>3.5897423485839628</c:v>
                </c:pt>
                <c:pt idx="167">
                  <c:v>11.437207032250642</c:v>
                </c:pt>
                <c:pt idx="168">
                  <c:v>14.909227446875486</c:v>
                </c:pt>
                <c:pt idx="169">
                  <c:v>24.059926821215491</c:v>
                </c:pt>
                <c:pt idx="170">
                  <c:v>34.275434335510923</c:v>
                </c:pt>
                <c:pt idx="171">
                  <c:v>40.263296840619667</c:v>
                </c:pt>
                <c:pt idx="172">
                  <c:v>48.437388016266397</c:v>
                </c:pt>
                <c:pt idx="173">
                  <c:v>51.450061536449311</c:v>
                </c:pt>
                <c:pt idx="174">
                  <c:v>50.001020548926341</c:v>
                </c:pt>
                <c:pt idx="175">
                  <c:v>47.289831271528257</c:v>
                </c:pt>
                <c:pt idx="176">
                  <c:v>43.935583925893781</c:v>
                </c:pt>
                <c:pt idx="177">
                  <c:v>39.621343500019975</c:v>
                </c:pt>
                <c:pt idx="178">
                  <c:v>38.364283704234815</c:v>
                </c:pt>
                <c:pt idx="179">
                  <c:v>35.30172636449754</c:v>
                </c:pt>
                <c:pt idx="180">
                  <c:v>33.034186671578077</c:v>
                </c:pt>
                <c:pt idx="181">
                  <c:v>31.408589572375519</c:v>
                </c:pt>
                <c:pt idx="182">
                  <c:v>31.128332067070851</c:v>
                </c:pt>
                <c:pt idx="183">
                  <c:v>30.730611176982563</c:v>
                </c:pt>
                <c:pt idx="184">
                  <c:v>30.824388921716302</c:v>
                </c:pt>
                <c:pt idx="185">
                  <c:v>31.514540028401161</c:v>
                </c:pt>
                <c:pt idx="186">
                  <c:v>31.306249542960376</c:v>
                </c:pt>
                <c:pt idx="187">
                  <c:v>28.516028150379686</c:v>
                </c:pt>
                <c:pt idx="188">
                  <c:v>23.624895497345403</c:v>
                </c:pt>
                <c:pt idx="189">
                  <c:v>20.810048059558916</c:v>
                </c:pt>
                <c:pt idx="190">
                  <c:v>18.891785617771376</c:v>
                </c:pt>
                <c:pt idx="191">
                  <c:v>16.773182428571577</c:v>
                </c:pt>
                <c:pt idx="192">
                  <c:v>14.512202796852291</c:v>
                </c:pt>
                <c:pt idx="193">
                  <c:v>13.102295289434066</c:v>
                </c:pt>
                <c:pt idx="194">
                  <c:v>13.339350626434999</c:v>
                </c:pt>
                <c:pt idx="195">
                  <c:v>14.73064370318939</c:v>
                </c:pt>
                <c:pt idx="196">
                  <c:v>15.953611661604306</c:v>
                </c:pt>
                <c:pt idx="197">
                  <c:v>16.769879139916331</c:v>
                </c:pt>
                <c:pt idx="198">
                  <c:v>17.037822680421879</c:v>
                </c:pt>
                <c:pt idx="199">
                  <c:v>17.658291161841682</c:v>
                </c:pt>
                <c:pt idx="200">
                  <c:v>17.930754944328065</c:v>
                </c:pt>
                <c:pt idx="201">
                  <c:v>18.564035255312628</c:v>
                </c:pt>
                <c:pt idx="202">
                  <c:v>19.501037475647081</c:v>
                </c:pt>
                <c:pt idx="203">
                  <c:v>20.789118435496949</c:v>
                </c:pt>
                <c:pt idx="204">
                  <c:v>23.679776474258382</c:v>
                </c:pt>
                <c:pt idx="205">
                  <c:v>27.243674389285065</c:v>
                </c:pt>
                <c:pt idx="206">
                  <c:v>30.77932876512557</c:v>
                </c:pt>
                <c:pt idx="207">
                  <c:v>34.844884189800752</c:v>
                </c:pt>
                <c:pt idx="208">
                  <c:v>37.713729602119948</c:v>
                </c:pt>
                <c:pt idx="209">
                  <c:v>40.197961054607049</c:v>
                </c:pt>
                <c:pt idx="210">
                  <c:v>42.929583830801114</c:v>
                </c:pt>
                <c:pt idx="211">
                  <c:v>44.451810652152233</c:v>
                </c:pt>
                <c:pt idx="212">
                  <c:v>47.2272119557746</c:v>
                </c:pt>
                <c:pt idx="213">
                  <c:v>49.694227714015206</c:v>
                </c:pt>
                <c:pt idx="214">
                  <c:v>49.946634381663415</c:v>
                </c:pt>
                <c:pt idx="215">
                  <c:v>46.961433783335544</c:v>
                </c:pt>
                <c:pt idx="216">
                  <c:v>41.068817212293247</c:v>
                </c:pt>
                <c:pt idx="217">
                  <c:v>27.92149428947204</c:v>
                </c:pt>
                <c:pt idx="218">
                  <c:v>22.985496685359333</c:v>
                </c:pt>
                <c:pt idx="219">
                  <c:v>25.425453377293035</c:v>
                </c:pt>
                <c:pt idx="220">
                  <c:v>29.363656412952363</c:v>
                </c:pt>
                <c:pt idx="221">
                  <c:v>34.04137400130363</c:v>
                </c:pt>
                <c:pt idx="222">
                  <c:v>33.672547485831281</c:v>
                </c:pt>
                <c:pt idx="223">
                  <c:v>19.670072793183149</c:v>
                </c:pt>
                <c:pt idx="224">
                  <c:v>-4.7096976565125175</c:v>
                </c:pt>
                <c:pt idx="225">
                  <c:v>-18.834466596410717</c:v>
                </c:pt>
                <c:pt idx="226">
                  <c:v>-25.861198808579921</c:v>
                </c:pt>
                <c:pt idx="227">
                  <c:v>-26.260244726073509</c:v>
                </c:pt>
                <c:pt idx="228">
                  <c:v>-27.806730660523662</c:v>
                </c:pt>
                <c:pt idx="229">
                  <c:v>-31.238337564104793</c:v>
                </c:pt>
                <c:pt idx="230">
                  <c:v>-35.416928869873018</c:v>
                </c:pt>
                <c:pt idx="231">
                  <c:v>-42.891548863083521</c:v>
                </c:pt>
                <c:pt idx="232">
                  <c:v>-48.38197852323016</c:v>
                </c:pt>
                <c:pt idx="233">
                  <c:v>-49.618335734822878</c:v>
                </c:pt>
                <c:pt idx="234">
                  <c:v>-47.899642098291324</c:v>
                </c:pt>
                <c:pt idx="235">
                  <c:v>-44.568947637764765</c:v>
                </c:pt>
                <c:pt idx="236">
                  <c:v>-43.252396006601572</c:v>
                </c:pt>
                <c:pt idx="237">
                  <c:v>-42.470084428527478</c:v>
                </c:pt>
                <c:pt idx="238">
                  <c:v>-42.55356515121283</c:v>
                </c:pt>
                <c:pt idx="239">
                  <c:v>-43.824440783365603</c:v>
                </c:pt>
                <c:pt idx="240">
                  <c:v>-46.787047550558619</c:v>
                </c:pt>
                <c:pt idx="241">
                  <c:v>-49.104130734736657</c:v>
                </c:pt>
                <c:pt idx="242">
                  <c:v>-49.590076199069685</c:v>
                </c:pt>
                <c:pt idx="243">
                  <c:v>-47.697255952509551</c:v>
                </c:pt>
                <c:pt idx="244">
                  <c:v>-44.917461481413106</c:v>
                </c:pt>
                <c:pt idx="245">
                  <c:v>-41.976073570436903</c:v>
                </c:pt>
                <c:pt idx="246">
                  <c:v>-38.963505909125971</c:v>
                </c:pt>
                <c:pt idx="247">
                  <c:v>-35.360788786696325</c:v>
                </c:pt>
                <c:pt idx="248">
                  <c:v>-32.020348716043998</c:v>
                </c:pt>
                <c:pt idx="249">
                  <c:v>-29.548207029782869</c:v>
                </c:pt>
                <c:pt idx="250">
                  <c:v>-27.437215990996709</c:v>
                </c:pt>
                <c:pt idx="251">
                  <c:v>-23.507614730786589</c:v>
                </c:pt>
                <c:pt idx="252">
                  <c:v>-20.234160284866512</c:v>
                </c:pt>
                <c:pt idx="253">
                  <c:v>-14.965527063498261</c:v>
                </c:pt>
                <c:pt idx="254">
                  <c:v>-5.6788873707132836</c:v>
                </c:pt>
                <c:pt idx="255">
                  <c:v>3.313076121112458</c:v>
                </c:pt>
                <c:pt idx="256">
                  <c:v>11.597351482319251</c:v>
                </c:pt>
                <c:pt idx="257">
                  <c:v>15.395835748629555</c:v>
                </c:pt>
                <c:pt idx="258">
                  <c:v>16.082013204107866</c:v>
                </c:pt>
                <c:pt idx="259">
                  <c:v>20.244295415269974</c:v>
                </c:pt>
                <c:pt idx="260">
                  <c:v>28.514968945485819</c:v>
                </c:pt>
                <c:pt idx="261">
                  <c:v>41.231641741249433</c:v>
                </c:pt>
                <c:pt idx="262">
                  <c:v>58.949225046124276</c:v>
                </c:pt>
                <c:pt idx="263">
                  <c:v>66.628051147326687</c:v>
                </c:pt>
                <c:pt idx="264">
                  <c:v>66.661533263781919</c:v>
                </c:pt>
                <c:pt idx="265">
                  <c:v>66.435912186140072</c:v>
                </c:pt>
                <c:pt idx="266">
                  <c:v>61.622034287997266</c:v>
                </c:pt>
                <c:pt idx="267">
                  <c:v>53.986500869289678</c:v>
                </c:pt>
                <c:pt idx="268">
                  <c:v>45.013032599984854</c:v>
                </c:pt>
                <c:pt idx="269">
                  <c:v>37.817550361827095</c:v>
                </c:pt>
                <c:pt idx="270">
                  <c:v>34.37231511558852</c:v>
                </c:pt>
                <c:pt idx="271">
                  <c:v>33.427699098868793</c:v>
                </c:pt>
                <c:pt idx="272">
                  <c:v>35.073191458897249</c:v>
                </c:pt>
                <c:pt idx="273">
                  <c:v>37.859427653727053</c:v>
                </c:pt>
                <c:pt idx="274">
                  <c:v>37.146071792178795</c:v>
                </c:pt>
                <c:pt idx="275">
                  <c:v>36.940636210774194</c:v>
                </c:pt>
                <c:pt idx="276">
                  <c:v>34.178151038301181</c:v>
                </c:pt>
                <c:pt idx="277">
                  <c:v>28.29200392363677</c:v>
                </c:pt>
                <c:pt idx="278">
                  <c:v>22.308589610274019</c:v>
                </c:pt>
                <c:pt idx="279">
                  <c:v>16.661612372334023</c:v>
                </c:pt>
                <c:pt idx="280">
                  <c:v>12.496071765900821</c:v>
                </c:pt>
                <c:pt idx="281">
                  <c:v>10.49090252090315</c:v>
                </c:pt>
                <c:pt idx="282">
                  <c:v>10.803843870116902</c:v>
                </c:pt>
                <c:pt idx="283">
                  <c:v>13.404901410746968</c:v>
                </c:pt>
                <c:pt idx="284">
                  <c:v>17.167738345415618</c:v>
                </c:pt>
                <c:pt idx="285">
                  <c:v>21.043191648462187</c:v>
                </c:pt>
                <c:pt idx="286">
                  <c:v>22.887812124897433</c:v>
                </c:pt>
                <c:pt idx="287">
                  <c:v>23.167814492862966</c:v>
                </c:pt>
                <c:pt idx="288">
                  <c:v>22.751911765051865</c:v>
                </c:pt>
                <c:pt idx="289">
                  <c:v>22.583045798477407</c:v>
                </c:pt>
                <c:pt idx="290">
                  <c:v>22.960647042423336</c:v>
                </c:pt>
                <c:pt idx="291">
                  <c:v>24.252105484296909</c:v>
                </c:pt>
                <c:pt idx="292">
                  <c:v>24.834878309843024</c:v>
                </c:pt>
                <c:pt idx="293">
                  <c:v>26.911115623342987</c:v>
                </c:pt>
                <c:pt idx="294">
                  <c:v>29.96901331692159</c:v>
                </c:pt>
                <c:pt idx="295">
                  <c:v>32.942244059036781</c:v>
                </c:pt>
                <c:pt idx="296">
                  <c:v>36.172076821310633</c:v>
                </c:pt>
                <c:pt idx="297">
                  <c:v>39.008016276456182</c:v>
                </c:pt>
                <c:pt idx="298">
                  <c:v>40.757218039671152</c:v>
                </c:pt>
                <c:pt idx="299">
                  <c:v>43.069937627748942</c:v>
                </c:pt>
                <c:pt idx="300">
                  <c:v>45.032704704308038</c:v>
                </c:pt>
                <c:pt idx="301">
                  <c:v>46.010022674430516</c:v>
                </c:pt>
                <c:pt idx="302">
                  <c:v>47.666784399447998</c:v>
                </c:pt>
                <c:pt idx="303">
                  <c:v>50.072966687808432</c:v>
                </c:pt>
                <c:pt idx="304">
                  <c:v>54.973370886475493</c:v>
                </c:pt>
                <c:pt idx="305">
                  <c:v>62.432075882336903</c:v>
                </c:pt>
                <c:pt idx="306">
                  <c:v>70.560430633452199</c:v>
                </c:pt>
                <c:pt idx="307">
                  <c:v>74.756042620943148</c:v>
                </c:pt>
                <c:pt idx="308">
                  <c:v>74.387979775469674</c:v>
                </c:pt>
                <c:pt idx="309">
                  <c:v>68.986207615925125</c:v>
                </c:pt>
                <c:pt idx="310">
                  <c:v>60.49888173217257</c:v>
                </c:pt>
                <c:pt idx="311">
                  <c:v>41.181681743173613</c:v>
                </c:pt>
                <c:pt idx="312">
                  <c:v>6.7409873259367554</c:v>
                </c:pt>
                <c:pt idx="313">
                  <c:v>-19.42951400174357</c:v>
                </c:pt>
                <c:pt idx="314">
                  <c:v>-31.036171992019227</c:v>
                </c:pt>
                <c:pt idx="315">
                  <c:v>-29.554228420543254</c:v>
                </c:pt>
                <c:pt idx="316">
                  <c:v>-24.276034832326648</c:v>
                </c:pt>
                <c:pt idx="317">
                  <c:v>-19.258774195563849</c:v>
                </c:pt>
                <c:pt idx="318">
                  <c:v>-16.558819803066882</c:v>
                </c:pt>
                <c:pt idx="319">
                  <c:v>-18.724503946797281</c:v>
                </c:pt>
                <c:pt idx="320">
                  <c:v>-30.590154688823443</c:v>
                </c:pt>
                <c:pt idx="321">
                  <c:v>-36.602473463302822</c:v>
                </c:pt>
                <c:pt idx="322">
                  <c:v>-38.298292582933897</c:v>
                </c:pt>
                <c:pt idx="323">
                  <c:v>-35.499820914942482</c:v>
                </c:pt>
                <c:pt idx="324">
                  <c:v>-34.281927885110235</c:v>
                </c:pt>
                <c:pt idx="325">
                  <c:v>-36.530550698041182</c:v>
                </c:pt>
                <c:pt idx="326">
                  <c:v>-42.387645187353911</c:v>
                </c:pt>
                <c:pt idx="327">
                  <c:v>-49.793540630099095</c:v>
                </c:pt>
                <c:pt idx="328">
                  <c:v>-54.606612214777307</c:v>
                </c:pt>
                <c:pt idx="329">
                  <c:v>-56.532048868264262</c:v>
                </c:pt>
                <c:pt idx="330">
                  <c:v>-56.707307629977308</c:v>
                </c:pt>
                <c:pt idx="331">
                  <c:v>-55.710273937279901</c:v>
                </c:pt>
                <c:pt idx="332">
                  <c:v>-54.630869090697821</c:v>
                </c:pt>
                <c:pt idx="333">
                  <c:v>-53.674453638162667</c:v>
                </c:pt>
                <c:pt idx="334">
                  <c:v>-52.88055101664952</c:v>
                </c:pt>
                <c:pt idx="335">
                  <c:v>-52.006773071541829</c:v>
                </c:pt>
                <c:pt idx="336">
                  <c:v>-51.715829200604851</c:v>
                </c:pt>
                <c:pt idx="337">
                  <c:v>-50.885950321964351</c:v>
                </c:pt>
                <c:pt idx="338">
                  <c:v>-49.261706751785226</c:v>
                </c:pt>
                <c:pt idx="339">
                  <c:v>-46.342390750760877</c:v>
                </c:pt>
                <c:pt idx="340">
                  <c:v>-43.352195493105363</c:v>
                </c:pt>
                <c:pt idx="341">
                  <c:v>-40.994762240694484</c:v>
                </c:pt>
                <c:pt idx="342">
                  <c:v>-40.842108808467472</c:v>
                </c:pt>
                <c:pt idx="343">
                  <c:v>-41.533334297862467</c:v>
                </c:pt>
                <c:pt idx="344">
                  <c:v>-42.549941521754533</c:v>
                </c:pt>
                <c:pt idx="345">
                  <c:v>-43.978072376224141</c:v>
                </c:pt>
                <c:pt idx="346">
                  <c:v>-43.43649632912696</c:v>
                </c:pt>
                <c:pt idx="347">
                  <c:v>-38.524576295971151</c:v>
                </c:pt>
                <c:pt idx="348">
                  <c:v>-32.321191338191504</c:v>
                </c:pt>
                <c:pt idx="349">
                  <c:v>-21.792140093729639</c:v>
                </c:pt>
                <c:pt idx="350">
                  <c:v>-19.249257702439063</c:v>
                </c:pt>
                <c:pt idx="351">
                  <c:v>-17.346719636430841</c:v>
                </c:pt>
                <c:pt idx="352">
                  <c:v>-15.388377326799711</c:v>
                </c:pt>
                <c:pt idx="353">
                  <c:v>-16.892309311090877</c:v>
                </c:pt>
                <c:pt idx="354">
                  <c:v>-15.769247849863708</c:v>
                </c:pt>
                <c:pt idx="355">
                  <c:v>-1.4795935418364055</c:v>
                </c:pt>
                <c:pt idx="356">
                  <c:v>14.427176677886015</c:v>
                </c:pt>
                <c:pt idx="357">
                  <c:v>37.564939705234117</c:v>
                </c:pt>
                <c:pt idx="358">
                  <c:v>50.207971345329931</c:v>
                </c:pt>
                <c:pt idx="359">
                  <c:v>57.911573025432062</c:v>
                </c:pt>
                <c:pt idx="360">
                  <c:v>58.779201079775113</c:v>
                </c:pt>
                <c:pt idx="361">
                  <c:v>59.006832803874168</c:v>
                </c:pt>
                <c:pt idx="362">
                  <c:v>59.564977777685201</c:v>
                </c:pt>
                <c:pt idx="363">
                  <c:v>57.159174737601674</c:v>
                </c:pt>
                <c:pt idx="364">
                  <c:v>54.212931283130771</c:v>
                </c:pt>
                <c:pt idx="365">
                  <c:v>49.431055117942599</c:v>
                </c:pt>
                <c:pt idx="366">
                  <c:v>44.076671055214902</c:v>
                </c:pt>
                <c:pt idx="367">
                  <c:v>39.052790639743321</c:v>
                </c:pt>
                <c:pt idx="368">
                  <c:v>34.862674957546076</c:v>
                </c:pt>
                <c:pt idx="369">
                  <c:v>32.625518247651677</c:v>
                </c:pt>
                <c:pt idx="370">
                  <c:v>30.936120724662469</c:v>
                </c:pt>
                <c:pt idx="371">
                  <c:v>28.858003567467982</c:v>
                </c:pt>
                <c:pt idx="372">
                  <c:v>27.480945460926758</c:v>
                </c:pt>
                <c:pt idx="373">
                  <c:v>25.958927362473244</c:v>
                </c:pt>
                <c:pt idx="374">
                  <c:v>23.736381619766561</c:v>
                </c:pt>
                <c:pt idx="375">
                  <c:v>20.784007205242027</c:v>
                </c:pt>
                <c:pt idx="376">
                  <c:v>18.847879388841825</c:v>
                </c:pt>
                <c:pt idx="377">
                  <c:v>17.670776303899206</c:v>
                </c:pt>
                <c:pt idx="378">
                  <c:v>17.131602665722141</c:v>
                </c:pt>
                <c:pt idx="379">
                  <c:v>17.639358941696607</c:v>
                </c:pt>
                <c:pt idx="380">
                  <c:v>17.984099903354725</c:v>
                </c:pt>
                <c:pt idx="381">
                  <c:v>19.579455448584284</c:v>
                </c:pt>
                <c:pt idx="382">
                  <c:v>21.398362256145855</c:v>
                </c:pt>
                <c:pt idx="383">
                  <c:v>22.674426022993398</c:v>
                </c:pt>
                <c:pt idx="384">
                  <c:v>23.222702372580724</c:v>
                </c:pt>
                <c:pt idx="385">
                  <c:v>23.127891967117449</c:v>
                </c:pt>
                <c:pt idx="386">
                  <c:v>24.461059025142358</c:v>
                </c:pt>
                <c:pt idx="387">
                  <c:v>27.641574992128181</c:v>
                </c:pt>
                <c:pt idx="388">
                  <c:v>32.496676712156749</c:v>
                </c:pt>
                <c:pt idx="389">
                  <c:v>37.529696305351983</c:v>
                </c:pt>
                <c:pt idx="390">
                  <c:v>41.34305244222945</c:v>
                </c:pt>
                <c:pt idx="391">
                  <c:v>44.834977077462021</c:v>
                </c:pt>
                <c:pt idx="392">
                  <c:v>47.550164034782483</c:v>
                </c:pt>
                <c:pt idx="393">
                  <c:v>50.905094880013309</c:v>
                </c:pt>
                <c:pt idx="394">
                  <c:v>55.688479234546975</c:v>
                </c:pt>
                <c:pt idx="395">
                  <c:v>59.158056797816784</c:v>
                </c:pt>
                <c:pt idx="396">
                  <c:v>62.006247155515304</c:v>
                </c:pt>
                <c:pt idx="397">
                  <c:v>65.91157612680388</c:v>
                </c:pt>
                <c:pt idx="398">
                  <c:v>68.398539093639926</c:v>
                </c:pt>
                <c:pt idx="399">
                  <c:v>70.968498389402299</c:v>
                </c:pt>
                <c:pt idx="400">
                  <c:v>72.457477769113311</c:v>
                </c:pt>
                <c:pt idx="401">
                  <c:v>69.568015722396098</c:v>
                </c:pt>
                <c:pt idx="402">
                  <c:v>62.600865168820448</c:v>
                </c:pt>
                <c:pt idx="403">
                  <c:v>52.8560841411403</c:v>
                </c:pt>
                <c:pt idx="404">
                  <c:v>42.307622002180914</c:v>
                </c:pt>
                <c:pt idx="405">
                  <c:v>35.231739523381002</c:v>
                </c:pt>
                <c:pt idx="406">
                  <c:v>26.548899042154957</c:v>
                </c:pt>
                <c:pt idx="407">
                  <c:v>18.113309960012653</c:v>
                </c:pt>
                <c:pt idx="408">
                  <c:v>15.267579297194622</c:v>
                </c:pt>
                <c:pt idx="409">
                  <c:v>8.7399826900995041</c:v>
                </c:pt>
                <c:pt idx="410">
                  <c:v>3.6931993278879878</c:v>
                </c:pt>
                <c:pt idx="411">
                  <c:v>0.66171291925634257</c:v>
                </c:pt>
                <c:pt idx="412">
                  <c:v>-6.1414086044203264</c:v>
                </c:pt>
                <c:pt idx="413">
                  <c:v>-15.72280944937013</c:v>
                </c:pt>
                <c:pt idx="414">
                  <c:v>-26.001922794241821</c:v>
                </c:pt>
                <c:pt idx="415">
                  <c:v>-34.007491999895535</c:v>
                </c:pt>
                <c:pt idx="416">
                  <c:v>-36.692360607272697</c:v>
                </c:pt>
                <c:pt idx="417">
                  <c:v>-37.50030349578136</c:v>
                </c:pt>
                <c:pt idx="418">
                  <c:v>-37.87638905768803</c:v>
                </c:pt>
                <c:pt idx="419">
                  <c:v>-39.497431811237767</c:v>
                </c:pt>
                <c:pt idx="420">
                  <c:v>-41.641026664854266</c:v>
                </c:pt>
                <c:pt idx="421">
                  <c:v>-44.590224376544768</c:v>
                </c:pt>
                <c:pt idx="422">
                  <c:v>-48.016794473737953</c:v>
                </c:pt>
                <c:pt idx="423">
                  <c:v>-51.307263257824225</c:v>
                </c:pt>
                <c:pt idx="424">
                  <c:v>-53.164738283607527</c:v>
                </c:pt>
                <c:pt idx="425">
                  <c:v>-51.408526499855022</c:v>
                </c:pt>
                <c:pt idx="426">
                  <c:v>-47.22369801060956</c:v>
                </c:pt>
                <c:pt idx="427">
                  <c:v>-42.765894093761112</c:v>
                </c:pt>
                <c:pt idx="428">
                  <c:v>-39.24204590357985</c:v>
                </c:pt>
                <c:pt idx="429">
                  <c:v>-36.508194103233265</c:v>
                </c:pt>
                <c:pt idx="430">
                  <c:v>-34.16322909482507</c:v>
                </c:pt>
                <c:pt idx="431">
                  <c:v>-33.170962184378382</c:v>
                </c:pt>
                <c:pt idx="432">
                  <c:v>-33.500996369679484</c:v>
                </c:pt>
                <c:pt idx="433">
                  <c:v>-34.239358618632011</c:v>
                </c:pt>
                <c:pt idx="434">
                  <c:v>-35.178952588337459</c:v>
                </c:pt>
                <c:pt idx="435">
                  <c:v>-34.779324204443554</c:v>
                </c:pt>
                <c:pt idx="436">
                  <c:v>-32.569780096993121</c:v>
                </c:pt>
                <c:pt idx="437">
                  <c:v>-28.11538166986638</c:v>
                </c:pt>
                <c:pt idx="438">
                  <c:v>-21.259398583603069</c:v>
                </c:pt>
                <c:pt idx="439">
                  <c:v>-12.971650701512859</c:v>
                </c:pt>
                <c:pt idx="440">
                  <c:v>-6.1106695674478928</c:v>
                </c:pt>
                <c:pt idx="441">
                  <c:v>-3.1168229213303698</c:v>
                </c:pt>
                <c:pt idx="442">
                  <c:v>-1.4078301311200074</c:v>
                </c:pt>
                <c:pt idx="443">
                  <c:v>-1.9527133061964399</c:v>
                </c:pt>
                <c:pt idx="444">
                  <c:v>-0.32547658280432773</c:v>
                </c:pt>
                <c:pt idx="445">
                  <c:v>8.7374673094004898</c:v>
                </c:pt>
                <c:pt idx="446">
                  <c:v>28.176033386687589</c:v>
                </c:pt>
                <c:pt idx="447">
                  <c:v>39.298841758370983</c:v>
                </c:pt>
                <c:pt idx="448">
                  <c:v>49.822335397788109</c:v>
                </c:pt>
                <c:pt idx="449">
                  <c:v>57.821907760118215</c:v>
                </c:pt>
                <c:pt idx="450">
                  <c:v>61.317997700945227</c:v>
                </c:pt>
                <c:pt idx="451">
                  <c:v>61.293399305817921</c:v>
                </c:pt>
                <c:pt idx="452">
                  <c:v>56.970408302056207</c:v>
                </c:pt>
                <c:pt idx="453">
                  <c:v>52.404283341469316</c:v>
                </c:pt>
                <c:pt idx="454">
                  <c:v>53.345310869246731</c:v>
                </c:pt>
                <c:pt idx="455">
                  <c:v>54.266746052493026</c:v>
                </c:pt>
                <c:pt idx="456">
                  <c:v>52.466091914376101</c:v>
                </c:pt>
                <c:pt idx="457">
                  <c:v>49.485562507012659</c:v>
                </c:pt>
                <c:pt idx="458">
                  <c:v>44.333213629955942</c:v>
                </c:pt>
                <c:pt idx="459">
                  <c:v>40.482480462309326</c:v>
                </c:pt>
                <c:pt idx="460">
                  <c:v>36.773602404161139</c:v>
                </c:pt>
                <c:pt idx="461">
                  <c:v>31.804211343748428</c:v>
                </c:pt>
                <c:pt idx="462">
                  <c:v>29.653208271857299</c:v>
                </c:pt>
                <c:pt idx="463">
                  <c:v>29.317342249972207</c:v>
                </c:pt>
                <c:pt idx="464">
                  <c:v>28.53772029716912</c:v>
                </c:pt>
                <c:pt idx="465">
                  <c:v>26.623473997088436</c:v>
                </c:pt>
                <c:pt idx="466">
                  <c:v>23.629901224210869</c:v>
                </c:pt>
                <c:pt idx="467">
                  <c:v>20.270277605760867</c:v>
                </c:pt>
                <c:pt idx="468">
                  <c:v>17.929035347773819</c:v>
                </c:pt>
                <c:pt idx="469">
                  <c:v>14.817350341620108</c:v>
                </c:pt>
                <c:pt idx="470">
                  <c:v>13.355909233978652</c:v>
                </c:pt>
                <c:pt idx="471">
                  <c:v>12.510422836518824</c:v>
                </c:pt>
                <c:pt idx="472">
                  <c:v>11.595726460612131</c:v>
                </c:pt>
                <c:pt idx="473">
                  <c:v>10.283558602310226</c:v>
                </c:pt>
                <c:pt idx="474">
                  <c:v>9.215535179667004</c:v>
                </c:pt>
                <c:pt idx="475">
                  <c:v>8.8396297707239739</c:v>
                </c:pt>
                <c:pt idx="476">
                  <c:v>9.7260434278624679</c:v>
                </c:pt>
                <c:pt idx="477">
                  <c:v>11.448689650433488</c:v>
                </c:pt>
                <c:pt idx="478">
                  <c:v>14.770996559947816</c:v>
                </c:pt>
                <c:pt idx="479">
                  <c:v>19.001478156357294</c:v>
                </c:pt>
                <c:pt idx="480">
                  <c:v>23.741634892159158</c:v>
                </c:pt>
                <c:pt idx="481">
                  <c:v>29.706814429651885</c:v>
                </c:pt>
                <c:pt idx="482">
                  <c:v>35.396501108007577</c:v>
                </c:pt>
                <c:pt idx="483">
                  <c:v>38.935435403629342</c:v>
                </c:pt>
                <c:pt idx="484">
                  <c:v>40.011436703941804</c:v>
                </c:pt>
                <c:pt idx="485">
                  <c:v>39.067358681899194</c:v>
                </c:pt>
                <c:pt idx="486">
                  <c:v>37.472083952012838</c:v>
                </c:pt>
                <c:pt idx="487">
                  <c:v>36.039796875140979</c:v>
                </c:pt>
                <c:pt idx="488">
                  <c:v>37.245829810063789</c:v>
                </c:pt>
                <c:pt idx="489">
                  <c:v>39.991281611940117</c:v>
                </c:pt>
                <c:pt idx="490">
                  <c:v>42.577609766641523</c:v>
                </c:pt>
                <c:pt idx="491">
                  <c:v>49.185039671703713</c:v>
                </c:pt>
                <c:pt idx="492">
                  <c:v>61.277119439582727</c:v>
                </c:pt>
                <c:pt idx="493">
                  <c:v>65.27616448012202</c:v>
                </c:pt>
                <c:pt idx="494">
                  <c:v>62.926048489985106</c:v>
                </c:pt>
                <c:pt idx="495">
                  <c:v>57.223350649849735</c:v>
                </c:pt>
                <c:pt idx="496">
                  <c:v>49.519445528398002</c:v>
                </c:pt>
                <c:pt idx="497">
                  <c:v>36.331793648414248</c:v>
                </c:pt>
                <c:pt idx="498">
                  <c:v>19.984852506043044</c:v>
                </c:pt>
                <c:pt idx="499">
                  <c:v>4.4405483567455795</c:v>
                </c:pt>
                <c:pt idx="500">
                  <c:v>3.1800523151545428</c:v>
                </c:pt>
                <c:pt idx="501">
                  <c:v>9.8706379207543247</c:v>
                </c:pt>
                <c:pt idx="502">
                  <c:v>13.807613950209292</c:v>
                </c:pt>
                <c:pt idx="503">
                  <c:v>6.2120819804807734</c:v>
                </c:pt>
                <c:pt idx="504">
                  <c:v>-7.5061094229827834</c:v>
                </c:pt>
                <c:pt idx="505">
                  <c:v>-22.981436776732266</c:v>
                </c:pt>
                <c:pt idx="506">
                  <c:v>-33.578960028993841</c:v>
                </c:pt>
                <c:pt idx="507">
                  <c:v>-39.158513048372114</c:v>
                </c:pt>
                <c:pt idx="508">
                  <c:v>-40.726682705353376</c:v>
                </c:pt>
                <c:pt idx="509">
                  <c:v>-42.181425052823087</c:v>
                </c:pt>
                <c:pt idx="510">
                  <c:v>-44.830765476829562</c:v>
                </c:pt>
                <c:pt idx="511">
                  <c:v>-46.883082637474907</c:v>
                </c:pt>
                <c:pt idx="512">
                  <c:v>-48.021988424485919</c:v>
                </c:pt>
                <c:pt idx="513">
                  <c:v>-48.388077044330885</c:v>
                </c:pt>
                <c:pt idx="514">
                  <c:v>-48.323988840176696</c:v>
                </c:pt>
                <c:pt idx="515">
                  <c:v>-47.666816841532224</c:v>
                </c:pt>
                <c:pt idx="516">
                  <c:v>-47.197748163120913</c:v>
                </c:pt>
                <c:pt idx="517">
                  <c:v>-47.565774456938968</c:v>
                </c:pt>
                <c:pt idx="518">
                  <c:v>-49.779194853517566</c:v>
                </c:pt>
                <c:pt idx="519">
                  <c:v>-51.299141439266052</c:v>
                </c:pt>
                <c:pt idx="520">
                  <c:v>-52.607627727621498</c:v>
                </c:pt>
                <c:pt idx="521">
                  <c:v>-53.567247134978864</c:v>
                </c:pt>
                <c:pt idx="522">
                  <c:v>-53.172728650233019</c:v>
                </c:pt>
                <c:pt idx="523">
                  <c:v>-50.836368265178507</c:v>
                </c:pt>
                <c:pt idx="524">
                  <c:v>-47.680183147342156</c:v>
                </c:pt>
                <c:pt idx="525">
                  <c:v>-44.539868250844513</c:v>
                </c:pt>
                <c:pt idx="526">
                  <c:v>-42.229986497960162</c:v>
                </c:pt>
                <c:pt idx="527">
                  <c:v>-41.074681735021059</c:v>
                </c:pt>
                <c:pt idx="528">
                  <c:v>-42.352043330442612</c:v>
                </c:pt>
                <c:pt idx="529">
                  <c:v>-45.995807822610224</c:v>
                </c:pt>
                <c:pt idx="530">
                  <c:v>-46.127459513783428</c:v>
                </c:pt>
                <c:pt idx="531">
                  <c:v>-44.234320356659367</c:v>
                </c:pt>
                <c:pt idx="532">
                  <c:v>-42.37036826254095</c:v>
                </c:pt>
                <c:pt idx="533">
                  <c:v>-40.267064318613784</c:v>
                </c:pt>
                <c:pt idx="534">
                  <c:v>-39.307731063666608</c:v>
                </c:pt>
                <c:pt idx="535">
                  <c:v>-37.25999802252727</c:v>
                </c:pt>
                <c:pt idx="536">
                  <c:v>-34.064754849471363</c:v>
                </c:pt>
                <c:pt idx="537">
                  <c:v>-29.896515420129148</c:v>
                </c:pt>
                <c:pt idx="538">
                  <c:v>-27.763453622015675</c:v>
                </c:pt>
                <c:pt idx="539">
                  <c:v>-25.598669690983535</c:v>
                </c:pt>
                <c:pt idx="540">
                  <c:v>-22.601866964415642</c:v>
                </c:pt>
                <c:pt idx="541">
                  <c:v>-15.845354739367549</c:v>
                </c:pt>
                <c:pt idx="542">
                  <c:v>-12.972464654010455</c:v>
                </c:pt>
                <c:pt idx="543">
                  <c:v>-9.981805786362381</c:v>
                </c:pt>
                <c:pt idx="544">
                  <c:v>-7.9577569453200105</c:v>
                </c:pt>
                <c:pt idx="545">
                  <c:v>-9.4210651849030462</c:v>
                </c:pt>
                <c:pt idx="546">
                  <c:v>5.7234275962939121</c:v>
                </c:pt>
                <c:pt idx="547">
                  <c:v>25.164555656458308</c:v>
                </c:pt>
                <c:pt idx="548">
                  <c:v>35.647143590796652</c:v>
                </c:pt>
                <c:pt idx="549">
                  <c:v>45.898385150923971</c:v>
                </c:pt>
                <c:pt idx="550">
                  <c:v>50.228576589875424</c:v>
                </c:pt>
                <c:pt idx="551">
                  <c:v>49.636383205796605</c:v>
                </c:pt>
                <c:pt idx="552">
                  <c:v>50.768911713500252</c:v>
                </c:pt>
                <c:pt idx="553">
                  <c:v>44.085976710331494</c:v>
                </c:pt>
                <c:pt idx="554">
                  <c:v>41.621415336410948</c:v>
                </c:pt>
                <c:pt idx="555">
                  <c:v>41.276395298788358</c:v>
                </c:pt>
                <c:pt idx="556">
                  <c:v>39.035182829955886</c:v>
                </c:pt>
                <c:pt idx="557">
                  <c:v>39.913028616901187</c:v>
                </c:pt>
                <c:pt idx="558">
                  <c:v>41.628127768573172</c:v>
                </c:pt>
                <c:pt idx="559">
                  <c:v>39.36833232645963</c:v>
                </c:pt>
                <c:pt idx="560">
                  <c:v>34.881167455252701</c:v>
                </c:pt>
                <c:pt idx="561">
                  <c:v>30.293589165120782</c:v>
                </c:pt>
                <c:pt idx="562">
                  <c:v>25.308625114460106</c:v>
                </c:pt>
                <c:pt idx="563">
                  <c:v>22.024753952904025</c:v>
                </c:pt>
                <c:pt idx="564">
                  <c:v>20.359428139049072</c:v>
                </c:pt>
                <c:pt idx="565">
                  <c:v>19.277169531653364</c:v>
                </c:pt>
                <c:pt idx="566">
                  <c:v>19.318685956652889</c:v>
                </c:pt>
                <c:pt idx="567">
                  <c:v>18.632336052054317</c:v>
                </c:pt>
                <c:pt idx="568">
                  <c:v>16.242351929148828</c:v>
                </c:pt>
                <c:pt idx="569">
                  <c:v>12.372625999592673</c:v>
                </c:pt>
                <c:pt idx="570">
                  <c:v>9.09419853731006</c:v>
                </c:pt>
                <c:pt idx="571">
                  <c:v>8.248521464500616</c:v>
                </c:pt>
                <c:pt idx="572">
                  <c:v>9.3245217647805312</c:v>
                </c:pt>
                <c:pt idx="573">
                  <c:v>11.630225495680492</c:v>
                </c:pt>
                <c:pt idx="574">
                  <c:v>14.492347250442332</c:v>
                </c:pt>
                <c:pt idx="575">
                  <c:v>16.239382853081793</c:v>
                </c:pt>
                <c:pt idx="576">
                  <c:v>16.605931892480733</c:v>
                </c:pt>
                <c:pt idx="577">
                  <c:v>16.453311071543851</c:v>
                </c:pt>
                <c:pt idx="578">
                  <c:v>16.046457456377727</c:v>
                </c:pt>
                <c:pt idx="579">
                  <c:v>15.817769385064471</c:v>
                </c:pt>
                <c:pt idx="580">
                  <c:v>18.346975758234812</c:v>
                </c:pt>
                <c:pt idx="581">
                  <c:v>23.013121285888495</c:v>
                </c:pt>
                <c:pt idx="582">
                  <c:v>27.089337079979234</c:v>
                </c:pt>
                <c:pt idx="583">
                  <c:v>29.750547417758877</c:v>
                </c:pt>
                <c:pt idx="584">
                  <c:v>29.670077771686771</c:v>
                </c:pt>
                <c:pt idx="585">
                  <c:v>29.200090706125962</c:v>
                </c:pt>
                <c:pt idx="586">
                  <c:v>29.948631189466351</c:v>
                </c:pt>
                <c:pt idx="587">
                  <c:v>32.66904660374724</c:v>
                </c:pt>
                <c:pt idx="588">
                  <c:v>35.016427903693646</c:v>
                </c:pt>
                <c:pt idx="589">
                  <c:v>39.713852545331932</c:v>
                </c:pt>
                <c:pt idx="590">
                  <c:v>46.837257935074668</c:v>
                </c:pt>
                <c:pt idx="591">
                  <c:v>52.631572484906307</c:v>
                </c:pt>
                <c:pt idx="592">
                  <c:v>54.978840166206943</c:v>
                </c:pt>
                <c:pt idx="593">
                  <c:v>53.96537325464864</c:v>
                </c:pt>
                <c:pt idx="594">
                  <c:v>50.429844304985664</c:v>
                </c:pt>
                <c:pt idx="595">
                  <c:v>46.206352471933101</c:v>
                </c:pt>
                <c:pt idx="596">
                  <c:v>42.21593742804351</c:v>
                </c:pt>
                <c:pt idx="597">
                  <c:v>40.640160739160159</c:v>
                </c:pt>
                <c:pt idx="598">
                  <c:v>44.059184068208218</c:v>
                </c:pt>
                <c:pt idx="599">
                  <c:v>46.966854435384121</c:v>
                </c:pt>
                <c:pt idx="600">
                  <c:v>40.6053272777201</c:v>
                </c:pt>
                <c:pt idx="601">
                  <c:v>24.496966266460984</c:v>
                </c:pt>
                <c:pt idx="602">
                  <c:v>10.705146609378032</c:v>
                </c:pt>
                <c:pt idx="603">
                  <c:v>4.3323896185510735</c:v>
                </c:pt>
                <c:pt idx="604">
                  <c:v>4.680700972654896</c:v>
                </c:pt>
                <c:pt idx="605">
                  <c:v>2.8347002640967554</c:v>
                </c:pt>
                <c:pt idx="606">
                  <c:v>-1.8805793280737253</c:v>
                </c:pt>
                <c:pt idx="607">
                  <c:v>-10.276161694877977</c:v>
                </c:pt>
                <c:pt idx="608">
                  <c:v>-22.286543967153069</c:v>
                </c:pt>
                <c:pt idx="609">
                  <c:v>-32.403354844892021</c:v>
                </c:pt>
                <c:pt idx="610">
                  <c:v>-37.80246843846335</c:v>
                </c:pt>
                <c:pt idx="611">
                  <c:v>-41.177213260032282</c:v>
                </c:pt>
                <c:pt idx="612">
                  <c:v>-42.482886715579319</c:v>
                </c:pt>
                <c:pt idx="613">
                  <c:v>-43.8808096769964</c:v>
                </c:pt>
                <c:pt idx="614">
                  <c:v>-46.061921888690421</c:v>
                </c:pt>
                <c:pt idx="615">
                  <c:v>-49.045207985867975</c:v>
                </c:pt>
                <c:pt idx="616">
                  <c:v>-51.948429728580074</c:v>
                </c:pt>
                <c:pt idx="617">
                  <c:v>-53.376256528540459</c:v>
                </c:pt>
                <c:pt idx="618">
                  <c:v>-53.495473938056058</c:v>
                </c:pt>
                <c:pt idx="619">
                  <c:v>-51.041882801617696</c:v>
                </c:pt>
                <c:pt idx="620">
                  <c:v>-46.661757578746084</c:v>
                </c:pt>
                <c:pt idx="621">
                  <c:v>-41.682071012194967</c:v>
                </c:pt>
                <c:pt idx="622">
                  <c:v>-38.231089013789251</c:v>
                </c:pt>
                <c:pt idx="623">
                  <c:v>-36.434750604390949</c:v>
                </c:pt>
                <c:pt idx="624">
                  <c:v>-35.95913541461487</c:v>
                </c:pt>
                <c:pt idx="625">
                  <c:v>-34.845192636128466</c:v>
                </c:pt>
                <c:pt idx="626">
                  <c:v>-33.114751216190392</c:v>
                </c:pt>
                <c:pt idx="627">
                  <c:v>-31.211059855610191</c:v>
                </c:pt>
                <c:pt idx="628">
                  <c:v>-28.923939919770994</c:v>
                </c:pt>
                <c:pt idx="629">
                  <c:v>-27.976434483164311</c:v>
                </c:pt>
                <c:pt idx="630">
                  <c:v>-27.066683729576528</c:v>
                </c:pt>
                <c:pt idx="631">
                  <c:v>-27.278667350456285</c:v>
                </c:pt>
                <c:pt idx="632">
                  <c:v>-28.944132731813184</c:v>
                </c:pt>
                <c:pt idx="633">
                  <c:v>-28.632127572132113</c:v>
                </c:pt>
                <c:pt idx="634">
                  <c:v>-26.602308375261988</c:v>
                </c:pt>
                <c:pt idx="635">
                  <c:v>-20.128172764479697</c:v>
                </c:pt>
                <c:pt idx="636">
                  <c:v>-13.828145425728362</c:v>
                </c:pt>
                <c:pt idx="637">
                  <c:v>-10.439637118754897</c:v>
                </c:pt>
                <c:pt idx="638">
                  <c:v>-8.0459963338952019</c:v>
                </c:pt>
                <c:pt idx="639">
                  <c:v>-10.272080125036684</c:v>
                </c:pt>
                <c:pt idx="640">
                  <c:v>-16.347296486494852</c:v>
                </c:pt>
                <c:pt idx="641">
                  <c:v>-19.221703876339294</c:v>
                </c:pt>
                <c:pt idx="642">
                  <c:v>-16.820455697418279</c:v>
                </c:pt>
                <c:pt idx="643">
                  <c:v>-0.89094280132825321</c:v>
                </c:pt>
                <c:pt idx="644">
                  <c:v>16.254008556057393</c:v>
                </c:pt>
                <c:pt idx="645">
                  <c:v>29.232767132818907</c:v>
                </c:pt>
                <c:pt idx="646">
                  <c:v>37.356017821370422</c:v>
                </c:pt>
                <c:pt idx="647">
                  <c:v>38.321432240519037</c:v>
                </c:pt>
                <c:pt idx="648">
                  <c:v>37.371530039541604</c:v>
                </c:pt>
                <c:pt idx="649">
                  <c:v>38.810680531639882</c:v>
                </c:pt>
                <c:pt idx="650">
                  <c:v>35.328783490004888</c:v>
                </c:pt>
                <c:pt idx="651">
                  <c:v>33.728788436719796</c:v>
                </c:pt>
                <c:pt idx="652">
                  <c:v>32.113114915255295</c:v>
                </c:pt>
                <c:pt idx="653">
                  <c:v>29.135958384597803</c:v>
                </c:pt>
                <c:pt idx="654">
                  <c:v>26.870604831766567</c:v>
                </c:pt>
                <c:pt idx="655">
                  <c:v>25.189537215027869</c:v>
                </c:pt>
                <c:pt idx="656">
                  <c:v>24.289046086111988</c:v>
                </c:pt>
                <c:pt idx="657">
                  <c:v>22.38929572465932</c:v>
                </c:pt>
                <c:pt idx="658">
                  <c:v>19.516277122325715</c:v>
                </c:pt>
                <c:pt idx="659">
                  <c:v>17.18802899919028</c:v>
                </c:pt>
                <c:pt idx="660">
                  <c:v>16.533033105902927</c:v>
                </c:pt>
                <c:pt idx="661">
                  <c:v>15.733488011919253</c:v>
                </c:pt>
                <c:pt idx="662">
                  <c:v>13.812646893109552</c:v>
                </c:pt>
                <c:pt idx="663">
                  <c:v>11.206365983719982</c:v>
                </c:pt>
                <c:pt idx="664">
                  <c:v>9.8157141593537567</c:v>
                </c:pt>
                <c:pt idx="665">
                  <c:v>9.3501261050440245</c:v>
                </c:pt>
                <c:pt idx="666">
                  <c:v>9.9666823474947623</c:v>
                </c:pt>
                <c:pt idx="667">
                  <c:v>11.104230040262967</c:v>
                </c:pt>
                <c:pt idx="668">
                  <c:v>11.913717570941188</c:v>
                </c:pt>
                <c:pt idx="669">
                  <c:v>12.815037218934659</c:v>
                </c:pt>
                <c:pt idx="670">
                  <c:v>14.077133662023746</c:v>
                </c:pt>
                <c:pt idx="671">
                  <c:v>15.627851464125619</c:v>
                </c:pt>
                <c:pt idx="672">
                  <c:v>17.783691390693505</c:v>
                </c:pt>
                <c:pt idx="673">
                  <c:v>20.341987556929485</c:v>
                </c:pt>
                <c:pt idx="674">
                  <c:v>23.693708715080305</c:v>
                </c:pt>
                <c:pt idx="675">
                  <c:v>27.664660549531987</c:v>
                </c:pt>
                <c:pt idx="676">
                  <c:v>31.482271440066835</c:v>
                </c:pt>
                <c:pt idx="677">
                  <c:v>34.786473841396976</c:v>
                </c:pt>
                <c:pt idx="678">
                  <c:v>37.47962121227016</c:v>
                </c:pt>
                <c:pt idx="679">
                  <c:v>39.199349648810035</c:v>
                </c:pt>
                <c:pt idx="680">
                  <c:v>41.148137993876709</c:v>
                </c:pt>
                <c:pt idx="681">
                  <c:v>42.764052917090744</c:v>
                </c:pt>
                <c:pt idx="682">
                  <c:v>46.623336386010266</c:v>
                </c:pt>
                <c:pt idx="683">
                  <c:v>51.896346298730322</c:v>
                </c:pt>
                <c:pt idx="684">
                  <c:v>56.57280863230136</c:v>
                </c:pt>
                <c:pt idx="685">
                  <c:v>58.2176624895868</c:v>
                </c:pt>
                <c:pt idx="686">
                  <c:v>57.043087872196523</c:v>
                </c:pt>
                <c:pt idx="687">
                  <c:v>52.135382424011887</c:v>
                </c:pt>
                <c:pt idx="688">
                  <c:v>41.395515886023475</c:v>
                </c:pt>
                <c:pt idx="689">
                  <c:v>28.294155931022832</c:v>
                </c:pt>
                <c:pt idx="690">
                  <c:v>18.577780812304194</c:v>
                </c:pt>
                <c:pt idx="691">
                  <c:v>15.505091563654565</c:v>
                </c:pt>
                <c:pt idx="692">
                  <c:v>24.10457327201199</c:v>
                </c:pt>
                <c:pt idx="693">
                  <c:v>25.532714381627446</c:v>
                </c:pt>
                <c:pt idx="694">
                  <c:v>21.252673713978897</c:v>
                </c:pt>
                <c:pt idx="695">
                  <c:v>10.674701168942676</c:v>
                </c:pt>
                <c:pt idx="696">
                  <c:v>-0.1953064390712192</c:v>
                </c:pt>
                <c:pt idx="697">
                  <c:v>-7.7760902942241339</c:v>
                </c:pt>
                <c:pt idx="698">
                  <c:v>-9.6238197171120436</c:v>
                </c:pt>
                <c:pt idx="699">
                  <c:v>-10.352396485437161</c:v>
                </c:pt>
                <c:pt idx="700">
                  <c:v>-12.793625102271045</c:v>
                </c:pt>
                <c:pt idx="701">
                  <c:v>-19.040721534533077</c:v>
                </c:pt>
                <c:pt idx="702">
                  <c:v>-25.744257425187794</c:v>
                </c:pt>
                <c:pt idx="703">
                  <c:v>-31.261302751725971</c:v>
                </c:pt>
                <c:pt idx="704">
                  <c:v>-34.61131974239175</c:v>
                </c:pt>
                <c:pt idx="705">
                  <c:v>-36.716015364697583</c:v>
                </c:pt>
                <c:pt idx="706">
                  <c:v>-37.701969237647624</c:v>
                </c:pt>
                <c:pt idx="707">
                  <c:v>-37.463547956020037</c:v>
                </c:pt>
                <c:pt idx="708">
                  <c:v>-36.848455362861436</c:v>
                </c:pt>
                <c:pt idx="709">
                  <c:v>-37.45699112002594</c:v>
                </c:pt>
                <c:pt idx="710">
                  <c:v>-38.358215134379449</c:v>
                </c:pt>
                <c:pt idx="711">
                  <c:v>-38.424183778439257</c:v>
                </c:pt>
                <c:pt idx="712">
                  <c:v>-36.321949354426323</c:v>
                </c:pt>
                <c:pt idx="713">
                  <c:v>-33.076851451061309</c:v>
                </c:pt>
                <c:pt idx="714">
                  <c:v>-29.104417247398775</c:v>
                </c:pt>
                <c:pt idx="715">
                  <c:v>-25.961900662845171</c:v>
                </c:pt>
                <c:pt idx="716">
                  <c:v>-24.149410207526582</c:v>
                </c:pt>
                <c:pt idx="717">
                  <c:v>-23.620022134206291</c:v>
                </c:pt>
                <c:pt idx="718">
                  <c:v>-24.008568534639398</c:v>
                </c:pt>
                <c:pt idx="719">
                  <c:v>-23.450988514642052</c:v>
                </c:pt>
                <c:pt idx="720">
                  <c:v>-22.23098931505104</c:v>
                </c:pt>
                <c:pt idx="721">
                  <c:v>-19.059569743680324</c:v>
                </c:pt>
                <c:pt idx="722">
                  <c:v>-15.043787590250613</c:v>
                </c:pt>
                <c:pt idx="723">
                  <c:v>-10.233435498287667</c:v>
                </c:pt>
                <c:pt idx="724">
                  <c:v>-3.8909618044982643</c:v>
                </c:pt>
                <c:pt idx="725">
                  <c:v>2.3066466181212819</c:v>
                </c:pt>
                <c:pt idx="726">
                  <c:v>5.5513848655308742</c:v>
                </c:pt>
                <c:pt idx="727">
                  <c:v>7.0432935221273452</c:v>
                </c:pt>
                <c:pt idx="728">
                  <c:v>5.5463510542945871</c:v>
                </c:pt>
                <c:pt idx="729">
                  <c:v>3.3359674209891672</c:v>
                </c:pt>
                <c:pt idx="730">
                  <c:v>-0.53371399292206212</c:v>
                </c:pt>
                <c:pt idx="731">
                  <c:v>-2.7305195512479736</c:v>
                </c:pt>
                <c:pt idx="732">
                  <c:v>0</c:v>
                </c:pt>
                <c:pt idx="733">
                  <c:v>14.665089291921038</c:v>
                </c:pt>
                <c:pt idx="734">
                  <c:v>22.713389995068585</c:v>
                </c:pt>
                <c:pt idx="735">
                  <c:v>25.672754689695584</c:v>
                </c:pt>
                <c:pt idx="736">
                  <c:v>24.464391108877145</c:v>
                </c:pt>
                <c:pt idx="737">
                  <c:v>19.915281382445393</c:v>
                </c:pt>
                <c:pt idx="738">
                  <c:v>14.158046906500799</c:v>
                </c:pt>
                <c:pt idx="739">
                  <c:v>12.587398560690874</c:v>
                </c:pt>
                <c:pt idx="740">
                  <c:v>17.09277303078645</c:v>
                </c:pt>
                <c:pt idx="741">
                  <c:v>22.771856989205553</c:v>
                </c:pt>
                <c:pt idx="742">
                  <c:v>26.999578365378117</c:v>
                </c:pt>
                <c:pt idx="743">
                  <c:v>27.856484306572376</c:v>
                </c:pt>
                <c:pt idx="744">
                  <c:v>27.214733152280374</c:v>
                </c:pt>
                <c:pt idx="745">
                  <c:v>25.379195411010492</c:v>
                </c:pt>
                <c:pt idx="746">
                  <c:v>21.095605292647832</c:v>
                </c:pt>
                <c:pt idx="747">
                  <c:v>17.046752940069037</c:v>
                </c:pt>
                <c:pt idx="748">
                  <c:v>15.76386477202959</c:v>
                </c:pt>
                <c:pt idx="749">
                  <c:v>15.157620833943165</c:v>
                </c:pt>
                <c:pt idx="750">
                  <c:v>15.779394119290837</c:v>
                </c:pt>
                <c:pt idx="751">
                  <c:v>14.915934641331907</c:v>
                </c:pt>
                <c:pt idx="752">
                  <c:v>13.027196952045495</c:v>
                </c:pt>
                <c:pt idx="753">
                  <c:v>10.590605882631579</c:v>
                </c:pt>
                <c:pt idx="754">
                  <c:v>8.6016513451079497</c:v>
                </c:pt>
                <c:pt idx="755">
                  <c:v>8.0341840728870455</c:v>
                </c:pt>
                <c:pt idx="756">
                  <c:v>9.1564883454002786</c:v>
                </c:pt>
                <c:pt idx="757">
                  <c:v>11.507943358404845</c:v>
                </c:pt>
                <c:pt idx="758">
                  <c:v>14.725871795130745</c:v>
                </c:pt>
                <c:pt idx="759">
                  <c:v>18.40626703483689</c:v>
                </c:pt>
                <c:pt idx="760">
                  <c:v>20.547652835527124</c:v>
                </c:pt>
                <c:pt idx="761">
                  <c:v>21.008875622114406</c:v>
                </c:pt>
                <c:pt idx="762">
                  <c:v>19.853200343590068</c:v>
                </c:pt>
                <c:pt idx="763">
                  <c:v>18.44673644515531</c:v>
                </c:pt>
                <c:pt idx="764">
                  <c:v>17.208146921025516</c:v>
                </c:pt>
                <c:pt idx="765">
                  <c:v>17.145431473557622</c:v>
                </c:pt>
                <c:pt idx="766">
                  <c:v>19.191843283413299</c:v>
                </c:pt>
                <c:pt idx="767">
                  <c:v>22.230470177483479</c:v>
                </c:pt>
                <c:pt idx="768">
                  <c:v>26.443433307290579</c:v>
                </c:pt>
                <c:pt idx="769">
                  <c:v>30.931014783080524</c:v>
                </c:pt>
                <c:pt idx="770">
                  <c:v>34.795255977336907</c:v>
                </c:pt>
                <c:pt idx="771">
                  <c:v>38.33798781956768</c:v>
                </c:pt>
                <c:pt idx="772">
                  <c:v>41.112095236442563</c:v>
                </c:pt>
                <c:pt idx="773">
                  <c:v>44.310755926046106</c:v>
                </c:pt>
                <c:pt idx="774">
                  <c:v>48.907238586128024</c:v>
                </c:pt>
                <c:pt idx="775">
                  <c:v>53.088977020152292</c:v>
                </c:pt>
                <c:pt idx="776">
                  <c:v>57.261652341313749</c:v>
                </c:pt>
                <c:pt idx="777">
                  <c:v>61.500624922414801</c:v>
                </c:pt>
                <c:pt idx="778">
                  <c:v>63.755776170642392</c:v>
                </c:pt>
                <c:pt idx="779">
                  <c:v>65.547744237253795</c:v>
                </c:pt>
                <c:pt idx="780">
                  <c:v>66.676521277996827</c:v>
                </c:pt>
                <c:pt idx="781">
                  <c:v>66.761041997145981</c:v>
                </c:pt>
                <c:pt idx="782">
                  <c:v>63.288883127081931</c:v>
                </c:pt>
                <c:pt idx="783">
                  <c:v>56.049250749209079</c:v>
                </c:pt>
                <c:pt idx="784">
                  <c:v>42.877687562320659</c:v>
                </c:pt>
                <c:pt idx="785">
                  <c:v>27.277419140189949</c:v>
                </c:pt>
                <c:pt idx="786">
                  <c:v>15.876995377658341</c:v>
                </c:pt>
                <c:pt idx="787">
                  <c:v>5.9202675273882051</c:v>
                </c:pt>
                <c:pt idx="788">
                  <c:v>2.706906629404322</c:v>
                </c:pt>
                <c:pt idx="789">
                  <c:v>1.1243270206022713</c:v>
                </c:pt>
                <c:pt idx="790">
                  <c:v>-4.1911041939902107</c:v>
                </c:pt>
                <c:pt idx="791">
                  <c:v>-13.290346619594644</c:v>
                </c:pt>
                <c:pt idx="792">
                  <c:v>-23.581628809225521</c:v>
                </c:pt>
                <c:pt idx="793">
                  <c:v>-30.245488025667854</c:v>
                </c:pt>
                <c:pt idx="794">
                  <c:v>-33.305486771897755</c:v>
                </c:pt>
                <c:pt idx="795">
                  <c:v>-35.138818168724292</c:v>
                </c:pt>
                <c:pt idx="796">
                  <c:v>-37.661948866835424</c:v>
                </c:pt>
                <c:pt idx="797">
                  <c:v>-40.502148012228893</c:v>
                </c:pt>
                <c:pt idx="798">
                  <c:v>-43.241328924250766</c:v>
                </c:pt>
                <c:pt idx="799">
                  <c:v>-45.215710198804928</c:v>
                </c:pt>
                <c:pt idx="800">
                  <c:v>-45.748490010812525</c:v>
                </c:pt>
                <c:pt idx="801">
                  <c:v>-46.135988869356375</c:v>
                </c:pt>
                <c:pt idx="802">
                  <c:v>-47.336220610398271</c:v>
                </c:pt>
                <c:pt idx="803">
                  <c:v>-48.33194546229835</c:v>
                </c:pt>
                <c:pt idx="804">
                  <c:v>-48.486539918743873</c:v>
                </c:pt>
                <c:pt idx="805">
                  <c:v>-47.459094808409553</c:v>
                </c:pt>
                <c:pt idx="806">
                  <c:v>-44.473880932883404</c:v>
                </c:pt>
                <c:pt idx="807">
                  <c:v>-40.478941372589702</c:v>
                </c:pt>
                <c:pt idx="808">
                  <c:v>-36.978735420912386</c:v>
                </c:pt>
                <c:pt idx="809">
                  <c:v>-33.850752406877845</c:v>
                </c:pt>
                <c:pt idx="810">
                  <c:v>-31.376712122006101</c:v>
                </c:pt>
                <c:pt idx="811">
                  <c:v>-30.999810632096903</c:v>
                </c:pt>
                <c:pt idx="812">
                  <c:v>-31.171653062328019</c:v>
                </c:pt>
                <c:pt idx="813">
                  <c:v>-30.549364585908702</c:v>
                </c:pt>
                <c:pt idx="814">
                  <c:v>-32.061914748778769</c:v>
                </c:pt>
                <c:pt idx="815">
                  <c:v>-31.622234553712861</c:v>
                </c:pt>
                <c:pt idx="816">
                  <c:v>-28.065459624076585</c:v>
                </c:pt>
                <c:pt idx="817">
                  <c:v>-21.209293273162082</c:v>
                </c:pt>
                <c:pt idx="818">
                  <c:v>-15.703711346740542</c:v>
                </c:pt>
                <c:pt idx="819">
                  <c:v>-10.770363921080978</c:v>
                </c:pt>
                <c:pt idx="820">
                  <c:v>-7.8712757394765118</c:v>
                </c:pt>
                <c:pt idx="821">
                  <c:v>-5.5977641195793391</c:v>
                </c:pt>
                <c:pt idx="822">
                  <c:v>-3.1555759588700663</c:v>
                </c:pt>
                <c:pt idx="823">
                  <c:v>2.5368909464423095</c:v>
                </c:pt>
                <c:pt idx="824">
                  <c:v>11.950417485351368</c:v>
                </c:pt>
                <c:pt idx="825">
                  <c:v>21.050579389758528</c:v>
                </c:pt>
                <c:pt idx="826">
                  <c:v>33.066693786585176</c:v>
                </c:pt>
                <c:pt idx="827">
                  <c:v>44.042763432289981</c:v>
                </c:pt>
                <c:pt idx="828">
                  <c:v>50.054356088189827</c:v>
                </c:pt>
                <c:pt idx="829">
                  <c:v>53.462391179141314</c:v>
                </c:pt>
                <c:pt idx="830">
                  <c:v>52.948483195229095</c:v>
                </c:pt>
                <c:pt idx="831">
                  <c:v>50.336192357189795</c:v>
                </c:pt>
                <c:pt idx="832">
                  <c:v>44.017605433248626</c:v>
                </c:pt>
                <c:pt idx="833">
                  <c:v>44.058182478321605</c:v>
                </c:pt>
                <c:pt idx="834">
                  <c:v>45.166036380064689</c:v>
                </c:pt>
                <c:pt idx="835">
                  <c:v>43.685058478771538</c:v>
                </c:pt>
                <c:pt idx="836">
                  <c:v>43.190931494136379</c:v>
                </c:pt>
                <c:pt idx="837">
                  <c:v>41.717326129405784</c:v>
                </c:pt>
                <c:pt idx="838">
                  <c:v>40.637838943702597</c:v>
                </c:pt>
                <c:pt idx="839">
                  <c:v>39.402193121238142</c:v>
                </c:pt>
                <c:pt idx="840">
                  <c:v>37.980104106195462</c:v>
                </c:pt>
                <c:pt idx="841">
                  <c:v>36.987034418412939</c:v>
                </c:pt>
                <c:pt idx="842">
                  <c:v>34.130472567187233</c:v>
                </c:pt>
                <c:pt idx="843">
                  <c:v>30.374124994822182</c:v>
                </c:pt>
                <c:pt idx="844">
                  <c:v>27.441979000758955</c:v>
                </c:pt>
                <c:pt idx="845">
                  <c:v>24.968181899773963</c:v>
                </c:pt>
                <c:pt idx="846">
                  <c:v>23.308999193050784</c:v>
                </c:pt>
                <c:pt idx="847">
                  <c:v>21.758521667559577</c:v>
                </c:pt>
                <c:pt idx="848">
                  <c:v>19.775490915787351</c:v>
                </c:pt>
                <c:pt idx="849">
                  <c:v>17.341274020127795</c:v>
                </c:pt>
                <c:pt idx="850">
                  <c:v>14.980002677144933</c:v>
                </c:pt>
                <c:pt idx="851">
                  <c:v>13.14073030111002</c:v>
                </c:pt>
                <c:pt idx="852">
                  <c:v>11.5234403418445</c:v>
                </c:pt>
                <c:pt idx="853">
                  <c:v>10.498598428289847</c:v>
                </c:pt>
                <c:pt idx="854">
                  <c:v>10.562127484119959</c:v>
                </c:pt>
                <c:pt idx="855">
                  <c:v>12.047402626627935</c:v>
                </c:pt>
                <c:pt idx="856">
                  <c:v>14.576584200700147</c:v>
                </c:pt>
                <c:pt idx="857">
                  <c:v>17.461244464411468</c:v>
                </c:pt>
                <c:pt idx="858">
                  <c:v>20.558768420591601</c:v>
                </c:pt>
                <c:pt idx="859">
                  <c:v>23.476588175410107</c:v>
                </c:pt>
                <c:pt idx="860">
                  <c:v>25.747105558425183</c:v>
                </c:pt>
                <c:pt idx="861">
                  <c:v>27.832049787457208</c:v>
                </c:pt>
                <c:pt idx="862">
                  <c:v>29.671343937895301</c:v>
                </c:pt>
                <c:pt idx="863">
                  <c:v>31.649503562674774</c:v>
                </c:pt>
                <c:pt idx="864">
                  <c:v>34.938179951163072</c:v>
                </c:pt>
                <c:pt idx="865">
                  <c:v>38.679068693964247</c:v>
                </c:pt>
                <c:pt idx="866">
                  <c:v>42.16364395977515</c:v>
                </c:pt>
                <c:pt idx="867">
                  <c:v>45.502165424628487</c:v>
                </c:pt>
                <c:pt idx="868">
                  <c:v>46.565335484321253</c:v>
                </c:pt>
                <c:pt idx="869">
                  <c:v>43.928207722066986</c:v>
                </c:pt>
                <c:pt idx="870">
                  <c:v>37.500028369625269</c:v>
                </c:pt>
                <c:pt idx="871">
                  <c:v>35.902830151686302</c:v>
                </c:pt>
                <c:pt idx="872">
                  <c:v>43.297514406967537</c:v>
                </c:pt>
                <c:pt idx="873">
                  <c:v>53.771709091774923</c:v>
                </c:pt>
                <c:pt idx="874">
                  <c:v>60.42909585839093</c:v>
                </c:pt>
                <c:pt idx="875">
                  <c:v>59.822682621711166</c:v>
                </c:pt>
                <c:pt idx="876">
                  <c:v>54.984172919740487</c:v>
                </c:pt>
                <c:pt idx="877">
                  <c:v>43.486553931882668</c:v>
                </c:pt>
                <c:pt idx="878">
                  <c:v>26.106545300249532</c:v>
                </c:pt>
                <c:pt idx="879">
                  <c:v>6.7606128333427691</c:v>
                </c:pt>
                <c:pt idx="880">
                  <c:v>-3.7543000975618175</c:v>
                </c:pt>
                <c:pt idx="881">
                  <c:v>-5.6886203393856487</c:v>
                </c:pt>
                <c:pt idx="882">
                  <c:v>-3.9042273823158746</c:v>
                </c:pt>
                <c:pt idx="883">
                  <c:v>-0.21533002988298527</c:v>
                </c:pt>
                <c:pt idx="884">
                  <c:v>-0.12552098148364341</c:v>
                </c:pt>
                <c:pt idx="885">
                  <c:v>-5.8728732979994147</c:v>
                </c:pt>
                <c:pt idx="886">
                  <c:v>-13.584484222240958</c:v>
                </c:pt>
                <c:pt idx="887">
                  <c:v>-20.661210310020799</c:v>
                </c:pt>
                <c:pt idx="888">
                  <c:v>-26.680731304306086</c:v>
                </c:pt>
                <c:pt idx="889">
                  <c:v>-30.733202009240141</c:v>
                </c:pt>
                <c:pt idx="890">
                  <c:v>-33.920758846006301</c:v>
                </c:pt>
                <c:pt idx="891">
                  <c:v>-36.350907819730367</c:v>
                </c:pt>
                <c:pt idx="892">
                  <c:v>-37.353260204175918</c:v>
                </c:pt>
                <c:pt idx="893">
                  <c:v>-38.937089603425918</c:v>
                </c:pt>
                <c:pt idx="894">
                  <c:v>-39.819885937158141</c:v>
                </c:pt>
                <c:pt idx="895">
                  <c:v>-41.088349929327251</c:v>
                </c:pt>
                <c:pt idx="896">
                  <c:v>-42.049480569397254</c:v>
                </c:pt>
                <c:pt idx="897">
                  <c:v>-41.610531827891776</c:v>
                </c:pt>
                <c:pt idx="898">
                  <c:v>-40.16999712127496</c:v>
                </c:pt>
                <c:pt idx="899">
                  <c:v>-38.200234507975161</c:v>
                </c:pt>
                <c:pt idx="900">
                  <c:v>-36.623987921709841</c:v>
                </c:pt>
                <c:pt idx="901">
                  <c:v>-35.73460911933136</c:v>
                </c:pt>
                <c:pt idx="902">
                  <c:v>-33.886137129223073</c:v>
                </c:pt>
                <c:pt idx="903">
                  <c:v>-30.745429316887943</c:v>
                </c:pt>
                <c:pt idx="904">
                  <c:v>-27.319950501864337</c:v>
                </c:pt>
                <c:pt idx="905">
                  <c:v>-23.881436255866028</c:v>
                </c:pt>
                <c:pt idx="906">
                  <c:v>-20.674427002996577</c:v>
                </c:pt>
                <c:pt idx="907">
                  <c:v>-21.125418164896782</c:v>
                </c:pt>
                <c:pt idx="908">
                  <c:v>-23.977655400399691</c:v>
                </c:pt>
                <c:pt idx="909">
                  <c:v>-25.73797033591433</c:v>
                </c:pt>
                <c:pt idx="910">
                  <c:v>-25.98164286533456</c:v>
                </c:pt>
                <c:pt idx="911">
                  <c:v>-26.014122995913283</c:v>
                </c:pt>
                <c:pt idx="912">
                  <c:v>-19.451166850055206</c:v>
                </c:pt>
                <c:pt idx="913">
                  <c:v>-6.0252655168664138</c:v>
                </c:pt>
                <c:pt idx="914">
                  <c:v>7.4912107942063049</c:v>
                </c:pt>
                <c:pt idx="915">
                  <c:v>22.211095184005003</c:v>
                </c:pt>
                <c:pt idx="916">
                  <c:v>37.040342082713373</c:v>
                </c:pt>
                <c:pt idx="917">
                  <c:v>48.92723577187823</c:v>
                </c:pt>
                <c:pt idx="918">
                  <c:v>54.75990003548857</c:v>
                </c:pt>
                <c:pt idx="919">
                  <c:v>48.951016718377872</c:v>
                </c:pt>
                <c:pt idx="920">
                  <c:v>47.023763214160006</c:v>
                </c:pt>
                <c:pt idx="921">
                  <c:v>49.565784334030013</c:v>
                </c:pt>
                <c:pt idx="922">
                  <c:v>49.529458603563334</c:v>
                </c:pt>
                <c:pt idx="923">
                  <c:v>46.581345729015695</c:v>
                </c:pt>
                <c:pt idx="924">
                  <c:v>41.367771538906879</c:v>
                </c:pt>
                <c:pt idx="925">
                  <c:v>37.617851331410208</c:v>
                </c:pt>
                <c:pt idx="926">
                  <c:v>33.060990574581545</c:v>
                </c:pt>
                <c:pt idx="927">
                  <c:v>35.176205612118984</c:v>
                </c:pt>
                <c:pt idx="928">
                  <c:v>36.440383231635522</c:v>
                </c:pt>
                <c:pt idx="929">
                  <c:v>34.668708181373432</c:v>
                </c:pt>
                <c:pt idx="930">
                  <c:v>28.224125344804111</c:v>
                </c:pt>
                <c:pt idx="931">
                  <c:v>24.141025613322576</c:v>
                </c:pt>
                <c:pt idx="932">
                  <c:v>22.231668934740242</c:v>
                </c:pt>
                <c:pt idx="933">
                  <c:v>21.271734881148909</c:v>
                </c:pt>
                <c:pt idx="934">
                  <c:v>21.885795876321176</c:v>
                </c:pt>
                <c:pt idx="935">
                  <c:v>23.815566579455687</c:v>
                </c:pt>
                <c:pt idx="936">
                  <c:v>25.050244743013142</c:v>
                </c:pt>
                <c:pt idx="937">
                  <c:v>25.418487542622067</c:v>
                </c:pt>
                <c:pt idx="938">
                  <c:v>23.225757247378517</c:v>
                </c:pt>
                <c:pt idx="939">
                  <c:v>18.347997606187299</c:v>
                </c:pt>
                <c:pt idx="940">
                  <c:v>14.193425198737865</c:v>
                </c:pt>
                <c:pt idx="941">
                  <c:v>11.298016286022357</c:v>
                </c:pt>
                <c:pt idx="942">
                  <c:v>9.9290775252355683</c:v>
                </c:pt>
                <c:pt idx="943">
                  <c:v>10.197908552233246</c:v>
                </c:pt>
                <c:pt idx="944">
                  <c:v>12.02254936365278</c:v>
                </c:pt>
                <c:pt idx="945">
                  <c:v>14.394013948549112</c:v>
                </c:pt>
                <c:pt idx="946">
                  <c:v>16.749656418295277</c:v>
                </c:pt>
                <c:pt idx="947">
                  <c:v>18.498899060180996</c:v>
                </c:pt>
                <c:pt idx="948">
                  <c:v>19.816238575423871</c:v>
                </c:pt>
                <c:pt idx="949">
                  <c:v>20.410047307042657</c:v>
                </c:pt>
                <c:pt idx="950">
                  <c:v>20.717997229190438</c:v>
                </c:pt>
                <c:pt idx="951">
                  <c:v>20.63576529197206</c:v>
                </c:pt>
                <c:pt idx="952">
                  <c:v>21.358896390019005</c:v>
                </c:pt>
                <c:pt idx="953">
                  <c:v>21.583525885864823</c:v>
                </c:pt>
                <c:pt idx="954">
                  <c:v>23.098359502105186</c:v>
                </c:pt>
                <c:pt idx="955">
                  <c:v>26.14027260977026</c:v>
                </c:pt>
                <c:pt idx="956">
                  <c:v>29.697605814491205</c:v>
                </c:pt>
                <c:pt idx="957">
                  <c:v>33.592075675064748</c:v>
                </c:pt>
                <c:pt idx="958">
                  <c:v>38.257915879276766</c:v>
                </c:pt>
                <c:pt idx="959">
                  <c:v>41.641137175300621</c:v>
                </c:pt>
                <c:pt idx="960">
                  <c:v>45.979879290012029</c:v>
                </c:pt>
                <c:pt idx="961">
                  <c:v>51.685424871936647</c:v>
                </c:pt>
                <c:pt idx="962">
                  <c:v>58.108176955120229</c:v>
                </c:pt>
                <c:pt idx="963">
                  <c:v>63.665343371180541</c:v>
                </c:pt>
                <c:pt idx="964">
                  <c:v>66.837764114933989</c:v>
                </c:pt>
                <c:pt idx="965">
                  <c:v>67.091326793526477</c:v>
                </c:pt>
                <c:pt idx="966">
                  <c:v>60.497875062042972</c:v>
                </c:pt>
                <c:pt idx="967">
                  <c:v>46.964623950290637</c:v>
                </c:pt>
                <c:pt idx="968">
                  <c:v>28.731631546776498</c:v>
                </c:pt>
                <c:pt idx="969">
                  <c:v>15.554932619001809</c:v>
                </c:pt>
                <c:pt idx="970">
                  <c:v>13.303492549667828</c:v>
                </c:pt>
                <c:pt idx="971">
                  <c:v>15.457889748571725</c:v>
                </c:pt>
                <c:pt idx="972">
                  <c:v>14.667497911414044</c:v>
                </c:pt>
                <c:pt idx="973">
                  <c:v>9.004535793930124</c:v>
                </c:pt>
                <c:pt idx="974">
                  <c:v>-0.18550478061149545</c:v>
                </c:pt>
                <c:pt idx="975">
                  <c:v>-9.1491251274704855</c:v>
                </c:pt>
                <c:pt idx="976">
                  <c:v>-17.350505447417479</c:v>
                </c:pt>
                <c:pt idx="977">
                  <c:v>-23.895880836768598</c:v>
                </c:pt>
                <c:pt idx="978">
                  <c:v>-29.45474643286375</c:v>
                </c:pt>
                <c:pt idx="979">
                  <c:v>-33.68776704652818</c:v>
                </c:pt>
                <c:pt idx="980">
                  <c:v>-36.460571981161998</c:v>
                </c:pt>
                <c:pt idx="981">
                  <c:v>-38.46321845753728</c:v>
                </c:pt>
                <c:pt idx="982">
                  <c:v>-39.757487209690808</c:v>
                </c:pt>
                <c:pt idx="983">
                  <c:v>-39.901607583276586</c:v>
                </c:pt>
                <c:pt idx="984">
                  <c:v>-40.436238046841567</c:v>
                </c:pt>
                <c:pt idx="985">
                  <c:v>-42.648540294211735</c:v>
                </c:pt>
                <c:pt idx="986">
                  <c:v>-45.469456059832631</c:v>
                </c:pt>
                <c:pt idx="987">
                  <c:v>-49.049654831816923</c:v>
                </c:pt>
                <c:pt idx="988">
                  <c:v>-52.252447187008109</c:v>
                </c:pt>
                <c:pt idx="989">
                  <c:v>-53.40397931834049</c:v>
                </c:pt>
                <c:pt idx="990">
                  <c:v>-52.640506878667416</c:v>
                </c:pt>
                <c:pt idx="991">
                  <c:v>-50.68578995609618</c:v>
                </c:pt>
                <c:pt idx="992">
                  <c:v>-46.865132872967784</c:v>
                </c:pt>
                <c:pt idx="993">
                  <c:v>-41.543807381035101</c:v>
                </c:pt>
                <c:pt idx="994">
                  <c:v>-36.49423648063064</c:v>
                </c:pt>
                <c:pt idx="995">
                  <c:v>-33.140725264198984</c:v>
                </c:pt>
                <c:pt idx="996">
                  <c:v>-32.898466277895579</c:v>
                </c:pt>
                <c:pt idx="997">
                  <c:v>-35.445550197078141</c:v>
                </c:pt>
                <c:pt idx="998">
                  <c:v>-38.109538816574087</c:v>
                </c:pt>
                <c:pt idx="999">
                  <c:v>-39.177959105133731</c:v>
                </c:pt>
                <c:pt idx="1000">
                  <c:v>-38.281393088419179</c:v>
                </c:pt>
              </c:numCache>
            </c:numRef>
          </c:val>
          <c:smooth val="0"/>
          <c:extLst>
            <c:ext xmlns:c16="http://schemas.microsoft.com/office/drawing/2014/chart" uri="{C3380CC4-5D6E-409C-BE32-E72D297353CC}">
              <c16:uniqueId val="{00000002-2EB6-403B-8828-E2E8D88F62B3}"/>
            </c:ext>
          </c:extLst>
        </c:ser>
        <c:dLbls>
          <c:showLegendKey val="0"/>
          <c:showVal val="0"/>
          <c:showCatName val="0"/>
          <c:showSerName val="0"/>
          <c:showPercent val="0"/>
          <c:showBubbleSize val="0"/>
        </c:dLbls>
        <c:smooth val="0"/>
        <c:axId val="669190264"/>
        <c:axId val="669189608"/>
      </c:lineChart>
      <c:catAx>
        <c:axId val="6691902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89608"/>
        <c:crosses val="autoZero"/>
        <c:auto val="1"/>
        <c:lblAlgn val="ctr"/>
        <c:lblOffset val="100"/>
        <c:noMultiLvlLbl val="0"/>
      </c:catAx>
      <c:valAx>
        <c:axId val="6691896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919026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Action2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'[action2 5 times accele.csv]action2 5 times accele'!$J$1</c:f>
              <c:strCache>
                <c:ptCount val="1"/>
                <c:pt idx="0">
                  <c:v>X-accel</c:v>
                </c:pt>
              </c:strCache>
            </c:strRef>
          </c:tx>
          <c:spPr>
            <a:ln w="28575" cap="rnd">
              <a:solidFill>
                <a:schemeClr val="accent1"/>
              </a:solidFill>
              <a:round/>
            </a:ln>
            <a:effectLst/>
          </c:spPr>
          <c:marker>
            <c:symbol val="none"/>
          </c:marker>
          <c:val>
            <c:numRef>
              <c:f>'[action2 5 times accele.csv]action2 5 times accele'!$J$2:$J$450</c:f>
              <c:numCache>
                <c:formatCode>General</c:formatCode>
                <c:ptCount val="449"/>
                <c:pt idx="0">
                  <c:v>-14.859693568243699</c:v>
                </c:pt>
                <c:pt idx="1">
                  <c:v>-14.3201590066679</c:v>
                </c:pt>
                <c:pt idx="2">
                  <c:v>-11.7124063834362</c:v>
                </c:pt>
                <c:pt idx="3">
                  <c:v>-16.9072104541012</c:v>
                </c:pt>
                <c:pt idx="4">
                  <c:v>-21.3630481528361</c:v>
                </c:pt>
                <c:pt idx="5">
                  <c:v>-15.1311937218839</c:v>
                </c:pt>
                <c:pt idx="6">
                  <c:v>-14.9996973344835</c:v>
                </c:pt>
                <c:pt idx="7">
                  <c:v>-15.631463672834499</c:v>
                </c:pt>
                <c:pt idx="8">
                  <c:v>-16.240095073792698</c:v>
                </c:pt>
                <c:pt idx="9">
                  <c:v>-12.853780416041101</c:v>
                </c:pt>
                <c:pt idx="10">
                  <c:v>-12.6723153576757</c:v>
                </c:pt>
                <c:pt idx="11">
                  <c:v>-16.457545146662302</c:v>
                </c:pt>
                <c:pt idx="12">
                  <c:v>-17.700397498315201</c:v>
                </c:pt>
                <c:pt idx="13">
                  <c:v>-16.089540767057098</c:v>
                </c:pt>
                <c:pt idx="14">
                  <c:v>-12.5188633888783</c:v>
                </c:pt>
                <c:pt idx="15">
                  <c:v>-11.09490761666</c:v>
                </c:pt>
                <c:pt idx="16">
                  <c:v>-15.224403203842</c:v>
                </c:pt>
                <c:pt idx="17">
                  <c:v>-23.807678157051299</c:v>
                </c:pt>
                <c:pt idx="18">
                  <c:v>-32.529268548066099</c:v>
                </c:pt>
                <c:pt idx="19">
                  <c:v>-25.926637918346401</c:v>
                </c:pt>
                <c:pt idx="20">
                  <c:v>-8.5134235059454095</c:v>
                </c:pt>
                <c:pt idx="21">
                  <c:v>-3.22602366037066</c:v>
                </c:pt>
                <c:pt idx="22">
                  <c:v>-12.4372516075871</c:v>
                </c:pt>
                <c:pt idx="23">
                  <c:v>-22.607284021288901</c:v>
                </c:pt>
                <c:pt idx="24">
                  <c:v>-22.834085154444399</c:v>
                </c:pt>
                <c:pt idx="25">
                  <c:v>-14.176558147613999</c:v>
                </c:pt>
                <c:pt idx="26">
                  <c:v>-10.482193711036899</c:v>
                </c:pt>
                <c:pt idx="27">
                  <c:v>-8.9672989474956406</c:v>
                </c:pt>
                <c:pt idx="28">
                  <c:v>-13.116682142963599</c:v>
                </c:pt>
                <c:pt idx="29">
                  <c:v>-11.3491216807104</c:v>
                </c:pt>
                <c:pt idx="30">
                  <c:v>-8.2951200135593304</c:v>
                </c:pt>
                <c:pt idx="31">
                  <c:v>-5.2069069206841903</c:v>
                </c:pt>
                <c:pt idx="32">
                  <c:v>-11.6015112201961</c:v>
                </c:pt>
                <c:pt idx="33">
                  <c:v>-19.767026498831601</c:v>
                </c:pt>
                <c:pt idx="34">
                  <c:v>-19.1711134870813</c:v>
                </c:pt>
                <c:pt idx="35">
                  <c:v>-13.704645961085401</c:v>
                </c:pt>
                <c:pt idx="36">
                  <c:v>-6.9215728371098999</c:v>
                </c:pt>
                <c:pt idx="37">
                  <c:v>-11.136338390975</c:v>
                </c:pt>
                <c:pt idx="38">
                  <c:v>-13.5942463599434</c:v>
                </c:pt>
                <c:pt idx="39">
                  <c:v>-15.1769970962462</c:v>
                </c:pt>
                <c:pt idx="40">
                  <c:v>-15.2826014512558</c:v>
                </c:pt>
                <c:pt idx="41">
                  <c:v>-8.8523681639489205</c:v>
                </c:pt>
                <c:pt idx="42">
                  <c:v>-9.1902682498303605</c:v>
                </c:pt>
                <c:pt idx="43">
                  <c:v>-11.792560483271799</c:v>
                </c:pt>
                <c:pt idx="44">
                  <c:v>-13.1783967969453</c:v>
                </c:pt>
                <c:pt idx="45">
                  <c:v>-16.125967412877099</c:v>
                </c:pt>
                <c:pt idx="46">
                  <c:v>-23.392646730084</c:v>
                </c:pt>
                <c:pt idx="47">
                  <c:v>-30.443470069756099</c:v>
                </c:pt>
                <c:pt idx="48">
                  <c:v>-24.4662274736685</c:v>
                </c:pt>
                <c:pt idx="49">
                  <c:v>-24.255138491314899</c:v>
                </c:pt>
                <c:pt idx="50">
                  <c:v>-31.806903759441301</c:v>
                </c:pt>
                <c:pt idx="51">
                  <c:v>-35.305058763902302</c:v>
                </c:pt>
                <c:pt idx="52">
                  <c:v>-35.4827754182636</c:v>
                </c:pt>
                <c:pt idx="53">
                  <c:v>-34.703682558998899</c:v>
                </c:pt>
                <c:pt idx="54">
                  <c:v>-32.811982856254701</c:v>
                </c:pt>
                <c:pt idx="55">
                  <c:v>-39.332617728347003</c:v>
                </c:pt>
                <c:pt idx="56">
                  <c:v>-47.9456847658629</c:v>
                </c:pt>
                <c:pt idx="57">
                  <c:v>-51.106787472380802</c:v>
                </c:pt>
                <c:pt idx="58">
                  <c:v>-51.543175485661799</c:v>
                </c:pt>
                <c:pt idx="59">
                  <c:v>-49.889007284856604</c:v>
                </c:pt>
                <c:pt idx="60">
                  <c:v>-51.530766129494801</c:v>
                </c:pt>
                <c:pt idx="61">
                  <c:v>-52.552292650115398</c:v>
                </c:pt>
                <c:pt idx="62">
                  <c:v>-50.771624379851303</c:v>
                </c:pt>
                <c:pt idx="63">
                  <c:v>-47.7269225235463</c:v>
                </c:pt>
                <c:pt idx="64">
                  <c:v>-46.642995064740099</c:v>
                </c:pt>
                <c:pt idx="65">
                  <c:v>-44.843087850814399</c:v>
                </c:pt>
                <c:pt idx="66">
                  <c:v>-42.914789569567901</c:v>
                </c:pt>
                <c:pt idx="67">
                  <c:v>-42.857174618850003</c:v>
                </c:pt>
                <c:pt idx="68">
                  <c:v>-42.887525064205498</c:v>
                </c:pt>
                <c:pt idx="69">
                  <c:v>-42.858322679720096</c:v>
                </c:pt>
                <c:pt idx="70">
                  <c:v>-42.868429157403803</c:v>
                </c:pt>
                <c:pt idx="71">
                  <c:v>-43.100151955534898</c:v>
                </c:pt>
                <c:pt idx="72">
                  <c:v>-42.726929317428002</c:v>
                </c:pt>
                <c:pt idx="73">
                  <c:v>-42.474213633507297</c:v>
                </c:pt>
                <c:pt idx="74">
                  <c:v>-40.146927028510802</c:v>
                </c:pt>
                <c:pt idx="75">
                  <c:v>-39.682074351761798</c:v>
                </c:pt>
                <c:pt idx="76">
                  <c:v>-42.7321756427745</c:v>
                </c:pt>
                <c:pt idx="77">
                  <c:v>-47.586767120452897</c:v>
                </c:pt>
                <c:pt idx="78">
                  <c:v>-50.534891797990397</c:v>
                </c:pt>
                <c:pt idx="79">
                  <c:v>-49.435226030206799</c:v>
                </c:pt>
                <c:pt idx="80">
                  <c:v>-46.166885179240602</c:v>
                </c:pt>
                <c:pt idx="81">
                  <c:v>-43.968798773916603</c:v>
                </c:pt>
                <c:pt idx="82">
                  <c:v>-45.458472665465699</c:v>
                </c:pt>
                <c:pt idx="83">
                  <c:v>-48.9778878875983</c:v>
                </c:pt>
                <c:pt idx="84">
                  <c:v>-48.947779359161103</c:v>
                </c:pt>
                <c:pt idx="85">
                  <c:v>-44.2996384234049</c:v>
                </c:pt>
                <c:pt idx="86">
                  <c:v>-44.148929005052999</c:v>
                </c:pt>
                <c:pt idx="87">
                  <c:v>-53.607758770238597</c:v>
                </c:pt>
                <c:pt idx="88">
                  <c:v>-62.854164299329398</c:v>
                </c:pt>
                <c:pt idx="89">
                  <c:v>-62.865251888619298</c:v>
                </c:pt>
                <c:pt idx="90">
                  <c:v>-63.964625328586401</c:v>
                </c:pt>
                <c:pt idx="91">
                  <c:v>-67.017852258649796</c:v>
                </c:pt>
                <c:pt idx="92">
                  <c:v>-70.490324899018105</c:v>
                </c:pt>
                <c:pt idx="93">
                  <c:v>-64.970837749855804</c:v>
                </c:pt>
                <c:pt idx="94">
                  <c:v>-61.566477058046999</c:v>
                </c:pt>
                <c:pt idx="95">
                  <c:v>-75.321435900125906</c:v>
                </c:pt>
                <c:pt idx="96">
                  <c:v>-84.793998830571596</c:v>
                </c:pt>
                <c:pt idx="97">
                  <c:v>-72.806196937238198</c:v>
                </c:pt>
                <c:pt idx="98">
                  <c:v>38.947648413558198</c:v>
                </c:pt>
                <c:pt idx="99">
                  <c:v>51.2024497657899</c:v>
                </c:pt>
                <c:pt idx="100">
                  <c:v>55.557230230738099</c:v>
                </c:pt>
                <c:pt idx="101">
                  <c:v>60.604973467009899</c:v>
                </c:pt>
                <c:pt idx="102">
                  <c:v>64.670232354850697</c:v>
                </c:pt>
                <c:pt idx="103">
                  <c:v>71.7226061707171</c:v>
                </c:pt>
                <c:pt idx="104">
                  <c:v>74.361506355217998</c:v>
                </c:pt>
                <c:pt idx="105">
                  <c:v>77.936237654193107</c:v>
                </c:pt>
                <c:pt idx="106">
                  <c:v>84.6011131015578</c:v>
                </c:pt>
                <c:pt idx="107">
                  <c:v>88.509699768866497</c:v>
                </c:pt>
                <c:pt idx="108">
                  <c:v>81.809607170087006</c:v>
                </c:pt>
                <c:pt idx="109">
                  <c:v>76.708388773613393</c:v>
                </c:pt>
                <c:pt idx="110">
                  <c:v>75.833770574146499</c:v>
                </c:pt>
                <c:pt idx="111">
                  <c:v>76.487965716680804</c:v>
                </c:pt>
                <c:pt idx="112">
                  <c:v>76.705718600437507</c:v>
                </c:pt>
                <c:pt idx="113">
                  <c:v>76.170478119560897</c:v>
                </c:pt>
                <c:pt idx="114">
                  <c:v>73.528004511549895</c:v>
                </c:pt>
                <c:pt idx="115">
                  <c:v>72.965511623960197</c:v>
                </c:pt>
                <c:pt idx="116">
                  <c:v>75.776386091888398</c:v>
                </c:pt>
                <c:pt idx="117">
                  <c:v>81.126413715416106</c:v>
                </c:pt>
                <c:pt idx="118">
                  <c:v>85.830535838547405</c:v>
                </c:pt>
                <c:pt idx="119">
                  <c:v>88.558016826567197</c:v>
                </c:pt>
                <c:pt idx="120">
                  <c:v>88.8364586412374</c:v>
                </c:pt>
                <c:pt idx="121">
                  <c:v>87.483449004839898</c:v>
                </c:pt>
                <c:pt idx="122">
                  <c:v>84.981234627671697</c:v>
                </c:pt>
                <c:pt idx="123">
                  <c:v>81.931878894598995</c:v>
                </c:pt>
                <c:pt idx="124">
                  <c:v>77.3992827858917</c:v>
                </c:pt>
                <c:pt idx="125">
                  <c:v>72.382958237987907</c:v>
                </c:pt>
                <c:pt idx="126">
                  <c:v>70.065971623444199</c:v>
                </c:pt>
                <c:pt idx="127">
                  <c:v>66.252374659935001</c:v>
                </c:pt>
                <c:pt idx="128">
                  <c:v>59.850613921936699</c:v>
                </c:pt>
                <c:pt idx="129">
                  <c:v>49.7814516776712</c:v>
                </c:pt>
                <c:pt idx="130">
                  <c:v>33.888368454978</c:v>
                </c:pt>
                <c:pt idx="131">
                  <c:v>22.293784597163999</c:v>
                </c:pt>
                <c:pt idx="132">
                  <c:v>-0.46090816207381602</c:v>
                </c:pt>
                <c:pt idx="133">
                  <c:v>-40.940334332284401</c:v>
                </c:pt>
                <c:pt idx="134">
                  <c:v>-60.692796841195701</c:v>
                </c:pt>
                <c:pt idx="135">
                  <c:v>-66.230713357156404</c:v>
                </c:pt>
                <c:pt idx="136">
                  <c:v>-64.254005973950498</c:v>
                </c:pt>
                <c:pt idx="137">
                  <c:v>-62.066327494677701</c:v>
                </c:pt>
                <c:pt idx="138">
                  <c:v>-65.446504328333205</c:v>
                </c:pt>
                <c:pt idx="139">
                  <c:v>-70.957674805014904</c:v>
                </c:pt>
                <c:pt idx="140">
                  <c:v>-73.877670394540402</c:v>
                </c:pt>
                <c:pt idx="141">
                  <c:v>-68.011809989487602</c:v>
                </c:pt>
                <c:pt idx="142">
                  <c:v>-63.689200903538001</c:v>
                </c:pt>
                <c:pt idx="143">
                  <c:v>-64.421370297505604</c:v>
                </c:pt>
                <c:pt idx="144">
                  <c:v>-66.451163985171704</c:v>
                </c:pt>
                <c:pt idx="145">
                  <c:v>-64.545276818949006</c:v>
                </c:pt>
                <c:pt idx="146">
                  <c:v>-61.855632386555598</c:v>
                </c:pt>
                <c:pt idx="147">
                  <c:v>-58.954102227880902</c:v>
                </c:pt>
                <c:pt idx="148">
                  <c:v>-56.3609233404459</c:v>
                </c:pt>
                <c:pt idx="149">
                  <c:v>-57.5612865071136</c:v>
                </c:pt>
                <c:pt idx="150">
                  <c:v>-56.258983710998699</c:v>
                </c:pt>
                <c:pt idx="151">
                  <c:v>-53.609609004621603</c:v>
                </c:pt>
                <c:pt idx="152">
                  <c:v>-57.5094707066444</c:v>
                </c:pt>
                <c:pt idx="153">
                  <c:v>-63.817723412085101</c:v>
                </c:pt>
                <c:pt idx="154">
                  <c:v>-75.898891756582501</c:v>
                </c:pt>
                <c:pt idx="155">
                  <c:v>-82.953108076460694</c:v>
                </c:pt>
                <c:pt idx="156">
                  <c:v>-66.626725144828896</c:v>
                </c:pt>
                <c:pt idx="157">
                  <c:v>-43.724214265961599</c:v>
                </c:pt>
                <c:pt idx="158">
                  <c:v>-45.085839549669601</c:v>
                </c:pt>
                <c:pt idx="159">
                  <c:v>-67.3344730782418</c:v>
                </c:pt>
                <c:pt idx="160">
                  <c:v>-83.726496949023598</c:v>
                </c:pt>
                <c:pt idx="161">
                  <c:v>-81.140390995181207</c:v>
                </c:pt>
                <c:pt idx="162">
                  <c:v>-23.140822625664001</c:v>
                </c:pt>
                <c:pt idx="163">
                  <c:v>10.7371812702537</c:v>
                </c:pt>
                <c:pt idx="164">
                  <c:v>31.1315234577491</c:v>
                </c:pt>
                <c:pt idx="165">
                  <c:v>56.1373128041038</c:v>
                </c:pt>
                <c:pt idx="166">
                  <c:v>63.656712936644396</c:v>
                </c:pt>
                <c:pt idx="167">
                  <c:v>66.334993999134895</c:v>
                </c:pt>
                <c:pt idx="168">
                  <c:v>70.722581303360698</c:v>
                </c:pt>
                <c:pt idx="169">
                  <c:v>74.954211142702306</c:v>
                </c:pt>
                <c:pt idx="170">
                  <c:v>80.686127423892799</c:v>
                </c:pt>
                <c:pt idx="171">
                  <c:v>85.752588675654593</c:v>
                </c:pt>
                <c:pt idx="172">
                  <c:v>87.858496638567701</c:v>
                </c:pt>
                <c:pt idx="173">
                  <c:v>83.245723809189101</c:v>
                </c:pt>
                <c:pt idx="174">
                  <c:v>81.257574238418201</c:v>
                </c:pt>
                <c:pt idx="175">
                  <c:v>80.2969769535773</c:v>
                </c:pt>
                <c:pt idx="176">
                  <c:v>78.451555717125601</c:v>
                </c:pt>
                <c:pt idx="177">
                  <c:v>78.8938899396463</c:v>
                </c:pt>
                <c:pt idx="178">
                  <c:v>79.894776641471907</c:v>
                </c:pt>
                <c:pt idx="179">
                  <c:v>80.348246866069303</c:v>
                </c:pt>
                <c:pt idx="180">
                  <c:v>80.205900155004798</c:v>
                </c:pt>
                <c:pt idx="181">
                  <c:v>81.738389672268994</c:v>
                </c:pt>
                <c:pt idx="182">
                  <c:v>82.9347671336064</c:v>
                </c:pt>
                <c:pt idx="183">
                  <c:v>82.555039492658807</c:v>
                </c:pt>
                <c:pt idx="184">
                  <c:v>87.538621766653506</c:v>
                </c:pt>
                <c:pt idx="185">
                  <c:v>89.189934637623594</c:v>
                </c:pt>
                <c:pt idx="186">
                  <c:v>80.919348483054094</c:v>
                </c:pt>
                <c:pt idx="187">
                  <c:v>76.483419908628093</c:v>
                </c:pt>
                <c:pt idx="188">
                  <c:v>76.722281567306098</c:v>
                </c:pt>
                <c:pt idx="189">
                  <c:v>74.502004767130202</c:v>
                </c:pt>
                <c:pt idx="190">
                  <c:v>70.324887319452003</c:v>
                </c:pt>
                <c:pt idx="191">
                  <c:v>67.989694703342394</c:v>
                </c:pt>
                <c:pt idx="192">
                  <c:v>65.912500435020206</c:v>
                </c:pt>
                <c:pt idx="193">
                  <c:v>51.860698738112198</c:v>
                </c:pt>
                <c:pt idx="194">
                  <c:v>29.5772633640929</c:v>
                </c:pt>
                <c:pt idx="195">
                  <c:v>24.9782853747597</c:v>
                </c:pt>
                <c:pt idx="196">
                  <c:v>-0.67123848268449704</c:v>
                </c:pt>
                <c:pt idx="197">
                  <c:v>-44.106976105885103</c:v>
                </c:pt>
                <c:pt idx="198">
                  <c:v>-53.632049256175499</c:v>
                </c:pt>
                <c:pt idx="199">
                  <c:v>-55.532475834588098</c:v>
                </c:pt>
                <c:pt idx="200">
                  <c:v>-56.156061635763301</c:v>
                </c:pt>
                <c:pt idx="201">
                  <c:v>-59.952120397903002</c:v>
                </c:pt>
                <c:pt idx="202">
                  <c:v>-65.318499828272195</c:v>
                </c:pt>
                <c:pt idx="203">
                  <c:v>-70.195815642610398</c:v>
                </c:pt>
                <c:pt idx="204">
                  <c:v>-71.092518287691206</c:v>
                </c:pt>
                <c:pt idx="205">
                  <c:v>-66.732587001513707</c:v>
                </c:pt>
                <c:pt idx="206">
                  <c:v>-63.366388582978402</c:v>
                </c:pt>
                <c:pt idx="207">
                  <c:v>-64.131213192792302</c:v>
                </c:pt>
                <c:pt idx="208">
                  <c:v>-64.073291247253493</c:v>
                </c:pt>
                <c:pt idx="209">
                  <c:v>-61.562686582840698</c:v>
                </c:pt>
                <c:pt idx="210">
                  <c:v>-59.753725972288898</c:v>
                </c:pt>
                <c:pt idx="211">
                  <c:v>-56.7994415320887</c:v>
                </c:pt>
                <c:pt idx="212">
                  <c:v>-55.321829295499803</c:v>
                </c:pt>
                <c:pt idx="213">
                  <c:v>-59.129400163808803</c:v>
                </c:pt>
                <c:pt idx="214">
                  <c:v>-61.751665629548903</c:v>
                </c:pt>
                <c:pt idx="215">
                  <c:v>-61.840395468653902</c:v>
                </c:pt>
                <c:pt idx="216">
                  <c:v>-58.724228725960998</c:v>
                </c:pt>
                <c:pt idx="217">
                  <c:v>-61.067545568223501</c:v>
                </c:pt>
                <c:pt idx="218">
                  <c:v>-65.478485123661898</c:v>
                </c:pt>
                <c:pt idx="219">
                  <c:v>-65.899570687794096</c:v>
                </c:pt>
                <c:pt idx="220">
                  <c:v>-74.168435076190505</c:v>
                </c:pt>
                <c:pt idx="221">
                  <c:v>-73.777767382885301</c:v>
                </c:pt>
                <c:pt idx="222">
                  <c:v>-65.040072873882195</c:v>
                </c:pt>
                <c:pt idx="223">
                  <c:v>-59.587430694128201</c:v>
                </c:pt>
                <c:pt idx="224">
                  <c:v>-63.301885601564997</c:v>
                </c:pt>
                <c:pt idx="225">
                  <c:v>-66.999011820556106</c:v>
                </c:pt>
                <c:pt idx="226">
                  <c:v>-39.896652698310803</c:v>
                </c:pt>
                <c:pt idx="227">
                  <c:v>-11.880160782423999</c:v>
                </c:pt>
                <c:pt idx="228">
                  <c:v>0.73371804030034204</c:v>
                </c:pt>
                <c:pt idx="229">
                  <c:v>15.234309640097701</c:v>
                </c:pt>
                <c:pt idx="230">
                  <c:v>25.673236205717799</c:v>
                </c:pt>
                <c:pt idx="231">
                  <c:v>32.065857411908702</c:v>
                </c:pt>
                <c:pt idx="232">
                  <c:v>41.201950139836299</c:v>
                </c:pt>
                <c:pt idx="233">
                  <c:v>55.412204324618401</c:v>
                </c:pt>
                <c:pt idx="234">
                  <c:v>66.403464231156505</c:v>
                </c:pt>
                <c:pt idx="235">
                  <c:v>72.972579175297298</c:v>
                </c:pt>
                <c:pt idx="236">
                  <c:v>79.165191984758806</c:v>
                </c:pt>
                <c:pt idx="237">
                  <c:v>85.076402754789996</c:v>
                </c:pt>
                <c:pt idx="238">
                  <c:v>86.543318322021904</c:v>
                </c:pt>
                <c:pt idx="239">
                  <c:v>85.506436061434201</c:v>
                </c:pt>
                <c:pt idx="240">
                  <c:v>83.797769828620901</c:v>
                </c:pt>
                <c:pt idx="241">
                  <c:v>84.487508931913993</c:v>
                </c:pt>
                <c:pt idx="242">
                  <c:v>84.749722055399403</c:v>
                </c:pt>
                <c:pt idx="243">
                  <c:v>83.837596204986198</c:v>
                </c:pt>
                <c:pt idx="244">
                  <c:v>82.621000422981496</c:v>
                </c:pt>
                <c:pt idx="245">
                  <c:v>81.124064320726006</c:v>
                </c:pt>
                <c:pt idx="246">
                  <c:v>76.973700958919096</c:v>
                </c:pt>
                <c:pt idx="247">
                  <c:v>77.732348826141205</c:v>
                </c:pt>
                <c:pt idx="248">
                  <c:v>81.435869154054302</c:v>
                </c:pt>
                <c:pt idx="249">
                  <c:v>78.4082402733479</c:v>
                </c:pt>
                <c:pt idx="250">
                  <c:v>75.614642521812897</c:v>
                </c:pt>
                <c:pt idx="251">
                  <c:v>71.659585762597004</c:v>
                </c:pt>
                <c:pt idx="252">
                  <c:v>66.655700443280395</c:v>
                </c:pt>
                <c:pt idx="253">
                  <c:v>61.390121257017199</c:v>
                </c:pt>
                <c:pt idx="254">
                  <c:v>65.432548370006003</c:v>
                </c:pt>
                <c:pt idx="255">
                  <c:v>54.140620620200004</c:v>
                </c:pt>
                <c:pt idx="256">
                  <c:v>36.082513598848003</c:v>
                </c:pt>
                <c:pt idx="257">
                  <c:v>7.4709924219985897</c:v>
                </c:pt>
                <c:pt idx="258">
                  <c:v>-6.4303758014580303</c:v>
                </c:pt>
                <c:pt idx="259">
                  <c:v>-16.410306130432598</c:v>
                </c:pt>
                <c:pt idx="260">
                  <c:v>-32.198082893209701</c:v>
                </c:pt>
                <c:pt idx="261">
                  <c:v>-45.646848831798202</c:v>
                </c:pt>
                <c:pt idx="262">
                  <c:v>-54.922168523033299</c:v>
                </c:pt>
                <c:pt idx="263">
                  <c:v>-56.133145850554101</c:v>
                </c:pt>
                <c:pt idx="264">
                  <c:v>-53.959789865885803</c:v>
                </c:pt>
                <c:pt idx="265">
                  <c:v>-53.839678981694902</c:v>
                </c:pt>
                <c:pt idx="266">
                  <c:v>-53.595798184375198</c:v>
                </c:pt>
                <c:pt idx="267">
                  <c:v>-53.978045038787698</c:v>
                </c:pt>
                <c:pt idx="268">
                  <c:v>-52.860544633073701</c:v>
                </c:pt>
                <c:pt idx="269">
                  <c:v>-53.1665304131242</c:v>
                </c:pt>
                <c:pt idx="270">
                  <c:v>-53.660130923912803</c:v>
                </c:pt>
                <c:pt idx="271">
                  <c:v>-51.3351450026693</c:v>
                </c:pt>
                <c:pt idx="272">
                  <c:v>-47.443029903594898</c:v>
                </c:pt>
                <c:pt idx="273">
                  <c:v>-43.802105411481897</c:v>
                </c:pt>
                <c:pt idx="274">
                  <c:v>-42.926574714568602</c:v>
                </c:pt>
                <c:pt idx="275">
                  <c:v>-46.240337993163998</c:v>
                </c:pt>
                <c:pt idx="276">
                  <c:v>-50.583056647225199</c:v>
                </c:pt>
                <c:pt idx="277">
                  <c:v>-51.953426032690601</c:v>
                </c:pt>
                <c:pt idx="278">
                  <c:v>-48.346236371180296</c:v>
                </c:pt>
                <c:pt idx="279">
                  <c:v>-45.754784642415203</c:v>
                </c:pt>
                <c:pt idx="280">
                  <c:v>-56.017364791508399</c:v>
                </c:pt>
                <c:pt idx="281">
                  <c:v>-69.582259010654596</c:v>
                </c:pt>
                <c:pt idx="282">
                  <c:v>-77.377007369993393</c:v>
                </c:pt>
                <c:pt idx="283">
                  <c:v>-81.502291881786704</c:v>
                </c:pt>
                <c:pt idx="284">
                  <c:v>-70.608504181663307</c:v>
                </c:pt>
                <c:pt idx="285">
                  <c:v>-57.349805240989802</c:v>
                </c:pt>
                <c:pt idx="286">
                  <c:v>-49.739731263013297</c:v>
                </c:pt>
                <c:pt idx="287">
                  <c:v>-19.9767709405705</c:v>
                </c:pt>
                <c:pt idx="288">
                  <c:v>15.990236205898601</c:v>
                </c:pt>
                <c:pt idx="289">
                  <c:v>25.0007037718463</c:v>
                </c:pt>
                <c:pt idx="290">
                  <c:v>33.672803086173502</c:v>
                </c:pt>
                <c:pt idx="291">
                  <c:v>46.036953653453899</c:v>
                </c:pt>
                <c:pt idx="292">
                  <c:v>51.416636000177299</c:v>
                </c:pt>
                <c:pt idx="293">
                  <c:v>53.588252037717098</c:v>
                </c:pt>
                <c:pt idx="294">
                  <c:v>56.349688933835502</c:v>
                </c:pt>
                <c:pt idx="295">
                  <c:v>59.662513616719103</c:v>
                </c:pt>
                <c:pt idx="296">
                  <c:v>64.906284145914597</c:v>
                </c:pt>
                <c:pt idx="297">
                  <c:v>69.215656944382701</c:v>
                </c:pt>
                <c:pt idx="298">
                  <c:v>72.637645790224397</c:v>
                </c:pt>
                <c:pt idx="299">
                  <c:v>75.484886799303098</c:v>
                </c:pt>
                <c:pt idx="300">
                  <c:v>78.051162145662303</c:v>
                </c:pt>
                <c:pt idx="301">
                  <c:v>80.794414375782196</c:v>
                </c:pt>
                <c:pt idx="302">
                  <c:v>82.370124915142497</c:v>
                </c:pt>
                <c:pt idx="303">
                  <c:v>82.387459364551304</c:v>
                </c:pt>
                <c:pt idx="304">
                  <c:v>82.6643749591681</c:v>
                </c:pt>
                <c:pt idx="305">
                  <c:v>82.942084301706302</c:v>
                </c:pt>
                <c:pt idx="306">
                  <c:v>82.523264077885301</c:v>
                </c:pt>
                <c:pt idx="307">
                  <c:v>82.000353444975204</c:v>
                </c:pt>
                <c:pt idx="308">
                  <c:v>81.219262961079295</c:v>
                </c:pt>
                <c:pt idx="309">
                  <c:v>80.214232360748596</c:v>
                </c:pt>
                <c:pt idx="310">
                  <c:v>80.051591326737594</c:v>
                </c:pt>
                <c:pt idx="311">
                  <c:v>77.405495209957706</c:v>
                </c:pt>
                <c:pt idx="312">
                  <c:v>75.842945626908104</c:v>
                </c:pt>
                <c:pt idx="313">
                  <c:v>73.377726891516204</c:v>
                </c:pt>
                <c:pt idx="314">
                  <c:v>69.686122894157506</c:v>
                </c:pt>
                <c:pt idx="315">
                  <c:v>64.825464950349399</c:v>
                </c:pt>
                <c:pt idx="316">
                  <c:v>57.633832770545297</c:v>
                </c:pt>
                <c:pt idx="317">
                  <c:v>56.1572268541751</c:v>
                </c:pt>
                <c:pt idx="318">
                  <c:v>49.493016080483201</c:v>
                </c:pt>
                <c:pt idx="319">
                  <c:v>24.774541419602802</c:v>
                </c:pt>
                <c:pt idx="320">
                  <c:v>-16.4645736494817</c:v>
                </c:pt>
                <c:pt idx="321">
                  <c:v>-30.685911040992298</c:v>
                </c:pt>
                <c:pt idx="322">
                  <c:v>-35.941013011217898</c:v>
                </c:pt>
                <c:pt idx="323">
                  <c:v>-46.755839211305698</c:v>
                </c:pt>
                <c:pt idx="324">
                  <c:v>-57.270455207009903</c:v>
                </c:pt>
                <c:pt idx="325">
                  <c:v>-64.723259922295995</c:v>
                </c:pt>
                <c:pt idx="326">
                  <c:v>-65.1139462916192</c:v>
                </c:pt>
                <c:pt idx="327">
                  <c:v>-63.467961205502696</c:v>
                </c:pt>
                <c:pt idx="328">
                  <c:v>-62.934733497198401</c:v>
                </c:pt>
                <c:pt idx="329">
                  <c:v>-63.676921802390702</c:v>
                </c:pt>
                <c:pt idx="330">
                  <c:v>-61.721468037163802</c:v>
                </c:pt>
                <c:pt idx="331">
                  <c:v>-58.020057119062997</c:v>
                </c:pt>
                <c:pt idx="332">
                  <c:v>-57.696578210272399</c:v>
                </c:pt>
                <c:pt idx="333">
                  <c:v>-56.5020228820715</c:v>
                </c:pt>
                <c:pt idx="334">
                  <c:v>-50.874244287435999</c:v>
                </c:pt>
                <c:pt idx="335">
                  <c:v>-44.499465162304197</c:v>
                </c:pt>
                <c:pt idx="336">
                  <c:v>-44.304689297071803</c:v>
                </c:pt>
                <c:pt idx="337">
                  <c:v>-50.886489757048501</c:v>
                </c:pt>
                <c:pt idx="338">
                  <c:v>-56.746166909500801</c:v>
                </c:pt>
                <c:pt idx="339">
                  <c:v>-53.3094267136414</c:v>
                </c:pt>
                <c:pt idx="340">
                  <c:v>-54.379120628079697</c:v>
                </c:pt>
                <c:pt idx="341">
                  <c:v>-62.781411563747803</c:v>
                </c:pt>
                <c:pt idx="342">
                  <c:v>-75.069068809051203</c:v>
                </c:pt>
                <c:pt idx="343">
                  <c:v>-77.487289755709099</c:v>
                </c:pt>
                <c:pt idx="344">
                  <c:v>-50.452405032702003</c:v>
                </c:pt>
                <c:pt idx="345">
                  <c:v>-48.897081354116601</c:v>
                </c:pt>
                <c:pt idx="346">
                  <c:v>-74.447026183926397</c:v>
                </c:pt>
                <c:pt idx="347">
                  <c:v>-54.153074575815999</c:v>
                </c:pt>
                <c:pt idx="348">
                  <c:v>-41.915888559868499</c:v>
                </c:pt>
                <c:pt idx="349">
                  <c:v>4.4865556812585101</c:v>
                </c:pt>
                <c:pt idx="350">
                  <c:v>16.6692089641734</c:v>
                </c:pt>
                <c:pt idx="351">
                  <c:v>23.014805450745001</c:v>
                </c:pt>
                <c:pt idx="352">
                  <c:v>42.995163563979403</c:v>
                </c:pt>
                <c:pt idx="353">
                  <c:v>58.5462837556951</c:v>
                </c:pt>
                <c:pt idx="354">
                  <c:v>62.778881788021003</c:v>
                </c:pt>
                <c:pt idx="355">
                  <c:v>66.317994180553896</c:v>
                </c:pt>
                <c:pt idx="356">
                  <c:v>73.009069949938393</c:v>
                </c:pt>
                <c:pt idx="357">
                  <c:v>78.3377446167503</c:v>
                </c:pt>
                <c:pt idx="358">
                  <c:v>81.508791142344293</c:v>
                </c:pt>
                <c:pt idx="359">
                  <c:v>80.849912243998702</c:v>
                </c:pt>
                <c:pt idx="360">
                  <c:v>80.564037871556394</c:v>
                </c:pt>
                <c:pt idx="361">
                  <c:v>79.925991471741398</c:v>
                </c:pt>
                <c:pt idx="362">
                  <c:v>77.417830484631097</c:v>
                </c:pt>
                <c:pt idx="363">
                  <c:v>74.761580408729799</c:v>
                </c:pt>
                <c:pt idx="364">
                  <c:v>72.046172824578505</c:v>
                </c:pt>
                <c:pt idx="365">
                  <c:v>72.056395142868894</c:v>
                </c:pt>
                <c:pt idx="366">
                  <c:v>74.152974964530401</c:v>
                </c:pt>
                <c:pt idx="367">
                  <c:v>77.117922921449804</c:v>
                </c:pt>
                <c:pt idx="368">
                  <c:v>79.030108628168605</c:v>
                </c:pt>
                <c:pt idx="369">
                  <c:v>78.872859452925596</c:v>
                </c:pt>
                <c:pt idx="370">
                  <c:v>79.991000070342196</c:v>
                </c:pt>
                <c:pt idx="371">
                  <c:v>78.206860702576407</c:v>
                </c:pt>
                <c:pt idx="372">
                  <c:v>76.528913635235597</c:v>
                </c:pt>
                <c:pt idx="373">
                  <c:v>72.267239865713805</c:v>
                </c:pt>
                <c:pt idx="374">
                  <c:v>67.229703286617394</c:v>
                </c:pt>
                <c:pt idx="375">
                  <c:v>58.906984386039497</c:v>
                </c:pt>
                <c:pt idx="376">
                  <c:v>51.7679861368308</c:v>
                </c:pt>
                <c:pt idx="377">
                  <c:v>47.319739809418103</c:v>
                </c:pt>
                <c:pt idx="378">
                  <c:v>40.506570630986801</c:v>
                </c:pt>
                <c:pt idx="379">
                  <c:v>29.751871917133499</c:v>
                </c:pt>
                <c:pt idx="380">
                  <c:v>-0.31521336192142602</c:v>
                </c:pt>
                <c:pt idx="381">
                  <c:v>-25.072915679464</c:v>
                </c:pt>
                <c:pt idx="382">
                  <c:v>-31.907698061022</c:v>
                </c:pt>
                <c:pt idx="383">
                  <c:v>-40.625976550127497</c:v>
                </c:pt>
                <c:pt idx="384">
                  <c:v>-51.967288090167798</c:v>
                </c:pt>
                <c:pt idx="385">
                  <c:v>-60.1227553247641</c:v>
                </c:pt>
                <c:pt idx="386">
                  <c:v>-51.219483539027401</c:v>
                </c:pt>
                <c:pt idx="387">
                  <c:v>-49.763811122344698</c:v>
                </c:pt>
                <c:pt idx="388">
                  <c:v>-53.981663269895897</c:v>
                </c:pt>
                <c:pt idx="389">
                  <c:v>-53.544214397205899</c:v>
                </c:pt>
                <c:pt idx="390">
                  <c:v>-45.721984752768499</c:v>
                </c:pt>
                <c:pt idx="391">
                  <c:v>-34.847099611363703</c:v>
                </c:pt>
                <c:pt idx="392">
                  <c:v>-28.819463996653798</c:v>
                </c:pt>
                <c:pt idx="393">
                  <c:v>-25.000029791129201</c:v>
                </c:pt>
                <c:pt idx="394">
                  <c:v>-17.172337019908198</c:v>
                </c:pt>
                <c:pt idx="395">
                  <c:v>-16.0933671877285</c:v>
                </c:pt>
                <c:pt idx="396">
                  <c:v>-19.871113711818801</c:v>
                </c:pt>
                <c:pt idx="397">
                  <c:v>-26.857085154393801</c:v>
                </c:pt>
                <c:pt idx="398">
                  <c:v>-31.821524061227802</c:v>
                </c:pt>
                <c:pt idx="399">
                  <c:v>-27.543006481287101</c:v>
                </c:pt>
                <c:pt idx="400">
                  <c:v>-23.153463766913799</c:v>
                </c:pt>
                <c:pt idx="401">
                  <c:v>-20.331418473734999</c:v>
                </c:pt>
                <c:pt idx="402">
                  <c:v>-19.352901713350501</c:v>
                </c:pt>
                <c:pt idx="403">
                  <c:v>-17.547723145838301</c:v>
                </c:pt>
                <c:pt idx="404">
                  <c:v>-24.845023618523399</c:v>
                </c:pt>
                <c:pt idx="405">
                  <c:v>-23.738225327118599</c:v>
                </c:pt>
                <c:pt idx="406">
                  <c:v>-11.947066776078399</c:v>
                </c:pt>
                <c:pt idx="407">
                  <c:v>-6.9403224336460401</c:v>
                </c:pt>
                <c:pt idx="408">
                  <c:v>-5.1242607099923498</c:v>
                </c:pt>
                <c:pt idx="409">
                  <c:v>-2.4803581300788302</c:v>
                </c:pt>
                <c:pt idx="410">
                  <c:v>5.1352258549566097</c:v>
                </c:pt>
                <c:pt idx="411">
                  <c:v>-2.64579303237339</c:v>
                </c:pt>
                <c:pt idx="412">
                  <c:v>-9.9098904192234993</c:v>
                </c:pt>
                <c:pt idx="413">
                  <c:v>-8.1123623733747205</c:v>
                </c:pt>
                <c:pt idx="414">
                  <c:v>-3.4954654694148801</c:v>
                </c:pt>
                <c:pt idx="415">
                  <c:v>-6.8154484826215596</c:v>
                </c:pt>
                <c:pt idx="416">
                  <c:v>-6.0237264384072002</c:v>
                </c:pt>
                <c:pt idx="417">
                  <c:v>-16.081059237127398</c:v>
                </c:pt>
                <c:pt idx="418">
                  <c:v>-19.3260027763606</c:v>
                </c:pt>
                <c:pt idx="419">
                  <c:v>-12.2643630427789</c:v>
                </c:pt>
                <c:pt idx="420">
                  <c:v>-11.910998197737801</c:v>
                </c:pt>
                <c:pt idx="421">
                  <c:v>-12.8349801928765</c:v>
                </c:pt>
                <c:pt idx="422">
                  <c:v>-13.8922194752653</c:v>
                </c:pt>
                <c:pt idx="423">
                  <c:v>-16.928282245584299</c:v>
                </c:pt>
                <c:pt idx="424">
                  <c:v>-13.844650410663499</c:v>
                </c:pt>
                <c:pt idx="425">
                  <c:v>-11.197822076534401</c:v>
                </c:pt>
                <c:pt idx="426">
                  <c:v>-15.250955492963399</c:v>
                </c:pt>
                <c:pt idx="427">
                  <c:v>-24.464041782733599</c:v>
                </c:pt>
                <c:pt idx="428">
                  <c:v>-27.999096695163601</c:v>
                </c:pt>
                <c:pt idx="429">
                  <c:v>-17.232380111242598</c:v>
                </c:pt>
                <c:pt idx="430">
                  <c:v>-13.2904758805619</c:v>
                </c:pt>
                <c:pt idx="431">
                  <c:v>-17.942198678466202</c:v>
                </c:pt>
                <c:pt idx="432">
                  <c:v>-21.254987439152</c:v>
                </c:pt>
                <c:pt idx="433">
                  <c:v>-21.061427674031499</c:v>
                </c:pt>
                <c:pt idx="434">
                  <c:v>-18.3163777733992</c:v>
                </c:pt>
                <c:pt idx="435">
                  <c:v>-16.020706055293399</c:v>
                </c:pt>
                <c:pt idx="436">
                  <c:v>-17.1911866617458</c:v>
                </c:pt>
                <c:pt idx="437">
                  <c:v>-19.800761409469899</c:v>
                </c:pt>
                <c:pt idx="438">
                  <c:v>-19.591405296244599</c:v>
                </c:pt>
                <c:pt idx="439">
                  <c:v>-16.046931306396001</c:v>
                </c:pt>
                <c:pt idx="440">
                  <c:v>-12.9290755518943</c:v>
                </c:pt>
                <c:pt idx="441">
                  <c:v>-13.737889465688699</c:v>
                </c:pt>
                <c:pt idx="442">
                  <c:v>-16.5228541403878</c:v>
                </c:pt>
                <c:pt idx="443">
                  <c:v>-15.358280956526899</c:v>
                </c:pt>
                <c:pt idx="444">
                  <c:v>-10.7322215975438</c:v>
                </c:pt>
                <c:pt idx="445">
                  <c:v>-8.8282384864280008</c:v>
                </c:pt>
                <c:pt idx="446">
                  <c:v>-9.3129496227338606</c:v>
                </c:pt>
                <c:pt idx="447">
                  <c:v>-12.353383534376499</c:v>
                </c:pt>
                <c:pt idx="448">
                  <c:v>-12.659703374210601</c:v>
                </c:pt>
              </c:numCache>
            </c:numRef>
          </c:val>
          <c:smooth val="0"/>
          <c:extLst>
            <c:ext xmlns:c16="http://schemas.microsoft.com/office/drawing/2014/chart" uri="{C3380CC4-5D6E-409C-BE32-E72D297353CC}">
              <c16:uniqueId val="{00000000-CF45-4C32-94EC-75A940D29D9A}"/>
            </c:ext>
          </c:extLst>
        </c:ser>
        <c:ser>
          <c:idx val="1"/>
          <c:order val="1"/>
          <c:tx>
            <c:strRef>
              <c:f>'[action2 5 times accele.csv]action2 5 times accele'!$K$1</c:f>
              <c:strCache>
                <c:ptCount val="1"/>
                <c:pt idx="0">
                  <c:v>Y-accel</c:v>
                </c:pt>
              </c:strCache>
            </c:strRef>
          </c:tx>
          <c:spPr>
            <a:ln w="28575" cap="rnd">
              <a:solidFill>
                <a:schemeClr val="accent2"/>
              </a:solidFill>
              <a:round/>
            </a:ln>
            <a:effectLst/>
          </c:spPr>
          <c:marker>
            <c:symbol val="none"/>
          </c:marker>
          <c:val>
            <c:numRef>
              <c:f>'[action2 5 times accele.csv]action2 5 times accele'!$K$2:$K$450</c:f>
              <c:numCache>
                <c:formatCode>General</c:formatCode>
                <c:ptCount val="449"/>
                <c:pt idx="0">
                  <c:v>-23.070223715513599</c:v>
                </c:pt>
                <c:pt idx="1">
                  <c:v>-17.229534184001398</c:v>
                </c:pt>
                <c:pt idx="2">
                  <c:v>-19.5505434928596</c:v>
                </c:pt>
                <c:pt idx="3">
                  <c:v>-30.349599561308601</c:v>
                </c:pt>
                <c:pt idx="4">
                  <c:v>-33.673597554479201</c:v>
                </c:pt>
                <c:pt idx="5">
                  <c:v>-23.067234342067099</c:v>
                </c:pt>
                <c:pt idx="6">
                  <c:v>-20.475877132375899</c:v>
                </c:pt>
                <c:pt idx="7">
                  <c:v>-21.469010887248299</c:v>
                </c:pt>
                <c:pt idx="8">
                  <c:v>-25.276752212552001</c:v>
                </c:pt>
                <c:pt idx="9">
                  <c:v>-26.4878653900921</c:v>
                </c:pt>
                <c:pt idx="10">
                  <c:v>-26.5758106850597</c:v>
                </c:pt>
                <c:pt idx="11">
                  <c:v>-25.184854385048599</c:v>
                </c:pt>
                <c:pt idx="12">
                  <c:v>-23.730102125263901</c:v>
                </c:pt>
                <c:pt idx="13">
                  <c:v>-24.573432166660599</c:v>
                </c:pt>
                <c:pt idx="14">
                  <c:v>-27.457473480274299</c:v>
                </c:pt>
                <c:pt idx="15">
                  <c:v>-26.340880003325498</c:v>
                </c:pt>
                <c:pt idx="16">
                  <c:v>-24.567668977737402</c:v>
                </c:pt>
                <c:pt idx="17">
                  <c:v>-25.275164874699499</c:v>
                </c:pt>
                <c:pt idx="18">
                  <c:v>-24.036582672272299</c:v>
                </c:pt>
                <c:pt idx="19">
                  <c:v>-23.474115749983401</c:v>
                </c:pt>
                <c:pt idx="20">
                  <c:v>-24.395571553030798</c:v>
                </c:pt>
                <c:pt idx="21">
                  <c:v>-25.935667613367201</c:v>
                </c:pt>
                <c:pt idx="22">
                  <c:v>-24.636733405999699</c:v>
                </c:pt>
                <c:pt idx="23">
                  <c:v>-25.669126244529899</c:v>
                </c:pt>
                <c:pt idx="24">
                  <c:v>-27.0954704937723</c:v>
                </c:pt>
                <c:pt idx="25">
                  <c:v>-29.078022641131898</c:v>
                </c:pt>
                <c:pt idx="26">
                  <c:v>-28.887906718230699</c:v>
                </c:pt>
                <c:pt idx="27">
                  <c:v>-28.0323618561263</c:v>
                </c:pt>
                <c:pt idx="28">
                  <c:v>-27.983304183509599</c:v>
                </c:pt>
                <c:pt idx="29">
                  <c:v>-34.030182330714801</c:v>
                </c:pt>
                <c:pt idx="30">
                  <c:v>-33.491683576568498</c:v>
                </c:pt>
                <c:pt idx="31">
                  <c:v>-29.7865287204936</c:v>
                </c:pt>
                <c:pt idx="32">
                  <c:v>-31.459352050952699</c:v>
                </c:pt>
                <c:pt idx="33">
                  <c:v>-37.4467614069303</c:v>
                </c:pt>
                <c:pt idx="34">
                  <c:v>-39.545078318779503</c:v>
                </c:pt>
                <c:pt idx="35">
                  <c:v>-36.8540262840502</c:v>
                </c:pt>
                <c:pt idx="36">
                  <c:v>-35.196090683758598</c:v>
                </c:pt>
                <c:pt idx="37">
                  <c:v>-29.726839096383198</c:v>
                </c:pt>
                <c:pt idx="38">
                  <c:v>-27.4372800476024</c:v>
                </c:pt>
                <c:pt idx="39">
                  <c:v>-29.892177265424898</c:v>
                </c:pt>
                <c:pt idx="40">
                  <c:v>-31.905098976469301</c:v>
                </c:pt>
                <c:pt idx="41">
                  <c:v>-31.578955596346098</c:v>
                </c:pt>
                <c:pt idx="42">
                  <c:v>-38.587448881034298</c:v>
                </c:pt>
                <c:pt idx="43">
                  <c:v>-40.089715101779603</c:v>
                </c:pt>
                <c:pt idx="44">
                  <c:v>-33.349203513880099</c:v>
                </c:pt>
                <c:pt idx="45">
                  <c:v>-30.5893312161114</c:v>
                </c:pt>
                <c:pt idx="46">
                  <c:v>-36.280044968408298</c:v>
                </c:pt>
                <c:pt idx="47">
                  <c:v>-39.089965295472098</c:v>
                </c:pt>
                <c:pt idx="48">
                  <c:v>-37.915808187761797</c:v>
                </c:pt>
                <c:pt idx="49">
                  <c:v>-35.409031906750599</c:v>
                </c:pt>
                <c:pt idx="50">
                  <c:v>-42.804880711239498</c:v>
                </c:pt>
                <c:pt idx="51">
                  <c:v>-45.517631309562503</c:v>
                </c:pt>
                <c:pt idx="52">
                  <c:v>-46.194908222918002</c:v>
                </c:pt>
                <c:pt idx="53">
                  <c:v>-45.3915427552719</c:v>
                </c:pt>
                <c:pt idx="54">
                  <c:v>-47.987422821498001</c:v>
                </c:pt>
                <c:pt idx="55">
                  <c:v>-42.234630782094698</c:v>
                </c:pt>
                <c:pt idx="56">
                  <c:v>-34.464942487073102</c:v>
                </c:pt>
                <c:pt idx="57">
                  <c:v>-32.094289638170103</c:v>
                </c:pt>
                <c:pt idx="58">
                  <c:v>-31.9820277527065</c:v>
                </c:pt>
                <c:pt idx="59">
                  <c:v>-31.196637489742301</c:v>
                </c:pt>
                <c:pt idx="60">
                  <c:v>-31.3409568070836</c:v>
                </c:pt>
                <c:pt idx="61">
                  <c:v>-34.079740848770598</c:v>
                </c:pt>
                <c:pt idx="62">
                  <c:v>-37.072410754664297</c:v>
                </c:pt>
                <c:pt idx="63">
                  <c:v>-40.179549213846897</c:v>
                </c:pt>
                <c:pt idx="64">
                  <c:v>-41.261717955982498</c:v>
                </c:pt>
                <c:pt idx="65">
                  <c:v>-43.393944564752402</c:v>
                </c:pt>
                <c:pt idx="66">
                  <c:v>-46.228873906963003</c:v>
                </c:pt>
                <c:pt idx="67">
                  <c:v>-46.266110629280298</c:v>
                </c:pt>
                <c:pt idx="68">
                  <c:v>-45.834005501586297</c:v>
                </c:pt>
                <c:pt idx="69">
                  <c:v>-45.130056367853697</c:v>
                </c:pt>
                <c:pt idx="70">
                  <c:v>-45.273333061856803</c:v>
                </c:pt>
                <c:pt idx="71">
                  <c:v>-45.867431551388499</c:v>
                </c:pt>
                <c:pt idx="72">
                  <c:v>-46.196944686983301</c:v>
                </c:pt>
                <c:pt idx="73">
                  <c:v>-46.512880381666797</c:v>
                </c:pt>
                <c:pt idx="74">
                  <c:v>-48.061599952015897</c:v>
                </c:pt>
                <c:pt idx="75">
                  <c:v>-48.149129071814997</c:v>
                </c:pt>
                <c:pt idx="76">
                  <c:v>-46.203642168857897</c:v>
                </c:pt>
                <c:pt idx="77">
                  <c:v>-42.043424694636897</c:v>
                </c:pt>
                <c:pt idx="78">
                  <c:v>-39.309371399895397</c:v>
                </c:pt>
                <c:pt idx="79">
                  <c:v>-40.052258550002897</c:v>
                </c:pt>
                <c:pt idx="80">
                  <c:v>-42.465922273727301</c:v>
                </c:pt>
                <c:pt idx="81">
                  <c:v>-44.079789860819098</c:v>
                </c:pt>
                <c:pt idx="82">
                  <c:v>-43.295848338722202</c:v>
                </c:pt>
                <c:pt idx="83">
                  <c:v>-39.925630002283199</c:v>
                </c:pt>
                <c:pt idx="84">
                  <c:v>-38.162611177796698</c:v>
                </c:pt>
                <c:pt idx="85">
                  <c:v>-40.7708235253344</c:v>
                </c:pt>
                <c:pt idx="86">
                  <c:v>-40.617425151354503</c:v>
                </c:pt>
                <c:pt idx="87">
                  <c:v>-35.852214404366698</c:v>
                </c:pt>
                <c:pt idx="88">
                  <c:v>-26.912078029256101</c:v>
                </c:pt>
                <c:pt idx="89">
                  <c:v>-20.009026051877999</c:v>
                </c:pt>
                <c:pt idx="90">
                  <c:v>-21.120673848555199</c:v>
                </c:pt>
                <c:pt idx="91">
                  <c:v>-22.7170081314319</c:v>
                </c:pt>
                <c:pt idx="92">
                  <c:v>-19.4851990036512</c:v>
                </c:pt>
                <c:pt idx="93">
                  <c:v>-13.5897852445969</c:v>
                </c:pt>
                <c:pt idx="94">
                  <c:v>-10.2536028894105</c:v>
                </c:pt>
                <c:pt idx="95">
                  <c:v>-7.5424027215827101</c:v>
                </c:pt>
                <c:pt idx="96">
                  <c:v>3.5658237314148802</c:v>
                </c:pt>
                <c:pt idx="97">
                  <c:v>-16.5538760717433</c:v>
                </c:pt>
                <c:pt idx="98">
                  <c:v>-51.0520531123802</c:v>
                </c:pt>
                <c:pt idx="99">
                  <c:v>-32.904410932035198</c:v>
                </c:pt>
                <c:pt idx="100">
                  <c:v>-30.045660988080201</c:v>
                </c:pt>
                <c:pt idx="101">
                  <c:v>-23.761148884926399</c:v>
                </c:pt>
                <c:pt idx="102">
                  <c:v>-20.891827368946</c:v>
                </c:pt>
                <c:pt idx="103">
                  <c:v>-16.900302618882002</c:v>
                </c:pt>
                <c:pt idx="104">
                  <c:v>-14.7576166188495</c:v>
                </c:pt>
                <c:pt idx="105">
                  <c:v>-9.7202255718439297</c:v>
                </c:pt>
                <c:pt idx="106">
                  <c:v>-1.88335980013976</c:v>
                </c:pt>
                <c:pt idx="107">
                  <c:v>1.07839373603134</c:v>
                </c:pt>
                <c:pt idx="108">
                  <c:v>5.1774903201855196</c:v>
                </c:pt>
                <c:pt idx="109">
                  <c:v>6.9091070562322301</c:v>
                </c:pt>
                <c:pt idx="110">
                  <c:v>7.5567363417505096</c:v>
                </c:pt>
                <c:pt idx="111">
                  <c:v>9.2438531458419408</c:v>
                </c:pt>
                <c:pt idx="112">
                  <c:v>10.354099803814901</c:v>
                </c:pt>
                <c:pt idx="113">
                  <c:v>10.018647277164799</c:v>
                </c:pt>
                <c:pt idx="114">
                  <c:v>9.6504091920758697</c:v>
                </c:pt>
                <c:pt idx="115">
                  <c:v>9.4044631665016905</c:v>
                </c:pt>
                <c:pt idx="116">
                  <c:v>9.2561756632318204</c:v>
                </c:pt>
                <c:pt idx="117">
                  <c:v>7.3991825919308098</c:v>
                </c:pt>
                <c:pt idx="118">
                  <c:v>3.7240051654293098</c:v>
                </c:pt>
                <c:pt idx="119">
                  <c:v>0.76496732016472302</c:v>
                </c:pt>
                <c:pt idx="120">
                  <c:v>-1.13640506270577</c:v>
                </c:pt>
                <c:pt idx="121">
                  <c:v>-2.51512834774578</c:v>
                </c:pt>
                <c:pt idx="122">
                  <c:v>-4.8244960748868104</c:v>
                </c:pt>
                <c:pt idx="123">
                  <c:v>-7.4189298534375903</c:v>
                </c:pt>
                <c:pt idx="124">
                  <c:v>-12.490109825150499</c:v>
                </c:pt>
                <c:pt idx="125">
                  <c:v>-17.533673076959499</c:v>
                </c:pt>
                <c:pt idx="126">
                  <c:v>-17.9459906015516</c:v>
                </c:pt>
                <c:pt idx="127">
                  <c:v>-19.467944989263199</c:v>
                </c:pt>
                <c:pt idx="128">
                  <c:v>-27.686756988294</c:v>
                </c:pt>
                <c:pt idx="129">
                  <c:v>-38.266729387734301</c:v>
                </c:pt>
                <c:pt idx="130">
                  <c:v>-55.376485721646297</c:v>
                </c:pt>
                <c:pt idx="131">
                  <c:v>-59.422155984407098</c:v>
                </c:pt>
                <c:pt idx="132">
                  <c:v>-64.389705505120304</c:v>
                </c:pt>
                <c:pt idx="133">
                  <c:v>-43.102553240505003</c:v>
                </c:pt>
                <c:pt idx="134">
                  <c:v>-26.954122796735</c:v>
                </c:pt>
                <c:pt idx="135">
                  <c:v>-22.665009143151298</c:v>
                </c:pt>
                <c:pt idx="136">
                  <c:v>-22.798470354819901</c:v>
                </c:pt>
                <c:pt idx="137">
                  <c:v>-23.2096108858223</c:v>
                </c:pt>
                <c:pt idx="138">
                  <c:v>-18.533044033319001</c:v>
                </c:pt>
                <c:pt idx="139">
                  <c:v>-13.0808399069762</c:v>
                </c:pt>
                <c:pt idx="140">
                  <c:v>-12.737649458985601</c:v>
                </c:pt>
                <c:pt idx="141">
                  <c:v>-14.1149444941243</c:v>
                </c:pt>
                <c:pt idx="142">
                  <c:v>-15.150329609718</c:v>
                </c:pt>
                <c:pt idx="143">
                  <c:v>-16.0873419758369</c:v>
                </c:pt>
                <c:pt idx="144">
                  <c:v>-15.190532316214201</c:v>
                </c:pt>
                <c:pt idx="145">
                  <c:v>-14.9591430813031</c:v>
                </c:pt>
                <c:pt idx="146">
                  <c:v>-15.255423857008299</c:v>
                </c:pt>
                <c:pt idx="147">
                  <c:v>-18.009259164024702</c:v>
                </c:pt>
                <c:pt idx="148">
                  <c:v>-24.963830436848902</c:v>
                </c:pt>
                <c:pt idx="149">
                  <c:v>-25.405859358083799</c:v>
                </c:pt>
                <c:pt idx="150">
                  <c:v>-22.6517429329053</c:v>
                </c:pt>
                <c:pt idx="151">
                  <c:v>-21.3664616206303</c:v>
                </c:pt>
                <c:pt idx="152">
                  <c:v>-21.221918134031601</c:v>
                </c:pt>
                <c:pt idx="153">
                  <c:v>-16.107126136630601</c:v>
                </c:pt>
                <c:pt idx="154">
                  <c:v>-7.4886159114188002</c:v>
                </c:pt>
                <c:pt idx="155">
                  <c:v>-0.59520434089266705</c:v>
                </c:pt>
                <c:pt idx="156">
                  <c:v>6.97236312726577</c:v>
                </c:pt>
                <c:pt idx="157">
                  <c:v>13.528041013887201</c:v>
                </c:pt>
                <c:pt idx="158">
                  <c:v>10.6376396926537</c:v>
                </c:pt>
                <c:pt idx="159">
                  <c:v>9.7207181376449299</c:v>
                </c:pt>
                <c:pt idx="160">
                  <c:v>4.6774297425864004</c:v>
                </c:pt>
                <c:pt idx="161">
                  <c:v>-1.6626024726774999</c:v>
                </c:pt>
                <c:pt idx="162">
                  <c:v>-54.773223152164398</c:v>
                </c:pt>
                <c:pt idx="163">
                  <c:v>-23.762544156800001</c:v>
                </c:pt>
                <c:pt idx="164">
                  <c:v>-33.022858754894401</c:v>
                </c:pt>
                <c:pt idx="165">
                  <c:v>-28.637765374340301</c:v>
                </c:pt>
                <c:pt idx="166">
                  <c:v>-24.1513405869538</c:v>
                </c:pt>
                <c:pt idx="167">
                  <c:v>-20.9527447983405</c:v>
                </c:pt>
                <c:pt idx="168">
                  <c:v>-16.540987294582401</c:v>
                </c:pt>
                <c:pt idx="169">
                  <c:v>-12.393768874612499</c:v>
                </c:pt>
                <c:pt idx="170">
                  <c:v>-8.2503209876548702</c:v>
                </c:pt>
                <c:pt idx="171">
                  <c:v>-4.2048563493208997</c:v>
                </c:pt>
                <c:pt idx="172">
                  <c:v>1.3827362854029499</c:v>
                </c:pt>
                <c:pt idx="173">
                  <c:v>6.60900488057574</c:v>
                </c:pt>
                <c:pt idx="174">
                  <c:v>8.1669076092870601</c:v>
                </c:pt>
                <c:pt idx="175">
                  <c:v>6.6839713492441701</c:v>
                </c:pt>
                <c:pt idx="176">
                  <c:v>7.2299061571739003</c:v>
                </c:pt>
                <c:pt idx="177">
                  <c:v>7.2951136789536699</c:v>
                </c:pt>
                <c:pt idx="178">
                  <c:v>7.9377143447217504</c:v>
                </c:pt>
                <c:pt idx="179">
                  <c:v>8.4051905939289995</c:v>
                </c:pt>
                <c:pt idx="180">
                  <c:v>8.7787492986579796</c:v>
                </c:pt>
                <c:pt idx="181">
                  <c:v>7.9803264254047397</c:v>
                </c:pt>
                <c:pt idx="182">
                  <c:v>6.67557676446825</c:v>
                </c:pt>
                <c:pt idx="183">
                  <c:v>4.7434780025464898</c:v>
                </c:pt>
                <c:pt idx="184">
                  <c:v>2.40133508140892</c:v>
                </c:pt>
                <c:pt idx="185">
                  <c:v>-0.63938220344934804</c:v>
                </c:pt>
                <c:pt idx="186">
                  <c:v>-5.80272289705134</c:v>
                </c:pt>
                <c:pt idx="187">
                  <c:v>-9.4193188557399701</c:v>
                </c:pt>
                <c:pt idx="188">
                  <c:v>-10.6678955208579</c:v>
                </c:pt>
                <c:pt idx="189">
                  <c:v>-15.0271579748495</c:v>
                </c:pt>
                <c:pt idx="190">
                  <c:v>-18.6187658926669</c:v>
                </c:pt>
                <c:pt idx="191">
                  <c:v>-20.122980694292199</c:v>
                </c:pt>
                <c:pt idx="192">
                  <c:v>-23.447990161855099</c:v>
                </c:pt>
                <c:pt idx="193">
                  <c:v>-35.629054218358803</c:v>
                </c:pt>
                <c:pt idx="194">
                  <c:v>-46.957757620959804</c:v>
                </c:pt>
                <c:pt idx="195">
                  <c:v>-63.753532631870698</c:v>
                </c:pt>
                <c:pt idx="196">
                  <c:v>-71.118198695019203</c:v>
                </c:pt>
                <c:pt idx="197">
                  <c:v>-45.830190079568297</c:v>
                </c:pt>
                <c:pt idx="198">
                  <c:v>-36.322019338194998</c:v>
                </c:pt>
                <c:pt idx="199">
                  <c:v>-34.178924587127398</c:v>
                </c:pt>
                <c:pt idx="200">
                  <c:v>-31.0196784834508</c:v>
                </c:pt>
                <c:pt idx="201">
                  <c:v>-24.263830977422</c:v>
                </c:pt>
                <c:pt idx="202">
                  <c:v>-18.9138888270903</c:v>
                </c:pt>
                <c:pt idx="203">
                  <c:v>-15.106924551643701</c:v>
                </c:pt>
                <c:pt idx="204">
                  <c:v>-14.7699819340682</c:v>
                </c:pt>
                <c:pt idx="205">
                  <c:v>-18.6805678008425</c:v>
                </c:pt>
                <c:pt idx="206">
                  <c:v>-21.032837404689399</c:v>
                </c:pt>
                <c:pt idx="207">
                  <c:v>-19.6083862721642</c:v>
                </c:pt>
                <c:pt idx="208">
                  <c:v>-20.079648031870001</c:v>
                </c:pt>
                <c:pt idx="209">
                  <c:v>-21.5257303223711</c:v>
                </c:pt>
                <c:pt idx="210">
                  <c:v>-23.045776304250701</c:v>
                </c:pt>
                <c:pt idx="211">
                  <c:v>-25.1363571548256</c:v>
                </c:pt>
                <c:pt idx="212">
                  <c:v>-26.1877145133118</c:v>
                </c:pt>
                <c:pt idx="213">
                  <c:v>-24.179134256599198</c:v>
                </c:pt>
                <c:pt idx="214">
                  <c:v>-19.144568291967701</c:v>
                </c:pt>
                <c:pt idx="215">
                  <c:v>-13.6798090562597</c:v>
                </c:pt>
                <c:pt idx="216">
                  <c:v>-11.097555294604801</c:v>
                </c:pt>
                <c:pt idx="217">
                  <c:v>-12.727757814523599</c:v>
                </c:pt>
                <c:pt idx="218">
                  <c:v>-10.335496037773501</c:v>
                </c:pt>
                <c:pt idx="219">
                  <c:v>-4.7877586360257096</c:v>
                </c:pt>
                <c:pt idx="220">
                  <c:v>-1.2623562960358801</c:v>
                </c:pt>
                <c:pt idx="221">
                  <c:v>3.54773861686223</c:v>
                </c:pt>
                <c:pt idx="222">
                  <c:v>10.548232261908</c:v>
                </c:pt>
                <c:pt idx="223">
                  <c:v>-0.186456372737208</c:v>
                </c:pt>
                <c:pt idx="224">
                  <c:v>-12.330363444774999</c:v>
                </c:pt>
                <c:pt idx="225">
                  <c:v>-22.503241603896399</c:v>
                </c:pt>
                <c:pt idx="226">
                  <c:v>-44.655535218489597</c:v>
                </c:pt>
                <c:pt idx="227">
                  <c:v>-70.461121609921705</c:v>
                </c:pt>
                <c:pt idx="228">
                  <c:v>-60.161259242826901</c:v>
                </c:pt>
                <c:pt idx="229">
                  <c:v>-53.080445650430804</c:v>
                </c:pt>
                <c:pt idx="230">
                  <c:v>-45.022908580999399</c:v>
                </c:pt>
                <c:pt idx="231">
                  <c:v>-35.699104166916896</c:v>
                </c:pt>
                <c:pt idx="232">
                  <c:v>-26.3555874015508</c:v>
                </c:pt>
                <c:pt idx="233">
                  <c:v>-17.142069436277598</c:v>
                </c:pt>
                <c:pt idx="234">
                  <c:v>-11.737112742571</c:v>
                </c:pt>
                <c:pt idx="235">
                  <c:v>-8.4297759827263992</c:v>
                </c:pt>
                <c:pt idx="236">
                  <c:v>-5.1285857641897996</c:v>
                </c:pt>
                <c:pt idx="237">
                  <c:v>-2.7448633779121998</c:v>
                </c:pt>
                <c:pt idx="238">
                  <c:v>1.7114805329529199E-3</c:v>
                </c:pt>
                <c:pt idx="239">
                  <c:v>3.32685228550281</c:v>
                </c:pt>
                <c:pt idx="240">
                  <c:v>6.04188642528357</c:v>
                </c:pt>
                <c:pt idx="241">
                  <c:v>5.5001646264843398</c:v>
                </c:pt>
                <c:pt idx="242">
                  <c:v>5.0521982642198999</c:v>
                </c:pt>
                <c:pt idx="243">
                  <c:v>4.9270501729802696</c:v>
                </c:pt>
                <c:pt idx="244">
                  <c:v>5.3093564345220301</c:v>
                </c:pt>
                <c:pt idx="245">
                  <c:v>4.0036676892578997</c:v>
                </c:pt>
                <c:pt idx="246">
                  <c:v>1.2329682010702501</c:v>
                </c:pt>
                <c:pt idx="247">
                  <c:v>-0.97111323647421399</c:v>
                </c:pt>
                <c:pt idx="248">
                  <c:v>-1.6515168915971199</c:v>
                </c:pt>
                <c:pt idx="249">
                  <c:v>-3.2622801681726301</c:v>
                </c:pt>
                <c:pt idx="250">
                  <c:v>-5.5695421803236904</c:v>
                </c:pt>
                <c:pt idx="251">
                  <c:v>-6.8682087297671899</c:v>
                </c:pt>
                <c:pt idx="252">
                  <c:v>-12.006197912511301</c:v>
                </c:pt>
                <c:pt idx="253">
                  <c:v>-17.9820045609485</c:v>
                </c:pt>
                <c:pt idx="254">
                  <c:v>-24.002217182292199</c:v>
                </c:pt>
                <c:pt idx="255">
                  <c:v>-34.193477228729201</c:v>
                </c:pt>
                <c:pt idx="256">
                  <c:v>-53.470399490104697</c:v>
                </c:pt>
                <c:pt idx="257">
                  <c:v>-79.898835602784999</c:v>
                </c:pt>
                <c:pt idx="258">
                  <c:v>-73.228612354736299</c:v>
                </c:pt>
                <c:pt idx="259">
                  <c:v>-69.325357301683098</c:v>
                </c:pt>
                <c:pt idx="260">
                  <c:v>-57.545628217232199</c:v>
                </c:pt>
                <c:pt idx="261">
                  <c:v>-44.352605068108701</c:v>
                </c:pt>
                <c:pt idx="262">
                  <c:v>-34.331416760633502</c:v>
                </c:pt>
                <c:pt idx="263">
                  <c:v>-31.5600301800376</c:v>
                </c:pt>
                <c:pt idx="264">
                  <c:v>-35.509475242380397</c:v>
                </c:pt>
                <c:pt idx="265">
                  <c:v>-36.146916505176002</c:v>
                </c:pt>
                <c:pt idx="266">
                  <c:v>-36.105517377810003</c:v>
                </c:pt>
                <c:pt idx="267">
                  <c:v>-35.667921522061398</c:v>
                </c:pt>
                <c:pt idx="268">
                  <c:v>-37.132095533806201</c:v>
                </c:pt>
                <c:pt idx="269">
                  <c:v>-36.831580929874697</c:v>
                </c:pt>
                <c:pt idx="270">
                  <c:v>-35.898806079783697</c:v>
                </c:pt>
                <c:pt idx="271">
                  <c:v>-37.9295805988694</c:v>
                </c:pt>
                <c:pt idx="272">
                  <c:v>-42.517647873707503</c:v>
                </c:pt>
                <c:pt idx="273">
                  <c:v>-46.166432711396503</c:v>
                </c:pt>
                <c:pt idx="274">
                  <c:v>-46.134148456223002</c:v>
                </c:pt>
                <c:pt idx="275">
                  <c:v>-41.562118612396901</c:v>
                </c:pt>
                <c:pt idx="276">
                  <c:v>-37.944389281318401</c:v>
                </c:pt>
                <c:pt idx="277">
                  <c:v>-37.543464979605901</c:v>
                </c:pt>
                <c:pt idx="278">
                  <c:v>-40.744035188345201</c:v>
                </c:pt>
                <c:pt idx="279">
                  <c:v>-42.268109609238202</c:v>
                </c:pt>
                <c:pt idx="280">
                  <c:v>-32.2007084331592</c:v>
                </c:pt>
                <c:pt idx="281">
                  <c:v>-19.608928576035002</c:v>
                </c:pt>
                <c:pt idx="282">
                  <c:v>-12.6135620206965</c:v>
                </c:pt>
                <c:pt idx="283">
                  <c:v>-8.1790267731557798</c:v>
                </c:pt>
                <c:pt idx="284">
                  <c:v>-19.020719911140102</c:v>
                </c:pt>
                <c:pt idx="285">
                  <c:v>-32.308478652551202</c:v>
                </c:pt>
                <c:pt idx="286">
                  <c:v>-37.660372476616097</c:v>
                </c:pt>
                <c:pt idx="287">
                  <c:v>-58.050573374136498</c:v>
                </c:pt>
                <c:pt idx="288">
                  <c:v>-64.021663056077699</c:v>
                </c:pt>
                <c:pt idx="289">
                  <c:v>-55.614027029945703</c:v>
                </c:pt>
                <c:pt idx="290">
                  <c:v>-49.139524136280102</c:v>
                </c:pt>
                <c:pt idx="291">
                  <c:v>-41.310189536746897</c:v>
                </c:pt>
                <c:pt idx="292">
                  <c:v>-34.6112852227456</c:v>
                </c:pt>
                <c:pt idx="293">
                  <c:v>-30.615018845514101</c:v>
                </c:pt>
                <c:pt idx="294">
                  <c:v>-27.847027721357399</c:v>
                </c:pt>
                <c:pt idx="295">
                  <c:v>-25.1201170605746</c:v>
                </c:pt>
                <c:pt idx="296">
                  <c:v>-21.715945790972501</c:v>
                </c:pt>
                <c:pt idx="297">
                  <c:v>-18.7804495917194</c:v>
                </c:pt>
                <c:pt idx="298">
                  <c:v>-16.114505446772199</c:v>
                </c:pt>
                <c:pt idx="299">
                  <c:v>-13.619282778785999</c:v>
                </c:pt>
                <c:pt idx="300">
                  <c:v>-11.7782753701945</c:v>
                </c:pt>
                <c:pt idx="301">
                  <c:v>-9.1932730362861008</c:v>
                </c:pt>
                <c:pt idx="302">
                  <c:v>-7.5208367159130702</c:v>
                </c:pt>
                <c:pt idx="303">
                  <c:v>-7.5930934801468899</c:v>
                </c:pt>
                <c:pt idx="304">
                  <c:v>-7.2275922544192603</c:v>
                </c:pt>
                <c:pt idx="305">
                  <c:v>-6.8679042375763704</c:v>
                </c:pt>
                <c:pt idx="306">
                  <c:v>-6.7987481814048101</c:v>
                </c:pt>
                <c:pt idx="307">
                  <c:v>-6.6374355508014</c:v>
                </c:pt>
                <c:pt idx="308">
                  <c:v>-5.96334810757656</c:v>
                </c:pt>
                <c:pt idx="309">
                  <c:v>-5.7086082658892998</c:v>
                </c:pt>
                <c:pt idx="310">
                  <c:v>-7.4108127592672197</c:v>
                </c:pt>
                <c:pt idx="311">
                  <c:v>-9.7918611182064197</c:v>
                </c:pt>
                <c:pt idx="312">
                  <c:v>-11.0141561269681</c:v>
                </c:pt>
                <c:pt idx="313">
                  <c:v>-12.9766402366152</c:v>
                </c:pt>
                <c:pt idx="314">
                  <c:v>-17.126417949120501</c:v>
                </c:pt>
                <c:pt idx="315">
                  <c:v>-19.2826952308464</c:v>
                </c:pt>
                <c:pt idx="316">
                  <c:v>-23.620780626260402</c:v>
                </c:pt>
                <c:pt idx="317">
                  <c:v>-30.940389858790599</c:v>
                </c:pt>
                <c:pt idx="318">
                  <c:v>-39.605404469187398</c:v>
                </c:pt>
                <c:pt idx="319">
                  <c:v>-62.668567740449298</c:v>
                </c:pt>
                <c:pt idx="320">
                  <c:v>-64.951567051233198</c:v>
                </c:pt>
                <c:pt idx="321">
                  <c:v>-54.923335324145903</c:v>
                </c:pt>
                <c:pt idx="322">
                  <c:v>-52.841616487153601</c:v>
                </c:pt>
                <c:pt idx="323">
                  <c:v>-43.030652191126201</c:v>
                </c:pt>
                <c:pt idx="324">
                  <c:v>-30.338541735224801</c:v>
                </c:pt>
                <c:pt idx="325">
                  <c:v>-23.528608415599901</c:v>
                </c:pt>
                <c:pt idx="326">
                  <c:v>-23.3996394481956</c:v>
                </c:pt>
                <c:pt idx="327">
                  <c:v>-23.165605777604</c:v>
                </c:pt>
                <c:pt idx="328">
                  <c:v>-22.648573524817198</c:v>
                </c:pt>
                <c:pt idx="329">
                  <c:v>-20.9982643840683</c:v>
                </c:pt>
                <c:pt idx="330">
                  <c:v>-19.4919017123561</c:v>
                </c:pt>
                <c:pt idx="331">
                  <c:v>-23.126937015133699</c:v>
                </c:pt>
                <c:pt idx="332">
                  <c:v>-25.905158548353501</c:v>
                </c:pt>
                <c:pt idx="333">
                  <c:v>-26.922484465325802</c:v>
                </c:pt>
                <c:pt idx="334">
                  <c:v>-28.8494402835952</c:v>
                </c:pt>
                <c:pt idx="335">
                  <c:v>-33.987978954139599</c:v>
                </c:pt>
                <c:pt idx="336">
                  <c:v>-36.271743401163199</c:v>
                </c:pt>
                <c:pt idx="337">
                  <c:v>-33.191196682772201</c:v>
                </c:pt>
                <c:pt idx="338">
                  <c:v>-23.0649957131896</c:v>
                </c:pt>
                <c:pt idx="339">
                  <c:v>-16.624233251913999</c:v>
                </c:pt>
                <c:pt idx="340">
                  <c:v>-15.2394650246632</c:v>
                </c:pt>
                <c:pt idx="341">
                  <c:v>-17.0691894918352</c:v>
                </c:pt>
                <c:pt idx="342">
                  <c:v>-14.7297451810089</c:v>
                </c:pt>
                <c:pt idx="343">
                  <c:v>-11.640481415022901</c:v>
                </c:pt>
                <c:pt idx="344">
                  <c:v>-10.5356672785533</c:v>
                </c:pt>
                <c:pt idx="345">
                  <c:v>-7.7857397638283103</c:v>
                </c:pt>
                <c:pt idx="346">
                  <c:v>-15.4990295707863</c:v>
                </c:pt>
                <c:pt idx="347">
                  <c:v>-21.4895224153023</c:v>
                </c:pt>
                <c:pt idx="348">
                  <c:v>-30.5811781707501</c:v>
                </c:pt>
                <c:pt idx="349">
                  <c:v>-48.6935809895812</c:v>
                </c:pt>
                <c:pt idx="350">
                  <c:v>-69.487453228756195</c:v>
                </c:pt>
                <c:pt idx="351">
                  <c:v>-47.377216635328899</c:v>
                </c:pt>
                <c:pt idx="352">
                  <c:v>-34.437002103184597</c:v>
                </c:pt>
                <c:pt idx="353">
                  <c:v>-26.6524079383247</c:v>
                </c:pt>
                <c:pt idx="354">
                  <c:v>-22.390247365663701</c:v>
                </c:pt>
                <c:pt idx="355">
                  <c:v>-18.740316886493002</c:v>
                </c:pt>
                <c:pt idx="356">
                  <c:v>-14.204915679088</c:v>
                </c:pt>
                <c:pt idx="357">
                  <c:v>-9.7033876145334599</c:v>
                </c:pt>
                <c:pt idx="358">
                  <c:v>-8.20122818469412</c:v>
                </c:pt>
                <c:pt idx="359">
                  <c:v>-8.8461845635718994</c:v>
                </c:pt>
                <c:pt idx="360">
                  <c:v>-8.08255882388689</c:v>
                </c:pt>
                <c:pt idx="361">
                  <c:v>-9.5496161936164299</c:v>
                </c:pt>
                <c:pt idx="362">
                  <c:v>-12.1826170696365</c:v>
                </c:pt>
                <c:pt idx="363">
                  <c:v>-14.427788230550799</c:v>
                </c:pt>
                <c:pt idx="364">
                  <c:v>-15.3035680800084</c:v>
                </c:pt>
                <c:pt idx="365">
                  <c:v>-14.090874205197499</c:v>
                </c:pt>
                <c:pt idx="366">
                  <c:v>-11.987889561801801</c:v>
                </c:pt>
                <c:pt idx="367">
                  <c:v>-11.7161934600046</c:v>
                </c:pt>
                <c:pt idx="368">
                  <c:v>-10.969677908055701</c:v>
                </c:pt>
                <c:pt idx="369">
                  <c:v>-10.442332512315399</c:v>
                </c:pt>
                <c:pt idx="370">
                  <c:v>-9.8094120266707403</c:v>
                </c:pt>
                <c:pt idx="371">
                  <c:v>-10.613371621228699</c:v>
                </c:pt>
                <c:pt idx="372">
                  <c:v>-12.802689330537801</c:v>
                </c:pt>
                <c:pt idx="373">
                  <c:v>-17.725576979711899</c:v>
                </c:pt>
                <c:pt idx="374">
                  <c:v>-22.448684958236399</c:v>
                </c:pt>
                <c:pt idx="375">
                  <c:v>-28.951881854270699</c:v>
                </c:pt>
                <c:pt idx="376">
                  <c:v>-34.506035992219402</c:v>
                </c:pt>
                <c:pt idx="377">
                  <c:v>-42.647835105361899</c:v>
                </c:pt>
                <c:pt idx="378">
                  <c:v>-49.354419382442103</c:v>
                </c:pt>
                <c:pt idx="379">
                  <c:v>-60.245758553511401</c:v>
                </c:pt>
                <c:pt idx="380">
                  <c:v>-82.140699381984902</c:v>
                </c:pt>
                <c:pt idx="381">
                  <c:v>-63.600994827806701</c:v>
                </c:pt>
                <c:pt idx="382">
                  <c:v>-44.307086444016399</c:v>
                </c:pt>
                <c:pt idx="383">
                  <c:v>-37.736407475500599</c:v>
                </c:pt>
                <c:pt idx="384">
                  <c:v>-33.990285315669503</c:v>
                </c:pt>
                <c:pt idx="385">
                  <c:v>-24.4645709335601</c:v>
                </c:pt>
                <c:pt idx="386">
                  <c:v>-19.2311386663959</c:v>
                </c:pt>
                <c:pt idx="387">
                  <c:v>-21.927135992342802</c:v>
                </c:pt>
                <c:pt idx="388">
                  <c:v>-23.195790891459801</c:v>
                </c:pt>
                <c:pt idx="389">
                  <c:v>-16.709338788987299</c:v>
                </c:pt>
                <c:pt idx="390">
                  <c:v>-16.597836910579002</c:v>
                </c:pt>
                <c:pt idx="391">
                  <c:v>-29.9337225551375</c:v>
                </c:pt>
                <c:pt idx="392">
                  <c:v>-34.668143615143101</c:v>
                </c:pt>
                <c:pt idx="393">
                  <c:v>-31.839074934794802</c:v>
                </c:pt>
                <c:pt idx="394">
                  <c:v>-27.224634010799299</c:v>
                </c:pt>
                <c:pt idx="395">
                  <c:v>-23.531030510551702</c:v>
                </c:pt>
                <c:pt idx="396">
                  <c:v>-27.965692366519701</c:v>
                </c:pt>
                <c:pt idx="397">
                  <c:v>-26.410459822655401</c:v>
                </c:pt>
                <c:pt idx="398">
                  <c:v>-22.236424656605401</c:v>
                </c:pt>
                <c:pt idx="399">
                  <c:v>-23.4780030302556</c:v>
                </c:pt>
                <c:pt idx="400">
                  <c:v>-22.818189638300399</c:v>
                </c:pt>
                <c:pt idx="401">
                  <c:v>-27.2847240226574</c:v>
                </c:pt>
                <c:pt idx="402">
                  <c:v>-33.259658697815802</c:v>
                </c:pt>
                <c:pt idx="403">
                  <c:v>-41.388040507406899</c:v>
                </c:pt>
                <c:pt idx="404">
                  <c:v>-45.605406928802303</c:v>
                </c:pt>
                <c:pt idx="405">
                  <c:v>-37.176679264548198</c:v>
                </c:pt>
                <c:pt idx="406">
                  <c:v>-36.607110193626603</c:v>
                </c:pt>
                <c:pt idx="407">
                  <c:v>-46.286917554145603</c:v>
                </c:pt>
                <c:pt idx="408">
                  <c:v>-45.865974038527199</c:v>
                </c:pt>
                <c:pt idx="409">
                  <c:v>-33.222461308285503</c:v>
                </c:pt>
                <c:pt idx="410">
                  <c:v>-33.6875872360446</c:v>
                </c:pt>
                <c:pt idx="411">
                  <c:v>-52.371364378177098</c:v>
                </c:pt>
                <c:pt idx="412">
                  <c:v>-40.216579914262702</c:v>
                </c:pt>
                <c:pt idx="413">
                  <c:v>-31.772630201796101</c:v>
                </c:pt>
                <c:pt idx="414">
                  <c:v>-28.848326674298701</c:v>
                </c:pt>
                <c:pt idx="415">
                  <c:v>-49.8863629286936</c:v>
                </c:pt>
                <c:pt idx="416">
                  <c:v>-52.864281436465298</c:v>
                </c:pt>
                <c:pt idx="417">
                  <c:v>-46.317637344212201</c:v>
                </c:pt>
                <c:pt idx="418">
                  <c:v>-41.509980655177998</c:v>
                </c:pt>
                <c:pt idx="419">
                  <c:v>-46.8982391671505</c:v>
                </c:pt>
                <c:pt idx="420">
                  <c:v>-36.925712499653201</c:v>
                </c:pt>
                <c:pt idx="421">
                  <c:v>-28.9021512596881</c:v>
                </c:pt>
                <c:pt idx="422">
                  <c:v>-28.978862188837098</c:v>
                </c:pt>
                <c:pt idx="423">
                  <c:v>-27.944230901307499</c:v>
                </c:pt>
                <c:pt idx="424">
                  <c:v>-25.594297359632002</c:v>
                </c:pt>
                <c:pt idx="425">
                  <c:v>-19.242856917554299</c:v>
                </c:pt>
                <c:pt idx="426">
                  <c:v>-16.492057911138101</c:v>
                </c:pt>
                <c:pt idx="427">
                  <c:v>-20.7022027854435</c:v>
                </c:pt>
                <c:pt idx="428">
                  <c:v>-14.492274582939499</c:v>
                </c:pt>
                <c:pt idx="429">
                  <c:v>-16.8342017755641</c:v>
                </c:pt>
                <c:pt idx="430">
                  <c:v>-15.5895729302643</c:v>
                </c:pt>
                <c:pt idx="431">
                  <c:v>-14.6932732079049</c:v>
                </c:pt>
                <c:pt idx="432">
                  <c:v>-16.3380537899261</c:v>
                </c:pt>
                <c:pt idx="433">
                  <c:v>-15.167546446276701</c:v>
                </c:pt>
                <c:pt idx="434">
                  <c:v>-12.495867419237801</c:v>
                </c:pt>
                <c:pt idx="435">
                  <c:v>-13.919325305315599</c:v>
                </c:pt>
                <c:pt idx="436">
                  <c:v>-15.997464825663499</c:v>
                </c:pt>
                <c:pt idx="437">
                  <c:v>-15.9009504527559</c:v>
                </c:pt>
                <c:pt idx="438">
                  <c:v>-15.5498710774775</c:v>
                </c:pt>
                <c:pt idx="439">
                  <c:v>-16.738337057160699</c:v>
                </c:pt>
                <c:pt idx="440">
                  <c:v>-16.045774438090699</c:v>
                </c:pt>
                <c:pt idx="441">
                  <c:v>-16.500113189406999</c:v>
                </c:pt>
                <c:pt idx="442">
                  <c:v>-18.392819353586798</c:v>
                </c:pt>
                <c:pt idx="443">
                  <c:v>-18.3374010533526</c:v>
                </c:pt>
                <c:pt idx="444">
                  <c:v>-16.807113031091401</c:v>
                </c:pt>
                <c:pt idx="445">
                  <c:v>-15.6818012822678</c:v>
                </c:pt>
                <c:pt idx="446">
                  <c:v>-15.677874528198</c:v>
                </c:pt>
                <c:pt idx="447">
                  <c:v>-15.753952804274</c:v>
                </c:pt>
                <c:pt idx="448">
                  <c:v>-15.7565408131784</c:v>
                </c:pt>
              </c:numCache>
            </c:numRef>
          </c:val>
          <c:smooth val="0"/>
          <c:extLst>
            <c:ext xmlns:c16="http://schemas.microsoft.com/office/drawing/2014/chart" uri="{C3380CC4-5D6E-409C-BE32-E72D297353CC}">
              <c16:uniqueId val="{00000001-CF45-4C32-94EC-75A940D29D9A}"/>
            </c:ext>
          </c:extLst>
        </c:ser>
        <c:ser>
          <c:idx val="2"/>
          <c:order val="2"/>
          <c:tx>
            <c:strRef>
              <c:f>'[action2 5 times accele.csv]action2 5 times accele'!$L$1</c:f>
              <c:strCache>
                <c:ptCount val="1"/>
                <c:pt idx="0">
                  <c:v>Z-accel</c:v>
                </c:pt>
              </c:strCache>
            </c:strRef>
          </c:tx>
          <c:spPr>
            <a:ln w="28575" cap="rnd">
              <a:solidFill>
                <a:schemeClr val="accent3"/>
              </a:solidFill>
              <a:round/>
            </a:ln>
            <a:effectLst/>
          </c:spPr>
          <c:marker>
            <c:symbol val="none"/>
          </c:marker>
          <c:val>
            <c:numRef>
              <c:f>'[action2 5 times accele.csv]action2 5 times accele'!$L$2:$L$450</c:f>
              <c:numCache>
                <c:formatCode>General</c:formatCode>
                <c:ptCount val="449"/>
                <c:pt idx="0">
                  <c:v>-62.074842517186198</c:v>
                </c:pt>
                <c:pt idx="1">
                  <c:v>-67.300945958966906</c:v>
                </c:pt>
                <c:pt idx="2">
                  <c:v>-66.958557281240303</c:v>
                </c:pt>
                <c:pt idx="3">
                  <c:v>-54.3386932628677</c:v>
                </c:pt>
                <c:pt idx="4">
                  <c:v>-48.438886447357199</c:v>
                </c:pt>
                <c:pt idx="5">
                  <c:v>-61.9137652773532</c:v>
                </c:pt>
                <c:pt idx="6">
                  <c:v>-64.205289652313198</c:v>
                </c:pt>
                <c:pt idx="7">
                  <c:v>-62.968164429350502</c:v>
                </c:pt>
                <c:pt idx="8">
                  <c:v>-59.307920788940201</c:v>
                </c:pt>
                <c:pt idx="9">
                  <c:v>-60.1050763810142</c:v>
                </c:pt>
                <c:pt idx="10">
                  <c:v>-60.114221325305799</c:v>
                </c:pt>
                <c:pt idx="11">
                  <c:v>-59.2548678325049</c:v>
                </c:pt>
                <c:pt idx="12">
                  <c:v>-59.710463863392498</c:v>
                </c:pt>
                <c:pt idx="13">
                  <c:v>-60.016875592370504</c:v>
                </c:pt>
                <c:pt idx="14">
                  <c:v>-59.369523541626997</c:v>
                </c:pt>
                <c:pt idx="15">
                  <c:v>-61.076412914463099</c:v>
                </c:pt>
                <c:pt idx="16">
                  <c:v>-60.5440960663908</c:v>
                </c:pt>
                <c:pt idx="17">
                  <c:v>-54.014690808167899</c:v>
                </c:pt>
                <c:pt idx="18">
                  <c:v>-47.578157293359901</c:v>
                </c:pt>
                <c:pt idx="19">
                  <c:v>-53.738902887734</c:v>
                </c:pt>
                <c:pt idx="20">
                  <c:v>-63.974995906930801</c:v>
                </c:pt>
                <c:pt idx="21">
                  <c:v>-63.834389009652298</c:v>
                </c:pt>
                <c:pt idx="22">
                  <c:v>-62.016861207919703</c:v>
                </c:pt>
                <c:pt idx="23">
                  <c:v>-54.609363621406899</c:v>
                </c:pt>
                <c:pt idx="24">
                  <c:v>-53.246515706669399</c:v>
                </c:pt>
                <c:pt idx="25">
                  <c:v>-57.028496479391698</c:v>
                </c:pt>
                <c:pt idx="26">
                  <c:v>-58.921049561289998</c:v>
                </c:pt>
                <c:pt idx="27">
                  <c:v>-60.320749468802099</c:v>
                </c:pt>
                <c:pt idx="28">
                  <c:v>-58.586448073474997</c:v>
                </c:pt>
                <c:pt idx="29">
                  <c:v>-53.614139788163698</c:v>
                </c:pt>
                <c:pt idx="30">
                  <c:v>-55.224381220602503</c:v>
                </c:pt>
                <c:pt idx="31">
                  <c:v>-59.669214842347102</c:v>
                </c:pt>
                <c:pt idx="32">
                  <c:v>-55.992655630095797</c:v>
                </c:pt>
                <c:pt idx="33">
                  <c:v>-45.912879420558802</c:v>
                </c:pt>
                <c:pt idx="34">
                  <c:v>-44.243137176524499</c:v>
                </c:pt>
                <c:pt idx="35">
                  <c:v>-49.843699949648098</c:v>
                </c:pt>
                <c:pt idx="36">
                  <c:v>-53.925255056713603</c:v>
                </c:pt>
                <c:pt idx="37">
                  <c:v>-57.848929514136103</c:v>
                </c:pt>
                <c:pt idx="38">
                  <c:v>-58.8511202872334</c:v>
                </c:pt>
                <c:pt idx="39">
                  <c:v>-55.739977427997999</c:v>
                </c:pt>
                <c:pt idx="40">
                  <c:v>-53.800821322620997</c:v>
                </c:pt>
                <c:pt idx="41">
                  <c:v>-56.9195469978971</c:v>
                </c:pt>
                <c:pt idx="42">
                  <c:v>-49.921789335651397</c:v>
                </c:pt>
                <c:pt idx="43">
                  <c:v>-47.496383397362102</c:v>
                </c:pt>
                <c:pt idx="44">
                  <c:v>-53.477420856286699</c:v>
                </c:pt>
                <c:pt idx="45">
                  <c:v>-54.567341280937001</c:v>
                </c:pt>
                <c:pt idx="46">
                  <c:v>-44.554211040107198</c:v>
                </c:pt>
                <c:pt idx="47">
                  <c:v>-36.0117619540585</c:v>
                </c:pt>
                <c:pt idx="48">
                  <c:v>-42.179954523945703</c:v>
                </c:pt>
                <c:pt idx="49">
                  <c:v>-44.743731206185899</c:v>
                </c:pt>
                <c:pt idx="50">
                  <c:v>-30.688917567239201</c:v>
                </c:pt>
                <c:pt idx="51">
                  <c:v>-23.339969252471501</c:v>
                </c:pt>
                <c:pt idx="52">
                  <c:v>-22.155385520466002</c:v>
                </c:pt>
                <c:pt idx="53">
                  <c:v>-24.275786969557299</c:v>
                </c:pt>
                <c:pt idx="54">
                  <c:v>-23.130740118536099</c:v>
                </c:pt>
                <c:pt idx="55">
                  <c:v>-22.501122064425701</c:v>
                </c:pt>
                <c:pt idx="56">
                  <c:v>-21.000527319683599</c:v>
                </c:pt>
                <c:pt idx="57">
                  <c:v>-19.545486436700699</c:v>
                </c:pt>
                <c:pt idx="58">
                  <c:v>-19.024483154063901</c:v>
                </c:pt>
                <c:pt idx="59">
                  <c:v>-22.527355023358002</c:v>
                </c:pt>
                <c:pt idx="60">
                  <c:v>-19.9543721414103</c:v>
                </c:pt>
                <c:pt idx="61">
                  <c:v>-13.6537384288198</c:v>
                </c:pt>
                <c:pt idx="62">
                  <c:v>-11.0216321733787</c:v>
                </c:pt>
                <c:pt idx="63">
                  <c:v>-10.970336407264099</c:v>
                </c:pt>
                <c:pt idx="64">
                  <c:v>-10.9988255662215</c:v>
                </c:pt>
                <c:pt idx="65">
                  <c:v>-10.100237773150701</c:v>
                </c:pt>
                <c:pt idx="66">
                  <c:v>-7.0161414306225902</c:v>
                </c:pt>
                <c:pt idx="67">
                  <c:v>-7.0992034514895099</c:v>
                </c:pt>
                <c:pt idx="68">
                  <c:v>-8.5847500169166793</c:v>
                </c:pt>
                <c:pt idx="69">
                  <c:v>-10.794220896533201</c:v>
                </c:pt>
                <c:pt idx="70">
                  <c:v>-10.3694603782663</c:v>
                </c:pt>
                <c:pt idx="71">
                  <c:v>-7.7096621337957902</c:v>
                </c:pt>
                <c:pt idx="72">
                  <c:v>-7.8695206547916596</c:v>
                </c:pt>
                <c:pt idx="73">
                  <c:v>-7.6309693960880498</c:v>
                </c:pt>
                <c:pt idx="74">
                  <c:v>-10.134912557549001</c:v>
                </c:pt>
                <c:pt idx="75">
                  <c:v>-11.1554374944913</c:v>
                </c:pt>
                <c:pt idx="76">
                  <c:v>-7.8254513032721302</c:v>
                </c:pt>
                <c:pt idx="77">
                  <c:v>-4.5972400181625002</c:v>
                </c:pt>
                <c:pt idx="78">
                  <c:v>-2.9597661138153</c:v>
                </c:pt>
                <c:pt idx="79">
                  <c:v>-5.3904934460109297</c:v>
                </c:pt>
                <c:pt idx="80">
                  <c:v>-8.8764874672972507</c:v>
                </c:pt>
                <c:pt idx="81">
                  <c:v>-10.6338282468309</c:v>
                </c:pt>
                <c:pt idx="82">
                  <c:v>-8.4757462657475102</c:v>
                </c:pt>
                <c:pt idx="83">
                  <c:v>-7.9014189467503604</c:v>
                </c:pt>
                <c:pt idx="84">
                  <c:v>-12.857908105323901</c:v>
                </c:pt>
                <c:pt idx="85">
                  <c:v>-17.0293279928743</c:v>
                </c:pt>
                <c:pt idx="86">
                  <c:v>-17.5618591974252</c:v>
                </c:pt>
                <c:pt idx="87">
                  <c:v>-5.4365109133684602</c:v>
                </c:pt>
                <c:pt idx="88">
                  <c:v>-3.29475085056673</c:v>
                </c:pt>
                <c:pt idx="89">
                  <c:v>-17.550905218843901</c:v>
                </c:pt>
                <c:pt idx="90">
                  <c:v>-14.514850918661001</c:v>
                </c:pt>
                <c:pt idx="91">
                  <c:v>3.2991290680482601</c:v>
                </c:pt>
                <c:pt idx="92">
                  <c:v>-0.93945805143306904</c:v>
                </c:pt>
                <c:pt idx="93">
                  <c:v>-20.599424703564701</c:v>
                </c:pt>
                <c:pt idx="94">
                  <c:v>-26.206857021594999</c:v>
                </c:pt>
                <c:pt idx="95">
                  <c:v>-12.5181955766669</c:v>
                </c:pt>
                <c:pt idx="96">
                  <c:v>-3.7881615127075698</c:v>
                </c:pt>
                <c:pt idx="97">
                  <c:v>4.5178207240735597</c:v>
                </c:pt>
                <c:pt idx="98">
                  <c:v>0.129642310020779</c:v>
                </c:pt>
                <c:pt idx="99">
                  <c:v>18.193124196863501</c:v>
                </c:pt>
                <c:pt idx="100">
                  <c:v>15.2509024015283</c:v>
                </c:pt>
                <c:pt idx="101">
                  <c:v>16.277663188157799</c:v>
                </c:pt>
                <c:pt idx="102">
                  <c:v>13.6722294099678</c:v>
                </c:pt>
                <c:pt idx="103">
                  <c:v>6.7574616678471804</c:v>
                </c:pt>
                <c:pt idx="104">
                  <c:v>5.0598782019089299</c:v>
                </c:pt>
                <c:pt idx="105">
                  <c:v>7.0760637071095998</c:v>
                </c:pt>
                <c:pt idx="106">
                  <c:v>5.0579094309772303</c:v>
                </c:pt>
                <c:pt idx="107">
                  <c:v>-1.0285020200776001</c:v>
                </c:pt>
                <c:pt idx="108">
                  <c:v>-6.3289810989942898</c:v>
                </c:pt>
                <c:pt idx="109">
                  <c:v>-11.298757260275799</c:v>
                </c:pt>
                <c:pt idx="110">
                  <c:v>-11.9115241070804</c:v>
                </c:pt>
                <c:pt idx="111">
                  <c:v>-9.7686487792303698</c:v>
                </c:pt>
                <c:pt idx="112">
                  <c:v>-8.2469325754790592</c:v>
                </c:pt>
                <c:pt idx="113">
                  <c:v>-9.4349091888093906</c:v>
                </c:pt>
                <c:pt idx="114">
                  <c:v>-13.2196662833842</c:v>
                </c:pt>
                <c:pt idx="115">
                  <c:v>-14.0720115932951</c:v>
                </c:pt>
                <c:pt idx="116">
                  <c:v>-10.704305400754899</c:v>
                </c:pt>
                <c:pt idx="117">
                  <c:v>-4.8709230260137399</c:v>
                </c:pt>
                <c:pt idx="118">
                  <c:v>-1.8725197664612501</c:v>
                </c:pt>
                <c:pt idx="119">
                  <c:v>-1.22227955436969</c:v>
                </c:pt>
                <c:pt idx="120">
                  <c:v>-0.249798382182671</c:v>
                </c:pt>
                <c:pt idx="121">
                  <c:v>-8.4598051499862201E-2</c:v>
                </c:pt>
                <c:pt idx="122">
                  <c:v>-1.3795761634322501</c:v>
                </c:pt>
                <c:pt idx="123">
                  <c:v>-3.1530810677349299</c:v>
                </c:pt>
                <c:pt idx="124">
                  <c:v>1.6395563837496101</c:v>
                </c:pt>
                <c:pt idx="125">
                  <c:v>-1.65858032315113</c:v>
                </c:pt>
                <c:pt idx="126">
                  <c:v>-8.3921245269577707</c:v>
                </c:pt>
                <c:pt idx="127">
                  <c:v>-13.064704845869599</c:v>
                </c:pt>
                <c:pt idx="128">
                  <c:v>-10.994707722544099</c:v>
                </c:pt>
                <c:pt idx="129">
                  <c:v>-10.526161444971599</c:v>
                </c:pt>
                <c:pt idx="130">
                  <c:v>-6.2728831896806101</c:v>
                </c:pt>
                <c:pt idx="131">
                  <c:v>-19.811700388164599</c:v>
                </c:pt>
                <c:pt idx="132">
                  <c:v>-25.605539672706001</c:v>
                </c:pt>
                <c:pt idx="133">
                  <c:v>-18.786375998854901</c:v>
                </c:pt>
                <c:pt idx="134">
                  <c:v>-10.648134237279301</c:v>
                </c:pt>
                <c:pt idx="135">
                  <c:v>-6.7865304433657601</c:v>
                </c:pt>
                <c:pt idx="136">
                  <c:v>-11.321426411703101</c:v>
                </c:pt>
                <c:pt idx="137">
                  <c:v>-14.669600266999099</c:v>
                </c:pt>
                <c:pt idx="138">
                  <c:v>-15.5255439933071</c:v>
                </c:pt>
                <c:pt idx="139">
                  <c:v>-13.591822740261399</c:v>
                </c:pt>
                <c:pt idx="140">
                  <c:v>-9.7186060126449192</c:v>
                </c:pt>
                <c:pt idx="141">
                  <c:v>-16.505328462486599</c:v>
                </c:pt>
                <c:pt idx="142">
                  <c:v>-20.976796570451601</c:v>
                </c:pt>
                <c:pt idx="143">
                  <c:v>-19.3350576654565</c:v>
                </c:pt>
                <c:pt idx="144">
                  <c:v>-17.553984528426302</c:v>
                </c:pt>
                <c:pt idx="145">
                  <c:v>-20.0993710371134</c:v>
                </c:pt>
                <c:pt idx="146">
                  <c:v>-23.047095195348099</c:v>
                </c:pt>
                <c:pt idx="147">
                  <c:v>-24.3794380112307</c:v>
                </c:pt>
                <c:pt idx="148">
                  <c:v>-21.027444866791999</c:v>
                </c:pt>
                <c:pt idx="149">
                  <c:v>-18.7814141132259</c:v>
                </c:pt>
                <c:pt idx="150">
                  <c:v>-23.592958677188999</c:v>
                </c:pt>
                <c:pt idx="151">
                  <c:v>-27.9200769468309</c:v>
                </c:pt>
                <c:pt idx="152">
                  <c:v>-23.383038661543001</c:v>
                </c:pt>
                <c:pt idx="153">
                  <c:v>-20.065420301474202</c:v>
                </c:pt>
                <c:pt idx="154">
                  <c:v>-11.8789068595214</c:v>
                </c:pt>
                <c:pt idx="155">
                  <c:v>-7.0214576195439102</c:v>
                </c:pt>
                <c:pt idx="156">
                  <c:v>-22.190766428064801</c:v>
                </c:pt>
                <c:pt idx="157">
                  <c:v>-43.138881145223401</c:v>
                </c:pt>
                <c:pt idx="158">
                  <c:v>-42.960023806553799</c:v>
                </c:pt>
                <c:pt idx="159">
                  <c:v>-20.266705555268601</c:v>
                </c:pt>
                <c:pt idx="160">
                  <c:v>4.17142235120739</c:v>
                </c:pt>
                <c:pt idx="161">
                  <c:v>-8.6997405957076008</c:v>
                </c:pt>
                <c:pt idx="162">
                  <c:v>24.974962660834201</c:v>
                </c:pt>
                <c:pt idx="163">
                  <c:v>63.6449735512725</c:v>
                </c:pt>
                <c:pt idx="164">
                  <c:v>41.306246128297801</c:v>
                </c:pt>
                <c:pt idx="165">
                  <c:v>16.511773110799702</c:v>
                </c:pt>
                <c:pt idx="166">
                  <c:v>9.8916614313593296</c:v>
                </c:pt>
                <c:pt idx="167">
                  <c:v>10.504267988399899</c:v>
                </c:pt>
                <c:pt idx="168">
                  <c:v>9.6221790647097993</c:v>
                </c:pt>
                <c:pt idx="169">
                  <c:v>8.39634021217576</c:v>
                </c:pt>
                <c:pt idx="170">
                  <c:v>4.2921584609656396</c:v>
                </c:pt>
                <c:pt idx="171">
                  <c:v>0.598672593461549</c:v>
                </c:pt>
                <c:pt idx="172">
                  <c:v>-1.6349449615712801</c:v>
                </c:pt>
                <c:pt idx="173">
                  <c:v>-1.3871348684740299</c:v>
                </c:pt>
                <c:pt idx="174">
                  <c:v>-3.0984180727469899</c:v>
                </c:pt>
                <c:pt idx="175">
                  <c:v>-7.0016023227196102</c:v>
                </c:pt>
                <c:pt idx="176">
                  <c:v>-8.95695473438027</c:v>
                </c:pt>
                <c:pt idx="177">
                  <c:v>-8.3285080161391996</c:v>
                </c:pt>
                <c:pt idx="178">
                  <c:v>-6.21345424451808</c:v>
                </c:pt>
                <c:pt idx="179">
                  <c:v>-4.7102620809172899</c:v>
                </c:pt>
                <c:pt idx="180">
                  <c:v>-4.3085319863597</c:v>
                </c:pt>
                <c:pt idx="181">
                  <c:v>-2.12361129963339</c:v>
                </c:pt>
                <c:pt idx="182">
                  <c:v>2.30344352215198</c:v>
                </c:pt>
                <c:pt idx="183">
                  <c:v>5.72502603886835</c:v>
                </c:pt>
                <c:pt idx="184">
                  <c:v>0.54003553546987404</c:v>
                </c:pt>
                <c:pt idx="185">
                  <c:v>0.49737132725354599</c:v>
                </c:pt>
                <c:pt idx="186">
                  <c:v>6.9607066744723101</c:v>
                </c:pt>
                <c:pt idx="187">
                  <c:v>9.6056163746981102</c:v>
                </c:pt>
                <c:pt idx="188">
                  <c:v>7.8132522025097302</c:v>
                </c:pt>
                <c:pt idx="189">
                  <c:v>3.7041944010750401</c:v>
                </c:pt>
                <c:pt idx="190">
                  <c:v>-6.1358124530689304</c:v>
                </c:pt>
                <c:pt idx="191">
                  <c:v>-8.5481675733110496</c:v>
                </c:pt>
                <c:pt idx="192">
                  <c:v>-5.2061562503513503</c:v>
                </c:pt>
                <c:pt idx="193">
                  <c:v>11.8333924102891</c:v>
                </c:pt>
                <c:pt idx="194">
                  <c:v>28.125319082577999</c:v>
                </c:pt>
                <c:pt idx="195">
                  <c:v>7.54796450792721</c:v>
                </c:pt>
                <c:pt idx="196">
                  <c:v>-18.868958903568899</c:v>
                </c:pt>
                <c:pt idx="197">
                  <c:v>-1.8973368702272699</c:v>
                </c:pt>
                <c:pt idx="198">
                  <c:v>1.5853103116079399</c:v>
                </c:pt>
                <c:pt idx="199">
                  <c:v>-3.9274106783454501</c:v>
                </c:pt>
                <c:pt idx="200">
                  <c:v>-12.1928372881648</c:v>
                </c:pt>
                <c:pt idx="201">
                  <c:v>-16.624617614988502</c:v>
                </c:pt>
                <c:pt idx="202">
                  <c:v>-15.262559008467001</c:v>
                </c:pt>
                <c:pt idx="203">
                  <c:v>-12.502770866700001</c:v>
                </c:pt>
                <c:pt idx="204">
                  <c:v>-11.538211352083</c:v>
                </c:pt>
                <c:pt idx="205">
                  <c:v>-13.3681157760125</c:v>
                </c:pt>
                <c:pt idx="206">
                  <c:v>-15.5810728299844</c:v>
                </c:pt>
                <c:pt idx="207">
                  <c:v>-16.1905423049263</c:v>
                </c:pt>
                <c:pt idx="208">
                  <c:v>-15.707133271250999</c:v>
                </c:pt>
                <c:pt idx="209">
                  <c:v>-17.670098729500101</c:v>
                </c:pt>
                <c:pt idx="210">
                  <c:v>-18.481277311609301</c:v>
                </c:pt>
                <c:pt idx="211">
                  <c:v>-20.215083155681501</c:v>
                </c:pt>
                <c:pt idx="212">
                  <c:v>-21.0459812246906</c:v>
                </c:pt>
                <c:pt idx="213">
                  <c:v>-18.001597462847101</c:v>
                </c:pt>
                <c:pt idx="214">
                  <c:v>-19.953286723262899</c:v>
                </c:pt>
                <c:pt idx="215">
                  <c:v>-24.104094468052701</c:v>
                </c:pt>
                <c:pt idx="216">
                  <c:v>-28.826429870507098</c:v>
                </c:pt>
                <c:pt idx="217">
                  <c:v>-25.5118823549745</c:v>
                </c:pt>
                <c:pt idx="218">
                  <c:v>-21.978161327274702</c:v>
                </c:pt>
                <c:pt idx="219">
                  <c:v>-23.5604328240988</c:v>
                </c:pt>
                <c:pt idx="220">
                  <c:v>-15.778511338201399</c:v>
                </c:pt>
                <c:pt idx="221">
                  <c:v>-15.8085717078563</c:v>
                </c:pt>
                <c:pt idx="222">
                  <c:v>-22.3466084985489</c:v>
                </c:pt>
                <c:pt idx="223">
                  <c:v>-30.411875894711699</c:v>
                </c:pt>
                <c:pt idx="224">
                  <c:v>-23.284391211569801</c:v>
                </c:pt>
                <c:pt idx="225">
                  <c:v>4.5149165714156103</c:v>
                </c:pt>
                <c:pt idx="226">
                  <c:v>17.914070911682899</c:v>
                </c:pt>
                <c:pt idx="227">
                  <c:v>15.282532644132701</c:v>
                </c:pt>
                <c:pt idx="228">
                  <c:v>29.827856745376401</c:v>
                </c:pt>
                <c:pt idx="229">
                  <c:v>32.695345681202603</c:v>
                </c:pt>
                <c:pt idx="230">
                  <c:v>33.951054556440702</c:v>
                </c:pt>
                <c:pt idx="231">
                  <c:v>37.917734484055302</c:v>
                </c:pt>
                <c:pt idx="232">
                  <c:v>37.406275346760303</c:v>
                </c:pt>
                <c:pt idx="233">
                  <c:v>29.022573719823001</c:v>
                </c:pt>
                <c:pt idx="234">
                  <c:v>20.166723627140399</c:v>
                </c:pt>
                <c:pt idx="235">
                  <c:v>14.6842624718482</c:v>
                </c:pt>
                <c:pt idx="236">
                  <c:v>9.5183291836154709</c:v>
                </c:pt>
                <c:pt idx="237">
                  <c:v>4.0843527793144396</c:v>
                </c:pt>
                <c:pt idx="238">
                  <c:v>3.4566827884867002</c:v>
                </c:pt>
                <c:pt idx="239">
                  <c:v>3.01722782280109</c:v>
                </c:pt>
                <c:pt idx="240">
                  <c:v>1.3959801350618599</c:v>
                </c:pt>
                <c:pt idx="241">
                  <c:v>-0.36732987936179901</c:v>
                </c:pt>
                <c:pt idx="242">
                  <c:v>1.4248377319632299</c:v>
                </c:pt>
                <c:pt idx="243">
                  <c:v>3.6921332780930598</c:v>
                </c:pt>
                <c:pt idx="244">
                  <c:v>5.1097709318500701</c:v>
                </c:pt>
                <c:pt idx="245">
                  <c:v>7.90866619734929</c:v>
                </c:pt>
                <c:pt idx="246">
                  <c:v>12.9657671164533</c:v>
                </c:pt>
                <c:pt idx="247">
                  <c:v>12.2279590076589</c:v>
                </c:pt>
                <c:pt idx="248">
                  <c:v>8.4010327565832608</c:v>
                </c:pt>
                <c:pt idx="249">
                  <c:v>11.111006170557699</c:v>
                </c:pt>
                <c:pt idx="250">
                  <c:v>13.220608694830499</c:v>
                </c:pt>
                <c:pt idx="251">
                  <c:v>16.920964609699599</c:v>
                </c:pt>
                <c:pt idx="252">
                  <c:v>19.710283715072499</c:v>
                </c:pt>
                <c:pt idx="253">
                  <c:v>21.471483082552702</c:v>
                </c:pt>
                <c:pt idx="254">
                  <c:v>4.9336793368408198</c:v>
                </c:pt>
                <c:pt idx="255">
                  <c:v>-9.5152351849160901</c:v>
                </c:pt>
                <c:pt idx="256">
                  <c:v>-4.9503918878656101</c:v>
                </c:pt>
                <c:pt idx="257">
                  <c:v>6.7596083891344598</c:v>
                </c:pt>
                <c:pt idx="258">
                  <c:v>-15.4223809165499</c:v>
                </c:pt>
                <c:pt idx="259">
                  <c:v>-12.2248885261923</c:v>
                </c:pt>
                <c:pt idx="260">
                  <c:v>-3.6453446868933801</c:v>
                </c:pt>
                <c:pt idx="261">
                  <c:v>-0.17711377303237399</c:v>
                </c:pt>
                <c:pt idx="262">
                  <c:v>-6.34011731681636</c:v>
                </c:pt>
                <c:pt idx="263">
                  <c:v>-11.0301358918373</c:v>
                </c:pt>
                <c:pt idx="264">
                  <c:v>-5.3786952870483198</c:v>
                </c:pt>
                <c:pt idx="265">
                  <c:v>-0.85547219889167503</c:v>
                </c:pt>
                <c:pt idx="266">
                  <c:v>-4.0434274654036697</c:v>
                </c:pt>
                <c:pt idx="267">
                  <c:v>-4.39264691588878</c:v>
                </c:pt>
                <c:pt idx="268">
                  <c:v>-0.63718102598712101</c:v>
                </c:pt>
                <c:pt idx="269">
                  <c:v>0.32238096610702099</c:v>
                </c:pt>
                <c:pt idx="270">
                  <c:v>-4.9117618918450496</c:v>
                </c:pt>
                <c:pt idx="271">
                  <c:v>-6.4148960017937604</c:v>
                </c:pt>
                <c:pt idx="272">
                  <c:v>-1.4984249163559</c:v>
                </c:pt>
                <c:pt idx="273">
                  <c:v>-1.3422054810602999</c:v>
                </c:pt>
                <c:pt idx="274">
                  <c:v>-7.3502170147507702</c:v>
                </c:pt>
                <c:pt idx="275">
                  <c:v>-11.273484579233299</c:v>
                </c:pt>
                <c:pt idx="276">
                  <c:v>-9.1112673025593391</c:v>
                </c:pt>
                <c:pt idx="277">
                  <c:v>-5.2913501480602596</c:v>
                </c:pt>
                <c:pt idx="278">
                  <c:v>-7.2067115551959002</c:v>
                </c:pt>
                <c:pt idx="279">
                  <c:v>-10.694381971020601</c:v>
                </c:pt>
                <c:pt idx="280">
                  <c:v>-9.7101394798176095</c:v>
                </c:pt>
                <c:pt idx="281">
                  <c:v>-5.4675392310584296</c:v>
                </c:pt>
                <c:pt idx="282">
                  <c:v>-0.48001860217977899</c:v>
                </c:pt>
                <c:pt idx="283">
                  <c:v>2.2896791013948299</c:v>
                </c:pt>
                <c:pt idx="284">
                  <c:v>3.6354969547431599</c:v>
                </c:pt>
                <c:pt idx="285">
                  <c:v>4.2155124622746296</c:v>
                </c:pt>
                <c:pt idx="286">
                  <c:v>12.1581409125079</c:v>
                </c:pt>
                <c:pt idx="287">
                  <c:v>23.835309647333901</c:v>
                </c:pt>
                <c:pt idx="288">
                  <c:v>19.911411535023099</c:v>
                </c:pt>
                <c:pt idx="289">
                  <c:v>22.0011388923519</c:v>
                </c:pt>
                <c:pt idx="290">
                  <c:v>20.319740788800001</c:v>
                </c:pt>
                <c:pt idx="291">
                  <c:v>12.402171366559299</c:v>
                </c:pt>
                <c:pt idx="292">
                  <c:v>14.922434484950999</c:v>
                </c:pt>
                <c:pt idx="293">
                  <c:v>17.7546114290943</c:v>
                </c:pt>
                <c:pt idx="294">
                  <c:v>17.342944546076801</c:v>
                </c:pt>
                <c:pt idx="295">
                  <c:v>15.8836530112955</c:v>
                </c:pt>
                <c:pt idx="296">
                  <c:v>11.961866795121001</c:v>
                </c:pt>
                <c:pt idx="297">
                  <c:v>8.5828754306128197</c:v>
                </c:pt>
                <c:pt idx="298">
                  <c:v>6.2923219260873404</c:v>
                </c:pt>
                <c:pt idx="299">
                  <c:v>4.9256179947457399</c:v>
                </c:pt>
                <c:pt idx="300">
                  <c:v>1.98339956549393</c:v>
                </c:pt>
                <c:pt idx="301">
                  <c:v>-0.471907869417937</c:v>
                </c:pt>
                <c:pt idx="302">
                  <c:v>-1.27793457993238</c:v>
                </c:pt>
                <c:pt idx="303">
                  <c:v>-0.54062847839971395</c:v>
                </c:pt>
                <c:pt idx="304">
                  <c:v>1.24767234980025</c:v>
                </c:pt>
                <c:pt idx="305">
                  <c:v>1.61888973298503</c:v>
                </c:pt>
                <c:pt idx="306">
                  <c:v>3.0964343405861898</c:v>
                </c:pt>
                <c:pt idx="307">
                  <c:v>4.4452680201754999</c:v>
                </c:pt>
                <c:pt idx="308">
                  <c:v>6.4217396228120096</c:v>
                </c:pt>
                <c:pt idx="309">
                  <c:v>7.9216200316260297</c:v>
                </c:pt>
                <c:pt idx="310">
                  <c:v>6.59984862614108</c:v>
                </c:pt>
                <c:pt idx="311">
                  <c:v>7.8431980420078604</c:v>
                </c:pt>
                <c:pt idx="312">
                  <c:v>8.7837595748084691</c:v>
                </c:pt>
                <c:pt idx="313">
                  <c:v>10.20779469046</c:v>
                </c:pt>
                <c:pt idx="314">
                  <c:v>10.594433102667301</c:v>
                </c:pt>
                <c:pt idx="315">
                  <c:v>15.5530871748379</c:v>
                </c:pt>
                <c:pt idx="316">
                  <c:v>20.7939346229184</c:v>
                </c:pt>
                <c:pt idx="317">
                  <c:v>12.358666443302999</c:v>
                </c:pt>
                <c:pt idx="318">
                  <c:v>7.1521000434708597</c:v>
                </c:pt>
                <c:pt idx="319">
                  <c:v>10.8145013755255</c:v>
                </c:pt>
                <c:pt idx="320">
                  <c:v>18.33213748903</c:v>
                </c:pt>
                <c:pt idx="321">
                  <c:v>15.3203300883035</c:v>
                </c:pt>
                <c:pt idx="322">
                  <c:v>8.1969463572436201</c:v>
                </c:pt>
                <c:pt idx="323">
                  <c:v>-3.49607149639355</c:v>
                </c:pt>
                <c:pt idx="324">
                  <c:v>-11.1196192926412</c:v>
                </c:pt>
                <c:pt idx="325">
                  <c:v>-8.7143908372038901</c:v>
                </c:pt>
                <c:pt idx="326">
                  <c:v>-7.9988126825992403</c:v>
                </c:pt>
                <c:pt idx="327">
                  <c:v>-12.2173738309085</c:v>
                </c:pt>
                <c:pt idx="328">
                  <c:v>-14.0266510871871</c:v>
                </c:pt>
                <c:pt idx="329">
                  <c:v>-15.141212405102401</c:v>
                </c:pt>
                <c:pt idx="330">
                  <c:v>-19.652617942207101</c:v>
                </c:pt>
                <c:pt idx="331">
                  <c:v>-20.8113044627721</c:v>
                </c:pt>
                <c:pt idx="332">
                  <c:v>-17.9246445155602</c:v>
                </c:pt>
                <c:pt idx="333">
                  <c:v>-18.3955726147204</c:v>
                </c:pt>
                <c:pt idx="334">
                  <c:v>-23.995512536438302</c:v>
                </c:pt>
                <c:pt idx="335">
                  <c:v>-26.294323100694101</c:v>
                </c:pt>
                <c:pt idx="336">
                  <c:v>-23.743807930435899</c:v>
                </c:pt>
                <c:pt idx="337">
                  <c:v>-18.271812083399901</c:v>
                </c:pt>
                <c:pt idx="338">
                  <c:v>-22.560910447198701</c:v>
                </c:pt>
                <c:pt idx="339">
                  <c:v>-31.637690953646199</c:v>
                </c:pt>
                <c:pt idx="340">
                  <c:v>-31.314193297933901</c:v>
                </c:pt>
                <c:pt idx="341">
                  <c:v>-20.534864152824799</c:v>
                </c:pt>
                <c:pt idx="342">
                  <c:v>2.38907346357017</c:v>
                </c:pt>
                <c:pt idx="343">
                  <c:v>4.5266448939197499</c:v>
                </c:pt>
                <c:pt idx="344">
                  <c:v>-37.582263209166904</c:v>
                </c:pt>
                <c:pt idx="345">
                  <c:v>-40.038682151679403</c:v>
                </c:pt>
                <c:pt idx="346">
                  <c:v>1.26276500287662</c:v>
                </c:pt>
                <c:pt idx="347">
                  <c:v>27.187023661646801</c:v>
                </c:pt>
                <c:pt idx="348">
                  <c:v>-32.890588482366503</c:v>
                </c:pt>
                <c:pt idx="349">
                  <c:v>-40.9525908831775</c:v>
                </c:pt>
                <c:pt idx="350">
                  <c:v>11.6110661239663</c:v>
                </c:pt>
                <c:pt idx="351">
                  <c:v>33.5663314212849</c:v>
                </c:pt>
                <c:pt idx="352">
                  <c:v>27.636914551082601</c:v>
                </c:pt>
                <c:pt idx="353">
                  <c:v>15.4607789429964</c:v>
                </c:pt>
                <c:pt idx="354">
                  <c:v>14.670853733776999</c:v>
                </c:pt>
                <c:pt idx="355">
                  <c:v>13.9491758476837</c:v>
                </c:pt>
                <c:pt idx="356">
                  <c:v>9.1297129136890103</c:v>
                </c:pt>
                <c:pt idx="357">
                  <c:v>6.40719371382494</c:v>
                </c:pt>
                <c:pt idx="358">
                  <c:v>2.1850901216724199</c:v>
                </c:pt>
                <c:pt idx="359">
                  <c:v>-2.3200397596610598</c:v>
                </c:pt>
                <c:pt idx="360">
                  <c:v>-4.8368694850342902</c:v>
                </c:pt>
                <c:pt idx="361">
                  <c:v>-3.1781620251149301</c:v>
                </c:pt>
                <c:pt idx="362">
                  <c:v>-3.09821166276449</c:v>
                </c:pt>
                <c:pt idx="363">
                  <c:v>-4.8001342051529097</c:v>
                </c:pt>
                <c:pt idx="364">
                  <c:v>-9.1628403715677909</c:v>
                </c:pt>
                <c:pt idx="365">
                  <c:v>-10.882033475124199</c:v>
                </c:pt>
                <c:pt idx="366">
                  <c:v>-10.2109795657076</c:v>
                </c:pt>
                <c:pt idx="367">
                  <c:v>-5.2804150340229699</c:v>
                </c:pt>
                <c:pt idx="368">
                  <c:v>6.7842156376286697E-2</c:v>
                </c:pt>
                <c:pt idx="369">
                  <c:v>3.8007086190972199</c:v>
                </c:pt>
                <c:pt idx="370">
                  <c:v>1.96943126147393</c:v>
                </c:pt>
                <c:pt idx="371">
                  <c:v>-5.0824917187590897</c:v>
                </c:pt>
                <c:pt idx="372">
                  <c:v>-4.1208251181627604</c:v>
                </c:pt>
                <c:pt idx="373">
                  <c:v>-0.488681706728537</c:v>
                </c:pt>
                <c:pt idx="374">
                  <c:v>3.6189722417538102</c:v>
                </c:pt>
                <c:pt idx="375">
                  <c:v>10.364960735057</c:v>
                </c:pt>
                <c:pt idx="376">
                  <c:v>14.4250846088957</c:v>
                </c:pt>
                <c:pt idx="377">
                  <c:v>1.3609128195089999</c:v>
                </c:pt>
                <c:pt idx="378">
                  <c:v>-2.80647187092731</c:v>
                </c:pt>
                <c:pt idx="379">
                  <c:v>0.34214439893098098</c:v>
                </c:pt>
                <c:pt idx="380">
                  <c:v>7.8528985436915404</c:v>
                </c:pt>
                <c:pt idx="381">
                  <c:v>-7.7327742646659496</c:v>
                </c:pt>
                <c:pt idx="382">
                  <c:v>-28.843289733000098</c:v>
                </c:pt>
                <c:pt idx="383">
                  <c:v>-26.669797909479399</c:v>
                </c:pt>
                <c:pt idx="384">
                  <c:v>-15.007598410076699</c:v>
                </c:pt>
                <c:pt idx="385">
                  <c:v>-16.0719582949684</c:v>
                </c:pt>
                <c:pt idx="386">
                  <c:v>-32.190600510802099</c:v>
                </c:pt>
                <c:pt idx="387">
                  <c:v>-31.8069223730216</c:v>
                </c:pt>
                <c:pt idx="388">
                  <c:v>-25.890017356268601</c:v>
                </c:pt>
                <c:pt idx="389">
                  <c:v>-31.3329329607229</c:v>
                </c:pt>
                <c:pt idx="390">
                  <c:v>-39.570473060051199</c:v>
                </c:pt>
                <c:pt idx="391">
                  <c:v>-40.658511913835298</c:v>
                </c:pt>
                <c:pt idx="392">
                  <c:v>-41.788593666548103</c:v>
                </c:pt>
                <c:pt idx="393">
                  <c:v>-47.472513942438702</c:v>
                </c:pt>
                <c:pt idx="394">
                  <c:v>-57.010839920395597</c:v>
                </c:pt>
                <c:pt idx="395">
                  <c:v>-60.919101045663801</c:v>
                </c:pt>
                <c:pt idx="396">
                  <c:v>-54.607502283248401</c:v>
                </c:pt>
                <c:pt idx="397">
                  <c:v>-50.6551417548351</c:v>
                </c:pt>
                <c:pt idx="398">
                  <c:v>-49.532203510797601</c:v>
                </c:pt>
                <c:pt idx="399">
                  <c:v>-52.384003093831197</c:v>
                </c:pt>
                <c:pt idx="400">
                  <c:v>-56.477392736060899</c:v>
                </c:pt>
                <c:pt idx="401">
                  <c:v>-54.885843364415699</c:v>
                </c:pt>
                <c:pt idx="402">
                  <c:v>-50.1501388977616</c:v>
                </c:pt>
                <c:pt idx="403">
                  <c:v>-43.3932391611485</c:v>
                </c:pt>
                <c:pt idx="404">
                  <c:v>-34.012289650254402</c:v>
                </c:pt>
                <c:pt idx="405">
                  <c:v>-43.440699905604397</c:v>
                </c:pt>
                <c:pt idx="406">
                  <c:v>-50.858846602381199</c:v>
                </c:pt>
                <c:pt idx="407">
                  <c:v>-42.874980810009298</c:v>
                </c:pt>
                <c:pt idx="408">
                  <c:v>-43.676619964564999</c:v>
                </c:pt>
                <c:pt idx="409">
                  <c:v>-56.660581213074302</c:v>
                </c:pt>
                <c:pt idx="410">
                  <c:v>-55.816884166147702</c:v>
                </c:pt>
                <c:pt idx="411">
                  <c:v>-37.502317132625301</c:v>
                </c:pt>
                <c:pt idx="412">
                  <c:v>-48.0701058018807</c:v>
                </c:pt>
                <c:pt idx="413">
                  <c:v>-56.966371111564598</c:v>
                </c:pt>
                <c:pt idx="414">
                  <c:v>-60.900384258183401</c:v>
                </c:pt>
                <c:pt idx="415">
                  <c:v>-39.292724357804303</c:v>
                </c:pt>
                <c:pt idx="416">
                  <c:v>-36.4780239953229</c:v>
                </c:pt>
                <c:pt idx="417">
                  <c:v>-39.248107941571099</c:v>
                </c:pt>
                <c:pt idx="418">
                  <c:v>-42.201737868342597</c:v>
                </c:pt>
                <c:pt idx="419">
                  <c:v>-40.499280470143702</c:v>
                </c:pt>
                <c:pt idx="420">
                  <c:v>-50.562024308674502</c:v>
                </c:pt>
                <c:pt idx="421">
                  <c:v>-57.864561558828001</c:v>
                </c:pt>
                <c:pt idx="422">
                  <c:v>-57.267609621476097</c:v>
                </c:pt>
                <c:pt idx="423">
                  <c:v>-56.515859375144402</c:v>
                </c:pt>
                <c:pt idx="424">
                  <c:v>-60.406555032452097</c:v>
                </c:pt>
                <c:pt idx="425">
                  <c:v>-67.509384998300305</c:v>
                </c:pt>
                <c:pt idx="426">
                  <c:v>-67.230908990446807</c:v>
                </c:pt>
                <c:pt idx="427">
                  <c:v>-57.010331503696001</c:v>
                </c:pt>
                <c:pt idx="428">
                  <c:v>-57.859870022111103</c:v>
                </c:pt>
                <c:pt idx="429">
                  <c:v>-65.525646767556495</c:v>
                </c:pt>
                <c:pt idx="430">
                  <c:v>-69.288945671178993</c:v>
                </c:pt>
                <c:pt idx="431">
                  <c:v>-66.481674402259102</c:v>
                </c:pt>
                <c:pt idx="432">
                  <c:v>-62.686456258392802</c:v>
                </c:pt>
                <c:pt idx="433">
                  <c:v>-63.607037329097899</c:v>
                </c:pt>
                <c:pt idx="434">
                  <c:v>-67.570520292768094</c:v>
                </c:pt>
                <c:pt idx="435">
                  <c:v>-68.524263267965097</c:v>
                </c:pt>
                <c:pt idx="436">
                  <c:v>-66.164325896965295</c:v>
                </c:pt>
                <c:pt idx="437">
                  <c:v>-64.171636163016601</c:v>
                </c:pt>
                <c:pt idx="438">
                  <c:v>-64.576873927233095</c:v>
                </c:pt>
                <c:pt idx="439">
                  <c:v>-66.472239174306296</c:v>
                </c:pt>
                <c:pt idx="440">
                  <c:v>-69.168900583201605</c:v>
                </c:pt>
                <c:pt idx="441">
                  <c:v>-68.270818369059697</c:v>
                </c:pt>
                <c:pt idx="442">
                  <c:v>-64.863016742915093</c:v>
                </c:pt>
                <c:pt idx="443">
                  <c:v>-65.716473410321996</c:v>
                </c:pt>
                <c:pt idx="444">
                  <c:v>-69.883701172382004</c:v>
                </c:pt>
                <c:pt idx="445">
                  <c:v>-71.890954362052099</c:v>
                </c:pt>
                <c:pt idx="446">
                  <c:v>-71.6404845793124</c:v>
                </c:pt>
                <c:pt idx="447">
                  <c:v>-69.777406147930094</c:v>
                </c:pt>
                <c:pt idx="448">
                  <c:v>-69.576492620823004</c:v>
                </c:pt>
              </c:numCache>
            </c:numRef>
          </c:val>
          <c:smooth val="0"/>
          <c:extLst>
            <c:ext xmlns:c16="http://schemas.microsoft.com/office/drawing/2014/chart" uri="{C3380CC4-5D6E-409C-BE32-E72D297353CC}">
              <c16:uniqueId val="{00000002-CF45-4C32-94EC-75A940D29D9A}"/>
            </c:ext>
          </c:extLst>
        </c:ser>
        <c:dLbls>
          <c:showLegendKey val="0"/>
          <c:showVal val="0"/>
          <c:showCatName val="0"/>
          <c:showSerName val="0"/>
          <c:showPercent val="0"/>
          <c:showBubbleSize val="0"/>
        </c:dLbls>
        <c:smooth val="0"/>
        <c:axId val="384952457"/>
        <c:axId val="330100740"/>
      </c:lineChart>
      <c:catAx>
        <c:axId val="38495245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30100740"/>
        <c:crosses val="autoZero"/>
        <c:auto val="1"/>
        <c:lblAlgn val="ctr"/>
        <c:lblOffset val="100"/>
        <c:noMultiLvlLbl val="0"/>
      </c:catAx>
      <c:valAx>
        <c:axId val="3301007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84952457"/>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Gyro</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[action3_5times_gyro.csv]action3_5times_gyro!$J$1</c:f>
              <c:strCache>
                <c:ptCount val="1"/>
                <c:pt idx="0">
                  <c:v>X_gyro</c:v>
                </c:pt>
              </c:strCache>
            </c:strRef>
          </c:tx>
          <c:spPr>
            <a:ln w="28575" cap="rnd">
              <a:solidFill>
                <a:schemeClr val="accent1"/>
              </a:solidFill>
              <a:round/>
            </a:ln>
            <a:effectLst/>
          </c:spPr>
          <c:marker>
            <c:symbol val="none"/>
          </c:marker>
          <c:val>
            <c:numRef>
              <c:f>[action3_5times_gyro.csv]action3_5times_gyro!$J$2:$J$650</c:f>
              <c:numCache>
                <c:formatCode>General</c:formatCode>
                <c:ptCount val="649"/>
                <c:pt idx="0">
                  <c:v>-4.0204999999999998E-2</c:v>
                </c:pt>
                <c:pt idx="1">
                  <c:v>-0.31285499999999999</c:v>
                </c:pt>
                <c:pt idx="2">
                  <c:v>-0.349636</c:v>
                </c:pt>
                <c:pt idx="3">
                  <c:v>-0.44308399999999998</c:v>
                </c:pt>
                <c:pt idx="4">
                  <c:v>-9.0522000000000005E-2</c:v>
                </c:pt>
                <c:pt idx="5">
                  <c:v>-8.8069999999999996E-2</c:v>
                </c:pt>
                <c:pt idx="6">
                  <c:v>6.1176000000000001E-2</c:v>
                </c:pt>
                <c:pt idx="7">
                  <c:v>9.3232999999999996E-2</c:v>
                </c:pt>
                <c:pt idx="8">
                  <c:v>-9.8560000000000002E-3</c:v>
                </c:pt>
                <c:pt idx="9">
                  <c:v>-3.1474000000000002E-2</c:v>
                </c:pt>
                <c:pt idx="10">
                  <c:v>-1.3958999999999999E-2</c:v>
                </c:pt>
                <c:pt idx="11">
                  <c:v>-1.5029000000000001E-2</c:v>
                </c:pt>
                <c:pt idx="12">
                  <c:v>3.5999999999999997E-2</c:v>
                </c:pt>
                <c:pt idx="13">
                  <c:v>9.4928999999999999E-2</c:v>
                </c:pt>
                <c:pt idx="14">
                  <c:v>4.8008000000000002E-2</c:v>
                </c:pt>
                <c:pt idx="15">
                  <c:v>8.3548999999999998E-2</c:v>
                </c:pt>
                <c:pt idx="16">
                  <c:v>1.0019999999999999E-2</c:v>
                </c:pt>
                <c:pt idx="17">
                  <c:v>-1.5499000000000001E-2</c:v>
                </c:pt>
                <c:pt idx="18">
                  <c:v>1.2666E-2</c:v>
                </c:pt>
                <c:pt idx="19">
                  <c:v>6.5082000000000001E-2</c:v>
                </c:pt>
                <c:pt idx="20">
                  <c:v>8.8090000000000009E-3</c:v>
                </c:pt>
                <c:pt idx="21">
                  <c:v>-3.1344999999999998E-2</c:v>
                </c:pt>
                <c:pt idx="22">
                  <c:v>-4.0851999999999999E-2</c:v>
                </c:pt>
                <c:pt idx="23">
                  <c:v>-0.10620499999999999</c:v>
                </c:pt>
                <c:pt idx="24">
                  <c:v>-9.5242999999999994E-2</c:v>
                </c:pt>
                <c:pt idx="25">
                  <c:v>-0.151451</c:v>
                </c:pt>
                <c:pt idx="26">
                  <c:v>-6.3594999999999999E-2</c:v>
                </c:pt>
                <c:pt idx="27">
                  <c:v>-0.26195000000000002</c:v>
                </c:pt>
                <c:pt idx="28">
                  <c:v>-0.322131</c:v>
                </c:pt>
                <c:pt idx="29">
                  <c:v>-0.45092300000000002</c:v>
                </c:pt>
                <c:pt idx="30">
                  <c:v>0.161353</c:v>
                </c:pt>
                <c:pt idx="31">
                  <c:v>0.14108299999999999</c:v>
                </c:pt>
                <c:pt idx="32">
                  <c:v>6.5050000000000004E-3</c:v>
                </c:pt>
                <c:pt idx="33">
                  <c:v>-4.3305999999999997E-2</c:v>
                </c:pt>
                <c:pt idx="34">
                  <c:v>-7.5581999999999996E-2</c:v>
                </c:pt>
                <c:pt idx="35">
                  <c:v>-7.0294999999999996E-2</c:v>
                </c:pt>
                <c:pt idx="36">
                  <c:v>5.0438999999999998E-2</c:v>
                </c:pt>
                <c:pt idx="37">
                  <c:v>2.0278999999999998E-2</c:v>
                </c:pt>
                <c:pt idx="38">
                  <c:v>-0.137901</c:v>
                </c:pt>
                <c:pt idx="39">
                  <c:v>-0.293325</c:v>
                </c:pt>
                <c:pt idx="40">
                  <c:v>-5.4814000000000002E-2</c:v>
                </c:pt>
                <c:pt idx="41">
                  <c:v>-8.4932999999999995E-2</c:v>
                </c:pt>
                <c:pt idx="42">
                  <c:v>-0.24421300000000001</c:v>
                </c:pt>
                <c:pt idx="43">
                  <c:v>-0.66382099999999999</c:v>
                </c:pt>
                <c:pt idx="44">
                  <c:v>-0.37947999999999998</c:v>
                </c:pt>
                <c:pt idx="45">
                  <c:v>-0.64262699999999995</c:v>
                </c:pt>
                <c:pt idx="46">
                  <c:v>-0.18263499999999999</c:v>
                </c:pt>
                <c:pt idx="47">
                  <c:v>-0.43538199999999999</c:v>
                </c:pt>
                <c:pt idx="48">
                  <c:v>-0.51429999999999998</c:v>
                </c:pt>
                <c:pt idx="49">
                  <c:v>-1.157262</c:v>
                </c:pt>
                <c:pt idx="50">
                  <c:v>-0.49438300000000002</c:v>
                </c:pt>
                <c:pt idx="51">
                  <c:v>-0.86352899999999999</c:v>
                </c:pt>
                <c:pt idx="52">
                  <c:v>-0.24133199999999999</c:v>
                </c:pt>
                <c:pt idx="53">
                  <c:v>-0.364064</c:v>
                </c:pt>
                <c:pt idx="54">
                  <c:v>-0.187749</c:v>
                </c:pt>
                <c:pt idx="55">
                  <c:v>-0.51446700000000001</c:v>
                </c:pt>
                <c:pt idx="56">
                  <c:v>-0.33102700000000002</c:v>
                </c:pt>
                <c:pt idx="57">
                  <c:v>-0.61485400000000001</c:v>
                </c:pt>
                <c:pt idx="58">
                  <c:v>-0.20164199999999999</c:v>
                </c:pt>
                <c:pt idx="59">
                  <c:v>-0.28285399999999999</c:v>
                </c:pt>
                <c:pt idx="60">
                  <c:v>-0.18082999999999999</c:v>
                </c:pt>
                <c:pt idx="61">
                  <c:v>-0.54259500000000005</c:v>
                </c:pt>
                <c:pt idx="62">
                  <c:v>-0.20850199999999999</c:v>
                </c:pt>
                <c:pt idx="63">
                  <c:v>-7.2759000000000004E-2</c:v>
                </c:pt>
                <c:pt idx="64">
                  <c:v>3.3766999999999998E-2</c:v>
                </c:pt>
                <c:pt idx="65">
                  <c:v>-0.32840599999999998</c:v>
                </c:pt>
                <c:pt idx="66">
                  <c:v>-0.61751599999999995</c:v>
                </c:pt>
                <c:pt idx="67">
                  <c:v>-1.0589999999999999</c:v>
                </c:pt>
                <c:pt idx="68">
                  <c:v>-7.5132000000000004E-2</c:v>
                </c:pt>
                <c:pt idx="69">
                  <c:v>-4.1154999999999997E-2</c:v>
                </c:pt>
                <c:pt idx="70">
                  <c:v>8.9047000000000001E-2</c:v>
                </c:pt>
                <c:pt idx="71">
                  <c:v>5.8748000000000002E-2</c:v>
                </c:pt>
                <c:pt idx="72">
                  <c:v>-0.15018000000000001</c:v>
                </c:pt>
                <c:pt idx="73">
                  <c:v>-0.21632100000000001</c:v>
                </c:pt>
                <c:pt idx="74">
                  <c:v>3.4220000000000001E-3</c:v>
                </c:pt>
                <c:pt idx="75">
                  <c:v>-0.12107999999999999</c:v>
                </c:pt>
                <c:pt idx="76">
                  <c:v>-0.19692799999999999</c:v>
                </c:pt>
                <c:pt idx="77">
                  <c:v>-0.324486</c:v>
                </c:pt>
                <c:pt idx="78">
                  <c:v>-8.9653999999999998E-2</c:v>
                </c:pt>
                <c:pt idx="79">
                  <c:v>-0.195553</c:v>
                </c:pt>
                <c:pt idx="80">
                  <c:v>-7.1124000000000007E-2</c:v>
                </c:pt>
                <c:pt idx="81">
                  <c:v>-0.188916</c:v>
                </c:pt>
                <c:pt idx="82">
                  <c:v>-0.30543300000000001</c:v>
                </c:pt>
                <c:pt idx="83">
                  <c:v>-0.77751800000000004</c:v>
                </c:pt>
                <c:pt idx="84">
                  <c:v>-0.46256399999999998</c:v>
                </c:pt>
                <c:pt idx="85">
                  <c:v>-0.67718100000000003</c:v>
                </c:pt>
                <c:pt idx="86">
                  <c:v>-0.18732599999999999</c:v>
                </c:pt>
                <c:pt idx="87">
                  <c:v>-0.64170799999999995</c:v>
                </c:pt>
                <c:pt idx="88">
                  <c:v>-0.57581800000000005</c:v>
                </c:pt>
                <c:pt idx="89">
                  <c:v>-1.090824</c:v>
                </c:pt>
                <c:pt idx="90">
                  <c:v>-0.525621</c:v>
                </c:pt>
                <c:pt idx="91">
                  <c:v>-1.148757</c:v>
                </c:pt>
                <c:pt idx="92">
                  <c:v>-0.62091799999999997</c:v>
                </c:pt>
                <c:pt idx="93">
                  <c:v>-1.158868</c:v>
                </c:pt>
                <c:pt idx="94">
                  <c:v>-0.43536799999999998</c:v>
                </c:pt>
                <c:pt idx="95">
                  <c:v>-0.95223899999999995</c:v>
                </c:pt>
                <c:pt idx="96">
                  <c:v>-0.63034599999999996</c:v>
                </c:pt>
                <c:pt idx="97">
                  <c:v>-1.108468</c:v>
                </c:pt>
                <c:pt idx="98">
                  <c:v>-0.29410999999999998</c:v>
                </c:pt>
                <c:pt idx="99">
                  <c:v>-0.488228</c:v>
                </c:pt>
                <c:pt idx="100">
                  <c:v>3.8405000000000002E-2</c:v>
                </c:pt>
                <c:pt idx="101">
                  <c:v>0.306921</c:v>
                </c:pt>
                <c:pt idx="102">
                  <c:v>0.301205</c:v>
                </c:pt>
                <c:pt idx="103">
                  <c:v>0.629359</c:v>
                </c:pt>
                <c:pt idx="104">
                  <c:v>0.419711</c:v>
                </c:pt>
                <c:pt idx="105">
                  <c:v>0.86180299999999999</c:v>
                </c:pt>
                <c:pt idx="106">
                  <c:v>0.241982</c:v>
                </c:pt>
                <c:pt idx="107">
                  <c:v>0.504274</c:v>
                </c:pt>
                <c:pt idx="108">
                  <c:v>0.151033</c:v>
                </c:pt>
                <c:pt idx="109">
                  <c:v>0.23966899999999999</c:v>
                </c:pt>
                <c:pt idx="110">
                  <c:v>0.71626299999999998</c:v>
                </c:pt>
                <c:pt idx="111">
                  <c:v>2.1388660000000002</c:v>
                </c:pt>
                <c:pt idx="112">
                  <c:v>1.37355</c:v>
                </c:pt>
                <c:pt idx="113">
                  <c:v>2.8427690000000001</c:v>
                </c:pt>
                <c:pt idx="114">
                  <c:v>1.803871</c:v>
                </c:pt>
                <c:pt idx="115">
                  <c:v>3.5282689999999999</c:v>
                </c:pt>
                <c:pt idx="116">
                  <c:v>0.54459999999999997</c:v>
                </c:pt>
                <c:pt idx="117">
                  <c:v>0.18234600000000001</c:v>
                </c:pt>
                <c:pt idx="118">
                  <c:v>-0.42579299999999998</c:v>
                </c:pt>
                <c:pt idx="119">
                  <c:v>-0.78609899999999999</c:v>
                </c:pt>
                <c:pt idx="120">
                  <c:v>-0.42277399999999998</c:v>
                </c:pt>
                <c:pt idx="121">
                  <c:v>-0.80473099999999997</c:v>
                </c:pt>
                <c:pt idx="122">
                  <c:v>-0.31531500000000001</c:v>
                </c:pt>
                <c:pt idx="123">
                  <c:v>-0.71370699999999998</c:v>
                </c:pt>
                <c:pt idx="124">
                  <c:v>-0.40678199999999998</c:v>
                </c:pt>
                <c:pt idx="125">
                  <c:v>-0.76024199999999997</c:v>
                </c:pt>
                <c:pt idx="126">
                  <c:v>-0.44336300000000001</c:v>
                </c:pt>
                <c:pt idx="127">
                  <c:v>-1.086679</c:v>
                </c:pt>
                <c:pt idx="128">
                  <c:v>-0.64865200000000001</c:v>
                </c:pt>
                <c:pt idx="129">
                  <c:v>-1.0711090000000001</c:v>
                </c:pt>
                <c:pt idx="130">
                  <c:v>-0.30716300000000002</c:v>
                </c:pt>
                <c:pt idx="131">
                  <c:v>-0.67514799999999997</c:v>
                </c:pt>
                <c:pt idx="132">
                  <c:v>-0.40936800000000001</c:v>
                </c:pt>
                <c:pt idx="133">
                  <c:v>-0.72085999999999995</c:v>
                </c:pt>
                <c:pt idx="134">
                  <c:v>-0.33096199999999998</c:v>
                </c:pt>
                <c:pt idx="135">
                  <c:v>-0.82826699999999998</c:v>
                </c:pt>
                <c:pt idx="136">
                  <c:v>-0.50495100000000004</c:v>
                </c:pt>
                <c:pt idx="137">
                  <c:v>-0.65667600000000004</c:v>
                </c:pt>
                <c:pt idx="138">
                  <c:v>-4.1624000000000001E-2</c:v>
                </c:pt>
                <c:pt idx="139">
                  <c:v>-0.27521699999999999</c:v>
                </c:pt>
                <c:pt idx="140">
                  <c:v>-0.25978600000000002</c:v>
                </c:pt>
                <c:pt idx="141">
                  <c:v>-0.54620599999999997</c:v>
                </c:pt>
                <c:pt idx="142">
                  <c:v>-0.27181300000000003</c:v>
                </c:pt>
                <c:pt idx="143">
                  <c:v>-0.49983</c:v>
                </c:pt>
                <c:pt idx="144">
                  <c:v>-0.20070099999999999</c:v>
                </c:pt>
                <c:pt idx="145">
                  <c:v>-0.46030100000000002</c:v>
                </c:pt>
                <c:pt idx="146">
                  <c:v>-0.63649800000000001</c:v>
                </c:pt>
                <c:pt idx="147">
                  <c:v>-1.536114</c:v>
                </c:pt>
                <c:pt idx="148">
                  <c:v>-0.965418</c:v>
                </c:pt>
                <c:pt idx="149">
                  <c:v>-1.864179</c:v>
                </c:pt>
                <c:pt idx="150">
                  <c:v>-0.801145</c:v>
                </c:pt>
                <c:pt idx="151">
                  <c:v>-1.436358</c:v>
                </c:pt>
                <c:pt idx="152">
                  <c:v>-0.64021899999999998</c:v>
                </c:pt>
                <c:pt idx="153">
                  <c:v>-1.4207799999999999</c:v>
                </c:pt>
                <c:pt idx="154">
                  <c:v>-0.66706900000000002</c:v>
                </c:pt>
                <c:pt idx="155">
                  <c:v>-0.90122999999999998</c:v>
                </c:pt>
                <c:pt idx="156">
                  <c:v>0.33244899999999999</c:v>
                </c:pt>
                <c:pt idx="157">
                  <c:v>0.79939499999999997</c:v>
                </c:pt>
                <c:pt idx="158">
                  <c:v>0.58714699999999997</c:v>
                </c:pt>
                <c:pt idx="159">
                  <c:v>1.569787</c:v>
                </c:pt>
                <c:pt idx="160">
                  <c:v>1.4372119999999999</c:v>
                </c:pt>
                <c:pt idx="161">
                  <c:v>2.9091450000000001</c:v>
                </c:pt>
                <c:pt idx="162">
                  <c:v>0.98283500000000001</c:v>
                </c:pt>
                <c:pt idx="163">
                  <c:v>1.866268</c:v>
                </c:pt>
                <c:pt idx="164">
                  <c:v>1.8374470000000001</c:v>
                </c:pt>
                <c:pt idx="165">
                  <c:v>4.492464</c:v>
                </c:pt>
                <c:pt idx="166">
                  <c:v>2.2358799999999999</c:v>
                </c:pt>
                <c:pt idx="167">
                  <c:v>3.6358199999999998</c:v>
                </c:pt>
                <c:pt idx="168">
                  <c:v>1.099488</c:v>
                </c:pt>
                <c:pt idx="169">
                  <c:v>2.8206690000000001</c:v>
                </c:pt>
                <c:pt idx="170">
                  <c:v>2.6488909999999999</c:v>
                </c:pt>
                <c:pt idx="171">
                  <c:v>5.6822340000000002</c:v>
                </c:pt>
                <c:pt idx="172">
                  <c:v>2.766969</c:v>
                </c:pt>
                <c:pt idx="173">
                  <c:v>5.2208860000000001</c:v>
                </c:pt>
                <c:pt idx="174">
                  <c:v>2.0463290000000001</c:v>
                </c:pt>
                <c:pt idx="175">
                  <c:v>3.5784560000000001</c:v>
                </c:pt>
                <c:pt idx="176">
                  <c:v>1.3931480000000001</c:v>
                </c:pt>
                <c:pt idx="177">
                  <c:v>2.3727179999999999</c:v>
                </c:pt>
                <c:pt idx="178">
                  <c:v>0.58708499999999997</c:v>
                </c:pt>
                <c:pt idx="179">
                  <c:v>1.6888000000000001</c:v>
                </c:pt>
                <c:pt idx="180">
                  <c:v>1.9190389999999999</c:v>
                </c:pt>
                <c:pt idx="181">
                  <c:v>3.4465080000000001</c:v>
                </c:pt>
                <c:pt idx="182">
                  <c:v>0.36679400000000001</c:v>
                </c:pt>
                <c:pt idx="183">
                  <c:v>-4.8830999999999999E-2</c:v>
                </c:pt>
                <c:pt idx="184">
                  <c:v>-0.81558799999999998</c:v>
                </c:pt>
                <c:pt idx="185">
                  <c:v>-1.796017</c:v>
                </c:pt>
                <c:pt idx="186">
                  <c:v>-0.91323399999999999</c:v>
                </c:pt>
                <c:pt idx="187">
                  <c:v>-1.612493</c:v>
                </c:pt>
                <c:pt idx="188">
                  <c:v>-0.55305800000000005</c:v>
                </c:pt>
                <c:pt idx="189">
                  <c:v>-0.88086799999999998</c:v>
                </c:pt>
                <c:pt idx="190">
                  <c:v>0.18607899999999999</c:v>
                </c:pt>
                <c:pt idx="191">
                  <c:v>0.58534600000000003</c:v>
                </c:pt>
                <c:pt idx="192">
                  <c:v>-6.6407999999999995E-2</c:v>
                </c:pt>
                <c:pt idx="193">
                  <c:v>-0.84392900000000004</c:v>
                </c:pt>
                <c:pt idx="194">
                  <c:v>-1.3538250000000001</c:v>
                </c:pt>
                <c:pt idx="195">
                  <c:v>-2.8476210000000002</c:v>
                </c:pt>
                <c:pt idx="196">
                  <c:v>-1.4174720000000001</c:v>
                </c:pt>
                <c:pt idx="197">
                  <c:v>-3.0061529999999999</c:v>
                </c:pt>
                <c:pt idx="198">
                  <c:v>-1.952434</c:v>
                </c:pt>
                <c:pt idx="199">
                  <c:v>-4.314851</c:v>
                </c:pt>
                <c:pt idx="200">
                  <c:v>-2.7702040000000001</c:v>
                </c:pt>
                <c:pt idx="201">
                  <c:v>-5.4839570000000002</c:v>
                </c:pt>
                <c:pt idx="202">
                  <c:v>-2.0172680000000001</c:v>
                </c:pt>
                <c:pt idx="203">
                  <c:v>-3.1721599999999999</c:v>
                </c:pt>
                <c:pt idx="204">
                  <c:v>-0.64271699999999998</c:v>
                </c:pt>
                <c:pt idx="205">
                  <c:v>-1.1127549999999999</c:v>
                </c:pt>
                <c:pt idx="206">
                  <c:v>-5.5059999999999998E-2</c:v>
                </c:pt>
                <c:pt idx="207">
                  <c:v>0.93685499999999999</c:v>
                </c:pt>
                <c:pt idx="208">
                  <c:v>2.1470760000000002</c:v>
                </c:pt>
                <c:pt idx="209">
                  <c:v>4.2379530000000001</c:v>
                </c:pt>
                <c:pt idx="210">
                  <c:v>1.8003640000000001</c:v>
                </c:pt>
                <c:pt idx="211">
                  <c:v>4.7075529999999999</c:v>
                </c:pt>
                <c:pt idx="212">
                  <c:v>4.385942</c:v>
                </c:pt>
                <c:pt idx="213">
                  <c:v>9.0263290000000005</c:v>
                </c:pt>
                <c:pt idx="214">
                  <c:v>4.1336950000000003</c:v>
                </c:pt>
                <c:pt idx="215">
                  <c:v>8.678464</c:v>
                </c:pt>
                <c:pt idx="216">
                  <c:v>5.3220700000000001</c:v>
                </c:pt>
                <c:pt idx="217">
                  <c:v>11.138496999999999</c:v>
                </c:pt>
                <c:pt idx="218">
                  <c:v>5.0833000000000004</c:v>
                </c:pt>
                <c:pt idx="219">
                  <c:v>8.8522459999999992</c:v>
                </c:pt>
                <c:pt idx="220">
                  <c:v>3.481411</c:v>
                </c:pt>
                <c:pt idx="221">
                  <c:v>8.5378380000000007</c:v>
                </c:pt>
                <c:pt idx="222">
                  <c:v>5.8888569999999998</c:v>
                </c:pt>
                <c:pt idx="223">
                  <c:v>11.155383</c:v>
                </c:pt>
                <c:pt idx="224">
                  <c:v>4.3280649999999996</c:v>
                </c:pt>
                <c:pt idx="225">
                  <c:v>7.9772020000000001</c:v>
                </c:pt>
                <c:pt idx="226">
                  <c:v>3.9280360000000001</c:v>
                </c:pt>
                <c:pt idx="227">
                  <c:v>8.5784559999999992</c:v>
                </c:pt>
                <c:pt idx="228">
                  <c:v>4.479031</c:v>
                </c:pt>
                <c:pt idx="229">
                  <c:v>8.2797079999999994</c:v>
                </c:pt>
                <c:pt idx="230">
                  <c:v>3.1081319999999999</c:v>
                </c:pt>
                <c:pt idx="231">
                  <c:v>5.6806200000000002</c:v>
                </c:pt>
                <c:pt idx="232">
                  <c:v>2.5438540000000001</c:v>
                </c:pt>
                <c:pt idx="233">
                  <c:v>4.9869719999999997</c:v>
                </c:pt>
                <c:pt idx="234">
                  <c:v>1.535806</c:v>
                </c:pt>
                <c:pt idx="235">
                  <c:v>1.9432210000000001</c:v>
                </c:pt>
                <c:pt idx="236">
                  <c:v>-0.323158</c:v>
                </c:pt>
                <c:pt idx="237">
                  <c:v>-0.97465599999999997</c:v>
                </c:pt>
                <c:pt idx="238">
                  <c:v>-1.0559430000000001</c:v>
                </c:pt>
                <c:pt idx="239">
                  <c:v>-2.7364459999999999</c:v>
                </c:pt>
                <c:pt idx="240">
                  <c:v>-1.988899</c:v>
                </c:pt>
                <c:pt idx="241">
                  <c:v>-4.0399010000000004</c:v>
                </c:pt>
                <c:pt idx="242">
                  <c:v>-2.2065670000000002</c:v>
                </c:pt>
                <c:pt idx="243">
                  <c:v>-4.44095</c:v>
                </c:pt>
                <c:pt idx="244">
                  <c:v>-1.836741</c:v>
                </c:pt>
                <c:pt idx="245">
                  <c:v>-3.6494620000000002</c:v>
                </c:pt>
                <c:pt idx="246">
                  <c:v>-1.8669</c:v>
                </c:pt>
                <c:pt idx="247">
                  <c:v>-3.465309</c:v>
                </c:pt>
                <c:pt idx="248">
                  <c:v>-1.3137620000000001</c:v>
                </c:pt>
                <c:pt idx="249">
                  <c:v>-2.5228449999999998</c:v>
                </c:pt>
                <c:pt idx="250">
                  <c:v>-1.153257</c:v>
                </c:pt>
                <c:pt idx="251">
                  <c:v>-2.36538</c:v>
                </c:pt>
                <c:pt idx="252">
                  <c:v>-1.1021810000000001</c:v>
                </c:pt>
                <c:pt idx="253">
                  <c:v>-1.933635</c:v>
                </c:pt>
                <c:pt idx="254">
                  <c:v>-0.77168099999999995</c:v>
                </c:pt>
                <c:pt idx="255">
                  <c:v>-1.684628</c:v>
                </c:pt>
                <c:pt idx="256">
                  <c:v>-1.0963020000000001</c:v>
                </c:pt>
                <c:pt idx="257">
                  <c:v>-2.1928890000000001</c:v>
                </c:pt>
                <c:pt idx="258">
                  <c:v>-0.94951700000000006</c:v>
                </c:pt>
                <c:pt idx="259">
                  <c:v>-1.4497100000000001</c:v>
                </c:pt>
                <c:pt idx="260">
                  <c:v>-0.225026</c:v>
                </c:pt>
                <c:pt idx="261">
                  <c:v>-0.73130600000000001</c:v>
                </c:pt>
                <c:pt idx="262">
                  <c:v>-1.1092029999999999</c:v>
                </c:pt>
                <c:pt idx="263">
                  <c:v>-2.5871379999999999</c:v>
                </c:pt>
                <c:pt idx="264">
                  <c:v>-1.182904</c:v>
                </c:pt>
                <c:pt idx="265">
                  <c:v>-1.9683090000000001</c:v>
                </c:pt>
                <c:pt idx="266">
                  <c:v>-1.0211209999999999</c:v>
                </c:pt>
                <c:pt idx="267">
                  <c:v>-2.6337760000000001</c:v>
                </c:pt>
                <c:pt idx="268">
                  <c:v>-2.1066769999999999</c:v>
                </c:pt>
                <c:pt idx="269">
                  <c:v>-4.0528069999999996</c:v>
                </c:pt>
                <c:pt idx="270">
                  <c:v>-1.154339</c:v>
                </c:pt>
                <c:pt idx="271">
                  <c:v>-1.738826</c:v>
                </c:pt>
                <c:pt idx="272">
                  <c:v>-0.567411</c:v>
                </c:pt>
                <c:pt idx="273">
                  <c:v>-1.3437539999999999</c:v>
                </c:pt>
                <c:pt idx="274">
                  <c:v>-0.67736099999999999</c:v>
                </c:pt>
                <c:pt idx="275">
                  <c:v>-0.96496499999999996</c:v>
                </c:pt>
                <c:pt idx="276">
                  <c:v>0.415661</c:v>
                </c:pt>
                <c:pt idx="277">
                  <c:v>1.571785</c:v>
                </c:pt>
                <c:pt idx="278">
                  <c:v>1.5716650000000001</c:v>
                </c:pt>
                <c:pt idx="279">
                  <c:v>3.3812690000000001</c:v>
                </c:pt>
                <c:pt idx="280">
                  <c:v>2.2567409999999999</c:v>
                </c:pt>
                <c:pt idx="281">
                  <c:v>5.0019819999999999</c:v>
                </c:pt>
                <c:pt idx="282">
                  <c:v>2.4205220000000001</c:v>
                </c:pt>
                <c:pt idx="283">
                  <c:v>4.0869840000000002</c:v>
                </c:pt>
                <c:pt idx="284">
                  <c:v>1.4845630000000001</c:v>
                </c:pt>
                <c:pt idx="285">
                  <c:v>3.9647559999999999</c:v>
                </c:pt>
                <c:pt idx="286">
                  <c:v>3.5738699999999999</c:v>
                </c:pt>
                <c:pt idx="287">
                  <c:v>6.9911799999999999</c:v>
                </c:pt>
                <c:pt idx="288">
                  <c:v>3.3209469999999999</c:v>
                </c:pt>
                <c:pt idx="289">
                  <c:v>7.6316540000000002</c:v>
                </c:pt>
                <c:pt idx="290">
                  <c:v>5.1637560000000002</c:v>
                </c:pt>
                <c:pt idx="291">
                  <c:v>9.8528079999999996</c:v>
                </c:pt>
                <c:pt idx="292">
                  <c:v>3.795563</c:v>
                </c:pt>
                <c:pt idx="293">
                  <c:v>7.3043930000000001</c:v>
                </c:pt>
                <c:pt idx="294">
                  <c:v>4.4351779999999996</c:v>
                </c:pt>
                <c:pt idx="295">
                  <c:v>9.0591279999999994</c:v>
                </c:pt>
                <c:pt idx="296">
                  <c:v>3.807385</c:v>
                </c:pt>
                <c:pt idx="297">
                  <c:v>6.8077129999999997</c:v>
                </c:pt>
                <c:pt idx="298">
                  <c:v>2.9429430000000001</c:v>
                </c:pt>
                <c:pt idx="299">
                  <c:v>6.9231480000000003</c:v>
                </c:pt>
                <c:pt idx="300">
                  <c:v>4.0115280000000002</c:v>
                </c:pt>
                <c:pt idx="301">
                  <c:v>7.5417569999999996</c:v>
                </c:pt>
                <c:pt idx="302">
                  <c:v>3.4160490000000001</c:v>
                </c:pt>
                <c:pt idx="303">
                  <c:v>6.8448250000000002</c:v>
                </c:pt>
                <c:pt idx="304">
                  <c:v>3.0553029999999999</c:v>
                </c:pt>
                <c:pt idx="305">
                  <c:v>5.0063649999999997</c:v>
                </c:pt>
                <c:pt idx="306">
                  <c:v>0.92875600000000003</c:v>
                </c:pt>
                <c:pt idx="307">
                  <c:v>1.219484</c:v>
                </c:pt>
                <c:pt idx="308">
                  <c:v>0.15223600000000001</c:v>
                </c:pt>
                <c:pt idx="309">
                  <c:v>0.203678</c:v>
                </c:pt>
                <c:pt idx="310">
                  <c:v>-0.41501199999999999</c:v>
                </c:pt>
                <c:pt idx="311">
                  <c:v>-1.7372810000000001</c:v>
                </c:pt>
                <c:pt idx="312">
                  <c:v>-2.0202309999999999</c:v>
                </c:pt>
                <c:pt idx="313">
                  <c:v>-4.1352779999999996</c:v>
                </c:pt>
                <c:pt idx="314">
                  <c:v>-1.8090489999999999</c:v>
                </c:pt>
                <c:pt idx="315">
                  <c:v>-3.290664</c:v>
                </c:pt>
                <c:pt idx="316">
                  <c:v>-1.3650949999999999</c:v>
                </c:pt>
                <c:pt idx="317">
                  <c:v>-2.4754999999999998</c:v>
                </c:pt>
                <c:pt idx="318">
                  <c:v>-0.77925800000000001</c:v>
                </c:pt>
                <c:pt idx="319">
                  <c:v>-0.99395500000000003</c:v>
                </c:pt>
                <c:pt idx="320">
                  <c:v>0.408443</c:v>
                </c:pt>
                <c:pt idx="321">
                  <c:v>1.161297</c:v>
                </c:pt>
                <c:pt idx="322">
                  <c:v>0.87028899999999998</c:v>
                </c:pt>
                <c:pt idx="323">
                  <c:v>1.6992069999999999</c:v>
                </c:pt>
                <c:pt idx="324">
                  <c:v>0.598553</c:v>
                </c:pt>
                <c:pt idx="325">
                  <c:v>1.1902950000000001</c:v>
                </c:pt>
                <c:pt idx="326">
                  <c:v>0.93588499999999997</c:v>
                </c:pt>
                <c:pt idx="327">
                  <c:v>1.932372</c:v>
                </c:pt>
                <c:pt idx="328">
                  <c:v>0.80962500000000004</c:v>
                </c:pt>
                <c:pt idx="329">
                  <c:v>1.304994</c:v>
                </c:pt>
                <c:pt idx="330">
                  <c:v>0.34834599999999999</c:v>
                </c:pt>
                <c:pt idx="331">
                  <c:v>0.68914600000000004</c:v>
                </c:pt>
                <c:pt idx="332">
                  <c:v>8.4488999999999995E-2</c:v>
                </c:pt>
                <c:pt idx="333">
                  <c:v>-0.16298199999999999</c:v>
                </c:pt>
                <c:pt idx="334">
                  <c:v>-0.32611400000000001</c:v>
                </c:pt>
                <c:pt idx="335">
                  <c:v>-0.78533500000000001</c:v>
                </c:pt>
                <c:pt idx="336">
                  <c:v>-0.61172800000000005</c:v>
                </c:pt>
                <c:pt idx="337">
                  <c:v>-1.265064</c:v>
                </c:pt>
                <c:pt idx="338">
                  <c:v>-0.57714299999999996</c:v>
                </c:pt>
                <c:pt idx="339">
                  <c:v>-1.0575619999999999</c:v>
                </c:pt>
                <c:pt idx="340">
                  <c:v>-0.51345700000000005</c:v>
                </c:pt>
                <c:pt idx="341">
                  <c:v>-0.87905100000000003</c:v>
                </c:pt>
                <c:pt idx="342">
                  <c:v>2.6595000000000001E-2</c:v>
                </c:pt>
                <c:pt idx="343">
                  <c:v>0.15079600000000001</c:v>
                </c:pt>
                <c:pt idx="344">
                  <c:v>0.31077900000000003</c:v>
                </c:pt>
                <c:pt idx="345">
                  <c:v>0.94117200000000001</c:v>
                </c:pt>
                <c:pt idx="346">
                  <c:v>0.89572799999999997</c:v>
                </c:pt>
                <c:pt idx="347">
                  <c:v>1.988</c:v>
                </c:pt>
                <c:pt idx="348">
                  <c:v>1.256329</c:v>
                </c:pt>
                <c:pt idx="349">
                  <c:v>2.8002980000000002</c:v>
                </c:pt>
                <c:pt idx="350">
                  <c:v>1.743614</c:v>
                </c:pt>
                <c:pt idx="351">
                  <c:v>3.5257679999999998</c:v>
                </c:pt>
                <c:pt idx="352">
                  <c:v>1.734988</c:v>
                </c:pt>
                <c:pt idx="353">
                  <c:v>3.7741099999999999</c:v>
                </c:pt>
                <c:pt idx="354">
                  <c:v>2.505198</c:v>
                </c:pt>
                <c:pt idx="355">
                  <c:v>5.1616200000000001</c:v>
                </c:pt>
                <c:pt idx="356">
                  <c:v>2.7231679999999998</c:v>
                </c:pt>
                <c:pt idx="357">
                  <c:v>5.6810780000000003</c:v>
                </c:pt>
                <c:pt idx="358">
                  <c:v>3.316614</c:v>
                </c:pt>
                <c:pt idx="359">
                  <c:v>6.9079940000000004</c:v>
                </c:pt>
                <c:pt idx="360">
                  <c:v>3.7474150000000002</c:v>
                </c:pt>
                <c:pt idx="361">
                  <c:v>7.4131929999999997</c:v>
                </c:pt>
                <c:pt idx="362">
                  <c:v>3.4729230000000002</c:v>
                </c:pt>
                <c:pt idx="363">
                  <c:v>6.9427019999999997</c:v>
                </c:pt>
                <c:pt idx="364">
                  <c:v>3.504143</c:v>
                </c:pt>
                <c:pt idx="365">
                  <c:v>7.1362180000000004</c:v>
                </c:pt>
                <c:pt idx="366">
                  <c:v>3.517109</c:v>
                </c:pt>
                <c:pt idx="367">
                  <c:v>6.6289990000000003</c:v>
                </c:pt>
                <c:pt idx="368">
                  <c:v>3.237895</c:v>
                </c:pt>
                <c:pt idx="369">
                  <c:v>6.7787420000000003</c:v>
                </c:pt>
                <c:pt idx="370">
                  <c:v>3.8469920000000002</c:v>
                </c:pt>
                <c:pt idx="371">
                  <c:v>7.6519380000000004</c:v>
                </c:pt>
                <c:pt idx="372">
                  <c:v>3.6422180000000002</c:v>
                </c:pt>
                <c:pt idx="373">
                  <c:v>6.4755130000000003</c:v>
                </c:pt>
                <c:pt idx="374">
                  <c:v>2.0658850000000002</c:v>
                </c:pt>
                <c:pt idx="375">
                  <c:v>3.9308070000000002</c:v>
                </c:pt>
                <c:pt idx="376">
                  <c:v>1.5846640000000001</c:v>
                </c:pt>
                <c:pt idx="377">
                  <c:v>2.4135499999999999</c:v>
                </c:pt>
                <c:pt idx="378">
                  <c:v>0.15326600000000001</c:v>
                </c:pt>
                <c:pt idx="379">
                  <c:v>0.64229400000000003</c:v>
                </c:pt>
                <c:pt idx="380">
                  <c:v>0.65572200000000003</c:v>
                </c:pt>
                <c:pt idx="381">
                  <c:v>0.64708200000000005</c:v>
                </c:pt>
                <c:pt idx="382">
                  <c:v>-0.66201200000000004</c:v>
                </c:pt>
                <c:pt idx="383">
                  <c:v>-1.214164</c:v>
                </c:pt>
                <c:pt idx="384">
                  <c:v>-0.39580500000000002</c:v>
                </c:pt>
                <c:pt idx="385">
                  <c:v>-0.62009499999999995</c:v>
                </c:pt>
                <c:pt idx="386">
                  <c:v>0.10788399999999999</c:v>
                </c:pt>
                <c:pt idx="387">
                  <c:v>0.48785000000000001</c:v>
                </c:pt>
                <c:pt idx="388">
                  <c:v>0.645208</c:v>
                </c:pt>
                <c:pt idx="389">
                  <c:v>1.3200149999999999</c:v>
                </c:pt>
                <c:pt idx="390">
                  <c:v>0.64900100000000005</c:v>
                </c:pt>
                <c:pt idx="391">
                  <c:v>1.1545559999999999</c:v>
                </c:pt>
                <c:pt idx="392">
                  <c:v>0.27545199999999997</c:v>
                </c:pt>
                <c:pt idx="393">
                  <c:v>0.53088199999999997</c:v>
                </c:pt>
                <c:pt idx="394">
                  <c:v>8.5986999999999994E-2</c:v>
                </c:pt>
                <c:pt idx="395">
                  <c:v>-0.34992600000000001</c:v>
                </c:pt>
                <c:pt idx="396">
                  <c:v>-0.61264700000000005</c:v>
                </c:pt>
                <c:pt idx="397">
                  <c:v>-1.0958270000000001</c:v>
                </c:pt>
                <c:pt idx="398">
                  <c:v>-0.53181800000000001</c:v>
                </c:pt>
                <c:pt idx="399">
                  <c:v>-1.4619599999999999</c:v>
                </c:pt>
                <c:pt idx="400">
                  <c:v>-1.43252</c:v>
                </c:pt>
                <c:pt idx="401">
                  <c:v>-3.3015150000000002</c:v>
                </c:pt>
                <c:pt idx="402">
                  <c:v>-2.0349010000000001</c:v>
                </c:pt>
                <c:pt idx="403">
                  <c:v>-3.748974</c:v>
                </c:pt>
                <c:pt idx="404">
                  <c:v>-1.3897999999999999</c:v>
                </c:pt>
                <c:pt idx="405">
                  <c:v>-2.9608979999999998</c:v>
                </c:pt>
                <c:pt idx="406">
                  <c:v>-2.1716820000000001</c:v>
                </c:pt>
                <c:pt idx="407">
                  <c:v>-4.3536390000000003</c:v>
                </c:pt>
                <c:pt idx="408">
                  <c:v>-1.3073060000000001</c:v>
                </c:pt>
                <c:pt idx="409">
                  <c:v>-1.6351739999999999</c:v>
                </c:pt>
                <c:pt idx="410">
                  <c:v>6.1934000000000003E-2</c:v>
                </c:pt>
                <c:pt idx="411">
                  <c:v>0.46533400000000003</c:v>
                </c:pt>
                <c:pt idx="412">
                  <c:v>0.80608800000000003</c:v>
                </c:pt>
                <c:pt idx="413">
                  <c:v>1.7880510000000001</c:v>
                </c:pt>
                <c:pt idx="414">
                  <c:v>0.96874499999999997</c:v>
                </c:pt>
                <c:pt idx="415">
                  <c:v>2.3305639999999999</c:v>
                </c:pt>
                <c:pt idx="416">
                  <c:v>2.0275370000000001</c:v>
                </c:pt>
                <c:pt idx="417">
                  <c:v>4.4391800000000003</c:v>
                </c:pt>
                <c:pt idx="418">
                  <c:v>2.3574549999999999</c:v>
                </c:pt>
                <c:pt idx="419">
                  <c:v>4.7587910000000004</c:v>
                </c:pt>
                <c:pt idx="420">
                  <c:v>3.135195</c:v>
                </c:pt>
                <c:pt idx="421">
                  <c:v>6.6444229999999997</c:v>
                </c:pt>
                <c:pt idx="422">
                  <c:v>3.0634980000000001</c:v>
                </c:pt>
                <c:pt idx="423">
                  <c:v>5.9933949999999996</c:v>
                </c:pt>
                <c:pt idx="424">
                  <c:v>3.482615</c:v>
                </c:pt>
                <c:pt idx="425">
                  <c:v>7.2404149999999996</c:v>
                </c:pt>
                <c:pt idx="426">
                  <c:v>3.0164110000000002</c:v>
                </c:pt>
                <c:pt idx="427">
                  <c:v>5.3996110000000002</c:v>
                </c:pt>
                <c:pt idx="428">
                  <c:v>2.7673399999999999</c:v>
                </c:pt>
                <c:pt idx="429">
                  <c:v>6.3739309999999998</c:v>
                </c:pt>
                <c:pt idx="430">
                  <c:v>3.6307170000000002</c:v>
                </c:pt>
                <c:pt idx="431">
                  <c:v>6.260929</c:v>
                </c:pt>
                <c:pt idx="432">
                  <c:v>1.8427210000000001</c:v>
                </c:pt>
                <c:pt idx="433">
                  <c:v>4.3704470000000004</c:v>
                </c:pt>
                <c:pt idx="434">
                  <c:v>3.095542</c:v>
                </c:pt>
                <c:pt idx="435">
                  <c:v>5.8657199999999996</c:v>
                </c:pt>
                <c:pt idx="436">
                  <c:v>1.8788020000000001</c:v>
                </c:pt>
                <c:pt idx="437">
                  <c:v>3.7256659999999999</c:v>
                </c:pt>
                <c:pt idx="438">
                  <c:v>3.5011359999999998</c:v>
                </c:pt>
                <c:pt idx="439">
                  <c:v>7.7011370000000001</c:v>
                </c:pt>
                <c:pt idx="440">
                  <c:v>3.5957759999999999</c:v>
                </c:pt>
                <c:pt idx="441">
                  <c:v>5.8643780000000003</c:v>
                </c:pt>
                <c:pt idx="442">
                  <c:v>1.6245130000000001</c:v>
                </c:pt>
                <c:pt idx="443">
                  <c:v>4.3773429999999998</c:v>
                </c:pt>
                <c:pt idx="444">
                  <c:v>2.976235</c:v>
                </c:pt>
                <c:pt idx="445">
                  <c:v>5.0443069999999999</c:v>
                </c:pt>
                <c:pt idx="446">
                  <c:v>1.0190140000000001</c:v>
                </c:pt>
                <c:pt idx="447">
                  <c:v>1.5513250000000001</c:v>
                </c:pt>
                <c:pt idx="448">
                  <c:v>0.88989300000000005</c:v>
                </c:pt>
                <c:pt idx="449">
                  <c:v>1.914283</c:v>
                </c:pt>
                <c:pt idx="450">
                  <c:v>0.42854799999999998</c:v>
                </c:pt>
                <c:pt idx="451">
                  <c:v>9.5387E-2</c:v>
                </c:pt>
                <c:pt idx="452">
                  <c:v>-0.72991799999999996</c:v>
                </c:pt>
                <c:pt idx="453">
                  <c:v>-1.2714890000000001</c:v>
                </c:pt>
                <c:pt idx="454">
                  <c:v>-0.61450499999999997</c:v>
                </c:pt>
                <c:pt idx="455">
                  <c:v>-1.5700430000000001</c:v>
                </c:pt>
                <c:pt idx="456">
                  <c:v>-0.972862</c:v>
                </c:pt>
                <c:pt idx="457">
                  <c:v>-1.788888</c:v>
                </c:pt>
                <c:pt idx="458">
                  <c:v>-0.70079899999999995</c:v>
                </c:pt>
                <c:pt idx="459">
                  <c:v>-1.110142</c:v>
                </c:pt>
                <c:pt idx="460">
                  <c:v>6.2923999999999994E-2</c:v>
                </c:pt>
                <c:pt idx="461">
                  <c:v>0.40164299999999997</c:v>
                </c:pt>
                <c:pt idx="462">
                  <c:v>0.12501399999999999</c:v>
                </c:pt>
                <c:pt idx="463">
                  <c:v>-0.11795899999999999</c:v>
                </c:pt>
                <c:pt idx="464">
                  <c:v>-0.254722</c:v>
                </c:pt>
                <c:pt idx="465">
                  <c:v>-0.53403199999999995</c:v>
                </c:pt>
                <c:pt idx="466">
                  <c:v>-0.458314</c:v>
                </c:pt>
                <c:pt idx="467">
                  <c:v>-1.092214</c:v>
                </c:pt>
                <c:pt idx="468">
                  <c:v>-0.58893399999999996</c:v>
                </c:pt>
                <c:pt idx="469">
                  <c:v>-0.955932</c:v>
                </c:pt>
                <c:pt idx="470">
                  <c:v>-0.24148</c:v>
                </c:pt>
                <c:pt idx="471">
                  <c:v>-0.72999700000000001</c:v>
                </c:pt>
                <c:pt idx="472">
                  <c:v>-0.83820499999999998</c:v>
                </c:pt>
                <c:pt idx="473">
                  <c:v>-1.721689</c:v>
                </c:pt>
                <c:pt idx="474">
                  <c:v>-0.51701699999999995</c:v>
                </c:pt>
                <c:pt idx="475">
                  <c:v>-0.79686800000000002</c:v>
                </c:pt>
                <c:pt idx="476">
                  <c:v>-0.48726799999999998</c:v>
                </c:pt>
                <c:pt idx="477">
                  <c:v>-1.3909480000000001</c:v>
                </c:pt>
                <c:pt idx="478">
                  <c:v>-1.281145</c:v>
                </c:pt>
                <c:pt idx="479">
                  <c:v>-2.4909759999999999</c:v>
                </c:pt>
                <c:pt idx="480">
                  <c:v>-0.65247999999999995</c:v>
                </c:pt>
                <c:pt idx="481">
                  <c:v>-0.38606800000000002</c:v>
                </c:pt>
                <c:pt idx="482">
                  <c:v>1.3348469999999999</c:v>
                </c:pt>
                <c:pt idx="483">
                  <c:v>3.447063</c:v>
                </c:pt>
                <c:pt idx="484">
                  <c:v>2.671675</c:v>
                </c:pt>
                <c:pt idx="485">
                  <c:v>5.2554460000000001</c:v>
                </c:pt>
                <c:pt idx="486">
                  <c:v>2.4815390000000002</c:v>
                </c:pt>
                <c:pt idx="487">
                  <c:v>5.6402650000000003</c:v>
                </c:pt>
                <c:pt idx="488">
                  <c:v>4.3041499999999999</c:v>
                </c:pt>
                <c:pt idx="489">
                  <c:v>9.132085</c:v>
                </c:pt>
                <c:pt idx="490">
                  <c:v>4.2230059999999998</c:v>
                </c:pt>
                <c:pt idx="491">
                  <c:v>7.7399380000000004</c:v>
                </c:pt>
                <c:pt idx="492">
                  <c:v>3.203881</c:v>
                </c:pt>
                <c:pt idx="493">
                  <c:v>6.0824660000000002</c:v>
                </c:pt>
                <c:pt idx="494">
                  <c:v>2.3128329999999999</c:v>
                </c:pt>
                <c:pt idx="495">
                  <c:v>3.935559</c:v>
                </c:pt>
                <c:pt idx="496">
                  <c:v>1.215592</c:v>
                </c:pt>
                <c:pt idx="497">
                  <c:v>2.1043120000000002</c:v>
                </c:pt>
                <c:pt idx="498">
                  <c:v>0.18671199999999999</c:v>
                </c:pt>
                <c:pt idx="499">
                  <c:v>-0.50256800000000001</c:v>
                </c:pt>
                <c:pt idx="500">
                  <c:v>-0.98657499999999998</c:v>
                </c:pt>
                <c:pt idx="501">
                  <c:v>-1.700863</c:v>
                </c:pt>
                <c:pt idx="502">
                  <c:v>-0.32431399999999999</c:v>
                </c:pt>
                <c:pt idx="503">
                  <c:v>-0.51194200000000001</c:v>
                </c:pt>
                <c:pt idx="504">
                  <c:v>-0.48871399999999998</c:v>
                </c:pt>
                <c:pt idx="505">
                  <c:v>-1.3535219999999999</c:v>
                </c:pt>
                <c:pt idx="506">
                  <c:v>-1.283352</c:v>
                </c:pt>
                <c:pt idx="507">
                  <c:v>-3.0614530000000002</c:v>
                </c:pt>
                <c:pt idx="508">
                  <c:v>-2.0077669999999999</c:v>
                </c:pt>
                <c:pt idx="509">
                  <c:v>-3.612412</c:v>
                </c:pt>
                <c:pt idx="510">
                  <c:v>-1.0640430000000001</c:v>
                </c:pt>
                <c:pt idx="511">
                  <c:v>-1.9787300000000001</c:v>
                </c:pt>
                <c:pt idx="512">
                  <c:v>-1.1633990000000001</c:v>
                </c:pt>
                <c:pt idx="513">
                  <c:v>-2.624171</c:v>
                </c:pt>
                <c:pt idx="514">
                  <c:v>-1.284629</c:v>
                </c:pt>
                <c:pt idx="515">
                  <c:v>-2.2308219999999999</c:v>
                </c:pt>
                <c:pt idx="516">
                  <c:v>-0.94636900000000002</c:v>
                </c:pt>
                <c:pt idx="517">
                  <c:v>-1.7943199999999999</c:v>
                </c:pt>
                <c:pt idx="518">
                  <c:v>-0.124679</c:v>
                </c:pt>
                <c:pt idx="519">
                  <c:v>1.0256940000000001</c:v>
                </c:pt>
                <c:pt idx="520">
                  <c:v>2.2358150000000001</c:v>
                </c:pt>
                <c:pt idx="521">
                  <c:v>4.6973779999999996</c:v>
                </c:pt>
                <c:pt idx="522">
                  <c:v>2.3324410000000002</c:v>
                </c:pt>
                <c:pt idx="523">
                  <c:v>4.492928</c:v>
                </c:pt>
                <c:pt idx="524">
                  <c:v>2.047301</c:v>
                </c:pt>
                <c:pt idx="525">
                  <c:v>4.0794759999999997</c:v>
                </c:pt>
                <c:pt idx="526">
                  <c:v>1.919891</c:v>
                </c:pt>
                <c:pt idx="527">
                  <c:v>3.6989429999999999</c:v>
                </c:pt>
                <c:pt idx="528">
                  <c:v>1.6118589999999999</c:v>
                </c:pt>
                <c:pt idx="529">
                  <c:v>3.1328130000000001</c:v>
                </c:pt>
                <c:pt idx="530">
                  <c:v>1.520178</c:v>
                </c:pt>
                <c:pt idx="531">
                  <c:v>2.9084050000000001</c:v>
                </c:pt>
                <c:pt idx="532">
                  <c:v>1.187171</c:v>
                </c:pt>
                <c:pt idx="533">
                  <c:v>2.0647259999999998</c:v>
                </c:pt>
                <c:pt idx="534">
                  <c:v>0.63561199999999995</c:v>
                </c:pt>
                <c:pt idx="535">
                  <c:v>1.209219</c:v>
                </c:pt>
                <c:pt idx="536">
                  <c:v>0.59268799999999999</c:v>
                </c:pt>
                <c:pt idx="537">
                  <c:v>1.082851</c:v>
                </c:pt>
                <c:pt idx="538">
                  <c:v>0.20347299999999999</c:v>
                </c:pt>
                <c:pt idx="539">
                  <c:v>8.856E-2</c:v>
                </c:pt>
                <c:pt idx="540">
                  <c:v>-0.21609800000000001</c:v>
                </c:pt>
                <c:pt idx="541">
                  <c:v>-0.29984899999999998</c:v>
                </c:pt>
                <c:pt idx="542">
                  <c:v>8.1251000000000004E-2</c:v>
                </c:pt>
                <c:pt idx="543">
                  <c:v>0.234984</c:v>
                </c:pt>
                <c:pt idx="544">
                  <c:v>0.101287</c:v>
                </c:pt>
                <c:pt idx="545">
                  <c:v>6.4092999999999997E-2</c:v>
                </c:pt>
                <c:pt idx="546">
                  <c:v>-0.105353</c:v>
                </c:pt>
                <c:pt idx="547">
                  <c:v>-0.17991699999999999</c:v>
                </c:pt>
                <c:pt idx="548">
                  <c:v>-1.3764999999999999E-2</c:v>
                </c:pt>
                <c:pt idx="549">
                  <c:v>-5.0472999999999997E-2</c:v>
                </c:pt>
                <c:pt idx="550">
                  <c:v>-8.7034E-2</c:v>
                </c:pt>
                <c:pt idx="551">
                  <c:v>-8.8308999999999999E-2</c:v>
                </c:pt>
                <c:pt idx="552">
                  <c:v>4.9775E-2</c:v>
                </c:pt>
                <c:pt idx="553">
                  <c:v>-4.4223999999999999E-2</c:v>
                </c:pt>
                <c:pt idx="554">
                  <c:v>3.2995999999999998E-2</c:v>
                </c:pt>
                <c:pt idx="555">
                  <c:v>7.1375999999999995E-2</c:v>
                </c:pt>
                <c:pt idx="556">
                  <c:v>3.3015999999999997E-2</c:v>
                </c:pt>
                <c:pt idx="557">
                  <c:v>5.6461999999999998E-2</c:v>
                </c:pt>
                <c:pt idx="558">
                  <c:v>1.9286999999999999E-2</c:v>
                </c:pt>
                <c:pt idx="559">
                  <c:v>2.8961000000000001E-2</c:v>
                </c:pt>
                <c:pt idx="560">
                  <c:v>-1.8218000000000002E-2</c:v>
                </c:pt>
                <c:pt idx="561">
                  <c:v>-4.0683999999999998E-2</c:v>
                </c:pt>
                <c:pt idx="562">
                  <c:v>2.3494000000000001E-2</c:v>
                </c:pt>
                <c:pt idx="563">
                  <c:v>5.6425999999999997E-2</c:v>
                </c:pt>
                <c:pt idx="564">
                  <c:v>9.1999999999999998E-3</c:v>
                </c:pt>
                <c:pt idx="565">
                  <c:v>2.7182000000000001E-2</c:v>
                </c:pt>
                <c:pt idx="566">
                  <c:v>3.1870000000000002E-2</c:v>
                </c:pt>
                <c:pt idx="567">
                  <c:v>3.4939999999999999E-2</c:v>
                </c:pt>
                <c:pt idx="568">
                  <c:v>1.4048E-2</c:v>
                </c:pt>
                <c:pt idx="569">
                  <c:v>5.2602000000000003E-2</c:v>
                </c:pt>
                <c:pt idx="570">
                  <c:v>-2.6749999999999999E-2</c:v>
                </c:pt>
                <c:pt idx="571">
                  <c:v>-8.4960999999999995E-2</c:v>
                </c:pt>
                <c:pt idx="572">
                  <c:v>4.9723000000000003E-2</c:v>
                </c:pt>
                <c:pt idx="573">
                  <c:v>0.12743299999999999</c:v>
                </c:pt>
                <c:pt idx="574">
                  <c:v>-0.15460399999999999</c:v>
                </c:pt>
                <c:pt idx="575">
                  <c:v>-0.41059499999999999</c:v>
                </c:pt>
                <c:pt idx="576">
                  <c:v>-2.0929999999999998E-3</c:v>
                </c:pt>
                <c:pt idx="577">
                  <c:v>1.1506000000000001E-2</c:v>
                </c:pt>
                <c:pt idx="578">
                  <c:v>1.5561E-2</c:v>
                </c:pt>
                <c:pt idx="579">
                  <c:v>3.5596000000000003E-2</c:v>
                </c:pt>
                <c:pt idx="580">
                  <c:v>7.2999999999999999E-5</c:v>
                </c:pt>
                <c:pt idx="581">
                  <c:v>-5.2285999999999999E-2</c:v>
                </c:pt>
                <c:pt idx="582">
                  <c:v>-7.4783000000000002E-2</c:v>
                </c:pt>
                <c:pt idx="583">
                  <c:v>-9.1449000000000003E-2</c:v>
                </c:pt>
                <c:pt idx="584">
                  <c:v>1.5453E-2</c:v>
                </c:pt>
                <c:pt idx="585">
                  <c:v>-3.2400000000000001E-4</c:v>
                </c:pt>
                <c:pt idx="586">
                  <c:v>-3.4009999999999999E-2</c:v>
                </c:pt>
                <c:pt idx="587">
                  <c:v>-4.5455000000000002E-2</c:v>
                </c:pt>
                <c:pt idx="588">
                  <c:v>-2.1010999999999998E-2</c:v>
                </c:pt>
                <c:pt idx="589">
                  <c:v>-6.3481999999999997E-2</c:v>
                </c:pt>
                <c:pt idx="590">
                  <c:v>4.2379999999999996E-3</c:v>
                </c:pt>
                <c:pt idx="591">
                  <c:v>3.2951000000000001E-2</c:v>
                </c:pt>
                <c:pt idx="592">
                  <c:v>6.2379999999999996E-3</c:v>
                </c:pt>
                <c:pt idx="593">
                  <c:v>1.7899999999999999E-3</c:v>
                </c:pt>
                <c:pt idx="594">
                  <c:v>-5.3829999999999998E-3</c:v>
                </c:pt>
              </c:numCache>
            </c:numRef>
          </c:val>
          <c:smooth val="0"/>
          <c:extLst>
            <c:ext xmlns:c16="http://schemas.microsoft.com/office/drawing/2014/chart" uri="{C3380CC4-5D6E-409C-BE32-E72D297353CC}">
              <c16:uniqueId val="{00000000-F530-4417-8677-CC5E2DD9E7D1}"/>
            </c:ext>
          </c:extLst>
        </c:ser>
        <c:ser>
          <c:idx val="1"/>
          <c:order val="1"/>
          <c:tx>
            <c:strRef>
              <c:f>[action3_5times_gyro.csv]action3_5times_gyro!$K$1</c:f>
              <c:strCache>
                <c:ptCount val="1"/>
                <c:pt idx="0">
                  <c:v>Y_gyro</c:v>
                </c:pt>
              </c:strCache>
            </c:strRef>
          </c:tx>
          <c:spPr>
            <a:ln w="28575" cap="rnd">
              <a:solidFill>
                <a:schemeClr val="accent2"/>
              </a:solidFill>
              <a:round/>
            </a:ln>
            <a:effectLst/>
          </c:spPr>
          <c:marker>
            <c:symbol val="none"/>
          </c:marker>
          <c:val>
            <c:numRef>
              <c:f>[action3_5times_gyro.csv]action3_5times_gyro!$K$2:$K$650</c:f>
              <c:numCache>
                <c:formatCode>General</c:formatCode>
                <c:ptCount val="649"/>
                <c:pt idx="0">
                  <c:v>-0.34293400000000002</c:v>
                </c:pt>
                <c:pt idx="1">
                  <c:v>-0.433587</c:v>
                </c:pt>
                <c:pt idx="2">
                  <c:v>1.2518E-2</c:v>
                </c:pt>
                <c:pt idx="3">
                  <c:v>-4.6168000000000001E-2</c:v>
                </c:pt>
                <c:pt idx="4">
                  <c:v>-6.0697000000000001E-2</c:v>
                </c:pt>
                <c:pt idx="5">
                  <c:v>-0.19797600000000001</c:v>
                </c:pt>
                <c:pt idx="6">
                  <c:v>-0.16066800000000001</c:v>
                </c:pt>
                <c:pt idx="7">
                  <c:v>-0.24254200000000001</c:v>
                </c:pt>
                <c:pt idx="8">
                  <c:v>-9.6100000000000005E-4</c:v>
                </c:pt>
                <c:pt idx="9">
                  <c:v>-1.2546E-2</c:v>
                </c:pt>
                <c:pt idx="10">
                  <c:v>-9.7778000000000004E-2</c:v>
                </c:pt>
                <c:pt idx="11">
                  <c:v>-0.21366099999999999</c:v>
                </c:pt>
                <c:pt idx="12">
                  <c:v>-8.7053000000000005E-2</c:v>
                </c:pt>
                <c:pt idx="13">
                  <c:v>-0.118588</c:v>
                </c:pt>
                <c:pt idx="14">
                  <c:v>-2.1864999999999999E-2</c:v>
                </c:pt>
                <c:pt idx="15">
                  <c:v>-5.6632000000000002E-2</c:v>
                </c:pt>
                <c:pt idx="16">
                  <c:v>6.6530000000000001E-3</c:v>
                </c:pt>
                <c:pt idx="17">
                  <c:v>9.2105999999999993E-2</c:v>
                </c:pt>
                <c:pt idx="18">
                  <c:v>8.6622000000000005E-2</c:v>
                </c:pt>
                <c:pt idx="19">
                  <c:v>0.104036</c:v>
                </c:pt>
                <c:pt idx="20">
                  <c:v>4.3922999999999997E-2</c:v>
                </c:pt>
                <c:pt idx="21">
                  <c:v>0.117551</c:v>
                </c:pt>
                <c:pt idx="22">
                  <c:v>4.0516000000000003E-2</c:v>
                </c:pt>
                <c:pt idx="23">
                  <c:v>7.0376999999999995E-2</c:v>
                </c:pt>
                <c:pt idx="24">
                  <c:v>2.7732E-2</c:v>
                </c:pt>
                <c:pt idx="25">
                  <c:v>-4.0468999999999998E-2</c:v>
                </c:pt>
                <c:pt idx="26">
                  <c:v>-6.0795000000000002E-2</c:v>
                </c:pt>
                <c:pt idx="27">
                  <c:v>0.14899200000000001</c:v>
                </c:pt>
                <c:pt idx="28">
                  <c:v>5.1962000000000001E-2</c:v>
                </c:pt>
                <c:pt idx="29">
                  <c:v>-0.28079999999999999</c:v>
                </c:pt>
                <c:pt idx="30">
                  <c:v>-7.979E-2</c:v>
                </c:pt>
                <c:pt idx="31">
                  <c:v>-0.11062900000000001</c:v>
                </c:pt>
                <c:pt idx="32">
                  <c:v>-5.0008999999999998E-2</c:v>
                </c:pt>
                <c:pt idx="33">
                  <c:v>-0.10119499999999999</c:v>
                </c:pt>
                <c:pt idx="34">
                  <c:v>-5.6440999999999998E-2</c:v>
                </c:pt>
                <c:pt idx="35">
                  <c:v>-0.136156</c:v>
                </c:pt>
                <c:pt idx="36">
                  <c:v>-0.12662200000000001</c:v>
                </c:pt>
                <c:pt idx="37">
                  <c:v>-0.25453500000000001</c:v>
                </c:pt>
                <c:pt idx="38">
                  <c:v>-7.1607000000000004E-2</c:v>
                </c:pt>
                <c:pt idx="39">
                  <c:v>-9.9442000000000003E-2</c:v>
                </c:pt>
                <c:pt idx="40">
                  <c:v>-0.102358</c:v>
                </c:pt>
                <c:pt idx="41">
                  <c:v>-0.311533</c:v>
                </c:pt>
                <c:pt idx="42">
                  <c:v>-0.109454</c:v>
                </c:pt>
                <c:pt idx="43">
                  <c:v>-8.9081999999999995E-2</c:v>
                </c:pt>
                <c:pt idx="44">
                  <c:v>3.9694E-2</c:v>
                </c:pt>
                <c:pt idx="45">
                  <c:v>4.0071000000000002E-2</c:v>
                </c:pt>
                <c:pt idx="46">
                  <c:v>-6.4656000000000005E-2</c:v>
                </c:pt>
                <c:pt idx="47">
                  <c:v>-0.113514</c:v>
                </c:pt>
                <c:pt idx="48">
                  <c:v>6.4884999999999998E-2</c:v>
                </c:pt>
                <c:pt idx="49">
                  <c:v>0.226741</c:v>
                </c:pt>
                <c:pt idx="50">
                  <c:v>0.20901</c:v>
                </c:pt>
                <c:pt idx="51">
                  <c:v>0.47680699999999998</c:v>
                </c:pt>
                <c:pt idx="52">
                  <c:v>0.223275</c:v>
                </c:pt>
                <c:pt idx="53">
                  <c:v>0.32106200000000001</c:v>
                </c:pt>
                <c:pt idx="54">
                  <c:v>0.110498</c:v>
                </c:pt>
                <c:pt idx="55">
                  <c:v>0.35821199999999997</c:v>
                </c:pt>
                <c:pt idx="56">
                  <c:v>0.25198300000000001</c:v>
                </c:pt>
                <c:pt idx="57">
                  <c:v>0.40074799999999999</c:v>
                </c:pt>
                <c:pt idx="58">
                  <c:v>4.4587000000000002E-2</c:v>
                </c:pt>
                <c:pt idx="59">
                  <c:v>3.9298E-2</c:v>
                </c:pt>
                <c:pt idx="60">
                  <c:v>0.142624</c:v>
                </c:pt>
                <c:pt idx="61">
                  <c:v>0.41515800000000003</c:v>
                </c:pt>
                <c:pt idx="62">
                  <c:v>1.2400000000000001E-4</c:v>
                </c:pt>
                <c:pt idx="63">
                  <c:v>-0.37673800000000002</c:v>
                </c:pt>
                <c:pt idx="64">
                  <c:v>-0.38558599999999998</c:v>
                </c:pt>
                <c:pt idx="65">
                  <c:v>-0.43165599999999998</c:v>
                </c:pt>
                <c:pt idx="66">
                  <c:v>0.27338800000000002</c:v>
                </c:pt>
                <c:pt idx="67">
                  <c:v>0.38629799999999997</c:v>
                </c:pt>
                <c:pt idx="68">
                  <c:v>-0.108279</c:v>
                </c:pt>
                <c:pt idx="69">
                  <c:v>-0.26661000000000001</c:v>
                </c:pt>
                <c:pt idx="70">
                  <c:v>-0.22131400000000001</c:v>
                </c:pt>
                <c:pt idx="71">
                  <c:v>-0.414022</c:v>
                </c:pt>
                <c:pt idx="72">
                  <c:v>-0.17238500000000001</c:v>
                </c:pt>
                <c:pt idx="73">
                  <c:v>-0.33932400000000001</c:v>
                </c:pt>
                <c:pt idx="74">
                  <c:v>-0.14255399999999999</c:v>
                </c:pt>
                <c:pt idx="75">
                  <c:v>-0.15973999999999999</c:v>
                </c:pt>
                <c:pt idx="76">
                  <c:v>3.1645E-2</c:v>
                </c:pt>
                <c:pt idx="77">
                  <c:v>-1.537E-2</c:v>
                </c:pt>
                <c:pt idx="78">
                  <c:v>-4.267E-3</c:v>
                </c:pt>
                <c:pt idx="79">
                  <c:v>3.5151000000000002E-2</c:v>
                </c:pt>
                <c:pt idx="80">
                  <c:v>-0.109677</c:v>
                </c:pt>
                <c:pt idx="81">
                  <c:v>-0.31410500000000002</c:v>
                </c:pt>
                <c:pt idx="82">
                  <c:v>2.9796E-2</c:v>
                </c:pt>
                <c:pt idx="83">
                  <c:v>0.40453699999999998</c:v>
                </c:pt>
                <c:pt idx="84">
                  <c:v>0.36946099999999998</c:v>
                </c:pt>
                <c:pt idx="85">
                  <c:v>0.347138</c:v>
                </c:pt>
                <c:pt idx="86">
                  <c:v>-0.13420399999999999</c:v>
                </c:pt>
                <c:pt idx="87">
                  <c:v>0.16266800000000001</c:v>
                </c:pt>
                <c:pt idx="88">
                  <c:v>0.63102999999999998</c:v>
                </c:pt>
                <c:pt idx="89">
                  <c:v>1.196782</c:v>
                </c:pt>
                <c:pt idx="90">
                  <c:v>0.37922899999999998</c:v>
                </c:pt>
                <c:pt idx="91">
                  <c:v>0.817079</c:v>
                </c:pt>
                <c:pt idx="92">
                  <c:v>0.55414399999999997</c:v>
                </c:pt>
                <c:pt idx="93">
                  <c:v>1.085029</c:v>
                </c:pt>
                <c:pt idx="94">
                  <c:v>0.44686199999999998</c:v>
                </c:pt>
                <c:pt idx="95">
                  <c:v>0.98211499999999996</c:v>
                </c:pt>
                <c:pt idx="96">
                  <c:v>0.77077899999999999</c:v>
                </c:pt>
                <c:pt idx="97">
                  <c:v>1.541749</c:v>
                </c:pt>
                <c:pt idx="98">
                  <c:v>0.56031299999999995</c:v>
                </c:pt>
                <c:pt idx="99">
                  <c:v>0.99745600000000001</c:v>
                </c:pt>
                <c:pt idx="100">
                  <c:v>0.38771899999999998</c:v>
                </c:pt>
                <c:pt idx="101">
                  <c:v>0.80374000000000001</c:v>
                </c:pt>
                <c:pt idx="102">
                  <c:v>0.59737300000000004</c:v>
                </c:pt>
                <c:pt idx="103">
                  <c:v>1.0596179999999999</c:v>
                </c:pt>
                <c:pt idx="104">
                  <c:v>-9.5119999999999996E-3</c:v>
                </c:pt>
                <c:pt idx="105">
                  <c:v>-0.15570899999999999</c:v>
                </c:pt>
                <c:pt idx="106">
                  <c:v>0.234426</c:v>
                </c:pt>
                <c:pt idx="107">
                  <c:v>0.97216000000000002</c:v>
                </c:pt>
                <c:pt idx="108">
                  <c:v>1.249647</c:v>
                </c:pt>
                <c:pt idx="109">
                  <c:v>2.6928109999999998</c:v>
                </c:pt>
                <c:pt idx="110">
                  <c:v>0.576152</c:v>
                </c:pt>
                <c:pt idx="111">
                  <c:v>-0.200989</c:v>
                </c:pt>
                <c:pt idx="112">
                  <c:v>-1.1544129999999999</c:v>
                </c:pt>
                <c:pt idx="113">
                  <c:v>-1.816136</c:v>
                </c:pt>
                <c:pt idx="114">
                  <c:v>-0.149201</c:v>
                </c:pt>
                <c:pt idx="115">
                  <c:v>0.17534</c:v>
                </c:pt>
                <c:pt idx="116">
                  <c:v>0.59704400000000002</c:v>
                </c:pt>
                <c:pt idx="117">
                  <c:v>0.98133700000000001</c:v>
                </c:pt>
                <c:pt idx="118">
                  <c:v>0.58288499999999999</c:v>
                </c:pt>
                <c:pt idx="119">
                  <c:v>1.751247</c:v>
                </c:pt>
                <c:pt idx="120">
                  <c:v>1.4267609999999999</c:v>
                </c:pt>
                <c:pt idx="121">
                  <c:v>2.3005789999999999</c:v>
                </c:pt>
                <c:pt idx="122">
                  <c:v>0.42621799999999999</c:v>
                </c:pt>
                <c:pt idx="123">
                  <c:v>1.1347050000000001</c:v>
                </c:pt>
                <c:pt idx="124">
                  <c:v>1.2132499999999999</c:v>
                </c:pt>
                <c:pt idx="125">
                  <c:v>2.3164030000000002</c:v>
                </c:pt>
                <c:pt idx="126">
                  <c:v>0.87740899999999999</c:v>
                </c:pt>
                <c:pt idx="127">
                  <c:v>1.5095229999999999</c:v>
                </c:pt>
                <c:pt idx="128">
                  <c:v>0.80966000000000005</c:v>
                </c:pt>
                <c:pt idx="129">
                  <c:v>2.0833680000000001</c:v>
                </c:pt>
                <c:pt idx="130">
                  <c:v>1.259895</c:v>
                </c:pt>
                <c:pt idx="131">
                  <c:v>2.1450979999999999</c:v>
                </c:pt>
                <c:pt idx="132">
                  <c:v>0.81705399999999995</c:v>
                </c:pt>
                <c:pt idx="133">
                  <c:v>2.0142470000000001</c:v>
                </c:pt>
                <c:pt idx="134">
                  <c:v>1.419942</c:v>
                </c:pt>
                <c:pt idx="135">
                  <c:v>2.4640529999999998</c:v>
                </c:pt>
                <c:pt idx="136">
                  <c:v>0.59676799999999997</c:v>
                </c:pt>
                <c:pt idx="137">
                  <c:v>1.3398840000000001</c:v>
                </c:pt>
                <c:pt idx="138">
                  <c:v>1.421802</c:v>
                </c:pt>
                <c:pt idx="139">
                  <c:v>3.1735359999999999</c:v>
                </c:pt>
                <c:pt idx="140">
                  <c:v>1.3730420000000001</c:v>
                </c:pt>
                <c:pt idx="141">
                  <c:v>2.555755</c:v>
                </c:pt>
                <c:pt idx="142">
                  <c:v>1.8641639999999999</c:v>
                </c:pt>
                <c:pt idx="143">
                  <c:v>4.5434140000000003</c:v>
                </c:pt>
                <c:pt idx="144">
                  <c:v>2.820217</c:v>
                </c:pt>
                <c:pt idx="145">
                  <c:v>5.1564990000000002</c:v>
                </c:pt>
                <c:pt idx="146">
                  <c:v>2.172282</c:v>
                </c:pt>
                <c:pt idx="147">
                  <c:v>5.2472019999999997</c:v>
                </c:pt>
                <c:pt idx="148">
                  <c:v>4.1452780000000002</c:v>
                </c:pt>
                <c:pt idx="149">
                  <c:v>8.6747080000000008</c:v>
                </c:pt>
                <c:pt idx="150">
                  <c:v>4.186286</c:v>
                </c:pt>
                <c:pt idx="151">
                  <c:v>7.5934429999999997</c:v>
                </c:pt>
                <c:pt idx="152">
                  <c:v>2.9023659999999998</c:v>
                </c:pt>
                <c:pt idx="153">
                  <c:v>6.2778600000000004</c:v>
                </c:pt>
                <c:pt idx="154">
                  <c:v>3.7222230000000001</c:v>
                </c:pt>
                <c:pt idx="155">
                  <c:v>6.9723769999999998</c:v>
                </c:pt>
                <c:pt idx="156">
                  <c:v>1.828489</c:v>
                </c:pt>
                <c:pt idx="157">
                  <c:v>3.1485319999999999</c:v>
                </c:pt>
                <c:pt idx="158">
                  <c:v>2.2952430000000001</c:v>
                </c:pt>
                <c:pt idx="159">
                  <c:v>5.0800720000000004</c:v>
                </c:pt>
                <c:pt idx="160">
                  <c:v>1.9777359999999999</c:v>
                </c:pt>
                <c:pt idx="161">
                  <c:v>3.1097610000000002</c:v>
                </c:pt>
                <c:pt idx="162">
                  <c:v>1.318557</c:v>
                </c:pt>
                <c:pt idx="163">
                  <c:v>3.2353679999999998</c:v>
                </c:pt>
                <c:pt idx="164">
                  <c:v>1.738245</c:v>
                </c:pt>
                <c:pt idx="165">
                  <c:v>2.9609839999999998</c:v>
                </c:pt>
                <c:pt idx="166">
                  <c:v>1.7729090000000001</c:v>
                </c:pt>
                <c:pt idx="167">
                  <c:v>4.6413789999999997</c:v>
                </c:pt>
                <c:pt idx="168">
                  <c:v>2.94502</c:v>
                </c:pt>
                <c:pt idx="169">
                  <c:v>5.0761630000000002</c:v>
                </c:pt>
                <c:pt idx="170">
                  <c:v>1.083447</c:v>
                </c:pt>
                <c:pt idx="171">
                  <c:v>1.6549419999999999</c:v>
                </c:pt>
                <c:pt idx="172">
                  <c:v>0.50552200000000003</c:v>
                </c:pt>
                <c:pt idx="173">
                  <c:v>0.402561</c:v>
                </c:pt>
                <c:pt idx="174">
                  <c:v>-0.50804099999999996</c:v>
                </c:pt>
                <c:pt idx="175">
                  <c:v>-0.81495799999999996</c:v>
                </c:pt>
                <c:pt idx="176">
                  <c:v>-0.44567200000000001</c:v>
                </c:pt>
                <c:pt idx="177">
                  <c:v>-1.0939049999999999</c:v>
                </c:pt>
                <c:pt idx="178">
                  <c:v>2.9533E-2</c:v>
                </c:pt>
                <c:pt idx="179">
                  <c:v>0.32087700000000002</c:v>
                </c:pt>
                <c:pt idx="180">
                  <c:v>-0.93993300000000002</c:v>
                </c:pt>
                <c:pt idx="181">
                  <c:v>-3.0827819999999999</c:v>
                </c:pt>
                <c:pt idx="182">
                  <c:v>-2.4490090000000002</c:v>
                </c:pt>
                <c:pt idx="183">
                  <c:v>-4.2741110000000004</c:v>
                </c:pt>
                <c:pt idx="184">
                  <c:v>-1.5734859999999999</c:v>
                </c:pt>
                <c:pt idx="185">
                  <c:v>-3.3463270000000001</c:v>
                </c:pt>
                <c:pt idx="186">
                  <c:v>-2.1922380000000001</c:v>
                </c:pt>
                <c:pt idx="187">
                  <c:v>-4.5537960000000002</c:v>
                </c:pt>
                <c:pt idx="188">
                  <c:v>-2.1459769999999998</c:v>
                </c:pt>
                <c:pt idx="189">
                  <c:v>-4.3957800000000002</c:v>
                </c:pt>
                <c:pt idx="190">
                  <c:v>-2.9691719999999999</c:v>
                </c:pt>
                <c:pt idx="191">
                  <c:v>-6.4915799999999999</c:v>
                </c:pt>
                <c:pt idx="192">
                  <c:v>-3.2493850000000002</c:v>
                </c:pt>
                <c:pt idx="193">
                  <c:v>-6.2853409999999998</c:v>
                </c:pt>
                <c:pt idx="194">
                  <c:v>-3.1467320000000001</c:v>
                </c:pt>
                <c:pt idx="195">
                  <c:v>-6.4536119999999997</c:v>
                </c:pt>
                <c:pt idx="196">
                  <c:v>-3.4738370000000001</c:v>
                </c:pt>
                <c:pt idx="197">
                  <c:v>-6.960547</c:v>
                </c:pt>
                <c:pt idx="198">
                  <c:v>-3.423333</c:v>
                </c:pt>
                <c:pt idx="199">
                  <c:v>-6.8914249999999999</c:v>
                </c:pt>
                <c:pt idx="200">
                  <c:v>-3.2736649999999998</c:v>
                </c:pt>
                <c:pt idx="201">
                  <c:v>-6.0401470000000002</c:v>
                </c:pt>
                <c:pt idx="202">
                  <c:v>-2.7183350000000002</c:v>
                </c:pt>
                <c:pt idx="203">
                  <c:v>-5.8365479999999996</c:v>
                </c:pt>
                <c:pt idx="204">
                  <c:v>-3.1985290000000002</c:v>
                </c:pt>
                <c:pt idx="205">
                  <c:v>-6.0697559999999999</c:v>
                </c:pt>
                <c:pt idx="206">
                  <c:v>-2.7286130000000002</c:v>
                </c:pt>
                <c:pt idx="207">
                  <c:v>-5.395276</c:v>
                </c:pt>
                <c:pt idx="208">
                  <c:v>-2.5438130000000001</c:v>
                </c:pt>
                <c:pt idx="209">
                  <c:v>-4.5890700000000004</c:v>
                </c:pt>
                <c:pt idx="210">
                  <c:v>-1.0946579999999999</c:v>
                </c:pt>
                <c:pt idx="211">
                  <c:v>-1.4930330000000001</c:v>
                </c:pt>
                <c:pt idx="212">
                  <c:v>-0.24915100000000001</c:v>
                </c:pt>
                <c:pt idx="213">
                  <c:v>-0.92644599999999999</c:v>
                </c:pt>
                <c:pt idx="214">
                  <c:v>-1.3657980000000001</c:v>
                </c:pt>
                <c:pt idx="215">
                  <c:v>-2.3521260000000002</c:v>
                </c:pt>
                <c:pt idx="216">
                  <c:v>4.0701000000000001E-2</c:v>
                </c:pt>
                <c:pt idx="217">
                  <c:v>0.106124</c:v>
                </c:pt>
                <c:pt idx="218">
                  <c:v>-0.20399100000000001</c:v>
                </c:pt>
                <c:pt idx="219">
                  <c:v>-0.27659600000000001</c:v>
                </c:pt>
                <c:pt idx="220">
                  <c:v>-0.47177400000000003</c:v>
                </c:pt>
                <c:pt idx="221">
                  <c:v>-1.768961</c:v>
                </c:pt>
                <c:pt idx="222">
                  <c:v>-0.88459699999999997</c:v>
                </c:pt>
                <c:pt idx="223">
                  <c:v>-0.43914799999999998</c:v>
                </c:pt>
                <c:pt idx="224">
                  <c:v>0.77730200000000005</c:v>
                </c:pt>
                <c:pt idx="225">
                  <c:v>0.95270200000000005</c:v>
                </c:pt>
                <c:pt idx="226">
                  <c:v>-0.60186099999999998</c:v>
                </c:pt>
                <c:pt idx="227">
                  <c:v>-1.487914</c:v>
                </c:pt>
                <c:pt idx="228">
                  <c:v>-0.42901099999999998</c:v>
                </c:pt>
                <c:pt idx="229">
                  <c:v>-0.457955</c:v>
                </c:pt>
                <c:pt idx="230">
                  <c:v>-0.45429799999999998</c:v>
                </c:pt>
                <c:pt idx="231">
                  <c:v>-1.2864329999999999</c:v>
                </c:pt>
                <c:pt idx="232">
                  <c:v>-1.2204410000000001</c:v>
                </c:pt>
                <c:pt idx="233">
                  <c:v>-2.6284619999999999</c:v>
                </c:pt>
                <c:pt idx="234">
                  <c:v>-1.515155</c:v>
                </c:pt>
                <c:pt idx="235">
                  <c:v>-3.4870230000000002</c:v>
                </c:pt>
                <c:pt idx="236">
                  <c:v>-2.4498350000000002</c:v>
                </c:pt>
                <c:pt idx="237">
                  <c:v>-4.9487899999999998</c:v>
                </c:pt>
                <c:pt idx="238">
                  <c:v>-2.5148199999999998</c:v>
                </c:pt>
                <c:pt idx="239">
                  <c:v>-5.0858359999999996</c:v>
                </c:pt>
                <c:pt idx="240">
                  <c:v>-2.6790850000000002</c:v>
                </c:pt>
                <c:pt idx="241">
                  <c:v>-5.4267580000000004</c:v>
                </c:pt>
                <c:pt idx="242">
                  <c:v>-2.596393</c:v>
                </c:pt>
                <c:pt idx="243">
                  <c:v>-4.9988239999999999</c:v>
                </c:pt>
                <c:pt idx="244">
                  <c:v>-2.656714</c:v>
                </c:pt>
                <c:pt idx="245">
                  <c:v>-5.2902589999999998</c:v>
                </c:pt>
                <c:pt idx="246">
                  <c:v>-2.2759939999999999</c:v>
                </c:pt>
                <c:pt idx="247">
                  <c:v>-4.5638889999999996</c:v>
                </c:pt>
                <c:pt idx="248">
                  <c:v>-2.3030439999999999</c:v>
                </c:pt>
                <c:pt idx="249">
                  <c:v>-4.5565819999999997</c:v>
                </c:pt>
                <c:pt idx="250">
                  <c:v>-2.139907</c:v>
                </c:pt>
                <c:pt idx="251">
                  <c:v>-4.2791370000000004</c:v>
                </c:pt>
                <c:pt idx="252">
                  <c:v>-2.0892490000000001</c:v>
                </c:pt>
                <c:pt idx="253">
                  <c:v>-4.4152110000000002</c:v>
                </c:pt>
                <c:pt idx="254">
                  <c:v>-2.4480430000000002</c:v>
                </c:pt>
                <c:pt idx="255">
                  <c:v>-4.9153580000000003</c:v>
                </c:pt>
                <c:pt idx="256">
                  <c:v>-2.9570319999999999</c:v>
                </c:pt>
                <c:pt idx="257">
                  <c:v>-6.5022399999999996</c:v>
                </c:pt>
                <c:pt idx="258">
                  <c:v>-3.8188680000000002</c:v>
                </c:pt>
                <c:pt idx="259">
                  <c:v>-7.5875170000000001</c:v>
                </c:pt>
                <c:pt idx="260">
                  <c:v>-3.552257</c:v>
                </c:pt>
                <c:pt idx="261">
                  <c:v>-6.794505</c:v>
                </c:pt>
                <c:pt idx="262">
                  <c:v>-3.2762359999999999</c:v>
                </c:pt>
                <c:pt idx="263">
                  <c:v>-6.5238839999999998</c:v>
                </c:pt>
                <c:pt idx="264">
                  <c:v>-3.1956959999999999</c:v>
                </c:pt>
                <c:pt idx="265">
                  <c:v>-5.9814889999999998</c:v>
                </c:pt>
                <c:pt idx="266">
                  <c:v>-2.190258</c:v>
                </c:pt>
                <c:pt idx="267">
                  <c:v>-4.3669580000000003</c:v>
                </c:pt>
                <c:pt idx="268">
                  <c:v>-2.5611799999999998</c:v>
                </c:pt>
                <c:pt idx="269">
                  <c:v>-4.9290279999999997</c:v>
                </c:pt>
                <c:pt idx="270">
                  <c:v>-2.0001540000000002</c:v>
                </c:pt>
                <c:pt idx="271">
                  <c:v>-3.632056</c:v>
                </c:pt>
                <c:pt idx="272">
                  <c:v>-1.327836</c:v>
                </c:pt>
                <c:pt idx="273">
                  <c:v>-2.2279800000000001</c:v>
                </c:pt>
                <c:pt idx="274">
                  <c:v>-0.40749999999999997</c:v>
                </c:pt>
                <c:pt idx="275">
                  <c:v>-0.52450399999999997</c:v>
                </c:pt>
                <c:pt idx="276">
                  <c:v>-0.35544700000000001</c:v>
                </c:pt>
                <c:pt idx="277">
                  <c:v>-1.245711</c:v>
                </c:pt>
                <c:pt idx="278">
                  <c:v>-0.86332399999999998</c:v>
                </c:pt>
                <c:pt idx="279">
                  <c:v>-1.2112970000000001</c:v>
                </c:pt>
                <c:pt idx="280">
                  <c:v>0.53659599999999996</c:v>
                </c:pt>
                <c:pt idx="281">
                  <c:v>1.660811</c:v>
                </c:pt>
                <c:pt idx="282">
                  <c:v>1.1151470000000001</c:v>
                </c:pt>
                <c:pt idx="283">
                  <c:v>2.5238309999999999</c:v>
                </c:pt>
                <c:pt idx="284">
                  <c:v>1.6810130000000001</c:v>
                </c:pt>
                <c:pt idx="285">
                  <c:v>2.9535580000000001</c:v>
                </c:pt>
                <c:pt idx="286">
                  <c:v>0.75828200000000001</c:v>
                </c:pt>
                <c:pt idx="287">
                  <c:v>1.482205</c:v>
                </c:pt>
                <c:pt idx="288">
                  <c:v>0.80740599999999996</c:v>
                </c:pt>
                <c:pt idx="289">
                  <c:v>1.250599</c:v>
                </c:pt>
                <c:pt idx="290">
                  <c:v>-0.238094</c:v>
                </c:pt>
                <c:pt idx="291">
                  <c:v>-0.917848</c:v>
                </c:pt>
                <c:pt idx="292">
                  <c:v>-0.43973200000000001</c:v>
                </c:pt>
                <c:pt idx="293">
                  <c:v>-0.15315999999999999</c:v>
                </c:pt>
                <c:pt idx="294">
                  <c:v>9.1845999999999997E-2</c:v>
                </c:pt>
                <c:pt idx="295">
                  <c:v>-0.31679200000000002</c:v>
                </c:pt>
                <c:pt idx="296">
                  <c:v>-0.58442899999999998</c:v>
                </c:pt>
                <c:pt idx="297">
                  <c:v>-1.3453980000000001</c:v>
                </c:pt>
                <c:pt idx="298">
                  <c:v>-0.72864499999999999</c:v>
                </c:pt>
                <c:pt idx="299">
                  <c:v>-1.9806509999999999</c:v>
                </c:pt>
                <c:pt idx="300">
                  <c:v>-1.4974730000000001</c:v>
                </c:pt>
                <c:pt idx="301">
                  <c:v>-2.8261780000000001</c:v>
                </c:pt>
                <c:pt idx="302">
                  <c:v>-1.510087</c:v>
                </c:pt>
                <c:pt idx="303">
                  <c:v>-3.5819299999999998</c:v>
                </c:pt>
                <c:pt idx="304">
                  <c:v>-2.4353630000000002</c:v>
                </c:pt>
                <c:pt idx="305">
                  <c:v>-4.737565</c:v>
                </c:pt>
                <c:pt idx="306">
                  <c:v>-2.2110059999999998</c:v>
                </c:pt>
                <c:pt idx="307">
                  <c:v>-4.4319470000000001</c:v>
                </c:pt>
                <c:pt idx="308">
                  <c:v>-2.0683229999999999</c:v>
                </c:pt>
                <c:pt idx="309">
                  <c:v>-4.5460539999999998</c:v>
                </c:pt>
                <c:pt idx="310">
                  <c:v>-3.1262379999999999</c:v>
                </c:pt>
                <c:pt idx="311">
                  <c:v>-6.3324360000000004</c:v>
                </c:pt>
                <c:pt idx="312">
                  <c:v>-2.8484940000000001</c:v>
                </c:pt>
                <c:pt idx="313">
                  <c:v>-5.5174019999999997</c:v>
                </c:pt>
                <c:pt idx="314">
                  <c:v>-2.8365320000000001</c:v>
                </c:pt>
                <c:pt idx="315">
                  <c:v>-6.0006399999999998</c:v>
                </c:pt>
                <c:pt idx="316">
                  <c:v>-3.201203</c:v>
                </c:pt>
                <c:pt idx="317">
                  <c:v>-6.2740030000000004</c:v>
                </c:pt>
                <c:pt idx="318">
                  <c:v>-2.6956180000000001</c:v>
                </c:pt>
                <c:pt idx="319">
                  <c:v>-5.4383509999999999</c:v>
                </c:pt>
                <c:pt idx="320">
                  <c:v>-3.011196</c:v>
                </c:pt>
                <c:pt idx="321">
                  <c:v>-6.0841349999999998</c:v>
                </c:pt>
                <c:pt idx="322">
                  <c:v>-3.1318510000000002</c:v>
                </c:pt>
                <c:pt idx="323">
                  <c:v>-6.1464230000000004</c:v>
                </c:pt>
                <c:pt idx="324">
                  <c:v>-2.6963520000000001</c:v>
                </c:pt>
                <c:pt idx="325">
                  <c:v>-5.4049469999999999</c:v>
                </c:pt>
                <c:pt idx="326">
                  <c:v>-3.3561230000000002</c:v>
                </c:pt>
                <c:pt idx="327">
                  <c:v>-6.8425599999999998</c:v>
                </c:pt>
                <c:pt idx="328">
                  <c:v>-3.2379250000000002</c:v>
                </c:pt>
                <c:pt idx="329">
                  <c:v>-6.2038080000000004</c:v>
                </c:pt>
                <c:pt idx="330">
                  <c:v>-2.8440259999999999</c:v>
                </c:pt>
                <c:pt idx="331">
                  <c:v>-6.1729190000000003</c:v>
                </c:pt>
                <c:pt idx="332">
                  <c:v>-3.3918659999999998</c:v>
                </c:pt>
                <c:pt idx="333">
                  <c:v>-6.3314870000000001</c:v>
                </c:pt>
                <c:pt idx="334">
                  <c:v>-2.6082429999999999</c:v>
                </c:pt>
                <c:pt idx="335">
                  <c:v>-5.0252670000000004</c:v>
                </c:pt>
                <c:pt idx="336">
                  <c:v>-1.9478009999999999</c:v>
                </c:pt>
                <c:pt idx="337">
                  <c:v>-3.6261920000000001</c:v>
                </c:pt>
                <c:pt idx="338">
                  <c:v>-1.3014779999999999</c:v>
                </c:pt>
                <c:pt idx="339">
                  <c:v>-1.9196839999999999</c:v>
                </c:pt>
                <c:pt idx="340">
                  <c:v>8.0360000000000001E-2</c:v>
                </c:pt>
                <c:pt idx="341">
                  <c:v>0.36020400000000002</c:v>
                </c:pt>
                <c:pt idx="342">
                  <c:v>0.14557200000000001</c:v>
                </c:pt>
                <c:pt idx="343">
                  <c:v>0.86790599999999996</c:v>
                </c:pt>
                <c:pt idx="344">
                  <c:v>1.2600579999999999</c:v>
                </c:pt>
                <c:pt idx="345">
                  <c:v>2.4219789999999999</c:v>
                </c:pt>
                <c:pt idx="346">
                  <c:v>0.73855899999999997</c:v>
                </c:pt>
                <c:pt idx="347">
                  <c:v>1.459009</c:v>
                </c:pt>
                <c:pt idx="348">
                  <c:v>1.218607</c:v>
                </c:pt>
                <c:pt idx="349">
                  <c:v>2.7030970000000001</c:v>
                </c:pt>
                <c:pt idx="350">
                  <c:v>1.181943</c:v>
                </c:pt>
                <c:pt idx="351">
                  <c:v>2.117191</c:v>
                </c:pt>
                <c:pt idx="352">
                  <c:v>1.1600969999999999</c:v>
                </c:pt>
                <c:pt idx="353">
                  <c:v>2.6607440000000002</c:v>
                </c:pt>
                <c:pt idx="354">
                  <c:v>1.3418330000000001</c:v>
                </c:pt>
                <c:pt idx="355">
                  <c:v>2.2549320000000002</c:v>
                </c:pt>
                <c:pt idx="356">
                  <c:v>1.0253920000000001</c:v>
                </c:pt>
                <c:pt idx="357">
                  <c:v>2.633111</c:v>
                </c:pt>
                <c:pt idx="358">
                  <c:v>1.6719740000000001</c:v>
                </c:pt>
                <c:pt idx="359">
                  <c:v>2.540397</c:v>
                </c:pt>
                <c:pt idx="360">
                  <c:v>0.69506699999999999</c:v>
                </c:pt>
                <c:pt idx="361">
                  <c:v>2.4623689999999998</c:v>
                </c:pt>
                <c:pt idx="362">
                  <c:v>2.1388929999999999</c:v>
                </c:pt>
                <c:pt idx="363">
                  <c:v>3.3999410000000001</c:v>
                </c:pt>
                <c:pt idx="364">
                  <c:v>0.56432700000000002</c:v>
                </c:pt>
                <c:pt idx="365">
                  <c:v>1.4813559999999999</c:v>
                </c:pt>
                <c:pt idx="366">
                  <c:v>1.465571</c:v>
                </c:pt>
                <c:pt idx="367">
                  <c:v>2.9562710000000001</c:v>
                </c:pt>
                <c:pt idx="368">
                  <c:v>0.69075600000000004</c:v>
                </c:pt>
                <c:pt idx="369">
                  <c:v>1.1258520000000001</c:v>
                </c:pt>
                <c:pt idx="370">
                  <c:v>0.59132700000000005</c:v>
                </c:pt>
                <c:pt idx="371">
                  <c:v>0.53278899999999996</c:v>
                </c:pt>
                <c:pt idx="372">
                  <c:v>-1.0041199999999999</c:v>
                </c:pt>
                <c:pt idx="373">
                  <c:v>-1.3745719999999999</c:v>
                </c:pt>
                <c:pt idx="374">
                  <c:v>0.62066399999999999</c:v>
                </c:pt>
                <c:pt idx="375">
                  <c:v>0.53813599999999995</c:v>
                </c:pt>
                <c:pt idx="376">
                  <c:v>-1.595207</c:v>
                </c:pt>
                <c:pt idx="377">
                  <c:v>-3.6858369999999998</c:v>
                </c:pt>
                <c:pt idx="378">
                  <c:v>-1.569785</c:v>
                </c:pt>
                <c:pt idx="379">
                  <c:v>-3.3043939999999998</c:v>
                </c:pt>
                <c:pt idx="380">
                  <c:v>-2.3934739999999999</c:v>
                </c:pt>
                <c:pt idx="381">
                  <c:v>-4.8855459999999997</c:v>
                </c:pt>
                <c:pt idx="382">
                  <c:v>-2.1578249999999999</c:v>
                </c:pt>
                <c:pt idx="383">
                  <c:v>-4.3224260000000001</c:v>
                </c:pt>
                <c:pt idx="384">
                  <c:v>-2.4172060000000002</c:v>
                </c:pt>
                <c:pt idx="385">
                  <c:v>-4.9346319999999997</c:v>
                </c:pt>
                <c:pt idx="386">
                  <c:v>-2.367569</c:v>
                </c:pt>
                <c:pt idx="387">
                  <c:v>-4.773606</c:v>
                </c:pt>
                <c:pt idx="388">
                  <c:v>-2.5525929999999999</c:v>
                </c:pt>
                <c:pt idx="389">
                  <c:v>-5.6265510000000001</c:v>
                </c:pt>
                <c:pt idx="390">
                  <c:v>-3.5183810000000002</c:v>
                </c:pt>
                <c:pt idx="391">
                  <c:v>-6.9046019999999997</c:v>
                </c:pt>
                <c:pt idx="392">
                  <c:v>-3.224221</c:v>
                </c:pt>
                <c:pt idx="393">
                  <c:v>-6.7141679999999999</c:v>
                </c:pt>
                <c:pt idx="394">
                  <c:v>-3.560076</c:v>
                </c:pt>
                <c:pt idx="395">
                  <c:v>-6.989744</c:v>
                </c:pt>
                <c:pt idx="396">
                  <c:v>-3.7170299999999998</c:v>
                </c:pt>
                <c:pt idx="397">
                  <c:v>-7.6926180000000004</c:v>
                </c:pt>
                <c:pt idx="398">
                  <c:v>-3.6751860000000001</c:v>
                </c:pt>
                <c:pt idx="399">
                  <c:v>-7.1635</c:v>
                </c:pt>
                <c:pt idx="400">
                  <c:v>-3.2890999999999999</c:v>
                </c:pt>
                <c:pt idx="401">
                  <c:v>-6.3108219999999999</c:v>
                </c:pt>
                <c:pt idx="402">
                  <c:v>-2.2509359999999998</c:v>
                </c:pt>
                <c:pt idx="403">
                  <c:v>-4.6945170000000003</c:v>
                </c:pt>
                <c:pt idx="404">
                  <c:v>-2.8723480000000001</c:v>
                </c:pt>
                <c:pt idx="405">
                  <c:v>-5.1178699999999999</c:v>
                </c:pt>
                <c:pt idx="406">
                  <c:v>-0.89605800000000002</c:v>
                </c:pt>
                <c:pt idx="407">
                  <c:v>-1.0326470000000001</c:v>
                </c:pt>
                <c:pt idx="408">
                  <c:v>-0.52170499999999997</c:v>
                </c:pt>
                <c:pt idx="409">
                  <c:v>-2.1169950000000002</c:v>
                </c:pt>
                <c:pt idx="410">
                  <c:v>-1.5766340000000001</c:v>
                </c:pt>
                <c:pt idx="411">
                  <c:v>-2.0341999999999998</c:v>
                </c:pt>
                <c:pt idx="412">
                  <c:v>0.129773</c:v>
                </c:pt>
                <c:pt idx="413">
                  <c:v>0.44431199999999998</c:v>
                </c:pt>
                <c:pt idx="414">
                  <c:v>0.67220000000000002</c:v>
                </c:pt>
                <c:pt idx="415">
                  <c:v>1.823472</c:v>
                </c:pt>
                <c:pt idx="416">
                  <c:v>1.376711</c:v>
                </c:pt>
                <c:pt idx="417">
                  <c:v>2.3039930000000002</c:v>
                </c:pt>
                <c:pt idx="418">
                  <c:v>0.13015199999999999</c:v>
                </c:pt>
                <c:pt idx="419">
                  <c:v>-0.243058</c:v>
                </c:pt>
                <c:pt idx="420">
                  <c:v>9.9279999999999993E-3</c:v>
                </c:pt>
                <c:pt idx="421">
                  <c:v>0.44720399999999999</c:v>
                </c:pt>
                <c:pt idx="422">
                  <c:v>0.67288400000000004</c:v>
                </c:pt>
                <c:pt idx="423">
                  <c:v>1.3792279999999999</c:v>
                </c:pt>
                <c:pt idx="424">
                  <c:v>0.60274799999999995</c:v>
                </c:pt>
                <c:pt idx="425">
                  <c:v>1.211376</c:v>
                </c:pt>
                <c:pt idx="426">
                  <c:v>0.75125600000000003</c:v>
                </c:pt>
                <c:pt idx="427">
                  <c:v>1.5774010000000001</c:v>
                </c:pt>
                <c:pt idx="428">
                  <c:v>0.376529</c:v>
                </c:pt>
                <c:pt idx="429">
                  <c:v>8.6621000000000004E-2</c:v>
                </c:pt>
                <c:pt idx="430">
                  <c:v>-0.30505700000000002</c:v>
                </c:pt>
                <c:pt idx="431">
                  <c:v>0.101877</c:v>
                </c:pt>
                <c:pt idx="432">
                  <c:v>0.76724099999999995</c:v>
                </c:pt>
                <c:pt idx="433">
                  <c:v>0.40577800000000003</c:v>
                </c:pt>
                <c:pt idx="434">
                  <c:v>-1.0993040000000001</c:v>
                </c:pt>
                <c:pt idx="435">
                  <c:v>-1.882798</c:v>
                </c:pt>
                <c:pt idx="436">
                  <c:v>-0.12989500000000001</c:v>
                </c:pt>
                <c:pt idx="437">
                  <c:v>0.186003</c:v>
                </c:pt>
                <c:pt idx="438">
                  <c:v>-0.51829599999999998</c:v>
                </c:pt>
                <c:pt idx="439">
                  <c:v>-2.2591160000000001</c:v>
                </c:pt>
                <c:pt idx="440">
                  <c:v>-2.1215709999999999</c:v>
                </c:pt>
                <c:pt idx="441">
                  <c:v>-3.467209</c:v>
                </c:pt>
                <c:pt idx="442">
                  <c:v>-0.17205500000000001</c:v>
                </c:pt>
                <c:pt idx="443">
                  <c:v>-1.03372</c:v>
                </c:pt>
                <c:pt idx="444">
                  <c:v>-2.0308950000000001</c:v>
                </c:pt>
                <c:pt idx="445">
                  <c:v>-3.9922589999999998</c:v>
                </c:pt>
                <c:pt idx="446">
                  <c:v>-1.644754</c:v>
                </c:pt>
                <c:pt idx="447">
                  <c:v>-2.8991310000000001</c:v>
                </c:pt>
                <c:pt idx="448">
                  <c:v>-1.441624</c:v>
                </c:pt>
                <c:pt idx="449">
                  <c:v>-3.6817609999999998</c:v>
                </c:pt>
                <c:pt idx="450">
                  <c:v>-2.6823109999999999</c:v>
                </c:pt>
                <c:pt idx="451">
                  <c:v>-5.2063050000000004</c:v>
                </c:pt>
                <c:pt idx="452">
                  <c:v>-2.1171579999999999</c:v>
                </c:pt>
                <c:pt idx="453">
                  <c:v>-4.3350499999999998</c:v>
                </c:pt>
                <c:pt idx="454">
                  <c:v>-2.3925580000000002</c:v>
                </c:pt>
                <c:pt idx="455">
                  <c:v>-4.8411090000000003</c:v>
                </c:pt>
                <c:pt idx="456">
                  <c:v>-2.4265699999999999</c:v>
                </c:pt>
                <c:pt idx="457">
                  <c:v>-4.66066</c:v>
                </c:pt>
                <c:pt idx="458">
                  <c:v>-2.047383</c:v>
                </c:pt>
                <c:pt idx="459">
                  <c:v>-4.4850300000000001</c:v>
                </c:pt>
                <c:pt idx="460">
                  <c:v>-2.8121160000000001</c:v>
                </c:pt>
                <c:pt idx="461">
                  <c:v>-5.6597229999999996</c:v>
                </c:pt>
                <c:pt idx="462">
                  <c:v>-2.6162160000000001</c:v>
                </c:pt>
                <c:pt idx="463">
                  <c:v>-5.0501709999999997</c:v>
                </c:pt>
                <c:pt idx="464">
                  <c:v>-2.9879549999999999</c:v>
                </c:pt>
                <c:pt idx="465">
                  <c:v>-6.386374</c:v>
                </c:pt>
                <c:pt idx="466">
                  <c:v>-3.1581269999999999</c:v>
                </c:pt>
                <c:pt idx="467">
                  <c:v>-5.9129449999999997</c:v>
                </c:pt>
                <c:pt idx="468">
                  <c:v>-2.4333499999999999</c:v>
                </c:pt>
                <c:pt idx="469">
                  <c:v>-4.5765700000000002</c:v>
                </c:pt>
                <c:pt idx="470">
                  <c:v>-1.8937999999999999</c:v>
                </c:pt>
                <c:pt idx="471">
                  <c:v>-3.880201</c:v>
                </c:pt>
                <c:pt idx="472">
                  <c:v>-2.046427</c:v>
                </c:pt>
                <c:pt idx="473">
                  <c:v>-3.7535259999999999</c:v>
                </c:pt>
                <c:pt idx="474">
                  <c:v>-1.4203209999999999</c:v>
                </c:pt>
                <c:pt idx="475">
                  <c:v>-2.9984890000000002</c:v>
                </c:pt>
                <c:pt idx="476">
                  <c:v>-1.3080099999999999</c:v>
                </c:pt>
                <c:pt idx="477">
                  <c:v>-1.782678</c:v>
                </c:pt>
                <c:pt idx="478">
                  <c:v>0.28023399999999998</c:v>
                </c:pt>
                <c:pt idx="479">
                  <c:v>1.2348730000000001</c:v>
                </c:pt>
                <c:pt idx="480">
                  <c:v>0.87082199999999998</c:v>
                </c:pt>
                <c:pt idx="481">
                  <c:v>0.72674899999999998</c:v>
                </c:pt>
                <c:pt idx="482">
                  <c:v>-0.86848099999999995</c:v>
                </c:pt>
                <c:pt idx="483">
                  <c:v>-1.454366</c:v>
                </c:pt>
                <c:pt idx="484">
                  <c:v>-0.12543000000000001</c:v>
                </c:pt>
                <c:pt idx="485">
                  <c:v>0.38577</c:v>
                </c:pt>
                <c:pt idx="486">
                  <c:v>1.5775319999999999</c:v>
                </c:pt>
                <c:pt idx="487">
                  <c:v>3.1064970000000001</c:v>
                </c:pt>
                <c:pt idx="488">
                  <c:v>1.7156000000000001E-2</c:v>
                </c:pt>
                <c:pt idx="489">
                  <c:v>-1.0106759999999999</c:v>
                </c:pt>
                <c:pt idx="490">
                  <c:v>-0.394731</c:v>
                </c:pt>
                <c:pt idx="491">
                  <c:v>0.39309500000000003</c:v>
                </c:pt>
                <c:pt idx="492">
                  <c:v>0.47119100000000003</c:v>
                </c:pt>
                <c:pt idx="493">
                  <c:v>0.59697900000000004</c:v>
                </c:pt>
                <c:pt idx="494">
                  <c:v>0.53106500000000001</c:v>
                </c:pt>
                <c:pt idx="495">
                  <c:v>1.451668</c:v>
                </c:pt>
                <c:pt idx="496">
                  <c:v>0.77961400000000003</c:v>
                </c:pt>
                <c:pt idx="497">
                  <c:v>1.0377270000000001</c:v>
                </c:pt>
                <c:pt idx="498">
                  <c:v>0.24937899999999999</c:v>
                </c:pt>
                <c:pt idx="499">
                  <c:v>0.72283299999999995</c:v>
                </c:pt>
                <c:pt idx="500">
                  <c:v>0.41579500000000003</c:v>
                </c:pt>
                <c:pt idx="501">
                  <c:v>0.34589300000000001</c:v>
                </c:pt>
                <c:pt idx="502">
                  <c:v>-0.70285900000000001</c:v>
                </c:pt>
                <c:pt idx="503">
                  <c:v>-1.6883520000000001</c:v>
                </c:pt>
                <c:pt idx="504">
                  <c:v>-0.80263399999999996</c:v>
                </c:pt>
                <c:pt idx="505">
                  <c:v>-1.4760740000000001</c:v>
                </c:pt>
                <c:pt idx="506">
                  <c:v>-0.56774199999999997</c:v>
                </c:pt>
                <c:pt idx="507">
                  <c:v>-1.0709109999999999</c:v>
                </c:pt>
                <c:pt idx="508">
                  <c:v>-0.93973499999999999</c:v>
                </c:pt>
                <c:pt idx="509">
                  <c:v>-3.162871</c:v>
                </c:pt>
                <c:pt idx="510">
                  <c:v>-3.3425319999999998</c:v>
                </c:pt>
                <c:pt idx="511">
                  <c:v>-7.0814940000000002</c:v>
                </c:pt>
                <c:pt idx="512">
                  <c:v>-3.0825770000000001</c:v>
                </c:pt>
                <c:pt idx="513">
                  <c:v>-4.8047800000000001</c:v>
                </c:pt>
                <c:pt idx="514">
                  <c:v>-2.2146050000000002</c:v>
                </c:pt>
                <c:pt idx="515">
                  <c:v>-6.0176509999999999</c:v>
                </c:pt>
                <c:pt idx="516">
                  <c:v>-4.8384109999999998</c:v>
                </c:pt>
                <c:pt idx="517">
                  <c:v>-10.134156000000001</c:v>
                </c:pt>
                <c:pt idx="518">
                  <c:v>-5.6808839999999998</c:v>
                </c:pt>
                <c:pt idx="519">
                  <c:v>-11.941989</c:v>
                </c:pt>
                <c:pt idx="520">
                  <c:v>-6.4744489999999999</c:v>
                </c:pt>
                <c:pt idx="521">
                  <c:v>-12.080220000000001</c:v>
                </c:pt>
                <c:pt idx="522">
                  <c:v>-4.6157310000000003</c:v>
                </c:pt>
                <c:pt idx="523">
                  <c:v>-8.8142379999999996</c:v>
                </c:pt>
                <c:pt idx="524">
                  <c:v>-4.3367139999999997</c:v>
                </c:pt>
                <c:pt idx="525">
                  <c:v>-8.5442669999999996</c:v>
                </c:pt>
                <c:pt idx="526">
                  <c:v>-3.572505</c:v>
                </c:pt>
                <c:pt idx="527">
                  <c:v>-6.8007619999999998</c:v>
                </c:pt>
                <c:pt idx="528">
                  <c:v>-3.0706479999999998</c:v>
                </c:pt>
                <c:pt idx="529">
                  <c:v>-5.8941359999999996</c:v>
                </c:pt>
                <c:pt idx="530">
                  <c:v>-2.5526789999999999</c:v>
                </c:pt>
                <c:pt idx="531">
                  <c:v>-5.0440529999999999</c:v>
                </c:pt>
                <c:pt idx="532">
                  <c:v>-2.1469499999999999</c:v>
                </c:pt>
                <c:pt idx="533">
                  <c:v>-3.7259120000000001</c:v>
                </c:pt>
                <c:pt idx="534">
                  <c:v>-1.146164</c:v>
                </c:pt>
                <c:pt idx="535">
                  <c:v>-2.3949769999999999</c:v>
                </c:pt>
                <c:pt idx="536">
                  <c:v>-1.4779519999999999</c:v>
                </c:pt>
                <c:pt idx="537">
                  <c:v>-2.7802020000000001</c:v>
                </c:pt>
                <c:pt idx="538">
                  <c:v>-0.83396400000000004</c:v>
                </c:pt>
                <c:pt idx="539">
                  <c:v>-1.2072229999999999</c:v>
                </c:pt>
                <c:pt idx="540">
                  <c:v>-0.200241</c:v>
                </c:pt>
                <c:pt idx="541">
                  <c:v>-0.648177</c:v>
                </c:pt>
                <c:pt idx="542">
                  <c:v>-0.39563599999999999</c:v>
                </c:pt>
                <c:pt idx="543">
                  <c:v>-0.68127099999999996</c:v>
                </c:pt>
                <c:pt idx="544">
                  <c:v>-0.21071599999999999</c:v>
                </c:pt>
                <c:pt idx="545">
                  <c:v>-0.34138400000000002</c:v>
                </c:pt>
                <c:pt idx="546">
                  <c:v>5.0439999999999999E-2</c:v>
                </c:pt>
                <c:pt idx="547">
                  <c:v>6.1615999999999997E-2</c:v>
                </c:pt>
                <c:pt idx="548">
                  <c:v>-9.2987E-2</c:v>
                </c:pt>
                <c:pt idx="549">
                  <c:v>-0.133663</c:v>
                </c:pt>
                <c:pt idx="550">
                  <c:v>1.7857999999999999E-2</c:v>
                </c:pt>
                <c:pt idx="551">
                  <c:v>-4.8416000000000001E-2</c:v>
                </c:pt>
                <c:pt idx="552">
                  <c:v>-9.7021999999999997E-2</c:v>
                </c:pt>
                <c:pt idx="553">
                  <c:v>-5.9795000000000001E-2</c:v>
                </c:pt>
                <c:pt idx="554">
                  <c:v>1.0675E-2</c:v>
                </c:pt>
                <c:pt idx="555">
                  <c:v>1.4952E-2</c:v>
                </c:pt>
                <c:pt idx="556">
                  <c:v>-1.9102000000000001E-2</c:v>
                </c:pt>
                <c:pt idx="557">
                  <c:v>-5.0978000000000002E-2</c:v>
                </c:pt>
                <c:pt idx="558">
                  <c:v>-4.0427999999999999E-2</c:v>
                </c:pt>
                <c:pt idx="559">
                  <c:v>-8.1918000000000005E-2</c:v>
                </c:pt>
                <c:pt idx="560">
                  <c:v>-2.3362000000000001E-2</c:v>
                </c:pt>
                <c:pt idx="561">
                  <c:v>-4.9923000000000002E-2</c:v>
                </c:pt>
                <c:pt idx="562">
                  <c:v>-4.4653999999999999E-2</c:v>
                </c:pt>
                <c:pt idx="563">
                  <c:v>-6.9037000000000001E-2</c:v>
                </c:pt>
                <c:pt idx="564">
                  <c:v>8.6759999999999997E-3</c:v>
                </c:pt>
                <c:pt idx="565">
                  <c:v>-1.8894999999999999E-2</c:v>
                </c:pt>
                <c:pt idx="566">
                  <c:v>-1.6943E-2</c:v>
                </c:pt>
                <c:pt idx="567">
                  <c:v>8.6280000000000003E-3</c:v>
                </c:pt>
                <c:pt idx="568">
                  <c:v>-1.4954E-2</c:v>
                </c:pt>
                <c:pt idx="569">
                  <c:v>-4.5834E-2</c:v>
                </c:pt>
                <c:pt idx="570">
                  <c:v>2.8729000000000001E-2</c:v>
                </c:pt>
                <c:pt idx="571">
                  <c:v>-3.3790000000000001E-3</c:v>
                </c:pt>
                <c:pt idx="572">
                  <c:v>-0.10231700000000001</c:v>
                </c:pt>
                <c:pt idx="573">
                  <c:v>-0.100094</c:v>
                </c:pt>
                <c:pt idx="574">
                  <c:v>1.0541999999999999E-2</c:v>
                </c:pt>
                <c:pt idx="575">
                  <c:v>-0.110148</c:v>
                </c:pt>
                <c:pt idx="576">
                  <c:v>5.2979999999999998E-3</c:v>
                </c:pt>
                <c:pt idx="577">
                  <c:v>4.0499E-2</c:v>
                </c:pt>
                <c:pt idx="578">
                  <c:v>6.2916E-2</c:v>
                </c:pt>
                <c:pt idx="579">
                  <c:v>9.0662999999999994E-2</c:v>
                </c:pt>
                <c:pt idx="580">
                  <c:v>-2.342E-2</c:v>
                </c:pt>
                <c:pt idx="581">
                  <c:v>-3.2030000000000001E-3</c:v>
                </c:pt>
                <c:pt idx="582">
                  <c:v>5.2113E-2</c:v>
                </c:pt>
                <c:pt idx="583">
                  <c:v>2.4296999999999999E-2</c:v>
                </c:pt>
                <c:pt idx="584">
                  <c:v>-5.0179000000000001E-2</c:v>
                </c:pt>
                <c:pt idx="585">
                  <c:v>-5.1340999999999998E-2</c:v>
                </c:pt>
                <c:pt idx="586">
                  <c:v>1.4819000000000001E-2</c:v>
                </c:pt>
                <c:pt idx="587">
                  <c:v>-7.6319999999999999E-3</c:v>
                </c:pt>
                <c:pt idx="588">
                  <c:v>-3.7352999999999997E-2</c:v>
                </c:pt>
                <c:pt idx="589">
                  <c:v>-6.1905000000000002E-2</c:v>
                </c:pt>
                <c:pt idx="590">
                  <c:v>1.4E-5</c:v>
                </c:pt>
                <c:pt idx="591">
                  <c:v>6.2000000000000003E-5</c:v>
                </c:pt>
                <c:pt idx="592">
                  <c:v>7.5119999999999996E-3</c:v>
                </c:pt>
                <c:pt idx="593">
                  <c:v>1.2902E-2</c:v>
                </c:pt>
                <c:pt idx="594">
                  <c:v>-2.7623999999999999E-2</c:v>
                </c:pt>
              </c:numCache>
            </c:numRef>
          </c:val>
          <c:smooth val="0"/>
          <c:extLst>
            <c:ext xmlns:c16="http://schemas.microsoft.com/office/drawing/2014/chart" uri="{C3380CC4-5D6E-409C-BE32-E72D297353CC}">
              <c16:uniqueId val="{00000001-F530-4417-8677-CC5E2DD9E7D1}"/>
            </c:ext>
          </c:extLst>
        </c:ser>
        <c:ser>
          <c:idx val="2"/>
          <c:order val="2"/>
          <c:tx>
            <c:strRef>
              <c:f>[action3_5times_gyro.csv]action3_5times_gyro!$L$1</c:f>
              <c:strCache>
                <c:ptCount val="1"/>
                <c:pt idx="0">
                  <c:v>Z_gyro</c:v>
                </c:pt>
              </c:strCache>
            </c:strRef>
          </c:tx>
          <c:spPr>
            <a:ln w="28575" cap="rnd">
              <a:solidFill>
                <a:schemeClr val="accent3"/>
              </a:solidFill>
              <a:round/>
            </a:ln>
            <a:effectLst/>
          </c:spPr>
          <c:marker>
            <c:symbol val="none"/>
          </c:marker>
          <c:val>
            <c:numRef>
              <c:f>[action3_5times_gyro.csv]action3_5times_gyro!$L$2:$L$650</c:f>
              <c:numCache>
                <c:formatCode>General</c:formatCode>
                <c:ptCount val="649"/>
                <c:pt idx="0">
                  <c:v>4.5538000000000002E-2</c:v>
                </c:pt>
                <c:pt idx="1">
                  <c:v>8.3478999999999998E-2</c:v>
                </c:pt>
                <c:pt idx="2">
                  <c:v>-3.4619999999999998E-3</c:v>
                </c:pt>
                <c:pt idx="3">
                  <c:v>-1.4618000000000001E-2</c:v>
                </c:pt>
                <c:pt idx="4">
                  <c:v>3.5882999999999998E-2</c:v>
                </c:pt>
                <c:pt idx="5">
                  <c:v>9.1835E-2</c:v>
                </c:pt>
                <c:pt idx="6">
                  <c:v>5.7480999999999997E-2</c:v>
                </c:pt>
                <c:pt idx="7">
                  <c:v>0.109208</c:v>
                </c:pt>
                <c:pt idx="8">
                  <c:v>4.4814E-2</c:v>
                </c:pt>
                <c:pt idx="9">
                  <c:v>0.104536</c:v>
                </c:pt>
                <c:pt idx="10">
                  <c:v>9.5269000000000006E-2</c:v>
                </c:pt>
                <c:pt idx="11">
                  <c:v>0.18853700000000001</c:v>
                </c:pt>
                <c:pt idx="12">
                  <c:v>0.109468</c:v>
                </c:pt>
                <c:pt idx="13">
                  <c:v>0.26168000000000002</c:v>
                </c:pt>
                <c:pt idx="14">
                  <c:v>0.188441</c:v>
                </c:pt>
                <c:pt idx="15">
                  <c:v>0.33302399999999999</c:v>
                </c:pt>
                <c:pt idx="16">
                  <c:v>0.101558</c:v>
                </c:pt>
                <c:pt idx="17">
                  <c:v>0.201594</c:v>
                </c:pt>
                <c:pt idx="18">
                  <c:v>0.13020799999999999</c:v>
                </c:pt>
                <c:pt idx="19">
                  <c:v>0.26301000000000002</c:v>
                </c:pt>
                <c:pt idx="20">
                  <c:v>9.6105999999999997E-2</c:v>
                </c:pt>
                <c:pt idx="21">
                  <c:v>0.157609</c:v>
                </c:pt>
                <c:pt idx="22">
                  <c:v>2.6327E-2</c:v>
                </c:pt>
                <c:pt idx="23">
                  <c:v>5.8929000000000002E-2</c:v>
                </c:pt>
                <c:pt idx="24">
                  <c:v>4.2021999999999997E-2</c:v>
                </c:pt>
                <c:pt idx="25">
                  <c:v>4.9307999999999998E-2</c:v>
                </c:pt>
                <c:pt idx="26">
                  <c:v>-1.0949E-2</c:v>
                </c:pt>
                <c:pt idx="27">
                  <c:v>1.8128999999999999E-2</c:v>
                </c:pt>
                <c:pt idx="28">
                  <c:v>-1.7799999999999999E-4</c:v>
                </c:pt>
                <c:pt idx="29">
                  <c:v>-0.12088400000000001</c:v>
                </c:pt>
                <c:pt idx="30">
                  <c:v>-5.1050000000000002E-3</c:v>
                </c:pt>
                <c:pt idx="31">
                  <c:v>2.2623000000000001E-2</c:v>
                </c:pt>
                <c:pt idx="32">
                  <c:v>2.155E-2</c:v>
                </c:pt>
                <c:pt idx="33">
                  <c:v>1.4942E-2</c:v>
                </c:pt>
                <c:pt idx="34">
                  <c:v>2.9562000000000001E-2</c:v>
                </c:pt>
                <c:pt idx="35">
                  <c:v>0.10033599999999999</c:v>
                </c:pt>
                <c:pt idx="36">
                  <c:v>4.3424999999999998E-2</c:v>
                </c:pt>
                <c:pt idx="37">
                  <c:v>2.0062E-2</c:v>
                </c:pt>
                <c:pt idx="38">
                  <c:v>-5.3093000000000001E-2</c:v>
                </c:pt>
                <c:pt idx="39">
                  <c:v>-6.2614000000000003E-2</c:v>
                </c:pt>
                <c:pt idx="40">
                  <c:v>-2.0393000000000001E-2</c:v>
                </c:pt>
                <c:pt idx="41">
                  <c:v>-0.16427700000000001</c:v>
                </c:pt>
                <c:pt idx="42">
                  <c:v>-0.24710799999999999</c:v>
                </c:pt>
                <c:pt idx="43">
                  <c:v>-0.49789</c:v>
                </c:pt>
                <c:pt idx="44">
                  <c:v>-0.20354900000000001</c:v>
                </c:pt>
                <c:pt idx="45">
                  <c:v>-0.40193200000000001</c:v>
                </c:pt>
                <c:pt idx="46">
                  <c:v>-0.24254000000000001</c:v>
                </c:pt>
                <c:pt idx="47">
                  <c:v>-0.53688499999999995</c:v>
                </c:pt>
                <c:pt idx="48">
                  <c:v>-0.31458399999999997</c:v>
                </c:pt>
                <c:pt idx="49">
                  <c:v>-0.57901100000000005</c:v>
                </c:pt>
                <c:pt idx="50">
                  <c:v>-0.19516800000000001</c:v>
                </c:pt>
                <c:pt idx="51">
                  <c:v>-0.34797899999999998</c:v>
                </c:pt>
                <c:pt idx="52">
                  <c:v>-0.102676</c:v>
                </c:pt>
                <c:pt idx="53">
                  <c:v>-0.15398999999999999</c:v>
                </c:pt>
                <c:pt idx="54">
                  <c:v>-6.1404E-2</c:v>
                </c:pt>
                <c:pt idx="55">
                  <c:v>-0.16365399999999999</c:v>
                </c:pt>
                <c:pt idx="56">
                  <c:v>-9.8016000000000006E-2</c:v>
                </c:pt>
                <c:pt idx="57">
                  <c:v>-0.16444600000000001</c:v>
                </c:pt>
                <c:pt idx="58">
                  <c:v>-2.5509999999999999E-3</c:v>
                </c:pt>
                <c:pt idx="59">
                  <c:v>3.6450000000000003E-2</c:v>
                </c:pt>
                <c:pt idx="60">
                  <c:v>3.735E-3</c:v>
                </c:pt>
                <c:pt idx="61">
                  <c:v>3.9018999999999998E-2</c:v>
                </c:pt>
                <c:pt idx="62">
                  <c:v>0.110786</c:v>
                </c:pt>
                <c:pt idx="63">
                  <c:v>0.16935700000000001</c:v>
                </c:pt>
                <c:pt idx="64">
                  <c:v>7.6870000000000003E-3</c:v>
                </c:pt>
                <c:pt idx="65">
                  <c:v>8.574E-3</c:v>
                </c:pt>
                <c:pt idx="66">
                  <c:v>2.6075999999999998E-2</c:v>
                </c:pt>
                <c:pt idx="67">
                  <c:v>0.15207899999999999</c:v>
                </c:pt>
                <c:pt idx="68">
                  <c:v>0.173954</c:v>
                </c:pt>
                <c:pt idx="69">
                  <c:v>0.32206800000000002</c:v>
                </c:pt>
                <c:pt idx="70">
                  <c:v>7.9203999999999997E-2</c:v>
                </c:pt>
                <c:pt idx="71">
                  <c:v>0.13081200000000001</c:v>
                </c:pt>
                <c:pt idx="72">
                  <c:v>0.120197</c:v>
                </c:pt>
                <c:pt idx="73">
                  <c:v>0.26338499999999998</c:v>
                </c:pt>
                <c:pt idx="74">
                  <c:v>7.6274999999999996E-2</c:v>
                </c:pt>
                <c:pt idx="75">
                  <c:v>5.6247999999999999E-2</c:v>
                </c:pt>
                <c:pt idx="76">
                  <c:v>-6.7663000000000001E-2</c:v>
                </c:pt>
                <c:pt idx="77">
                  <c:v>-8.7628999999999999E-2</c:v>
                </c:pt>
                <c:pt idx="78">
                  <c:v>2.3982E-2</c:v>
                </c:pt>
                <c:pt idx="79">
                  <c:v>5.6284000000000001E-2</c:v>
                </c:pt>
                <c:pt idx="80">
                  <c:v>3.9352999999999999E-2</c:v>
                </c:pt>
                <c:pt idx="81">
                  <c:v>0.116046</c:v>
                </c:pt>
                <c:pt idx="82">
                  <c:v>7.6927999999999996E-2</c:v>
                </c:pt>
                <c:pt idx="83">
                  <c:v>0.120807</c:v>
                </c:pt>
                <c:pt idx="84">
                  <c:v>5.9984999999999997E-2</c:v>
                </c:pt>
                <c:pt idx="85">
                  <c:v>0.14194100000000001</c:v>
                </c:pt>
                <c:pt idx="86">
                  <c:v>6.3211000000000003E-2</c:v>
                </c:pt>
                <c:pt idx="87">
                  <c:v>6.0406000000000001E-2</c:v>
                </c:pt>
                <c:pt idx="88">
                  <c:v>-0.102836</c:v>
                </c:pt>
                <c:pt idx="89">
                  <c:v>-0.34185300000000002</c:v>
                </c:pt>
                <c:pt idx="90">
                  <c:v>-0.27598</c:v>
                </c:pt>
                <c:pt idx="91">
                  <c:v>-0.51110500000000003</c:v>
                </c:pt>
                <c:pt idx="92">
                  <c:v>-0.16383600000000001</c:v>
                </c:pt>
                <c:pt idx="93">
                  <c:v>-0.28110299999999999</c:v>
                </c:pt>
                <c:pt idx="94">
                  <c:v>-9.3908000000000005E-2</c:v>
                </c:pt>
                <c:pt idx="95">
                  <c:v>-0.17471500000000001</c:v>
                </c:pt>
                <c:pt idx="96">
                  <c:v>-7.417E-3</c:v>
                </c:pt>
                <c:pt idx="97">
                  <c:v>1.7179E-2</c:v>
                </c:pt>
                <c:pt idx="98">
                  <c:v>7.7699000000000004E-2</c:v>
                </c:pt>
                <c:pt idx="99">
                  <c:v>0.28676600000000002</c:v>
                </c:pt>
                <c:pt idx="100">
                  <c:v>0.39882800000000002</c:v>
                </c:pt>
                <c:pt idx="101">
                  <c:v>0.97223099999999996</c:v>
                </c:pt>
                <c:pt idx="102">
                  <c:v>0.66609099999999999</c:v>
                </c:pt>
                <c:pt idx="103">
                  <c:v>1.389362</c:v>
                </c:pt>
                <c:pt idx="104">
                  <c:v>0.760432</c:v>
                </c:pt>
                <c:pt idx="105">
                  <c:v>1.808816</c:v>
                </c:pt>
                <c:pt idx="106">
                  <c:v>1.2351259999999999</c:v>
                </c:pt>
                <c:pt idx="107">
                  <c:v>2.2371539999999999</c:v>
                </c:pt>
                <c:pt idx="108">
                  <c:v>0.84067800000000004</c:v>
                </c:pt>
                <c:pt idx="109">
                  <c:v>1.9806600000000001</c:v>
                </c:pt>
                <c:pt idx="110">
                  <c:v>1.8582019999999999</c:v>
                </c:pt>
                <c:pt idx="111">
                  <c:v>3.7782749999999998</c:v>
                </c:pt>
                <c:pt idx="112">
                  <c:v>1.8684099999999999</c:v>
                </c:pt>
                <c:pt idx="113">
                  <c:v>3.9220480000000002</c:v>
                </c:pt>
                <c:pt idx="114">
                  <c:v>2.0053519999999998</c:v>
                </c:pt>
                <c:pt idx="115">
                  <c:v>3.911645</c:v>
                </c:pt>
                <c:pt idx="116">
                  <c:v>1.3163210000000001</c:v>
                </c:pt>
                <c:pt idx="117">
                  <c:v>2.5939760000000001</c:v>
                </c:pt>
                <c:pt idx="118">
                  <c:v>1.050162</c:v>
                </c:pt>
                <c:pt idx="119">
                  <c:v>1.911117</c:v>
                </c:pt>
                <c:pt idx="120">
                  <c:v>1.1205480000000001</c:v>
                </c:pt>
                <c:pt idx="121">
                  <c:v>2.6296750000000002</c:v>
                </c:pt>
                <c:pt idx="122">
                  <c:v>1.4156960000000001</c:v>
                </c:pt>
                <c:pt idx="123">
                  <c:v>2.4176190000000002</c:v>
                </c:pt>
                <c:pt idx="124">
                  <c:v>0.93317799999999995</c:v>
                </c:pt>
                <c:pt idx="125">
                  <c:v>2.127732</c:v>
                </c:pt>
                <c:pt idx="126">
                  <c:v>1.2586710000000001</c:v>
                </c:pt>
                <c:pt idx="127">
                  <c:v>2.4632339999999999</c:v>
                </c:pt>
                <c:pt idx="128">
                  <c:v>1.0640689999999999</c:v>
                </c:pt>
                <c:pt idx="129">
                  <c:v>1.8965369999999999</c:v>
                </c:pt>
                <c:pt idx="130">
                  <c:v>0.81298199999999998</c:v>
                </c:pt>
                <c:pt idx="131">
                  <c:v>1.7579990000000001</c:v>
                </c:pt>
                <c:pt idx="132">
                  <c:v>0.96843000000000001</c:v>
                </c:pt>
                <c:pt idx="133">
                  <c:v>1.8424579999999999</c:v>
                </c:pt>
                <c:pt idx="134">
                  <c:v>0.92244300000000001</c:v>
                </c:pt>
                <c:pt idx="135">
                  <c:v>1.9783489999999999</c:v>
                </c:pt>
                <c:pt idx="136">
                  <c:v>1.0869880000000001</c:v>
                </c:pt>
                <c:pt idx="137">
                  <c:v>1.806257</c:v>
                </c:pt>
                <c:pt idx="138">
                  <c:v>0.30251699999999998</c:v>
                </c:pt>
                <c:pt idx="139">
                  <c:v>0.53979999999999995</c:v>
                </c:pt>
                <c:pt idx="140">
                  <c:v>0.46359099999999998</c:v>
                </c:pt>
                <c:pt idx="141">
                  <c:v>1.0771109999999999</c:v>
                </c:pt>
                <c:pt idx="142">
                  <c:v>0.479271</c:v>
                </c:pt>
                <c:pt idx="143">
                  <c:v>1.0057739999999999</c:v>
                </c:pt>
                <c:pt idx="144">
                  <c:v>0.65879900000000002</c:v>
                </c:pt>
                <c:pt idx="145">
                  <c:v>1.214871</c:v>
                </c:pt>
                <c:pt idx="146">
                  <c:v>0.26120199999999999</c:v>
                </c:pt>
                <c:pt idx="147">
                  <c:v>0.31302099999999999</c:v>
                </c:pt>
                <c:pt idx="148">
                  <c:v>0.40000599999999997</c:v>
                </c:pt>
                <c:pt idx="149">
                  <c:v>1.468305</c:v>
                </c:pt>
                <c:pt idx="150">
                  <c:v>1.416088</c:v>
                </c:pt>
                <c:pt idx="151">
                  <c:v>2.618506</c:v>
                </c:pt>
                <c:pt idx="152">
                  <c:v>0.83725700000000003</c:v>
                </c:pt>
                <c:pt idx="153">
                  <c:v>1.7737890000000001</c:v>
                </c:pt>
                <c:pt idx="154">
                  <c:v>1.1094550000000001</c:v>
                </c:pt>
                <c:pt idx="155">
                  <c:v>2.0307819999999999</c:v>
                </c:pt>
                <c:pt idx="156">
                  <c:v>0.51977600000000002</c:v>
                </c:pt>
                <c:pt idx="157">
                  <c:v>0.87622199999999995</c:v>
                </c:pt>
                <c:pt idx="158">
                  <c:v>0.51060899999999998</c:v>
                </c:pt>
                <c:pt idx="159">
                  <c:v>1.155052</c:v>
                </c:pt>
                <c:pt idx="160">
                  <c:v>0.66573199999999999</c:v>
                </c:pt>
                <c:pt idx="161">
                  <c:v>1.3681890000000001</c:v>
                </c:pt>
                <c:pt idx="162">
                  <c:v>0.88991299999999995</c:v>
                </c:pt>
                <c:pt idx="163">
                  <c:v>2.062821</c:v>
                </c:pt>
                <c:pt idx="164">
                  <c:v>1.480083</c:v>
                </c:pt>
                <c:pt idx="165">
                  <c:v>3.1818559999999998</c:v>
                </c:pt>
                <c:pt idx="166">
                  <c:v>2.0201389999999999</c:v>
                </c:pt>
                <c:pt idx="167">
                  <c:v>4.46868</c:v>
                </c:pt>
                <c:pt idx="168">
                  <c:v>2.9036270000000002</c:v>
                </c:pt>
                <c:pt idx="169">
                  <c:v>6.0487339999999996</c:v>
                </c:pt>
                <c:pt idx="170">
                  <c:v>2.6605639999999999</c:v>
                </c:pt>
                <c:pt idx="171">
                  <c:v>4.5333480000000002</c:v>
                </c:pt>
                <c:pt idx="172">
                  <c:v>1.5538179999999999</c:v>
                </c:pt>
                <c:pt idx="173">
                  <c:v>3.5420609999999999</c:v>
                </c:pt>
                <c:pt idx="174">
                  <c:v>3.2773539999999999</c:v>
                </c:pt>
                <c:pt idx="175">
                  <c:v>7.90022</c:v>
                </c:pt>
                <c:pt idx="176">
                  <c:v>4.9823930000000001</c:v>
                </c:pt>
                <c:pt idx="177">
                  <c:v>9.5960459999999994</c:v>
                </c:pt>
                <c:pt idx="178">
                  <c:v>4.8292760000000001</c:v>
                </c:pt>
                <c:pt idx="179">
                  <c:v>9.8354800000000004</c:v>
                </c:pt>
                <c:pt idx="180">
                  <c:v>4.4124270000000001</c:v>
                </c:pt>
                <c:pt idx="181">
                  <c:v>8.4247890000000005</c:v>
                </c:pt>
                <c:pt idx="182">
                  <c:v>4.60907</c:v>
                </c:pt>
                <c:pt idx="183">
                  <c:v>10.163206000000001</c:v>
                </c:pt>
                <c:pt idx="184">
                  <c:v>5.7559079999999998</c:v>
                </c:pt>
                <c:pt idx="185">
                  <c:v>11.074223999999999</c:v>
                </c:pt>
                <c:pt idx="186">
                  <c:v>4.5740889999999998</c:v>
                </c:pt>
                <c:pt idx="187">
                  <c:v>8.2557390000000002</c:v>
                </c:pt>
                <c:pt idx="188">
                  <c:v>2.9437099999999998</c:v>
                </c:pt>
                <c:pt idx="189">
                  <c:v>5.1968269999999999</c:v>
                </c:pt>
                <c:pt idx="190">
                  <c:v>1.5522549999999999</c:v>
                </c:pt>
                <c:pt idx="191">
                  <c:v>2.471689</c:v>
                </c:pt>
                <c:pt idx="192">
                  <c:v>0.32786799999999999</c:v>
                </c:pt>
                <c:pt idx="193">
                  <c:v>0.16097900000000001</c:v>
                </c:pt>
                <c:pt idx="194">
                  <c:v>-0.84577599999999997</c:v>
                </c:pt>
                <c:pt idx="195">
                  <c:v>-2.2199049999999998</c:v>
                </c:pt>
                <c:pt idx="196">
                  <c:v>-1.7065360000000001</c:v>
                </c:pt>
                <c:pt idx="197">
                  <c:v>-3.8255690000000002</c:v>
                </c:pt>
                <c:pt idx="198">
                  <c:v>-2.6548470000000002</c:v>
                </c:pt>
                <c:pt idx="199">
                  <c:v>-6.0496109999999996</c:v>
                </c:pt>
                <c:pt idx="200">
                  <c:v>-4.3361970000000003</c:v>
                </c:pt>
                <c:pt idx="201">
                  <c:v>-9.0708780000000004</c:v>
                </c:pt>
                <c:pt idx="202">
                  <c:v>-4.8551270000000004</c:v>
                </c:pt>
                <c:pt idx="203">
                  <c:v>-10.123272</c:v>
                </c:pt>
                <c:pt idx="204">
                  <c:v>-6.013496</c:v>
                </c:pt>
                <c:pt idx="205">
                  <c:v>-12.825962000000001</c:v>
                </c:pt>
                <c:pt idx="206">
                  <c:v>-6.9874260000000001</c:v>
                </c:pt>
                <c:pt idx="207">
                  <c:v>-13.363177</c:v>
                </c:pt>
                <c:pt idx="208">
                  <c:v>-5.7239779999999998</c:v>
                </c:pt>
                <c:pt idx="209">
                  <c:v>-11.001984</c:v>
                </c:pt>
                <c:pt idx="210">
                  <c:v>-5.0432040000000002</c:v>
                </c:pt>
                <c:pt idx="211">
                  <c:v>-9.2944069999999996</c:v>
                </c:pt>
                <c:pt idx="212">
                  <c:v>-3.3707929999999999</c:v>
                </c:pt>
                <c:pt idx="213">
                  <c:v>-6.3508360000000001</c:v>
                </c:pt>
                <c:pt idx="214">
                  <c:v>-2.5392269999999999</c:v>
                </c:pt>
                <c:pt idx="215">
                  <c:v>-4.2528899999999998</c:v>
                </c:pt>
                <c:pt idx="216">
                  <c:v>-0.620259</c:v>
                </c:pt>
                <c:pt idx="217">
                  <c:v>-0.87075000000000002</c:v>
                </c:pt>
                <c:pt idx="218">
                  <c:v>-0.42139399999999999</c:v>
                </c:pt>
                <c:pt idx="219">
                  <c:v>-0.74089000000000005</c:v>
                </c:pt>
                <c:pt idx="220">
                  <c:v>0.31541200000000003</c:v>
                </c:pt>
                <c:pt idx="221">
                  <c:v>1.518807</c:v>
                </c:pt>
                <c:pt idx="222">
                  <c:v>1.9440949999999999</c:v>
                </c:pt>
                <c:pt idx="223">
                  <c:v>3.87717</c:v>
                </c:pt>
                <c:pt idx="224">
                  <c:v>1.5764359999999999</c:v>
                </c:pt>
                <c:pt idx="225">
                  <c:v>2.9169909999999999</c:v>
                </c:pt>
                <c:pt idx="226">
                  <c:v>1.841407</c:v>
                </c:pt>
                <c:pt idx="227">
                  <c:v>4.8456590000000004</c:v>
                </c:pt>
                <c:pt idx="228">
                  <c:v>3.4965730000000002</c:v>
                </c:pt>
                <c:pt idx="229">
                  <c:v>6.5750359999999999</c:v>
                </c:pt>
                <c:pt idx="230">
                  <c:v>2.3045490000000002</c:v>
                </c:pt>
                <c:pt idx="231">
                  <c:v>4.4740149999999996</c:v>
                </c:pt>
                <c:pt idx="232">
                  <c:v>2.812503</c:v>
                </c:pt>
                <c:pt idx="233">
                  <c:v>6.0447610000000003</c:v>
                </c:pt>
                <c:pt idx="234">
                  <c:v>2.8289399999999998</c:v>
                </c:pt>
                <c:pt idx="235">
                  <c:v>5.2518830000000003</c:v>
                </c:pt>
                <c:pt idx="236">
                  <c:v>2.3477209999999999</c:v>
                </c:pt>
                <c:pt idx="237">
                  <c:v>4.7446489999999999</c:v>
                </c:pt>
                <c:pt idx="238">
                  <c:v>2.1345930000000002</c:v>
                </c:pt>
                <c:pt idx="239">
                  <c:v>4.1315600000000003</c:v>
                </c:pt>
                <c:pt idx="240">
                  <c:v>2.3232119999999998</c:v>
                </c:pt>
                <c:pt idx="241">
                  <c:v>4.9272099999999996</c:v>
                </c:pt>
                <c:pt idx="242">
                  <c:v>2.6538249999999999</c:v>
                </c:pt>
                <c:pt idx="243">
                  <c:v>5.3486070000000003</c:v>
                </c:pt>
                <c:pt idx="244">
                  <c:v>2.7056369999999998</c:v>
                </c:pt>
                <c:pt idx="245">
                  <c:v>5.2970420000000003</c:v>
                </c:pt>
                <c:pt idx="246">
                  <c:v>2.454367</c:v>
                </c:pt>
                <c:pt idx="247">
                  <c:v>4.7567130000000004</c:v>
                </c:pt>
                <c:pt idx="248">
                  <c:v>2.1247980000000002</c:v>
                </c:pt>
                <c:pt idx="249">
                  <c:v>3.993725</c:v>
                </c:pt>
                <c:pt idx="250">
                  <c:v>1.7108559999999999</c:v>
                </c:pt>
                <c:pt idx="251">
                  <c:v>3.2834750000000001</c:v>
                </c:pt>
                <c:pt idx="252">
                  <c:v>1.5059089999999999</c:v>
                </c:pt>
                <c:pt idx="253">
                  <c:v>2.8433259999999998</c:v>
                </c:pt>
                <c:pt idx="254">
                  <c:v>1.063545</c:v>
                </c:pt>
                <c:pt idx="255">
                  <c:v>1.7030590000000001</c:v>
                </c:pt>
                <c:pt idx="256">
                  <c:v>-3.5691000000000001E-2</c:v>
                </c:pt>
                <c:pt idx="257">
                  <c:v>-0.98229299999999997</c:v>
                </c:pt>
                <c:pt idx="258">
                  <c:v>-1.7964690000000001</c:v>
                </c:pt>
                <c:pt idx="259">
                  <c:v>-4.0911730000000004</c:v>
                </c:pt>
                <c:pt idx="260">
                  <c:v>-2.31908</c:v>
                </c:pt>
                <c:pt idx="261">
                  <c:v>-4.5500769999999999</c:v>
                </c:pt>
                <c:pt idx="262">
                  <c:v>-2.4401280000000001</c:v>
                </c:pt>
                <c:pt idx="263">
                  <c:v>-5.268554</c:v>
                </c:pt>
                <c:pt idx="264">
                  <c:v>-3.013566</c:v>
                </c:pt>
                <c:pt idx="265">
                  <c:v>-5.808656</c:v>
                </c:pt>
                <c:pt idx="266">
                  <c:v>-2.7074760000000002</c:v>
                </c:pt>
                <c:pt idx="267">
                  <c:v>-5.7844110000000004</c:v>
                </c:pt>
                <c:pt idx="268">
                  <c:v>-3.7513169999999998</c:v>
                </c:pt>
                <c:pt idx="269">
                  <c:v>-7.7692040000000002</c:v>
                </c:pt>
                <c:pt idx="270">
                  <c:v>-3.753895</c:v>
                </c:pt>
                <c:pt idx="271">
                  <c:v>-7.382066</c:v>
                </c:pt>
                <c:pt idx="272">
                  <c:v>-3.8746399999999999</c:v>
                </c:pt>
                <c:pt idx="273">
                  <c:v>-7.9078549999999996</c:v>
                </c:pt>
                <c:pt idx="274">
                  <c:v>-3.8671980000000001</c:v>
                </c:pt>
                <c:pt idx="275">
                  <c:v>-7.5519769999999999</c:v>
                </c:pt>
                <c:pt idx="276">
                  <c:v>-3.8193600000000001</c:v>
                </c:pt>
                <c:pt idx="277">
                  <c:v>-7.8758889999999999</c:v>
                </c:pt>
                <c:pt idx="278">
                  <c:v>-4.0548669999999998</c:v>
                </c:pt>
                <c:pt idx="279">
                  <c:v>-7.8498809999999999</c:v>
                </c:pt>
                <c:pt idx="280">
                  <c:v>-3.3434889999999999</c:v>
                </c:pt>
                <c:pt idx="281">
                  <c:v>-6.1424750000000001</c:v>
                </c:pt>
                <c:pt idx="282">
                  <c:v>-2.4955590000000001</c:v>
                </c:pt>
                <c:pt idx="283">
                  <c:v>-4.9617430000000002</c:v>
                </c:pt>
                <c:pt idx="284">
                  <c:v>-2.5653869999999999</c:v>
                </c:pt>
                <c:pt idx="285">
                  <c:v>-5.1838490000000004</c:v>
                </c:pt>
                <c:pt idx="286">
                  <c:v>-2.4066670000000001</c:v>
                </c:pt>
                <c:pt idx="287">
                  <c:v>-4.4488659999999998</c:v>
                </c:pt>
                <c:pt idx="288">
                  <c:v>-1.857156</c:v>
                </c:pt>
                <c:pt idx="289">
                  <c:v>-3.5335429999999999</c:v>
                </c:pt>
                <c:pt idx="290">
                  <c:v>-1.7307520000000001</c:v>
                </c:pt>
                <c:pt idx="291">
                  <c:v>-3.5767699999999998</c:v>
                </c:pt>
                <c:pt idx="292">
                  <c:v>-1.449872</c:v>
                </c:pt>
                <c:pt idx="293">
                  <c:v>-2.0477759999999998</c:v>
                </c:pt>
                <c:pt idx="294">
                  <c:v>7.1354000000000001E-2</c:v>
                </c:pt>
                <c:pt idx="295">
                  <c:v>0.16564400000000001</c:v>
                </c:pt>
                <c:pt idx="296">
                  <c:v>-0.100938</c:v>
                </c:pt>
                <c:pt idx="297">
                  <c:v>0.15324499999999999</c:v>
                </c:pt>
                <c:pt idx="298">
                  <c:v>1.2709299999999999</c:v>
                </c:pt>
                <c:pt idx="299">
                  <c:v>3.8196729999999999</c:v>
                </c:pt>
                <c:pt idx="300">
                  <c:v>3.2110300000000001</c:v>
                </c:pt>
                <c:pt idx="301">
                  <c:v>6.745317</c:v>
                </c:pt>
                <c:pt idx="302">
                  <c:v>3.880207</c:v>
                </c:pt>
                <c:pt idx="303">
                  <c:v>8.0409079999999999</c:v>
                </c:pt>
                <c:pt idx="304">
                  <c:v>4.1655800000000003</c:v>
                </c:pt>
                <c:pt idx="305">
                  <c:v>8.229317</c:v>
                </c:pt>
                <c:pt idx="306">
                  <c:v>4.1965649999999997</c:v>
                </c:pt>
                <c:pt idx="307">
                  <c:v>8.8675440000000005</c:v>
                </c:pt>
                <c:pt idx="308">
                  <c:v>5.2519679999999997</c:v>
                </c:pt>
                <c:pt idx="309">
                  <c:v>10.396447999999999</c:v>
                </c:pt>
                <c:pt idx="310">
                  <c:v>4.5265639999999996</c:v>
                </c:pt>
                <c:pt idx="311">
                  <c:v>8.4403089999999992</c:v>
                </c:pt>
                <c:pt idx="312">
                  <c:v>3.6003310000000002</c:v>
                </c:pt>
                <c:pt idx="313">
                  <c:v>7.0499429999999998</c:v>
                </c:pt>
                <c:pt idx="314">
                  <c:v>3.209581</c:v>
                </c:pt>
                <c:pt idx="315">
                  <c:v>6.1081200000000004</c:v>
                </c:pt>
                <c:pt idx="316">
                  <c:v>2.5136940000000001</c:v>
                </c:pt>
                <c:pt idx="317">
                  <c:v>4.7541500000000001</c:v>
                </c:pt>
                <c:pt idx="318">
                  <c:v>2.1732809999999998</c:v>
                </c:pt>
                <c:pt idx="319">
                  <c:v>4.0833729999999999</c:v>
                </c:pt>
                <c:pt idx="320">
                  <c:v>1.2952900000000001</c:v>
                </c:pt>
                <c:pt idx="321">
                  <c:v>2.080187</c:v>
                </c:pt>
                <c:pt idx="322">
                  <c:v>0.62129999999999996</c:v>
                </c:pt>
                <c:pt idx="323">
                  <c:v>1.294359</c:v>
                </c:pt>
                <c:pt idx="324">
                  <c:v>0.62148800000000004</c:v>
                </c:pt>
                <c:pt idx="325">
                  <c:v>0.60826800000000003</c:v>
                </c:pt>
                <c:pt idx="326">
                  <c:v>-0.90348099999999998</c:v>
                </c:pt>
                <c:pt idx="327">
                  <c:v>-2.391743</c:v>
                </c:pt>
                <c:pt idx="328">
                  <c:v>-2.1654969999999998</c:v>
                </c:pt>
                <c:pt idx="329">
                  <c:v>-4.9332890000000003</c:v>
                </c:pt>
                <c:pt idx="330">
                  <c:v>-3.4112900000000002</c:v>
                </c:pt>
                <c:pt idx="331">
                  <c:v>-7.3138969999999999</c:v>
                </c:pt>
                <c:pt idx="332">
                  <c:v>-4.3027199999999999</c:v>
                </c:pt>
                <c:pt idx="333">
                  <c:v>-8.7072120000000002</c:v>
                </c:pt>
                <c:pt idx="334">
                  <c:v>-4.3503610000000004</c:v>
                </c:pt>
                <c:pt idx="335">
                  <c:v>-8.8741699999999994</c:v>
                </c:pt>
                <c:pt idx="336">
                  <c:v>-4.704555</c:v>
                </c:pt>
                <c:pt idx="337">
                  <c:v>-9.4389730000000007</c:v>
                </c:pt>
                <c:pt idx="338">
                  <c:v>-4.4079639999999998</c:v>
                </c:pt>
                <c:pt idx="339">
                  <c:v>-8.2454789999999996</c:v>
                </c:pt>
                <c:pt idx="340">
                  <c:v>-3.5030559999999999</c:v>
                </c:pt>
                <c:pt idx="341">
                  <c:v>-6.9383400000000002</c:v>
                </c:pt>
                <c:pt idx="342">
                  <c:v>-3.142706</c:v>
                </c:pt>
                <c:pt idx="343">
                  <c:v>-6.1345919999999996</c:v>
                </c:pt>
                <c:pt idx="344">
                  <c:v>-2.7164130000000002</c:v>
                </c:pt>
                <c:pt idx="345">
                  <c:v>-5.1525889999999999</c:v>
                </c:pt>
                <c:pt idx="346">
                  <c:v>-2.2665470000000001</c:v>
                </c:pt>
                <c:pt idx="347">
                  <c:v>-4.5904870000000004</c:v>
                </c:pt>
                <c:pt idx="348">
                  <c:v>-2.5293410000000001</c:v>
                </c:pt>
                <c:pt idx="349">
                  <c:v>-4.8907759999999998</c:v>
                </c:pt>
                <c:pt idx="350">
                  <c:v>-1.9970399999999999</c:v>
                </c:pt>
                <c:pt idx="351">
                  <c:v>-3.825393</c:v>
                </c:pt>
                <c:pt idx="352">
                  <c:v>-1.784405</c:v>
                </c:pt>
                <c:pt idx="353">
                  <c:v>-3.366803</c:v>
                </c:pt>
                <c:pt idx="354">
                  <c:v>-1.3277209999999999</c:v>
                </c:pt>
                <c:pt idx="355">
                  <c:v>-2.4705409999999999</c:v>
                </c:pt>
                <c:pt idx="356">
                  <c:v>-0.98667199999999999</c:v>
                </c:pt>
                <c:pt idx="357">
                  <c:v>-1.76712</c:v>
                </c:pt>
                <c:pt idx="358">
                  <c:v>-0.750421</c:v>
                </c:pt>
                <c:pt idx="359">
                  <c:v>-1.71478</c:v>
                </c:pt>
                <c:pt idx="360">
                  <c:v>-0.89658700000000002</c:v>
                </c:pt>
                <c:pt idx="361">
                  <c:v>-1.1149290000000001</c:v>
                </c:pt>
                <c:pt idx="362">
                  <c:v>0.188586</c:v>
                </c:pt>
                <c:pt idx="363">
                  <c:v>0.35496100000000003</c:v>
                </c:pt>
                <c:pt idx="364">
                  <c:v>0.143925</c:v>
                </c:pt>
                <c:pt idx="365">
                  <c:v>0.71515899999999999</c:v>
                </c:pt>
                <c:pt idx="366">
                  <c:v>1.001714</c:v>
                </c:pt>
                <c:pt idx="367">
                  <c:v>2.373535</c:v>
                </c:pt>
                <c:pt idx="368">
                  <c:v>1.7926329999999999</c:v>
                </c:pt>
                <c:pt idx="369">
                  <c:v>3.9256549999999999</c:v>
                </c:pt>
                <c:pt idx="370">
                  <c:v>2.3237899999999998</c:v>
                </c:pt>
                <c:pt idx="371">
                  <c:v>5.0679179999999997</c:v>
                </c:pt>
                <c:pt idx="372">
                  <c:v>3.7980830000000001</c:v>
                </c:pt>
                <c:pt idx="373">
                  <c:v>9.0453650000000003</c:v>
                </c:pt>
                <c:pt idx="374">
                  <c:v>6.063231</c:v>
                </c:pt>
                <c:pt idx="375">
                  <c:v>11.714572</c:v>
                </c:pt>
                <c:pt idx="376">
                  <c:v>4.8853020000000003</c:v>
                </c:pt>
                <c:pt idx="377">
                  <c:v>9.1107840000000007</c:v>
                </c:pt>
                <c:pt idx="378">
                  <c:v>3.9673379999999998</c:v>
                </c:pt>
                <c:pt idx="379">
                  <c:v>7.5270820000000001</c:v>
                </c:pt>
                <c:pt idx="380">
                  <c:v>3.300875</c:v>
                </c:pt>
                <c:pt idx="381">
                  <c:v>6.5590679999999999</c:v>
                </c:pt>
                <c:pt idx="382">
                  <c:v>3.3501089999999998</c:v>
                </c:pt>
                <c:pt idx="383">
                  <c:v>6.5139889999999996</c:v>
                </c:pt>
                <c:pt idx="384">
                  <c:v>3.0641129999999999</c:v>
                </c:pt>
                <c:pt idx="385">
                  <c:v>6.0441750000000001</c:v>
                </c:pt>
                <c:pt idx="386">
                  <c:v>2.7436189999999998</c:v>
                </c:pt>
                <c:pt idx="387">
                  <c:v>4.9335529999999999</c:v>
                </c:pt>
                <c:pt idx="388">
                  <c:v>1.439891</c:v>
                </c:pt>
                <c:pt idx="389">
                  <c:v>2.265936</c:v>
                </c:pt>
                <c:pt idx="390">
                  <c:v>0.32594800000000002</c:v>
                </c:pt>
                <c:pt idx="391">
                  <c:v>0.293686</c:v>
                </c:pt>
                <c:pt idx="392">
                  <c:v>-0.360151</c:v>
                </c:pt>
                <c:pt idx="393">
                  <c:v>-0.90349900000000005</c:v>
                </c:pt>
                <c:pt idx="394">
                  <c:v>-0.84882599999999997</c:v>
                </c:pt>
                <c:pt idx="395">
                  <c:v>-2.2197559999999998</c:v>
                </c:pt>
                <c:pt idx="396">
                  <c:v>-2.0669420000000001</c:v>
                </c:pt>
                <c:pt idx="397">
                  <c:v>-4.9037730000000002</c:v>
                </c:pt>
                <c:pt idx="398">
                  <c:v>-3.6778249999999999</c:v>
                </c:pt>
                <c:pt idx="399">
                  <c:v>-7.9123340000000004</c:v>
                </c:pt>
                <c:pt idx="400">
                  <c:v>-4.5109110000000001</c:v>
                </c:pt>
                <c:pt idx="401">
                  <c:v>-9.3225409999999993</c:v>
                </c:pt>
                <c:pt idx="402">
                  <c:v>-4.9526820000000003</c:v>
                </c:pt>
                <c:pt idx="403">
                  <c:v>-9.9315250000000006</c:v>
                </c:pt>
                <c:pt idx="404">
                  <c:v>-4.8579530000000002</c:v>
                </c:pt>
                <c:pt idx="405">
                  <c:v>-9.4848289999999995</c:v>
                </c:pt>
                <c:pt idx="406">
                  <c:v>-4.5469799999999996</c:v>
                </c:pt>
                <c:pt idx="407">
                  <c:v>-8.6932650000000002</c:v>
                </c:pt>
                <c:pt idx="408">
                  <c:v>-3.770699</c:v>
                </c:pt>
                <c:pt idx="409">
                  <c:v>-7.7434349999999998</c:v>
                </c:pt>
                <c:pt idx="410">
                  <c:v>-4.2949830000000002</c:v>
                </c:pt>
                <c:pt idx="411">
                  <c:v>-8.47851</c:v>
                </c:pt>
                <c:pt idx="412">
                  <c:v>-3.7261519999999999</c:v>
                </c:pt>
                <c:pt idx="413">
                  <c:v>-6.8874449999999996</c:v>
                </c:pt>
                <c:pt idx="414">
                  <c:v>-2.839664</c:v>
                </c:pt>
                <c:pt idx="415">
                  <c:v>-5.4888510000000004</c:v>
                </c:pt>
                <c:pt idx="416">
                  <c:v>-2.5779909999999999</c:v>
                </c:pt>
                <c:pt idx="417">
                  <c:v>-5.221622</c:v>
                </c:pt>
                <c:pt idx="418">
                  <c:v>-2.7497500000000001</c:v>
                </c:pt>
                <c:pt idx="419">
                  <c:v>-5.3065720000000001</c:v>
                </c:pt>
                <c:pt idx="420">
                  <c:v>-2.0635330000000001</c:v>
                </c:pt>
                <c:pt idx="421">
                  <c:v>-3.7410389999999998</c:v>
                </c:pt>
                <c:pt idx="422">
                  <c:v>-1.4738640000000001</c:v>
                </c:pt>
                <c:pt idx="423">
                  <c:v>-2.7339500000000001</c:v>
                </c:pt>
                <c:pt idx="424">
                  <c:v>-1.10114</c:v>
                </c:pt>
                <c:pt idx="425">
                  <c:v>-2.0615320000000001</c:v>
                </c:pt>
                <c:pt idx="426">
                  <c:v>-0.79054800000000003</c:v>
                </c:pt>
                <c:pt idx="427">
                  <c:v>-1.2671559999999999</c:v>
                </c:pt>
                <c:pt idx="428">
                  <c:v>-0.19070699999999999</c:v>
                </c:pt>
                <c:pt idx="429">
                  <c:v>-0.457283</c:v>
                </c:pt>
                <c:pt idx="430">
                  <c:v>-0.36787999999999998</c:v>
                </c:pt>
                <c:pt idx="431">
                  <c:v>-0.28712500000000002</c:v>
                </c:pt>
                <c:pt idx="432">
                  <c:v>0.83630899999999997</c:v>
                </c:pt>
                <c:pt idx="433">
                  <c:v>2.093823</c:v>
                </c:pt>
                <c:pt idx="434">
                  <c:v>0.82205600000000001</c:v>
                </c:pt>
                <c:pt idx="435">
                  <c:v>1.0822270000000001</c:v>
                </c:pt>
                <c:pt idx="436">
                  <c:v>0.32931199999999999</c:v>
                </c:pt>
                <c:pt idx="437">
                  <c:v>1.724639</c:v>
                </c:pt>
                <c:pt idx="438">
                  <c:v>2.5830510000000002</c:v>
                </c:pt>
                <c:pt idx="439">
                  <c:v>5.1260579999999996</c:v>
                </c:pt>
                <c:pt idx="440">
                  <c:v>2.114697</c:v>
                </c:pt>
                <c:pt idx="441">
                  <c:v>4.3572350000000002</c:v>
                </c:pt>
                <c:pt idx="442">
                  <c:v>3.144304</c:v>
                </c:pt>
                <c:pt idx="443">
                  <c:v>7.0866579999999999</c:v>
                </c:pt>
                <c:pt idx="444">
                  <c:v>4.05389</c:v>
                </c:pt>
                <c:pt idx="445">
                  <c:v>8.0629960000000001</c:v>
                </c:pt>
                <c:pt idx="446">
                  <c:v>3.9797959999999999</c:v>
                </c:pt>
                <c:pt idx="447">
                  <c:v>8.2971690000000002</c:v>
                </c:pt>
                <c:pt idx="448">
                  <c:v>4.7359460000000002</c:v>
                </c:pt>
                <c:pt idx="449">
                  <c:v>9.1832670000000007</c:v>
                </c:pt>
                <c:pt idx="450">
                  <c:v>3.7350099999999999</c:v>
                </c:pt>
                <c:pt idx="451">
                  <c:v>7.1032929999999999</c:v>
                </c:pt>
                <c:pt idx="452">
                  <c:v>3.4446379999999999</c:v>
                </c:pt>
                <c:pt idx="453">
                  <c:v>7.0211790000000001</c:v>
                </c:pt>
                <c:pt idx="454">
                  <c:v>3.6139220000000001</c:v>
                </c:pt>
                <c:pt idx="455">
                  <c:v>7.0878560000000004</c:v>
                </c:pt>
                <c:pt idx="456">
                  <c:v>3.3230979999999999</c:v>
                </c:pt>
                <c:pt idx="457">
                  <c:v>6.4661530000000003</c:v>
                </c:pt>
                <c:pt idx="458">
                  <c:v>2.7960590000000001</c:v>
                </c:pt>
                <c:pt idx="459">
                  <c:v>4.9305320000000004</c:v>
                </c:pt>
                <c:pt idx="460">
                  <c:v>1.3458429999999999</c:v>
                </c:pt>
                <c:pt idx="461">
                  <c:v>2.0493320000000002</c:v>
                </c:pt>
                <c:pt idx="462">
                  <c:v>0.43001600000000001</c:v>
                </c:pt>
                <c:pt idx="463">
                  <c:v>0.58137799999999995</c:v>
                </c:pt>
                <c:pt idx="464">
                  <c:v>-0.29491800000000001</c:v>
                </c:pt>
                <c:pt idx="465">
                  <c:v>-1.1423749999999999</c:v>
                </c:pt>
                <c:pt idx="466">
                  <c:v>-1.406012</c:v>
                </c:pt>
                <c:pt idx="467">
                  <c:v>-3.359245</c:v>
                </c:pt>
                <c:pt idx="468">
                  <c:v>-2.0649289999999998</c:v>
                </c:pt>
                <c:pt idx="469">
                  <c:v>-4.0447360000000003</c:v>
                </c:pt>
                <c:pt idx="470">
                  <c:v>-1.9582679999999999</c:v>
                </c:pt>
                <c:pt idx="471">
                  <c:v>-4.239573</c:v>
                </c:pt>
                <c:pt idx="472">
                  <c:v>-2.753647</c:v>
                </c:pt>
                <c:pt idx="473">
                  <c:v>-5.6923050000000002</c:v>
                </c:pt>
                <c:pt idx="474">
                  <c:v>-2.9583349999999999</c:v>
                </c:pt>
                <c:pt idx="475">
                  <c:v>-6.061026</c:v>
                </c:pt>
                <c:pt idx="476">
                  <c:v>-3.2106080000000001</c:v>
                </c:pt>
                <c:pt idx="477">
                  <c:v>-6.6068689999999997</c:v>
                </c:pt>
                <c:pt idx="478">
                  <c:v>-3.4371900000000002</c:v>
                </c:pt>
                <c:pt idx="479">
                  <c:v>-6.8607719999999999</c:v>
                </c:pt>
                <c:pt idx="480">
                  <c:v>-3.8779840000000001</c:v>
                </c:pt>
                <c:pt idx="481">
                  <c:v>-8.7535450000000008</c:v>
                </c:pt>
                <c:pt idx="482">
                  <c:v>-5.6239559999999997</c:v>
                </c:pt>
                <c:pt idx="483">
                  <c:v>-11.356695999999999</c:v>
                </c:pt>
                <c:pt idx="484">
                  <c:v>-5.367991</c:v>
                </c:pt>
                <c:pt idx="485">
                  <c:v>-10.445532999999999</c:v>
                </c:pt>
                <c:pt idx="486">
                  <c:v>-5.0512119999999996</c:v>
                </c:pt>
                <c:pt idx="487">
                  <c:v>-10.126571999999999</c:v>
                </c:pt>
                <c:pt idx="488">
                  <c:v>-5.0581779999999998</c:v>
                </c:pt>
                <c:pt idx="489">
                  <c:v>-10.251025</c:v>
                </c:pt>
                <c:pt idx="490">
                  <c:v>-4.8845080000000003</c:v>
                </c:pt>
                <c:pt idx="491">
                  <c:v>-8.6678809999999995</c:v>
                </c:pt>
                <c:pt idx="492">
                  <c:v>-2.5109599999999999</c:v>
                </c:pt>
                <c:pt idx="493">
                  <c:v>-4.174779</c:v>
                </c:pt>
                <c:pt idx="494">
                  <c:v>-1.308651</c:v>
                </c:pt>
                <c:pt idx="495">
                  <c:v>-2.1293660000000001</c:v>
                </c:pt>
                <c:pt idx="496">
                  <c:v>2.879E-3</c:v>
                </c:pt>
                <c:pt idx="497">
                  <c:v>0.72194000000000003</c:v>
                </c:pt>
                <c:pt idx="498">
                  <c:v>0.84043199999999996</c:v>
                </c:pt>
                <c:pt idx="499">
                  <c:v>1.658315</c:v>
                </c:pt>
                <c:pt idx="500">
                  <c:v>0.851294</c:v>
                </c:pt>
                <c:pt idx="501">
                  <c:v>1.650183</c:v>
                </c:pt>
                <c:pt idx="502">
                  <c:v>0.61090999999999995</c:v>
                </c:pt>
                <c:pt idx="503">
                  <c:v>1.0472060000000001</c:v>
                </c:pt>
                <c:pt idx="504">
                  <c:v>0.37713600000000003</c:v>
                </c:pt>
                <c:pt idx="505">
                  <c:v>0.98324999999999996</c:v>
                </c:pt>
                <c:pt idx="506">
                  <c:v>0.82311500000000004</c:v>
                </c:pt>
                <c:pt idx="507">
                  <c:v>1.627756</c:v>
                </c:pt>
                <c:pt idx="508">
                  <c:v>0.52432800000000002</c:v>
                </c:pt>
                <c:pt idx="509">
                  <c:v>0.60609100000000005</c:v>
                </c:pt>
                <c:pt idx="510">
                  <c:v>-0.84649300000000005</c:v>
                </c:pt>
                <c:pt idx="511">
                  <c:v>-2.6493549999999999</c:v>
                </c:pt>
                <c:pt idx="512">
                  <c:v>-2.086274</c:v>
                </c:pt>
                <c:pt idx="513">
                  <c:v>-3.6514769999999999</c:v>
                </c:pt>
                <c:pt idx="514">
                  <c:v>-0.86173299999999997</c:v>
                </c:pt>
                <c:pt idx="515">
                  <c:v>-1.4422569999999999</c:v>
                </c:pt>
                <c:pt idx="516">
                  <c:v>-0.97412900000000002</c:v>
                </c:pt>
                <c:pt idx="517">
                  <c:v>-2.5361690000000001</c:v>
                </c:pt>
                <c:pt idx="518">
                  <c:v>-2.431222</c:v>
                </c:pt>
                <c:pt idx="519">
                  <c:v>-5.5211499999999996</c:v>
                </c:pt>
                <c:pt idx="520">
                  <c:v>-3.5243859999999998</c:v>
                </c:pt>
                <c:pt idx="521">
                  <c:v>-7.3498609999999998</c:v>
                </c:pt>
                <c:pt idx="522">
                  <c:v>-4.0544929999999999</c:v>
                </c:pt>
                <c:pt idx="523">
                  <c:v>-8.2042409999999997</c:v>
                </c:pt>
                <c:pt idx="524">
                  <c:v>-4.0048190000000004</c:v>
                </c:pt>
                <c:pt idx="525">
                  <c:v>-7.9000339999999998</c:v>
                </c:pt>
                <c:pt idx="526">
                  <c:v>-3.804738</c:v>
                </c:pt>
                <c:pt idx="527">
                  <c:v>-7.5023739999999997</c:v>
                </c:pt>
                <c:pt idx="528">
                  <c:v>-3.6692749999999998</c:v>
                </c:pt>
                <c:pt idx="529">
                  <c:v>-7.3056429999999999</c:v>
                </c:pt>
                <c:pt idx="530">
                  <c:v>-3.544149</c:v>
                </c:pt>
                <c:pt idx="531">
                  <c:v>-6.8158159999999999</c:v>
                </c:pt>
                <c:pt idx="532">
                  <c:v>-3.0762860000000001</c:v>
                </c:pt>
                <c:pt idx="533">
                  <c:v>-5.9831060000000003</c:v>
                </c:pt>
                <c:pt idx="534">
                  <c:v>-2.7172969999999999</c:v>
                </c:pt>
                <c:pt idx="535">
                  <c:v>-5.1430300000000004</c:v>
                </c:pt>
                <c:pt idx="536">
                  <c:v>-2.046729</c:v>
                </c:pt>
                <c:pt idx="537">
                  <c:v>-3.664018</c:v>
                </c:pt>
                <c:pt idx="538">
                  <c:v>-1.28071</c:v>
                </c:pt>
                <c:pt idx="539">
                  <c:v>-2.265638</c:v>
                </c:pt>
                <c:pt idx="540">
                  <c:v>-0.777721</c:v>
                </c:pt>
                <c:pt idx="541">
                  <c:v>-1.3882570000000001</c:v>
                </c:pt>
                <c:pt idx="542">
                  <c:v>-0.61811199999999999</c:v>
                </c:pt>
                <c:pt idx="543">
                  <c:v>-1.146279</c:v>
                </c:pt>
                <c:pt idx="544">
                  <c:v>-0.372722</c:v>
                </c:pt>
                <c:pt idx="545">
                  <c:v>-0.64402000000000004</c:v>
                </c:pt>
                <c:pt idx="546">
                  <c:v>-0.24660599999999999</c:v>
                </c:pt>
                <c:pt idx="547">
                  <c:v>-0.44160899999999997</c:v>
                </c:pt>
                <c:pt idx="548">
                  <c:v>-0.11951299999999999</c:v>
                </c:pt>
                <c:pt idx="549">
                  <c:v>-0.18696599999999999</c:v>
                </c:pt>
                <c:pt idx="550">
                  <c:v>-7.5431999999999999E-2</c:v>
                </c:pt>
                <c:pt idx="551">
                  <c:v>-0.16608400000000001</c:v>
                </c:pt>
                <c:pt idx="552">
                  <c:v>-4.7482999999999997E-2</c:v>
                </c:pt>
                <c:pt idx="553">
                  <c:v>-4.2875999999999997E-2</c:v>
                </c:pt>
                <c:pt idx="554">
                  <c:v>-8.7500000000000002E-4</c:v>
                </c:pt>
                <c:pt idx="555">
                  <c:v>-5.9699999999999996E-3</c:v>
                </c:pt>
                <c:pt idx="556">
                  <c:v>1.9508000000000001E-2</c:v>
                </c:pt>
                <c:pt idx="557">
                  <c:v>4.5397E-2</c:v>
                </c:pt>
                <c:pt idx="558">
                  <c:v>1.5199000000000001E-2</c:v>
                </c:pt>
                <c:pt idx="559">
                  <c:v>3.4610000000000002E-2</c:v>
                </c:pt>
                <c:pt idx="560">
                  <c:v>3.5201000000000003E-2</c:v>
                </c:pt>
                <c:pt idx="561">
                  <c:v>7.0382E-2</c:v>
                </c:pt>
                <c:pt idx="562">
                  <c:v>2.8060999999999999E-2</c:v>
                </c:pt>
                <c:pt idx="563">
                  <c:v>6.5747E-2</c:v>
                </c:pt>
                <c:pt idx="564">
                  <c:v>5.8806999999999998E-2</c:v>
                </c:pt>
                <c:pt idx="565">
                  <c:v>0.103881</c:v>
                </c:pt>
                <c:pt idx="566">
                  <c:v>3.1248000000000001E-2</c:v>
                </c:pt>
                <c:pt idx="567">
                  <c:v>3.2267999999999998E-2</c:v>
                </c:pt>
                <c:pt idx="568">
                  <c:v>-2.0166E-2</c:v>
                </c:pt>
                <c:pt idx="569">
                  <c:v>-2.6232999999999999E-2</c:v>
                </c:pt>
                <c:pt idx="570">
                  <c:v>-5.6010000000000001E-3</c:v>
                </c:pt>
                <c:pt idx="571">
                  <c:v>-4.8647000000000003E-2</c:v>
                </c:pt>
                <c:pt idx="572">
                  <c:v>-3.4646999999999997E-2</c:v>
                </c:pt>
                <c:pt idx="573">
                  <c:v>-2.0237999999999999E-2</c:v>
                </c:pt>
                <c:pt idx="574">
                  <c:v>1.065E-3</c:v>
                </c:pt>
                <c:pt idx="575">
                  <c:v>-4.9486000000000002E-2</c:v>
                </c:pt>
                <c:pt idx="576">
                  <c:v>-1.0714E-2</c:v>
                </c:pt>
                <c:pt idx="577">
                  <c:v>4.241E-3</c:v>
                </c:pt>
                <c:pt idx="578">
                  <c:v>2.1304E-2</c:v>
                </c:pt>
                <c:pt idx="579">
                  <c:v>3.5254000000000001E-2</c:v>
                </c:pt>
                <c:pt idx="580">
                  <c:v>6.4749999999999999E-3</c:v>
                </c:pt>
                <c:pt idx="581">
                  <c:v>1.2478E-2</c:v>
                </c:pt>
                <c:pt idx="582">
                  <c:v>-1.24E-2</c:v>
                </c:pt>
                <c:pt idx="583">
                  <c:v>-5.5176999999999997E-2</c:v>
                </c:pt>
                <c:pt idx="584">
                  <c:v>-4.8911000000000003E-2</c:v>
                </c:pt>
                <c:pt idx="585">
                  <c:v>-8.3207000000000003E-2</c:v>
                </c:pt>
                <c:pt idx="586">
                  <c:v>-2.8051E-2</c:v>
                </c:pt>
                <c:pt idx="587">
                  <c:v>-5.6917000000000002E-2</c:v>
                </c:pt>
                <c:pt idx="588">
                  <c:v>-2.1409999999999998E-2</c:v>
                </c:pt>
                <c:pt idx="589">
                  <c:v>-2.9108999999999999E-2</c:v>
                </c:pt>
                <c:pt idx="590">
                  <c:v>4.3030000000000004E-3</c:v>
                </c:pt>
                <c:pt idx="591">
                  <c:v>1.5181999999999999E-2</c:v>
                </c:pt>
                <c:pt idx="592">
                  <c:v>2.0323000000000001E-2</c:v>
                </c:pt>
                <c:pt idx="593">
                  <c:v>4.6990999999999998E-2</c:v>
                </c:pt>
                <c:pt idx="594">
                  <c:v>3.1026000000000001E-2</c:v>
                </c:pt>
              </c:numCache>
            </c:numRef>
          </c:val>
          <c:smooth val="0"/>
          <c:extLst>
            <c:ext xmlns:c16="http://schemas.microsoft.com/office/drawing/2014/chart" uri="{C3380CC4-5D6E-409C-BE32-E72D297353CC}">
              <c16:uniqueId val="{00000002-F530-4417-8677-CC5E2DD9E7D1}"/>
            </c:ext>
          </c:extLst>
        </c:ser>
        <c:dLbls>
          <c:showLegendKey val="0"/>
          <c:showVal val="0"/>
          <c:showCatName val="0"/>
          <c:showSerName val="0"/>
          <c:showPercent val="0"/>
          <c:showBubbleSize val="0"/>
        </c:dLbls>
        <c:smooth val="0"/>
        <c:axId val="528460485"/>
        <c:axId val="995264440"/>
      </c:lineChart>
      <c:catAx>
        <c:axId val="52846048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995264440"/>
        <c:crosses val="autoZero"/>
        <c:auto val="1"/>
        <c:lblAlgn val="ctr"/>
        <c:lblOffset val="100"/>
        <c:noMultiLvlLbl val="0"/>
      </c:catAx>
      <c:valAx>
        <c:axId val="995264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28460485"/>
        <c:crosses val="autoZero"/>
        <c:crossBetween val="between"/>
      </c:valAx>
      <c:spPr>
        <a:noFill/>
        <a:ln>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US" altLang="zh-CN"/>
              <a:t>Action3 Accel</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'[action3 5 times accel.csv]action3 5 times accel'!$J$1</c:f>
              <c:strCache>
                <c:ptCount val="1"/>
                <c:pt idx="0">
                  <c:v>X-accel</c:v>
                </c:pt>
              </c:strCache>
            </c:strRef>
          </c:tx>
          <c:spPr>
            <a:ln w="28575" cap="rnd">
              <a:solidFill>
                <a:schemeClr val="accent1"/>
              </a:solidFill>
              <a:round/>
            </a:ln>
            <a:effectLst/>
          </c:spPr>
          <c:marker>
            <c:symbol val="none"/>
          </c:marker>
          <c:val>
            <c:numRef>
              <c:f>'[action3 5 times accel.csv]action3 5 times accel'!$J$2:$J$500</c:f>
              <c:numCache>
                <c:formatCode>General</c:formatCode>
                <c:ptCount val="499"/>
                <c:pt idx="0">
                  <c:v>-9.5684387105445392</c:v>
                </c:pt>
                <c:pt idx="1">
                  <c:v>-7.9461693420044002</c:v>
                </c:pt>
                <c:pt idx="2">
                  <c:v>-9.0910793186135699</c:v>
                </c:pt>
                <c:pt idx="3">
                  <c:v>-12.248399536417301</c:v>
                </c:pt>
                <c:pt idx="4">
                  <c:v>-11.5950385565902</c:v>
                </c:pt>
                <c:pt idx="5">
                  <c:v>-8.9005236746981993</c:v>
                </c:pt>
                <c:pt idx="6">
                  <c:v>-8.6087878201689705</c:v>
                </c:pt>
                <c:pt idx="7">
                  <c:v>-8.3494779903101595</c:v>
                </c:pt>
                <c:pt idx="8">
                  <c:v>-9.4242216257870801</c:v>
                </c:pt>
                <c:pt idx="9">
                  <c:v>-9.2123292875593492</c:v>
                </c:pt>
                <c:pt idx="10">
                  <c:v>-7.5561948772603804</c:v>
                </c:pt>
                <c:pt idx="11">
                  <c:v>-6.1104350907564102</c:v>
                </c:pt>
                <c:pt idx="12">
                  <c:v>-6.5381616966149201</c:v>
                </c:pt>
                <c:pt idx="13">
                  <c:v>-8.9823647743978192</c:v>
                </c:pt>
                <c:pt idx="14">
                  <c:v>-10.3357209401789</c:v>
                </c:pt>
                <c:pt idx="15">
                  <c:v>-9.5802054661385601</c:v>
                </c:pt>
                <c:pt idx="16">
                  <c:v>-10.1065445769127</c:v>
                </c:pt>
                <c:pt idx="17">
                  <c:v>-11.120504875814101</c:v>
                </c:pt>
                <c:pt idx="18">
                  <c:v>-10.5937250258762</c:v>
                </c:pt>
                <c:pt idx="19">
                  <c:v>-7.6518599389717696</c:v>
                </c:pt>
                <c:pt idx="20">
                  <c:v>-7.4118183298636202</c:v>
                </c:pt>
                <c:pt idx="21">
                  <c:v>-9.9554857304918993</c:v>
                </c:pt>
                <c:pt idx="22">
                  <c:v>-10.692764218473799</c:v>
                </c:pt>
                <c:pt idx="23">
                  <c:v>-8.1172541739378197</c:v>
                </c:pt>
                <c:pt idx="24">
                  <c:v>-5.73086430023353</c:v>
                </c:pt>
                <c:pt idx="25">
                  <c:v>-5.3846333304925604</c:v>
                </c:pt>
                <c:pt idx="26">
                  <c:v>-7.5951841354091796</c:v>
                </c:pt>
                <c:pt idx="27">
                  <c:v>-10.0659086779066</c:v>
                </c:pt>
                <c:pt idx="28">
                  <c:v>-9.95583552462206</c:v>
                </c:pt>
                <c:pt idx="29">
                  <c:v>-10.8326069567897</c:v>
                </c:pt>
                <c:pt idx="30">
                  <c:v>-11.8470191991567</c:v>
                </c:pt>
                <c:pt idx="31">
                  <c:v>-12.3067190197999</c:v>
                </c:pt>
                <c:pt idx="32">
                  <c:v>-11.734456387188199</c:v>
                </c:pt>
                <c:pt idx="33">
                  <c:v>-11.5140502011963</c:v>
                </c:pt>
                <c:pt idx="34">
                  <c:v>-13.0819653445949</c:v>
                </c:pt>
                <c:pt idx="35">
                  <c:v>-16.1651678450148</c:v>
                </c:pt>
                <c:pt idx="36">
                  <c:v>-17.557279049527999</c:v>
                </c:pt>
                <c:pt idx="37">
                  <c:v>-18.036485637138199</c:v>
                </c:pt>
                <c:pt idx="38">
                  <c:v>-17.5885299666501</c:v>
                </c:pt>
                <c:pt idx="39">
                  <c:v>-16.180694086980601</c:v>
                </c:pt>
                <c:pt idx="40">
                  <c:v>-18.283701042668401</c:v>
                </c:pt>
                <c:pt idx="41">
                  <c:v>-21.1856423118241</c:v>
                </c:pt>
                <c:pt idx="42">
                  <c:v>-21.428614845023102</c:v>
                </c:pt>
                <c:pt idx="43">
                  <c:v>-18.3237865570756</c:v>
                </c:pt>
                <c:pt idx="44">
                  <c:v>-10.9853606286578</c:v>
                </c:pt>
                <c:pt idx="45">
                  <c:v>-10.29024044028</c:v>
                </c:pt>
                <c:pt idx="46">
                  <c:v>-20.4631120077023</c:v>
                </c:pt>
                <c:pt idx="47">
                  <c:v>-27.752137562676001</c:v>
                </c:pt>
                <c:pt idx="48">
                  <c:v>-25.449095844756101</c:v>
                </c:pt>
                <c:pt idx="49">
                  <c:v>-15.0011503002638</c:v>
                </c:pt>
                <c:pt idx="50">
                  <c:v>-10.806648417566</c:v>
                </c:pt>
                <c:pt idx="51">
                  <c:v>-3.5051448080865</c:v>
                </c:pt>
                <c:pt idx="52">
                  <c:v>2.1946820358743899</c:v>
                </c:pt>
                <c:pt idx="53">
                  <c:v>-1.69334140338198</c:v>
                </c:pt>
                <c:pt idx="54">
                  <c:v>-6.7118365432960196</c:v>
                </c:pt>
                <c:pt idx="55">
                  <c:v>0.57224590602386605</c:v>
                </c:pt>
                <c:pt idx="56">
                  <c:v>7.0722763501078196</c:v>
                </c:pt>
                <c:pt idx="57">
                  <c:v>1.1231251481685101</c:v>
                </c:pt>
                <c:pt idx="58">
                  <c:v>-8.5742490807061706</c:v>
                </c:pt>
                <c:pt idx="59">
                  <c:v>-6.53238091061605</c:v>
                </c:pt>
                <c:pt idx="60">
                  <c:v>4.2462898283808199</c:v>
                </c:pt>
                <c:pt idx="61">
                  <c:v>8.2420457448064202</c:v>
                </c:pt>
                <c:pt idx="62">
                  <c:v>1.97569959775777</c:v>
                </c:pt>
                <c:pt idx="63">
                  <c:v>-3.18902091381839</c:v>
                </c:pt>
                <c:pt idx="64">
                  <c:v>-1.5698963713335601</c:v>
                </c:pt>
                <c:pt idx="65">
                  <c:v>1.6845648854373101</c:v>
                </c:pt>
                <c:pt idx="66">
                  <c:v>9.4768279016676509</c:v>
                </c:pt>
                <c:pt idx="67">
                  <c:v>9.0217858697364903</c:v>
                </c:pt>
                <c:pt idx="68">
                  <c:v>1.9233017720022101</c:v>
                </c:pt>
                <c:pt idx="69">
                  <c:v>0.12208382373806299</c:v>
                </c:pt>
                <c:pt idx="70">
                  <c:v>7.1754072771609199</c:v>
                </c:pt>
                <c:pt idx="71">
                  <c:v>9.75435027770137</c:v>
                </c:pt>
                <c:pt idx="72">
                  <c:v>4.4393778508962098</c:v>
                </c:pt>
                <c:pt idx="73">
                  <c:v>-0.76352831457732895</c:v>
                </c:pt>
                <c:pt idx="74">
                  <c:v>2.9364147793688802</c:v>
                </c:pt>
                <c:pt idx="75">
                  <c:v>11.776273428483901</c:v>
                </c:pt>
                <c:pt idx="76">
                  <c:v>13.3917455002625</c:v>
                </c:pt>
                <c:pt idx="77">
                  <c:v>4.3855791419850103</c:v>
                </c:pt>
                <c:pt idx="78">
                  <c:v>-3.8891897369419199</c:v>
                </c:pt>
                <c:pt idx="79">
                  <c:v>-0.430452598266646</c:v>
                </c:pt>
                <c:pt idx="80">
                  <c:v>6.87201417646006</c:v>
                </c:pt>
                <c:pt idx="81">
                  <c:v>3.7249629243234299</c:v>
                </c:pt>
                <c:pt idx="82">
                  <c:v>-4.0626062871342397</c:v>
                </c:pt>
                <c:pt idx="83">
                  <c:v>-9.5235068313733908</c:v>
                </c:pt>
                <c:pt idx="84">
                  <c:v>-4.6543015174622901</c:v>
                </c:pt>
                <c:pt idx="85">
                  <c:v>0.17784415191636199</c:v>
                </c:pt>
                <c:pt idx="86">
                  <c:v>-5.1489097409489801</c:v>
                </c:pt>
                <c:pt idx="87">
                  <c:v>-21.958262957765701</c:v>
                </c:pt>
                <c:pt idx="88">
                  <c:v>-25.9389482310837</c:v>
                </c:pt>
                <c:pt idx="89">
                  <c:v>-18.711590523258099</c:v>
                </c:pt>
                <c:pt idx="90">
                  <c:v>-15.3064969624225</c:v>
                </c:pt>
                <c:pt idx="91">
                  <c:v>-16.189805487608901</c:v>
                </c:pt>
                <c:pt idx="92">
                  <c:v>-22.475738228342902</c:v>
                </c:pt>
                <c:pt idx="93">
                  <c:v>-23.221670111170901</c:v>
                </c:pt>
                <c:pt idx="94">
                  <c:v>-24.985928407498701</c:v>
                </c:pt>
                <c:pt idx="95">
                  <c:v>-21.862160210333801</c:v>
                </c:pt>
                <c:pt idx="96">
                  <c:v>-19.551480980747201</c:v>
                </c:pt>
                <c:pt idx="97">
                  <c:v>-22.6432651055704</c:v>
                </c:pt>
                <c:pt idx="98">
                  <c:v>-32.170607095103897</c:v>
                </c:pt>
                <c:pt idx="99">
                  <c:v>-36.061688603781597</c:v>
                </c:pt>
                <c:pt idx="100">
                  <c:v>-32.425477291403503</c:v>
                </c:pt>
                <c:pt idx="101">
                  <c:v>-33.007586809051297</c:v>
                </c:pt>
                <c:pt idx="102">
                  <c:v>-36.727801499346199</c:v>
                </c:pt>
                <c:pt idx="103">
                  <c:v>-42.262290099480303</c:v>
                </c:pt>
                <c:pt idx="104">
                  <c:v>-42.542628640032</c:v>
                </c:pt>
                <c:pt idx="105">
                  <c:v>-33.152402790108603</c:v>
                </c:pt>
                <c:pt idx="106">
                  <c:v>-32.5684886484648</c:v>
                </c:pt>
                <c:pt idx="107">
                  <c:v>-34.837167267555998</c:v>
                </c:pt>
                <c:pt idx="108">
                  <c:v>-34.369109028842502</c:v>
                </c:pt>
                <c:pt idx="109">
                  <c:v>-23.570774738232299</c:v>
                </c:pt>
                <c:pt idx="110">
                  <c:v>-15.974199439979801</c:v>
                </c:pt>
                <c:pt idx="111">
                  <c:v>-26.080532944770699</c:v>
                </c:pt>
                <c:pt idx="112">
                  <c:v>-36.154465723195003</c:v>
                </c:pt>
                <c:pt idx="113">
                  <c:v>-39.591695388728297</c:v>
                </c:pt>
                <c:pt idx="114">
                  <c:v>-36.219256605627201</c:v>
                </c:pt>
                <c:pt idx="115">
                  <c:v>-20.7115955176596</c:v>
                </c:pt>
                <c:pt idx="116">
                  <c:v>-10.147276510717999</c:v>
                </c:pt>
                <c:pt idx="117">
                  <c:v>-9.2187591075994497</c:v>
                </c:pt>
                <c:pt idx="118">
                  <c:v>-2.86579674800192</c:v>
                </c:pt>
                <c:pt idx="119">
                  <c:v>4.0737528734684796</c:v>
                </c:pt>
                <c:pt idx="120">
                  <c:v>8.0276733275273209</c:v>
                </c:pt>
                <c:pt idx="121">
                  <c:v>11.3321466343994</c:v>
                </c:pt>
                <c:pt idx="122">
                  <c:v>23.628000858414801</c:v>
                </c:pt>
                <c:pt idx="123">
                  <c:v>34.552111870305602</c:v>
                </c:pt>
                <c:pt idx="124">
                  <c:v>41.173697522887203</c:v>
                </c:pt>
                <c:pt idx="125">
                  <c:v>45.168224783079999</c:v>
                </c:pt>
                <c:pt idx="126">
                  <c:v>51.083663694928703</c:v>
                </c:pt>
                <c:pt idx="127">
                  <c:v>54.593768053629297</c:v>
                </c:pt>
                <c:pt idx="128">
                  <c:v>56.834160321068602</c:v>
                </c:pt>
                <c:pt idx="129">
                  <c:v>58.336799293140203</c:v>
                </c:pt>
                <c:pt idx="130">
                  <c:v>58.262451191659899</c:v>
                </c:pt>
                <c:pt idx="131">
                  <c:v>57.966265171347104</c:v>
                </c:pt>
                <c:pt idx="132">
                  <c:v>58.862814193934298</c:v>
                </c:pt>
                <c:pt idx="133">
                  <c:v>60.773931306258604</c:v>
                </c:pt>
                <c:pt idx="134">
                  <c:v>66.067490866256193</c:v>
                </c:pt>
                <c:pt idx="135">
                  <c:v>72.899968300318605</c:v>
                </c:pt>
                <c:pt idx="136">
                  <c:v>78.760315020922803</c:v>
                </c:pt>
                <c:pt idx="137">
                  <c:v>81.596114864360999</c:v>
                </c:pt>
                <c:pt idx="138">
                  <c:v>84.543604917792706</c:v>
                </c:pt>
                <c:pt idx="139">
                  <c:v>79.422339363273196</c:v>
                </c:pt>
                <c:pt idx="140">
                  <c:v>67.688783723267605</c:v>
                </c:pt>
                <c:pt idx="141">
                  <c:v>59.0598912326871</c:v>
                </c:pt>
                <c:pt idx="142">
                  <c:v>55.669739758609502</c:v>
                </c:pt>
                <c:pt idx="143">
                  <c:v>55.797331570018997</c:v>
                </c:pt>
                <c:pt idx="144">
                  <c:v>48.0389275619712</c:v>
                </c:pt>
                <c:pt idx="145">
                  <c:v>29.320269655888399</c:v>
                </c:pt>
                <c:pt idx="146">
                  <c:v>16.0738714097775</c:v>
                </c:pt>
                <c:pt idx="147">
                  <c:v>7.3777824906351501</c:v>
                </c:pt>
                <c:pt idx="148">
                  <c:v>2.0291290731860898</c:v>
                </c:pt>
                <c:pt idx="149">
                  <c:v>-4.2227818759239302</c:v>
                </c:pt>
                <c:pt idx="150">
                  <c:v>-14.4857928350131</c:v>
                </c:pt>
                <c:pt idx="151">
                  <c:v>-21.065494101959398</c:v>
                </c:pt>
                <c:pt idx="152">
                  <c:v>-27.575085201858101</c:v>
                </c:pt>
                <c:pt idx="153">
                  <c:v>-38.191768862261704</c:v>
                </c:pt>
                <c:pt idx="154">
                  <c:v>-42.673780473452098</c:v>
                </c:pt>
                <c:pt idx="155">
                  <c:v>-47.244405304429797</c:v>
                </c:pt>
                <c:pt idx="156">
                  <c:v>-53.908700338374601</c:v>
                </c:pt>
                <c:pt idx="157">
                  <c:v>-54.822432592661997</c:v>
                </c:pt>
                <c:pt idx="158">
                  <c:v>-45.411129917777401</c:v>
                </c:pt>
                <c:pt idx="159">
                  <c:v>-52.244511685555899</c:v>
                </c:pt>
                <c:pt idx="160">
                  <c:v>-61.907955798017198</c:v>
                </c:pt>
                <c:pt idx="161">
                  <c:v>-71.726228589500593</c:v>
                </c:pt>
                <c:pt idx="162">
                  <c:v>-44.483453689031698</c:v>
                </c:pt>
                <c:pt idx="163">
                  <c:v>-22.935225930126499</c:v>
                </c:pt>
                <c:pt idx="164">
                  <c:v>-27.315716195300201</c:v>
                </c:pt>
                <c:pt idx="165">
                  <c:v>-39.406602514523897</c:v>
                </c:pt>
                <c:pt idx="166">
                  <c:v>-53.735945955990097</c:v>
                </c:pt>
                <c:pt idx="167">
                  <c:v>-43.411129549220597</c:v>
                </c:pt>
                <c:pt idx="168">
                  <c:v>-16.1617929913612</c:v>
                </c:pt>
                <c:pt idx="169">
                  <c:v>-8.3632835890478905</c:v>
                </c:pt>
                <c:pt idx="170">
                  <c:v>-14.987066441611899</c:v>
                </c:pt>
                <c:pt idx="171">
                  <c:v>-24.142848492954201</c:v>
                </c:pt>
                <c:pt idx="172">
                  <c:v>-24.9733017694358</c:v>
                </c:pt>
                <c:pt idx="173">
                  <c:v>-13.4351401220759</c:v>
                </c:pt>
                <c:pt idx="174">
                  <c:v>-6.2703774229530902</c:v>
                </c:pt>
                <c:pt idx="175">
                  <c:v>-10.277146709206701</c:v>
                </c:pt>
                <c:pt idx="176">
                  <c:v>-12.803250516906701</c:v>
                </c:pt>
                <c:pt idx="177">
                  <c:v>-7.7579924287434503</c:v>
                </c:pt>
                <c:pt idx="178">
                  <c:v>3.0058406316822501</c:v>
                </c:pt>
                <c:pt idx="179">
                  <c:v>1.56041825696619</c:v>
                </c:pt>
                <c:pt idx="180">
                  <c:v>4.1788708942086297</c:v>
                </c:pt>
                <c:pt idx="181">
                  <c:v>15.9349184668069</c:v>
                </c:pt>
                <c:pt idx="182">
                  <c:v>22.438159809152499</c:v>
                </c:pt>
                <c:pt idx="183">
                  <c:v>26.805336250099899</c:v>
                </c:pt>
                <c:pt idx="184">
                  <c:v>32.960122666482</c:v>
                </c:pt>
                <c:pt idx="185">
                  <c:v>40.496995070332503</c:v>
                </c:pt>
                <c:pt idx="186">
                  <c:v>46.486054077469902</c:v>
                </c:pt>
                <c:pt idx="187">
                  <c:v>54.091346254385797</c:v>
                </c:pt>
                <c:pt idx="188">
                  <c:v>56.708766502150397</c:v>
                </c:pt>
                <c:pt idx="189">
                  <c:v>55.208072953033998</c:v>
                </c:pt>
                <c:pt idx="190">
                  <c:v>55.3188268845295</c:v>
                </c:pt>
                <c:pt idx="191">
                  <c:v>53.917814640405602</c:v>
                </c:pt>
                <c:pt idx="192">
                  <c:v>54.689802493949799</c:v>
                </c:pt>
                <c:pt idx="193">
                  <c:v>56.326297313978102</c:v>
                </c:pt>
                <c:pt idx="194">
                  <c:v>55.912114832938201</c:v>
                </c:pt>
                <c:pt idx="195">
                  <c:v>56.278181707871497</c:v>
                </c:pt>
                <c:pt idx="196">
                  <c:v>58.833292189458199</c:v>
                </c:pt>
                <c:pt idx="197">
                  <c:v>63.374684978404403</c:v>
                </c:pt>
                <c:pt idx="198">
                  <c:v>71.433410422551802</c:v>
                </c:pt>
                <c:pt idx="199">
                  <c:v>83.297941363011802</c:v>
                </c:pt>
                <c:pt idx="200">
                  <c:v>84.222170572402206</c:v>
                </c:pt>
                <c:pt idx="201">
                  <c:v>85.352649620882801</c:v>
                </c:pt>
                <c:pt idx="202">
                  <c:v>81.042533157805494</c:v>
                </c:pt>
                <c:pt idx="203">
                  <c:v>78.038217782776897</c:v>
                </c:pt>
                <c:pt idx="204">
                  <c:v>60.354177585186001</c:v>
                </c:pt>
                <c:pt idx="205">
                  <c:v>48.069360259499099</c:v>
                </c:pt>
                <c:pt idx="206">
                  <c:v>51.987433254222701</c:v>
                </c:pt>
                <c:pt idx="207">
                  <c:v>61.627504250725302</c:v>
                </c:pt>
                <c:pt idx="208">
                  <c:v>57.431962108593297</c:v>
                </c:pt>
                <c:pt idx="209">
                  <c:v>42.841079349096098</c:v>
                </c:pt>
                <c:pt idx="210">
                  <c:v>28.776669736162699</c:v>
                </c:pt>
                <c:pt idx="211">
                  <c:v>29.782720008378899</c:v>
                </c:pt>
                <c:pt idx="212">
                  <c:v>36.100605635803902</c:v>
                </c:pt>
                <c:pt idx="213">
                  <c:v>35.852338092200199</c:v>
                </c:pt>
                <c:pt idx="214">
                  <c:v>25.227489146222499</c:v>
                </c:pt>
                <c:pt idx="215">
                  <c:v>19.684804319567899</c:v>
                </c:pt>
                <c:pt idx="216">
                  <c:v>15.574459643107801</c:v>
                </c:pt>
                <c:pt idx="217">
                  <c:v>11.298215695926601</c:v>
                </c:pt>
                <c:pt idx="218">
                  <c:v>6.9188620187576397</c:v>
                </c:pt>
                <c:pt idx="219">
                  <c:v>-0.54051301056954804</c:v>
                </c:pt>
                <c:pt idx="220">
                  <c:v>-4.6145158814819398</c:v>
                </c:pt>
                <c:pt idx="221">
                  <c:v>-5.8706806395289401</c:v>
                </c:pt>
                <c:pt idx="222">
                  <c:v>-8.8919451325267804</c:v>
                </c:pt>
                <c:pt idx="223">
                  <c:v>-9.8762187028302808</c:v>
                </c:pt>
                <c:pt idx="224">
                  <c:v>-8.7253269928941695</c:v>
                </c:pt>
                <c:pt idx="225">
                  <c:v>-10.387523955390501</c:v>
                </c:pt>
                <c:pt idx="226">
                  <c:v>-16.146314576708701</c:v>
                </c:pt>
                <c:pt idx="227">
                  <c:v>-25.114537287242101</c:v>
                </c:pt>
                <c:pt idx="228">
                  <c:v>-35.474721980666502</c:v>
                </c:pt>
                <c:pt idx="229">
                  <c:v>-39.252470444237403</c:v>
                </c:pt>
                <c:pt idx="230">
                  <c:v>-41.851440894485499</c:v>
                </c:pt>
                <c:pt idx="231">
                  <c:v>-52.656279445804003</c:v>
                </c:pt>
                <c:pt idx="232">
                  <c:v>-58.948935886979797</c:v>
                </c:pt>
                <c:pt idx="233">
                  <c:v>-60.110711855274197</c:v>
                </c:pt>
                <c:pt idx="234">
                  <c:v>-65.772705999508403</c:v>
                </c:pt>
                <c:pt idx="235">
                  <c:v>-67.522219812694999</c:v>
                </c:pt>
                <c:pt idx="236">
                  <c:v>-61.287825007731698</c:v>
                </c:pt>
                <c:pt idx="237">
                  <c:v>-49.829511842676503</c:v>
                </c:pt>
                <c:pt idx="238">
                  <c:v>-56.448309721507002</c:v>
                </c:pt>
                <c:pt idx="239">
                  <c:v>-63.761931409003502</c:v>
                </c:pt>
                <c:pt idx="240">
                  <c:v>-69.222828205476901</c:v>
                </c:pt>
                <c:pt idx="241">
                  <c:v>-49.945839376270598</c:v>
                </c:pt>
                <c:pt idx="242">
                  <c:v>-38.724838086432698</c:v>
                </c:pt>
                <c:pt idx="243">
                  <c:v>-42.074842004503303</c:v>
                </c:pt>
                <c:pt idx="244">
                  <c:v>-37.895507423975197</c:v>
                </c:pt>
                <c:pt idx="245">
                  <c:v>-21.637405558011999</c:v>
                </c:pt>
                <c:pt idx="246">
                  <c:v>-9.8313192634571092</c:v>
                </c:pt>
                <c:pt idx="247">
                  <c:v>-8.9133165631737992</c:v>
                </c:pt>
                <c:pt idx="248">
                  <c:v>-11.350293525940399</c:v>
                </c:pt>
                <c:pt idx="249">
                  <c:v>-9.4663485772263307</c:v>
                </c:pt>
                <c:pt idx="250">
                  <c:v>5.8502927470922597</c:v>
                </c:pt>
                <c:pt idx="251">
                  <c:v>18.849888332627401</c:v>
                </c:pt>
                <c:pt idx="252">
                  <c:v>23.4302929632629</c:v>
                </c:pt>
                <c:pt idx="253">
                  <c:v>26.5623241439197</c:v>
                </c:pt>
                <c:pt idx="254">
                  <c:v>32.780255377143398</c:v>
                </c:pt>
                <c:pt idx="255">
                  <c:v>43.1575889855092</c:v>
                </c:pt>
                <c:pt idx="256">
                  <c:v>50.671023203485198</c:v>
                </c:pt>
                <c:pt idx="257">
                  <c:v>55.332623276126398</c:v>
                </c:pt>
                <c:pt idx="258">
                  <c:v>62.0898119108586</c:v>
                </c:pt>
                <c:pt idx="259">
                  <c:v>68.703516451792694</c:v>
                </c:pt>
                <c:pt idx="260">
                  <c:v>76.233990981682993</c:v>
                </c:pt>
                <c:pt idx="261">
                  <c:v>81.255480964583995</c:v>
                </c:pt>
                <c:pt idx="262">
                  <c:v>82.038130171543898</c:v>
                </c:pt>
                <c:pt idx="263">
                  <c:v>84.663504053145701</c:v>
                </c:pt>
                <c:pt idx="264">
                  <c:v>83.9381439096788</c:v>
                </c:pt>
                <c:pt idx="265">
                  <c:v>79.720038552423702</c:v>
                </c:pt>
                <c:pt idx="266">
                  <c:v>81.066598886778905</c:v>
                </c:pt>
                <c:pt idx="267">
                  <c:v>79.893752703042296</c:v>
                </c:pt>
                <c:pt idx="268">
                  <c:v>74.391883326661699</c:v>
                </c:pt>
                <c:pt idx="269">
                  <c:v>73.875898092160995</c:v>
                </c:pt>
                <c:pt idx="270">
                  <c:v>74.592336280735097</c:v>
                </c:pt>
                <c:pt idx="271">
                  <c:v>78.349405887253198</c:v>
                </c:pt>
                <c:pt idx="272">
                  <c:v>77.215643123632802</c:v>
                </c:pt>
                <c:pt idx="273">
                  <c:v>76.101690520334103</c:v>
                </c:pt>
                <c:pt idx="274">
                  <c:v>73.554651784439002</c:v>
                </c:pt>
                <c:pt idx="275">
                  <c:v>60.990394843016901</c:v>
                </c:pt>
                <c:pt idx="276">
                  <c:v>50.395647580115998</c:v>
                </c:pt>
                <c:pt idx="277">
                  <c:v>47.5022023942659</c:v>
                </c:pt>
                <c:pt idx="278">
                  <c:v>40.062831248823798</c:v>
                </c:pt>
                <c:pt idx="279">
                  <c:v>25.827316383343799</c:v>
                </c:pt>
                <c:pt idx="280">
                  <c:v>15.8878122008185</c:v>
                </c:pt>
                <c:pt idx="281">
                  <c:v>16.343406638044499</c:v>
                </c:pt>
                <c:pt idx="282">
                  <c:v>18.846687294697301</c:v>
                </c:pt>
                <c:pt idx="283">
                  <c:v>9.8490020879695592</c:v>
                </c:pt>
                <c:pt idx="284">
                  <c:v>3.7585846729093202</c:v>
                </c:pt>
                <c:pt idx="285">
                  <c:v>6.1773796411053601</c:v>
                </c:pt>
                <c:pt idx="286">
                  <c:v>0.40576458333851401</c:v>
                </c:pt>
                <c:pt idx="287">
                  <c:v>-5.4575382658942004</c:v>
                </c:pt>
                <c:pt idx="288">
                  <c:v>-8.4047807752023207</c:v>
                </c:pt>
                <c:pt idx="289">
                  <c:v>-6.2763777180907603</c:v>
                </c:pt>
                <c:pt idx="290">
                  <c:v>-7.3644796880516799</c:v>
                </c:pt>
                <c:pt idx="291">
                  <c:v>-14.161467588459001</c:v>
                </c:pt>
                <c:pt idx="292">
                  <c:v>-19.457102895584299</c:v>
                </c:pt>
                <c:pt idx="293">
                  <c:v>-18.406189817477401</c:v>
                </c:pt>
                <c:pt idx="294">
                  <c:v>-16.054975650911501</c:v>
                </c:pt>
                <c:pt idx="295">
                  <c:v>-18.713071168243602</c:v>
                </c:pt>
                <c:pt idx="296">
                  <c:v>-23.484202501670701</c:v>
                </c:pt>
                <c:pt idx="297">
                  <c:v>-24.3200423124723</c:v>
                </c:pt>
                <c:pt idx="298">
                  <c:v>-23.004330472029199</c:v>
                </c:pt>
                <c:pt idx="299">
                  <c:v>-21.6825190852303</c:v>
                </c:pt>
                <c:pt idx="300">
                  <c:v>-23.895059575377701</c:v>
                </c:pt>
                <c:pt idx="301">
                  <c:v>-27.512715808595601</c:v>
                </c:pt>
                <c:pt idx="302">
                  <c:v>-30.100925649497899</c:v>
                </c:pt>
                <c:pt idx="303">
                  <c:v>-35.560196751030503</c:v>
                </c:pt>
                <c:pt idx="304">
                  <c:v>-36.682344603786497</c:v>
                </c:pt>
                <c:pt idx="305">
                  <c:v>-36.540945673331997</c:v>
                </c:pt>
                <c:pt idx="306">
                  <c:v>-35.227971424746798</c:v>
                </c:pt>
                <c:pt idx="307">
                  <c:v>-35.684734451850602</c:v>
                </c:pt>
                <c:pt idx="308">
                  <c:v>-40.465709110162898</c:v>
                </c:pt>
                <c:pt idx="309">
                  <c:v>-41.7286798715595</c:v>
                </c:pt>
                <c:pt idx="310">
                  <c:v>-44.183843922569601</c:v>
                </c:pt>
                <c:pt idx="311">
                  <c:v>-42.7160767456961</c:v>
                </c:pt>
                <c:pt idx="312">
                  <c:v>-34.823986489807503</c:v>
                </c:pt>
                <c:pt idx="313">
                  <c:v>-41.521914521848501</c:v>
                </c:pt>
                <c:pt idx="314">
                  <c:v>-49.448250836735298</c:v>
                </c:pt>
                <c:pt idx="315">
                  <c:v>-46.0335636188941</c:v>
                </c:pt>
                <c:pt idx="316">
                  <c:v>-27.278097493389701</c:v>
                </c:pt>
                <c:pt idx="317">
                  <c:v>-12.493973580788399</c:v>
                </c:pt>
                <c:pt idx="318">
                  <c:v>-8.5302383184909907</c:v>
                </c:pt>
                <c:pt idx="319">
                  <c:v>-2.5137703607097999</c:v>
                </c:pt>
                <c:pt idx="320">
                  <c:v>8.5926973616848201</c:v>
                </c:pt>
                <c:pt idx="321">
                  <c:v>19.631259339051901</c:v>
                </c:pt>
                <c:pt idx="322">
                  <c:v>22.3314395771954</c:v>
                </c:pt>
                <c:pt idx="323">
                  <c:v>20.2542321288613</c:v>
                </c:pt>
                <c:pt idx="324">
                  <c:v>25.6753460555835</c:v>
                </c:pt>
                <c:pt idx="325">
                  <c:v>32.330687668685997</c:v>
                </c:pt>
                <c:pt idx="326">
                  <c:v>38.266427479799198</c:v>
                </c:pt>
                <c:pt idx="327">
                  <c:v>38.791680609967699</c:v>
                </c:pt>
                <c:pt idx="328">
                  <c:v>46.726661712068598</c:v>
                </c:pt>
                <c:pt idx="329">
                  <c:v>56.883381129093202</c:v>
                </c:pt>
                <c:pt idx="330">
                  <c:v>59.202248413796298</c:v>
                </c:pt>
                <c:pt idx="331">
                  <c:v>58.378694924080001</c:v>
                </c:pt>
                <c:pt idx="332">
                  <c:v>60.340326364495702</c:v>
                </c:pt>
                <c:pt idx="333">
                  <c:v>63.913616551648303</c:v>
                </c:pt>
                <c:pt idx="334">
                  <c:v>63.819510751745</c:v>
                </c:pt>
                <c:pt idx="335">
                  <c:v>67.549663402279094</c:v>
                </c:pt>
                <c:pt idx="336">
                  <c:v>72.241381724939203</c:v>
                </c:pt>
                <c:pt idx="337">
                  <c:v>74.904521324216105</c:v>
                </c:pt>
                <c:pt idx="338">
                  <c:v>77.5154566875879</c:v>
                </c:pt>
                <c:pt idx="339">
                  <c:v>81.191044086881803</c:v>
                </c:pt>
                <c:pt idx="340">
                  <c:v>83.558570118691307</c:v>
                </c:pt>
                <c:pt idx="341">
                  <c:v>85.503485807469602</c:v>
                </c:pt>
                <c:pt idx="342">
                  <c:v>82.076759964991396</c:v>
                </c:pt>
                <c:pt idx="343">
                  <c:v>76.719098901957196</c:v>
                </c:pt>
                <c:pt idx="344">
                  <c:v>69.149580735573196</c:v>
                </c:pt>
                <c:pt idx="345">
                  <c:v>56.842716867259902</c:v>
                </c:pt>
                <c:pt idx="346">
                  <c:v>42.241633285770099</c:v>
                </c:pt>
                <c:pt idx="347">
                  <c:v>41.7781417709216</c:v>
                </c:pt>
                <c:pt idx="348">
                  <c:v>42.509062484149901</c:v>
                </c:pt>
                <c:pt idx="349">
                  <c:v>44.797400161533197</c:v>
                </c:pt>
                <c:pt idx="350">
                  <c:v>29.117601695500301</c:v>
                </c:pt>
                <c:pt idx="351">
                  <c:v>22.2543931976492</c:v>
                </c:pt>
                <c:pt idx="352">
                  <c:v>21.983239214900902</c:v>
                </c:pt>
                <c:pt idx="353">
                  <c:v>19.803761143672599</c:v>
                </c:pt>
                <c:pt idx="354">
                  <c:v>11.251943377875399</c:v>
                </c:pt>
                <c:pt idx="355">
                  <c:v>1.0870953158513901</c:v>
                </c:pt>
                <c:pt idx="356">
                  <c:v>-4.0215076410948596</c:v>
                </c:pt>
                <c:pt idx="357">
                  <c:v>-5.1159818152422298</c:v>
                </c:pt>
                <c:pt idx="358">
                  <c:v>-5.0201863674426201</c:v>
                </c:pt>
                <c:pt idx="359">
                  <c:v>-5.6625149127221501</c:v>
                </c:pt>
                <c:pt idx="360">
                  <c:v>-8.8308586883563507</c:v>
                </c:pt>
                <c:pt idx="361">
                  <c:v>-14.0455608266788</c:v>
                </c:pt>
                <c:pt idx="362">
                  <c:v>-19.911222509198499</c:v>
                </c:pt>
                <c:pt idx="363">
                  <c:v>-23.9951093224416</c:v>
                </c:pt>
                <c:pt idx="364">
                  <c:v>-28.338515772314398</c:v>
                </c:pt>
                <c:pt idx="365">
                  <c:v>-33.226972621155497</c:v>
                </c:pt>
                <c:pt idx="366">
                  <c:v>-34.065850946907702</c:v>
                </c:pt>
                <c:pt idx="367">
                  <c:v>-36.162564416450202</c:v>
                </c:pt>
                <c:pt idx="368">
                  <c:v>-43.207044064459403</c:v>
                </c:pt>
                <c:pt idx="369">
                  <c:v>-47.955448046318203</c:v>
                </c:pt>
                <c:pt idx="370">
                  <c:v>-45.658511041957503</c:v>
                </c:pt>
                <c:pt idx="371">
                  <c:v>-43.1080746731324</c:v>
                </c:pt>
                <c:pt idx="372">
                  <c:v>-40.394771586583303</c:v>
                </c:pt>
                <c:pt idx="373">
                  <c:v>-43.417897146066998</c:v>
                </c:pt>
                <c:pt idx="374">
                  <c:v>-43.940906609948897</c:v>
                </c:pt>
                <c:pt idx="375">
                  <c:v>-42.860394360516402</c:v>
                </c:pt>
                <c:pt idx="376">
                  <c:v>-46.200616745645398</c:v>
                </c:pt>
                <c:pt idx="377">
                  <c:v>-48.430968700604403</c:v>
                </c:pt>
                <c:pt idx="378">
                  <c:v>-32.502741450923502</c:v>
                </c:pt>
                <c:pt idx="379">
                  <c:v>-29.444660305288799</c:v>
                </c:pt>
                <c:pt idx="380">
                  <c:v>-36.308375330946603</c:v>
                </c:pt>
                <c:pt idx="381">
                  <c:v>-50.225920497697302</c:v>
                </c:pt>
                <c:pt idx="382">
                  <c:v>-56.464406743362403</c:v>
                </c:pt>
                <c:pt idx="383">
                  <c:v>-30.688150076212398</c:v>
                </c:pt>
                <c:pt idx="384">
                  <c:v>-17.063744309148699</c:v>
                </c:pt>
                <c:pt idx="385">
                  <c:v>-20.6509191457003</c:v>
                </c:pt>
                <c:pt idx="386">
                  <c:v>-33.538586373684502</c:v>
                </c:pt>
                <c:pt idx="387">
                  <c:v>-39.953125181838899</c:v>
                </c:pt>
                <c:pt idx="388">
                  <c:v>-14.549531889042299</c:v>
                </c:pt>
                <c:pt idx="389">
                  <c:v>-2.7975802957224598</c:v>
                </c:pt>
                <c:pt idx="390">
                  <c:v>-1.75188700238295</c:v>
                </c:pt>
                <c:pt idx="391">
                  <c:v>-4.9381136019109002</c:v>
                </c:pt>
                <c:pt idx="392">
                  <c:v>-2.2725260089438999</c:v>
                </c:pt>
                <c:pt idx="393">
                  <c:v>14.104334165101699</c:v>
                </c:pt>
                <c:pt idx="394">
                  <c:v>28.2667325659101</c:v>
                </c:pt>
                <c:pt idx="395">
                  <c:v>33.430053111470897</c:v>
                </c:pt>
                <c:pt idx="396">
                  <c:v>38.651227739977401</c:v>
                </c:pt>
                <c:pt idx="397">
                  <c:v>45.238287190211203</c:v>
                </c:pt>
                <c:pt idx="398">
                  <c:v>46.506461293678697</c:v>
                </c:pt>
                <c:pt idx="399">
                  <c:v>49.026214524074597</c:v>
                </c:pt>
                <c:pt idx="400">
                  <c:v>56.258277990112198</c:v>
                </c:pt>
                <c:pt idx="401">
                  <c:v>62.074667578939597</c:v>
                </c:pt>
                <c:pt idx="402">
                  <c:v>65.401430691781997</c:v>
                </c:pt>
                <c:pt idx="403">
                  <c:v>66.833937425484194</c:v>
                </c:pt>
                <c:pt idx="404">
                  <c:v>68.636685647845397</c:v>
                </c:pt>
                <c:pt idx="405">
                  <c:v>68.431907335533495</c:v>
                </c:pt>
                <c:pt idx="406">
                  <c:v>65.102530059586599</c:v>
                </c:pt>
                <c:pt idx="407">
                  <c:v>65.262829499450405</c:v>
                </c:pt>
                <c:pt idx="408">
                  <c:v>69.822877838620002</c:v>
                </c:pt>
                <c:pt idx="409">
                  <c:v>73.185054756704702</c:v>
                </c:pt>
                <c:pt idx="410">
                  <c:v>75.337759664993698</c:v>
                </c:pt>
                <c:pt idx="411">
                  <c:v>75.8890204050753</c:v>
                </c:pt>
                <c:pt idx="412">
                  <c:v>74.522731402877696</c:v>
                </c:pt>
                <c:pt idx="413">
                  <c:v>71.737211399426101</c:v>
                </c:pt>
                <c:pt idx="414">
                  <c:v>74.767523082176297</c:v>
                </c:pt>
                <c:pt idx="415">
                  <c:v>78.822695863265693</c:v>
                </c:pt>
                <c:pt idx="416">
                  <c:v>80.053479643132604</c:v>
                </c:pt>
                <c:pt idx="417">
                  <c:v>74.219845154588498</c:v>
                </c:pt>
                <c:pt idx="418">
                  <c:v>63.535803519820199</c:v>
                </c:pt>
                <c:pt idx="419">
                  <c:v>62.387824404734403</c:v>
                </c:pt>
                <c:pt idx="420">
                  <c:v>62.6093558342451</c:v>
                </c:pt>
                <c:pt idx="421">
                  <c:v>62.124982329035099</c:v>
                </c:pt>
                <c:pt idx="422">
                  <c:v>57.217299657836897</c:v>
                </c:pt>
                <c:pt idx="423">
                  <c:v>52.2034648615629</c:v>
                </c:pt>
                <c:pt idx="424">
                  <c:v>49.258712230538698</c:v>
                </c:pt>
                <c:pt idx="425">
                  <c:v>45.8612569766211</c:v>
                </c:pt>
                <c:pt idx="426">
                  <c:v>39.734964278217703</c:v>
                </c:pt>
                <c:pt idx="427">
                  <c:v>29.960651863799999</c:v>
                </c:pt>
                <c:pt idx="428">
                  <c:v>18.6874642856259</c:v>
                </c:pt>
                <c:pt idx="429">
                  <c:v>12.1137388923716</c:v>
                </c:pt>
                <c:pt idx="430">
                  <c:v>14.1172812573146</c:v>
                </c:pt>
                <c:pt idx="431">
                  <c:v>6.05360056957179</c:v>
                </c:pt>
                <c:pt idx="432">
                  <c:v>-12.5078949930026</c:v>
                </c:pt>
                <c:pt idx="433">
                  <c:v>-35.5718743150235</c:v>
                </c:pt>
                <c:pt idx="434">
                  <c:v>-35.984163577702397</c:v>
                </c:pt>
                <c:pt idx="435">
                  <c:v>-45.903517572480702</c:v>
                </c:pt>
                <c:pt idx="436">
                  <c:v>-49.236653499197899</c:v>
                </c:pt>
                <c:pt idx="437">
                  <c:v>-54.546566493958103</c:v>
                </c:pt>
                <c:pt idx="438">
                  <c:v>-46.332847294374297</c:v>
                </c:pt>
                <c:pt idx="439">
                  <c:v>-42.2455050997863</c:v>
                </c:pt>
                <c:pt idx="440">
                  <c:v>-42.662766373850801</c:v>
                </c:pt>
                <c:pt idx="441">
                  <c:v>-44.469771384903098</c:v>
                </c:pt>
                <c:pt idx="442">
                  <c:v>-38.812338747185798</c:v>
                </c:pt>
                <c:pt idx="443">
                  <c:v>-28.547420984355799</c:v>
                </c:pt>
                <c:pt idx="444">
                  <c:v>-21.981657596623499</c:v>
                </c:pt>
                <c:pt idx="445">
                  <c:v>-21.194372565535801</c:v>
                </c:pt>
                <c:pt idx="446">
                  <c:v>-22.0128559527171</c:v>
                </c:pt>
                <c:pt idx="447">
                  <c:v>-19.311537744897301</c:v>
                </c:pt>
                <c:pt idx="448">
                  <c:v>-19.731019915315699</c:v>
                </c:pt>
              </c:numCache>
            </c:numRef>
          </c:val>
          <c:smooth val="0"/>
          <c:extLst>
            <c:ext xmlns:c16="http://schemas.microsoft.com/office/drawing/2014/chart" uri="{C3380CC4-5D6E-409C-BE32-E72D297353CC}">
              <c16:uniqueId val="{00000000-BCD9-45BF-A31D-6B3D7B1A3987}"/>
            </c:ext>
          </c:extLst>
        </c:ser>
        <c:ser>
          <c:idx val="1"/>
          <c:order val="1"/>
          <c:tx>
            <c:strRef>
              <c:f>'[action3 5 times accel.csv]action3 5 times accel'!$K$1</c:f>
              <c:strCache>
                <c:ptCount val="1"/>
                <c:pt idx="0">
                  <c:v>Y-accel</c:v>
                </c:pt>
              </c:strCache>
            </c:strRef>
          </c:tx>
          <c:spPr>
            <a:ln w="28575" cap="rnd">
              <a:solidFill>
                <a:schemeClr val="accent2"/>
              </a:solidFill>
              <a:round/>
            </a:ln>
            <a:effectLst/>
          </c:spPr>
          <c:marker>
            <c:symbol val="none"/>
          </c:marker>
          <c:val>
            <c:numRef>
              <c:f>'[action3 5 times accel.csv]action3 5 times accel'!$K$2:$K$500</c:f>
              <c:numCache>
                <c:formatCode>General</c:formatCode>
                <c:ptCount val="499"/>
                <c:pt idx="0">
                  <c:v>-34.1774756891541</c:v>
                </c:pt>
                <c:pt idx="1">
                  <c:v>-32.560585356500702</c:v>
                </c:pt>
                <c:pt idx="2">
                  <c:v>-36.289422104555896</c:v>
                </c:pt>
                <c:pt idx="3">
                  <c:v>-42.883260683826201</c:v>
                </c:pt>
                <c:pt idx="4">
                  <c:v>-47.044199204587201</c:v>
                </c:pt>
                <c:pt idx="5">
                  <c:v>-40.057391589386803</c:v>
                </c:pt>
                <c:pt idx="6">
                  <c:v>-39.332869846969501</c:v>
                </c:pt>
                <c:pt idx="7">
                  <c:v>-37.2238836453595</c:v>
                </c:pt>
                <c:pt idx="8">
                  <c:v>-36.359788384508803</c:v>
                </c:pt>
                <c:pt idx="9">
                  <c:v>-37.939135878904899</c:v>
                </c:pt>
                <c:pt idx="10">
                  <c:v>-39.285045490885501</c:v>
                </c:pt>
                <c:pt idx="11">
                  <c:v>-37.591491775911997</c:v>
                </c:pt>
                <c:pt idx="12">
                  <c:v>-37.211582039538101</c:v>
                </c:pt>
                <c:pt idx="13">
                  <c:v>-39.399016681471998</c:v>
                </c:pt>
                <c:pt idx="14">
                  <c:v>-39.833323684280899</c:v>
                </c:pt>
                <c:pt idx="15">
                  <c:v>-39.872142850322099</c:v>
                </c:pt>
                <c:pt idx="16">
                  <c:v>-40.8239674764433</c:v>
                </c:pt>
                <c:pt idx="17">
                  <c:v>-41.191440445867499</c:v>
                </c:pt>
                <c:pt idx="18">
                  <c:v>-39.442289432979202</c:v>
                </c:pt>
                <c:pt idx="19">
                  <c:v>-38.520174879564799</c:v>
                </c:pt>
                <c:pt idx="20">
                  <c:v>-39.942140845390398</c:v>
                </c:pt>
                <c:pt idx="21">
                  <c:v>-42.976591224646</c:v>
                </c:pt>
                <c:pt idx="22">
                  <c:v>-44.647320535087999</c:v>
                </c:pt>
                <c:pt idx="23">
                  <c:v>-40.7541093071044</c:v>
                </c:pt>
                <c:pt idx="24">
                  <c:v>-39.086691712016702</c:v>
                </c:pt>
                <c:pt idx="25">
                  <c:v>-41.920124748771002</c:v>
                </c:pt>
                <c:pt idx="26">
                  <c:v>-42.796629183307601</c:v>
                </c:pt>
                <c:pt idx="27">
                  <c:v>-41.682756128113603</c:v>
                </c:pt>
                <c:pt idx="28">
                  <c:v>-42.195885828985404</c:v>
                </c:pt>
                <c:pt idx="29">
                  <c:v>-44.524250232347903</c:v>
                </c:pt>
                <c:pt idx="30">
                  <c:v>-45.684335915445303</c:v>
                </c:pt>
                <c:pt idx="31">
                  <c:v>-45.810448679490797</c:v>
                </c:pt>
                <c:pt idx="32">
                  <c:v>-43.922394970845097</c:v>
                </c:pt>
                <c:pt idx="33">
                  <c:v>-45.376534807549</c:v>
                </c:pt>
                <c:pt idx="34">
                  <c:v>-49.167734922470103</c:v>
                </c:pt>
                <c:pt idx="35">
                  <c:v>-49.013656712118298</c:v>
                </c:pt>
                <c:pt idx="36">
                  <c:v>-49.498739534126997</c:v>
                </c:pt>
                <c:pt idx="37">
                  <c:v>-51.5413692955606</c:v>
                </c:pt>
                <c:pt idx="38">
                  <c:v>-51.396745574735597</c:v>
                </c:pt>
                <c:pt idx="39">
                  <c:v>-48.467107887910402</c:v>
                </c:pt>
                <c:pt idx="40">
                  <c:v>-48.3230877679309</c:v>
                </c:pt>
                <c:pt idx="41">
                  <c:v>-48.831853897474502</c:v>
                </c:pt>
                <c:pt idx="42">
                  <c:v>-47.358836711821901</c:v>
                </c:pt>
                <c:pt idx="43">
                  <c:v>-45.585412510744298</c:v>
                </c:pt>
                <c:pt idx="44">
                  <c:v>-49.8164904786383</c:v>
                </c:pt>
                <c:pt idx="45">
                  <c:v>-49.075223218933097</c:v>
                </c:pt>
                <c:pt idx="46">
                  <c:v>-46.032759790194902</c:v>
                </c:pt>
                <c:pt idx="47">
                  <c:v>-47.102188587544802</c:v>
                </c:pt>
                <c:pt idx="48">
                  <c:v>-52.457591629753502</c:v>
                </c:pt>
                <c:pt idx="49">
                  <c:v>-46.855919479601098</c:v>
                </c:pt>
                <c:pt idx="50">
                  <c:v>-47.018004394610699</c:v>
                </c:pt>
                <c:pt idx="51">
                  <c:v>-48.788548174589501</c:v>
                </c:pt>
                <c:pt idx="52">
                  <c:v>-38.133741896653</c:v>
                </c:pt>
                <c:pt idx="53">
                  <c:v>-27.790695877530201</c:v>
                </c:pt>
                <c:pt idx="54">
                  <c:v>-28.999352709229701</c:v>
                </c:pt>
                <c:pt idx="55">
                  <c:v>-38.7521845537103</c:v>
                </c:pt>
                <c:pt idx="56">
                  <c:v>-41.157034087036998</c:v>
                </c:pt>
                <c:pt idx="57">
                  <c:v>-38.698975297145999</c:v>
                </c:pt>
                <c:pt idx="58">
                  <c:v>-38.946698848344802</c:v>
                </c:pt>
                <c:pt idx="59">
                  <c:v>-42.283829122870998</c:v>
                </c:pt>
                <c:pt idx="60">
                  <c:v>-42.740154784950001</c:v>
                </c:pt>
                <c:pt idx="61">
                  <c:v>-40.9801957816913</c:v>
                </c:pt>
                <c:pt idx="62">
                  <c:v>-41.745836169606299</c:v>
                </c:pt>
                <c:pt idx="63">
                  <c:v>-41.0242752495883</c:v>
                </c:pt>
                <c:pt idx="64">
                  <c:v>-42.6236141990615</c:v>
                </c:pt>
                <c:pt idx="65">
                  <c:v>-43.125777411876399</c:v>
                </c:pt>
                <c:pt idx="66">
                  <c:v>-45.6785003585006</c:v>
                </c:pt>
                <c:pt idx="67">
                  <c:v>-45.795615211956097</c:v>
                </c:pt>
                <c:pt idx="68">
                  <c:v>-44.698363520174198</c:v>
                </c:pt>
                <c:pt idx="69">
                  <c:v>-43.754578925778802</c:v>
                </c:pt>
                <c:pt idx="70">
                  <c:v>-45.104217917765602</c:v>
                </c:pt>
                <c:pt idx="71">
                  <c:v>-45.161625408942598</c:v>
                </c:pt>
                <c:pt idx="72">
                  <c:v>-41.996734654522001</c:v>
                </c:pt>
                <c:pt idx="73">
                  <c:v>-42.469237741064198</c:v>
                </c:pt>
                <c:pt idx="74">
                  <c:v>-45.332252981497398</c:v>
                </c:pt>
                <c:pt idx="75">
                  <c:v>-46.816375567650901</c:v>
                </c:pt>
                <c:pt idx="76">
                  <c:v>-43.305814089390203</c:v>
                </c:pt>
                <c:pt idx="77">
                  <c:v>-43.840496304708701</c:v>
                </c:pt>
                <c:pt idx="78">
                  <c:v>-47.473478565298002</c:v>
                </c:pt>
                <c:pt idx="79">
                  <c:v>-45.936331334167498</c:v>
                </c:pt>
                <c:pt idx="80">
                  <c:v>-47.599846285387997</c:v>
                </c:pt>
                <c:pt idx="81">
                  <c:v>-49.249171997267901</c:v>
                </c:pt>
                <c:pt idx="82">
                  <c:v>-47.4823257705727</c:v>
                </c:pt>
                <c:pt idx="83">
                  <c:v>-43.380258034823598</c:v>
                </c:pt>
                <c:pt idx="84">
                  <c:v>-41.113187084169603</c:v>
                </c:pt>
                <c:pt idx="85">
                  <c:v>-44.422322867284102</c:v>
                </c:pt>
                <c:pt idx="86">
                  <c:v>-51.3125398405599</c:v>
                </c:pt>
                <c:pt idx="87">
                  <c:v>-48.948565018234802</c:v>
                </c:pt>
                <c:pt idx="88">
                  <c:v>-48.417807810468197</c:v>
                </c:pt>
                <c:pt idx="89">
                  <c:v>-54.141954897347901</c:v>
                </c:pt>
                <c:pt idx="90">
                  <c:v>-54.894559798391803</c:v>
                </c:pt>
                <c:pt idx="91">
                  <c:v>-54.358076034710898</c:v>
                </c:pt>
                <c:pt idx="92">
                  <c:v>-59.767393653381802</c:v>
                </c:pt>
                <c:pt idx="93">
                  <c:v>-64.636729055022897</c:v>
                </c:pt>
                <c:pt idx="94">
                  <c:v>-64.205375162110002</c:v>
                </c:pt>
                <c:pt idx="95">
                  <c:v>-66.366707460595407</c:v>
                </c:pt>
                <c:pt idx="96">
                  <c:v>-69.3626951687841</c:v>
                </c:pt>
                <c:pt idx="97">
                  <c:v>-67.339856470329806</c:v>
                </c:pt>
                <c:pt idx="98">
                  <c:v>-57.800156297933903</c:v>
                </c:pt>
                <c:pt idx="99">
                  <c:v>-53.557978232719996</c:v>
                </c:pt>
                <c:pt idx="100">
                  <c:v>-54.355018647304597</c:v>
                </c:pt>
                <c:pt idx="101">
                  <c:v>-55.444009261981101</c:v>
                </c:pt>
                <c:pt idx="102">
                  <c:v>-53.159654583871003</c:v>
                </c:pt>
                <c:pt idx="103">
                  <c:v>-47.6119980533499</c:v>
                </c:pt>
                <c:pt idx="104">
                  <c:v>-42.214643670030803</c:v>
                </c:pt>
                <c:pt idx="105">
                  <c:v>-38.378218769304702</c:v>
                </c:pt>
                <c:pt idx="106">
                  <c:v>-39.038393873870497</c:v>
                </c:pt>
                <c:pt idx="107">
                  <c:v>-43.597582027761902</c:v>
                </c:pt>
                <c:pt idx="108">
                  <c:v>-47.013342427675497</c:v>
                </c:pt>
                <c:pt idx="109">
                  <c:v>-42.653193989698501</c:v>
                </c:pt>
                <c:pt idx="110">
                  <c:v>-31.9836909757691</c:v>
                </c:pt>
                <c:pt idx="111">
                  <c:v>-24.111639470814701</c:v>
                </c:pt>
                <c:pt idx="112">
                  <c:v>-18.070282820638202</c:v>
                </c:pt>
                <c:pt idx="113">
                  <c:v>-14.5759186629209</c:v>
                </c:pt>
                <c:pt idx="114">
                  <c:v>-11.219069031366599</c:v>
                </c:pt>
                <c:pt idx="115">
                  <c:v>-12.6184488133934</c:v>
                </c:pt>
                <c:pt idx="116">
                  <c:v>-15.2220964877349</c:v>
                </c:pt>
                <c:pt idx="117">
                  <c:v>-16.356128640836701</c:v>
                </c:pt>
                <c:pt idx="118">
                  <c:v>-15.851406223040399</c:v>
                </c:pt>
                <c:pt idx="119">
                  <c:v>-8.4682639189327205</c:v>
                </c:pt>
                <c:pt idx="120">
                  <c:v>2.63284934711253</c:v>
                </c:pt>
                <c:pt idx="121">
                  <c:v>6.4144820824691804</c:v>
                </c:pt>
                <c:pt idx="122">
                  <c:v>9.0238810183701705</c:v>
                </c:pt>
                <c:pt idx="123">
                  <c:v>10.487385407494401</c:v>
                </c:pt>
                <c:pt idx="124">
                  <c:v>11.525661598559701</c:v>
                </c:pt>
                <c:pt idx="125">
                  <c:v>11.220716298493899</c:v>
                </c:pt>
                <c:pt idx="126">
                  <c:v>11.266900416340199</c:v>
                </c:pt>
                <c:pt idx="127">
                  <c:v>13.6268850951583</c:v>
                </c:pt>
                <c:pt idx="128">
                  <c:v>16.801101338359601</c:v>
                </c:pt>
                <c:pt idx="129">
                  <c:v>17.121492835927199</c:v>
                </c:pt>
                <c:pt idx="130">
                  <c:v>19.172247397601101</c:v>
                </c:pt>
                <c:pt idx="131">
                  <c:v>21.1831395214469</c:v>
                </c:pt>
                <c:pt idx="132">
                  <c:v>23.490207490717399</c:v>
                </c:pt>
                <c:pt idx="133">
                  <c:v>23.008829460666</c:v>
                </c:pt>
                <c:pt idx="134">
                  <c:v>22.009626238542801</c:v>
                </c:pt>
                <c:pt idx="135">
                  <c:v>17.022154002903001</c:v>
                </c:pt>
                <c:pt idx="136">
                  <c:v>11.1312724793702</c:v>
                </c:pt>
                <c:pt idx="137">
                  <c:v>8.4020557109513891</c:v>
                </c:pt>
                <c:pt idx="138">
                  <c:v>5.1382353100634397</c:v>
                </c:pt>
                <c:pt idx="139">
                  <c:v>5.6160541887078796</c:v>
                </c:pt>
                <c:pt idx="140">
                  <c:v>3.0929243786277101</c:v>
                </c:pt>
                <c:pt idx="141">
                  <c:v>-2.1827606551964598</c:v>
                </c:pt>
                <c:pt idx="142">
                  <c:v>-6.96522961405031</c:v>
                </c:pt>
                <c:pt idx="143">
                  <c:v>-10.149895498085</c:v>
                </c:pt>
                <c:pt idx="144">
                  <c:v>-12.943379314916299</c:v>
                </c:pt>
                <c:pt idx="145">
                  <c:v>-18.021086911625201</c:v>
                </c:pt>
                <c:pt idx="146">
                  <c:v>-25.581231209995799</c:v>
                </c:pt>
                <c:pt idx="147">
                  <c:v>-28.092980518969998</c:v>
                </c:pt>
                <c:pt idx="148">
                  <c:v>-35.557347877930198</c:v>
                </c:pt>
                <c:pt idx="149">
                  <c:v>-36.867187498313498</c:v>
                </c:pt>
                <c:pt idx="150">
                  <c:v>-30.509242263250599</c:v>
                </c:pt>
                <c:pt idx="151">
                  <c:v>-29.0132518187473</c:v>
                </c:pt>
                <c:pt idx="152">
                  <c:v>-33.162565399582597</c:v>
                </c:pt>
                <c:pt idx="153">
                  <c:v>-42.325466448853</c:v>
                </c:pt>
                <c:pt idx="154">
                  <c:v>-36.548050556415902</c:v>
                </c:pt>
                <c:pt idx="155">
                  <c:v>-27.7067636280185</c:v>
                </c:pt>
                <c:pt idx="156">
                  <c:v>-26.317877014484498</c:v>
                </c:pt>
                <c:pt idx="157">
                  <c:v>-35.143072910233499</c:v>
                </c:pt>
                <c:pt idx="158">
                  <c:v>-35.178954946870199</c:v>
                </c:pt>
                <c:pt idx="159">
                  <c:v>-31.322892043696001</c:v>
                </c:pt>
                <c:pt idx="160">
                  <c:v>-28.029659160157401</c:v>
                </c:pt>
                <c:pt idx="161">
                  <c:v>-18.148963537250498</c:v>
                </c:pt>
                <c:pt idx="162">
                  <c:v>-22.534040285377301</c:v>
                </c:pt>
                <c:pt idx="163">
                  <c:v>-22.018768170609999</c:v>
                </c:pt>
                <c:pt idx="164">
                  <c:v>-22.6151393704756</c:v>
                </c:pt>
                <c:pt idx="165">
                  <c:v>-20.996115290215201</c:v>
                </c:pt>
                <c:pt idx="166">
                  <c:v>-8.3150632227035501</c:v>
                </c:pt>
                <c:pt idx="167">
                  <c:v>-1.15840245006678</c:v>
                </c:pt>
                <c:pt idx="168">
                  <c:v>0.41464971011827301</c:v>
                </c:pt>
                <c:pt idx="169">
                  <c:v>-0.74690568894740605</c:v>
                </c:pt>
                <c:pt idx="170">
                  <c:v>2.56826026552138</c:v>
                </c:pt>
                <c:pt idx="171">
                  <c:v>6.3691375547643698</c:v>
                </c:pt>
                <c:pt idx="172">
                  <c:v>8.7345439630910597</c:v>
                </c:pt>
                <c:pt idx="173">
                  <c:v>11.8441341585744</c:v>
                </c:pt>
                <c:pt idx="174">
                  <c:v>13.3588033560365</c:v>
                </c:pt>
                <c:pt idx="175">
                  <c:v>17.215208973685399</c:v>
                </c:pt>
                <c:pt idx="176">
                  <c:v>19.3295201247231</c:v>
                </c:pt>
                <c:pt idx="177">
                  <c:v>18.7346036662064</c:v>
                </c:pt>
                <c:pt idx="178">
                  <c:v>14.180495373122101</c:v>
                </c:pt>
                <c:pt idx="179">
                  <c:v>11.801805349008401</c:v>
                </c:pt>
                <c:pt idx="180">
                  <c:v>11.0498695353907</c:v>
                </c:pt>
                <c:pt idx="181">
                  <c:v>6.6151791981569499</c:v>
                </c:pt>
                <c:pt idx="182">
                  <c:v>6.4006592847087598</c:v>
                </c:pt>
                <c:pt idx="183">
                  <c:v>9.3575824997205697</c:v>
                </c:pt>
                <c:pt idx="184">
                  <c:v>10.193490567367499</c:v>
                </c:pt>
                <c:pt idx="185">
                  <c:v>4.3307669170452696</c:v>
                </c:pt>
                <c:pt idx="186">
                  <c:v>2.0549066805395699</c:v>
                </c:pt>
                <c:pt idx="187">
                  <c:v>0.216100687858329</c:v>
                </c:pt>
                <c:pt idx="188">
                  <c:v>-0.47356825349832998</c:v>
                </c:pt>
                <c:pt idx="189">
                  <c:v>0.60512947328387501</c:v>
                </c:pt>
                <c:pt idx="190">
                  <c:v>2.6343948987807901</c:v>
                </c:pt>
                <c:pt idx="191">
                  <c:v>6.0848249432398802</c:v>
                </c:pt>
                <c:pt idx="192">
                  <c:v>10.9238949811627</c:v>
                </c:pt>
                <c:pt idx="193">
                  <c:v>11.4521305390268</c:v>
                </c:pt>
                <c:pt idx="194">
                  <c:v>11.231355076644601</c:v>
                </c:pt>
                <c:pt idx="195">
                  <c:v>12.113025850308</c:v>
                </c:pt>
                <c:pt idx="196">
                  <c:v>11.856734014811799</c:v>
                </c:pt>
                <c:pt idx="197">
                  <c:v>10.9823512333808</c:v>
                </c:pt>
                <c:pt idx="198">
                  <c:v>9.1431209152573398</c:v>
                </c:pt>
                <c:pt idx="199">
                  <c:v>6.0193387668026404</c:v>
                </c:pt>
                <c:pt idx="200">
                  <c:v>0.79560169353167098</c:v>
                </c:pt>
                <c:pt idx="201">
                  <c:v>-3.9383332953922601</c:v>
                </c:pt>
                <c:pt idx="202">
                  <c:v>-8.7434460778917202</c:v>
                </c:pt>
                <c:pt idx="203">
                  <c:v>-11.6075096899858</c:v>
                </c:pt>
                <c:pt idx="204">
                  <c:v>-17.1853607167936</c:v>
                </c:pt>
                <c:pt idx="205">
                  <c:v>-21.825527352617701</c:v>
                </c:pt>
                <c:pt idx="206">
                  <c:v>-22.077469140212301</c:v>
                </c:pt>
                <c:pt idx="207">
                  <c:v>-21.8547088767106</c:v>
                </c:pt>
                <c:pt idx="208">
                  <c:v>-24.992540668349601</c:v>
                </c:pt>
                <c:pt idx="209">
                  <c:v>-23.879278105744</c:v>
                </c:pt>
                <c:pt idx="210">
                  <c:v>-21.433209168979399</c:v>
                </c:pt>
                <c:pt idx="211">
                  <c:v>-22.979650906211301</c:v>
                </c:pt>
                <c:pt idx="212">
                  <c:v>-24.6780832200226</c:v>
                </c:pt>
                <c:pt idx="213">
                  <c:v>-27.212340236459902</c:v>
                </c:pt>
                <c:pt idx="214">
                  <c:v>-27.417099463030802</c:v>
                </c:pt>
                <c:pt idx="215">
                  <c:v>-29.743530775480099</c:v>
                </c:pt>
                <c:pt idx="216">
                  <c:v>-30.404274392224298</c:v>
                </c:pt>
                <c:pt idx="217">
                  <c:v>-30.028833862106499</c:v>
                </c:pt>
                <c:pt idx="218">
                  <c:v>-31.654937681540599</c:v>
                </c:pt>
                <c:pt idx="219">
                  <c:v>-30.665758710553899</c:v>
                </c:pt>
                <c:pt idx="220">
                  <c:v>-29.3611620451547</c:v>
                </c:pt>
                <c:pt idx="221">
                  <c:v>-29.135520300099799</c:v>
                </c:pt>
                <c:pt idx="222">
                  <c:v>-32.818334119865099</c:v>
                </c:pt>
                <c:pt idx="223">
                  <c:v>-42.856178371661599</c:v>
                </c:pt>
                <c:pt idx="224">
                  <c:v>-40.3869821174398</c:v>
                </c:pt>
                <c:pt idx="225">
                  <c:v>-34.447247287233402</c:v>
                </c:pt>
                <c:pt idx="226">
                  <c:v>-29.602821790411301</c:v>
                </c:pt>
                <c:pt idx="227">
                  <c:v>-31.0965415265429</c:v>
                </c:pt>
                <c:pt idx="228">
                  <c:v>-35.582599244959702</c:v>
                </c:pt>
                <c:pt idx="229">
                  <c:v>-31.126071118767101</c:v>
                </c:pt>
                <c:pt idx="230">
                  <c:v>-26.292418736757199</c:v>
                </c:pt>
                <c:pt idx="231">
                  <c:v>-28.769762635240401</c:v>
                </c:pt>
                <c:pt idx="232">
                  <c:v>-30.219149347174799</c:v>
                </c:pt>
                <c:pt idx="233">
                  <c:v>-25.753627868365299</c:v>
                </c:pt>
                <c:pt idx="234">
                  <c:v>-23.148483279550899</c:v>
                </c:pt>
                <c:pt idx="235">
                  <c:v>-22.476484308918401</c:v>
                </c:pt>
                <c:pt idx="236">
                  <c:v>-20.8192363136437</c:v>
                </c:pt>
                <c:pt idx="237">
                  <c:v>-19.824234503395498</c:v>
                </c:pt>
                <c:pt idx="238">
                  <c:v>-15.0729145207493</c:v>
                </c:pt>
                <c:pt idx="239">
                  <c:v>-15.0197382018645</c:v>
                </c:pt>
                <c:pt idx="240">
                  <c:v>-10.5346098642474</c:v>
                </c:pt>
                <c:pt idx="241">
                  <c:v>-4.0975957483374703</c:v>
                </c:pt>
                <c:pt idx="242">
                  <c:v>-8.0750417043497809</c:v>
                </c:pt>
                <c:pt idx="243">
                  <c:v>-8.0567626761001101</c:v>
                </c:pt>
                <c:pt idx="244">
                  <c:v>-2.4575238031977298</c:v>
                </c:pt>
                <c:pt idx="245">
                  <c:v>2.82701605364888</c:v>
                </c:pt>
                <c:pt idx="246">
                  <c:v>4.5862566182374502</c:v>
                </c:pt>
                <c:pt idx="247">
                  <c:v>7.3987275497070799</c:v>
                </c:pt>
                <c:pt idx="248">
                  <c:v>9.3198915056294993</c:v>
                </c:pt>
                <c:pt idx="249">
                  <c:v>11.873290682751501</c:v>
                </c:pt>
                <c:pt idx="250">
                  <c:v>13.0703871700407</c:v>
                </c:pt>
                <c:pt idx="251">
                  <c:v>12.6826771175215</c:v>
                </c:pt>
                <c:pt idx="252">
                  <c:v>13.799144237149401</c:v>
                </c:pt>
                <c:pt idx="253">
                  <c:v>10.852307146839699</c:v>
                </c:pt>
                <c:pt idx="254">
                  <c:v>4.5074263651749602</c:v>
                </c:pt>
                <c:pt idx="255">
                  <c:v>-2.5174198248464501</c:v>
                </c:pt>
                <c:pt idx="256">
                  <c:v>-5.0182559032485798</c:v>
                </c:pt>
                <c:pt idx="257">
                  <c:v>-6.1050387160764998</c:v>
                </c:pt>
                <c:pt idx="258">
                  <c:v>-8.9955659484580792</c:v>
                </c:pt>
                <c:pt idx="259">
                  <c:v>-8.6102537905253005</c:v>
                </c:pt>
                <c:pt idx="260">
                  <c:v>-6.0001133174904897</c:v>
                </c:pt>
                <c:pt idx="261">
                  <c:v>-3.11840879457595</c:v>
                </c:pt>
                <c:pt idx="262">
                  <c:v>-0.68326432582451702</c:v>
                </c:pt>
                <c:pt idx="263">
                  <c:v>2.2809160962669202</c:v>
                </c:pt>
                <c:pt idx="264">
                  <c:v>5.92589044909157</c:v>
                </c:pt>
                <c:pt idx="265">
                  <c:v>10.2511174349355</c:v>
                </c:pt>
                <c:pt idx="266">
                  <c:v>8.8810380397582591</c:v>
                </c:pt>
                <c:pt idx="267">
                  <c:v>9.43340956055677</c:v>
                </c:pt>
                <c:pt idx="268">
                  <c:v>13.0636718029963</c:v>
                </c:pt>
                <c:pt idx="269">
                  <c:v>14.4510857252981</c:v>
                </c:pt>
                <c:pt idx="270">
                  <c:v>14.3415076974724</c:v>
                </c:pt>
                <c:pt idx="271">
                  <c:v>9.7149810776571908</c:v>
                </c:pt>
                <c:pt idx="272">
                  <c:v>5.1449332894474997</c:v>
                </c:pt>
                <c:pt idx="273">
                  <c:v>-1.4426207995249001</c:v>
                </c:pt>
                <c:pt idx="274">
                  <c:v>-6.5857255633072098</c:v>
                </c:pt>
                <c:pt idx="275">
                  <c:v>-15.046069387046201</c:v>
                </c:pt>
                <c:pt idx="276">
                  <c:v>-22.479310872382701</c:v>
                </c:pt>
                <c:pt idx="277">
                  <c:v>-26.4281123871455</c:v>
                </c:pt>
                <c:pt idx="278">
                  <c:v>-30.257282639926402</c:v>
                </c:pt>
                <c:pt idx="279">
                  <c:v>-33.190668981475199</c:v>
                </c:pt>
                <c:pt idx="280">
                  <c:v>-32.611140861219802</c:v>
                </c:pt>
                <c:pt idx="281">
                  <c:v>-32.030405104526402</c:v>
                </c:pt>
                <c:pt idx="282">
                  <c:v>-34.7251808458781</c:v>
                </c:pt>
                <c:pt idx="283">
                  <c:v>-35.235419876700298</c:v>
                </c:pt>
                <c:pt idx="284">
                  <c:v>-33.302950429774803</c:v>
                </c:pt>
                <c:pt idx="285">
                  <c:v>-35.840214083298399</c:v>
                </c:pt>
                <c:pt idx="286">
                  <c:v>-36.997957863162704</c:v>
                </c:pt>
                <c:pt idx="287">
                  <c:v>-38.998645256280199</c:v>
                </c:pt>
                <c:pt idx="288">
                  <c:v>-40.510256489891198</c:v>
                </c:pt>
                <c:pt idx="289">
                  <c:v>-40.8271912532988</c:v>
                </c:pt>
                <c:pt idx="290">
                  <c:v>-39.791522192501297</c:v>
                </c:pt>
                <c:pt idx="291">
                  <c:v>-39.229001898120302</c:v>
                </c:pt>
                <c:pt idx="292">
                  <c:v>-39.482403478229401</c:v>
                </c:pt>
                <c:pt idx="293">
                  <c:v>-43.694494294703702</c:v>
                </c:pt>
                <c:pt idx="294">
                  <c:v>-46.779910617204202</c:v>
                </c:pt>
                <c:pt idx="295">
                  <c:v>-44.366005588049703</c:v>
                </c:pt>
                <c:pt idx="296">
                  <c:v>-41.872888077055698</c:v>
                </c:pt>
                <c:pt idx="297">
                  <c:v>-46.461603681322401</c:v>
                </c:pt>
                <c:pt idx="298">
                  <c:v>-50.8070420610144</c:v>
                </c:pt>
                <c:pt idx="299">
                  <c:v>-53.214632463720299</c:v>
                </c:pt>
                <c:pt idx="300">
                  <c:v>-53.185615085434797</c:v>
                </c:pt>
                <c:pt idx="301">
                  <c:v>-56.012086583996897</c:v>
                </c:pt>
                <c:pt idx="302">
                  <c:v>-57.208835344115101</c:v>
                </c:pt>
                <c:pt idx="303">
                  <c:v>-53.788953567225803</c:v>
                </c:pt>
                <c:pt idx="304">
                  <c:v>-53.252100043569399</c:v>
                </c:pt>
                <c:pt idx="305">
                  <c:v>-53.139337721833002</c:v>
                </c:pt>
                <c:pt idx="306">
                  <c:v>-52.351561109528902</c:v>
                </c:pt>
                <c:pt idx="307">
                  <c:v>-50.666917636900301</c:v>
                </c:pt>
                <c:pt idx="308">
                  <c:v>-44.761573160164502</c:v>
                </c:pt>
                <c:pt idx="309">
                  <c:v>-40.185009156934299</c:v>
                </c:pt>
                <c:pt idx="310">
                  <c:v>-36.234340301820403</c:v>
                </c:pt>
                <c:pt idx="311">
                  <c:v>-36.258916578804602</c:v>
                </c:pt>
                <c:pt idx="312">
                  <c:v>-38.138087456627503</c:v>
                </c:pt>
                <c:pt idx="313">
                  <c:v>-28.191175997851001</c:v>
                </c:pt>
                <c:pt idx="314">
                  <c:v>-17.6400730263254</c:v>
                </c:pt>
                <c:pt idx="315">
                  <c:v>-7.01334402854825</c:v>
                </c:pt>
                <c:pt idx="316">
                  <c:v>-1.77719797413103</c:v>
                </c:pt>
                <c:pt idx="317">
                  <c:v>-4.9710755928516601</c:v>
                </c:pt>
                <c:pt idx="318">
                  <c:v>-6.6290173795251199</c:v>
                </c:pt>
                <c:pt idx="319">
                  <c:v>-2.33472854696539</c:v>
                </c:pt>
                <c:pt idx="320">
                  <c:v>1.4216912526427901</c:v>
                </c:pt>
                <c:pt idx="321">
                  <c:v>-1.42067443603819</c:v>
                </c:pt>
                <c:pt idx="322">
                  <c:v>-3.7942734055873699</c:v>
                </c:pt>
                <c:pt idx="323">
                  <c:v>-0.102583107760985</c:v>
                </c:pt>
                <c:pt idx="324">
                  <c:v>1.75369156863954</c:v>
                </c:pt>
                <c:pt idx="325">
                  <c:v>1.91914529351546</c:v>
                </c:pt>
                <c:pt idx="326">
                  <c:v>1.3982095172206901</c:v>
                </c:pt>
                <c:pt idx="327">
                  <c:v>3.6376599343821199</c:v>
                </c:pt>
                <c:pt idx="328">
                  <c:v>5.4350193050859499</c:v>
                </c:pt>
                <c:pt idx="329">
                  <c:v>10.123286314216401</c:v>
                </c:pt>
                <c:pt idx="330">
                  <c:v>10.813212640319801</c:v>
                </c:pt>
                <c:pt idx="331">
                  <c:v>9.6543081242368896</c:v>
                </c:pt>
                <c:pt idx="332">
                  <c:v>8.7946728136580692</c:v>
                </c:pt>
                <c:pt idx="333">
                  <c:v>12.919417158253401</c:v>
                </c:pt>
                <c:pt idx="334">
                  <c:v>18.214732335238899</c:v>
                </c:pt>
                <c:pt idx="335">
                  <c:v>16.8741930493727</c:v>
                </c:pt>
                <c:pt idx="336">
                  <c:v>14.931593496224799</c:v>
                </c:pt>
                <c:pt idx="337">
                  <c:v>11.8806168670624</c:v>
                </c:pt>
                <c:pt idx="338">
                  <c:v>9.7422106491053206</c:v>
                </c:pt>
                <c:pt idx="339">
                  <c:v>8.5792296077455692</c:v>
                </c:pt>
                <c:pt idx="340">
                  <c:v>5.0148378291853399</c:v>
                </c:pt>
                <c:pt idx="341">
                  <c:v>1.32508592619896</c:v>
                </c:pt>
                <c:pt idx="342">
                  <c:v>-2.4237723614295699</c:v>
                </c:pt>
                <c:pt idx="343">
                  <c:v>-7.6826075680105399</c:v>
                </c:pt>
                <c:pt idx="344">
                  <c:v>-11.801526029142799</c:v>
                </c:pt>
                <c:pt idx="345">
                  <c:v>-14.738623805837101</c:v>
                </c:pt>
                <c:pt idx="346">
                  <c:v>-17.199465586679501</c:v>
                </c:pt>
                <c:pt idx="347">
                  <c:v>-19.091967272605199</c:v>
                </c:pt>
                <c:pt idx="348">
                  <c:v>-18.649414997972599</c:v>
                </c:pt>
                <c:pt idx="349">
                  <c:v>-16.7189705182121</c:v>
                </c:pt>
                <c:pt idx="350">
                  <c:v>-18.029528150152899</c:v>
                </c:pt>
                <c:pt idx="351">
                  <c:v>-18.788718536155301</c:v>
                </c:pt>
                <c:pt idx="352">
                  <c:v>-20.633911696609999</c:v>
                </c:pt>
                <c:pt idx="353">
                  <c:v>-21.378936143952998</c:v>
                </c:pt>
                <c:pt idx="354">
                  <c:v>-21.9069573420336</c:v>
                </c:pt>
                <c:pt idx="355">
                  <c:v>-22.966130595544801</c:v>
                </c:pt>
                <c:pt idx="356">
                  <c:v>-25.024033408401699</c:v>
                </c:pt>
                <c:pt idx="357">
                  <c:v>-24.261460775526299</c:v>
                </c:pt>
                <c:pt idx="358">
                  <c:v>-24.548993369522801</c:v>
                </c:pt>
                <c:pt idx="359">
                  <c:v>-26.1995344352232</c:v>
                </c:pt>
                <c:pt idx="360">
                  <c:v>-29.4285475050884</c:v>
                </c:pt>
                <c:pt idx="361">
                  <c:v>-34.828520522149802</c:v>
                </c:pt>
                <c:pt idx="362">
                  <c:v>-37.328890043554203</c:v>
                </c:pt>
                <c:pt idx="363">
                  <c:v>-34.127691425290998</c:v>
                </c:pt>
                <c:pt idx="364">
                  <c:v>-31.3390498782225</c:v>
                </c:pt>
                <c:pt idx="365">
                  <c:v>-37.361547850734198</c:v>
                </c:pt>
                <c:pt idx="366">
                  <c:v>-43.050019416089199</c:v>
                </c:pt>
                <c:pt idx="367">
                  <c:v>-40.448509520601696</c:v>
                </c:pt>
                <c:pt idx="368">
                  <c:v>-36.223676391621098</c:v>
                </c:pt>
                <c:pt idx="369">
                  <c:v>-41.404545480043303</c:v>
                </c:pt>
                <c:pt idx="370">
                  <c:v>-43.904442087742098</c:v>
                </c:pt>
                <c:pt idx="371">
                  <c:v>-46.739320314882598</c:v>
                </c:pt>
                <c:pt idx="372">
                  <c:v>-47.113505448276101</c:v>
                </c:pt>
                <c:pt idx="373">
                  <c:v>-45.882129256903802</c:v>
                </c:pt>
                <c:pt idx="374">
                  <c:v>-42.335558745005002</c:v>
                </c:pt>
                <c:pt idx="375">
                  <c:v>-38.343812734814797</c:v>
                </c:pt>
                <c:pt idx="376">
                  <c:v>-40.574847039098202</c:v>
                </c:pt>
                <c:pt idx="377">
                  <c:v>-40.767064656190499</c:v>
                </c:pt>
                <c:pt idx="378">
                  <c:v>-48.037346314761798</c:v>
                </c:pt>
                <c:pt idx="379">
                  <c:v>-44.726907133586103</c:v>
                </c:pt>
                <c:pt idx="380">
                  <c:v>-41.991023617062901</c:v>
                </c:pt>
                <c:pt idx="381">
                  <c:v>-37.879994077145902</c:v>
                </c:pt>
                <c:pt idx="382">
                  <c:v>-32.8547732164092</c:v>
                </c:pt>
                <c:pt idx="383">
                  <c:v>-31.389367748308601</c:v>
                </c:pt>
                <c:pt idx="384">
                  <c:v>-27.738503064311601</c:v>
                </c:pt>
                <c:pt idx="385">
                  <c:v>-24.569925037552402</c:v>
                </c:pt>
                <c:pt idx="386">
                  <c:v>-24.620424404339602</c:v>
                </c:pt>
                <c:pt idx="387">
                  <c:v>-22.767109459847902</c:v>
                </c:pt>
                <c:pt idx="388">
                  <c:v>-8.6362367569185992</c:v>
                </c:pt>
                <c:pt idx="389">
                  <c:v>-4.2221374614224798</c:v>
                </c:pt>
                <c:pt idx="390">
                  <c:v>-3.2949261917384201</c:v>
                </c:pt>
                <c:pt idx="391">
                  <c:v>-3.3234320385681202</c:v>
                </c:pt>
                <c:pt idx="392">
                  <c:v>0.62091046408098305</c:v>
                </c:pt>
                <c:pt idx="393">
                  <c:v>3.0295183900451299</c:v>
                </c:pt>
                <c:pt idx="394">
                  <c:v>1.4294700251202099</c:v>
                </c:pt>
                <c:pt idx="395">
                  <c:v>-0.58530845320968095</c:v>
                </c:pt>
                <c:pt idx="396">
                  <c:v>-1.8753398620203501</c:v>
                </c:pt>
                <c:pt idx="397">
                  <c:v>-0.364860918939797</c:v>
                </c:pt>
                <c:pt idx="398">
                  <c:v>4.5879689583604701</c:v>
                </c:pt>
                <c:pt idx="399">
                  <c:v>8.0601257317959707</c:v>
                </c:pt>
                <c:pt idx="400">
                  <c:v>7.8927285969003202</c:v>
                </c:pt>
                <c:pt idx="401">
                  <c:v>9.1870382780483801</c:v>
                </c:pt>
                <c:pt idx="402">
                  <c:v>11.9300707201132</c:v>
                </c:pt>
                <c:pt idx="403">
                  <c:v>14.5842724775538</c:v>
                </c:pt>
                <c:pt idx="404">
                  <c:v>15.2631538196426</c:v>
                </c:pt>
                <c:pt idx="405">
                  <c:v>17.651224876187001</c:v>
                </c:pt>
                <c:pt idx="406">
                  <c:v>22.454280520110299</c:v>
                </c:pt>
                <c:pt idx="407">
                  <c:v>21.3886766268641</c:v>
                </c:pt>
                <c:pt idx="408">
                  <c:v>17.8755329961547</c:v>
                </c:pt>
                <c:pt idx="409">
                  <c:v>15.399458162167001</c:v>
                </c:pt>
                <c:pt idx="410">
                  <c:v>14.327152283943899</c:v>
                </c:pt>
                <c:pt idx="411">
                  <c:v>14.064444156986699</c:v>
                </c:pt>
                <c:pt idx="412">
                  <c:v>13.2189738266849</c:v>
                </c:pt>
                <c:pt idx="413">
                  <c:v>10.683190296440101</c:v>
                </c:pt>
                <c:pt idx="414">
                  <c:v>5.6890205965954603</c:v>
                </c:pt>
                <c:pt idx="415">
                  <c:v>4.3990984763676202E-2</c:v>
                </c:pt>
                <c:pt idx="416">
                  <c:v>-1.6808343975995901</c:v>
                </c:pt>
                <c:pt idx="417">
                  <c:v>-2.49987334102341</c:v>
                </c:pt>
                <c:pt idx="418">
                  <c:v>-1.94981725998264</c:v>
                </c:pt>
                <c:pt idx="419">
                  <c:v>-2.3387575300708798</c:v>
                </c:pt>
                <c:pt idx="420">
                  <c:v>-3.1029844800939799</c:v>
                </c:pt>
                <c:pt idx="421">
                  <c:v>-2.5980120013894199</c:v>
                </c:pt>
                <c:pt idx="422">
                  <c:v>-3.9124680484625101</c:v>
                </c:pt>
                <c:pt idx="423">
                  <c:v>-5.5522703857131397</c:v>
                </c:pt>
                <c:pt idx="424">
                  <c:v>-6.3564014169471603</c:v>
                </c:pt>
                <c:pt idx="425">
                  <c:v>-7.2781544739935704</c:v>
                </c:pt>
                <c:pt idx="426">
                  <c:v>-9.0947699289797708</c:v>
                </c:pt>
                <c:pt idx="427">
                  <c:v>-11.08694918148</c:v>
                </c:pt>
                <c:pt idx="428">
                  <c:v>-15.492704234762099</c:v>
                </c:pt>
                <c:pt idx="429">
                  <c:v>-23.217601619477801</c:v>
                </c:pt>
                <c:pt idx="430">
                  <c:v>-30.6693367105355</c:v>
                </c:pt>
                <c:pt idx="431">
                  <c:v>-32.768289721162901</c:v>
                </c:pt>
                <c:pt idx="432">
                  <c:v>-40.843576590678197</c:v>
                </c:pt>
                <c:pt idx="433">
                  <c:v>-41.941348334240097</c:v>
                </c:pt>
                <c:pt idx="434">
                  <c:v>-51.8738222417361</c:v>
                </c:pt>
                <c:pt idx="435">
                  <c:v>-30.098995752286001</c:v>
                </c:pt>
                <c:pt idx="436">
                  <c:v>-27.130578354449501</c:v>
                </c:pt>
                <c:pt idx="437">
                  <c:v>-22.043001040101899</c:v>
                </c:pt>
                <c:pt idx="438">
                  <c:v>-22.8537542897115</c:v>
                </c:pt>
                <c:pt idx="439">
                  <c:v>-24.084676553956399</c:v>
                </c:pt>
                <c:pt idx="440">
                  <c:v>-22.846308776638899</c:v>
                </c:pt>
                <c:pt idx="441">
                  <c:v>-22.6159152881804</c:v>
                </c:pt>
                <c:pt idx="442">
                  <c:v>-24.855761083853299</c:v>
                </c:pt>
                <c:pt idx="443">
                  <c:v>-27.348935691575299</c:v>
                </c:pt>
                <c:pt idx="444">
                  <c:v>-29.9803201504238</c:v>
                </c:pt>
                <c:pt idx="445">
                  <c:v>-35.804412434802103</c:v>
                </c:pt>
                <c:pt idx="446">
                  <c:v>-46.877005876550399</c:v>
                </c:pt>
                <c:pt idx="447">
                  <c:v>-55.501043669444798</c:v>
                </c:pt>
                <c:pt idx="448">
                  <c:v>-51.860627267786803</c:v>
                </c:pt>
              </c:numCache>
            </c:numRef>
          </c:val>
          <c:smooth val="0"/>
          <c:extLst>
            <c:ext xmlns:c16="http://schemas.microsoft.com/office/drawing/2014/chart" uri="{C3380CC4-5D6E-409C-BE32-E72D297353CC}">
              <c16:uniqueId val="{00000001-BCD9-45BF-A31D-6B3D7B1A3987}"/>
            </c:ext>
          </c:extLst>
        </c:ser>
        <c:ser>
          <c:idx val="2"/>
          <c:order val="2"/>
          <c:tx>
            <c:strRef>
              <c:f>'[action3 5 times accel.csv]action3 5 times accel'!$L$1</c:f>
              <c:strCache>
                <c:ptCount val="1"/>
                <c:pt idx="0">
                  <c:v>Z-accel</c:v>
                </c:pt>
              </c:strCache>
            </c:strRef>
          </c:tx>
          <c:spPr>
            <a:ln w="28575" cap="rnd">
              <a:solidFill>
                <a:schemeClr val="accent3"/>
              </a:solidFill>
              <a:round/>
            </a:ln>
            <a:effectLst/>
          </c:spPr>
          <c:marker>
            <c:symbol val="none"/>
          </c:marker>
          <c:val>
            <c:numRef>
              <c:f>'[action3 5 times accel.csv]action3 5 times accel'!$L$2:$L$500</c:f>
              <c:numCache>
                <c:formatCode>General</c:formatCode>
                <c:ptCount val="499"/>
                <c:pt idx="0">
                  <c:v>-54.137966763713997</c:v>
                </c:pt>
                <c:pt idx="1">
                  <c:v>-56.243649305909898</c:v>
                </c:pt>
                <c:pt idx="2">
                  <c:v>-52.222851922386504</c:v>
                </c:pt>
                <c:pt idx="3">
                  <c:v>-44.536039169694597</c:v>
                </c:pt>
                <c:pt idx="4">
                  <c:v>-40.625913518118203</c:v>
                </c:pt>
                <c:pt idx="5">
                  <c:v>-48.555696064357399</c:v>
                </c:pt>
                <c:pt idx="6">
                  <c:v>-49.363312013296301</c:v>
                </c:pt>
                <c:pt idx="7">
                  <c:v>-51.529212933571998</c:v>
                </c:pt>
                <c:pt idx="8">
                  <c:v>-52.0443916086545</c:v>
                </c:pt>
                <c:pt idx="9">
                  <c:v>-50.555867000609098</c:v>
                </c:pt>
                <c:pt idx="10">
                  <c:v>-49.707532366008799</c:v>
                </c:pt>
                <c:pt idx="11">
                  <c:v>-51.738994376921298</c:v>
                </c:pt>
                <c:pt idx="12">
                  <c:v>-52.020022678381302</c:v>
                </c:pt>
                <c:pt idx="13">
                  <c:v>-49.183540926406998</c:v>
                </c:pt>
                <c:pt idx="14">
                  <c:v>-48.301670335304301</c:v>
                </c:pt>
                <c:pt idx="15">
                  <c:v>-48.522392297133997</c:v>
                </c:pt>
                <c:pt idx="16">
                  <c:v>-47.399760121189203</c:v>
                </c:pt>
                <c:pt idx="17">
                  <c:v>-46.666886949238403</c:v>
                </c:pt>
                <c:pt idx="18">
                  <c:v>-48.595838571618401</c:v>
                </c:pt>
                <c:pt idx="19">
                  <c:v>-50.441531158934801</c:v>
                </c:pt>
                <c:pt idx="20">
                  <c:v>-49.092065201009</c:v>
                </c:pt>
                <c:pt idx="21">
                  <c:v>-45.3092475416246</c:v>
                </c:pt>
                <c:pt idx="22">
                  <c:v>-43.379341747113202</c:v>
                </c:pt>
                <c:pt idx="23">
                  <c:v>-48.094055840573802</c:v>
                </c:pt>
                <c:pt idx="24">
                  <c:v>-50.3308130696525</c:v>
                </c:pt>
                <c:pt idx="25">
                  <c:v>-47.572847107965998</c:v>
                </c:pt>
                <c:pt idx="26">
                  <c:v>-46.200610767869897</c:v>
                </c:pt>
                <c:pt idx="27">
                  <c:v>-46.560316223211402</c:v>
                </c:pt>
                <c:pt idx="28">
                  <c:v>-46.0872952349511</c:v>
                </c:pt>
                <c:pt idx="29">
                  <c:v>-43.451198930957403</c:v>
                </c:pt>
                <c:pt idx="30">
                  <c:v>-41.894762945523901</c:v>
                </c:pt>
                <c:pt idx="31">
                  <c:v>-41.578541261216799</c:v>
                </c:pt>
                <c:pt idx="32">
                  <c:v>-43.7070538918124</c:v>
                </c:pt>
                <c:pt idx="33">
                  <c:v>-42.336781999554297</c:v>
                </c:pt>
                <c:pt idx="34">
                  <c:v>-37.837181676391097</c:v>
                </c:pt>
                <c:pt idx="35">
                  <c:v>-36.431235755498399</c:v>
                </c:pt>
                <c:pt idx="36">
                  <c:v>-35.1106730204394</c:v>
                </c:pt>
                <c:pt idx="37">
                  <c:v>-32.642967778946399</c:v>
                </c:pt>
                <c:pt idx="38">
                  <c:v>-33.083818460856698</c:v>
                </c:pt>
                <c:pt idx="39">
                  <c:v>-36.9879760982652</c:v>
                </c:pt>
                <c:pt idx="40">
                  <c:v>-35.892576605080798</c:v>
                </c:pt>
                <c:pt idx="41">
                  <c:v>-33.380570187292797</c:v>
                </c:pt>
                <c:pt idx="42">
                  <c:v>-34.780956276618099</c:v>
                </c:pt>
                <c:pt idx="43">
                  <c:v>-38.700942775816202</c:v>
                </c:pt>
                <c:pt idx="44">
                  <c:v>-38.057878675545702</c:v>
                </c:pt>
                <c:pt idx="45">
                  <c:v>-39.067879326157502</c:v>
                </c:pt>
                <c:pt idx="46">
                  <c:v>-36.855317925129697</c:v>
                </c:pt>
                <c:pt idx="47">
                  <c:v>-29.768907254196101</c:v>
                </c:pt>
                <c:pt idx="48">
                  <c:v>-25.5968861100189</c:v>
                </c:pt>
                <c:pt idx="49">
                  <c:v>-39.268557348547503</c:v>
                </c:pt>
                <c:pt idx="50">
                  <c:v>-40.956045173445702</c:v>
                </c:pt>
                <c:pt idx="51">
                  <c:v>-40.995291868152698</c:v>
                </c:pt>
                <c:pt idx="52">
                  <c:v>-51.779793893887003</c:v>
                </c:pt>
                <c:pt idx="53">
                  <c:v>-62.148700642461598</c:v>
                </c:pt>
                <c:pt idx="54">
                  <c:v>-60.086695653208103</c:v>
                </c:pt>
                <c:pt idx="55">
                  <c:v>-51.241963292771501</c:v>
                </c:pt>
                <c:pt idx="56">
                  <c:v>-47.9682216513269</c:v>
                </c:pt>
                <c:pt idx="57">
                  <c:v>-51.278471875332201</c:v>
                </c:pt>
                <c:pt idx="58">
                  <c:v>-49.756607047457699</c:v>
                </c:pt>
                <c:pt idx="59">
                  <c:v>-46.972116549345202</c:v>
                </c:pt>
                <c:pt idx="60">
                  <c:v>-46.944873229325403</c:v>
                </c:pt>
                <c:pt idx="61">
                  <c:v>-47.833777105334001</c:v>
                </c:pt>
                <c:pt idx="62">
                  <c:v>-48.185632937739101</c:v>
                </c:pt>
                <c:pt idx="63">
                  <c:v>-48.796767658005002</c:v>
                </c:pt>
                <c:pt idx="64">
                  <c:v>-47.3332374637953</c:v>
                </c:pt>
                <c:pt idx="65">
                  <c:v>-46.824606796207597</c:v>
                </c:pt>
                <c:pt idx="66">
                  <c:v>-42.7660587029536</c:v>
                </c:pt>
                <c:pt idx="67">
                  <c:v>-42.793439877112299</c:v>
                </c:pt>
                <c:pt idx="68">
                  <c:v>-45.237098100560402</c:v>
                </c:pt>
                <c:pt idx="69">
                  <c:v>-46.245162231994797</c:v>
                </c:pt>
                <c:pt idx="70">
                  <c:v>-44.001661406537899</c:v>
                </c:pt>
                <c:pt idx="71">
                  <c:v>-43.1925253765001</c:v>
                </c:pt>
                <c:pt idx="72">
                  <c:v>-47.658299023013797</c:v>
                </c:pt>
                <c:pt idx="73">
                  <c:v>-47.520549886549801</c:v>
                </c:pt>
                <c:pt idx="74">
                  <c:v>-44.517373319284502</c:v>
                </c:pt>
                <c:pt idx="75">
                  <c:v>-40.783089686293799</c:v>
                </c:pt>
                <c:pt idx="76">
                  <c:v>-43.619196645972899</c:v>
                </c:pt>
                <c:pt idx="77">
                  <c:v>-45.824272979016598</c:v>
                </c:pt>
                <c:pt idx="78">
                  <c:v>-42.261838074280298</c:v>
                </c:pt>
                <c:pt idx="79">
                  <c:v>-44.060434617147997</c:v>
                </c:pt>
                <c:pt idx="80">
                  <c:v>-41.575291523650399</c:v>
                </c:pt>
                <c:pt idx="81">
                  <c:v>-40.506156192727801</c:v>
                </c:pt>
                <c:pt idx="82">
                  <c:v>-42.228881307881103</c:v>
                </c:pt>
                <c:pt idx="83">
                  <c:v>-45.050440675353201</c:v>
                </c:pt>
                <c:pt idx="84">
                  <c:v>-48.5063976113886</c:v>
                </c:pt>
                <c:pt idx="85">
                  <c:v>-45.577126535388302</c:v>
                </c:pt>
                <c:pt idx="86">
                  <c:v>-38.213663678376697</c:v>
                </c:pt>
                <c:pt idx="87">
                  <c:v>-32.675955031524303</c:v>
                </c:pt>
                <c:pt idx="88">
                  <c:v>-29.9443381033912</c:v>
                </c:pt>
                <c:pt idx="89">
                  <c:v>-29.3487314684191</c:v>
                </c:pt>
                <c:pt idx="90">
                  <c:v>-30.724767190014902</c:v>
                </c:pt>
                <c:pt idx="91">
                  <c:v>-30.775986081912599</c:v>
                </c:pt>
                <c:pt idx="92">
                  <c:v>-19.1282594410727</c:v>
                </c:pt>
                <c:pt idx="93">
                  <c:v>-9.6370097142286006</c:v>
                </c:pt>
                <c:pt idx="94">
                  <c:v>-6.0022919133358901</c:v>
                </c:pt>
                <c:pt idx="95">
                  <c:v>-8.5381757782478704</c:v>
                </c:pt>
                <c:pt idx="96">
                  <c:v>-6.3489373526595303</c:v>
                </c:pt>
                <c:pt idx="97">
                  <c:v>-0.82917940998635098</c:v>
                </c:pt>
                <c:pt idx="98">
                  <c:v>1.2290760671340399</c:v>
                </c:pt>
                <c:pt idx="99">
                  <c:v>-4.5636906752725599</c:v>
                </c:pt>
                <c:pt idx="100">
                  <c:v>-13.1940278813615</c:v>
                </c:pt>
                <c:pt idx="101">
                  <c:v>-9.0930415063410006</c:v>
                </c:pt>
                <c:pt idx="102">
                  <c:v>2.4877483188979501</c:v>
                </c:pt>
                <c:pt idx="103">
                  <c:v>2.67893534685602</c:v>
                </c:pt>
                <c:pt idx="104">
                  <c:v>-17.594652199899699</c:v>
                </c:pt>
                <c:pt idx="105">
                  <c:v>-34.171851581056501</c:v>
                </c:pt>
                <c:pt idx="106">
                  <c:v>-34.051197220810003</c:v>
                </c:pt>
                <c:pt idx="107">
                  <c:v>-26.431959626675901</c:v>
                </c:pt>
                <c:pt idx="108">
                  <c:v>-22.4803621052667</c:v>
                </c:pt>
                <c:pt idx="109">
                  <c:v>-38.116234611706901</c:v>
                </c:pt>
                <c:pt idx="110">
                  <c:v>-53.351414350164703</c:v>
                </c:pt>
                <c:pt idx="111">
                  <c:v>-53.120357509087903</c:v>
                </c:pt>
                <c:pt idx="112">
                  <c:v>-48.199659967110598</c:v>
                </c:pt>
                <c:pt idx="113">
                  <c:v>-46.748548731679897</c:v>
                </c:pt>
                <c:pt idx="114">
                  <c:v>-51.531471728933298</c:v>
                </c:pt>
                <c:pt idx="115">
                  <c:v>-65.436935401268499</c:v>
                </c:pt>
                <c:pt idx="116">
                  <c:v>-71.567202135008898</c:v>
                </c:pt>
                <c:pt idx="117">
                  <c:v>-71.095762199314194</c:v>
                </c:pt>
                <c:pt idx="118">
                  <c:v>-73.878123454185896</c:v>
                </c:pt>
                <c:pt idx="119">
                  <c:v>-80.589809650171105</c:v>
                </c:pt>
                <c:pt idx="120">
                  <c:v>-81.546180929836297</c:v>
                </c:pt>
                <c:pt idx="121">
                  <c:v>-76.936207479882</c:v>
                </c:pt>
                <c:pt idx="122">
                  <c:v>-64.5074493244108</c:v>
                </c:pt>
                <c:pt idx="123">
                  <c:v>-53.4411716046652</c:v>
                </c:pt>
                <c:pt idx="124">
                  <c:v>-46.528257073147302</c:v>
                </c:pt>
                <c:pt idx="125">
                  <c:v>-42.659677318993303</c:v>
                </c:pt>
                <c:pt idx="126">
                  <c:v>-36.6573810596092</c:v>
                </c:pt>
                <c:pt idx="127">
                  <c:v>-31.958454042546599</c:v>
                </c:pt>
                <c:pt idx="128">
                  <c:v>-27.675711429908301</c:v>
                </c:pt>
                <c:pt idx="129">
                  <c:v>-25.759737100135698</c:v>
                </c:pt>
                <c:pt idx="130">
                  <c:v>-24.262550892832</c:v>
                </c:pt>
                <c:pt idx="131">
                  <c:v>-22.848196683108199</c:v>
                </c:pt>
                <c:pt idx="132">
                  <c:v>-19.232435981333801</c:v>
                </c:pt>
                <c:pt idx="133">
                  <c:v>-17.013500095455299</c:v>
                </c:pt>
                <c:pt idx="134">
                  <c:v>-8.9333269982764492</c:v>
                </c:pt>
                <c:pt idx="135">
                  <c:v>-1.58231549980108</c:v>
                </c:pt>
                <c:pt idx="136">
                  <c:v>-1.53777023432016</c:v>
                </c:pt>
                <c:pt idx="137">
                  <c:v>-0.17416015219842501</c:v>
                </c:pt>
                <c:pt idx="138">
                  <c:v>1.8310515037364501</c:v>
                </c:pt>
                <c:pt idx="139">
                  <c:v>8.9346142389250307</c:v>
                </c:pt>
                <c:pt idx="140">
                  <c:v>22.072749682030199</c:v>
                </c:pt>
                <c:pt idx="141">
                  <c:v>30.8457886200754</c:v>
                </c:pt>
                <c:pt idx="142">
                  <c:v>33.419865966500602</c:v>
                </c:pt>
                <c:pt idx="143">
                  <c:v>32.261533172308397</c:v>
                </c:pt>
                <c:pt idx="144">
                  <c:v>39.049507891965597</c:v>
                </c:pt>
                <c:pt idx="145">
                  <c:v>54.603734488911201</c:v>
                </c:pt>
                <c:pt idx="146">
                  <c:v>59.140400293206604</c:v>
                </c:pt>
                <c:pt idx="147">
                  <c:v>60.784347429719197</c:v>
                </c:pt>
                <c:pt idx="148">
                  <c:v>54.366769611569403</c:v>
                </c:pt>
                <c:pt idx="149">
                  <c:v>52.809723550655598</c:v>
                </c:pt>
                <c:pt idx="150">
                  <c:v>55.531292778566502</c:v>
                </c:pt>
                <c:pt idx="151">
                  <c:v>52.866060626668101</c:v>
                </c:pt>
                <c:pt idx="152">
                  <c:v>44.225658386609602</c:v>
                </c:pt>
                <c:pt idx="153">
                  <c:v>23.914123083676799</c:v>
                </c:pt>
                <c:pt idx="154">
                  <c:v>25.544168473752698</c:v>
                </c:pt>
                <c:pt idx="155">
                  <c:v>29.647599797578501</c:v>
                </c:pt>
                <c:pt idx="156">
                  <c:v>22.822402510733401</c:v>
                </c:pt>
                <c:pt idx="157">
                  <c:v>-1.36432640403811</c:v>
                </c:pt>
                <c:pt idx="158">
                  <c:v>-23.6481523521078</c:v>
                </c:pt>
                <c:pt idx="159">
                  <c:v>-18.874312292368799</c:v>
                </c:pt>
                <c:pt idx="160">
                  <c:v>1.7229386852802899</c:v>
                </c:pt>
                <c:pt idx="161">
                  <c:v>2.0609904522887801</c:v>
                </c:pt>
                <c:pt idx="162">
                  <c:v>-36.998014555779299</c:v>
                </c:pt>
                <c:pt idx="163">
                  <c:v>-57.264937420304904</c:v>
                </c:pt>
                <c:pt idx="164">
                  <c:v>-53.222448517434501</c:v>
                </c:pt>
                <c:pt idx="165">
                  <c:v>-43.200987284517701</c:v>
                </c:pt>
                <c:pt idx="166">
                  <c:v>-34.998613773550701</c:v>
                </c:pt>
                <c:pt idx="167">
                  <c:v>-46.565419137685197</c:v>
                </c:pt>
                <c:pt idx="168">
                  <c:v>-73.832597354669105</c:v>
                </c:pt>
                <c:pt idx="169">
                  <c:v>-81.6029553447989</c:v>
                </c:pt>
                <c:pt idx="170">
                  <c:v>-74.7842468953706</c:v>
                </c:pt>
                <c:pt idx="171">
                  <c:v>-64.925907356328096</c:v>
                </c:pt>
                <c:pt idx="172">
                  <c:v>-63.341253625872199</c:v>
                </c:pt>
                <c:pt idx="173">
                  <c:v>-71.939651640211594</c:v>
                </c:pt>
                <c:pt idx="174">
                  <c:v>-75.193051808422595</c:v>
                </c:pt>
                <c:pt idx="175">
                  <c:v>-69.782992090443699</c:v>
                </c:pt>
                <c:pt idx="176">
                  <c:v>-66.525956166458499</c:v>
                </c:pt>
                <c:pt idx="177">
                  <c:v>-69.610578638836998</c:v>
                </c:pt>
                <c:pt idx="178">
                  <c:v>-75.491320459395098</c:v>
                </c:pt>
                <c:pt idx="179">
                  <c:v>-78.092533279044702</c:v>
                </c:pt>
                <c:pt idx="180">
                  <c:v>-78.167658019322701</c:v>
                </c:pt>
                <c:pt idx="181">
                  <c:v>-72.678378693045303</c:v>
                </c:pt>
                <c:pt idx="182">
                  <c:v>-66.569703681243297</c:v>
                </c:pt>
                <c:pt idx="183">
                  <c:v>-61.355244980741901</c:v>
                </c:pt>
                <c:pt idx="184">
                  <c:v>-55.102164508070601</c:v>
                </c:pt>
                <c:pt idx="185">
                  <c:v>-49.172500125734601</c:v>
                </c:pt>
                <c:pt idx="186">
                  <c:v>-43.440175819356803</c:v>
                </c:pt>
                <c:pt idx="187">
                  <c:v>-35.907797382579602</c:v>
                </c:pt>
                <c:pt idx="188">
                  <c:v>-33.286969458075902</c:v>
                </c:pt>
                <c:pt idx="189">
                  <c:v>-34.785109085464597</c:v>
                </c:pt>
                <c:pt idx="190">
                  <c:v>-34.551722833574502</c:v>
                </c:pt>
                <c:pt idx="191">
                  <c:v>-35.4032479317273</c:v>
                </c:pt>
                <c:pt idx="192">
                  <c:v>-33.096735331213701</c:v>
                </c:pt>
                <c:pt idx="193">
                  <c:v>-31.177687825534999</c:v>
                </c:pt>
                <c:pt idx="194">
                  <c:v>-31.704071695715399</c:v>
                </c:pt>
                <c:pt idx="195">
                  <c:v>-30.928999346654699</c:v>
                </c:pt>
                <c:pt idx="196">
                  <c:v>-28.359094372468999</c:v>
                </c:pt>
                <c:pt idx="197">
                  <c:v>-23.931667582962898</c:v>
                </c:pt>
                <c:pt idx="198">
                  <c:v>-16.016993550423098</c:v>
                </c:pt>
                <c:pt idx="199">
                  <c:v>-2.93620984033396</c:v>
                </c:pt>
                <c:pt idx="200">
                  <c:v>5.7224224916126003</c:v>
                </c:pt>
                <c:pt idx="201">
                  <c:v>2.4633793587242101</c:v>
                </c:pt>
                <c:pt idx="202">
                  <c:v>-1.9312737216101299</c:v>
                </c:pt>
                <c:pt idx="203">
                  <c:v>2.8501095655473501</c:v>
                </c:pt>
                <c:pt idx="204">
                  <c:v>23.3717286013379</c:v>
                </c:pt>
                <c:pt idx="205">
                  <c:v>33.728431637700098</c:v>
                </c:pt>
                <c:pt idx="206">
                  <c:v>29.198264692132</c:v>
                </c:pt>
                <c:pt idx="207">
                  <c:v>17.179746609494199</c:v>
                </c:pt>
                <c:pt idx="208">
                  <c:v>19.4849020067258</c:v>
                </c:pt>
                <c:pt idx="209">
                  <c:v>37.688599338374303</c:v>
                </c:pt>
                <c:pt idx="210">
                  <c:v>52.815949868988497</c:v>
                </c:pt>
                <c:pt idx="211">
                  <c:v>50.818870761839896</c:v>
                </c:pt>
                <c:pt idx="212">
                  <c:v>43.768624867021899</c:v>
                </c:pt>
                <c:pt idx="213">
                  <c:v>42.006226505165102</c:v>
                </c:pt>
                <c:pt idx="214">
                  <c:v>51.138227879621802</c:v>
                </c:pt>
                <c:pt idx="215">
                  <c:v>53.154071609831497</c:v>
                </c:pt>
                <c:pt idx="216">
                  <c:v>55.046812863427697</c:v>
                </c:pt>
                <c:pt idx="217">
                  <c:v>57.491909704385797</c:v>
                </c:pt>
                <c:pt idx="218">
                  <c:v>57.421778907493099</c:v>
                </c:pt>
                <c:pt idx="219">
                  <c:v>59.328431835990003</c:v>
                </c:pt>
                <c:pt idx="220">
                  <c:v>60.206894450771102</c:v>
                </c:pt>
                <c:pt idx="221">
                  <c:v>60.164940237156003</c:v>
                </c:pt>
                <c:pt idx="222">
                  <c:v>55.695695426538798</c:v>
                </c:pt>
                <c:pt idx="223">
                  <c:v>45.456247243471303</c:v>
                </c:pt>
                <c:pt idx="224">
                  <c:v>48.281780727438402</c:v>
                </c:pt>
                <c:pt idx="225">
                  <c:v>53.580769693187797</c:v>
                </c:pt>
                <c:pt idx="226">
                  <c:v>55.466894807712499</c:v>
                </c:pt>
                <c:pt idx="227">
                  <c:v>48.048535410556298</c:v>
                </c:pt>
                <c:pt idx="228">
                  <c:v>34.733188658322497</c:v>
                </c:pt>
                <c:pt idx="229">
                  <c:v>35.209623859836</c:v>
                </c:pt>
                <c:pt idx="230">
                  <c:v>36.788408990074302</c:v>
                </c:pt>
                <c:pt idx="231">
                  <c:v>21.666954568109102</c:v>
                </c:pt>
                <c:pt idx="232">
                  <c:v>-6.4787845911856197</c:v>
                </c:pt>
                <c:pt idx="233">
                  <c:v>-14.1227745511758</c:v>
                </c:pt>
                <c:pt idx="234">
                  <c:v>-6.7594664536498597</c:v>
                </c:pt>
                <c:pt idx="235">
                  <c:v>-0.22917684456166901</c:v>
                </c:pt>
                <c:pt idx="236">
                  <c:v>-18.857634045169998</c:v>
                </c:pt>
                <c:pt idx="237">
                  <c:v>-33.279310408331803</c:v>
                </c:pt>
                <c:pt idx="238">
                  <c:v>-29.188776646292599</c:v>
                </c:pt>
                <c:pt idx="239">
                  <c:v>-20.988599400063901</c:v>
                </c:pt>
                <c:pt idx="240">
                  <c:v>-17.6974144841328</c:v>
                </c:pt>
                <c:pt idx="241">
                  <c:v>-39.7569268143329</c:v>
                </c:pt>
                <c:pt idx="242">
                  <c:v>-50.1217952023649</c:v>
                </c:pt>
                <c:pt idx="243">
                  <c:v>-46.795784490524902</c:v>
                </c:pt>
                <c:pt idx="244">
                  <c:v>-51.9958783071949</c:v>
                </c:pt>
                <c:pt idx="245">
                  <c:v>-68.160037237206396</c:v>
                </c:pt>
                <c:pt idx="246">
                  <c:v>-79.132229012196206</c:v>
                </c:pt>
                <c:pt idx="247">
                  <c:v>-78.377230857467495</c:v>
                </c:pt>
                <c:pt idx="248">
                  <c:v>-75.234019573570805</c:v>
                </c:pt>
                <c:pt idx="249">
                  <c:v>-74.727816465293799</c:v>
                </c:pt>
                <c:pt idx="250">
                  <c:v>-75.637409882055394</c:v>
                </c:pt>
                <c:pt idx="251">
                  <c:v>-67.006455672096493</c:v>
                </c:pt>
                <c:pt idx="252">
                  <c:v>-62.374881270351999</c:v>
                </c:pt>
                <c:pt idx="253">
                  <c:v>-60.974999540672798</c:v>
                </c:pt>
                <c:pt idx="254">
                  <c:v>-56.832232248267701</c:v>
                </c:pt>
                <c:pt idx="255">
                  <c:v>-46.7316596898469</c:v>
                </c:pt>
                <c:pt idx="256">
                  <c:v>-38.881124033909302</c:v>
                </c:pt>
                <c:pt idx="257">
                  <c:v>-33.971505940873897</c:v>
                </c:pt>
                <c:pt idx="258">
                  <c:v>-26.180481508665</c:v>
                </c:pt>
                <c:pt idx="259">
                  <c:v>-19.323535226167799</c:v>
                </c:pt>
                <c:pt idx="260">
                  <c:v>-12.343301634851599</c:v>
                </c:pt>
                <c:pt idx="261">
                  <c:v>-8.1614448224616591</c:v>
                </c:pt>
                <c:pt idx="262">
                  <c:v>-7.9321199029675196</c:v>
                </c:pt>
                <c:pt idx="263">
                  <c:v>-4.8219251341451903</c:v>
                </c:pt>
                <c:pt idx="264">
                  <c:v>-1.2721394499977501</c:v>
                </c:pt>
                <c:pt idx="265">
                  <c:v>0.76136151924721196</c:v>
                </c:pt>
                <c:pt idx="266">
                  <c:v>-0.95810968484667902</c:v>
                </c:pt>
                <c:pt idx="267">
                  <c:v>3.5930916181182901</c:v>
                </c:pt>
                <c:pt idx="268">
                  <c:v>8.3920261910074405</c:v>
                </c:pt>
                <c:pt idx="269">
                  <c:v>6.9996939587966098</c:v>
                </c:pt>
                <c:pt idx="270">
                  <c:v>5.5139162424696098</c:v>
                </c:pt>
                <c:pt idx="271">
                  <c:v>6.3688953004739703</c:v>
                </c:pt>
                <c:pt idx="272">
                  <c:v>11.671326952724501</c:v>
                </c:pt>
                <c:pt idx="273">
                  <c:v>13.820235106594501</c:v>
                </c:pt>
                <c:pt idx="274">
                  <c:v>15.0005696678045</c:v>
                </c:pt>
                <c:pt idx="275">
                  <c:v>24.181283458875001</c:v>
                </c:pt>
                <c:pt idx="276">
                  <c:v>30.669877780337199</c:v>
                </c:pt>
                <c:pt idx="277">
                  <c:v>30.545657304313899</c:v>
                </c:pt>
                <c:pt idx="278">
                  <c:v>35.173897220566502</c:v>
                </c:pt>
                <c:pt idx="279">
                  <c:v>45.603018727536003</c:v>
                </c:pt>
                <c:pt idx="280">
                  <c:v>52.8088062338132</c:v>
                </c:pt>
                <c:pt idx="281">
                  <c:v>53.101820364730202</c:v>
                </c:pt>
                <c:pt idx="282">
                  <c:v>49.090856881708497</c:v>
                </c:pt>
                <c:pt idx="283">
                  <c:v>53.003920547998497</c:v>
                </c:pt>
                <c:pt idx="284">
                  <c:v>56.429327702339897</c:v>
                </c:pt>
                <c:pt idx="285">
                  <c:v>53.463658286154804</c:v>
                </c:pt>
                <c:pt idx="286">
                  <c:v>52.999054305867098</c:v>
                </c:pt>
                <c:pt idx="287">
                  <c:v>50.472508969540002</c:v>
                </c:pt>
                <c:pt idx="288">
                  <c:v>48.254294293262497</c:v>
                </c:pt>
                <c:pt idx="289">
                  <c:v>48.481846050576898</c:v>
                </c:pt>
                <c:pt idx="290">
                  <c:v>49.254061661777001</c:v>
                </c:pt>
                <c:pt idx="291">
                  <c:v>47.305023207107197</c:v>
                </c:pt>
                <c:pt idx="292">
                  <c:v>44.126086468675901</c:v>
                </c:pt>
                <c:pt idx="293">
                  <c:v>40.5751485926952</c:v>
                </c:pt>
                <c:pt idx="294">
                  <c:v>38.790447935828503</c:v>
                </c:pt>
                <c:pt idx="295">
                  <c:v>39.706341612853301</c:v>
                </c:pt>
                <c:pt idx="296">
                  <c:v>38.978133534100301</c:v>
                </c:pt>
                <c:pt idx="297">
                  <c:v>33.516201459478097</c:v>
                </c:pt>
                <c:pt idx="298">
                  <c:v>29.7755725178082</c:v>
                </c:pt>
                <c:pt idx="299">
                  <c:v>28.1157884151133</c:v>
                </c:pt>
                <c:pt idx="300">
                  <c:v>26.204838690308801</c:v>
                </c:pt>
                <c:pt idx="301">
                  <c:v>18.349556176822201</c:v>
                </c:pt>
                <c:pt idx="302">
                  <c:v>11.7945193333533</c:v>
                </c:pt>
                <c:pt idx="303">
                  <c:v>5.9621255536415898</c:v>
                </c:pt>
                <c:pt idx="304">
                  <c:v>1.89775369695964</c:v>
                </c:pt>
                <c:pt idx="305">
                  <c:v>-4.1936225654346897</c:v>
                </c:pt>
                <c:pt idx="306">
                  <c:v>-11.5895481312687</c:v>
                </c:pt>
                <c:pt idx="307">
                  <c:v>-14.3550888421594</c:v>
                </c:pt>
                <c:pt idx="308">
                  <c:v>-16.7409167799131</c:v>
                </c:pt>
                <c:pt idx="309">
                  <c:v>-22.023379290968101</c:v>
                </c:pt>
                <c:pt idx="310">
                  <c:v>-23.9553712331372</c:v>
                </c:pt>
                <c:pt idx="311">
                  <c:v>-25.843704905241498</c:v>
                </c:pt>
                <c:pt idx="312">
                  <c:v>-32.741265343313501</c:v>
                </c:pt>
                <c:pt idx="313">
                  <c:v>-35.509886980920797</c:v>
                </c:pt>
                <c:pt idx="314">
                  <c:v>-35.112960322306499</c:v>
                </c:pt>
                <c:pt idx="315">
                  <c:v>-43.111097796531197</c:v>
                </c:pt>
                <c:pt idx="316">
                  <c:v>-62.654318149446702</c:v>
                </c:pt>
                <c:pt idx="317">
                  <c:v>-76.523540094681806</c:v>
                </c:pt>
                <c:pt idx="318">
                  <c:v>-79.166296023003198</c:v>
                </c:pt>
                <c:pt idx="319">
                  <c:v>-86.568237333494906</c:v>
                </c:pt>
                <c:pt idx="320">
                  <c:v>-81.2887277830241</c:v>
                </c:pt>
                <c:pt idx="321">
                  <c:v>-70.313158806108007</c:v>
                </c:pt>
                <c:pt idx="322">
                  <c:v>-67.313843257493502</c:v>
                </c:pt>
                <c:pt idx="323">
                  <c:v>-69.745486653795197</c:v>
                </c:pt>
                <c:pt idx="324">
                  <c:v>-64.256013316053</c:v>
                </c:pt>
                <c:pt idx="325">
                  <c:v>-57.598256917537398</c:v>
                </c:pt>
                <c:pt idx="326">
                  <c:v>-51.698500412388697</c:v>
                </c:pt>
                <c:pt idx="327">
                  <c:v>-50.972366487212803</c:v>
                </c:pt>
                <c:pt idx="328">
                  <c:v>-42.758081518105598</c:v>
                </c:pt>
                <c:pt idx="329">
                  <c:v>-31.1512839008825</c:v>
                </c:pt>
                <c:pt idx="330">
                  <c:v>-28.4505255171205</c:v>
                </c:pt>
                <c:pt idx="331">
                  <c:v>-29.785763509125101</c:v>
                </c:pt>
                <c:pt idx="332">
                  <c:v>-28.075516020416298</c:v>
                </c:pt>
                <c:pt idx="333">
                  <c:v>-22.249653062830799</c:v>
                </c:pt>
                <c:pt idx="334">
                  <c:v>-18.141880083609699</c:v>
                </c:pt>
                <c:pt idx="335">
                  <c:v>-14.367881571000099</c:v>
                </c:pt>
                <c:pt idx="336">
                  <c:v>-9.3933624006277796</c:v>
                </c:pt>
                <c:pt idx="337">
                  <c:v>-9.1776794952745995</c:v>
                </c:pt>
                <c:pt idx="338">
                  <c:v>-7.7314348309256999</c:v>
                </c:pt>
                <c:pt idx="339">
                  <c:v>1.9837028668210399</c:v>
                </c:pt>
                <c:pt idx="340">
                  <c:v>4.0323574504607604</c:v>
                </c:pt>
                <c:pt idx="341">
                  <c:v>4.2960680844366399</c:v>
                </c:pt>
                <c:pt idx="342">
                  <c:v>7.5388772313829699</c:v>
                </c:pt>
                <c:pt idx="343">
                  <c:v>10.767299810904699</c:v>
                </c:pt>
                <c:pt idx="344">
                  <c:v>16.935884000629599</c:v>
                </c:pt>
                <c:pt idx="345">
                  <c:v>28.957940591009201</c:v>
                </c:pt>
                <c:pt idx="346">
                  <c:v>42.741943540960797</c:v>
                </c:pt>
                <c:pt idx="347">
                  <c:v>42.080238691124698</c:v>
                </c:pt>
                <c:pt idx="348">
                  <c:v>41.621074094010801</c:v>
                </c:pt>
                <c:pt idx="349">
                  <c:v>40.441681381855602</c:v>
                </c:pt>
                <c:pt idx="350">
                  <c:v>54.781534475619402</c:v>
                </c:pt>
                <c:pt idx="351">
                  <c:v>60.188014176329297</c:v>
                </c:pt>
                <c:pt idx="352">
                  <c:v>59.061982556384997</c:v>
                </c:pt>
                <c:pt idx="353">
                  <c:v>60.154353803582602</c:v>
                </c:pt>
                <c:pt idx="354">
                  <c:v>65.099551373252197</c:v>
                </c:pt>
                <c:pt idx="355">
                  <c:v>67.005182134500103</c:v>
                </c:pt>
                <c:pt idx="356">
                  <c:v>64.610307120043899</c:v>
                </c:pt>
                <c:pt idx="357">
                  <c:v>65.136003144362306</c:v>
                </c:pt>
                <c:pt idx="358">
                  <c:v>64.875505315789397</c:v>
                </c:pt>
                <c:pt idx="359">
                  <c:v>63.102889198609503</c:v>
                </c:pt>
                <c:pt idx="360">
                  <c:v>59.018408992762303</c:v>
                </c:pt>
                <c:pt idx="361">
                  <c:v>51.643786438311601</c:v>
                </c:pt>
                <c:pt idx="362">
                  <c:v>45.934559727361503</c:v>
                </c:pt>
                <c:pt idx="363">
                  <c:v>46.1384142626544</c:v>
                </c:pt>
                <c:pt idx="364">
                  <c:v>45.2391285533092</c:v>
                </c:pt>
                <c:pt idx="365">
                  <c:v>35.1519966106707</c:v>
                </c:pt>
                <c:pt idx="366">
                  <c:v>27.9890073958329</c:v>
                </c:pt>
                <c:pt idx="367">
                  <c:v>28.720245479798798</c:v>
                </c:pt>
                <c:pt idx="368">
                  <c:v>25.257625305604201</c:v>
                </c:pt>
                <c:pt idx="369">
                  <c:v>6.0469113849534502</c:v>
                </c:pt>
                <c:pt idx="370">
                  <c:v>-5.00928363393587</c:v>
                </c:pt>
                <c:pt idx="371">
                  <c:v>2.95531542105509</c:v>
                </c:pt>
                <c:pt idx="372">
                  <c:v>11.992849249389501</c:v>
                </c:pt>
                <c:pt idx="373">
                  <c:v>6.3428399510555504</c:v>
                </c:pt>
                <c:pt idx="374">
                  <c:v>-14.761002243064601</c:v>
                </c:pt>
                <c:pt idx="375">
                  <c:v>-22.981485631896799</c:v>
                </c:pt>
                <c:pt idx="376">
                  <c:v>-13.685782698497301</c:v>
                </c:pt>
                <c:pt idx="377">
                  <c:v>-6.7638441934758404</c:v>
                </c:pt>
                <c:pt idx="378">
                  <c:v>-23.4492347464275</c:v>
                </c:pt>
                <c:pt idx="379">
                  <c:v>-30.860208467619699</c:v>
                </c:pt>
                <c:pt idx="380">
                  <c:v>-26.693819469368101</c:v>
                </c:pt>
                <c:pt idx="381">
                  <c:v>-10.351572870085899</c:v>
                </c:pt>
                <c:pt idx="382">
                  <c:v>-5.9893799215935797</c:v>
                </c:pt>
                <c:pt idx="383">
                  <c:v>-43.179147219324399</c:v>
                </c:pt>
                <c:pt idx="384">
                  <c:v>-56.618277493167803</c:v>
                </c:pt>
                <c:pt idx="385">
                  <c:v>-56.959914088390498</c:v>
                </c:pt>
                <c:pt idx="386">
                  <c:v>-46.214224094812799</c:v>
                </c:pt>
                <c:pt idx="387">
                  <c:v>-41.431061654212698</c:v>
                </c:pt>
                <c:pt idx="388">
                  <c:v>-72.9818822066282</c:v>
                </c:pt>
                <c:pt idx="389">
                  <c:v>-84.932325830767695</c:v>
                </c:pt>
                <c:pt idx="390">
                  <c:v>-86.267384939948499</c:v>
                </c:pt>
                <c:pt idx="391">
                  <c:v>-84.043061048962201</c:v>
                </c:pt>
                <c:pt idx="392">
                  <c:v>-87.644092174089494</c:v>
                </c:pt>
                <c:pt idx="393">
                  <c:v>-75.560739498376407</c:v>
                </c:pt>
                <c:pt idx="394">
                  <c:v>-61.690547209688802</c:v>
                </c:pt>
                <c:pt idx="395">
                  <c:v>-56.563446582818599</c:v>
                </c:pt>
                <c:pt idx="396">
                  <c:v>-51.285891503582903</c:v>
                </c:pt>
                <c:pt idx="397">
                  <c:v>-44.759390852092601</c:v>
                </c:pt>
                <c:pt idx="398">
                  <c:v>-43.126301036451203</c:v>
                </c:pt>
                <c:pt idx="399">
                  <c:v>-39.832649551689897</c:v>
                </c:pt>
                <c:pt idx="400">
                  <c:v>-32.5617656918931</c:v>
                </c:pt>
                <c:pt idx="401">
                  <c:v>-26.120806229257902</c:v>
                </c:pt>
                <c:pt idx="402">
                  <c:v>-21.180132716957399</c:v>
                </c:pt>
                <c:pt idx="403">
                  <c:v>-17.5929302704535</c:v>
                </c:pt>
                <c:pt idx="404">
                  <c:v>-14.583479523145501</c:v>
                </c:pt>
                <c:pt idx="405">
                  <c:v>-11.994911533761901</c:v>
                </c:pt>
                <c:pt idx="406">
                  <c:v>-10.199280835948001</c:v>
                </c:pt>
                <c:pt idx="407">
                  <c:v>-11.840907941108</c:v>
                </c:pt>
                <c:pt idx="408">
                  <c:v>-9.0521421322374191</c:v>
                </c:pt>
                <c:pt idx="409">
                  <c:v>-6.5894640125619501</c:v>
                </c:pt>
                <c:pt idx="410">
                  <c:v>-3.0518206206585501</c:v>
                </c:pt>
                <c:pt idx="411">
                  <c:v>1.1221181036105199</c:v>
                </c:pt>
                <c:pt idx="412">
                  <c:v>7.9062470280268604</c:v>
                </c:pt>
                <c:pt idx="413">
                  <c:v>14.635230339402399</c:v>
                </c:pt>
                <c:pt idx="414">
                  <c:v>14.0824629423223</c:v>
                </c:pt>
                <c:pt idx="415">
                  <c:v>11.177216867107299</c:v>
                </c:pt>
                <c:pt idx="416">
                  <c:v>9.8006224213742996</c:v>
                </c:pt>
                <c:pt idx="417">
                  <c:v>15.5706465032211</c:v>
                </c:pt>
                <c:pt idx="418">
                  <c:v>26.380976447555199</c:v>
                </c:pt>
                <c:pt idx="419">
                  <c:v>27.4958529225202</c:v>
                </c:pt>
                <c:pt idx="420">
                  <c:v>27.184620445127599</c:v>
                </c:pt>
                <c:pt idx="421">
                  <c:v>27.7323564906381</c:v>
                </c:pt>
                <c:pt idx="422">
                  <c:v>32.4890210796137</c:v>
                </c:pt>
                <c:pt idx="423">
                  <c:v>37.241342497795301</c:v>
                </c:pt>
                <c:pt idx="424">
                  <c:v>40.029769191931003</c:v>
                </c:pt>
                <c:pt idx="425">
                  <c:v>43.218160061384303</c:v>
                </c:pt>
                <c:pt idx="426">
                  <c:v>48.815153094058303</c:v>
                </c:pt>
                <c:pt idx="427">
                  <c:v>57.646001993170202</c:v>
                </c:pt>
                <c:pt idx="428">
                  <c:v>65.345480724808695</c:v>
                </c:pt>
                <c:pt idx="429">
                  <c:v>63.474286095293103</c:v>
                </c:pt>
                <c:pt idx="430">
                  <c:v>55.570048358903797</c:v>
                </c:pt>
                <c:pt idx="431">
                  <c:v>56.535426516450102</c:v>
                </c:pt>
                <c:pt idx="432">
                  <c:v>46.455061921391497</c:v>
                </c:pt>
                <c:pt idx="433">
                  <c:v>27.616495579204098</c:v>
                </c:pt>
                <c:pt idx="434">
                  <c:v>-10.929477041964001</c:v>
                </c:pt>
                <c:pt idx="435">
                  <c:v>-28.844010904630501</c:v>
                </c:pt>
                <c:pt idx="436">
                  <c:v>-27.859330854667</c:v>
                </c:pt>
                <c:pt idx="437">
                  <c:v>-26.2483076084666</c:v>
                </c:pt>
                <c:pt idx="438">
                  <c:v>-34.811773531789797</c:v>
                </c:pt>
                <c:pt idx="439">
                  <c:v>-38.143254885669499</c:v>
                </c:pt>
                <c:pt idx="440">
                  <c:v>-38.645539923148696</c:v>
                </c:pt>
                <c:pt idx="441">
                  <c:v>-36.951849386288501</c:v>
                </c:pt>
                <c:pt idx="442">
                  <c:v>-41.003593121464</c:v>
                </c:pt>
                <c:pt idx="443">
                  <c:v>-48.478893177437499</c:v>
                </c:pt>
                <c:pt idx="444">
                  <c:v>-51.365655458130497</c:v>
                </c:pt>
                <c:pt idx="445">
                  <c:v>-46.550341711385698</c:v>
                </c:pt>
                <c:pt idx="446">
                  <c:v>-34.864987184245798</c:v>
                </c:pt>
                <c:pt idx="447">
                  <c:v>-27.375435924184199</c:v>
                </c:pt>
                <c:pt idx="448">
                  <c:v>-31.1399491794452</c:v>
                </c:pt>
              </c:numCache>
            </c:numRef>
          </c:val>
          <c:smooth val="0"/>
          <c:extLst>
            <c:ext xmlns:c16="http://schemas.microsoft.com/office/drawing/2014/chart" uri="{C3380CC4-5D6E-409C-BE32-E72D297353CC}">
              <c16:uniqueId val="{00000002-BCD9-45BF-A31D-6B3D7B1A3987}"/>
            </c:ext>
          </c:extLst>
        </c:ser>
        <c:dLbls>
          <c:showLegendKey val="0"/>
          <c:showVal val="0"/>
          <c:showCatName val="0"/>
          <c:showSerName val="0"/>
          <c:showPercent val="0"/>
          <c:showBubbleSize val="0"/>
        </c:dLbls>
        <c:smooth val="0"/>
        <c:axId val="121571606"/>
        <c:axId val="317662581"/>
      </c:lineChart>
      <c:catAx>
        <c:axId val="12157160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317662581"/>
        <c:crosses val="autoZero"/>
        <c:auto val="1"/>
        <c:lblAlgn val="ctr"/>
        <c:lblOffset val="100"/>
        <c:noMultiLvlLbl val="0"/>
      </c:catAx>
      <c:valAx>
        <c:axId val="31766258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121571606"/>
        <c:crosses val="autoZero"/>
        <c:crossBetween val="between"/>
      </c:valAx>
      <c:spPr>
        <a:noFill/>
        <a:ln w="25400">
          <a:noFill/>
        </a:ln>
        <a:effectLst/>
      </c:spPr>
    </c:plotArea>
    <c:legend>
      <c:legendPos val="b"/>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Action3</a:t>
            </a:r>
            <a:r>
              <a:rPr lang="en-US" baseline="0"/>
              <a:t> Accel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Sheet1!$K$1</c:f>
              <c:strCache>
                <c:ptCount val="1"/>
                <c:pt idx="0">
                  <c:v>X-accel</c:v>
                </c:pt>
              </c:strCache>
            </c:strRef>
          </c:tx>
          <c:spPr>
            <a:ln w="28575" cap="rnd">
              <a:solidFill>
                <a:schemeClr val="accent1"/>
              </a:solidFill>
              <a:round/>
            </a:ln>
            <a:effectLst/>
          </c:spPr>
          <c:marker>
            <c:symbol val="none"/>
          </c:marker>
          <c:val>
            <c:numRef>
              <c:f>Sheet1!$K$2:$K$800</c:f>
              <c:numCache>
                <c:formatCode>General</c:formatCode>
                <c:ptCount val="799"/>
                <c:pt idx="0">
                  <c:v>-31.383038109136255</c:v>
                </c:pt>
                <c:pt idx="1">
                  <c:v>-30.45061673742665</c:v>
                </c:pt>
                <c:pt idx="2">
                  <c:v>-28.159877038922247</c:v>
                </c:pt>
                <c:pt idx="3">
                  <c:v>-26.94427589353436</c:v>
                </c:pt>
                <c:pt idx="4">
                  <c:v>-25.266761523298499</c:v>
                </c:pt>
                <c:pt idx="5">
                  <c:v>-24.26428076068439</c:v>
                </c:pt>
                <c:pt idx="6">
                  <c:v>-23.880881078088958</c:v>
                </c:pt>
                <c:pt idx="7">
                  <c:v>-21.967601585349957</c:v>
                </c:pt>
                <c:pt idx="8">
                  <c:v>-20.356817227051277</c:v>
                </c:pt>
                <c:pt idx="9">
                  <c:v>-15.988676813293941</c:v>
                </c:pt>
                <c:pt idx="10">
                  <c:v>-9.9636963185274414</c:v>
                </c:pt>
                <c:pt idx="11">
                  <c:v>-2.451476178564806</c:v>
                </c:pt>
                <c:pt idx="12">
                  <c:v>4.6540774777761467</c:v>
                </c:pt>
                <c:pt idx="13">
                  <c:v>12.539621028470869</c:v>
                </c:pt>
                <c:pt idx="14">
                  <c:v>20.04771136931128</c:v>
                </c:pt>
                <c:pt idx="15">
                  <c:v>24.45089389466521</c:v>
                </c:pt>
                <c:pt idx="16">
                  <c:v>28.000051327692031</c:v>
                </c:pt>
                <c:pt idx="17">
                  <c:v>30.176407849112081</c:v>
                </c:pt>
                <c:pt idx="18">
                  <c:v>31.447721519003736</c:v>
                </c:pt>
                <c:pt idx="19">
                  <c:v>34.69870959144454</c:v>
                </c:pt>
                <c:pt idx="20">
                  <c:v>38.784623884858398</c:v>
                </c:pt>
                <c:pt idx="21">
                  <c:v>43.926105428579646</c:v>
                </c:pt>
                <c:pt idx="22">
                  <c:v>50.595164272415637</c:v>
                </c:pt>
                <c:pt idx="23">
                  <c:v>56.003131573825591</c:v>
                </c:pt>
                <c:pt idx="24">
                  <c:v>61.042207465878626</c:v>
                </c:pt>
                <c:pt idx="25">
                  <c:v>62.417536318652225</c:v>
                </c:pt>
                <c:pt idx="26">
                  <c:v>62.453097705570762</c:v>
                </c:pt>
                <c:pt idx="27">
                  <c:v>61.532346571140941</c:v>
                </c:pt>
                <c:pt idx="28">
                  <c:v>61.581064328445471</c:v>
                </c:pt>
                <c:pt idx="29">
                  <c:v>61.469908892097692</c:v>
                </c:pt>
                <c:pt idx="30">
                  <c:v>62.362762066443274</c:v>
                </c:pt>
                <c:pt idx="31">
                  <c:v>65.631892201921204</c:v>
                </c:pt>
                <c:pt idx="32">
                  <c:v>69.288417945997693</c:v>
                </c:pt>
                <c:pt idx="33">
                  <c:v>73.079803106342183</c:v>
                </c:pt>
                <c:pt idx="34">
                  <c:v>75.594842530286783</c:v>
                </c:pt>
                <c:pt idx="35">
                  <c:v>75.969375714448049</c:v>
                </c:pt>
                <c:pt idx="36">
                  <c:v>75.578783120925564</c:v>
                </c:pt>
                <c:pt idx="37">
                  <c:v>74.129774969037342</c:v>
                </c:pt>
                <c:pt idx="38">
                  <c:v>72.669488905876079</c:v>
                </c:pt>
                <c:pt idx="39">
                  <c:v>70.125323987577303</c:v>
                </c:pt>
                <c:pt idx="40">
                  <c:v>68.002419931901898</c:v>
                </c:pt>
                <c:pt idx="41">
                  <c:v>67.559077553780227</c:v>
                </c:pt>
                <c:pt idx="42">
                  <c:v>67.484341476722378</c:v>
                </c:pt>
                <c:pt idx="43">
                  <c:v>67.352768385238846</c:v>
                </c:pt>
                <c:pt idx="44">
                  <c:v>66.922915511267988</c:v>
                </c:pt>
                <c:pt idx="45">
                  <c:v>66.376426910431434</c:v>
                </c:pt>
                <c:pt idx="46">
                  <c:v>64.584033686997159</c:v>
                </c:pt>
                <c:pt idx="47">
                  <c:v>63.213155274144107</c:v>
                </c:pt>
                <c:pt idx="48">
                  <c:v>62.038919941541842</c:v>
                </c:pt>
                <c:pt idx="49">
                  <c:v>60.828055313925226</c:v>
                </c:pt>
                <c:pt idx="50">
                  <c:v>59.902119452308533</c:v>
                </c:pt>
                <c:pt idx="51">
                  <c:v>58.944600470077539</c:v>
                </c:pt>
                <c:pt idx="52">
                  <c:v>57.330515805119987</c:v>
                </c:pt>
                <c:pt idx="53">
                  <c:v>54.98609119420346</c:v>
                </c:pt>
                <c:pt idx="54">
                  <c:v>53.287651923139421</c:v>
                </c:pt>
                <c:pt idx="55">
                  <c:v>52.830417038473946</c:v>
                </c:pt>
                <c:pt idx="56">
                  <c:v>53.152573898230102</c:v>
                </c:pt>
                <c:pt idx="57">
                  <c:v>54.001020547456122</c:v>
                </c:pt>
                <c:pt idx="58">
                  <c:v>52.962917910835998</c:v>
                </c:pt>
                <c:pt idx="59">
                  <c:v>49.892134885116981</c:v>
                </c:pt>
                <c:pt idx="60">
                  <c:v>46.039061640131152</c:v>
                </c:pt>
                <c:pt idx="61">
                  <c:v>40.737284906165712</c:v>
                </c:pt>
                <c:pt idx="62">
                  <c:v>35.178435064039277</c:v>
                </c:pt>
                <c:pt idx="63">
                  <c:v>30.236460663063941</c:v>
                </c:pt>
                <c:pt idx="64">
                  <c:v>26.922996086049015</c:v>
                </c:pt>
                <c:pt idx="65">
                  <c:v>22.901130152191289</c:v>
                </c:pt>
                <c:pt idx="66">
                  <c:v>18.655699339813665</c:v>
                </c:pt>
                <c:pt idx="67">
                  <c:v>14.793552686152717</c:v>
                </c:pt>
                <c:pt idx="68">
                  <c:v>9.5864828657202228</c:v>
                </c:pt>
                <c:pt idx="69">
                  <c:v>5.3266068438586256</c:v>
                </c:pt>
                <c:pt idx="70">
                  <c:v>1.2642774049958143</c:v>
                </c:pt>
                <c:pt idx="71">
                  <c:v>-3.2536822059128951</c:v>
                </c:pt>
                <c:pt idx="72">
                  <c:v>-8.6267090998865967</c:v>
                </c:pt>
                <c:pt idx="73">
                  <c:v>-14.446947934659478</c:v>
                </c:pt>
                <c:pt idx="74">
                  <c:v>-22.652476661146061</c:v>
                </c:pt>
                <c:pt idx="75">
                  <c:v>-31.852343518663101</c:v>
                </c:pt>
                <c:pt idx="76">
                  <c:v>-38.946068405528564</c:v>
                </c:pt>
                <c:pt idx="77">
                  <c:v>-44.762649961053889</c:v>
                </c:pt>
                <c:pt idx="78">
                  <c:v>-48.917029036000173</c:v>
                </c:pt>
                <c:pt idx="79">
                  <c:v>-51.227141589949802</c:v>
                </c:pt>
                <c:pt idx="80">
                  <c:v>-57.97750286484893</c:v>
                </c:pt>
                <c:pt idx="81">
                  <c:v>-67.164455723303178</c:v>
                </c:pt>
                <c:pt idx="82">
                  <c:v>-65.769600866626647</c:v>
                </c:pt>
                <c:pt idx="83">
                  <c:v>-65.484423154762425</c:v>
                </c:pt>
                <c:pt idx="84">
                  <c:v>-62.395483638532873</c:v>
                </c:pt>
                <c:pt idx="85">
                  <c:v>-58.097164281020092</c:v>
                </c:pt>
                <c:pt idx="86">
                  <c:v>-55.074974313740526</c:v>
                </c:pt>
                <c:pt idx="87">
                  <c:v>-55.070944640904472</c:v>
                </c:pt>
                <c:pt idx="88">
                  <c:v>-56.856009186605029</c:v>
                </c:pt>
                <c:pt idx="89">
                  <c:v>-60.516392082003954</c:v>
                </c:pt>
                <c:pt idx="90">
                  <c:v>-63.68177042631563</c:v>
                </c:pt>
                <c:pt idx="91">
                  <c:v>-63.490617198573368</c:v>
                </c:pt>
                <c:pt idx="92">
                  <c:v>-63.634510356764444</c:v>
                </c:pt>
                <c:pt idx="93">
                  <c:v>-63.613534926486501</c:v>
                </c:pt>
                <c:pt idx="94">
                  <c:v>-63.018671405267284</c:v>
                </c:pt>
                <c:pt idx="95">
                  <c:v>-63.528319286118418</c:v>
                </c:pt>
                <c:pt idx="96">
                  <c:v>-63.948281595139349</c:v>
                </c:pt>
                <c:pt idx="97">
                  <c:v>-62.529531622131643</c:v>
                </c:pt>
                <c:pt idx="98">
                  <c:v>-59.587711617292506</c:v>
                </c:pt>
                <c:pt idx="99">
                  <c:v>-55.137216040114602</c:v>
                </c:pt>
                <c:pt idx="100">
                  <c:v>-49.893377272152328</c:v>
                </c:pt>
                <c:pt idx="101">
                  <c:v>-46.719442041207422</c:v>
                </c:pt>
                <c:pt idx="102">
                  <c:v>-45.422479123640521</c:v>
                </c:pt>
                <c:pt idx="103">
                  <c:v>-46.56846886283536</c:v>
                </c:pt>
                <c:pt idx="104">
                  <c:v>-47.569429985979639</c:v>
                </c:pt>
                <c:pt idx="105">
                  <c:v>-47.28088177106001</c:v>
                </c:pt>
                <c:pt idx="106">
                  <c:v>-45.147989240567085</c:v>
                </c:pt>
                <c:pt idx="107">
                  <c:v>-41.938100818273526</c:v>
                </c:pt>
                <c:pt idx="108">
                  <c:v>-38.466010617267969</c:v>
                </c:pt>
                <c:pt idx="109">
                  <c:v>-34.63799065286004</c:v>
                </c:pt>
                <c:pt idx="110">
                  <c:v>-31.565588902576131</c:v>
                </c:pt>
                <c:pt idx="111">
                  <c:v>-29.514066427709704</c:v>
                </c:pt>
                <c:pt idx="112">
                  <c:v>-29.128442810417955</c:v>
                </c:pt>
                <c:pt idx="113">
                  <c:v>-29.821657286018421</c:v>
                </c:pt>
                <c:pt idx="114">
                  <c:v>-29.545154697260287</c:v>
                </c:pt>
                <c:pt idx="115">
                  <c:v>-27.802426139894717</c:v>
                </c:pt>
                <c:pt idx="116">
                  <c:v>-26.094720858203608</c:v>
                </c:pt>
                <c:pt idx="117">
                  <c:v>-23.206684800437881</c:v>
                </c:pt>
                <c:pt idx="118">
                  <c:v>-20.412408027777719</c:v>
                </c:pt>
                <c:pt idx="119">
                  <c:v>-18.186362831064617</c:v>
                </c:pt>
                <c:pt idx="120">
                  <c:v>-15.384080991887005</c:v>
                </c:pt>
                <c:pt idx="121">
                  <c:v>-14.653889125641802</c:v>
                </c:pt>
                <c:pt idx="122">
                  <c:v>-12.976973448878624</c:v>
                </c:pt>
                <c:pt idx="123">
                  <c:v>-10.326397937444991</c:v>
                </c:pt>
                <c:pt idx="124">
                  <c:v>-8.0703389689781897</c:v>
                </c:pt>
                <c:pt idx="125">
                  <c:v>-4.4789650662541396</c:v>
                </c:pt>
                <c:pt idx="126">
                  <c:v>-0.9059603017658876</c:v>
                </c:pt>
                <c:pt idx="127">
                  <c:v>4.2604133607039092</c:v>
                </c:pt>
                <c:pt idx="128">
                  <c:v>9.7029001179347212</c:v>
                </c:pt>
                <c:pt idx="129">
                  <c:v>14.944411663362835</c:v>
                </c:pt>
                <c:pt idx="130">
                  <c:v>18.076878001389595</c:v>
                </c:pt>
                <c:pt idx="131">
                  <c:v>17.900993463934363</c:v>
                </c:pt>
                <c:pt idx="132">
                  <c:v>21.090622076961111</c:v>
                </c:pt>
                <c:pt idx="133">
                  <c:v>25.06347802829745</c:v>
                </c:pt>
                <c:pt idx="134">
                  <c:v>28.630727856160924</c:v>
                </c:pt>
                <c:pt idx="135">
                  <c:v>33.176933975024177</c:v>
                </c:pt>
                <c:pt idx="136">
                  <c:v>38.431189188303307</c:v>
                </c:pt>
                <c:pt idx="137">
                  <c:v>43.681170692745191</c:v>
                </c:pt>
                <c:pt idx="138">
                  <c:v>50.81434417929156</c:v>
                </c:pt>
                <c:pt idx="139">
                  <c:v>55.502498261662012</c:v>
                </c:pt>
                <c:pt idx="140">
                  <c:v>59.032002881780727</c:v>
                </c:pt>
                <c:pt idx="141">
                  <c:v>64.852823507364263</c:v>
                </c:pt>
                <c:pt idx="142">
                  <c:v>69.586557258507042</c:v>
                </c:pt>
                <c:pt idx="143">
                  <c:v>72.254593662807792</c:v>
                </c:pt>
                <c:pt idx="144">
                  <c:v>75.203420646616067</c:v>
                </c:pt>
                <c:pt idx="145">
                  <c:v>75.896884153174383</c:v>
                </c:pt>
                <c:pt idx="146">
                  <c:v>75.669260625625924</c:v>
                </c:pt>
                <c:pt idx="147">
                  <c:v>77.191535594990881</c:v>
                </c:pt>
                <c:pt idx="148">
                  <c:v>77.371352361148368</c:v>
                </c:pt>
                <c:pt idx="149">
                  <c:v>78.288471148672485</c:v>
                </c:pt>
                <c:pt idx="150">
                  <c:v>78.961520218473765</c:v>
                </c:pt>
                <c:pt idx="151">
                  <c:v>78.332026259188879</c:v>
                </c:pt>
                <c:pt idx="152">
                  <c:v>78.391066194078348</c:v>
                </c:pt>
                <c:pt idx="153">
                  <c:v>77.511132764461777</c:v>
                </c:pt>
                <c:pt idx="154">
                  <c:v>77.510173997935752</c:v>
                </c:pt>
                <c:pt idx="155">
                  <c:v>76.852821921625946</c:v>
                </c:pt>
                <c:pt idx="156">
                  <c:v>74.037707160253632</c:v>
                </c:pt>
                <c:pt idx="157">
                  <c:v>70.225537755909343</c:v>
                </c:pt>
                <c:pt idx="158">
                  <c:v>65.155444967492826</c:v>
                </c:pt>
                <c:pt idx="159">
                  <c:v>58.714839806014368</c:v>
                </c:pt>
                <c:pt idx="160">
                  <c:v>52.819567781083286</c:v>
                </c:pt>
                <c:pt idx="161">
                  <c:v>49.186818174217024</c:v>
                </c:pt>
                <c:pt idx="162">
                  <c:v>46.903612239455832</c:v>
                </c:pt>
                <c:pt idx="163">
                  <c:v>45.90394913404522</c:v>
                </c:pt>
                <c:pt idx="164">
                  <c:v>44.993654743957698</c:v>
                </c:pt>
                <c:pt idx="165">
                  <c:v>43.748381309877814</c:v>
                </c:pt>
                <c:pt idx="166">
                  <c:v>40.496298503279974</c:v>
                </c:pt>
                <c:pt idx="167">
                  <c:v>34.942133622217199</c:v>
                </c:pt>
                <c:pt idx="168">
                  <c:v>28.118023199787149</c:v>
                </c:pt>
                <c:pt idx="169">
                  <c:v>21.868700932069533</c:v>
                </c:pt>
                <c:pt idx="170">
                  <c:v>17.570826714095578</c:v>
                </c:pt>
                <c:pt idx="171">
                  <c:v>14.379420269871844</c:v>
                </c:pt>
                <c:pt idx="172">
                  <c:v>11.970162319715106</c:v>
                </c:pt>
                <c:pt idx="173">
                  <c:v>10.438300645448798</c:v>
                </c:pt>
                <c:pt idx="174">
                  <c:v>9.1046495279150861</c:v>
                </c:pt>
                <c:pt idx="175">
                  <c:v>8.3054380545432807</c:v>
                </c:pt>
                <c:pt idx="176">
                  <c:v>8.0547820615984076</c:v>
                </c:pt>
                <c:pt idx="177">
                  <c:v>8.0627712997922654</c:v>
                </c:pt>
                <c:pt idx="178">
                  <c:v>7.8335266876311991</c:v>
                </c:pt>
                <c:pt idx="179">
                  <c:v>7.4125067918007606</c:v>
                </c:pt>
                <c:pt idx="180">
                  <c:v>6.1583658890083104</c:v>
                </c:pt>
                <c:pt idx="181">
                  <c:v>2.91142880189035</c:v>
                </c:pt>
                <c:pt idx="182">
                  <c:v>-2.9863995293864702</c:v>
                </c:pt>
                <c:pt idx="183">
                  <c:v>-8.943190109971713</c:v>
                </c:pt>
                <c:pt idx="184">
                  <c:v>-13.542402582420625</c:v>
                </c:pt>
                <c:pt idx="185">
                  <c:v>-17.779980605386612</c:v>
                </c:pt>
                <c:pt idx="186">
                  <c:v>-22.524279501523573</c:v>
                </c:pt>
                <c:pt idx="187">
                  <c:v>-27.595633322307087</c:v>
                </c:pt>
                <c:pt idx="188">
                  <c:v>-33.376642686400594</c:v>
                </c:pt>
                <c:pt idx="189">
                  <c:v>-38.586679639484494</c:v>
                </c:pt>
                <c:pt idx="190">
                  <c:v>-45.490178747894106</c:v>
                </c:pt>
                <c:pt idx="191">
                  <c:v>-53.128325493714001</c:v>
                </c:pt>
                <c:pt idx="192">
                  <c:v>-59.955589434927091</c:v>
                </c:pt>
                <c:pt idx="193">
                  <c:v>-67.230641756692151</c:v>
                </c:pt>
                <c:pt idx="194">
                  <c:v>-72.787532735343632</c:v>
                </c:pt>
                <c:pt idx="195">
                  <c:v>-76.870171898120319</c:v>
                </c:pt>
                <c:pt idx="196">
                  <c:v>-76.389149810018452</c:v>
                </c:pt>
                <c:pt idx="197">
                  <c:v>-72.327247370142445</c:v>
                </c:pt>
                <c:pt idx="198">
                  <c:v>-69.59256166358972</c:v>
                </c:pt>
                <c:pt idx="199">
                  <c:v>-66.49413437554378</c:v>
                </c:pt>
                <c:pt idx="200">
                  <c:v>-65.261025879129548</c:v>
                </c:pt>
                <c:pt idx="201">
                  <c:v>-68.484476375070756</c:v>
                </c:pt>
                <c:pt idx="202">
                  <c:v>-70.60136753070114</c:v>
                </c:pt>
                <c:pt idx="203">
                  <c:v>-68.139730627178864</c:v>
                </c:pt>
                <c:pt idx="204">
                  <c:v>-63.056592876600554</c:v>
                </c:pt>
                <c:pt idx="205">
                  <c:v>-57.951954459030503</c:v>
                </c:pt>
                <c:pt idx="206">
                  <c:v>-56.116286715259193</c:v>
                </c:pt>
                <c:pt idx="207">
                  <c:v>-57.086413741287835</c:v>
                </c:pt>
                <c:pt idx="208">
                  <c:v>-58.851562547163091</c:v>
                </c:pt>
                <c:pt idx="209">
                  <c:v>-57.937571862125104</c:v>
                </c:pt>
                <c:pt idx="210">
                  <c:v>-53.007776705227172</c:v>
                </c:pt>
                <c:pt idx="211">
                  <c:v>-43.676546765864238</c:v>
                </c:pt>
                <c:pt idx="212">
                  <c:v>-37.160774171522405</c:v>
                </c:pt>
                <c:pt idx="213">
                  <c:v>-31.502316864160942</c:v>
                </c:pt>
                <c:pt idx="214">
                  <c:v>-27.041974508213173</c:v>
                </c:pt>
                <c:pt idx="215">
                  <c:v>-24.293476635221158</c:v>
                </c:pt>
                <c:pt idx="216">
                  <c:v>-21.106849386584884</c:v>
                </c:pt>
                <c:pt idx="217">
                  <c:v>-17.433968280905837</c:v>
                </c:pt>
                <c:pt idx="218">
                  <c:v>-13.196182161496985</c:v>
                </c:pt>
                <c:pt idx="219">
                  <c:v>-7.6646023846744429</c:v>
                </c:pt>
                <c:pt idx="220">
                  <c:v>-3.7993497202631001</c:v>
                </c:pt>
                <c:pt idx="221">
                  <c:v>0.56408913499532631</c:v>
                </c:pt>
                <c:pt idx="222">
                  <c:v>2.9195036946877995</c:v>
                </c:pt>
                <c:pt idx="223">
                  <c:v>3.8787897177907813</c:v>
                </c:pt>
                <c:pt idx="224">
                  <c:v>6.4968217626723996</c:v>
                </c:pt>
                <c:pt idx="225">
                  <c:v>13.124302873322661</c:v>
                </c:pt>
                <c:pt idx="226">
                  <c:v>20.423010207249103</c:v>
                </c:pt>
                <c:pt idx="227">
                  <c:v>26.599392760533362</c:v>
                </c:pt>
                <c:pt idx="228">
                  <c:v>26.476647124382001</c:v>
                </c:pt>
                <c:pt idx="229">
                  <c:v>25.865934054659906</c:v>
                </c:pt>
                <c:pt idx="230">
                  <c:v>26.278845498532757</c:v>
                </c:pt>
                <c:pt idx="231">
                  <c:v>27.269389857649948</c:v>
                </c:pt>
                <c:pt idx="232">
                  <c:v>33.354904193132889</c:v>
                </c:pt>
                <c:pt idx="233">
                  <c:v>40.977949104818116</c:v>
                </c:pt>
                <c:pt idx="234">
                  <c:v>49.170766388672561</c:v>
                </c:pt>
                <c:pt idx="235">
                  <c:v>58.899094132432971</c:v>
                </c:pt>
                <c:pt idx="236">
                  <c:v>66.013418080638061</c:v>
                </c:pt>
                <c:pt idx="237">
                  <c:v>69.829196197691346</c:v>
                </c:pt>
                <c:pt idx="238">
                  <c:v>70.370760672471931</c:v>
                </c:pt>
                <c:pt idx="239">
                  <c:v>70.66672652931662</c:v>
                </c:pt>
                <c:pt idx="240">
                  <c:v>71.846189415157639</c:v>
                </c:pt>
                <c:pt idx="241">
                  <c:v>72.314574526887668</c:v>
                </c:pt>
                <c:pt idx="242">
                  <c:v>72.246026725376282</c:v>
                </c:pt>
                <c:pt idx="243">
                  <c:v>72.191791274274436</c:v>
                </c:pt>
                <c:pt idx="244">
                  <c:v>72.880784171300817</c:v>
                </c:pt>
                <c:pt idx="245">
                  <c:v>73.052922093945625</c:v>
                </c:pt>
                <c:pt idx="246">
                  <c:v>73.429283673287273</c:v>
                </c:pt>
                <c:pt idx="247">
                  <c:v>74.485577527601649</c:v>
                </c:pt>
                <c:pt idx="248">
                  <c:v>73.682846750869402</c:v>
                </c:pt>
                <c:pt idx="249">
                  <c:v>72.707742986812093</c:v>
                </c:pt>
                <c:pt idx="250">
                  <c:v>71.027831297756492</c:v>
                </c:pt>
                <c:pt idx="251">
                  <c:v>69.160927005548189</c:v>
                </c:pt>
                <c:pt idx="252">
                  <c:v>68.015353474879262</c:v>
                </c:pt>
                <c:pt idx="253">
                  <c:v>66.557126870633098</c:v>
                </c:pt>
                <c:pt idx="254">
                  <c:v>64.103420584456856</c:v>
                </c:pt>
                <c:pt idx="255">
                  <c:v>62.237824536712715</c:v>
                </c:pt>
                <c:pt idx="256">
                  <c:v>60.301202535327818</c:v>
                </c:pt>
                <c:pt idx="257">
                  <c:v>57.839700047189091</c:v>
                </c:pt>
                <c:pt idx="258">
                  <c:v>55.121804265908473</c:v>
                </c:pt>
                <c:pt idx="259">
                  <c:v>53.547903213484702</c:v>
                </c:pt>
                <c:pt idx="260">
                  <c:v>52.715630949620021</c:v>
                </c:pt>
                <c:pt idx="261">
                  <c:v>52.173045143234319</c:v>
                </c:pt>
                <c:pt idx="262">
                  <c:v>52.255215905444103</c:v>
                </c:pt>
                <c:pt idx="263">
                  <c:v>52.388391580381182</c:v>
                </c:pt>
                <c:pt idx="264">
                  <c:v>52.716395675882737</c:v>
                </c:pt>
                <c:pt idx="265">
                  <c:v>51.771858053764241</c:v>
                </c:pt>
                <c:pt idx="266">
                  <c:v>50.676523342545785</c:v>
                </c:pt>
                <c:pt idx="267">
                  <c:v>48.901959315161548</c:v>
                </c:pt>
                <c:pt idx="268">
                  <c:v>46.050965332224457</c:v>
                </c:pt>
                <c:pt idx="269">
                  <c:v>43.39847288823249</c:v>
                </c:pt>
                <c:pt idx="270">
                  <c:v>41.162636616005742</c:v>
                </c:pt>
                <c:pt idx="271">
                  <c:v>38.981348841630293</c:v>
                </c:pt>
                <c:pt idx="272">
                  <c:v>35.742652014831201</c:v>
                </c:pt>
                <c:pt idx="273">
                  <c:v>32.140759054631488</c:v>
                </c:pt>
                <c:pt idx="274">
                  <c:v>28.214192982818165</c:v>
                </c:pt>
                <c:pt idx="275">
                  <c:v>23.625219148180282</c:v>
                </c:pt>
                <c:pt idx="276">
                  <c:v>18.949776045362793</c:v>
                </c:pt>
                <c:pt idx="277">
                  <c:v>14.734797189872022</c:v>
                </c:pt>
                <c:pt idx="278">
                  <c:v>10.555040792690667</c:v>
                </c:pt>
                <c:pt idx="279">
                  <c:v>5.2675857033162208</c:v>
                </c:pt>
                <c:pt idx="280">
                  <c:v>-1.1151002727828336</c:v>
                </c:pt>
                <c:pt idx="281">
                  <c:v>-8.0081803428938017</c:v>
                </c:pt>
                <c:pt idx="282">
                  <c:v>-14.249000568758518</c:v>
                </c:pt>
                <c:pt idx="283">
                  <c:v>-19.582394573043871</c:v>
                </c:pt>
                <c:pt idx="284">
                  <c:v>-24.169824321742269</c:v>
                </c:pt>
                <c:pt idx="285">
                  <c:v>-26.832494914384114</c:v>
                </c:pt>
                <c:pt idx="286">
                  <c:v>-28.620722246912013</c:v>
                </c:pt>
                <c:pt idx="287">
                  <c:v>-30.403072926292804</c:v>
                </c:pt>
                <c:pt idx="288">
                  <c:v>-34.141607376740723</c:v>
                </c:pt>
                <c:pt idx="289">
                  <c:v>-44.224980441240405</c:v>
                </c:pt>
                <c:pt idx="290">
                  <c:v>-53.943917963587026</c:v>
                </c:pt>
                <c:pt idx="291">
                  <c:v>-59.974977800039156</c:v>
                </c:pt>
                <c:pt idx="292">
                  <c:v>-62.171798991198358</c:v>
                </c:pt>
                <c:pt idx="293">
                  <c:v>-60.699727333195391</c:v>
                </c:pt>
                <c:pt idx="294">
                  <c:v>-59.153972380365637</c:v>
                </c:pt>
                <c:pt idx="295">
                  <c:v>-57.842394364905452</c:v>
                </c:pt>
                <c:pt idx="296">
                  <c:v>-57.545786675540157</c:v>
                </c:pt>
                <c:pt idx="297">
                  <c:v>-58.451349286414519</c:v>
                </c:pt>
                <c:pt idx="298">
                  <c:v>-60.333384896031788</c:v>
                </c:pt>
                <c:pt idx="299">
                  <c:v>-61.92461366852465</c:v>
                </c:pt>
                <c:pt idx="300">
                  <c:v>-59.788750448012792</c:v>
                </c:pt>
                <c:pt idx="301">
                  <c:v>-57.487102819116863</c:v>
                </c:pt>
                <c:pt idx="302">
                  <c:v>-55.708715136956798</c:v>
                </c:pt>
                <c:pt idx="303">
                  <c:v>-54.924417000916641</c:v>
                </c:pt>
                <c:pt idx="304">
                  <c:v>-53.843114634991075</c:v>
                </c:pt>
                <c:pt idx="305">
                  <c:v>-53.27776642569426</c:v>
                </c:pt>
                <c:pt idx="306">
                  <c:v>-51.608850252887308</c:v>
                </c:pt>
                <c:pt idx="307">
                  <c:v>-46.915290249347102</c:v>
                </c:pt>
                <c:pt idx="308">
                  <c:v>-41.089662289293067</c:v>
                </c:pt>
                <c:pt idx="309">
                  <c:v>-33.829041449277952</c:v>
                </c:pt>
                <c:pt idx="310">
                  <c:v>-29.199034743512598</c:v>
                </c:pt>
                <c:pt idx="311">
                  <c:v>-27.038419549470188</c:v>
                </c:pt>
                <c:pt idx="312">
                  <c:v>-23.634733421936339</c:v>
                </c:pt>
                <c:pt idx="313">
                  <c:v>-20.38031023534748</c:v>
                </c:pt>
                <c:pt idx="314">
                  <c:v>-17.668887264717608</c:v>
                </c:pt>
                <c:pt idx="315">
                  <c:v>-15.383845378998737</c:v>
                </c:pt>
                <c:pt idx="316">
                  <c:v>-14.560447831487316</c:v>
                </c:pt>
                <c:pt idx="317">
                  <c:v>-13.934898356047491</c:v>
                </c:pt>
                <c:pt idx="318">
                  <c:v>-12.286700235663545</c:v>
                </c:pt>
                <c:pt idx="319">
                  <c:v>-9.1842389467225054</c:v>
                </c:pt>
                <c:pt idx="320">
                  <c:v>-7.8494439598310857</c:v>
                </c:pt>
                <c:pt idx="321">
                  <c:v>-7.4356438849831594</c:v>
                </c:pt>
                <c:pt idx="322">
                  <c:v>-3.9735830515477786</c:v>
                </c:pt>
                <c:pt idx="323">
                  <c:v>-1.462923912185266</c:v>
                </c:pt>
                <c:pt idx="324">
                  <c:v>4.1835291223136766</c:v>
                </c:pt>
                <c:pt idx="325">
                  <c:v>13.316127713872598</c:v>
                </c:pt>
                <c:pt idx="326">
                  <c:v>20.026752412265395</c:v>
                </c:pt>
                <c:pt idx="327">
                  <c:v>24.788226153238121</c:v>
                </c:pt>
                <c:pt idx="328">
                  <c:v>25.315655749467304</c:v>
                </c:pt>
                <c:pt idx="329">
                  <c:v>20.167477958092331</c:v>
                </c:pt>
                <c:pt idx="330">
                  <c:v>18.473057720671012</c:v>
                </c:pt>
                <c:pt idx="331">
                  <c:v>23.876058071199576</c:v>
                </c:pt>
                <c:pt idx="332">
                  <c:v>32.183529231389549</c:v>
                </c:pt>
                <c:pt idx="333">
                  <c:v>37.821164392208146</c:v>
                </c:pt>
                <c:pt idx="334">
                  <c:v>49.781371647197211</c:v>
                </c:pt>
                <c:pt idx="335">
                  <c:v>52.802455822278048</c:v>
                </c:pt>
                <c:pt idx="336">
                  <c:v>56.783000811635624</c:v>
                </c:pt>
                <c:pt idx="337">
                  <c:v>56.079987003726416</c:v>
                </c:pt>
                <c:pt idx="338">
                  <c:v>56.358839211216022</c:v>
                </c:pt>
                <c:pt idx="339">
                  <c:v>58.489967634910265</c:v>
                </c:pt>
                <c:pt idx="340">
                  <c:v>60.525531946632832</c:v>
                </c:pt>
                <c:pt idx="341">
                  <c:v>60.100180785914219</c:v>
                </c:pt>
                <c:pt idx="342">
                  <c:v>60.942304771231406</c:v>
                </c:pt>
                <c:pt idx="343">
                  <c:v>62.919868780420245</c:v>
                </c:pt>
                <c:pt idx="344">
                  <c:v>64.380865692239738</c:v>
                </c:pt>
                <c:pt idx="345">
                  <c:v>66.305498963796282</c:v>
                </c:pt>
                <c:pt idx="346">
                  <c:v>67.556014537230496</c:v>
                </c:pt>
                <c:pt idx="347">
                  <c:v>68.964229977435366</c:v>
                </c:pt>
                <c:pt idx="348">
                  <c:v>70.281113689092635</c:v>
                </c:pt>
                <c:pt idx="349">
                  <c:v>70.394783990273439</c:v>
                </c:pt>
                <c:pt idx="350">
                  <c:v>72.23379258679887</c:v>
                </c:pt>
                <c:pt idx="351">
                  <c:v>75.248431752205349</c:v>
                </c:pt>
                <c:pt idx="352">
                  <c:v>76.290309037236185</c:v>
                </c:pt>
                <c:pt idx="353">
                  <c:v>75.47041379066151</c:v>
                </c:pt>
                <c:pt idx="354">
                  <c:v>74.641063374050646</c:v>
                </c:pt>
                <c:pt idx="355">
                  <c:v>72.858024534980601</c:v>
                </c:pt>
                <c:pt idx="356">
                  <c:v>72.285796675533618</c:v>
                </c:pt>
                <c:pt idx="357">
                  <c:v>72.56357270693151</c:v>
                </c:pt>
                <c:pt idx="358">
                  <c:v>70.79121034026457</c:v>
                </c:pt>
                <c:pt idx="359">
                  <c:v>67.474136951672861</c:v>
                </c:pt>
                <c:pt idx="360">
                  <c:v>62.178086521278949</c:v>
                </c:pt>
                <c:pt idx="361">
                  <c:v>55.070829347297376</c:v>
                </c:pt>
                <c:pt idx="362">
                  <c:v>48.367901669398996</c:v>
                </c:pt>
                <c:pt idx="363">
                  <c:v>42.851107264510475</c:v>
                </c:pt>
                <c:pt idx="364">
                  <c:v>37.618122516176648</c:v>
                </c:pt>
                <c:pt idx="365">
                  <c:v>32.476162833624826</c:v>
                </c:pt>
                <c:pt idx="366">
                  <c:v>28.799274538825077</c:v>
                </c:pt>
                <c:pt idx="367">
                  <c:v>25.128010299577586</c:v>
                </c:pt>
                <c:pt idx="368">
                  <c:v>22.045155315471817</c:v>
                </c:pt>
                <c:pt idx="369">
                  <c:v>19.643232725785719</c:v>
                </c:pt>
                <c:pt idx="370">
                  <c:v>17.592472998203846</c:v>
                </c:pt>
                <c:pt idx="371">
                  <c:v>14.584814518128979</c:v>
                </c:pt>
                <c:pt idx="372">
                  <c:v>10.922871977245977</c:v>
                </c:pt>
                <c:pt idx="373">
                  <c:v>6.4142802455715078</c:v>
                </c:pt>
                <c:pt idx="374">
                  <c:v>2.0777027744009131</c:v>
                </c:pt>
                <c:pt idx="375">
                  <c:v>-0.41730432076721941</c:v>
                </c:pt>
                <c:pt idx="376">
                  <c:v>-2.0841406294101668</c:v>
                </c:pt>
                <c:pt idx="377">
                  <c:v>-6.4337231415223775</c:v>
                </c:pt>
                <c:pt idx="378">
                  <c:v>-13.488240293878913</c:v>
                </c:pt>
                <c:pt idx="379">
                  <c:v>-24.792359309624135</c:v>
                </c:pt>
                <c:pt idx="380">
                  <c:v>-38.216237130043858</c:v>
                </c:pt>
                <c:pt idx="381">
                  <c:v>-46.973326658550334</c:v>
                </c:pt>
                <c:pt idx="382">
                  <c:v>-49.308464535418672</c:v>
                </c:pt>
                <c:pt idx="383">
                  <c:v>-47.069550101448918</c:v>
                </c:pt>
                <c:pt idx="384">
                  <c:v>-47.491480883467069</c:v>
                </c:pt>
                <c:pt idx="385">
                  <c:v>-52.569398802032104</c:v>
                </c:pt>
                <c:pt idx="386">
                  <c:v>-61.39939800238102</c:v>
                </c:pt>
                <c:pt idx="387">
                  <c:v>-66.592532913943629</c:v>
                </c:pt>
                <c:pt idx="388">
                  <c:v>-68.596755461888336</c:v>
                </c:pt>
                <c:pt idx="389">
                  <c:v>-66.633244357808479</c:v>
                </c:pt>
                <c:pt idx="390">
                  <c:v>-62.86663752918232</c:v>
                </c:pt>
                <c:pt idx="391">
                  <c:v>-58.164948828145192</c:v>
                </c:pt>
                <c:pt idx="392">
                  <c:v>-54.53368194026919</c:v>
                </c:pt>
                <c:pt idx="393">
                  <c:v>-54.433395478398701</c:v>
                </c:pt>
                <c:pt idx="394">
                  <c:v>-52.384673102286904</c:v>
                </c:pt>
                <c:pt idx="395">
                  <c:v>-49.421843175202483</c:v>
                </c:pt>
                <c:pt idx="396">
                  <c:v>-45.865176129257662</c:v>
                </c:pt>
                <c:pt idx="397">
                  <c:v>-43.876366387500141</c:v>
                </c:pt>
                <c:pt idx="398">
                  <c:v>-40.68199855465177</c:v>
                </c:pt>
                <c:pt idx="399">
                  <c:v>-39.250537455412378</c:v>
                </c:pt>
                <c:pt idx="400">
                  <c:v>-37.913932191194121</c:v>
                </c:pt>
                <c:pt idx="401">
                  <c:v>-37.480178662764622</c:v>
                </c:pt>
                <c:pt idx="402">
                  <c:v>-36.965857285368017</c:v>
                </c:pt>
                <c:pt idx="403">
                  <c:v>-36.24169702288723</c:v>
                </c:pt>
                <c:pt idx="404">
                  <c:v>-35.920695673630476</c:v>
                </c:pt>
                <c:pt idx="405">
                  <c:v>-35.845465279235427</c:v>
                </c:pt>
                <c:pt idx="406">
                  <c:v>-34.458509211837708</c:v>
                </c:pt>
                <c:pt idx="407">
                  <c:v>-33.774014621753551</c:v>
                </c:pt>
                <c:pt idx="408">
                  <c:v>-31.097020334512976</c:v>
                </c:pt>
                <c:pt idx="409">
                  <c:v>-27.342392327058551</c:v>
                </c:pt>
                <c:pt idx="410">
                  <c:v>-24.407331251792165</c:v>
                </c:pt>
                <c:pt idx="411">
                  <c:v>-20.325967363227846</c:v>
                </c:pt>
                <c:pt idx="412">
                  <c:v>-15.317692556037496</c:v>
                </c:pt>
                <c:pt idx="413">
                  <c:v>-13.931844763733009</c:v>
                </c:pt>
                <c:pt idx="414">
                  <c:v>-16.489326813095538</c:v>
                </c:pt>
                <c:pt idx="415">
                  <c:v>-18.382214855748771</c:v>
                </c:pt>
                <c:pt idx="416">
                  <c:v>-14.059781185587164</c:v>
                </c:pt>
                <c:pt idx="417">
                  <c:v>-8.8226453184236018</c:v>
                </c:pt>
                <c:pt idx="418">
                  <c:v>-2.8232469548510979</c:v>
                </c:pt>
                <c:pt idx="419">
                  <c:v>4.9267544661428717</c:v>
                </c:pt>
                <c:pt idx="420">
                  <c:v>10.876564171592399</c:v>
                </c:pt>
                <c:pt idx="421">
                  <c:v>17.548858747089824</c:v>
                </c:pt>
                <c:pt idx="422">
                  <c:v>21.517821591501345</c:v>
                </c:pt>
                <c:pt idx="423">
                  <c:v>23.171662453145757</c:v>
                </c:pt>
                <c:pt idx="424">
                  <c:v>21.717000850565071</c:v>
                </c:pt>
                <c:pt idx="425">
                  <c:v>20.516108009533674</c:v>
                </c:pt>
                <c:pt idx="426">
                  <c:v>23.585121178005771</c:v>
                </c:pt>
                <c:pt idx="427">
                  <c:v>29.195240216298153</c:v>
                </c:pt>
                <c:pt idx="428">
                  <c:v>36.245185804766024</c:v>
                </c:pt>
                <c:pt idx="429">
                  <c:v>45.566475789317373</c:v>
                </c:pt>
                <c:pt idx="430">
                  <c:v>52.01134892097069</c:v>
                </c:pt>
                <c:pt idx="431">
                  <c:v>54.836878806149834</c:v>
                </c:pt>
                <c:pt idx="432">
                  <c:v>55.583562346080591</c:v>
                </c:pt>
                <c:pt idx="433">
                  <c:v>55.679170725010714</c:v>
                </c:pt>
                <c:pt idx="434">
                  <c:v>58.986658452576982</c:v>
                </c:pt>
                <c:pt idx="435">
                  <c:v>64.364072638903437</c:v>
                </c:pt>
                <c:pt idx="436">
                  <c:v>66.111450616654736</c:v>
                </c:pt>
                <c:pt idx="437">
                  <c:v>67.960874772297046</c:v>
                </c:pt>
                <c:pt idx="438">
                  <c:v>67.969354705844538</c:v>
                </c:pt>
                <c:pt idx="439">
                  <c:v>67.753173945468291</c:v>
                </c:pt>
                <c:pt idx="440">
                  <c:v>70.067412986477464</c:v>
                </c:pt>
                <c:pt idx="441">
                  <c:v>70.999573912796933</c:v>
                </c:pt>
                <c:pt idx="442">
                  <c:v>70.747747767329301</c:v>
                </c:pt>
                <c:pt idx="443">
                  <c:v>72.083774502789112</c:v>
                </c:pt>
                <c:pt idx="444">
                  <c:v>71.849564358817361</c:v>
                </c:pt>
                <c:pt idx="445">
                  <c:v>71.305217863757875</c:v>
                </c:pt>
                <c:pt idx="446">
                  <c:v>71.083606825289579</c:v>
                </c:pt>
                <c:pt idx="447">
                  <c:v>71.549867622762221</c:v>
                </c:pt>
                <c:pt idx="448">
                  <c:v>70.202302042110404</c:v>
                </c:pt>
                <c:pt idx="449">
                  <c:v>67.778920173101824</c:v>
                </c:pt>
                <c:pt idx="450">
                  <c:v>66.931366469086726</c:v>
                </c:pt>
                <c:pt idx="451">
                  <c:v>65.265628652065288</c:v>
                </c:pt>
                <c:pt idx="452">
                  <c:v>63.8841462053282</c:v>
                </c:pt>
                <c:pt idx="453">
                  <c:v>62.669435936404604</c:v>
                </c:pt>
                <c:pt idx="454">
                  <c:v>58.861072331022427</c:v>
                </c:pt>
                <c:pt idx="455">
                  <c:v>54.416542799056124</c:v>
                </c:pt>
                <c:pt idx="456">
                  <c:v>51.88540253505618</c:v>
                </c:pt>
                <c:pt idx="457">
                  <c:v>49.919329561306192</c:v>
                </c:pt>
                <c:pt idx="458">
                  <c:v>49.032156142947414</c:v>
                </c:pt>
                <c:pt idx="459">
                  <c:v>48.604238656375678</c:v>
                </c:pt>
                <c:pt idx="460">
                  <c:v>47.112606193135839</c:v>
                </c:pt>
                <c:pt idx="461">
                  <c:v>45.503185599462149</c:v>
                </c:pt>
                <c:pt idx="462">
                  <c:v>42.872946594566685</c:v>
                </c:pt>
                <c:pt idx="463">
                  <c:v>38.664668015791214</c:v>
                </c:pt>
                <c:pt idx="464">
                  <c:v>34.438234034839653</c:v>
                </c:pt>
                <c:pt idx="465">
                  <c:v>28.46550379655935</c:v>
                </c:pt>
                <c:pt idx="466">
                  <c:v>22.445772407988677</c:v>
                </c:pt>
                <c:pt idx="467">
                  <c:v>17.931400016026455</c:v>
                </c:pt>
                <c:pt idx="468">
                  <c:v>14.660902574331653</c:v>
                </c:pt>
                <c:pt idx="469">
                  <c:v>12.614417463414791</c:v>
                </c:pt>
                <c:pt idx="470">
                  <c:v>10.697517757762249</c:v>
                </c:pt>
                <c:pt idx="471">
                  <c:v>9.4373192239253498</c:v>
                </c:pt>
                <c:pt idx="472">
                  <c:v>7.158955731180753</c:v>
                </c:pt>
                <c:pt idx="473">
                  <c:v>6.3857254349313806</c:v>
                </c:pt>
                <c:pt idx="474">
                  <c:v>2.1773671275529352</c:v>
                </c:pt>
                <c:pt idx="475">
                  <c:v>-6.1118482649123846</c:v>
                </c:pt>
                <c:pt idx="476">
                  <c:v>-17.244240822505983</c:v>
                </c:pt>
                <c:pt idx="477">
                  <c:v>-27.696877004984252</c:v>
                </c:pt>
                <c:pt idx="478">
                  <c:v>-37.248158252274919</c:v>
                </c:pt>
                <c:pt idx="479">
                  <c:v>-48.514413699357704</c:v>
                </c:pt>
                <c:pt idx="480">
                  <c:v>-62.173685116688482</c:v>
                </c:pt>
                <c:pt idx="481">
                  <c:v>-71.120936161677463</c:v>
                </c:pt>
                <c:pt idx="482">
                  <c:v>-74.15460858322362</c:v>
                </c:pt>
                <c:pt idx="483">
                  <c:v>-73.388465777395126</c:v>
                </c:pt>
                <c:pt idx="484">
                  <c:v>-68.594950934014562</c:v>
                </c:pt>
                <c:pt idx="485">
                  <c:v>-61.852701404697648</c:v>
                </c:pt>
                <c:pt idx="486">
                  <c:v>-58.014915245225765</c:v>
                </c:pt>
                <c:pt idx="487">
                  <c:v>-61.026982171123706</c:v>
                </c:pt>
                <c:pt idx="488">
                  <c:v>-66.646798260803493</c:v>
                </c:pt>
                <c:pt idx="489">
                  <c:v>-73.45620208471189</c:v>
                </c:pt>
                <c:pt idx="490">
                  <c:v>-83.00195791301303</c:v>
                </c:pt>
                <c:pt idx="491">
                  <c:v>-79.380769862749915</c:v>
                </c:pt>
                <c:pt idx="492">
                  <c:v>-72.580057306672899</c:v>
                </c:pt>
                <c:pt idx="493">
                  <c:v>-71.437027084911904</c:v>
                </c:pt>
                <c:pt idx="494">
                  <c:v>-70.495975374638675</c:v>
                </c:pt>
                <c:pt idx="495">
                  <c:v>-72.437962067082907</c:v>
                </c:pt>
                <c:pt idx="496">
                  <c:v>-70.479474551489204</c:v>
                </c:pt>
                <c:pt idx="497">
                  <c:v>-58.919671458230269</c:v>
                </c:pt>
                <c:pt idx="498">
                  <c:v>-48.338399153703335</c:v>
                </c:pt>
                <c:pt idx="499">
                  <c:v>-41.154284691186874</c:v>
                </c:pt>
                <c:pt idx="500">
                  <c:v>-34.9979561733753</c:v>
                </c:pt>
                <c:pt idx="501">
                  <c:v>-32.405317342381828</c:v>
                </c:pt>
                <c:pt idx="502">
                  <c:v>-29.738040711163865</c:v>
                </c:pt>
                <c:pt idx="503">
                  <c:v>-26.651936099145381</c:v>
                </c:pt>
                <c:pt idx="504">
                  <c:v>-24.225090055708122</c:v>
                </c:pt>
                <c:pt idx="505">
                  <c:v>-20.594833466647504</c:v>
                </c:pt>
                <c:pt idx="506">
                  <c:v>-15.623874986962552</c:v>
                </c:pt>
                <c:pt idx="507">
                  <c:v>-11.393084665719096</c:v>
                </c:pt>
                <c:pt idx="508">
                  <c:v>-9.2380445317095319</c:v>
                </c:pt>
                <c:pt idx="509">
                  <c:v>-8.1666926223950451</c:v>
                </c:pt>
                <c:pt idx="510">
                  <c:v>-9.3452009943780432</c:v>
                </c:pt>
                <c:pt idx="511">
                  <c:v>-8.559897127144497</c:v>
                </c:pt>
                <c:pt idx="512">
                  <c:v>-5.6630860144772406</c:v>
                </c:pt>
                <c:pt idx="513">
                  <c:v>-1.9593997563369534</c:v>
                </c:pt>
                <c:pt idx="514">
                  <c:v>2.7055519332744447</c:v>
                </c:pt>
                <c:pt idx="515">
                  <c:v>7.9226118208092009</c:v>
                </c:pt>
                <c:pt idx="516">
                  <c:v>11.955812800307719</c:v>
                </c:pt>
                <c:pt idx="517">
                  <c:v>17.428302468132372</c:v>
                </c:pt>
                <c:pt idx="518">
                  <c:v>21.182191502113014</c:v>
                </c:pt>
                <c:pt idx="519">
                  <c:v>21.771087905139968</c:v>
                </c:pt>
                <c:pt idx="520">
                  <c:v>23.668356552228946</c:v>
                </c:pt>
                <c:pt idx="521">
                  <c:v>24.083931046625842</c:v>
                </c:pt>
                <c:pt idx="522">
                  <c:v>25.632993041930053</c:v>
                </c:pt>
                <c:pt idx="523">
                  <c:v>31.070930420947999</c:v>
                </c:pt>
                <c:pt idx="524">
                  <c:v>39.44142730235211</c:v>
                </c:pt>
                <c:pt idx="525">
                  <c:v>49.824317888649638</c:v>
                </c:pt>
                <c:pt idx="526">
                  <c:v>58.029004849883464</c:v>
                </c:pt>
                <c:pt idx="527">
                  <c:v>60.604360330761075</c:v>
                </c:pt>
                <c:pt idx="528">
                  <c:v>62.075030222125847</c:v>
                </c:pt>
                <c:pt idx="529">
                  <c:v>62.287834337103163</c:v>
                </c:pt>
                <c:pt idx="530">
                  <c:v>62.227383095458613</c:v>
                </c:pt>
                <c:pt idx="531">
                  <c:v>60.243235595361696</c:v>
                </c:pt>
                <c:pt idx="532">
                  <c:v>60.194828352117746</c:v>
                </c:pt>
                <c:pt idx="533">
                  <c:v>63.491255687251211</c:v>
                </c:pt>
                <c:pt idx="534">
                  <c:v>65.330870311614746</c:v>
                </c:pt>
                <c:pt idx="535">
                  <c:v>67.76532517126887</c:v>
                </c:pt>
                <c:pt idx="536">
                  <c:v>68.505146107125043</c:v>
                </c:pt>
                <c:pt idx="537">
                  <c:v>67.087579600910601</c:v>
                </c:pt>
                <c:pt idx="538">
                  <c:v>65.945567700788388</c:v>
                </c:pt>
                <c:pt idx="539">
                  <c:v>64.647745736130588</c:v>
                </c:pt>
                <c:pt idx="540">
                  <c:v>62.922294352338348</c:v>
                </c:pt>
                <c:pt idx="541">
                  <c:v>60.928159456464137</c:v>
                </c:pt>
                <c:pt idx="542">
                  <c:v>58.032803773325412</c:v>
                </c:pt>
                <c:pt idx="543">
                  <c:v>56.116230402417585</c:v>
                </c:pt>
                <c:pt idx="544">
                  <c:v>53.887687458579045</c:v>
                </c:pt>
                <c:pt idx="545">
                  <c:v>50.961260396439158</c:v>
                </c:pt>
                <c:pt idx="546">
                  <c:v>49.249199725090023</c:v>
                </c:pt>
                <c:pt idx="547">
                  <c:v>45.086986063463065</c:v>
                </c:pt>
                <c:pt idx="548">
                  <c:v>41.754560356328838</c:v>
                </c:pt>
                <c:pt idx="549">
                  <c:v>38.802731583874063</c:v>
                </c:pt>
                <c:pt idx="550">
                  <c:v>35.400949295133778</c:v>
                </c:pt>
                <c:pt idx="551">
                  <c:v>32.948923399060604</c:v>
                </c:pt>
                <c:pt idx="552">
                  <c:v>31.12101344393777</c:v>
                </c:pt>
                <c:pt idx="553">
                  <c:v>28.703078767792199</c:v>
                </c:pt>
                <c:pt idx="554">
                  <c:v>26.924331113611569</c:v>
                </c:pt>
                <c:pt idx="555">
                  <c:v>23.881524003033199</c:v>
                </c:pt>
                <c:pt idx="556">
                  <c:v>21.388351615744856</c:v>
                </c:pt>
                <c:pt idx="557">
                  <c:v>19.599898569487834</c:v>
                </c:pt>
                <c:pt idx="558">
                  <c:v>17.520492155793594</c:v>
                </c:pt>
                <c:pt idx="559">
                  <c:v>16.424637264748078</c:v>
                </c:pt>
                <c:pt idx="560">
                  <c:v>15.735447848484339</c:v>
                </c:pt>
                <c:pt idx="561">
                  <c:v>14.169442237184368</c:v>
                </c:pt>
                <c:pt idx="562">
                  <c:v>12.119093219245135</c:v>
                </c:pt>
                <c:pt idx="563">
                  <c:v>9.3892704772171633</c:v>
                </c:pt>
                <c:pt idx="564">
                  <c:v>6.972104300502254</c:v>
                </c:pt>
                <c:pt idx="565">
                  <c:v>5.1731345184879247</c:v>
                </c:pt>
                <c:pt idx="566">
                  <c:v>2.3207554916015014</c:v>
                </c:pt>
                <c:pt idx="567">
                  <c:v>-0.86229253102631442</c:v>
                </c:pt>
                <c:pt idx="568">
                  <c:v>-4.0572527846580915</c:v>
                </c:pt>
                <c:pt idx="569">
                  <c:v>-7.3986881719299875</c:v>
                </c:pt>
                <c:pt idx="570">
                  <c:v>-11.473274978653155</c:v>
                </c:pt>
                <c:pt idx="571">
                  <c:v>-15.871400745655629</c:v>
                </c:pt>
                <c:pt idx="572">
                  <c:v>-19.413001090367327</c:v>
                </c:pt>
                <c:pt idx="573">
                  <c:v>-21.523817675422102</c:v>
                </c:pt>
                <c:pt idx="574">
                  <c:v>-22.194278094604456</c:v>
                </c:pt>
                <c:pt idx="575">
                  <c:v>-22.633176660303231</c:v>
                </c:pt>
                <c:pt idx="576">
                  <c:v>-25.634227486113602</c:v>
                </c:pt>
                <c:pt idx="577">
                  <c:v>-31.126253042748512</c:v>
                </c:pt>
                <c:pt idx="578">
                  <c:v>-38.968442562019362</c:v>
                </c:pt>
                <c:pt idx="579">
                  <c:v>-50.89542997399866</c:v>
                </c:pt>
                <c:pt idx="580">
                  <c:v>-67.804752627432762</c:v>
                </c:pt>
                <c:pt idx="581">
                  <c:v>-76.922202681263784</c:v>
                </c:pt>
                <c:pt idx="582">
                  <c:v>-82.068985413834611</c:v>
                </c:pt>
                <c:pt idx="583">
                  <c:v>-81.368561479842896</c:v>
                </c:pt>
                <c:pt idx="584">
                  <c:v>-74.140644494224716</c:v>
                </c:pt>
                <c:pt idx="585">
                  <c:v>-65.769295539631983</c:v>
                </c:pt>
                <c:pt idx="586">
                  <c:v>-64.928077929060478</c:v>
                </c:pt>
                <c:pt idx="587">
                  <c:v>-71.590859081082939</c:v>
                </c:pt>
                <c:pt idx="588">
                  <c:v>-80.518546525819076</c:v>
                </c:pt>
                <c:pt idx="589">
                  <c:v>-72.362401410650463</c:v>
                </c:pt>
                <c:pt idx="590">
                  <c:v>-62.49182075004196</c:v>
                </c:pt>
                <c:pt idx="591">
                  <c:v>-58.198994931048738</c:v>
                </c:pt>
                <c:pt idx="592">
                  <c:v>-56.233459832358406</c:v>
                </c:pt>
                <c:pt idx="593">
                  <c:v>-55.37920025640215</c:v>
                </c:pt>
                <c:pt idx="594">
                  <c:v>-53.855141290657059</c:v>
                </c:pt>
                <c:pt idx="595">
                  <c:v>-50.589774521186953</c:v>
                </c:pt>
                <c:pt idx="596">
                  <c:v>-45.188902376455076</c:v>
                </c:pt>
                <c:pt idx="597">
                  <c:v>-38.847329115561315</c:v>
                </c:pt>
                <c:pt idx="598">
                  <c:v>-34.067796715275819</c:v>
                </c:pt>
                <c:pt idx="599">
                  <c:v>-30.902775169360243</c:v>
                </c:pt>
                <c:pt idx="600">
                  <c:v>-28.817067435694561</c:v>
                </c:pt>
                <c:pt idx="601">
                  <c:v>-27.710807084073334</c:v>
                </c:pt>
                <c:pt idx="602">
                  <c:v>-25.440271259577873</c:v>
                </c:pt>
                <c:pt idx="603">
                  <c:v>-21.864568914929993</c:v>
                </c:pt>
                <c:pt idx="604">
                  <c:v>-18.463162749033188</c:v>
                </c:pt>
                <c:pt idx="605">
                  <c:v>-14.57524885388357</c:v>
                </c:pt>
                <c:pt idx="606">
                  <c:v>-9.8729331770547883</c:v>
                </c:pt>
                <c:pt idx="607">
                  <c:v>-5.1112305359094528</c:v>
                </c:pt>
                <c:pt idx="608">
                  <c:v>-2.2334604028291647</c:v>
                </c:pt>
                <c:pt idx="609">
                  <c:v>0.55384871445345274</c:v>
                </c:pt>
                <c:pt idx="610">
                  <c:v>4.8061273342150477</c:v>
                </c:pt>
                <c:pt idx="611">
                  <c:v>5.3801355486441835</c:v>
                </c:pt>
                <c:pt idx="612">
                  <c:v>10.395263961786082</c:v>
                </c:pt>
                <c:pt idx="613">
                  <c:v>20.804594548785925</c:v>
                </c:pt>
                <c:pt idx="614">
                  <c:v>29.67575851831111</c:v>
                </c:pt>
                <c:pt idx="615">
                  <c:v>41.360375911449516</c:v>
                </c:pt>
                <c:pt idx="616">
                  <c:v>51.204604739065857</c:v>
                </c:pt>
                <c:pt idx="617">
                  <c:v>57.873710759832356</c:v>
                </c:pt>
                <c:pt idx="618">
                  <c:v>58.325229987354696</c:v>
                </c:pt>
                <c:pt idx="619">
                  <c:v>57.539874910619758</c:v>
                </c:pt>
                <c:pt idx="620">
                  <c:v>56.048901737499349</c:v>
                </c:pt>
                <c:pt idx="621">
                  <c:v>55.985802821751662</c:v>
                </c:pt>
                <c:pt idx="622">
                  <c:v>54.760916795298471</c:v>
                </c:pt>
                <c:pt idx="623">
                  <c:v>57.062943586782566</c:v>
                </c:pt>
                <c:pt idx="624">
                  <c:v>61.875839004472596</c:v>
                </c:pt>
                <c:pt idx="625">
                  <c:v>64.082389592087239</c:v>
                </c:pt>
                <c:pt idx="626">
                  <c:v>64.448434019052073</c:v>
                </c:pt>
                <c:pt idx="627">
                  <c:v>64.738724596528527</c:v>
                </c:pt>
                <c:pt idx="628">
                  <c:v>64.020952172900692</c:v>
                </c:pt>
                <c:pt idx="629">
                  <c:v>61.996422017345296</c:v>
                </c:pt>
                <c:pt idx="630">
                  <c:v>59.488581631321949</c:v>
                </c:pt>
                <c:pt idx="631">
                  <c:v>56.373097495707711</c:v>
                </c:pt>
                <c:pt idx="632">
                  <c:v>53.49773135087954</c:v>
                </c:pt>
                <c:pt idx="633">
                  <c:v>51.094430334888337</c:v>
                </c:pt>
                <c:pt idx="634">
                  <c:v>49.741481630434706</c:v>
                </c:pt>
                <c:pt idx="635">
                  <c:v>48.138776946341942</c:v>
                </c:pt>
                <c:pt idx="636">
                  <c:v>46.359146814281807</c:v>
                </c:pt>
                <c:pt idx="637">
                  <c:v>44.999091892611197</c:v>
                </c:pt>
                <c:pt idx="638">
                  <c:v>43.726856986318801</c:v>
                </c:pt>
                <c:pt idx="639">
                  <c:v>43.491480211710169</c:v>
                </c:pt>
                <c:pt idx="640">
                  <c:v>42.007461290557494</c:v>
                </c:pt>
                <c:pt idx="641">
                  <c:v>40.759168160119202</c:v>
                </c:pt>
                <c:pt idx="642">
                  <c:v>38.987172063393999</c:v>
                </c:pt>
                <c:pt idx="643">
                  <c:v>37.225875070939864</c:v>
                </c:pt>
                <c:pt idx="644">
                  <c:v>36.436052511542393</c:v>
                </c:pt>
                <c:pt idx="645">
                  <c:v>35.267181897283542</c:v>
                </c:pt>
                <c:pt idx="646">
                  <c:v>35.026787310698616</c:v>
                </c:pt>
                <c:pt idx="647">
                  <c:v>33.462666388444148</c:v>
                </c:pt>
                <c:pt idx="648">
                  <c:v>30.835495733423492</c:v>
                </c:pt>
                <c:pt idx="649">
                  <c:v>28.456602011110345</c:v>
                </c:pt>
                <c:pt idx="650">
                  <c:v>26.511412421301316</c:v>
                </c:pt>
                <c:pt idx="651">
                  <c:v>24.436293911316252</c:v>
                </c:pt>
                <c:pt idx="652">
                  <c:v>23.249805161736973</c:v>
                </c:pt>
                <c:pt idx="653">
                  <c:v>21.819824049007991</c:v>
                </c:pt>
                <c:pt idx="654">
                  <c:v>20.328034170749326</c:v>
                </c:pt>
                <c:pt idx="655">
                  <c:v>18.246041529310713</c:v>
                </c:pt>
                <c:pt idx="656">
                  <c:v>16.247911901271969</c:v>
                </c:pt>
                <c:pt idx="657">
                  <c:v>13.942441464343968</c:v>
                </c:pt>
                <c:pt idx="658">
                  <c:v>10.916847652054487</c:v>
                </c:pt>
                <c:pt idx="659">
                  <c:v>7.1617908871747868</c:v>
                </c:pt>
                <c:pt idx="660">
                  <c:v>2.3553494027076751</c:v>
                </c:pt>
                <c:pt idx="661">
                  <c:v>-2.4527789829845479</c:v>
                </c:pt>
                <c:pt idx="662">
                  <c:v>-6.9000231489477812</c:v>
                </c:pt>
                <c:pt idx="663">
                  <c:v>-11.69403449814499</c:v>
                </c:pt>
                <c:pt idx="664">
                  <c:v>-16.039320252327478</c:v>
                </c:pt>
                <c:pt idx="665">
                  <c:v>-19.509534174970053</c:v>
                </c:pt>
                <c:pt idx="666">
                  <c:v>-21.962372697642412</c:v>
                </c:pt>
                <c:pt idx="667">
                  <c:v>-24.149660425767507</c:v>
                </c:pt>
                <c:pt idx="668">
                  <c:v>-27.894506615072988</c:v>
                </c:pt>
                <c:pt idx="669">
                  <c:v>-32.192167968076035</c:v>
                </c:pt>
                <c:pt idx="670">
                  <c:v>-34.68218338355026</c:v>
                </c:pt>
                <c:pt idx="671">
                  <c:v>-39.201212475140437</c:v>
                </c:pt>
                <c:pt idx="672">
                  <c:v>-44.463092378900754</c:v>
                </c:pt>
                <c:pt idx="673">
                  <c:v>-50.683003149919038</c:v>
                </c:pt>
                <c:pt idx="674">
                  <c:v>-56.785308272612042</c:v>
                </c:pt>
                <c:pt idx="675">
                  <c:v>-64.67984183663792</c:v>
                </c:pt>
                <c:pt idx="676">
                  <c:v>-72.357895056297934</c:v>
                </c:pt>
                <c:pt idx="677">
                  <c:v>-78.494197283120329</c:v>
                </c:pt>
                <c:pt idx="678">
                  <c:v>-81.696135875710681</c:v>
                </c:pt>
                <c:pt idx="679">
                  <c:v>-80.873608908039131</c:v>
                </c:pt>
                <c:pt idx="680">
                  <c:v>-79.396633971066734</c:v>
                </c:pt>
                <c:pt idx="681">
                  <c:v>-76.244962859452684</c:v>
                </c:pt>
                <c:pt idx="682">
                  <c:v>-71.940123021571679</c:v>
                </c:pt>
                <c:pt idx="683">
                  <c:v>-69.125431061379061</c:v>
                </c:pt>
                <c:pt idx="684">
                  <c:v>-67.740782186652737</c:v>
                </c:pt>
                <c:pt idx="685">
                  <c:v>-65.770984976605419</c:v>
                </c:pt>
                <c:pt idx="686">
                  <c:v>-62.364443790548094</c:v>
                </c:pt>
                <c:pt idx="687">
                  <c:v>-56.953388277109113</c:v>
                </c:pt>
                <c:pt idx="688">
                  <c:v>-53.737131336478271</c:v>
                </c:pt>
                <c:pt idx="689">
                  <c:v>-50.853819803665516</c:v>
                </c:pt>
                <c:pt idx="690">
                  <c:v>-48.998137057665232</c:v>
                </c:pt>
                <c:pt idx="691">
                  <c:v>-47.319145569358689</c:v>
                </c:pt>
                <c:pt idx="692">
                  <c:v>-45.212592627759037</c:v>
                </c:pt>
                <c:pt idx="693">
                  <c:v>-40.451515304002072</c:v>
                </c:pt>
                <c:pt idx="694">
                  <c:v>-31.520422969206127</c:v>
                </c:pt>
                <c:pt idx="695">
                  <c:v>-27.243346902305309</c:v>
                </c:pt>
                <c:pt idx="696">
                  <c:v>-25.296757896375176</c:v>
                </c:pt>
                <c:pt idx="697">
                  <c:v>-24.933477573314764</c:v>
                </c:pt>
                <c:pt idx="698">
                  <c:v>-23.653968930170485</c:v>
                </c:pt>
                <c:pt idx="699">
                  <c:v>-23.299918184126717</c:v>
                </c:pt>
                <c:pt idx="700">
                  <c:v>-21.757815165623722</c:v>
                </c:pt>
                <c:pt idx="701">
                  <c:v>-20.690927935138035</c:v>
                </c:pt>
                <c:pt idx="702">
                  <c:v>-14.013715191469675</c:v>
                </c:pt>
                <c:pt idx="703">
                  <c:v>-6.0454325683243502</c:v>
                </c:pt>
                <c:pt idx="704">
                  <c:v>-0.48954912515449972</c:v>
                </c:pt>
                <c:pt idx="705">
                  <c:v>1.9373889564887736</c:v>
                </c:pt>
                <c:pt idx="706">
                  <c:v>3.1915413903572221</c:v>
                </c:pt>
                <c:pt idx="707">
                  <c:v>6.6541093287271895</c:v>
                </c:pt>
                <c:pt idx="708">
                  <c:v>10.294337335910949</c:v>
                </c:pt>
                <c:pt idx="709">
                  <c:v>15.876902804280812</c:v>
                </c:pt>
                <c:pt idx="710">
                  <c:v>24.292426103632547</c:v>
                </c:pt>
                <c:pt idx="711">
                  <c:v>32.621401177878752</c:v>
                </c:pt>
                <c:pt idx="712">
                  <c:v>38.310378204759353</c:v>
                </c:pt>
                <c:pt idx="713">
                  <c:v>41.15872844859603</c:v>
                </c:pt>
                <c:pt idx="714">
                  <c:v>42.035493928942827</c:v>
                </c:pt>
                <c:pt idx="715">
                  <c:v>43.88574035023867</c:v>
                </c:pt>
                <c:pt idx="716">
                  <c:v>46.097024274376388</c:v>
                </c:pt>
                <c:pt idx="717">
                  <c:v>49.05097717132098</c:v>
                </c:pt>
                <c:pt idx="718">
                  <c:v>53.783303894956831</c:v>
                </c:pt>
                <c:pt idx="719">
                  <c:v>59.462771311789417</c:v>
                </c:pt>
                <c:pt idx="720">
                  <c:v>63.690491690491598</c:v>
                </c:pt>
                <c:pt idx="721">
                  <c:v>66.663708202260651</c:v>
                </c:pt>
                <c:pt idx="722">
                  <c:v>68.859952387230976</c:v>
                </c:pt>
                <c:pt idx="723">
                  <c:v>69.296791671469862</c:v>
                </c:pt>
                <c:pt idx="724">
                  <c:v>70.828373385158628</c:v>
                </c:pt>
                <c:pt idx="725">
                  <c:v>72.632892745882685</c:v>
                </c:pt>
                <c:pt idx="726">
                  <c:v>74.741557266915009</c:v>
                </c:pt>
                <c:pt idx="727">
                  <c:v>76.839187804021222</c:v>
                </c:pt>
                <c:pt idx="728">
                  <c:v>77.989584924748158</c:v>
                </c:pt>
                <c:pt idx="729">
                  <c:v>78.346287466054406</c:v>
                </c:pt>
                <c:pt idx="730">
                  <c:v>77.228494192441147</c:v>
                </c:pt>
                <c:pt idx="731">
                  <c:v>76.795699686559203</c:v>
                </c:pt>
                <c:pt idx="732">
                  <c:v>76.359415287167465</c:v>
                </c:pt>
                <c:pt idx="733">
                  <c:v>75.459039601878175</c:v>
                </c:pt>
                <c:pt idx="734">
                  <c:v>73.821374360630543</c:v>
                </c:pt>
                <c:pt idx="735">
                  <c:v>72.518155487402311</c:v>
                </c:pt>
                <c:pt idx="736">
                  <c:v>71.467803789588444</c:v>
                </c:pt>
                <c:pt idx="737">
                  <c:v>68.537721106668343</c:v>
                </c:pt>
                <c:pt idx="738">
                  <c:v>67.101514569350044</c:v>
                </c:pt>
                <c:pt idx="739">
                  <c:v>65.38710048449407</c:v>
                </c:pt>
                <c:pt idx="740">
                  <c:v>63.117536632969475</c:v>
                </c:pt>
                <c:pt idx="741">
                  <c:v>62.158909121331718</c:v>
                </c:pt>
                <c:pt idx="742">
                  <c:v>61.085861007138192</c:v>
                </c:pt>
                <c:pt idx="743">
                  <c:v>59.832210261419476</c:v>
                </c:pt>
                <c:pt idx="744">
                  <c:v>55.677238842253836</c:v>
                </c:pt>
                <c:pt idx="745">
                  <c:v>49.265278055747103</c:v>
                </c:pt>
                <c:pt idx="746">
                  <c:v>41.729328963362249</c:v>
                </c:pt>
                <c:pt idx="747">
                  <c:v>34.296513630759264</c:v>
                </c:pt>
                <c:pt idx="748">
                  <c:v>26.719756015680623</c:v>
                </c:pt>
                <c:pt idx="749">
                  <c:v>19.965494777108017</c:v>
                </c:pt>
                <c:pt idx="750">
                  <c:v>13.754303384778884</c:v>
                </c:pt>
                <c:pt idx="751">
                  <c:v>8.8828828218840936</c:v>
                </c:pt>
                <c:pt idx="752">
                  <c:v>4.7093149196685893</c:v>
                </c:pt>
                <c:pt idx="753">
                  <c:v>1.2280951088070846</c:v>
                </c:pt>
                <c:pt idx="754">
                  <c:v>-1.6815161114530133</c:v>
                </c:pt>
                <c:pt idx="755">
                  <c:v>-3.8221816660113181</c:v>
                </c:pt>
                <c:pt idx="756">
                  <c:v>-5.8795233340815898</c:v>
                </c:pt>
                <c:pt idx="757">
                  <c:v>-7.3469445488197778</c:v>
                </c:pt>
                <c:pt idx="758">
                  <c:v>-9.117580922799382</c:v>
                </c:pt>
                <c:pt idx="759">
                  <c:v>-11.08059509719725</c:v>
                </c:pt>
                <c:pt idx="760">
                  <c:v>-14.852367260206627</c:v>
                </c:pt>
                <c:pt idx="761">
                  <c:v>-21.647672885581681</c:v>
                </c:pt>
                <c:pt idx="762">
                  <c:v>-38.24121420379533</c:v>
                </c:pt>
                <c:pt idx="763">
                  <c:v>-57.406752825689097</c:v>
                </c:pt>
                <c:pt idx="764">
                  <c:v>-67.044364520659116</c:v>
                </c:pt>
                <c:pt idx="765">
                  <c:v>-68.252201184661061</c:v>
                </c:pt>
                <c:pt idx="766">
                  <c:v>-63.63840343854163</c:v>
                </c:pt>
                <c:pt idx="767">
                  <c:v>-56.481732540720998</c:v>
                </c:pt>
                <c:pt idx="768">
                  <c:v>-52.661963946123301</c:v>
                </c:pt>
                <c:pt idx="769">
                  <c:v>-53.433937475480953</c:v>
                </c:pt>
                <c:pt idx="770">
                  <c:v>-58.678826031863267</c:v>
                </c:pt>
                <c:pt idx="771">
                  <c:v>-71.237458499528458</c:v>
                </c:pt>
                <c:pt idx="772">
                  <c:v>-86.584717416406818</c:v>
                </c:pt>
                <c:pt idx="773">
                  <c:v>-77.94158860706105</c:v>
                </c:pt>
                <c:pt idx="774">
                  <c:v>-69.458501392941699</c:v>
                </c:pt>
                <c:pt idx="775">
                  <c:v>-67.221309426740021</c:v>
                </c:pt>
                <c:pt idx="776">
                  <c:v>-68.006691488266227</c:v>
                </c:pt>
                <c:pt idx="777">
                  <c:v>-70.891628428338038</c:v>
                </c:pt>
                <c:pt idx="778">
                  <c:v>-73.512519964527783</c:v>
                </c:pt>
                <c:pt idx="779">
                  <c:v>-73.898405886816008</c:v>
                </c:pt>
                <c:pt idx="780">
                  <c:v>-71.329530075914988</c:v>
                </c:pt>
                <c:pt idx="781">
                  <c:v>-64.791116779151139</c:v>
                </c:pt>
                <c:pt idx="782">
                  <c:v>-57.382580266302746</c:v>
                </c:pt>
                <c:pt idx="783">
                  <c:v>-52.96441192603303</c:v>
                </c:pt>
                <c:pt idx="784">
                  <c:v>-51.279034512617031</c:v>
                </c:pt>
                <c:pt idx="785">
                  <c:v>-51.676511066420801</c:v>
                </c:pt>
                <c:pt idx="786">
                  <c:v>-54.702602137655049</c:v>
                </c:pt>
                <c:pt idx="787">
                  <c:v>-58.628984770561864</c:v>
                </c:pt>
                <c:pt idx="788">
                  <c:v>-60.590524732455201</c:v>
                </c:pt>
                <c:pt idx="789">
                  <c:v>-60.034689011964524</c:v>
                </c:pt>
                <c:pt idx="790">
                  <c:v>-55.469548729049521</c:v>
                </c:pt>
                <c:pt idx="791">
                  <c:v>-47.471453001900116</c:v>
                </c:pt>
                <c:pt idx="792">
                  <c:v>-39.420779220549946</c:v>
                </c:pt>
                <c:pt idx="793">
                  <c:v>-34.275856201965539</c:v>
                </c:pt>
                <c:pt idx="794">
                  <c:v>-32.91503914561698</c:v>
                </c:pt>
                <c:pt idx="795">
                  <c:v>-32.238479101003314</c:v>
                </c:pt>
                <c:pt idx="796">
                  <c:v>-32.357533367667308</c:v>
                </c:pt>
                <c:pt idx="797">
                  <c:v>-29.761672917715636</c:v>
                </c:pt>
                <c:pt idx="798">
                  <c:v>-25.778258911849058</c:v>
                </c:pt>
              </c:numCache>
            </c:numRef>
          </c:val>
          <c:smooth val="0"/>
          <c:extLst>
            <c:ext xmlns:c16="http://schemas.microsoft.com/office/drawing/2014/chart" uri="{C3380CC4-5D6E-409C-BE32-E72D297353CC}">
              <c16:uniqueId val="{00000000-BF15-47BF-9CA5-5E7D2AE66986}"/>
            </c:ext>
          </c:extLst>
        </c:ser>
        <c:ser>
          <c:idx val="1"/>
          <c:order val="1"/>
          <c:tx>
            <c:strRef>
              <c:f>Sheet1!$L$1</c:f>
              <c:strCache>
                <c:ptCount val="1"/>
                <c:pt idx="0">
                  <c:v>Y-accel</c:v>
                </c:pt>
              </c:strCache>
            </c:strRef>
          </c:tx>
          <c:spPr>
            <a:ln w="28575" cap="rnd">
              <a:solidFill>
                <a:schemeClr val="accent2"/>
              </a:solidFill>
              <a:round/>
            </a:ln>
            <a:effectLst/>
          </c:spPr>
          <c:marker>
            <c:symbol val="none"/>
          </c:marker>
          <c:val>
            <c:numRef>
              <c:f>Sheet1!$L$2:$L$800</c:f>
              <c:numCache>
                <c:formatCode>General</c:formatCode>
                <c:ptCount val="799"/>
                <c:pt idx="0">
                  <c:v>-27.331973819514118</c:v>
                </c:pt>
                <c:pt idx="1">
                  <c:v>-27.029351033325582</c:v>
                </c:pt>
                <c:pt idx="2">
                  <c:v>-27.599499204182173</c:v>
                </c:pt>
                <c:pt idx="3">
                  <c:v>-26.901805589120432</c:v>
                </c:pt>
                <c:pt idx="4">
                  <c:v>-29.482841342632359</c:v>
                </c:pt>
                <c:pt idx="5">
                  <c:v>-32.020465835978527</c:v>
                </c:pt>
                <c:pt idx="6">
                  <c:v>-32.991189680144998</c:v>
                </c:pt>
                <c:pt idx="7">
                  <c:v>-34.127990988135316</c:v>
                </c:pt>
                <c:pt idx="8">
                  <c:v>-32.577966496023173</c:v>
                </c:pt>
                <c:pt idx="9">
                  <c:v>-31.326695421907541</c:v>
                </c:pt>
                <c:pt idx="10">
                  <c:v>-30.599601258703764</c:v>
                </c:pt>
                <c:pt idx="11">
                  <c:v>-28.668156014251412</c:v>
                </c:pt>
                <c:pt idx="12">
                  <c:v>-26.141267602694906</c:v>
                </c:pt>
                <c:pt idx="13">
                  <c:v>-23.632748031982342</c:v>
                </c:pt>
                <c:pt idx="14">
                  <c:v>-21.224531436751448</c:v>
                </c:pt>
                <c:pt idx="15">
                  <c:v>-18.977652872813913</c:v>
                </c:pt>
                <c:pt idx="16">
                  <c:v>-17.403560944192407</c:v>
                </c:pt>
                <c:pt idx="17">
                  <c:v>-16.211725624032265</c:v>
                </c:pt>
                <c:pt idx="18">
                  <c:v>-16.074041661023912</c:v>
                </c:pt>
                <c:pt idx="19">
                  <c:v>-13.960849639124909</c:v>
                </c:pt>
                <c:pt idx="20">
                  <c:v>-11.337518854241333</c:v>
                </c:pt>
                <c:pt idx="21">
                  <c:v>-7.1192515705315271</c:v>
                </c:pt>
                <c:pt idx="22">
                  <c:v>-2.1682000049197137</c:v>
                </c:pt>
                <c:pt idx="23">
                  <c:v>1.8025662773305879</c:v>
                </c:pt>
                <c:pt idx="24">
                  <c:v>3.0449332635854263</c:v>
                </c:pt>
                <c:pt idx="25">
                  <c:v>4.0492222117990266</c:v>
                </c:pt>
                <c:pt idx="26">
                  <c:v>5.3394667046998094</c:v>
                </c:pt>
                <c:pt idx="27">
                  <c:v>7.1469952693267373</c:v>
                </c:pt>
                <c:pt idx="28">
                  <c:v>8.5725627141410481</c:v>
                </c:pt>
                <c:pt idx="29">
                  <c:v>10.313457393639069</c:v>
                </c:pt>
                <c:pt idx="30">
                  <c:v>12.346551592730227</c:v>
                </c:pt>
                <c:pt idx="31">
                  <c:v>14.242929813373269</c:v>
                </c:pt>
                <c:pt idx="32">
                  <c:v>14.594252826359986</c:v>
                </c:pt>
                <c:pt idx="33">
                  <c:v>13.530611956836227</c:v>
                </c:pt>
                <c:pt idx="34">
                  <c:v>12.938579548344601</c:v>
                </c:pt>
                <c:pt idx="35">
                  <c:v>13.150338287256842</c:v>
                </c:pt>
                <c:pt idx="36">
                  <c:v>13.865095052589798</c:v>
                </c:pt>
                <c:pt idx="37">
                  <c:v>15.512138357239731</c:v>
                </c:pt>
                <c:pt idx="38">
                  <c:v>17.235581848877857</c:v>
                </c:pt>
                <c:pt idx="39">
                  <c:v>19.871683583344304</c:v>
                </c:pt>
                <c:pt idx="40">
                  <c:v>21.957528681734985</c:v>
                </c:pt>
                <c:pt idx="41">
                  <c:v>21.973130180016746</c:v>
                </c:pt>
                <c:pt idx="42">
                  <c:v>21.162513686061455</c:v>
                </c:pt>
                <c:pt idx="43">
                  <c:v>20.2520977563061</c:v>
                </c:pt>
                <c:pt idx="44">
                  <c:v>20.283119230398086</c:v>
                </c:pt>
                <c:pt idx="45">
                  <c:v>20.346626668301919</c:v>
                </c:pt>
                <c:pt idx="46">
                  <c:v>21.771157043520361</c:v>
                </c:pt>
                <c:pt idx="47">
                  <c:v>22.833706597683413</c:v>
                </c:pt>
                <c:pt idx="48">
                  <c:v>23.04151874156717</c:v>
                </c:pt>
                <c:pt idx="49">
                  <c:v>22.871614032009646</c:v>
                </c:pt>
                <c:pt idx="50">
                  <c:v>20.983679169564734</c:v>
                </c:pt>
                <c:pt idx="51">
                  <c:v>20.121801548487205</c:v>
                </c:pt>
                <c:pt idx="52">
                  <c:v>19.653010910270691</c:v>
                </c:pt>
                <c:pt idx="53">
                  <c:v>19.779839914367766</c:v>
                </c:pt>
                <c:pt idx="54">
                  <c:v>20.167123681512759</c:v>
                </c:pt>
                <c:pt idx="55">
                  <c:v>18.454288324850623</c:v>
                </c:pt>
                <c:pt idx="56">
                  <c:v>17.208596487730006</c:v>
                </c:pt>
                <c:pt idx="57">
                  <c:v>15.34958738361566</c:v>
                </c:pt>
                <c:pt idx="58">
                  <c:v>12.340197756334941</c:v>
                </c:pt>
                <c:pt idx="59">
                  <c:v>10.402823850901404</c:v>
                </c:pt>
                <c:pt idx="60">
                  <c:v>10.966157919733273</c:v>
                </c:pt>
                <c:pt idx="61">
                  <c:v>12.369972076146558</c:v>
                </c:pt>
                <c:pt idx="62">
                  <c:v>13.159383152766942</c:v>
                </c:pt>
                <c:pt idx="63">
                  <c:v>14.608551499295899</c:v>
                </c:pt>
                <c:pt idx="64">
                  <c:v>13.53834780643583</c:v>
                </c:pt>
                <c:pt idx="65">
                  <c:v>12.237652807615596</c:v>
                </c:pt>
                <c:pt idx="66">
                  <c:v>12.165293640076095</c:v>
                </c:pt>
                <c:pt idx="67">
                  <c:v>12.563461245572441</c:v>
                </c:pt>
                <c:pt idx="68">
                  <c:v>13.379652894608737</c:v>
                </c:pt>
                <c:pt idx="69">
                  <c:v>14.025465607127684</c:v>
                </c:pt>
                <c:pt idx="70">
                  <c:v>14.297851348784988</c:v>
                </c:pt>
                <c:pt idx="71">
                  <c:v>15.047899026298479</c:v>
                </c:pt>
                <c:pt idx="72">
                  <c:v>16.137724111806207</c:v>
                </c:pt>
                <c:pt idx="73">
                  <c:v>17.766022351526612</c:v>
                </c:pt>
                <c:pt idx="74">
                  <c:v>18.930379419070057</c:v>
                </c:pt>
                <c:pt idx="75">
                  <c:v>18.145858806654513</c:v>
                </c:pt>
                <c:pt idx="76">
                  <c:v>14.509904258683227</c:v>
                </c:pt>
                <c:pt idx="77">
                  <c:v>9.7538992700501126</c:v>
                </c:pt>
                <c:pt idx="78">
                  <c:v>5.6804376859198227</c:v>
                </c:pt>
                <c:pt idx="79">
                  <c:v>-0.21260246681643144</c:v>
                </c:pt>
                <c:pt idx="80">
                  <c:v>8.2294145268188554</c:v>
                </c:pt>
                <c:pt idx="81">
                  <c:v>2.5111508872153334</c:v>
                </c:pt>
                <c:pt idx="82">
                  <c:v>-2.6328807141521318</c:v>
                </c:pt>
                <c:pt idx="83">
                  <c:v>-3.1935016781426286</c:v>
                </c:pt>
                <c:pt idx="84">
                  <c:v>-4.7383714915334965</c:v>
                </c:pt>
                <c:pt idx="85">
                  <c:v>-5.7155247186205589</c:v>
                </c:pt>
                <c:pt idx="86">
                  <c:v>-9.0051608205555898</c:v>
                </c:pt>
                <c:pt idx="87">
                  <c:v>-11.648935933309943</c:v>
                </c:pt>
                <c:pt idx="88">
                  <c:v>-14.795420344352232</c:v>
                </c:pt>
                <c:pt idx="89">
                  <c:v>-17.626928519547949</c:v>
                </c:pt>
                <c:pt idx="90">
                  <c:v>-21.722662376621376</c:v>
                </c:pt>
                <c:pt idx="91">
                  <c:v>-25.119160005247792</c:v>
                </c:pt>
                <c:pt idx="92">
                  <c:v>-25.735519471271456</c:v>
                </c:pt>
                <c:pt idx="93">
                  <c:v>-25.711601265368021</c:v>
                </c:pt>
                <c:pt idx="94">
                  <c:v>-26.332193854585586</c:v>
                </c:pt>
                <c:pt idx="95">
                  <c:v>-26.36132612178239</c:v>
                </c:pt>
                <c:pt idx="96">
                  <c:v>-25.816186495082469</c:v>
                </c:pt>
                <c:pt idx="97">
                  <c:v>-24.890116984867763</c:v>
                </c:pt>
                <c:pt idx="98">
                  <c:v>-23.656995040250912</c:v>
                </c:pt>
                <c:pt idx="99">
                  <c:v>-23.165829913412974</c:v>
                </c:pt>
                <c:pt idx="100">
                  <c:v>-23.53592261250428</c:v>
                </c:pt>
                <c:pt idx="101">
                  <c:v>-24.975899424463829</c:v>
                </c:pt>
                <c:pt idx="102">
                  <c:v>-27.762507391711676</c:v>
                </c:pt>
                <c:pt idx="103">
                  <c:v>-28.477914393756688</c:v>
                </c:pt>
                <c:pt idx="104">
                  <c:v>-28.718518887425592</c:v>
                </c:pt>
                <c:pt idx="105">
                  <c:v>-27.481527904343949</c:v>
                </c:pt>
                <c:pt idx="106">
                  <c:v>-25.997684240658526</c:v>
                </c:pt>
                <c:pt idx="107">
                  <c:v>-23.843376238416656</c:v>
                </c:pt>
                <c:pt idx="108">
                  <c:v>-22.111548453316018</c:v>
                </c:pt>
                <c:pt idx="109">
                  <c:v>-23.033774481745667</c:v>
                </c:pt>
                <c:pt idx="110">
                  <c:v>-23.729248845499846</c:v>
                </c:pt>
                <c:pt idx="111">
                  <c:v>-24.153888511856142</c:v>
                </c:pt>
                <c:pt idx="112">
                  <c:v>-23.527696536909648</c:v>
                </c:pt>
                <c:pt idx="113">
                  <c:v>-22.531157816780969</c:v>
                </c:pt>
                <c:pt idx="114">
                  <c:v>-22.001446011841178</c:v>
                </c:pt>
                <c:pt idx="115">
                  <c:v>-22.232416762207858</c:v>
                </c:pt>
                <c:pt idx="116">
                  <c:v>-21.17160407757639</c:v>
                </c:pt>
                <c:pt idx="117">
                  <c:v>-21.63886299644691</c:v>
                </c:pt>
                <c:pt idx="118">
                  <c:v>-22.202423170351658</c:v>
                </c:pt>
                <c:pt idx="119">
                  <c:v>-21.700530837608458</c:v>
                </c:pt>
                <c:pt idx="120">
                  <c:v>-21.981613703932521</c:v>
                </c:pt>
                <c:pt idx="121">
                  <c:v>-21.78317560306969</c:v>
                </c:pt>
                <c:pt idx="122">
                  <c:v>-22.06733084259924</c:v>
                </c:pt>
                <c:pt idx="123">
                  <c:v>-21.393866851701773</c:v>
                </c:pt>
                <c:pt idx="124">
                  <c:v>-20.430512362380277</c:v>
                </c:pt>
                <c:pt idx="125">
                  <c:v>-19.804522267509789</c:v>
                </c:pt>
                <c:pt idx="126">
                  <c:v>-18.622726823773473</c:v>
                </c:pt>
                <c:pt idx="127">
                  <c:v>-18.332608996561341</c:v>
                </c:pt>
                <c:pt idx="128">
                  <c:v>-18.604388275378966</c:v>
                </c:pt>
                <c:pt idx="129">
                  <c:v>-18.515887260409951</c:v>
                </c:pt>
                <c:pt idx="130">
                  <c:v>-17.990110037277294</c:v>
                </c:pt>
                <c:pt idx="131">
                  <c:v>-17.333727437348394</c:v>
                </c:pt>
                <c:pt idx="132">
                  <c:v>-16.019125118992566</c:v>
                </c:pt>
                <c:pt idx="133">
                  <c:v>-15.397888596928082</c:v>
                </c:pt>
                <c:pt idx="134">
                  <c:v>-14.53341688326778</c:v>
                </c:pt>
                <c:pt idx="135">
                  <c:v>-11.671153399880907</c:v>
                </c:pt>
                <c:pt idx="136">
                  <c:v>-10.796386296206451</c:v>
                </c:pt>
                <c:pt idx="137">
                  <c:v>-10.49770432330128</c:v>
                </c:pt>
                <c:pt idx="138">
                  <c:v>-8.757151832314177</c:v>
                </c:pt>
                <c:pt idx="139">
                  <c:v>-6.6463395442458877</c:v>
                </c:pt>
                <c:pt idx="140">
                  <c:v>-3.4057816595579347</c:v>
                </c:pt>
                <c:pt idx="141">
                  <c:v>-0.59087053198504536</c:v>
                </c:pt>
                <c:pt idx="142">
                  <c:v>0.31583575467976477</c:v>
                </c:pt>
                <c:pt idx="143">
                  <c:v>1.5866863524538575</c:v>
                </c:pt>
                <c:pt idx="144">
                  <c:v>2.6383526080575543</c:v>
                </c:pt>
                <c:pt idx="145">
                  <c:v>3.5169223958886091</c:v>
                </c:pt>
                <c:pt idx="146">
                  <c:v>4.5198277881081985</c:v>
                </c:pt>
                <c:pt idx="147">
                  <c:v>4.9797311391835102</c:v>
                </c:pt>
                <c:pt idx="148">
                  <c:v>5.4828746980691525</c:v>
                </c:pt>
                <c:pt idx="149">
                  <c:v>6.9522126498537924</c:v>
                </c:pt>
                <c:pt idx="150">
                  <c:v>8.6535290435562739</c:v>
                </c:pt>
                <c:pt idx="151">
                  <c:v>10.323798135530124</c:v>
                </c:pt>
                <c:pt idx="152">
                  <c:v>11.039672053979345</c:v>
                </c:pt>
                <c:pt idx="153">
                  <c:v>12.358020949677121</c:v>
                </c:pt>
                <c:pt idx="154">
                  <c:v>12.474594215423284</c:v>
                </c:pt>
                <c:pt idx="155">
                  <c:v>12.949655788133537</c:v>
                </c:pt>
                <c:pt idx="156">
                  <c:v>15.283181372179319</c:v>
                </c:pt>
                <c:pt idx="157">
                  <c:v>17.570654650480751</c:v>
                </c:pt>
                <c:pt idx="158">
                  <c:v>19.966309333161981</c:v>
                </c:pt>
                <c:pt idx="159">
                  <c:v>22.647658492226149</c:v>
                </c:pt>
                <c:pt idx="160">
                  <c:v>23.838830839656548</c:v>
                </c:pt>
                <c:pt idx="161">
                  <c:v>23.182730855783436</c:v>
                </c:pt>
                <c:pt idx="162">
                  <c:v>21.963721245250664</c:v>
                </c:pt>
                <c:pt idx="163">
                  <c:v>20.349509717685017</c:v>
                </c:pt>
                <c:pt idx="164">
                  <c:v>19.745750891220023</c:v>
                </c:pt>
                <c:pt idx="165">
                  <c:v>19.541287050631084</c:v>
                </c:pt>
                <c:pt idx="166">
                  <c:v>20.838868378680669</c:v>
                </c:pt>
                <c:pt idx="167">
                  <c:v>22.672531096927347</c:v>
                </c:pt>
                <c:pt idx="168">
                  <c:v>24.369585974362227</c:v>
                </c:pt>
                <c:pt idx="169">
                  <c:v>23.339893323714598</c:v>
                </c:pt>
                <c:pt idx="170">
                  <c:v>20.87759759605304</c:v>
                </c:pt>
                <c:pt idx="171">
                  <c:v>18.439263039712937</c:v>
                </c:pt>
                <c:pt idx="172">
                  <c:v>15.567992226949967</c:v>
                </c:pt>
                <c:pt idx="173">
                  <c:v>13.595736385571856</c:v>
                </c:pt>
                <c:pt idx="174">
                  <c:v>12.51180691681779</c:v>
                </c:pt>
                <c:pt idx="175">
                  <c:v>12.300271971681287</c:v>
                </c:pt>
                <c:pt idx="176">
                  <c:v>12.885805310491168</c:v>
                </c:pt>
                <c:pt idx="177">
                  <c:v>14.190274576040665</c:v>
                </c:pt>
                <c:pt idx="178">
                  <c:v>15.571764890962461</c:v>
                </c:pt>
                <c:pt idx="179">
                  <c:v>16.482387564079207</c:v>
                </c:pt>
                <c:pt idx="180">
                  <c:v>16.897429505363831</c:v>
                </c:pt>
                <c:pt idx="181">
                  <c:v>16.360695209740388</c:v>
                </c:pt>
                <c:pt idx="182">
                  <c:v>14.725467377809286</c:v>
                </c:pt>
                <c:pt idx="183">
                  <c:v>12.708252087906239</c:v>
                </c:pt>
                <c:pt idx="184">
                  <c:v>10.00561524154411</c:v>
                </c:pt>
                <c:pt idx="185">
                  <c:v>9.4135125598817027</c:v>
                </c:pt>
                <c:pt idx="186">
                  <c:v>8.9776685441196928</c:v>
                </c:pt>
                <c:pt idx="187">
                  <c:v>8.372933289612428</c:v>
                </c:pt>
                <c:pt idx="188">
                  <c:v>8.627840541910242</c:v>
                </c:pt>
                <c:pt idx="189">
                  <c:v>8.5774874939669665</c:v>
                </c:pt>
                <c:pt idx="190">
                  <c:v>8.4492419587388472</c:v>
                </c:pt>
                <c:pt idx="191">
                  <c:v>6.9258224654403806</c:v>
                </c:pt>
                <c:pt idx="192">
                  <c:v>4.3181646766883039</c:v>
                </c:pt>
                <c:pt idx="193">
                  <c:v>1.0420865622411344</c:v>
                </c:pt>
                <c:pt idx="194">
                  <c:v>-3.8745820132551403</c:v>
                </c:pt>
                <c:pt idx="195">
                  <c:v>-8.0923456692519569</c:v>
                </c:pt>
                <c:pt idx="196">
                  <c:v>-10.53538735474728</c:v>
                </c:pt>
                <c:pt idx="197">
                  <c:v>-11.938749794653509</c:v>
                </c:pt>
                <c:pt idx="198">
                  <c:v>-10.193011765318895</c:v>
                </c:pt>
                <c:pt idx="199">
                  <c:v>-9.3321170618321272</c:v>
                </c:pt>
                <c:pt idx="200">
                  <c:v>-11.834458007218855</c:v>
                </c:pt>
                <c:pt idx="201">
                  <c:v>-14.859702631170304</c:v>
                </c:pt>
                <c:pt idx="202">
                  <c:v>-18.383414852972749</c:v>
                </c:pt>
                <c:pt idx="203">
                  <c:v>-21.322937716533751</c:v>
                </c:pt>
                <c:pt idx="204">
                  <c:v>-22.507061928217322</c:v>
                </c:pt>
                <c:pt idx="205">
                  <c:v>-25.257154637382033</c:v>
                </c:pt>
                <c:pt idx="206">
                  <c:v>-26.858975840111665</c:v>
                </c:pt>
                <c:pt idx="207">
                  <c:v>-25.904072768042653</c:v>
                </c:pt>
                <c:pt idx="208">
                  <c:v>-23.946474476418221</c:v>
                </c:pt>
                <c:pt idx="209">
                  <c:v>-21.250269331217368</c:v>
                </c:pt>
                <c:pt idx="210">
                  <c:v>-18.197677138742112</c:v>
                </c:pt>
                <c:pt idx="211">
                  <c:v>-18.323064712918406</c:v>
                </c:pt>
                <c:pt idx="212">
                  <c:v>-18.714445549776201</c:v>
                </c:pt>
                <c:pt idx="213">
                  <c:v>-18.825709422423817</c:v>
                </c:pt>
                <c:pt idx="214">
                  <c:v>-19.428444916643702</c:v>
                </c:pt>
                <c:pt idx="215">
                  <c:v>-18.852550587451177</c:v>
                </c:pt>
                <c:pt idx="216">
                  <c:v>-17.694883507527745</c:v>
                </c:pt>
                <c:pt idx="217">
                  <c:v>-17.159663022502698</c:v>
                </c:pt>
                <c:pt idx="218">
                  <c:v>-15.906014943669835</c:v>
                </c:pt>
                <c:pt idx="219">
                  <c:v>-15.017666535275342</c:v>
                </c:pt>
                <c:pt idx="220">
                  <c:v>-13.486747900636601</c:v>
                </c:pt>
                <c:pt idx="221">
                  <c:v>-13.316390152127932</c:v>
                </c:pt>
                <c:pt idx="222">
                  <c:v>-13.505193771213749</c:v>
                </c:pt>
                <c:pt idx="223">
                  <c:v>-13.722663688045484</c:v>
                </c:pt>
                <c:pt idx="224">
                  <c:v>-14.337192678075938</c:v>
                </c:pt>
                <c:pt idx="225">
                  <c:v>-12.192833125872204</c:v>
                </c:pt>
                <c:pt idx="226">
                  <c:v>-11.267244065260607</c:v>
                </c:pt>
                <c:pt idx="227">
                  <c:v>-10.450537517717368</c:v>
                </c:pt>
                <c:pt idx="228">
                  <c:v>-8.4459057793380392</c:v>
                </c:pt>
                <c:pt idx="229">
                  <c:v>-8.2473311593757028</c:v>
                </c:pt>
                <c:pt idx="230">
                  <c:v>-7.4873697873585465</c:v>
                </c:pt>
                <c:pt idx="231">
                  <c:v>-5.9044558422268407</c:v>
                </c:pt>
                <c:pt idx="232">
                  <c:v>-5.2088864018260095</c:v>
                </c:pt>
                <c:pt idx="233">
                  <c:v>-2.232249806524532</c:v>
                </c:pt>
                <c:pt idx="234">
                  <c:v>0.7823061855044382</c:v>
                </c:pt>
                <c:pt idx="235">
                  <c:v>2.5032198599575759</c:v>
                </c:pt>
                <c:pt idx="236">
                  <c:v>3.3413788717290953</c:v>
                </c:pt>
                <c:pt idx="237">
                  <c:v>3.9809847587732059</c:v>
                </c:pt>
                <c:pt idx="238">
                  <c:v>6.1198438129324231</c:v>
                </c:pt>
                <c:pt idx="239">
                  <c:v>6.9677971054168353</c:v>
                </c:pt>
                <c:pt idx="240">
                  <c:v>7.8466525236905467</c:v>
                </c:pt>
                <c:pt idx="241">
                  <c:v>9.3396822007742557</c:v>
                </c:pt>
                <c:pt idx="242">
                  <c:v>11.194595826915808</c:v>
                </c:pt>
                <c:pt idx="243">
                  <c:v>13.829512977374295</c:v>
                </c:pt>
                <c:pt idx="244">
                  <c:v>15.749007338936943</c:v>
                </c:pt>
                <c:pt idx="245">
                  <c:v>16.829773203654501</c:v>
                </c:pt>
                <c:pt idx="246">
                  <c:v>16.163625081581571</c:v>
                </c:pt>
                <c:pt idx="247">
                  <c:v>14.071951574830088</c:v>
                </c:pt>
                <c:pt idx="248">
                  <c:v>14.145760541922595</c:v>
                </c:pt>
                <c:pt idx="249">
                  <c:v>14.747876890831634</c:v>
                </c:pt>
                <c:pt idx="250">
                  <c:v>16.390252811296712</c:v>
                </c:pt>
                <c:pt idx="251">
                  <c:v>18.236479262438653</c:v>
                </c:pt>
                <c:pt idx="252">
                  <c:v>18.744534181881214</c:v>
                </c:pt>
                <c:pt idx="253">
                  <c:v>19.215537133024618</c:v>
                </c:pt>
                <c:pt idx="254">
                  <c:v>21.004386027484394</c:v>
                </c:pt>
                <c:pt idx="255">
                  <c:v>21.501522592522463</c:v>
                </c:pt>
                <c:pt idx="256">
                  <c:v>21.290507085312967</c:v>
                </c:pt>
                <c:pt idx="257">
                  <c:v>21.597013090990554</c:v>
                </c:pt>
                <c:pt idx="258">
                  <c:v>22.707318432169831</c:v>
                </c:pt>
                <c:pt idx="259">
                  <c:v>23.015475442268848</c:v>
                </c:pt>
                <c:pt idx="260">
                  <c:v>22.960820092258512</c:v>
                </c:pt>
                <c:pt idx="261">
                  <c:v>22.724344848744682</c:v>
                </c:pt>
                <c:pt idx="262">
                  <c:v>21.739951968162242</c:v>
                </c:pt>
                <c:pt idx="263">
                  <c:v>20.997741414124583</c:v>
                </c:pt>
                <c:pt idx="264">
                  <c:v>19.843937054570546</c:v>
                </c:pt>
                <c:pt idx="265">
                  <c:v>17.942640564782973</c:v>
                </c:pt>
                <c:pt idx="266">
                  <c:v>16.620316368361223</c:v>
                </c:pt>
                <c:pt idx="267">
                  <c:v>16.796498394473637</c:v>
                </c:pt>
                <c:pt idx="268">
                  <c:v>14.593733799163614</c:v>
                </c:pt>
                <c:pt idx="269">
                  <c:v>12.602856277339983</c:v>
                </c:pt>
                <c:pt idx="270">
                  <c:v>11.079217137215123</c:v>
                </c:pt>
                <c:pt idx="271">
                  <c:v>9.9274706880761645</c:v>
                </c:pt>
                <c:pt idx="272">
                  <c:v>9.6353386657679625</c:v>
                </c:pt>
                <c:pt idx="273">
                  <c:v>9.5696424586492839</c:v>
                </c:pt>
                <c:pt idx="274">
                  <c:v>7.13945911286888</c:v>
                </c:pt>
                <c:pt idx="275">
                  <c:v>4.0111812748441995</c:v>
                </c:pt>
                <c:pt idx="276">
                  <c:v>1.7762110386291108</c:v>
                </c:pt>
                <c:pt idx="277">
                  <c:v>0.16158877966638288</c:v>
                </c:pt>
                <c:pt idx="278">
                  <c:v>-1.3134559327037527</c:v>
                </c:pt>
                <c:pt idx="279">
                  <c:v>-3.1759796062960213</c:v>
                </c:pt>
                <c:pt idx="280">
                  <c:v>-3.4085678702025684</c:v>
                </c:pt>
                <c:pt idx="281">
                  <c:v>-4.1220405310822379</c:v>
                </c:pt>
                <c:pt idx="282">
                  <c:v>-5.5234223520142356</c:v>
                </c:pt>
                <c:pt idx="283">
                  <c:v>-6.2171726051102638</c:v>
                </c:pt>
                <c:pt idx="284">
                  <c:v>-7.7089121657588517</c:v>
                </c:pt>
                <c:pt idx="285">
                  <c:v>-6.9904844194388724</c:v>
                </c:pt>
                <c:pt idx="286">
                  <c:v>-6.3578834823044339</c:v>
                </c:pt>
                <c:pt idx="287">
                  <c:v>-6.3224180606251039</c:v>
                </c:pt>
                <c:pt idx="288">
                  <c:v>-5.5014089337106213</c:v>
                </c:pt>
                <c:pt idx="289">
                  <c:v>-2.213253874954054</c:v>
                </c:pt>
                <c:pt idx="290">
                  <c:v>-3.7893678926638885</c:v>
                </c:pt>
                <c:pt idx="291">
                  <c:v>-5.7103087568307682</c:v>
                </c:pt>
                <c:pt idx="292">
                  <c:v>-7.6684467020940899</c:v>
                </c:pt>
                <c:pt idx="293">
                  <c:v>-9.7838993649397032</c:v>
                </c:pt>
                <c:pt idx="294">
                  <c:v>-10.811312010980698</c:v>
                </c:pt>
                <c:pt idx="295">
                  <c:v>-12.248600733901226</c:v>
                </c:pt>
                <c:pt idx="296">
                  <c:v>-13.616679355560983</c:v>
                </c:pt>
                <c:pt idx="297">
                  <c:v>-16.831271471005135</c:v>
                </c:pt>
                <c:pt idx="298">
                  <c:v>-21.760564277147122</c:v>
                </c:pt>
                <c:pt idx="299">
                  <c:v>-26.155524896446131</c:v>
                </c:pt>
                <c:pt idx="300">
                  <c:v>-30.162002699387145</c:v>
                </c:pt>
                <c:pt idx="301">
                  <c:v>-30.765874337739259</c:v>
                </c:pt>
                <c:pt idx="302">
                  <c:v>-30.199313555897842</c:v>
                </c:pt>
                <c:pt idx="303">
                  <c:v>-29.637573899427576</c:v>
                </c:pt>
                <c:pt idx="304">
                  <c:v>-30.997606108418804</c:v>
                </c:pt>
                <c:pt idx="305">
                  <c:v>-31.402356075641517</c:v>
                </c:pt>
                <c:pt idx="306">
                  <c:v>-32.518688366946591</c:v>
                </c:pt>
                <c:pt idx="307">
                  <c:v>-33.29247828551501</c:v>
                </c:pt>
                <c:pt idx="308">
                  <c:v>-31.990993361908668</c:v>
                </c:pt>
                <c:pt idx="309">
                  <c:v>-30.631711738823221</c:v>
                </c:pt>
                <c:pt idx="310">
                  <c:v>-28.077191506521096</c:v>
                </c:pt>
                <c:pt idx="311">
                  <c:v>-26.420329419710708</c:v>
                </c:pt>
                <c:pt idx="312">
                  <c:v>-25.847256546863463</c:v>
                </c:pt>
                <c:pt idx="313">
                  <c:v>-26.513845326847981</c:v>
                </c:pt>
                <c:pt idx="314">
                  <c:v>-27.610625850202492</c:v>
                </c:pt>
                <c:pt idx="315">
                  <c:v>-28.779327772804741</c:v>
                </c:pt>
                <c:pt idx="316">
                  <c:v>-29.057127205903249</c:v>
                </c:pt>
                <c:pt idx="317">
                  <c:v>-28.954685278968949</c:v>
                </c:pt>
                <c:pt idx="318">
                  <c:v>-28.3694619154846</c:v>
                </c:pt>
                <c:pt idx="319">
                  <c:v>-27.483300607713264</c:v>
                </c:pt>
                <c:pt idx="320">
                  <c:v>-25.968847898178819</c:v>
                </c:pt>
                <c:pt idx="321">
                  <c:v>-24.281311114040012</c:v>
                </c:pt>
                <c:pt idx="322">
                  <c:v>-24.774654260500444</c:v>
                </c:pt>
                <c:pt idx="323">
                  <c:v>-23.895614694957754</c:v>
                </c:pt>
                <c:pt idx="324">
                  <c:v>-23.234253187097899</c:v>
                </c:pt>
                <c:pt idx="325">
                  <c:v>-21.237829869154272</c:v>
                </c:pt>
                <c:pt idx="326">
                  <c:v>-18.228021432852398</c:v>
                </c:pt>
                <c:pt idx="327">
                  <c:v>-17.183444947000577</c:v>
                </c:pt>
                <c:pt idx="328">
                  <c:v>-16.282356623156968</c:v>
                </c:pt>
                <c:pt idx="329">
                  <c:v>-14.126216521321355</c:v>
                </c:pt>
                <c:pt idx="330">
                  <c:v>-15.129604857059238</c:v>
                </c:pt>
                <c:pt idx="331">
                  <c:v>-14.503371367860687</c:v>
                </c:pt>
                <c:pt idx="332">
                  <c:v>-12.706370907849557</c:v>
                </c:pt>
                <c:pt idx="333">
                  <c:v>-7.8061657419170594</c:v>
                </c:pt>
                <c:pt idx="334">
                  <c:v>-20.293429641919825</c:v>
                </c:pt>
                <c:pt idx="335">
                  <c:v>-2.220422363078784</c:v>
                </c:pt>
                <c:pt idx="336">
                  <c:v>-0.13726032033912203</c:v>
                </c:pt>
                <c:pt idx="337">
                  <c:v>2.9477157061172181</c:v>
                </c:pt>
                <c:pt idx="338">
                  <c:v>5.0825860682524944</c:v>
                </c:pt>
                <c:pt idx="339">
                  <c:v>8.0368509139826116</c:v>
                </c:pt>
                <c:pt idx="340">
                  <c:v>10.195755088826411</c:v>
                </c:pt>
                <c:pt idx="341">
                  <c:v>12.251102224484958</c:v>
                </c:pt>
                <c:pt idx="342">
                  <c:v>14.527465736355911</c:v>
                </c:pt>
                <c:pt idx="343">
                  <c:v>15.630490439221397</c:v>
                </c:pt>
                <c:pt idx="344">
                  <c:v>14.7099529957956</c:v>
                </c:pt>
                <c:pt idx="345">
                  <c:v>14.880554101138088</c:v>
                </c:pt>
                <c:pt idx="346">
                  <c:v>14.631152479709034</c:v>
                </c:pt>
                <c:pt idx="347">
                  <c:v>14.058505421517367</c:v>
                </c:pt>
                <c:pt idx="348">
                  <c:v>13.894852354535512</c:v>
                </c:pt>
                <c:pt idx="349">
                  <c:v>14.877991603052459</c:v>
                </c:pt>
                <c:pt idx="350">
                  <c:v>15.072694068016295</c:v>
                </c:pt>
                <c:pt idx="351">
                  <c:v>13.83396876264425</c:v>
                </c:pt>
                <c:pt idx="352">
                  <c:v>13.49814431078606</c:v>
                </c:pt>
                <c:pt idx="353">
                  <c:v>14.456481137716404</c:v>
                </c:pt>
                <c:pt idx="354">
                  <c:v>15.336619520558928</c:v>
                </c:pt>
                <c:pt idx="355">
                  <c:v>17.117597284925004</c:v>
                </c:pt>
                <c:pt idx="356">
                  <c:v>17.707261850266931</c:v>
                </c:pt>
                <c:pt idx="357">
                  <c:v>17.259871665554154</c:v>
                </c:pt>
                <c:pt idx="358">
                  <c:v>18.024060080906469</c:v>
                </c:pt>
                <c:pt idx="359">
                  <c:v>18.160621034287789</c:v>
                </c:pt>
                <c:pt idx="360">
                  <c:v>15.949665648506938</c:v>
                </c:pt>
                <c:pt idx="361">
                  <c:v>15.645417972092353</c:v>
                </c:pt>
                <c:pt idx="362">
                  <c:v>15.602898470590134</c:v>
                </c:pt>
                <c:pt idx="363">
                  <c:v>15.348706477916725</c:v>
                </c:pt>
                <c:pt idx="364">
                  <c:v>16.23179917493588</c:v>
                </c:pt>
                <c:pt idx="365">
                  <c:v>16.902619297081198</c:v>
                </c:pt>
                <c:pt idx="366">
                  <c:v>16.746918592041087</c:v>
                </c:pt>
                <c:pt idx="367">
                  <c:v>15.171021697624623</c:v>
                </c:pt>
                <c:pt idx="368">
                  <c:v>12.479165041608898</c:v>
                </c:pt>
                <c:pt idx="369">
                  <c:v>11.531211897797807</c:v>
                </c:pt>
                <c:pt idx="370">
                  <c:v>9.9833383206490325</c:v>
                </c:pt>
                <c:pt idx="371">
                  <c:v>8.6789100309387646</c:v>
                </c:pt>
                <c:pt idx="372">
                  <c:v>8.3174042812104538</c:v>
                </c:pt>
                <c:pt idx="373">
                  <c:v>7.1703652970771286</c:v>
                </c:pt>
                <c:pt idx="374">
                  <c:v>6.5236715230830571</c:v>
                </c:pt>
                <c:pt idx="375">
                  <c:v>6.2432008060763691</c:v>
                </c:pt>
                <c:pt idx="376">
                  <c:v>6.9616816374452277</c:v>
                </c:pt>
                <c:pt idx="377">
                  <c:v>7.5675723988862567</c:v>
                </c:pt>
                <c:pt idx="378">
                  <c:v>7.7807671496321795</c:v>
                </c:pt>
                <c:pt idx="379">
                  <c:v>6.8373111387095227</c:v>
                </c:pt>
                <c:pt idx="380">
                  <c:v>3.803391571211105</c:v>
                </c:pt>
                <c:pt idx="381">
                  <c:v>2.0730295210966179</c:v>
                </c:pt>
                <c:pt idx="382">
                  <c:v>0.62893471648338928</c:v>
                </c:pt>
                <c:pt idx="383">
                  <c:v>-0.14915242800573283</c:v>
                </c:pt>
                <c:pt idx="384">
                  <c:v>2.1878142321239757E-2</c:v>
                </c:pt>
                <c:pt idx="385">
                  <c:v>-0.81297516806117964</c:v>
                </c:pt>
                <c:pt idx="386">
                  <c:v>-4.3646203782011552</c:v>
                </c:pt>
                <c:pt idx="387">
                  <c:v>-8.44178012909709</c:v>
                </c:pt>
                <c:pt idx="388">
                  <c:v>-11.902108904216925</c:v>
                </c:pt>
                <c:pt idx="389">
                  <c:v>-15.625456786964209</c:v>
                </c:pt>
                <c:pt idx="390">
                  <c:v>-17.597832374145668</c:v>
                </c:pt>
                <c:pt idx="391">
                  <c:v>-21.044036304226509</c:v>
                </c:pt>
                <c:pt idx="392">
                  <c:v>-24.580796194486794</c:v>
                </c:pt>
                <c:pt idx="393">
                  <c:v>-28.530714421836741</c:v>
                </c:pt>
                <c:pt idx="394">
                  <c:v>-34.807685145172577</c:v>
                </c:pt>
                <c:pt idx="395">
                  <c:v>-39.905472672808415</c:v>
                </c:pt>
                <c:pt idx="396">
                  <c:v>-44.127519149886425</c:v>
                </c:pt>
                <c:pt idx="397">
                  <c:v>-45.491548697330209</c:v>
                </c:pt>
                <c:pt idx="398">
                  <c:v>-47.281751832407728</c:v>
                </c:pt>
                <c:pt idx="399">
                  <c:v>-47.73292159114812</c:v>
                </c:pt>
                <c:pt idx="400">
                  <c:v>-48.173954149972332</c:v>
                </c:pt>
                <c:pt idx="401">
                  <c:v>-47.331356855547327</c:v>
                </c:pt>
                <c:pt idx="402">
                  <c:v>-46.70471881271132</c:v>
                </c:pt>
                <c:pt idx="403">
                  <c:v>-46.009556665522958</c:v>
                </c:pt>
                <c:pt idx="404">
                  <c:v>-43.95333700667625</c:v>
                </c:pt>
                <c:pt idx="405">
                  <c:v>-40.038656845367939</c:v>
                </c:pt>
                <c:pt idx="406">
                  <c:v>-34.7129629851365</c:v>
                </c:pt>
                <c:pt idx="407">
                  <c:v>-31.514734839659923</c:v>
                </c:pt>
                <c:pt idx="408">
                  <c:v>-30.91827985047761</c:v>
                </c:pt>
                <c:pt idx="409">
                  <c:v>-32.70262909987661</c:v>
                </c:pt>
                <c:pt idx="410">
                  <c:v>-34.250564604869105</c:v>
                </c:pt>
                <c:pt idx="411">
                  <c:v>-34.982920534389756</c:v>
                </c:pt>
                <c:pt idx="412">
                  <c:v>-36.405134462952951</c:v>
                </c:pt>
                <c:pt idx="413">
                  <c:v>-32.08657534493782</c:v>
                </c:pt>
                <c:pt idx="414">
                  <c:v>-27.477979303725199</c:v>
                </c:pt>
                <c:pt idx="415">
                  <c:v>-24.631436540919381</c:v>
                </c:pt>
                <c:pt idx="416">
                  <c:v>-24.674766976516395</c:v>
                </c:pt>
                <c:pt idx="417">
                  <c:v>-25.436544529606117</c:v>
                </c:pt>
                <c:pt idx="418">
                  <c:v>-24.355877117190662</c:v>
                </c:pt>
                <c:pt idx="419">
                  <c:v>-24.380164949977722</c:v>
                </c:pt>
                <c:pt idx="420">
                  <c:v>-23.860574311150973</c:v>
                </c:pt>
                <c:pt idx="421">
                  <c:v>-21.990089545302418</c:v>
                </c:pt>
                <c:pt idx="422">
                  <c:v>-21.131692309267212</c:v>
                </c:pt>
                <c:pt idx="423">
                  <c:v>-19.723992102289831</c:v>
                </c:pt>
                <c:pt idx="424">
                  <c:v>-18.87994591742596</c:v>
                </c:pt>
                <c:pt idx="425">
                  <c:v>-18.144639050091307</c:v>
                </c:pt>
                <c:pt idx="426">
                  <c:v>-17.419594187231976</c:v>
                </c:pt>
                <c:pt idx="427">
                  <c:v>-15.989505665746975</c:v>
                </c:pt>
                <c:pt idx="428">
                  <c:v>-13.661967671604105</c:v>
                </c:pt>
                <c:pt idx="429">
                  <c:v>-9.2506667137102205</c:v>
                </c:pt>
                <c:pt idx="430">
                  <c:v>-5.9660079955800747</c:v>
                </c:pt>
                <c:pt idx="431">
                  <c:v>-3.4375866318810142</c:v>
                </c:pt>
                <c:pt idx="432">
                  <c:v>-2.170005747183978</c:v>
                </c:pt>
                <c:pt idx="433">
                  <c:v>0.40822590268001285</c:v>
                </c:pt>
                <c:pt idx="434">
                  <c:v>3.1521596890480166</c:v>
                </c:pt>
                <c:pt idx="435">
                  <c:v>5.2968649121671376</c:v>
                </c:pt>
                <c:pt idx="436">
                  <c:v>8.9543267881830246</c:v>
                </c:pt>
                <c:pt idx="437">
                  <c:v>9.887485588055533</c:v>
                </c:pt>
                <c:pt idx="438">
                  <c:v>10.3639548594824</c:v>
                </c:pt>
                <c:pt idx="439">
                  <c:v>12.053213870361491</c:v>
                </c:pt>
                <c:pt idx="440">
                  <c:v>11.593058003642883</c:v>
                </c:pt>
                <c:pt idx="441">
                  <c:v>10.976887109076099</c:v>
                </c:pt>
                <c:pt idx="442">
                  <c:v>12.462288683762431</c:v>
                </c:pt>
                <c:pt idx="443">
                  <c:v>13.980049778494616</c:v>
                </c:pt>
                <c:pt idx="444">
                  <c:v>16.01086468889082</c:v>
                </c:pt>
                <c:pt idx="445">
                  <c:v>18.06095869481792</c:v>
                </c:pt>
                <c:pt idx="446">
                  <c:v>18.851807836660196</c:v>
                </c:pt>
                <c:pt idx="447">
                  <c:v>18.417364573849802</c:v>
                </c:pt>
                <c:pt idx="448">
                  <c:v>19.619721016533877</c:v>
                </c:pt>
                <c:pt idx="449">
                  <c:v>22.077777155712116</c:v>
                </c:pt>
                <c:pt idx="450">
                  <c:v>22.937020910573544</c:v>
                </c:pt>
                <c:pt idx="451">
                  <c:v>24.503090123600387</c:v>
                </c:pt>
                <c:pt idx="452">
                  <c:v>25.057657413103982</c:v>
                </c:pt>
                <c:pt idx="453">
                  <c:v>23.158867483253069</c:v>
                </c:pt>
                <c:pt idx="454">
                  <c:v>23.249192346115628</c:v>
                </c:pt>
                <c:pt idx="455">
                  <c:v>24.665008785777278</c:v>
                </c:pt>
                <c:pt idx="456">
                  <c:v>23.543081276516137</c:v>
                </c:pt>
                <c:pt idx="457">
                  <c:v>22.583349503118551</c:v>
                </c:pt>
                <c:pt idx="458">
                  <c:v>22.232533400998594</c:v>
                </c:pt>
                <c:pt idx="459">
                  <c:v>22.241216096506289</c:v>
                </c:pt>
                <c:pt idx="460">
                  <c:v>21.609368738602704</c:v>
                </c:pt>
                <c:pt idx="461">
                  <c:v>22.054270500157738</c:v>
                </c:pt>
                <c:pt idx="462">
                  <c:v>22.209869457061991</c:v>
                </c:pt>
                <c:pt idx="463">
                  <c:v>22.994522443148952</c:v>
                </c:pt>
                <c:pt idx="464">
                  <c:v>24.679632433192268</c:v>
                </c:pt>
                <c:pt idx="465">
                  <c:v>23.433055776142492</c:v>
                </c:pt>
                <c:pt idx="466">
                  <c:v>20.823125647227425</c:v>
                </c:pt>
                <c:pt idx="467">
                  <c:v>18.315453202144603</c:v>
                </c:pt>
                <c:pt idx="468">
                  <c:v>15.422437539197571</c:v>
                </c:pt>
                <c:pt idx="469">
                  <c:v>13.003878450129157</c:v>
                </c:pt>
                <c:pt idx="470">
                  <c:v>11.765002967589155</c:v>
                </c:pt>
                <c:pt idx="471">
                  <c:v>12.070151538212615</c:v>
                </c:pt>
                <c:pt idx="472">
                  <c:v>12.688657741466162</c:v>
                </c:pt>
                <c:pt idx="473">
                  <c:v>14.066559050560436</c:v>
                </c:pt>
                <c:pt idx="474">
                  <c:v>15.237006811454485</c:v>
                </c:pt>
                <c:pt idx="475">
                  <c:v>17.139516060492817</c:v>
                </c:pt>
                <c:pt idx="476">
                  <c:v>17.768782719025765</c:v>
                </c:pt>
                <c:pt idx="477">
                  <c:v>17.152003755792208</c:v>
                </c:pt>
                <c:pt idx="478">
                  <c:v>16.391721077267864</c:v>
                </c:pt>
                <c:pt idx="479">
                  <c:v>13.665044333131688</c:v>
                </c:pt>
                <c:pt idx="480">
                  <c:v>8.775629340418007</c:v>
                </c:pt>
                <c:pt idx="481">
                  <c:v>0.51193470786881279</c:v>
                </c:pt>
                <c:pt idx="482">
                  <c:v>-2.9090394845833232</c:v>
                </c:pt>
                <c:pt idx="483">
                  <c:v>-6.4975393623386832</c:v>
                </c:pt>
                <c:pt idx="484">
                  <c:v>-5.9506338929888525</c:v>
                </c:pt>
                <c:pt idx="485">
                  <c:v>5.0330228481253299E-2</c:v>
                </c:pt>
                <c:pt idx="486">
                  <c:v>-8.589861168719827E-2</c:v>
                </c:pt>
                <c:pt idx="487">
                  <c:v>-2.2795847564724405</c:v>
                </c:pt>
                <c:pt idx="488">
                  <c:v>-2.6480321426279665</c:v>
                </c:pt>
                <c:pt idx="489">
                  <c:v>-3.8330515944273209</c:v>
                </c:pt>
                <c:pt idx="490">
                  <c:v>-4.6326344699933228</c:v>
                </c:pt>
                <c:pt idx="491">
                  <c:v>-8.2352531015728179</c:v>
                </c:pt>
                <c:pt idx="492">
                  <c:v>-12.359089731325817</c:v>
                </c:pt>
                <c:pt idx="493">
                  <c:v>-11.680635770955202</c:v>
                </c:pt>
                <c:pt idx="494">
                  <c:v>-13.231795824539878</c:v>
                </c:pt>
                <c:pt idx="495">
                  <c:v>-10.939456141110281</c:v>
                </c:pt>
                <c:pt idx="496">
                  <c:v>-8.5469215804421665</c:v>
                </c:pt>
                <c:pt idx="497">
                  <c:v>-11.009631517868293</c:v>
                </c:pt>
                <c:pt idx="498">
                  <c:v>-10.001727609414878</c:v>
                </c:pt>
                <c:pt idx="499">
                  <c:v>-9.949421260342092</c:v>
                </c:pt>
                <c:pt idx="500">
                  <c:v>-11.16233979608262</c:v>
                </c:pt>
                <c:pt idx="501">
                  <c:v>-9.3728457230183064</c:v>
                </c:pt>
                <c:pt idx="502">
                  <c:v>-10.410768080053899</c:v>
                </c:pt>
                <c:pt idx="503">
                  <c:v>-11.777040319139379</c:v>
                </c:pt>
                <c:pt idx="504">
                  <c:v>-11.905875537457792</c:v>
                </c:pt>
                <c:pt idx="505">
                  <c:v>-11.090410705996227</c:v>
                </c:pt>
                <c:pt idx="506">
                  <c:v>-10.065694377222396</c:v>
                </c:pt>
                <c:pt idx="507">
                  <c:v>-9.6776162080418189</c:v>
                </c:pt>
                <c:pt idx="508">
                  <c:v>-10.00749454836134</c:v>
                </c:pt>
                <c:pt idx="509">
                  <c:v>-11.282949165229246</c:v>
                </c:pt>
                <c:pt idx="510">
                  <c:v>-11.142278842324238</c:v>
                </c:pt>
                <c:pt idx="511">
                  <c:v>-12.169238961191548</c:v>
                </c:pt>
                <c:pt idx="512">
                  <c:v>-12.067046931916538</c:v>
                </c:pt>
                <c:pt idx="513">
                  <c:v>-11.129840134832071</c:v>
                </c:pt>
                <c:pt idx="514">
                  <c:v>-10.227314638430936</c:v>
                </c:pt>
                <c:pt idx="515">
                  <c:v>-7.5915836866265787</c:v>
                </c:pt>
                <c:pt idx="516">
                  <c:v>-5.6247485772702488</c:v>
                </c:pt>
                <c:pt idx="517">
                  <c:v>-4.9095763142278477</c:v>
                </c:pt>
                <c:pt idx="518">
                  <c:v>-4.6470530271099948</c:v>
                </c:pt>
                <c:pt idx="519">
                  <c:v>-5.1932520698701747</c:v>
                </c:pt>
                <c:pt idx="520">
                  <c:v>-5.1860390017854492</c:v>
                </c:pt>
                <c:pt idx="521">
                  <c:v>-3.7555220888796246</c:v>
                </c:pt>
                <c:pt idx="522">
                  <c:v>-2.5893859794100775</c:v>
                </c:pt>
                <c:pt idx="523">
                  <c:v>1.8279882630985558</c:v>
                </c:pt>
                <c:pt idx="524">
                  <c:v>6.5202784264122258</c:v>
                </c:pt>
                <c:pt idx="525">
                  <c:v>7.6910282762497246</c:v>
                </c:pt>
                <c:pt idx="526">
                  <c:v>7.3604623695223887</c:v>
                </c:pt>
                <c:pt idx="527">
                  <c:v>8.0336882105804257</c:v>
                </c:pt>
                <c:pt idx="528">
                  <c:v>9.1514380262229622</c:v>
                </c:pt>
                <c:pt idx="529">
                  <c:v>12.011736622417347</c:v>
                </c:pt>
                <c:pt idx="530">
                  <c:v>15.22245362923101</c:v>
                </c:pt>
                <c:pt idx="531">
                  <c:v>19.222574397445783</c:v>
                </c:pt>
                <c:pt idx="532">
                  <c:v>23.258306802593491</c:v>
                </c:pt>
                <c:pt idx="533">
                  <c:v>23.275193349338426</c:v>
                </c:pt>
                <c:pt idx="534">
                  <c:v>23.786180021804398</c:v>
                </c:pt>
                <c:pt idx="535">
                  <c:v>22.213301909086915</c:v>
                </c:pt>
                <c:pt idx="536">
                  <c:v>20.462398781476512</c:v>
                </c:pt>
                <c:pt idx="537">
                  <c:v>20.063834023274094</c:v>
                </c:pt>
                <c:pt idx="538">
                  <c:v>19.741720344890933</c:v>
                </c:pt>
                <c:pt idx="539">
                  <c:v>20.316468961070044</c:v>
                </c:pt>
                <c:pt idx="540">
                  <c:v>21.029014892429657</c:v>
                </c:pt>
                <c:pt idx="541">
                  <c:v>22.697060295301341</c:v>
                </c:pt>
                <c:pt idx="542">
                  <c:v>24.821589872142418</c:v>
                </c:pt>
                <c:pt idx="543">
                  <c:v>25.53396520054574</c:v>
                </c:pt>
                <c:pt idx="544">
                  <c:v>26.763067122753366</c:v>
                </c:pt>
                <c:pt idx="545">
                  <c:v>28.439781895858786</c:v>
                </c:pt>
                <c:pt idx="546">
                  <c:v>28.57360687033551</c:v>
                </c:pt>
                <c:pt idx="547">
                  <c:v>30.229900354033493</c:v>
                </c:pt>
                <c:pt idx="548">
                  <c:v>30.890933626752798</c:v>
                </c:pt>
                <c:pt idx="549">
                  <c:v>31.345368716391651</c:v>
                </c:pt>
                <c:pt idx="550">
                  <c:v>32.330751182125383</c:v>
                </c:pt>
                <c:pt idx="551">
                  <c:v>32.456703604802918</c:v>
                </c:pt>
                <c:pt idx="552">
                  <c:v>31.780246789629171</c:v>
                </c:pt>
                <c:pt idx="553">
                  <c:v>30.600517535923167</c:v>
                </c:pt>
                <c:pt idx="554">
                  <c:v>29.574203105822299</c:v>
                </c:pt>
                <c:pt idx="555">
                  <c:v>30.549758669636518</c:v>
                </c:pt>
                <c:pt idx="556">
                  <c:v>32.138212666708753</c:v>
                </c:pt>
                <c:pt idx="557">
                  <c:v>33.58559691299822</c:v>
                </c:pt>
                <c:pt idx="558">
                  <c:v>33.361809756446625</c:v>
                </c:pt>
                <c:pt idx="559">
                  <c:v>31.938810755355323</c:v>
                </c:pt>
                <c:pt idx="560">
                  <c:v>29.478616432962589</c:v>
                </c:pt>
                <c:pt idx="561">
                  <c:v>27.520826469553086</c:v>
                </c:pt>
                <c:pt idx="562">
                  <c:v>26.410451874779465</c:v>
                </c:pt>
                <c:pt idx="563">
                  <c:v>26.138682153583719</c:v>
                </c:pt>
                <c:pt idx="564">
                  <c:v>26.773099867445541</c:v>
                </c:pt>
                <c:pt idx="565">
                  <c:v>27.706997445184598</c:v>
                </c:pt>
                <c:pt idx="566">
                  <c:v>27.511625517058835</c:v>
                </c:pt>
                <c:pt idx="567">
                  <c:v>26.690645023876581</c:v>
                </c:pt>
                <c:pt idx="568">
                  <c:v>25.250510844027733</c:v>
                </c:pt>
                <c:pt idx="569">
                  <c:v>23.213543617738647</c:v>
                </c:pt>
                <c:pt idx="570">
                  <c:v>21.172826316705319</c:v>
                </c:pt>
                <c:pt idx="571">
                  <c:v>20.353864020985661</c:v>
                </c:pt>
                <c:pt idx="572">
                  <c:v>19.706252510119075</c:v>
                </c:pt>
                <c:pt idx="573">
                  <c:v>19.979950654149615</c:v>
                </c:pt>
                <c:pt idx="574">
                  <c:v>20.786741509390747</c:v>
                </c:pt>
                <c:pt idx="575">
                  <c:v>21.659943017916582</c:v>
                </c:pt>
                <c:pt idx="576">
                  <c:v>22.173163107164221</c:v>
                </c:pt>
                <c:pt idx="577">
                  <c:v>25.267839326232561</c:v>
                </c:pt>
                <c:pt idx="578">
                  <c:v>26.65523516580545</c:v>
                </c:pt>
                <c:pt idx="579">
                  <c:v>26.416467730846485</c:v>
                </c:pt>
                <c:pt idx="580">
                  <c:v>19.486912001885692</c:v>
                </c:pt>
                <c:pt idx="581">
                  <c:v>12.439773668752059</c:v>
                </c:pt>
                <c:pt idx="582">
                  <c:v>6.8725231423671644</c:v>
                </c:pt>
                <c:pt idx="583">
                  <c:v>3.6807557660173602</c:v>
                </c:pt>
                <c:pt idx="584">
                  <c:v>5.7589795490100002</c:v>
                </c:pt>
                <c:pt idx="585">
                  <c:v>6.8529901631566181</c:v>
                </c:pt>
                <c:pt idx="586">
                  <c:v>8.6176240180859978</c:v>
                </c:pt>
                <c:pt idx="587">
                  <c:v>10.609312204514872</c:v>
                </c:pt>
                <c:pt idx="588">
                  <c:v>9.4273691356454776</c:v>
                </c:pt>
                <c:pt idx="589">
                  <c:v>4.090644467910284</c:v>
                </c:pt>
                <c:pt idx="590">
                  <c:v>-0.75946969130370134</c:v>
                </c:pt>
                <c:pt idx="591">
                  <c:v>-4.6723277277547721</c:v>
                </c:pt>
                <c:pt idx="592">
                  <c:v>-7.5385186679905143</c:v>
                </c:pt>
                <c:pt idx="593">
                  <c:v>-8.8957090716334886</c:v>
                </c:pt>
                <c:pt idx="594">
                  <c:v>-9.1300384407454143</c:v>
                </c:pt>
                <c:pt idx="595">
                  <c:v>-9.2459133652468424</c:v>
                </c:pt>
                <c:pt idx="596">
                  <c:v>-9.9472363145146439</c:v>
                </c:pt>
                <c:pt idx="597">
                  <c:v>-10.493768232439399</c:v>
                </c:pt>
                <c:pt idx="598">
                  <c:v>-10.756993800159051</c:v>
                </c:pt>
                <c:pt idx="599">
                  <c:v>-11.780485085360434</c:v>
                </c:pt>
                <c:pt idx="600">
                  <c:v>-12.526258347870796</c:v>
                </c:pt>
                <c:pt idx="601">
                  <c:v>-11.717453086277406</c:v>
                </c:pt>
                <c:pt idx="602">
                  <c:v>-10.716219874267589</c:v>
                </c:pt>
                <c:pt idx="603">
                  <c:v>-10.320294813501523</c:v>
                </c:pt>
                <c:pt idx="604">
                  <c:v>-8.4569977231378086</c:v>
                </c:pt>
                <c:pt idx="605">
                  <c:v>-6.5558910380410103</c:v>
                </c:pt>
                <c:pt idx="606">
                  <c:v>-7.2304808617962273</c:v>
                </c:pt>
                <c:pt idx="607">
                  <c:v>-7.7439134359980608</c:v>
                </c:pt>
                <c:pt idx="608">
                  <c:v>-7.2647856615549609</c:v>
                </c:pt>
                <c:pt idx="609">
                  <c:v>-6.6852164935195875</c:v>
                </c:pt>
                <c:pt idx="610">
                  <c:v>-4.6977584057970736</c:v>
                </c:pt>
                <c:pt idx="611">
                  <c:v>-0.66031835165318431</c:v>
                </c:pt>
                <c:pt idx="612">
                  <c:v>1.5541897084452512</c:v>
                </c:pt>
                <c:pt idx="613">
                  <c:v>2.7126567682776925</c:v>
                </c:pt>
                <c:pt idx="614">
                  <c:v>7.5739148098392528</c:v>
                </c:pt>
                <c:pt idx="615">
                  <c:v>10.126419502048758</c:v>
                </c:pt>
                <c:pt idx="616">
                  <c:v>10.928282421185251</c:v>
                </c:pt>
                <c:pt idx="617">
                  <c:v>11.680794129502706</c:v>
                </c:pt>
                <c:pt idx="618">
                  <c:v>13.99620586206105</c:v>
                </c:pt>
                <c:pt idx="619">
                  <c:v>16.742080770873692</c:v>
                </c:pt>
                <c:pt idx="620">
                  <c:v>20.746474333360716</c:v>
                </c:pt>
                <c:pt idx="621">
                  <c:v>23.94920931474892</c:v>
                </c:pt>
                <c:pt idx="622">
                  <c:v>27.729826814356521</c:v>
                </c:pt>
                <c:pt idx="623">
                  <c:v>29.84787945772014</c:v>
                </c:pt>
                <c:pt idx="624">
                  <c:v>27.125730465244224</c:v>
                </c:pt>
                <c:pt idx="625">
                  <c:v>25.623050424463706</c:v>
                </c:pt>
                <c:pt idx="626">
                  <c:v>25.550534186097821</c:v>
                </c:pt>
                <c:pt idx="627">
                  <c:v>24.925118221560787</c:v>
                </c:pt>
                <c:pt idx="628">
                  <c:v>25.081743688645858</c:v>
                </c:pt>
                <c:pt idx="629">
                  <c:v>26.75009759870543</c:v>
                </c:pt>
                <c:pt idx="630">
                  <c:v>28.915351940141036</c:v>
                </c:pt>
                <c:pt idx="631">
                  <c:v>31.336818744256398</c:v>
                </c:pt>
                <c:pt idx="632">
                  <c:v>32.76803947948212</c:v>
                </c:pt>
                <c:pt idx="633">
                  <c:v>32.240814039142826</c:v>
                </c:pt>
                <c:pt idx="634">
                  <c:v>30.340806726957219</c:v>
                </c:pt>
                <c:pt idx="635">
                  <c:v>29.189537821058362</c:v>
                </c:pt>
                <c:pt idx="636">
                  <c:v>29.311796006893445</c:v>
                </c:pt>
                <c:pt idx="637">
                  <c:v>29.911710023793336</c:v>
                </c:pt>
                <c:pt idx="638">
                  <c:v>30.480884024879757</c:v>
                </c:pt>
                <c:pt idx="639">
                  <c:v>31.401308656302739</c:v>
                </c:pt>
                <c:pt idx="640">
                  <c:v>33.446981197486828</c:v>
                </c:pt>
                <c:pt idx="641">
                  <c:v>36.060525657163851</c:v>
                </c:pt>
                <c:pt idx="642">
                  <c:v>39.200827607393606</c:v>
                </c:pt>
                <c:pt idx="643">
                  <c:v>41.148399665723872</c:v>
                </c:pt>
                <c:pt idx="644">
                  <c:v>41.392798151778514</c:v>
                </c:pt>
                <c:pt idx="645">
                  <c:v>40.800096822773597</c:v>
                </c:pt>
                <c:pt idx="646">
                  <c:v>39.023345684395288</c:v>
                </c:pt>
                <c:pt idx="647">
                  <c:v>37.800840146079601</c:v>
                </c:pt>
                <c:pt idx="648">
                  <c:v>37.712009205244989</c:v>
                </c:pt>
                <c:pt idx="649">
                  <c:v>37.822683544866386</c:v>
                </c:pt>
                <c:pt idx="650">
                  <c:v>37.42150882727654</c:v>
                </c:pt>
                <c:pt idx="651">
                  <c:v>36.440782407068241</c:v>
                </c:pt>
                <c:pt idx="652">
                  <c:v>34.693570882353988</c:v>
                </c:pt>
                <c:pt idx="653">
                  <c:v>33.237640683983237</c:v>
                </c:pt>
                <c:pt idx="654">
                  <c:v>33.190575750134506</c:v>
                </c:pt>
                <c:pt idx="655">
                  <c:v>33.790631011112737</c:v>
                </c:pt>
                <c:pt idx="656">
                  <c:v>33.500536251020847</c:v>
                </c:pt>
                <c:pt idx="657">
                  <c:v>33.324358958230356</c:v>
                </c:pt>
                <c:pt idx="658">
                  <c:v>33.603028521516705</c:v>
                </c:pt>
                <c:pt idx="659">
                  <c:v>34.094057512918951</c:v>
                </c:pt>
                <c:pt idx="660">
                  <c:v>34.942824475068029</c:v>
                </c:pt>
                <c:pt idx="661">
                  <c:v>35.178346580288817</c:v>
                </c:pt>
                <c:pt idx="662">
                  <c:v>35.474616995026338</c:v>
                </c:pt>
                <c:pt idx="663">
                  <c:v>33.517620192223333</c:v>
                </c:pt>
                <c:pt idx="664">
                  <c:v>31.903184382363534</c:v>
                </c:pt>
                <c:pt idx="665">
                  <c:v>29.363663541265357</c:v>
                </c:pt>
                <c:pt idx="666">
                  <c:v>28.869560856359037</c:v>
                </c:pt>
                <c:pt idx="667">
                  <c:v>26.838660006594665</c:v>
                </c:pt>
                <c:pt idx="668">
                  <c:v>25.191772025603605</c:v>
                </c:pt>
                <c:pt idx="669">
                  <c:v>24.05570240594578</c:v>
                </c:pt>
                <c:pt idx="670">
                  <c:v>24.099264440672339</c:v>
                </c:pt>
                <c:pt idx="671">
                  <c:v>25.626258156709135</c:v>
                </c:pt>
                <c:pt idx="672">
                  <c:v>24.574610364967963</c:v>
                </c:pt>
                <c:pt idx="673">
                  <c:v>20.669469838137239</c:v>
                </c:pt>
                <c:pt idx="674">
                  <c:v>15.58299753901337</c:v>
                </c:pt>
                <c:pt idx="675">
                  <c:v>9.0119608708356065</c:v>
                </c:pt>
                <c:pt idx="676">
                  <c:v>2.4167068161185621</c:v>
                </c:pt>
                <c:pt idx="677">
                  <c:v>-3.1940701034255321</c:v>
                </c:pt>
                <c:pt idx="678">
                  <c:v>-6.1365790466469408</c:v>
                </c:pt>
                <c:pt idx="679">
                  <c:v>-9.1173573651109887</c:v>
                </c:pt>
                <c:pt idx="680">
                  <c:v>-10.123010093088938</c:v>
                </c:pt>
                <c:pt idx="681">
                  <c:v>-11.70467988699848</c:v>
                </c:pt>
                <c:pt idx="682">
                  <c:v>-13.807663444290638</c:v>
                </c:pt>
                <c:pt idx="683">
                  <c:v>-15.288365978582307</c:v>
                </c:pt>
                <c:pt idx="684">
                  <c:v>-15.65936870438758</c:v>
                </c:pt>
                <c:pt idx="685">
                  <c:v>-15.083016349233439</c:v>
                </c:pt>
                <c:pt idx="686">
                  <c:v>-15.217622538326152</c:v>
                </c:pt>
                <c:pt idx="687">
                  <c:v>-15.689978844780532</c:v>
                </c:pt>
                <c:pt idx="688">
                  <c:v>-16.54704607131611</c:v>
                </c:pt>
                <c:pt idx="689">
                  <c:v>-16.474827872546509</c:v>
                </c:pt>
                <c:pt idx="690">
                  <c:v>-16.719569790303737</c:v>
                </c:pt>
                <c:pt idx="691">
                  <c:v>-16.286749942340421</c:v>
                </c:pt>
                <c:pt idx="692">
                  <c:v>-15.080303031218055</c:v>
                </c:pt>
                <c:pt idx="693">
                  <c:v>-13.993558419001769</c:v>
                </c:pt>
                <c:pt idx="694">
                  <c:v>-13.871970969826245</c:v>
                </c:pt>
                <c:pt idx="695">
                  <c:v>-14.351962578834959</c:v>
                </c:pt>
                <c:pt idx="696">
                  <c:v>-15.786640229775719</c:v>
                </c:pt>
                <c:pt idx="697">
                  <c:v>-16.855624933965593</c:v>
                </c:pt>
                <c:pt idx="698">
                  <c:v>-18.377023254630295</c:v>
                </c:pt>
                <c:pt idx="699">
                  <c:v>-17.414334094594551</c:v>
                </c:pt>
                <c:pt idx="700">
                  <c:v>-16.690424685401151</c:v>
                </c:pt>
                <c:pt idx="701">
                  <c:v>-14.330876999018759</c:v>
                </c:pt>
                <c:pt idx="702">
                  <c:v>-13.851730988385517</c:v>
                </c:pt>
                <c:pt idx="703">
                  <c:v>-15.232842681546252</c:v>
                </c:pt>
                <c:pt idx="704">
                  <c:v>-15.593347492384311</c:v>
                </c:pt>
                <c:pt idx="705">
                  <c:v>-15.251188071886425</c:v>
                </c:pt>
                <c:pt idx="706">
                  <c:v>-15.730848394540908</c:v>
                </c:pt>
                <c:pt idx="707">
                  <c:v>-16.254665842559852</c:v>
                </c:pt>
                <c:pt idx="708">
                  <c:v>-13.77141988019476</c:v>
                </c:pt>
                <c:pt idx="709">
                  <c:v>-7.923342016318788</c:v>
                </c:pt>
                <c:pt idx="710">
                  <c:v>-3.7028641745015816</c:v>
                </c:pt>
                <c:pt idx="711">
                  <c:v>-0.94610557285831387</c:v>
                </c:pt>
                <c:pt idx="712">
                  <c:v>1.171200288791278</c:v>
                </c:pt>
                <c:pt idx="713">
                  <c:v>2.2514590271884387</c:v>
                </c:pt>
                <c:pt idx="714">
                  <c:v>2.1365481387123206</c:v>
                </c:pt>
                <c:pt idx="715">
                  <c:v>1.3983609608971725</c:v>
                </c:pt>
                <c:pt idx="716">
                  <c:v>2.4449615857564666</c:v>
                </c:pt>
                <c:pt idx="717">
                  <c:v>4.2949522869761534</c:v>
                </c:pt>
                <c:pt idx="718">
                  <c:v>6.7507971110522522</c:v>
                </c:pt>
                <c:pt idx="719">
                  <c:v>7.5731072139047697</c:v>
                </c:pt>
                <c:pt idx="720">
                  <c:v>7.6412116732822506</c:v>
                </c:pt>
                <c:pt idx="721">
                  <c:v>7.9664463065439302</c:v>
                </c:pt>
                <c:pt idx="722">
                  <c:v>8.8245661783553349</c:v>
                </c:pt>
                <c:pt idx="723">
                  <c:v>9.7097244060828256</c:v>
                </c:pt>
                <c:pt idx="724">
                  <c:v>9.8098104545808908</c:v>
                </c:pt>
                <c:pt idx="725">
                  <c:v>9.6789437689542286</c:v>
                </c:pt>
                <c:pt idx="726">
                  <c:v>9.6751312200392228</c:v>
                </c:pt>
                <c:pt idx="727">
                  <c:v>9.8316961844789788</c:v>
                </c:pt>
                <c:pt idx="728">
                  <c:v>10.408974093695058</c:v>
                </c:pt>
                <c:pt idx="729">
                  <c:v>10.714106737331283</c:v>
                </c:pt>
                <c:pt idx="730">
                  <c:v>12.534421366333239</c:v>
                </c:pt>
                <c:pt idx="731">
                  <c:v>13.196956468439112</c:v>
                </c:pt>
                <c:pt idx="732">
                  <c:v>13.244465263221295</c:v>
                </c:pt>
                <c:pt idx="733">
                  <c:v>13.136189796074561</c:v>
                </c:pt>
                <c:pt idx="734">
                  <c:v>13.675997193805811</c:v>
                </c:pt>
                <c:pt idx="735">
                  <c:v>13.153415274034082</c:v>
                </c:pt>
                <c:pt idx="736">
                  <c:v>13.257687605602877</c:v>
                </c:pt>
                <c:pt idx="737">
                  <c:v>15.330215340701931</c:v>
                </c:pt>
                <c:pt idx="738">
                  <c:v>16.724318645384869</c:v>
                </c:pt>
                <c:pt idx="739">
                  <c:v>18.054735164406598</c:v>
                </c:pt>
                <c:pt idx="740">
                  <c:v>19.976700318515395</c:v>
                </c:pt>
                <c:pt idx="741">
                  <c:v>19.988146114215102</c:v>
                </c:pt>
                <c:pt idx="742">
                  <c:v>18.097082963558218</c:v>
                </c:pt>
                <c:pt idx="743">
                  <c:v>14.347664369676094</c:v>
                </c:pt>
                <c:pt idx="744">
                  <c:v>13.845191750063345</c:v>
                </c:pt>
                <c:pt idx="745">
                  <c:v>14.83608919106776</c:v>
                </c:pt>
                <c:pt idx="746">
                  <c:v>15.336820044845851</c:v>
                </c:pt>
                <c:pt idx="747">
                  <c:v>17.231207684176269</c:v>
                </c:pt>
                <c:pt idx="748">
                  <c:v>19.806612617527797</c:v>
                </c:pt>
                <c:pt idx="749">
                  <c:v>21.665782974427177</c:v>
                </c:pt>
                <c:pt idx="750">
                  <c:v>21.85482948399024</c:v>
                </c:pt>
                <c:pt idx="751">
                  <c:v>20.435925726237127</c:v>
                </c:pt>
                <c:pt idx="752">
                  <c:v>18.807805872597545</c:v>
                </c:pt>
                <c:pt idx="753">
                  <c:v>16.410676113045579</c:v>
                </c:pt>
                <c:pt idx="754">
                  <c:v>14.094565241869537</c:v>
                </c:pt>
                <c:pt idx="755">
                  <c:v>13.001755855130771</c:v>
                </c:pt>
                <c:pt idx="756">
                  <c:v>14.233249080769552</c:v>
                </c:pt>
                <c:pt idx="757">
                  <c:v>15.120938121632612</c:v>
                </c:pt>
                <c:pt idx="758">
                  <c:v>15.501513850363166</c:v>
                </c:pt>
                <c:pt idx="759">
                  <c:v>15.625983323697579</c:v>
                </c:pt>
                <c:pt idx="760">
                  <c:v>16.499330307337768</c:v>
                </c:pt>
                <c:pt idx="761">
                  <c:v>17.668543796071745</c:v>
                </c:pt>
                <c:pt idx="762">
                  <c:v>18.050045230232048</c:v>
                </c:pt>
                <c:pt idx="763">
                  <c:v>12.079121571107931</c:v>
                </c:pt>
                <c:pt idx="764">
                  <c:v>2.8904316314991325</c:v>
                </c:pt>
                <c:pt idx="765">
                  <c:v>-0.8561239163521891</c:v>
                </c:pt>
                <c:pt idx="766">
                  <c:v>-1.6512305914309755</c:v>
                </c:pt>
                <c:pt idx="767">
                  <c:v>-1.2842453448884228</c:v>
                </c:pt>
                <c:pt idx="768">
                  <c:v>-0.7785448764459727</c:v>
                </c:pt>
                <c:pt idx="769">
                  <c:v>-1.4498872069699</c:v>
                </c:pt>
                <c:pt idx="770">
                  <c:v>-1.9512093983603076</c:v>
                </c:pt>
                <c:pt idx="771">
                  <c:v>-1.6699436124843072</c:v>
                </c:pt>
                <c:pt idx="772">
                  <c:v>-3.1534941548476687</c:v>
                </c:pt>
                <c:pt idx="773">
                  <c:v>-6.9929364158558025</c:v>
                </c:pt>
                <c:pt idx="774">
                  <c:v>-12.84316366314796</c:v>
                </c:pt>
                <c:pt idx="775">
                  <c:v>-15.171459209504992</c:v>
                </c:pt>
                <c:pt idx="776">
                  <c:v>-16.582375055117083</c:v>
                </c:pt>
                <c:pt idx="777">
                  <c:v>-15.291045719299879</c:v>
                </c:pt>
                <c:pt idx="778">
                  <c:v>-14.238429373919635</c:v>
                </c:pt>
                <c:pt idx="779">
                  <c:v>-13.729369174358759</c:v>
                </c:pt>
                <c:pt idx="780">
                  <c:v>-13.471393768296901</c:v>
                </c:pt>
                <c:pt idx="781">
                  <c:v>-13.421220788817065</c:v>
                </c:pt>
                <c:pt idx="782">
                  <c:v>-15.358722648790994</c:v>
                </c:pt>
                <c:pt idx="783">
                  <c:v>-18.021812973301348</c:v>
                </c:pt>
                <c:pt idx="784">
                  <c:v>-19.083745176119535</c:v>
                </c:pt>
                <c:pt idx="785">
                  <c:v>-21.486910331554302</c:v>
                </c:pt>
                <c:pt idx="786">
                  <c:v>-20.945393887922013</c:v>
                </c:pt>
                <c:pt idx="787">
                  <c:v>-20.413348251570248</c:v>
                </c:pt>
                <c:pt idx="788">
                  <c:v>-19.079439738016625</c:v>
                </c:pt>
                <c:pt idx="789">
                  <c:v>-18.303586195339452</c:v>
                </c:pt>
                <c:pt idx="790">
                  <c:v>-19.755444499151427</c:v>
                </c:pt>
                <c:pt idx="791">
                  <c:v>-22.253578778030871</c:v>
                </c:pt>
                <c:pt idx="792">
                  <c:v>-24.187486791639582</c:v>
                </c:pt>
                <c:pt idx="793">
                  <c:v>-25.17125055157782</c:v>
                </c:pt>
                <c:pt idx="794">
                  <c:v>-25.003955294813291</c:v>
                </c:pt>
                <c:pt idx="795">
                  <c:v>-25.968797636120804</c:v>
                </c:pt>
                <c:pt idx="796">
                  <c:v>-24.462188551160406</c:v>
                </c:pt>
                <c:pt idx="797">
                  <c:v>-23.731950359184385</c:v>
                </c:pt>
                <c:pt idx="798">
                  <c:v>-23.077377305220423</c:v>
                </c:pt>
              </c:numCache>
            </c:numRef>
          </c:val>
          <c:smooth val="0"/>
          <c:extLst>
            <c:ext xmlns:c16="http://schemas.microsoft.com/office/drawing/2014/chart" uri="{C3380CC4-5D6E-409C-BE32-E72D297353CC}">
              <c16:uniqueId val="{00000001-BF15-47BF-9CA5-5E7D2AE66986}"/>
            </c:ext>
          </c:extLst>
        </c:ser>
        <c:ser>
          <c:idx val="2"/>
          <c:order val="2"/>
          <c:tx>
            <c:strRef>
              <c:f>Sheet1!$M$1</c:f>
              <c:strCache>
                <c:ptCount val="1"/>
                <c:pt idx="0">
                  <c:v>Z-accel</c:v>
                </c:pt>
              </c:strCache>
            </c:strRef>
          </c:tx>
          <c:spPr>
            <a:ln w="28575" cap="rnd">
              <a:solidFill>
                <a:schemeClr val="accent3"/>
              </a:solidFill>
              <a:round/>
            </a:ln>
            <a:effectLst/>
          </c:spPr>
          <c:marker>
            <c:symbol val="none"/>
          </c:marker>
          <c:val>
            <c:numRef>
              <c:f>Sheet1!$M$2:$M$800</c:f>
              <c:numCache>
                <c:formatCode>General</c:formatCode>
                <c:ptCount val="799"/>
                <c:pt idx="0">
                  <c:v>46.031419691280362</c:v>
                </c:pt>
                <c:pt idx="1">
                  <c:v>47.100990998874195</c:v>
                </c:pt>
                <c:pt idx="2">
                  <c:v>48.598622735207087</c:v>
                </c:pt>
                <c:pt idx="3">
                  <c:v>50.182336000249116</c:v>
                </c:pt>
                <c:pt idx="4">
                  <c:v>49.347602153972318</c:v>
                </c:pt>
                <c:pt idx="5">
                  <c:v>47.86888318923539</c:v>
                </c:pt>
                <c:pt idx="6">
                  <c:v>47.27222460396267</c:v>
                </c:pt>
                <c:pt idx="7">
                  <c:v>47.598644557876078</c:v>
                </c:pt>
                <c:pt idx="8">
                  <c:v>50.130408900210988</c:v>
                </c:pt>
                <c:pt idx="9">
                  <c:v>53.958224949737421</c:v>
                </c:pt>
                <c:pt idx="10">
                  <c:v>57.477022495801805</c:v>
                </c:pt>
                <c:pt idx="11">
                  <c:v>61.207500338819564</c:v>
                </c:pt>
                <c:pt idx="12">
                  <c:v>63.384881439072757</c:v>
                </c:pt>
                <c:pt idx="13">
                  <c:v>62.877644727261853</c:v>
                </c:pt>
                <c:pt idx="14">
                  <c:v>60.094385789567404</c:v>
                </c:pt>
                <c:pt idx="15">
                  <c:v>58.23862870773646</c:v>
                </c:pt>
                <c:pt idx="16">
                  <c:v>56.175195727041029</c:v>
                </c:pt>
                <c:pt idx="17">
                  <c:v>54.900865277315297</c:v>
                </c:pt>
                <c:pt idx="18">
                  <c:v>53.797641829227572</c:v>
                </c:pt>
                <c:pt idx="19">
                  <c:v>51.80972994166661</c:v>
                </c:pt>
                <c:pt idx="20">
                  <c:v>48.965073229848343</c:v>
                </c:pt>
                <c:pt idx="21">
                  <c:v>45.193591035202395</c:v>
                </c:pt>
                <c:pt idx="22">
                  <c:v>39.32121323344672</c:v>
                </c:pt>
                <c:pt idx="23">
                  <c:v>33.935697262653363</c:v>
                </c:pt>
                <c:pt idx="24">
                  <c:v>28.766581329437191</c:v>
                </c:pt>
                <c:pt idx="25">
                  <c:v>27.232907516087554</c:v>
                </c:pt>
                <c:pt idx="26">
                  <c:v>26.937334733221309</c:v>
                </c:pt>
                <c:pt idx="27">
                  <c:v>27.396085746062049</c:v>
                </c:pt>
                <c:pt idx="28">
                  <c:v>26.870055132714629</c:v>
                </c:pt>
                <c:pt idx="29">
                  <c:v>26.282405923604934</c:v>
                </c:pt>
                <c:pt idx="30">
                  <c:v>24.308579147837946</c:v>
                </c:pt>
                <c:pt idx="31">
                  <c:v>19.34260450507098</c:v>
                </c:pt>
                <c:pt idx="32">
                  <c:v>14.369226108589926</c:v>
                </c:pt>
                <c:pt idx="33">
                  <c:v>9.968246402801487</c:v>
                </c:pt>
                <c:pt idx="34">
                  <c:v>6.2245272589350149</c:v>
                </c:pt>
                <c:pt idx="35">
                  <c:v>4.8054994403658844</c:v>
                </c:pt>
                <c:pt idx="36">
                  <c:v>3.8887513509919409</c:v>
                </c:pt>
                <c:pt idx="37">
                  <c:v>3.2704243744649064</c:v>
                </c:pt>
                <c:pt idx="38">
                  <c:v>1.7569558248716366</c:v>
                </c:pt>
                <c:pt idx="39">
                  <c:v>0.33118451523387832</c:v>
                </c:pt>
                <c:pt idx="40">
                  <c:v>-1.2621845246782371</c:v>
                </c:pt>
                <c:pt idx="41">
                  <c:v>-4.3351040088206103</c:v>
                </c:pt>
                <c:pt idx="42">
                  <c:v>-7.3369669198758105</c:v>
                </c:pt>
                <c:pt idx="43">
                  <c:v>-9.7101475496821941</c:v>
                </c:pt>
                <c:pt idx="44">
                  <c:v>-10.541077905204416</c:v>
                </c:pt>
                <c:pt idx="45">
                  <c:v>-11.491102404538999</c:v>
                </c:pt>
                <c:pt idx="46">
                  <c:v>-12.471250098906745</c:v>
                </c:pt>
                <c:pt idx="47">
                  <c:v>-13.247957501191534</c:v>
                </c:pt>
                <c:pt idx="48">
                  <c:v>-14.961100877633495</c:v>
                </c:pt>
                <c:pt idx="49">
                  <c:v>-17.106928969648678</c:v>
                </c:pt>
                <c:pt idx="50">
                  <c:v>-20.552230797291358</c:v>
                </c:pt>
                <c:pt idx="51">
                  <c:v>-22.607089796897686</c:v>
                </c:pt>
                <c:pt idx="52">
                  <c:v>-24.974269268616187</c:v>
                </c:pt>
                <c:pt idx="53">
                  <c:v>-27.603885082338319</c:v>
                </c:pt>
                <c:pt idx="54">
                  <c:v>-29.233363168561617</c:v>
                </c:pt>
                <c:pt idx="55">
                  <c:v>-30.971572512939286</c:v>
                </c:pt>
                <c:pt idx="56">
                  <c:v>-31.441501873887105</c:v>
                </c:pt>
                <c:pt idx="57">
                  <c:v>-31.654098072580055</c:v>
                </c:pt>
                <c:pt idx="58">
                  <c:v>-34.273382218829262</c:v>
                </c:pt>
                <c:pt idx="59">
                  <c:v>-38.199819636599628</c:v>
                </c:pt>
                <c:pt idx="60">
                  <c:v>-41.881643381654179</c:v>
                </c:pt>
                <c:pt idx="61">
                  <c:v>-46.618465459851926</c:v>
                </c:pt>
                <c:pt idx="62">
                  <c:v>-51.722207879187067</c:v>
                </c:pt>
                <c:pt idx="63">
                  <c:v>-55.722604207437833</c:v>
                </c:pt>
                <c:pt idx="64">
                  <c:v>-59.354320719415519</c:v>
                </c:pt>
                <c:pt idx="65">
                  <c:v>-63.696427977418566</c:v>
                </c:pt>
                <c:pt idx="66">
                  <c:v>-67.476900978231185</c:v>
                </c:pt>
                <c:pt idx="67">
                  <c:v>-70.401404715374895</c:v>
                </c:pt>
                <c:pt idx="68">
                  <c:v>-73.435242721833234</c:v>
                </c:pt>
                <c:pt idx="69">
                  <c:v>-74.958148258411839</c:v>
                </c:pt>
                <c:pt idx="70">
                  <c:v>-75.643981727052065</c:v>
                </c:pt>
                <c:pt idx="71">
                  <c:v>-74.588010339972314</c:v>
                </c:pt>
                <c:pt idx="72">
                  <c:v>-71.58860378357987</c:v>
                </c:pt>
                <c:pt idx="73">
                  <c:v>-66.787625052561665</c:v>
                </c:pt>
                <c:pt idx="74">
                  <c:v>-59.763640350734711</c:v>
                </c:pt>
                <c:pt idx="75">
                  <c:v>-52.209520436076389</c:v>
                </c:pt>
                <c:pt idx="76">
                  <c:v>-47.415151104629615</c:v>
                </c:pt>
                <c:pt idx="77">
                  <c:v>-43.592280344988431</c:v>
                </c:pt>
                <c:pt idx="78">
                  <c:v>-40.515544884094034</c:v>
                </c:pt>
                <c:pt idx="79">
                  <c:v>-38.772052049906179</c:v>
                </c:pt>
                <c:pt idx="80">
                  <c:v>-30.701640827221819</c:v>
                </c:pt>
                <c:pt idx="81">
                  <c:v>-22.68138382703329</c:v>
                </c:pt>
                <c:pt idx="82">
                  <c:v>-24.068468907679168</c:v>
                </c:pt>
                <c:pt idx="83">
                  <c:v>-24.279236801088736</c:v>
                </c:pt>
                <c:pt idx="84">
                  <c:v>-27.125639578094688</c:v>
                </c:pt>
                <c:pt idx="85">
                  <c:v>-31.266002296632532</c:v>
                </c:pt>
                <c:pt idx="86">
                  <c:v>-33.414477874140765</c:v>
                </c:pt>
                <c:pt idx="87">
                  <c:v>-32.396651262257933</c:v>
                </c:pt>
                <c:pt idx="88">
                  <c:v>-28.910506324469221</c:v>
                </c:pt>
                <c:pt idx="89">
                  <c:v>-22.829561635887103</c:v>
                </c:pt>
                <c:pt idx="90">
                  <c:v>-14.128116019657467</c:v>
                </c:pt>
                <c:pt idx="91">
                  <c:v>-7.9273451016666394</c:v>
                </c:pt>
                <c:pt idx="92">
                  <c:v>-5.3445615717615986</c:v>
                </c:pt>
                <c:pt idx="93">
                  <c:v>-5.5321738220417496</c:v>
                </c:pt>
                <c:pt idx="94">
                  <c:v>-5.469517856497558</c:v>
                </c:pt>
                <c:pt idx="95">
                  <c:v>-2.2452593457220056</c:v>
                </c:pt>
                <c:pt idx="96">
                  <c:v>3.2598328822022671</c:v>
                </c:pt>
                <c:pt idx="97">
                  <c:v>10.883515624415415</c:v>
                </c:pt>
                <c:pt idx="98">
                  <c:v>17.976205179030053</c:v>
                </c:pt>
                <c:pt idx="99">
                  <c:v>24.500941682620336</c:v>
                </c:pt>
                <c:pt idx="100">
                  <c:v>30.365817336879406</c:v>
                </c:pt>
                <c:pt idx="101">
                  <c:v>32.691456432110314</c:v>
                </c:pt>
                <c:pt idx="102">
                  <c:v>31.669835370831347</c:v>
                </c:pt>
                <c:pt idx="103">
                  <c:v>29.686830262836342</c:v>
                </c:pt>
                <c:pt idx="104">
                  <c:v>28.270377886369221</c:v>
                </c:pt>
                <c:pt idx="105">
                  <c:v>29.820078019884708</c:v>
                </c:pt>
                <c:pt idx="106">
                  <c:v>33.5401534831067</c:v>
                </c:pt>
                <c:pt idx="107">
                  <c:v>38.641390670606263</c:v>
                </c:pt>
                <c:pt idx="108">
                  <c:v>43.358623912877952</c:v>
                </c:pt>
                <c:pt idx="109">
                  <c:v>46.366358643586601</c:v>
                </c:pt>
                <c:pt idx="110">
                  <c:v>48.67914071315554</c:v>
                </c:pt>
                <c:pt idx="111">
                  <c:v>50.177488319614525</c:v>
                </c:pt>
                <c:pt idx="112">
                  <c:v>50.985095216657299</c:v>
                </c:pt>
                <c:pt idx="113">
                  <c:v>51.111552607693007</c:v>
                </c:pt>
                <c:pt idx="114">
                  <c:v>51.736619095813467</c:v>
                </c:pt>
                <c:pt idx="115">
                  <c:v>53.087667558019966</c:v>
                </c:pt>
                <c:pt idx="116">
                  <c:v>55.310235018973536</c:v>
                </c:pt>
                <c:pt idx="117">
                  <c:v>57.338108126398495</c:v>
                </c:pt>
                <c:pt idx="118">
                  <c:v>59.053690601372885</c:v>
                </c:pt>
                <c:pt idx="119">
                  <c:v>61.061485851335647</c:v>
                </c:pt>
                <c:pt idx="120">
                  <c:v>62.691167311051963</c:v>
                </c:pt>
                <c:pt idx="121">
                  <c:v>63.312660475979129</c:v>
                </c:pt>
                <c:pt idx="122">
                  <c:v>64.043281937385814</c:v>
                </c:pt>
                <c:pt idx="123">
                  <c:v>66.018496465634712</c:v>
                </c:pt>
                <c:pt idx="124">
                  <c:v>67.898772942954437</c:v>
                </c:pt>
                <c:pt idx="125">
                  <c:v>69.653569621110549</c:v>
                </c:pt>
                <c:pt idx="126">
                  <c:v>71.35362081121572</c:v>
                </c:pt>
                <c:pt idx="127">
                  <c:v>71.144232123939318</c:v>
                </c:pt>
                <c:pt idx="128">
                  <c:v>68.849798446439308</c:v>
                </c:pt>
                <c:pt idx="129">
                  <c:v>65.852505478288847</c:v>
                </c:pt>
                <c:pt idx="130">
                  <c:v>64.036196778538809</c:v>
                </c:pt>
                <c:pt idx="131">
                  <c:v>64.654811973185275</c:v>
                </c:pt>
                <c:pt idx="132">
                  <c:v>63.033065325410952</c:v>
                </c:pt>
                <c:pt idx="133">
                  <c:v>60.002855230897431</c:v>
                </c:pt>
                <c:pt idx="134">
                  <c:v>57.255248576102566</c:v>
                </c:pt>
                <c:pt idx="135">
                  <c:v>54.308509929828581</c:v>
                </c:pt>
                <c:pt idx="136">
                  <c:v>49.519704019212455</c:v>
                </c:pt>
                <c:pt idx="137">
                  <c:v>44.416366710906864</c:v>
                </c:pt>
                <c:pt idx="138">
                  <c:v>37.822577349614448</c:v>
                </c:pt>
                <c:pt idx="139">
                  <c:v>33.670647050679783</c:v>
                </c:pt>
                <c:pt idx="140">
                  <c:v>30.738353940417419</c:v>
                </c:pt>
                <c:pt idx="141">
                  <c:v>25.139257026531705</c:v>
                </c:pt>
                <c:pt idx="142">
                  <c:v>20.410781160700399</c:v>
                </c:pt>
                <c:pt idx="143">
                  <c:v>17.669602641769906</c:v>
                </c:pt>
                <c:pt idx="144">
                  <c:v>14.548852422506114</c:v>
                </c:pt>
                <c:pt idx="145">
                  <c:v>13.639952628048265</c:v>
                </c:pt>
                <c:pt idx="146">
                  <c:v>13.57035074505097</c:v>
                </c:pt>
                <c:pt idx="147">
                  <c:v>11.770504874830566</c:v>
                </c:pt>
                <c:pt idx="148">
                  <c:v>11.340966506530034</c:v>
                </c:pt>
                <c:pt idx="149">
                  <c:v>9.3779717525945685</c:v>
                </c:pt>
                <c:pt idx="150">
                  <c:v>6.8006496694067602</c:v>
                </c:pt>
                <c:pt idx="151">
                  <c:v>5.3779662413490978</c:v>
                </c:pt>
                <c:pt idx="152">
                  <c:v>3.5462245060032829</c:v>
                </c:pt>
                <c:pt idx="153">
                  <c:v>1.7751670190956246</c:v>
                </c:pt>
                <c:pt idx="154">
                  <c:v>-0.60694798959140173</c:v>
                </c:pt>
                <c:pt idx="155">
                  <c:v>-2.2317846716694949</c:v>
                </c:pt>
                <c:pt idx="156">
                  <c:v>-4.4971129575082349</c:v>
                </c:pt>
                <c:pt idx="157">
                  <c:v>-8.7852532243166443</c:v>
                </c:pt>
                <c:pt idx="158">
                  <c:v>-14.170683611401396</c:v>
                </c:pt>
                <c:pt idx="159">
                  <c:v>-20.390715985029207</c:v>
                </c:pt>
                <c:pt idx="160">
                  <c:v>-26.698148501162152</c:v>
                </c:pt>
                <c:pt idx="161">
                  <c:v>-31.449134335629743</c:v>
                </c:pt>
                <c:pt idx="162">
                  <c:v>-34.873055368219333</c:v>
                </c:pt>
                <c:pt idx="163">
                  <c:v>-37.066567341944385</c:v>
                </c:pt>
                <c:pt idx="164">
                  <c:v>-38.408572391782165</c:v>
                </c:pt>
                <c:pt idx="165">
                  <c:v>-39.812617710124798</c:v>
                </c:pt>
                <c:pt idx="166">
                  <c:v>-42.229982610862137</c:v>
                </c:pt>
                <c:pt idx="167">
                  <c:v>-46.339864816274982</c:v>
                </c:pt>
                <c:pt idx="168">
                  <c:v>-51.215409874260878</c:v>
                </c:pt>
                <c:pt idx="169">
                  <c:v>-57.058180443382405</c:v>
                </c:pt>
                <c:pt idx="170">
                  <c:v>-62.157021911206392</c:v>
                </c:pt>
                <c:pt idx="171">
                  <c:v>-66.287791074508206</c:v>
                </c:pt>
                <c:pt idx="172">
                  <c:v>-70.172954712377816</c:v>
                </c:pt>
                <c:pt idx="173">
                  <c:v>-72.73525268116498</c:v>
                </c:pt>
                <c:pt idx="174">
                  <c:v>-74.438236277394608</c:v>
                </c:pt>
                <c:pt idx="175">
                  <c:v>-75.084734557606879</c:v>
                </c:pt>
                <c:pt idx="176">
                  <c:v>-74.729581005551424</c:v>
                </c:pt>
                <c:pt idx="177">
                  <c:v>-73.594651228728793</c:v>
                </c:pt>
                <c:pt idx="178">
                  <c:v>-72.478513911706273</c:v>
                </c:pt>
                <c:pt idx="179">
                  <c:v>-71.839781136020051</c:v>
                </c:pt>
                <c:pt idx="180">
                  <c:v>-71.951354221875903</c:v>
                </c:pt>
                <c:pt idx="181">
                  <c:v>-73.367854785062121</c:v>
                </c:pt>
                <c:pt idx="182">
                  <c:v>-74.961261527711883</c:v>
                </c:pt>
                <c:pt idx="183">
                  <c:v>-74.373194079213249</c:v>
                </c:pt>
                <c:pt idx="184">
                  <c:v>-73.047272386259181</c:v>
                </c:pt>
                <c:pt idx="185">
                  <c:v>-69.732299038034967</c:v>
                </c:pt>
                <c:pt idx="186">
                  <c:v>-65.566318843447348</c:v>
                </c:pt>
                <c:pt idx="187">
                  <c:v>-60.949749811293238</c:v>
                </c:pt>
                <c:pt idx="188">
                  <c:v>-55.233925654299888</c:v>
                </c:pt>
                <c:pt idx="189">
                  <c:v>-50.112448342663143</c:v>
                </c:pt>
                <c:pt idx="190">
                  <c:v>-43.271819419030365</c:v>
                </c:pt>
                <c:pt idx="191">
                  <c:v>-35.999863467303619</c:v>
                </c:pt>
                <c:pt idx="192">
                  <c:v>-29.668236484933843</c:v>
                </c:pt>
                <c:pt idx="193">
                  <c:v>-22.742795103258441</c:v>
                </c:pt>
                <c:pt idx="194">
                  <c:v>-16.744090547262804</c:v>
                </c:pt>
                <c:pt idx="195">
                  <c:v>-10.26979580605903</c:v>
                </c:pt>
                <c:pt idx="196">
                  <c:v>-8.5194414171055453</c:v>
                </c:pt>
                <c:pt idx="197">
                  <c:v>-12.837551830499606</c:v>
                </c:pt>
                <c:pt idx="198">
                  <c:v>-17.48469561120276</c:v>
                </c:pt>
                <c:pt idx="199">
                  <c:v>-21.37011139584569</c:v>
                </c:pt>
                <c:pt idx="200">
                  <c:v>-21.394508254840691</c:v>
                </c:pt>
                <c:pt idx="201">
                  <c:v>-15.199622425171603</c:v>
                </c:pt>
                <c:pt idx="202">
                  <c:v>-5.98037327345682</c:v>
                </c:pt>
                <c:pt idx="203">
                  <c:v>4.5949361234658364</c:v>
                </c:pt>
                <c:pt idx="204">
                  <c:v>14.030346350568891</c:v>
                </c:pt>
                <c:pt idx="205">
                  <c:v>18.388220202793757</c:v>
                </c:pt>
                <c:pt idx="206">
                  <c:v>19.065251913803923</c:v>
                </c:pt>
                <c:pt idx="207">
                  <c:v>18.851397607547991</c:v>
                </c:pt>
                <c:pt idx="208">
                  <c:v>18.701992987037489</c:v>
                </c:pt>
                <c:pt idx="209">
                  <c:v>22.820958075480629</c:v>
                </c:pt>
                <c:pt idx="210">
                  <c:v>30.951804240739669</c:v>
                </c:pt>
                <c:pt idx="211">
                  <c:v>40.643591164523507</c:v>
                </c:pt>
                <c:pt idx="212">
                  <c:v>46.844671006574181</c:v>
                </c:pt>
                <c:pt idx="213">
                  <c:v>52.110428068669584</c:v>
                </c:pt>
                <c:pt idx="214">
                  <c:v>55.713476459740775</c:v>
                </c:pt>
                <c:pt idx="215">
                  <c:v>58.456973804252947</c:v>
                </c:pt>
                <c:pt idx="216">
                  <c:v>61.885510897025952</c:v>
                </c:pt>
                <c:pt idx="217">
                  <c:v>65.134616224979411</c:v>
                </c:pt>
                <c:pt idx="218">
                  <c:v>69.103313065622061</c:v>
                </c:pt>
                <c:pt idx="219">
                  <c:v>73.056546743176753</c:v>
                </c:pt>
                <c:pt idx="220">
                  <c:v>75.968753165736359</c:v>
                </c:pt>
                <c:pt idx="221">
                  <c:v>76.671228224148621</c:v>
                </c:pt>
                <c:pt idx="222">
                  <c:v>76.171109294518942</c:v>
                </c:pt>
                <c:pt idx="223">
                  <c:v>75.718931121780315</c:v>
                </c:pt>
                <c:pt idx="224">
                  <c:v>74.201578691050059</c:v>
                </c:pt>
                <c:pt idx="225">
                  <c:v>71.934477413544087</c:v>
                </c:pt>
                <c:pt idx="226">
                  <c:v>66.42647276038079</c:v>
                </c:pt>
                <c:pt idx="227">
                  <c:v>61.112261286014203</c:v>
                </c:pt>
                <c:pt idx="228">
                  <c:v>62.004427058391848</c:v>
                </c:pt>
                <c:pt idx="229">
                  <c:v>62.661622109548446</c:v>
                </c:pt>
                <c:pt idx="230">
                  <c:v>62.514892036757445</c:v>
                </c:pt>
                <c:pt idx="231">
                  <c:v>61.992899865652632</c:v>
                </c:pt>
                <c:pt idx="232">
                  <c:v>56.132897356275009</c:v>
                </c:pt>
                <c:pt idx="233">
                  <c:v>48.934282812859358</c:v>
                </c:pt>
                <c:pt idx="234">
                  <c:v>40.818439843670781</c:v>
                </c:pt>
                <c:pt idx="235">
                  <c:v>30.977212986224973</c:v>
                </c:pt>
                <c:pt idx="236">
                  <c:v>23.723463678694817</c:v>
                </c:pt>
                <c:pt idx="237">
                  <c:v>19.740378273584366</c:v>
                </c:pt>
                <c:pt idx="238">
                  <c:v>18.576306053020442</c:v>
                </c:pt>
                <c:pt idx="239">
                  <c:v>17.940881326218992</c:v>
                </c:pt>
                <c:pt idx="240">
                  <c:v>16.264140292237546</c:v>
                </c:pt>
                <c:pt idx="241">
                  <c:v>14.880895510348997</c:v>
                </c:pt>
                <c:pt idx="242">
                  <c:v>13.599958411849817</c:v>
                </c:pt>
                <c:pt idx="243">
                  <c:v>10.998147762524423</c:v>
                </c:pt>
                <c:pt idx="244">
                  <c:v>6.5412603268891196</c:v>
                </c:pt>
                <c:pt idx="245">
                  <c:v>1.9334184498413249</c:v>
                </c:pt>
                <c:pt idx="246">
                  <c:v>-3.5537001580985721</c:v>
                </c:pt>
                <c:pt idx="247">
                  <c:v>-6.4009273751085987</c:v>
                </c:pt>
                <c:pt idx="248">
                  <c:v>-7.966629480894853</c:v>
                </c:pt>
                <c:pt idx="249">
                  <c:v>-8.8277244532821175</c:v>
                </c:pt>
                <c:pt idx="250">
                  <c:v>-9.2919863840972479</c:v>
                </c:pt>
                <c:pt idx="251">
                  <c:v>-9.7403120255368076</c:v>
                </c:pt>
                <c:pt idx="252">
                  <c:v>-11.071768837176515</c:v>
                </c:pt>
                <c:pt idx="253">
                  <c:v>-12.914465180008669</c:v>
                </c:pt>
                <c:pt idx="254">
                  <c:v>-14.45027970410343</c:v>
                </c:pt>
                <c:pt idx="255">
                  <c:v>-16.705694179007576</c:v>
                </c:pt>
                <c:pt idx="256">
                  <c:v>-19.69898058889164</c:v>
                </c:pt>
                <c:pt idx="257">
                  <c:v>-22.613690202306572</c:v>
                </c:pt>
                <c:pt idx="258">
                  <c:v>-24.953086613257046</c:v>
                </c:pt>
                <c:pt idx="259">
                  <c:v>-26.575770075591784</c:v>
                </c:pt>
                <c:pt idx="260">
                  <c:v>-27.60952413453445</c:v>
                </c:pt>
                <c:pt idx="261">
                  <c:v>-28.445598647651547</c:v>
                </c:pt>
                <c:pt idx="262">
                  <c:v>-29.167882612774779</c:v>
                </c:pt>
                <c:pt idx="263">
                  <c:v>-29.606220563828764</c:v>
                </c:pt>
                <c:pt idx="264">
                  <c:v>-30.113233214910046</c:v>
                </c:pt>
                <c:pt idx="265">
                  <c:v>-32.456469717923504</c:v>
                </c:pt>
                <c:pt idx="266">
                  <c:v>-34.435219270674764</c:v>
                </c:pt>
                <c:pt idx="267">
                  <c:v>-36.18724051500142</c:v>
                </c:pt>
                <c:pt idx="268">
                  <c:v>-40.290632202417235</c:v>
                </c:pt>
                <c:pt idx="269">
                  <c:v>-43.872683330602335</c:v>
                </c:pt>
                <c:pt idx="270">
                  <c:v>-46.711111537081997</c:v>
                </c:pt>
                <c:pt idx="271">
                  <c:v>-49.287503963757352</c:v>
                </c:pt>
                <c:pt idx="272">
                  <c:v>-52.580074445015569</c:v>
                </c:pt>
                <c:pt idx="273">
                  <c:v>-56.125788915533882</c:v>
                </c:pt>
                <c:pt idx="274">
                  <c:v>-60.736120877285082</c:v>
                </c:pt>
                <c:pt idx="275">
                  <c:v>-65.995306388898911</c:v>
                </c:pt>
                <c:pt idx="276">
                  <c:v>-70.960793589409505</c:v>
                </c:pt>
                <c:pt idx="277">
                  <c:v>-75.264278038297078</c:v>
                </c:pt>
                <c:pt idx="278">
                  <c:v>-79.36168770397525</c:v>
                </c:pt>
                <c:pt idx="279">
                  <c:v>-83.844398271457138</c:v>
                </c:pt>
                <c:pt idx="280">
                  <c:v>-86.413258897454043</c:v>
                </c:pt>
                <c:pt idx="281">
                  <c:v>-80.98079752050883</c:v>
                </c:pt>
                <c:pt idx="282">
                  <c:v>-74.675402369755219</c:v>
                </c:pt>
                <c:pt idx="283">
                  <c:v>-69.376580005543246</c:v>
                </c:pt>
                <c:pt idx="284">
                  <c:v>-64.478107155639691</c:v>
                </c:pt>
                <c:pt idx="285">
                  <c:v>-62.127657318075961</c:v>
                </c:pt>
                <c:pt idx="286">
                  <c:v>-60.551364266248797</c:v>
                </c:pt>
                <c:pt idx="287">
                  <c:v>-58.806976262744939</c:v>
                </c:pt>
                <c:pt idx="288">
                  <c:v>-55.293730504399605</c:v>
                </c:pt>
                <c:pt idx="289">
                  <c:v>-45.689540828943613</c:v>
                </c:pt>
                <c:pt idx="290">
                  <c:v>-35.792725378009486</c:v>
                </c:pt>
                <c:pt idx="291">
                  <c:v>-29.365948201393905</c:v>
                </c:pt>
                <c:pt idx="292">
                  <c:v>-26.573389121623268</c:v>
                </c:pt>
                <c:pt idx="293">
                  <c:v>-27.318466175598072</c:v>
                </c:pt>
                <c:pt idx="294">
                  <c:v>-28.502044131121156</c:v>
                </c:pt>
                <c:pt idx="295">
                  <c:v>-29.218416079678178</c:v>
                </c:pt>
                <c:pt idx="296">
                  <c:v>-28.830889383379976</c:v>
                </c:pt>
                <c:pt idx="297">
                  <c:v>-25.836090648510332</c:v>
                </c:pt>
                <c:pt idx="298">
                  <c:v>-19.143193212662222</c:v>
                </c:pt>
                <c:pt idx="299">
                  <c:v>-9.4897595401277197</c:v>
                </c:pt>
                <c:pt idx="300">
                  <c:v>1.5663445796268842</c:v>
                </c:pt>
                <c:pt idx="301">
                  <c:v>9.4982523041251952</c:v>
                </c:pt>
                <c:pt idx="302">
                  <c:v>14.70096599057576</c:v>
                </c:pt>
                <c:pt idx="303">
                  <c:v>17.021184317945725</c:v>
                </c:pt>
                <c:pt idx="304">
                  <c:v>16.730636657855808</c:v>
                </c:pt>
                <c:pt idx="305">
                  <c:v>17.057184974240275</c:v>
                </c:pt>
                <c:pt idx="306">
                  <c:v>18.116276240254809</c:v>
                </c:pt>
                <c:pt idx="307">
                  <c:v>23.988936491083653</c:v>
                </c:pt>
                <c:pt idx="308">
                  <c:v>32.416022479852721</c:v>
                </c:pt>
                <c:pt idx="309">
                  <c:v>41.002587604114915</c:v>
                </c:pt>
                <c:pt idx="310">
                  <c:v>47.322210673682648</c:v>
                </c:pt>
                <c:pt idx="311">
                  <c:v>50.497797655709675</c:v>
                </c:pt>
                <c:pt idx="312">
                  <c:v>53.680927897968573</c:v>
                </c:pt>
                <c:pt idx="313">
                  <c:v>55.51549972285077</c:v>
                </c:pt>
                <c:pt idx="314">
                  <c:v>56.358055694116096</c:v>
                </c:pt>
                <c:pt idx="315">
                  <c:v>56.654334850975872</c:v>
                </c:pt>
                <c:pt idx="316">
                  <c:v>56.846063597316999</c:v>
                </c:pt>
                <c:pt idx="317">
                  <c:v>57.268231346937519</c:v>
                </c:pt>
                <c:pt idx="318">
                  <c:v>58.625331545735349</c:v>
                </c:pt>
                <c:pt idx="319">
                  <c:v>60.770326670030606</c:v>
                </c:pt>
                <c:pt idx="320">
                  <c:v>62.697676073986095</c:v>
                </c:pt>
                <c:pt idx="321">
                  <c:v>64.462623558488986</c:v>
                </c:pt>
                <c:pt idx="322">
                  <c:v>64.865701913013112</c:v>
                </c:pt>
                <c:pt idx="323">
                  <c:v>66.054009284009254</c:v>
                </c:pt>
                <c:pt idx="324">
                  <c:v>66.348039876888578</c:v>
                </c:pt>
                <c:pt idx="325">
                  <c:v>64.579194671116866</c:v>
                </c:pt>
                <c:pt idx="326">
                  <c:v>62.366636515210303</c:v>
                </c:pt>
                <c:pt idx="327">
                  <c:v>59.142989105879295</c:v>
                </c:pt>
                <c:pt idx="328">
                  <c:v>59.247831148587785</c:v>
                </c:pt>
                <c:pt idx="329">
                  <c:v>65.013340448370954</c:v>
                </c:pt>
                <c:pt idx="330">
                  <c:v>65.762841357254118</c:v>
                </c:pt>
                <c:pt idx="331">
                  <c:v>61.577373361536338</c:v>
                </c:pt>
                <c:pt idx="332">
                  <c:v>54.811937934577394</c:v>
                </c:pt>
                <c:pt idx="333">
                  <c:v>51.092795116858674</c:v>
                </c:pt>
                <c:pt idx="334">
                  <c:v>33.000930550689247</c:v>
                </c:pt>
                <c:pt idx="335">
                  <c:v>37.108208624938776</c:v>
                </c:pt>
                <c:pt idx="336">
                  <c:v>33.216641976984342</c:v>
                </c:pt>
                <c:pt idx="337">
                  <c:v>33.756219892525728</c:v>
                </c:pt>
                <c:pt idx="338">
                  <c:v>33.151884210257137</c:v>
                </c:pt>
                <c:pt idx="339">
                  <c:v>30.238527779891072</c:v>
                </c:pt>
                <c:pt idx="340">
                  <c:v>27.328564450451637</c:v>
                </c:pt>
                <c:pt idx="341">
                  <c:v>26.812058439577132</c:v>
                </c:pt>
                <c:pt idx="342">
                  <c:v>24.575955721057401</c:v>
                </c:pt>
                <c:pt idx="343">
                  <c:v>21.527127347171536</c:v>
                </c:pt>
                <c:pt idx="344">
                  <c:v>20.485572174481291</c:v>
                </c:pt>
                <c:pt idx="345">
                  <c:v>18.004989143363215</c:v>
                </c:pt>
                <c:pt idx="346">
                  <c:v>16.634884302623803</c:v>
                </c:pt>
                <c:pt idx="347">
                  <c:v>15.323636383692984</c:v>
                </c:pt>
                <c:pt idx="348">
                  <c:v>13.710282073907457</c:v>
                </c:pt>
                <c:pt idx="349">
                  <c:v>12.474583758300822</c:v>
                </c:pt>
                <c:pt idx="350">
                  <c:v>9.1857448555447974</c:v>
                </c:pt>
                <c:pt idx="351">
                  <c:v>5.0218372581290218</c:v>
                </c:pt>
                <c:pt idx="352">
                  <c:v>2.3547789948425413</c:v>
                </c:pt>
                <c:pt idx="353">
                  <c:v>1.4248681343676819</c:v>
                </c:pt>
                <c:pt idx="354">
                  <c:v>0.80797392457795181</c:v>
                </c:pt>
                <c:pt idx="355">
                  <c:v>0.88679899856034916</c:v>
                </c:pt>
                <c:pt idx="356">
                  <c:v>0.48017486167041751</c:v>
                </c:pt>
                <c:pt idx="357">
                  <c:v>-2.4003425317622127</c:v>
                </c:pt>
                <c:pt idx="358">
                  <c:v>-6.4218938009546749</c:v>
                </c:pt>
                <c:pt idx="359">
                  <c:v>-12.870970088855618</c:v>
                </c:pt>
                <c:pt idx="360">
                  <c:v>-22.163735540886098</c:v>
                </c:pt>
                <c:pt idx="361">
                  <c:v>-30.336267117258565</c:v>
                </c:pt>
                <c:pt idx="362">
                  <c:v>-37.406226387242974</c:v>
                </c:pt>
                <c:pt idx="363">
                  <c:v>-43.131278481823756</c:v>
                </c:pt>
                <c:pt idx="364">
                  <c:v>-47.82832297215618</c:v>
                </c:pt>
                <c:pt idx="365">
                  <c:v>-52.366229803209535</c:v>
                </c:pt>
                <c:pt idx="366">
                  <c:v>-55.851438494961059</c:v>
                </c:pt>
                <c:pt idx="367">
                  <c:v>-60.078903553918828</c:v>
                </c:pt>
                <c:pt idx="368">
                  <c:v>-64.335916815171998</c:v>
                </c:pt>
                <c:pt idx="369">
                  <c:v>-66.976515603383717</c:v>
                </c:pt>
                <c:pt idx="370">
                  <c:v>-69.608449284255471</c:v>
                </c:pt>
                <c:pt idx="371">
                  <c:v>-72.928574365509022</c:v>
                </c:pt>
                <c:pt idx="372">
                  <c:v>-76.208307856183353</c:v>
                </c:pt>
                <c:pt idx="373">
                  <c:v>-80.356742431976528</c:v>
                </c:pt>
                <c:pt idx="374">
                  <c:v>-83.15071702605556</c:v>
                </c:pt>
                <c:pt idx="375">
                  <c:v>-83.742758904565719</c:v>
                </c:pt>
                <c:pt idx="376">
                  <c:v>-82.730082165409755</c:v>
                </c:pt>
                <c:pt idx="377">
                  <c:v>-80.0426323098349</c:v>
                </c:pt>
                <c:pt idx="378">
                  <c:v>-74.354240791171136</c:v>
                </c:pt>
                <c:pt idx="379">
                  <c:v>-64.157225869724741</c:v>
                </c:pt>
                <c:pt idx="380">
                  <c:v>-51.524701391218905</c:v>
                </c:pt>
                <c:pt idx="381">
                  <c:v>-42.951517823675587</c:v>
                </c:pt>
                <c:pt idx="382">
                  <c:v>-40.684554527826279</c:v>
                </c:pt>
                <c:pt idx="383">
                  <c:v>-42.930062145377924</c:v>
                </c:pt>
                <c:pt idx="384">
                  <c:v>-42.50851226600173</c:v>
                </c:pt>
                <c:pt idx="385">
                  <c:v>-37.418652764168336</c:v>
                </c:pt>
                <c:pt idx="386">
                  <c:v>-28.204044948041666</c:v>
                </c:pt>
                <c:pt idx="387">
                  <c:v>-21.663057866301394</c:v>
                </c:pt>
                <c:pt idx="388">
                  <c:v>-17.521421934053265</c:v>
                </c:pt>
                <c:pt idx="389">
                  <c:v>-16.925501814872835</c:v>
                </c:pt>
                <c:pt idx="390">
                  <c:v>-19.965223249485735</c:v>
                </c:pt>
                <c:pt idx="391">
                  <c:v>-22.729338661898058</c:v>
                </c:pt>
                <c:pt idx="392">
                  <c:v>-23.860102600166098</c:v>
                </c:pt>
                <c:pt idx="393">
                  <c:v>-19.386671925098298</c:v>
                </c:pt>
                <c:pt idx="394">
                  <c:v>-12.479646840862902</c:v>
                </c:pt>
                <c:pt idx="395">
                  <c:v>-6.1772482992234741</c:v>
                </c:pt>
                <c:pt idx="396">
                  <c:v>0.64687164094845717</c:v>
                </c:pt>
                <c:pt idx="397">
                  <c:v>6.027820310696435</c:v>
                </c:pt>
                <c:pt idx="398">
                  <c:v>10.828693684055064</c:v>
                </c:pt>
                <c:pt idx="399">
                  <c:v>13.187690717093485</c:v>
                </c:pt>
                <c:pt idx="400">
                  <c:v>15.016949103477577</c:v>
                </c:pt>
                <c:pt idx="401">
                  <c:v>17.367177286229239</c:v>
                </c:pt>
                <c:pt idx="402">
                  <c:v>19.246327763935078</c:v>
                </c:pt>
                <c:pt idx="403">
                  <c:v>21.378033647721431</c:v>
                </c:pt>
                <c:pt idx="404">
                  <c:v>24.660364492351238</c:v>
                </c:pt>
                <c:pt idx="405">
                  <c:v>29.550106524558643</c:v>
                </c:pt>
                <c:pt idx="406">
                  <c:v>36.605074778876514</c:v>
                </c:pt>
                <c:pt idx="407">
                  <c:v>40.264193165087406</c:v>
                </c:pt>
                <c:pt idx="408">
                  <c:v>43.236095708974858</c:v>
                </c:pt>
                <c:pt idx="409">
                  <c:v>44.835896562691708</c:v>
                </c:pt>
                <c:pt idx="410">
                  <c:v>45.715694019184738</c:v>
                </c:pt>
                <c:pt idx="411">
                  <c:v>47.905908440681841</c:v>
                </c:pt>
                <c:pt idx="412">
                  <c:v>49.486365532309307</c:v>
                </c:pt>
                <c:pt idx="413">
                  <c:v>54.322845020974086</c:v>
                </c:pt>
                <c:pt idx="414">
                  <c:v>57.19921246722101</c:v>
                </c:pt>
                <c:pt idx="415">
                  <c:v>58.490425180462609</c:v>
                </c:pt>
                <c:pt idx="416">
                  <c:v>61.118031299402553</c:v>
                </c:pt>
                <c:pt idx="417">
                  <c:v>62.865892740114241</c:v>
                </c:pt>
                <c:pt idx="418">
                  <c:v>65.459652825287222</c:v>
                </c:pt>
                <c:pt idx="419">
                  <c:v>65.062555307888914</c:v>
                </c:pt>
                <c:pt idx="420">
                  <c:v>63.489735064078538</c:v>
                </c:pt>
                <c:pt idx="421">
                  <c:v>61.26539426996893</c:v>
                </c:pt>
                <c:pt idx="422">
                  <c:v>59.049301796684723</c:v>
                </c:pt>
                <c:pt idx="423">
                  <c:v>58.775478484420795</c:v>
                </c:pt>
                <c:pt idx="424">
                  <c:v>60.557273384359391</c:v>
                </c:pt>
                <c:pt idx="425">
                  <c:v>62.041029362787668</c:v>
                </c:pt>
                <c:pt idx="426">
                  <c:v>60.019223200593935</c:v>
                </c:pt>
                <c:pt idx="427">
                  <c:v>55.930916217638782</c:v>
                </c:pt>
                <c:pt idx="428">
                  <c:v>50.455724954440349</c:v>
                </c:pt>
                <c:pt idx="429">
                  <c:v>42.951186834686652</c:v>
                </c:pt>
                <c:pt idx="430">
                  <c:v>37.348825323854342</c:v>
                </c:pt>
                <c:pt idx="431">
                  <c:v>34.944052217595377</c:v>
                </c:pt>
                <c:pt idx="432">
                  <c:v>34.328296239375732</c:v>
                </c:pt>
                <c:pt idx="433">
                  <c:v>34.317707745048388</c:v>
                </c:pt>
                <c:pt idx="434">
                  <c:v>30.816822321652602</c:v>
                </c:pt>
                <c:pt idx="435">
                  <c:v>25.004381754748053</c:v>
                </c:pt>
                <c:pt idx="436">
                  <c:v>21.953407729407939</c:v>
                </c:pt>
                <c:pt idx="437">
                  <c:v>19.490175897721986</c:v>
                </c:pt>
                <c:pt idx="438">
                  <c:v>19.217009196510709</c:v>
                </c:pt>
                <c:pt idx="439">
                  <c:v>18.409164618167093</c:v>
                </c:pt>
                <c:pt idx="440">
                  <c:v>15.985073110220865</c:v>
                </c:pt>
                <c:pt idx="441">
                  <c:v>15.312727911619406</c:v>
                </c:pt>
                <c:pt idx="442">
                  <c:v>14.436281434510118</c:v>
                </c:pt>
                <c:pt idx="443">
                  <c:v>10.979013125546802</c:v>
                </c:pt>
                <c:pt idx="444">
                  <c:v>8.3250715311549399</c:v>
                </c:pt>
                <c:pt idx="445">
                  <c:v>4.6668027462833539</c:v>
                </c:pt>
                <c:pt idx="446">
                  <c:v>1.5056542236033625</c:v>
                </c:pt>
                <c:pt idx="447">
                  <c:v>-1.0614107566153794</c:v>
                </c:pt>
                <c:pt idx="448">
                  <c:v>-2.5454385722212902</c:v>
                </c:pt>
                <c:pt idx="449">
                  <c:v>-2.3953529364892083</c:v>
                </c:pt>
                <c:pt idx="450">
                  <c:v>-2.3298065313192931</c:v>
                </c:pt>
                <c:pt idx="451">
                  <c:v>-3.1697346486180904</c:v>
                </c:pt>
                <c:pt idx="452">
                  <c:v>-6.8890847305839475</c:v>
                </c:pt>
                <c:pt idx="453">
                  <c:v>-13.703910788406946</c:v>
                </c:pt>
                <c:pt idx="454">
                  <c:v>-19.515327736052896</c:v>
                </c:pt>
                <c:pt idx="455">
                  <c:v>-23.923560564555849</c:v>
                </c:pt>
                <c:pt idx="456">
                  <c:v>-28.0708537255734</c:v>
                </c:pt>
                <c:pt idx="457">
                  <c:v>-31.118095934645211</c:v>
                </c:pt>
                <c:pt idx="458">
                  <c:v>-32.37379337539916</c:v>
                </c:pt>
                <c:pt idx="459">
                  <c:v>-32.834272808867638</c:v>
                </c:pt>
                <c:pt idx="460">
                  <c:v>-34.911169315822008</c:v>
                </c:pt>
                <c:pt idx="461">
                  <c:v>-36.284982296790062</c:v>
                </c:pt>
                <c:pt idx="462">
                  <c:v>-38.892274319217712</c:v>
                </c:pt>
                <c:pt idx="463">
                  <c:v>-42.537336087926391</c:v>
                </c:pt>
                <c:pt idx="464">
                  <c:v>-45.33501244877062</c:v>
                </c:pt>
                <c:pt idx="465">
                  <c:v>-51.629523791028596</c:v>
                </c:pt>
                <c:pt idx="466">
                  <c:v>-58.555182607223877</c:v>
                </c:pt>
                <c:pt idx="467">
                  <c:v>-63.900395619824053</c:v>
                </c:pt>
                <c:pt idx="468">
                  <c:v>-68.461713585349031</c:v>
                </c:pt>
                <c:pt idx="469">
                  <c:v>-71.725476557435002</c:v>
                </c:pt>
                <c:pt idx="470">
                  <c:v>-73.994080386391005</c:v>
                </c:pt>
                <c:pt idx="471">
                  <c:v>-74.589680636877731</c:v>
                </c:pt>
                <c:pt idx="472">
                  <c:v>-75.371924193503887</c:v>
                </c:pt>
                <c:pt idx="473">
                  <c:v>-74.497042062637902</c:v>
                </c:pt>
                <c:pt idx="474">
                  <c:v>-74.600696409172684</c:v>
                </c:pt>
                <c:pt idx="475">
                  <c:v>-71.739216759000897</c:v>
                </c:pt>
                <c:pt idx="476">
                  <c:v>-64.820481283130547</c:v>
                </c:pt>
                <c:pt idx="477">
                  <c:v>-56.601573771358197</c:v>
                </c:pt>
                <c:pt idx="478">
                  <c:v>-48.100695686570724</c:v>
                </c:pt>
                <c:pt idx="479">
                  <c:v>-38.233882050652625</c:v>
                </c:pt>
                <c:pt idx="480">
                  <c:v>-26.177716507107757</c:v>
                </c:pt>
                <c:pt idx="481">
                  <c:v>-18.871594301614198</c:v>
                </c:pt>
                <c:pt idx="482">
                  <c:v>-15.562211379665429</c:v>
                </c:pt>
                <c:pt idx="483">
                  <c:v>-15.220328381891697</c:v>
                </c:pt>
                <c:pt idx="484">
                  <c:v>-20.482699135243898</c:v>
                </c:pt>
                <c:pt idx="485">
                  <c:v>-28.147246985434574</c:v>
                </c:pt>
                <c:pt idx="486">
                  <c:v>-31.98494297224758</c:v>
                </c:pt>
                <c:pt idx="487">
                  <c:v>-28.865940291913649</c:v>
                </c:pt>
                <c:pt idx="488">
                  <c:v>-23.184710797893725</c:v>
                </c:pt>
                <c:pt idx="489">
                  <c:v>-16.068714407649733</c:v>
                </c:pt>
                <c:pt idx="490">
                  <c:v>-5.2336504885334971</c:v>
                </c:pt>
                <c:pt idx="491">
                  <c:v>6.6579469218039353</c:v>
                </c:pt>
                <c:pt idx="492">
                  <c:v>12.082094938585719</c:v>
                </c:pt>
                <c:pt idx="493">
                  <c:v>14.221715284014703</c:v>
                </c:pt>
                <c:pt idx="494">
                  <c:v>14.067450350144911</c:v>
                </c:pt>
                <c:pt idx="495">
                  <c:v>13.567489696618125</c:v>
                </c:pt>
                <c:pt idx="496">
                  <c:v>17.413998842392441</c:v>
                </c:pt>
                <c:pt idx="497">
                  <c:v>28.6603577537504</c:v>
                </c:pt>
                <c:pt idx="498">
                  <c:v>39.914211041138415</c:v>
                </c:pt>
                <c:pt idx="499">
                  <c:v>47.125704836754181</c:v>
                </c:pt>
                <c:pt idx="500">
                  <c:v>52.746879821163731</c:v>
                </c:pt>
                <c:pt idx="501">
                  <c:v>55.936968583961828</c:v>
                </c:pt>
                <c:pt idx="502">
                  <c:v>58.13463145807286</c:v>
                </c:pt>
                <c:pt idx="503">
                  <c:v>60.473812138944204</c:v>
                </c:pt>
                <c:pt idx="504">
                  <c:v>62.660192514880315</c:v>
                </c:pt>
                <c:pt idx="505">
                  <c:v>66.364467981405468</c:v>
                </c:pt>
                <c:pt idx="506">
                  <c:v>71.272825096738856</c:v>
                </c:pt>
                <c:pt idx="507">
                  <c:v>74.966412466059083</c:v>
                </c:pt>
                <c:pt idx="508">
                  <c:v>76.315181079709419</c:v>
                </c:pt>
                <c:pt idx="509">
                  <c:v>76.008105988046324</c:v>
                </c:pt>
                <c:pt idx="510">
                  <c:v>75.37968799473191</c:v>
                </c:pt>
                <c:pt idx="511">
                  <c:v>75.045481437130647</c:v>
                </c:pt>
                <c:pt idx="512">
                  <c:v>76.633733220469566</c:v>
                </c:pt>
                <c:pt idx="513">
                  <c:v>78.694650922654105</c:v>
                </c:pt>
                <c:pt idx="514">
                  <c:v>79.413407331427791</c:v>
                </c:pt>
                <c:pt idx="515">
                  <c:v>78.993304915942375</c:v>
                </c:pt>
                <c:pt idx="516">
                  <c:v>76.751565777232571</c:v>
                </c:pt>
                <c:pt idx="517">
                  <c:v>71.850371266435005</c:v>
                </c:pt>
                <c:pt idx="518">
                  <c:v>68.265501611396672</c:v>
                </c:pt>
                <c:pt idx="519">
                  <c:v>67.555748916348634</c:v>
                </c:pt>
                <c:pt idx="520">
                  <c:v>65.701379696398945</c:v>
                </c:pt>
                <c:pt idx="521">
                  <c:v>65.587847908446264</c:v>
                </c:pt>
                <c:pt idx="522">
                  <c:v>64.217405222945047</c:v>
                </c:pt>
                <c:pt idx="523">
                  <c:v>58.863167643501328</c:v>
                </c:pt>
                <c:pt idx="524">
                  <c:v>49.807481735529961</c:v>
                </c:pt>
                <c:pt idx="525">
                  <c:v>39.131281398234492</c:v>
                </c:pt>
                <c:pt idx="526">
                  <c:v>30.914460490441609</c:v>
                </c:pt>
                <c:pt idx="527">
                  <c:v>28.068111702440483</c:v>
                </c:pt>
                <c:pt idx="528">
                  <c:v>26.134591659695381</c:v>
                </c:pt>
                <c:pt idx="529">
                  <c:v>24.57369753023842</c:v>
                </c:pt>
                <c:pt idx="530">
                  <c:v>22.640168353346965</c:v>
                </c:pt>
                <c:pt idx="531">
                  <c:v>21.801693268797759</c:v>
                </c:pt>
                <c:pt idx="532">
                  <c:v>17.570711753488748</c:v>
                </c:pt>
                <c:pt idx="533">
                  <c:v>11.978194995723291</c:v>
                </c:pt>
                <c:pt idx="534">
                  <c:v>6.165063343456004</c:v>
                </c:pt>
                <c:pt idx="535">
                  <c:v>-0.92609989269892401</c:v>
                </c:pt>
                <c:pt idx="536">
                  <c:v>-6.3013953765937858</c:v>
                </c:pt>
                <c:pt idx="537">
                  <c:v>-10.606326858607792</c:v>
                </c:pt>
                <c:pt idx="538">
                  <c:v>-13.187288519262449</c:v>
                </c:pt>
                <c:pt idx="539">
                  <c:v>-14.511627142147773</c:v>
                </c:pt>
                <c:pt idx="540">
                  <c:v>-16.264366174587579</c:v>
                </c:pt>
                <c:pt idx="541">
                  <c:v>-17.177103248000904</c:v>
                </c:pt>
                <c:pt idx="542">
                  <c:v>-18.820436189310406</c:v>
                </c:pt>
                <c:pt idx="543">
                  <c:v>-20.70625468619393</c:v>
                </c:pt>
                <c:pt idx="544">
                  <c:v>-22.348758872958008</c:v>
                </c:pt>
                <c:pt idx="545">
                  <c:v>-24.342893600543622</c:v>
                </c:pt>
                <c:pt idx="546">
                  <c:v>-26.374807456589945</c:v>
                </c:pt>
                <c:pt idx="547">
                  <c:v>-29.668010694687446</c:v>
                </c:pt>
                <c:pt idx="548">
                  <c:v>-32.767879639584848</c:v>
                </c:pt>
                <c:pt idx="549">
                  <c:v>-35.469805540860492</c:v>
                </c:pt>
                <c:pt idx="550">
                  <c:v>-37.962276832373874</c:v>
                </c:pt>
                <c:pt idx="551">
                  <c:v>-40.174461210993371</c:v>
                </c:pt>
                <c:pt idx="552">
                  <c:v>-42.4466839107819</c:v>
                </c:pt>
                <c:pt idx="553">
                  <c:v>-45.584977413399628</c:v>
                </c:pt>
                <c:pt idx="554">
                  <c:v>-47.948379824895525</c:v>
                </c:pt>
                <c:pt idx="555">
                  <c:v>-49.472550837669139</c:v>
                </c:pt>
                <c:pt idx="556">
                  <c:v>-49.836821572089661</c:v>
                </c:pt>
                <c:pt idx="557">
                  <c:v>-49.688380475773563</c:v>
                </c:pt>
                <c:pt idx="558">
                  <c:v>-51.175748273780641</c:v>
                </c:pt>
                <c:pt idx="559">
                  <c:v>-53.141752032005776</c:v>
                </c:pt>
                <c:pt idx="560">
                  <c:v>-55.814134914970097</c:v>
                </c:pt>
                <c:pt idx="561">
                  <c:v>-58.472539997802222</c:v>
                </c:pt>
                <c:pt idx="562">
                  <c:v>-60.537351537929183</c:v>
                </c:pt>
                <c:pt idx="563">
                  <c:v>-61.97984547645536</c:v>
                </c:pt>
                <c:pt idx="564">
                  <c:v>-62.190914452838371</c:v>
                </c:pt>
                <c:pt idx="565">
                  <c:v>-61.730973632754328</c:v>
                </c:pt>
                <c:pt idx="566">
                  <c:v>-62.373876107931864</c:v>
                </c:pt>
                <c:pt idx="567">
                  <c:v>-63.293192418176162</c:v>
                </c:pt>
                <c:pt idx="568">
                  <c:v>-64.379738363081444</c:v>
                </c:pt>
                <c:pt idx="569">
                  <c:v>-65.502019568203252</c:v>
                </c:pt>
                <c:pt idx="570">
                  <c:v>-65.648548762879614</c:v>
                </c:pt>
                <c:pt idx="571">
                  <c:v>-63.739288421899083</c:v>
                </c:pt>
                <c:pt idx="572">
                  <c:v>-61.740093235802462</c:v>
                </c:pt>
                <c:pt idx="573">
                  <c:v>-59.910124226978716</c:v>
                </c:pt>
                <c:pt idx="574">
                  <c:v>-58.781308920440011</c:v>
                </c:pt>
                <c:pt idx="575">
                  <c:v>-57.776528604490714</c:v>
                </c:pt>
                <c:pt idx="576">
                  <c:v>-54.962813696478506</c:v>
                </c:pt>
                <c:pt idx="577">
                  <c:v>-47.903373933883117</c:v>
                </c:pt>
                <c:pt idx="578">
                  <c:v>-39.420502259512922</c:v>
                </c:pt>
                <c:pt idx="579">
                  <c:v>-26.557935179284012</c:v>
                </c:pt>
                <c:pt idx="580">
                  <c:v>-10.210405849231663</c:v>
                </c:pt>
                <c:pt idx="581">
                  <c:v>-3.9715068657763695</c:v>
                </c:pt>
                <c:pt idx="582">
                  <c:v>-3.9394473581138278</c:v>
                </c:pt>
                <c:pt idx="583">
                  <c:v>-7.7964588427546735</c:v>
                </c:pt>
                <c:pt idx="584">
                  <c:v>-14.725455491569297</c:v>
                </c:pt>
                <c:pt idx="585">
                  <c:v>-23.121555056019325</c:v>
                </c:pt>
                <c:pt idx="586">
                  <c:v>-23.352057379342998</c:v>
                </c:pt>
                <c:pt idx="587">
                  <c:v>-14.867195873835074</c:v>
                </c:pt>
                <c:pt idx="588">
                  <c:v>1.0021671419203657</c:v>
                </c:pt>
                <c:pt idx="589">
                  <c:v>17.12626607474628</c:v>
                </c:pt>
                <c:pt idx="590">
                  <c:v>27.495892629953428</c:v>
                </c:pt>
                <c:pt idx="591">
                  <c:v>31.374989500502529</c:v>
                </c:pt>
                <c:pt idx="592">
                  <c:v>32.690794113237992</c:v>
                </c:pt>
                <c:pt idx="593">
                  <c:v>33.140452417328682</c:v>
                </c:pt>
                <c:pt idx="594">
                  <c:v>34.61676173493899</c:v>
                </c:pt>
                <c:pt idx="595">
                  <c:v>37.893857644105083</c:v>
                </c:pt>
                <c:pt idx="596">
                  <c:v>43.100029433825867</c:v>
                </c:pt>
                <c:pt idx="597">
                  <c:v>49.220181165064119</c:v>
                </c:pt>
                <c:pt idx="598">
                  <c:v>53.811107265914067</c:v>
                </c:pt>
                <c:pt idx="599">
                  <c:v>56.449276127763987</c:v>
                </c:pt>
                <c:pt idx="600">
                  <c:v>58.091632623678997</c:v>
                </c:pt>
                <c:pt idx="601">
                  <c:v>59.507734451082776</c:v>
                </c:pt>
                <c:pt idx="602">
                  <c:v>62.089785347075576</c:v>
                </c:pt>
                <c:pt idx="603">
                  <c:v>65.589962494695001</c:v>
                </c:pt>
                <c:pt idx="604">
                  <c:v>69.563034128618725</c:v>
                </c:pt>
                <c:pt idx="605">
                  <c:v>73.958125997270457</c:v>
                </c:pt>
                <c:pt idx="606">
                  <c:v>77.719443056511878</c:v>
                </c:pt>
                <c:pt idx="607">
                  <c:v>80.704036128832769</c:v>
                </c:pt>
                <c:pt idx="608">
                  <c:v>82.39609706543628</c:v>
                </c:pt>
                <c:pt idx="609">
                  <c:v>83.291673135026443</c:v>
                </c:pt>
                <c:pt idx="610">
                  <c:v>83.271555483096506</c:v>
                </c:pt>
                <c:pt idx="611">
                  <c:v>84.579258722560894</c:v>
                </c:pt>
                <c:pt idx="612">
                  <c:v>79.48663521540648</c:v>
                </c:pt>
                <c:pt idx="613">
                  <c:v>69.002872984276934</c:v>
                </c:pt>
                <c:pt idx="614">
                  <c:v>59.180471289049358</c:v>
                </c:pt>
                <c:pt idx="615">
                  <c:v>46.859969707940081</c:v>
                </c:pt>
                <c:pt idx="616">
                  <c:v>36.667555402303321</c:v>
                </c:pt>
                <c:pt idx="617">
                  <c:v>29.454995718847453</c:v>
                </c:pt>
                <c:pt idx="618">
                  <c:v>27.780219711532371</c:v>
                </c:pt>
                <c:pt idx="619">
                  <c:v>26.927139694417129</c:v>
                </c:pt>
                <c:pt idx="620">
                  <c:v>25.579864293266379</c:v>
                </c:pt>
                <c:pt idx="621">
                  <c:v>22.637696393062612</c:v>
                </c:pt>
                <c:pt idx="622">
                  <c:v>19.949356218520389</c:v>
                </c:pt>
                <c:pt idx="623">
                  <c:v>12.645392498880481</c:v>
                </c:pt>
                <c:pt idx="624">
                  <c:v>6.8721673215338415</c:v>
                </c:pt>
                <c:pt idx="625">
                  <c:v>3.6377668832344536</c:v>
                </c:pt>
                <c:pt idx="626">
                  <c:v>-0.21465744213600826</c:v>
                </c:pt>
                <c:pt idx="627">
                  <c:v>-3.8492559839709681</c:v>
                </c:pt>
                <c:pt idx="628">
                  <c:v>-6.3364492002238944</c:v>
                </c:pt>
                <c:pt idx="629">
                  <c:v>-7.6812219092873244</c:v>
                </c:pt>
                <c:pt idx="630">
                  <c:v>-8.9085426625692641</c:v>
                </c:pt>
                <c:pt idx="631">
                  <c:v>-10.968798897742932</c:v>
                </c:pt>
                <c:pt idx="632">
                  <c:v>-14.288458308282506</c:v>
                </c:pt>
                <c:pt idx="633">
                  <c:v>-19.354406684169756</c:v>
                </c:pt>
                <c:pt idx="634">
                  <c:v>-23.769352712493912</c:v>
                </c:pt>
                <c:pt idx="635">
                  <c:v>-27.096811839147758</c:v>
                </c:pt>
                <c:pt idx="636">
                  <c:v>-29.106357023236015</c:v>
                </c:pt>
                <c:pt idx="637">
                  <c:v>-30.089181790120925</c:v>
                </c:pt>
                <c:pt idx="638">
                  <c:v>-30.976997266993308</c:v>
                </c:pt>
                <c:pt idx="639">
                  <c:v>-30.319530312788995</c:v>
                </c:pt>
                <c:pt idx="640">
                  <c:v>-29.890833580725086</c:v>
                </c:pt>
                <c:pt idx="641">
                  <c:v>-28.470577860273497</c:v>
                </c:pt>
                <c:pt idx="642">
                  <c:v>-26.900177953395943</c:v>
                </c:pt>
                <c:pt idx="643">
                  <c:v>-26.639869826380366</c:v>
                </c:pt>
                <c:pt idx="644">
                  <c:v>-27.277834702174907</c:v>
                </c:pt>
                <c:pt idx="645">
                  <c:v>-29.311101892359343</c:v>
                </c:pt>
                <c:pt idx="646">
                  <c:v>-31.572180671575506</c:v>
                </c:pt>
                <c:pt idx="647">
                  <c:v>-34.468075956634188</c:v>
                </c:pt>
                <c:pt idx="648">
                  <c:v>-37.054672925907937</c:v>
                </c:pt>
                <c:pt idx="649">
                  <c:v>-39.051054426025679</c:v>
                </c:pt>
                <c:pt idx="650">
                  <c:v>-41.061742127164294</c:v>
                </c:pt>
                <c:pt idx="651">
                  <c:v>-43.626770384747076</c:v>
                </c:pt>
                <c:pt idx="652">
                  <c:v>-46.15801307040762</c:v>
                </c:pt>
                <c:pt idx="653">
                  <c:v>-48.527994840347745</c:v>
                </c:pt>
                <c:pt idx="654">
                  <c:v>-49.582688062923573</c:v>
                </c:pt>
                <c:pt idx="655">
                  <c:v>-50.339656274665138</c:v>
                </c:pt>
                <c:pt idx="656">
                  <c:v>-51.77060137923538</c:v>
                </c:pt>
                <c:pt idx="657">
                  <c:v>-53.137757100792584</c:v>
                </c:pt>
                <c:pt idx="658">
                  <c:v>-54.201099302371624</c:v>
                </c:pt>
                <c:pt idx="659">
                  <c:v>-54.952891847553879</c:v>
                </c:pt>
                <c:pt idx="660">
                  <c:v>-54.954188457390188</c:v>
                </c:pt>
                <c:pt idx="661">
                  <c:v>-54.710310531285117</c:v>
                </c:pt>
                <c:pt idx="662">
                  <c:v>-53.654952590430682</c:v>
                </c:pt>
                <c:pt idx="663">
                  <c:v>-53.969438861695636</c:v>
                </c:pt>
                <c:pt idx="664">
                  <c:v>-53.390853369299236</c:v>
                </c:pt>
                <c:pt idx="665">
                  <c:v>-53.610196856461684</c:v>
                </c:pt>
                <c:pt idx="666">
                  <c:v>-52.357960218157721</c:v>
                </c:pt>
                <c:pt idx="667">
                  <c:v>-52.463003432898205</c:v>
                </c:pt>
                <c:pt idx="668">
                  <c:v>-50.765183848517303</c:v>
                </c:pt>
                <c:pt idx="669">
                  <c:v>-47.870066828868026</c:v>
                </c:pt>
                <c:pt idx="670">
                  <c:v>-45.543637788887679</c:v>
                </c:pt>
                <c:pt idx="671">
                  <c:v>-40.01669433737078</c:v>
                </c:pt>
                <c:pt idx="672">
                  <c:v>-35.451507241109475</c:v>
                </c:pt>
                <c:pt idx="673">
                  <c:v>-31.748001348056683</c:v>
                </c:pt>
                <c:pt idx="674">
                  <c:v>-28.514740709214532</c:v>
                </c:pt>
                <c:pt idx="675">
                  <c:v>-23.450573216308594</c:v>
                </c:pt>
                <c:pt idx="676">
                  <c:v>-17.464964962869622</c:v>
                </c:pt>
                <c:pt idx="677">
                  <c:v>-11.041920573325202</c:v>
                </c:pt>
                <c:pt idx="678">
                  <c:v>-5.5728566939302144</c:v>
                </c:pt>
                <c:pt idx="679">
                  <c:v>-0.40257722431352133</c:v>
                </c:pt>
                <c:pt idx="680">
                  <c:v>3.1224800818213629</c:v>
                </c:pt>
                <c:pt idx="681">
                  <c:v>7.1239571163684339</c:v>
                </c:pt>
                <c:pt idx="682">
                  <c:v>11.411534435068507</c:v>
                </c:pt>
                <c:pt idx="683">
                  <c:v>13.866935255891692</c:v>
                </c:pt>
                <c:pt idx="684">
                  <c:v>15.412524181870449</c:v>
                </c:pt>
                <c:pt idx="685">
                  <c:v>18.501900240197653</c:v>
                </c:pt>
                <c:pt idx="686">
                  <c:v>22.484401273418989</c:v>
                </c:pt>
                <c:pt idx="687">
                  <c:v>28.264437419372687</c:v>
                </c:pt>
                <c:pt idx="688">
                  <c:v>31.225653204867044</c:v>
                </c:pt>
                <c:pt idx="689">
                  <c:v>34.334077705862747</c:v>
                </c:pt>
                <c:pt idx="690">
                  <c:v>36.131836172027576</c:v>
                </c:pt>
                <c:pt idx="691">
                  <c:v>38.110912763636499</c:v>
                </c:pt>
                <c:pt idx="692">
                  <c:v>40.895039713437683</c:v>
                </c:pt>
                <c:pt idx="693">
                  <c:v>46.179452432529693</c:v>
                </c:pt>
                <c:pt idx="694">
                  <c:v>54.889471302570279</c:v>
                </c:pt>
                <c:pt idx="695">
                  <c:v>58.62923455242359</c:v>
                </c:pt>
                <c:pt idx="696">
                  <c:v>59.564881505035878</c:v>
                </c:pt>
                <c:pt idx="697">
                  <c:v>59.225593998111194</c:v>
                </c:pt>
                <c:pt idx="698">
                  <c:v>59.318849719802721</c:v>
                </c:pt>
                <c:pt idx="699">
                  <c:v>60.263794011128276</c:v>
                </c:pt>
                <c:pt idx="700">
                  <c:v>62.03545198815187</c:v>
                </c:pt>
                <c:pt idx="701">
                  <c:v>64.44352052263504</c:v>
                </c:pt>
                <c:pt idx="702">
                  <c:v>70.091264588054614</c:v>
                </c:pt>
                <c:pt idx="703">
                  <c:v>73.556846147811314</c:v>
                </c:pt>
                <c:pt idx="704">
                  <c:v>74.398578487255079</c:v>
                </c:pt>
                <c:pt idx="705">
                  <c:v>74.62028572101643</c:v>
                </c:pt>
                <c:pt idx="706">
                  <c:v>73.932119736192021</c:v>
                </c:pt>
                <c:pt idx="707">
                  <c:v>72.365485042640202</c:v>
                </c:pt>
                <c:pt idx="708">
                  <c:v>72.682756755378421</c:v>
                </c:pt>
                <c:pt idx="709">
                  <c:v>72.161274837424131</c:v>
                </c:pt>
                <c:pt idx="710">
                  <c:v>65.390459819496698</c:v>
                </c:pt>
                <c:pt idx="711">
                  <c:v>57.361400381704577</c:v>
                </c:pt>
                <c:pt idx="712">
                  <c:v>51.665020522936175</c:v>
                </c:pt>
                <c:pt idx="713">
                  <c:v>48.752064379460265</c:v>
                </c:pt>
                <c:pt idx="714">
                  <c:v>47.884456303282086</c:v>
                </c:pt>
                <c:pt idx="715">
                  <c:v>46.08011451717811</c:v>
                </c:pt>
                <c:pt idx="716">
                  <c:v>43.798623626634033</c:v>
                </c:pt>
                <c:pt idx="717">
                  <c:v>40.624163823571017</c:v>
                </c:pt>
                <c:pt idx="718">
                  <c:v>35.382276437558694</c:v>
                </c:pt>
                <c:pt idx="719">
                  <c:v>29.387158487386746</c:v>
                </c:pt>
                <c:pt idx="720">
                  <c:v>25.011734559342965</c:v>
                </c:pt>
                <c:pt idx="721">
                  <c:v>21.782931764790035</c:v>
                </c:pt>
                <c:pt idx="722">
                  <c:v>19.050057077477181</c:v>
                </c:pt>
                <c:pt idx="723">
                  <c:v>18.101610200087666</c:v>
                </c:pt>
                <c:pt idx="724">
                  <c:v>16.304608637283987</c:v>
                </c:pt>
                <c:pt idx="725">
                  <c:v>14.278776210844001</c:v>
                </c:pt>
                <c:pt idx="726">
                  <c:v>11.684535730338855</c:v>
                </c:pt>
                <c:pt idx="727">
                  <c:v>8.662265739019098</c:v>
                </c:pt>
                <c:pt idx="728">
                  <c:v>5.9257598047465905</c:v>
                </c:pt>
                <c:pt idx="729">
                  <c:v>4.5308948919550174</c:v>
                </c:pt>
                <c:pt idx="730">
                  <c:v>2.4103777952185053</c:v>
                </c:pt>
                <c:pt idx="731">
                  <c:v>-0.43259759460175362</c:v>
                </c:pt>
                <c:pt idx="732">
                  <c:v>-3.2052825064655091</c:v>
                </c:pt>
                <c:pt idx="733">
                  <c:v>-6.1257304308260174</c:v>
                </c:pt>
                <c:pt idx="734">
                  <c:v>-8.4782169559000344</c:v>
                </c:pt>
                <c:pt idx="735">
                  <c:v>-11.309573106457156</c:v>
                </c:pt>
                <c:pt idx="736">
                  <c:v>-12.712768504764236</c:v>
                </c:pt>
                <c:pt idx="737">
                  <c:v>-14.651340446132595</c:v>
                </c:pt>
                <c:pt idx="738">
                  <c:v>-15.182496119662957</c:v>
                </c:pt>
                <c:pt idx="739">
                  <c:v>-16.154003338925929</c:v>
                </c:pt>
                <c:pt idx="740">
                  <c:v>-17.229438083307421</c:v>
                </c:pt>
                <c:pt idx="741">
                  <c:v>-18.555289812792033</c:v>
                </c:pt>
                <c:pt idx="742">
                  <c:v>-21.747348187638984</c:v>
                </c:pt>
                <c:pt idx="743">
                  <c:v>-25.924583229397367</c:v>
                </c:pt>
                <c:pt idx="744">
                  <c:v>-30.700868216138097</c:v>
                </c:pt>
                <c:pt idx="745">
                  <c:v>-36.885867958448443</c:v>
                </c:pt>
                <c:pt idx="746">
                  <c:v>-44.255277875502323</c:v>
                </c:pt>
                <c:pt idx="747">
                  <c:v>-50.461444319201014</c:v>
                </c:pt>
                <c:pt idx="748">
                  <c:v>-55.735715053554109</c:v>
                </c:pt>
                <c:pt idx="749">
                  <c:v>-59.808932569231928</c:v>
                </c:pt>
                <c:pt idx="750">
                  <c:v>-63.787238507547649</c:v>
                </c:pt>
                <c:pt idx="751">
                  <c:v>-67.555971460650781</c:v>
                </c:pt>
                <c:pt idx="752">
                  <c:v>-70.568221224705297</c:v>
                </c:pt>
                <c:pt idx="753">
                  <c:v>-73.54083130210249</c:v>
                </c:pt>
                <c:pt idx="754">
                  <c:v>-75.801350528500649</c:v>
                </c:pt>
                <c:pt idx="755">
                  <c:v>-76.429088301387537</c:v>
                </c:pt>
                <c:pt idx="756">
                  <c:v>-74.552476680740739</c:v>
                </c:pt>
                <c:pt idx="757">
                  <c:v>-73.111193554815458</c:v>
                </c:pt>
                <c:pt idx="758">
                  <c:v>-71.898059784142163</c:v>
                </c:pt>
                <c:pt idx="759">
                  <c:v>-70.677048872759514</c:v>
                </c:pt>
                <c:pt idx="760">
                  <c:v>-67.506771814142553</c:v>
                </c:pt>
                <c:pt idx="761">
                  <c:v>-61.464245122789372</c:v>
                </c:pt>
                <c:pt idx="762">
                  <c:v>-46.195897394579518</c:v>
                </c:pt>
                <c:pt idx="763">
                  <c:v>-29.759673872784802</c:v>
                </c:pt>
                <c:pt idx="764">
                  <c:v>-22.752096237329624</c:v>
                </c:pt>
                <c:pt idx="765">
                  <c:v>-21.729209904438491</c:v>
                </c:pt>
                <c:pt idx="766">
                  <c:v>-26.301762633359488</c:v>
                </c:pt>
                <c:pt idx="767">
                  <c:v>-33.487004053896776</c:v>
                </c:pt>
                <c:pt idx="768">
                  <c:v>-37.327068708857745</c:v>
                </c:pt>
                <c:pt idx="769">
                  <c:v>-36.527725119744773</c:v>
                </c:pt>
                <c:pt idx="770">
                  <c:v>-31.246337461819135</c:v>
                </c:pt>
                <c:pt idx="771">
                  <c:v>-18.682512761043817</c:v>
                </c:pt>
                <c:pt idx="772">
                  <c:v>-1.3100261985958361</c:v>
                </c:pt>
                <c:pt idx="773">
                  <c:v>9.7742253912822878</c:v>
                </c:pt>
                <c:pt idx="774">
                  <c:v>15.753412346772576</c:v>
                </c:pt>
                <c:pt idx="775">
                  <c:v>16.578386923111971</c:v>
                </c:pt>
                <c:pt idx="776">
                  <c:v>14.03331941440214</c:v>
                </c:pt>
                <c:pt idx="777">
                  <c:v>11.182772783601765</c:v>
                </c:pt>
                <c:pt idx="778">
                  <c:v>8.1404582203121656</c:v>
                </c:pt>
                <c:pt idx="779">
                  <c:v>8.2499377408929515</c:v>
                </c:pt>
                <c:pt idx="780">
                  <c:v>12.683590740142913</c:v>
                </c:pt>
                <c:pt idx="781">
                  <c:v>20.923310324274539</c:v>
                </c:pt>
                <c:pt idx="782">
                  <c:v>27.999644664810759</c:v>
                </c:pt>
                <c:pt idx="783">
                  <c:v>31.116608014723667</c:v>
                </c:pt>
                <c:pt idx="784">
                  <c:v>32.227455050441961</c:v>
                </c:pt>
                <c:pt idx="785">
                  <c:v>30.023648571176714</c:v>
                </c:pt>
                <c:pt idx="786">
                  <c:v>26.998491914193966</c:v>
                </c:pt>
                <c:pt idx="787">
                  <c:v>22.734020373742236</c:v>
                </c:pt>
                <c:pt idx="788">
                  <c:v>21.496227344564762</c:v>
                </c:pt>
                <c:pt idx="789">
                  <c:v>22.854398102251437</c:v>
                </c:pt>
                <c:pt idx="790">
                  <c:v>27.06770354320652</c:v>
                </c:pt>
                <c:pt idx="791">
                  <c:v>34.049620516366922</c:v>
                </c:pt>
                <c:pt idx="792">
                  <c:v>40.911709061419486</c:v>
                </c:pt>
                <c:pt idx="793">
                  <c:v>45.110532381298512</c:v>
                </c:pt>
                <c:pt idx="794">
                  <c:v>46.493978179559264</c:v>
                </c:pt>
                <c:pt idx="795">
                  <c:v>46.358232107153086</c:v>
                </c:pt>
                <c:pt idx="796">
                  <c:v>47.414285399169401</c:v>
                </c:pt>
                <c:pt idx="797">
                  <c:v>50.279324025404556</c:v>
                </c:pt>
                <c:pt idx="798">
                  <c:v>54.163967634527019</c:v>
                </c:pt>
              </c:numCache>
            </c:numRef>
          </c:val>
          <c:smooth val="0"/>
          <c:extLst>
            <c:ext xmlns:c16="http://schemas.microsoft.com/office/drawing/2014/chart" uri="{C3380CC4-5D6E-409C-BE32-E72D297353CC}">
              <c16:uniqueId val="{00000002-BF15-47BF-9CA5-5E7D2AE66986}"/>
            </c:ext>
          </c:extLst>
        </c:ser>
        <c:dLbls>
          <c:showLegendKey val="0"/>
          <c:showVal val="0"/>
          <c:showCatName val="0"/>
          <c:showSerName val="0"/>
          <c:showPercent val="0"/>
          <c:showBubbleSize val="0"/>
        </c:dLbls>
        <c:smooth val="0"/>
        <c:axId val="527663376"/>
        <c:axId val="1464186256"/>
      </c:lineChart>
      <c:catAx>
        <c:axId val="52766337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64186256"/>
        <c:crosses val="autoZero"/>
        <c:auto val="1"/>
        <c:lblAlgn val="ctr"/>
        <c:lblOffset val="100"/>
        <c:noMultiLvlLbl val="0"/>
      </c:catAx>
      <c:valAx>
        <c:axId val="1464186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7663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Gyro_Action1</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G_x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Sheet1!$J$2:$J$2756</c:f>
              <c:numCache>
                <c:formatCode>General</c:formatCode>
                <c:ptCount val="2755"/>
                <c:pt idx="0">
                  <c:v>0.19564000000000001</c:v>
                </c:pt>
                <c:pt idx="1">
                  <c:v>0.36205799999999999</c:v>
                </c:pt>
                <c:pt idx="2">
                  <c:v>-3.0862000000000001E-2</c:v>
                </c:pt>
                <c:pt idx="3">
                  <c:v>-0.25884699999999999</c:v>
                </c:pt>
                <c:pt idx="4">
                  <c:v>-0.33666699999999999</c:v>
                </c:pt>
                <c:pt idx="5">
                  <c:v>-0.53886199999999995</c:v>
                </c:pt>
                <c:pt idx="6">
                  <c:v>3.7219000000000002E-2</c:v>
                </c:pt>
                <c:pt idx="7">
                  <c:v>2.3090000000000003E-2</c:v>
                </c:pt>
                <c:pt idx="8">
                  <c:v>-5.9200999999999997E-2</c:v>
                </c:pt>
                <c:pt idx="9">
                  <c:v>-0.12832199999999999</c:v>
                </c:pt>
                <c:pt idx="10">
                  <c:v>-4.4748999999999997E-2</c:v>
                </c:pt>
                <c:pt idx="11">
                  <c:v>-4.6675999999999995E-2</c:v>
                </c:pt>
                <c:pt idx="12">
                  <c:v>2.8174999999999999E-2</c:v>
                </c:pt>
                <c:pt idx="13">
                  <c:v>6.2885999999999997E-2</c:v>
                </c:pt>
                <c:pt idx="14">
                  <c:v>3.82E-3</c:v>
                </c:pt>
                <c:pt idx="15">
                  <c:v>-4.5883E-2</c:v>
                </c:pt>
                <c:pt idx="16">
                  <c:v>-8.9560000000000001E-2</c:v>
                </c:pt>
                <c:pt idx="17">
                  <c:v>-0.16458800000000001</c:v>
                </c:pt>
                <c:pt idx="18">
                  <c:v>-1.8627999999999999E-2</c:v>
                </c:pt>
                <c:pt idx="19">
                  <c:v>3.7499999999999999E-2</c:v>
                </c:pt>
                <c:pt idx="20">
                  <c:v>0.117159</c:v>
                </c:pt>
                <c:pt idx="21">
                  <c:v>0.24946600000000002</c:v>
                </c:pt>
                <c:pt idx="22">
                  <c:v>9.4031000000000003E-2</c:v>
                </c:pt>
                <c:pt idx="23">
                  <c:v>0.124099</c:v>
                </c:pt>
                <c:pt idx="24">
                  <c:v>-2.7691E-2</c:v>
                </c:pt>
                <c:pt idx="25">
                  <c:v>-8.1210000000000004E-2</c:v>
                </c:pt>
                <c:pt idx="26">
                  <c:v>-4.3984000000000002E-2</c:v>
                </c:pt>
                <c:pt idx="27">
                  <c:v>-4.8357000000000004E-2</c:v>
                </c:pt>
                <c:pt idx="28">
                  <c:v>5.4495000000000002E-2</c:v>
                </c:pt>
                <c:pt idx="29">
                  <c:v>0.15404299999999999</c:v>
                </c:pt>
                <c:pt idx="30">
                  <c:v>0.110347</c:v>
                </c:pt>
                <c:pt idx="31">
                  <c:v>0.207786</c:v>
                </c:pt>
                <c:pt idx="32">
                  <c:v>6.6390000000000005E-2</c:v>
                </c:pt>
                <c:pt idx="33">
                  <c:v>0.11768400000000001</c:v>
                </c:pt>
                <c:pt idx="34">
                  <c:v>7.6858999999999997E-2</c:v>
                </c:pt>
                <c:pt idx="35">
                  <c:v>0.20191399999999998</c:v>
                </c:pt>
                <c:pt idx="36">
                  <c:v>0.170125</c:v>
                </c:pt>
                <c:pt idx="37">
                  <c:v>0.336233</c:v>
                </c:pt>
                <c:pt idx="38">
                  <c:v>0.114953</c:v>
                </c:pt>
                <c:pt idx="39">
                  <c:v>0.16254299999999999</c:v>
                </c:pt>
                <c:pt idx="40">
                  <c:v>-6.0629999999999998E-3</c:v>
                </c:pt>
                <c:pt idx="41">
                  <c:v>-3.0536000000000001E-2</c:v>
                </c:pt>
                <c:pt idx="42">
                  <c:v>-1.1694E-2</c:v>
                </c:pt>
                <c:pt idx="43">
                  <c:v>2.4320000000000001E-3</c:v>
                </c:pt>
                <c:pt idx="44">
                  <c:v>4.3271999999999998E-2</c:v>
                </c:pt>
                <c:pt idx="45">
                  <c:v>0.11246400000000001</c:v>
                </c:pt>
                <c:pt idx="46">
                  <c:v>9.4960000000000003E-2</c:v>
                </c:pt>
                <c:pt idx="47">
                  <c:v>0.213334</c:v>
                </c:pt>
                <c:pt idx="48">
                  <c:v>0.10651099999999999</c:v>
                </c:pt>
                <c:pt idx="49">
                  <c:v>0.164882</c:v>
                </c:pt>
                <c:pt idx="50">
                  <c:v>1.4404999999999999E-2</c:v>
                </c:pt>
                <c:pt idx="51">
                  <c:v>1.2626999999999999E-2</c:v>
                </c:pt>
                <c:pt idx="52">
                  <c:v>7.8539999999999999E-3</c:v>
                </c:pt>
                <c:pt idx="53">
                  <c:v>4.3545E-2</c:v>
                </c:pt>
                <c:pt idx="54">
                  <c:v>6.4638000000000001E-2</c:v>
                </c:pt>
                <c:pt idx="55">
                  <c:v>0.14230300000000001</c:v>
                </c:pt>
                <c:pt idx="56">
                  <c:v>8.9593000000000006E-2</c:v>
                </c:pt>
                <c:pt idx="57">
                  <c:v>0.21344400000000002</c:v>
                </c:pt>
                <c:pt idx="58">
                  <c:v>0.16552700000000001</c:v>
                </c:pt>
                <c:pt idx="59">
                  <c:v>0.33518999999999999</c:v>
                </c:pt>
                <c:pt idx="60">
                  <c:v>9.7826999999999997E-2</c:v>
                </c:pt>
                <c:pt idx="61">
                  <c:v>6.3784999999999994E-2</c:v>
                </c:pt>
                <c:pt idx="62">
                  <c:v>-0.17044699999999999</c:v>
                </c:pt>
                <c:pt idx="63">
                  <c:v>-0.46709299999999998</c:v>
                </c:pt>
                <c:pt idx="64">
                  <c:v>-0.36260399999999998</c:v>
                </c:pt>
                <c:pt idx="65">
                  <c:v>-0.66652400000000001</c:v>
                </c:pt>
                <c:pt idx="66">
                  <c:v>-7.3640999999999998E-2</c:v>
                </c:pt>
                <c:pt idx="67">
                  <c:v>0.10104700000000001</c:v>
                </c:pt>
                <c:pt idx="68">
                  <c:v>0.31917899999999999</c:v>
                </c:pt>
                <c:pt idx="69">
                  <c:v>0.76575799999999994</c:v>
                </c:pt>
                <c:pt idx="70">
                  <c:v>0.257413</c:v>
                </c:pt>
                <c:pt idx="71">
                  <c:v>0.281671</c:v>
                </c:pt>
                <c:pt idx="72">
                  <c:v>-8.8360000000000001E-3</c:v>
                </c:pt>
                <c:pt idx="73">
                  <c:v>-4.9851000000000006E-2</c:v>
                </c:pt>
                <c:pt idx="74">
                  <c:v>-3.9037000000000002E-2</c:v>
                </c:pt>
                <c:pt idx="75">
                  <c:v>-2.7959000000000005E-2</c:v>
                </c:pt>
                <c:pt idx="76">
                  <c:v>9.1207999999999997E-2</c:v>
                </c:pt>
                <c:pt idx="77">
                  <c:v>0.24560700000000002</c:v>
                </c:pt>
                <c:pt idx="78">
                  <c:v>0.168546</c:v>
                </c:pt>
                <c:pt idx="79">
                  <c:v>0.29024</c:v>
                </c:pt>
                <c:pt idx="80">
                  <c:v>4.9103000000000001E-2</c:v>
                </c:pt>
                <c:pt idx="81">
                  <c:v>4.1529999999999997E-2</c:v>
                </c:pt>
                <c:pt idx="82">
                  <c:v>-3.8681E-2</c:v>
                </c:pt>
                <c:pt idx="83">
                  <c:v>-7.5344999999999995E-2</c:v>
                </c:pt>
                <c:pt idx="84">
                  <c:v>-3.6059999999999998E-3</c:v>
                </c:pt>
                <c:pt idx="85">
                  <c:v>3.3498E-2</c:v>
                </c:pt>
                <c:pt idx="86">
                  <c:v>6.8290000000000003E-2</c:v>
                </c:pt>
                <c:pt idx="87">
                  <c:v>0.15269199999999999</c:v>
                </c:pt>
                <c:pt idx="88">
                  <c:v>8.9726E-2</c:v>
                </c:pt>
                <c:pt idx="89">
                  <c:v>0.161274</c:v>
                </c:pt>
                <c:pt idx="90">
                  <c:v>4.1620999999999998E-2</c:v>
                </c:pt>
                <c:pt idx="91">
                  <c:v>5.3324999999999997E-2</c:v>
                </c:pt>
                <c:pt idx="92">
                  <c:v>-1.2877E-2</c:v>
                </c:pt>
                <c:pt idx="93">
                  <c:v>-3.2117E-2</c:v>
                </c:pt>
                <c:pt idx="94">
                  <c:v>1.0659E-2</c:v>
                </c:pt>
                <c:pt idx="95">
                  <c:v>8.3262000000000003E-2</c:v>
                </c:pt>
                <c:pt idx="96">
                  <c:v>0.12820599999999999</c:v>
                </c:pt>
                <c:pt idx="97">
                  <c:v>0.293852</c:v>
                </c:pt>
                <c:pt idx="98">
                  <c:v>0.185978</c:v>
                </c:pt>
                <c:pt idx="99">
                  <c:v>0.37834500000000004</c:v>
                </c:pt>
                <c:pt idx="100">
                  <c:v>0.18371899999999999</c:v>
                </c:pt>
                <c:pt idx="101">
                  <c:v>0.35119999999999996</c:v>
                </c:pt>
                <c:pt idx="102">
                  <c:v>0.143762</c:v>
                </c:pt>
                <c:pt idx="103">
                  <c:v>0.27129900000000001</c:v>
                </c:pt>
                <c:pt idx="104">
                  <c:v>0.130606</c:v>
                </c:pt>
                <c:pt idx="105">
                  <c:v>0.25596399999999997</c:v>
                </c:pt>
                <c:pt idx="106">
                  <c:v>0.107334</c:v>
                </c:pt>
                <c:pt idx="107">
                  <c:v>0.19763799999999998</c:v>
                </c:pt>
                <c:pt idx="108">
                  <c:v>9.2400999999999997E-2</c:v>
                </c:pt>
                <c:pt idx="109">
                  <c:v>0.201847</c:v>
                </c:pt>
                <c:pt idx="110">
                  <c:v>0.113855</c:v>
                </c:pt>
                <c:pt idx="111">
                  <c:v>0.22898499999999999</c:v>
                </c:pt>
                <c:pt idx="112">
                  <c:v>0.12171999999999999</c:v>
                </c:pt>
                <c:pt idx="113">
                  <c:v>0.23309199999999999</c:v>
                </c:pt>
                <c:pt idx="114">
                  <c:v>6.6739999999999994E-2</c:v>
                </c:pt>
                <c:pt idx="115">
                  <c:v>6.1876999999999995E-2</c:v>
                </c:pt>
                <c:pt idx="116">
                  <c:v>-8.8390999999999997E-2</c:v>
                </c:pt>
                <c:pt idx="117">
                  <c:v>-0.249588</c:v>
                </c:pt>
                <c:pt idx="118">
                  <c:v>-0.19214400000000001</c:v>
                </c:pt>
                <c:pt idx="119">
                  <c:v>-0.33715200000000001</c:v>
                </c:pt>
                <c:pt idx="120">
                  <c:v>-4.0017999999999998E-2</c:v>
                </c:pt>
                <c:pt idx="121">
                  <c:v>1.0093000000000005E-2</c:v>
                </c:pt>
                <c:pt idx="122">
                  <c:v>5.8975E-2</c:v>
                </c:pt>
                <c:pt idx="123">
                  <c:v>3.3701999999999996E-2</c:v>
                </c:pt>
                <c:pt idx="124">
                  <c:v>-0.159918</c:v>
                </c:pt>
                <c:pt idx="125">
                  <c:v>-0.45990199999999998</c:v>
                </c:pt>
                <c:pt idx="126">
                  <c:v>-0.41433700000000001</c:v>
                </c:pt>
                <c:pt idx="127">
                  <c:v>-0.87453200000000009</c:v>
                </c:pt>
                <c:pt idx="128">
                  <c:v>-0.44286799999999998</c:v>
                </c:pt>
                <c:pt idx="129">
                  <c:v>-0.84260999999999997</c:v>
                </c:pt>
                <c:pt idx="130">
                  <c:v>-0.33968799999999999</c:v>
                </c:pt>
                <c:pt idx="131">
                  <c:v>-0.62165599999999999</c:v>
                </c:pt>
                <c:pt idx="132">
                  <c:v>-0.25523099999999999</c:v>
                </c:pt>
                <c:pt idx="133">
                  <c:v>-0.50629900000000005</c:v>
                </c:pt>
                <c:pt idx="134">
                  <c:v>-0.25131500000000001</c:v>
                </c:pt>
                <c:pt idx="135">
                  <c:v>-0.51479300000000006</c:v>
                </c:pt>
                <c:pt idx="136">
                  <c:v>-0.29699399999999998</c:v>
                </c:pt>
                <c:pt idx="137">
                  <c:v>-0.6102749999999999</c:v>
                </c:pt>
                <c:pt idx="138">
                  <c:v>-0.27472299999999999</c:v>
                </c:pt>
                <c:pt idx="139">
                  <c:v>-0.47207199999999999</c:v>
                </c:pt>
                <c:pt idx="140">
                  <c:v>-0.119824</c:v>
                </c:pt>
                <c:pt idx="141">
                  <c:v>-0.22109800000000002</c:v>
                </c:pt>
                <c:pt idx="142">
                  <c:v>-0.178343</c:v>
                </c:pt>
                <c:pt idx="143">
                  <c:v>-0.49095</c:v>
                </c:pt>
                <c:pt idx="144">
                  <c:v>-0.43219000000000002</c:v>
                </c:pt>
                <c:pt idx="145">
                  <c:v>-0.90175000000000005</c:v>
                </c:pt>
                <c:pt idx="146">
                  <c:v>-0.402978</c:v>
                </c:pt>
                <c:pt idx="147">
                  <c:v>-0.67871300000000001</c:v>
                </c:pt>
                <c:pt idx="148">
                  <c:v>-0.14053299999999999</c:v>
                </c:pt>
                <c:pt idx="149">
                  <c:v>-0.169271</c:v>
                </c:pt>
                <c:pt idx="150">
                  <c:v>3.4994999999999998E-2</c:v>
                </c:pt>
                <c:pt idx="151">
                  <c:v>6.8259E-2</c:v>
                </c:pt>
                <c:pt idx="152">
                  <c:v>-4.0265000000000002E-2</c:v>
                </c:pt>
                <c:pt idx="153">
                  <c:v>-0.17900199999999999</c:v>
                </c:pt>
                <c:pt idx="154">
                  <c:v>-0.20977899999999999</c:v>
                </c:pt>
                <c:pt idx="155">
                  <c:v>-0.44682500000000003</c:v>
                </c:pt>
                <c:pt idx="156">
                  <c:v>-0.211898</c:v>
                </c:pt>
                <c:pt idx="157">
                  <c:v>-0.38652600000000004</c:v>
                </c:pt>
                <c:pt idx="158">
                  <c:v>-0.150836</c:v>
                </c:pt>
                <c:pt idx="159">
                  <c:v>-0.274366</c:v>
                </c:pt>
                <c:pt idx="160">
                  <c:v>-6.8333000000000005E-2</c:v>
                </c:pt>
                <c:pt idx="161">
                  <c:v>-4.6389E-2</c:v>
                </c:pt>
                <c:pt idx="162">
                  <c:v>0.119036</c:v>
                </c:pt>
                <c:pt idx="163">
                  <c:v>0.25437300000000002</c:v>
                </c:pt>
                <c:pt idx="164">
                  <c:v>-1.3245E-2</c:v>
                </c:pt>
                <c:pt idx="165">
                  <c:v>-0.22214700000000001</c:v>
                </c:pt>
                <c:pt idx="166">
                  <c:v>-0.33584399999999998</c:v>
                </c:pt>
                <c:pt idx="167">
                  <c:v>-0.67430999999999996</c:v>
                </c:pt>
                <c:pt idx="168">
                  <c:v>1.7722999999999999E-2</c:v>
                </c:pt>
                <c:pt idx="169">
                  <c:v>2.8480999999999999E-2</c:v>
                </c:pt>
                <c:pt idx="170">
                  <c:v>-6.6214999999999996E-2</c:v>
                </c:pt>
                <c:pt idx="171">
                  <c:v>-0.165991</c:v>
                </c:pt>
                <c:pt idx="172">
                  <c:v>-8.8403999999999996E-2</c:v>
                </c:pt>
                <c:pt idx="173">
                  <c:v>-0.12035199999999999</c:v>
                </c:pt>
                <c:pt idx="174">
                  <c:v>6.6373000000000001E-2</c:v>
                </c:pt>
                <c:pt idx="175">
                  <c:v>0.21106799999999998</c:v>
                </c:pt>
                <c:pt idx="176">
                  <c:v>0.17403399999999999</c:v>
                </c:pt>
                <c:pt idx="177">
                  <c:v>0.31966800000000001</c:v>
                </c:pt>
                <c:pt idx="178">
                  <c:v>8.1613000000000005E-2</c:v>
                </c:pt>
                <c:pt idx="179">
                  <c:v>0.110444</c:v>
                </c:pt>
                <c:pt idx="180">
                  <c:v>6.9069999999999999E-3</c:v>
                </c:pt>
                <c:pt idx="181">
                  <c:v>4.0134000000000003E-2</c:v>
                </c:pt>
                <c:pt idx="182">
                  <c:v>8.7614999999999998E-2</c:v>
                </c:pt>
                <c:pt idx="183">
                  <c:v>0.23733399999999999</c:v>
                </c:pt>
                <c:pt idx="184">
                  <c:v>0.19587499999999999</c:v>
                </c:pt>
                <c:pt idx="185">
                  <c:v>0.40583800000000003</c:v>
                </c:pt>
                <c:pt idx="186">
                  <c:v>0.17590800000000001</c:v>
                </c:pt>
                <c:pt idx="187">
                  <c:v>0.300313</c:v>
                </c:pt>
                <c:pt idx="188">
                  <c:v>0.109982</c:v>
                </c:pt>
                <c:pt idx="189">
                  <c:v>0.21523700000000001</c:v>
                </c:pt>
                <c:pt idx="190">
                  <c:v>9.8477999999999996E-2</c:v>
                </c:pt>
                <c:pt idx="191">
                  <c:v>0.20109099999999999</c:v>
                </c:pt>
                <c:pt idx="192">
                  <c:v>9.8528000000000004E-2</c:v>
                </c:pt>
                <c:pt idx="193">
                  <c:v>0.18557699999999999</c:v>
                </c:pt>
                <c:pt idx="194">
                  <c:v>6.7016000000000006E-2</c:v>
                </c:pt>
                <c:pt idx="195">
                  <c:v>9.018000000000001E-2</c:v>
                </c:pt>
                <c:pt idx="196">
                  <c:v>-2.64E-2</c:v>
                </c:pt>
                <c:pt idx="197">
                  <c:v>-4.9270000000000001E-2</c:v>
                </c:pt>
                <c:pt idx="198">
                  <c:v>2.4670000000000001E-2</c:v>
                </c:pt>
                <c:pt idx="199">
                  <c:v>8.9898999999999993E-2</c:v>
                </c:pt>
                <c:pt idx="200">
                  <c:v>0.108302</c:v>
                </c:pt>
                <c:pt idx="201">
                  <c:v>0.25449699999999997</c:v>
                </c:pt>
                <c:pt idx="202">
                  <c:v>0.149705</c:v>
                </c:pt>
                <c:pt idx="203">
                  <c:v>0.28435900000000003</c:v>
                </c:pt>
                <c:pt idx="204">
                  <c:v>0.12978200000000001</c:v>
                </c:pt>
                <c:pt idx="205">
                  <c:v>0.29825299999999999</c:v>
                </c:pt>
                <c:pt idx="206">
                  <c:v>0.20123099999999999</c:v>
                </c:pt>
                <c:pt idx="207">
                  <c:v>0.39372299999999999</c:v>
                </c:pt>
                <c:pt idx="208">
                  <c:v>0.116531</c:v>
                </c:pt>
                <c:pt idx="209">
                  <c:v>0.11634499999999999</c:v>
                </c:pt>
                <c:pt idx="210">
                  <c:v>-7.7884999999999996E-2</c:v>
                </c:pt>
                <c:pt idx="211">
                  <c:v>-0.153366</c:v>
                </c:pt>
                <c:pt idx="212">
                  <c:v>1.6761999999999999E-2</c:v>
                </c:pt>
                <c:pt idx="213">
                  <c:v>0.214777</c:v>
                </c:pt>
                <c:pt idx="214">
                  <c:v>0.35685600000000001</c:v>
                </c:pt>
                <c:pt idx="215">
                  <c:v>0.78853299999999993</c:v>
                </c:pt>
                <c:pt idx="216">
                  <c:v>0.45290999999999998</c:v>
                </c:pt>
                <c:pt idx="217">
                  <c:v>0.85749199999999992</c:v>
                </c:pt>
                <c:pt idx="218">
                  <c:v>0.32913900000000001</c:v>
                </c:pt>
                <c:pt idx="219">
                  <c:v>0.67585099999999998</c:v>
                </c:pt>
                <c:pt idx="220">
                  <c:v>0.49616900000000003</c:v>
                </c:pt>
                <c:pt idx="221">
                  <c:v>1.229662</c:v>
                </c:pt>
                <c:pt idx="222">
                  <c:v>0.97582199999999997</c:v>
                </c:pt>
                <c:pt idx="223">
                  <c:v>2.0667629999999999</c:v>
                </c:pt>
                <c:pt idx="224">
                  <c:v>1.0079640000000001</c:v>
                </c:pt>
                <c:pt idx="225">
                  <c:v>1.7843170000000002</c:v>
                </c:pt>
                <c:pt idx="226">
                  <c:v>0.55468300000000004</c:v>
                </c:pt>
                <c:pt idx="227">
                  <c:v>1.028732</c:v>
                </c:pt>
                <c:pt idx="228">
                  <c:v>0.47867199999999999</c:v>
                </c:pt>
                <c:pt idx="229">
                  <c:v>0.9083</c:v>
                </c:pt>
                <c:pt idx="230">
                  <c:v>0.215249</c:v>
                </c:pt>
                <c:pt idx="231">
                  <c:v>0.128854</c:v>
                </c:pt>
                <c:pt idx="232">
                  <c:v>-0.21429400000000001</c:v>
                </c:pt>
                <c:pt idx="233">
                  <c:v>-0.43956499999999998</c:v>
                </c:pt>
                <c:pt idx="234">
                  <c:v>-0.118351</c:v>
                </c:pt>
                <c:pt idx="235">
                  <c:v>-5.7006000000000001E-2</c:v>
                </c:pt>
                <c:pt idx="236">
                  <c:v>0.209483</c:v>
                </c:pt>
                <c:pt idx="237">
                  <c:v>0.40020500000000003</c:v>
                </c:pt>
                <c:pt idx="238">
                  <c:v>6.9879999999999998E-2</c:v>
                </c:pt>
                <c:pt idx="239">
                  <c:v>4.0962999999999999E-2</c:v>
                </c:pt>
                <c:pt idx="240">
                  <c:v>-2.4503E-2</c:v>
                </c:pt>
                <c:pt idx="241">
                  <c:v>0.10977700000000001</c:v>
                </c:pt>
                <c:pt idx="242">
                  <c:v>0.40201399999999998</c:v>
                </c:pt>
                <c:pt idx="243">
                  <c:v>1.0863320000000001</c:v>
                </c:pt>
                <c:pt idx="244">
                  <c:v>0.90608900000000003</c:v>
                </c:pt>
                <c:pt idx="245">
                  <c:v>1.945055</c:v>
                </c:pt>
                <c:pt idx="246">
                  <c:v>1.0321100000000001</c:v>
                </c:pt>
                <c:pt idx="247">
                  <c:v>1.8867130000000001</c:v>
                </c:pt>
                <c:pt idx="248">
                  <c:v>0.55669199999999996</c:v>
                </c:pt>
                <c:pt idx="249">
                  <c:v>0.80384499999999992</c:v>
                </c:pt>
                <c:pt idx="250">
                  <c:v>6.0926000000000001E-2</c:v>
                </c:pt>
                <c:pt idx="251">
                  <c:v>0.111708</c:v>
                </c:pt>
                <c:pt idx="252">
                  <c:v>0.11145099999999999</c:v>
                </c:pt>
                <c:pt idx="253">
                  <c:v>0.33489599999999997</c:v>
                </c:pt>
                <c:pt idx="254">
                  <c:v>0.23122500000000001</c:v>
                </c:pt>
                <c:pt idx="255">
                  <c:v>0.32481100000000002</c:v>
                </c:pt>
                <c:pt idx="256">
                  <c:v>-8.616E-2</c:v>
                </c:pt>
                <c:pt idx="257">
                  <c:v>-0.25779999999999997</c:v>
                </c:pt>
                <c:pt idx="258">
                  <c:v>-0.181811</c:v>
                </c:pt>
                <c:pt idx="259">
                  <c:v>-0.31208900000000001</c:v>
                </c:pt>
                <c:pt idx="260">
                  <c:v>-4.4394000000000003E-2</c:v>
                </c:pt>
                <c:pt idx="261">
                  <c:v>-5.8366000000000001E-2</c:v>
                </c:pt>
                <c:pt idx="262">
                  <c:v>-0.12333</c:v>
                </c:pt>
                <c:pt idx="263">
                  <c:v>-0.435811</c:v>
                </c:pt>
                <c:pt idx="264">
                  <c:v>-0.38759100000000002</c:v>
                </c:pt>
                <c:pt idx="265">
                  <c:v>-0.78382400000000008</c:v>
                </c:pt>
                <c:pt idx="266">
                  <c:v>-0.327708</c:v>
                </c:pt>
                <c:pt idx="267">
                  <c:v>-0.60232299999999994</c:v>
                </c:pt>
                <c:pt idx="268">
                  <c:v>-0.19631499999999999</c:v>
                </c:pt>
                <c:pt idx="269">
                  <c:v>-0.291603</c:v>
                </c:pt>
                <c:pt idx="270">
                  <c:v>1.8284000000000002E-2</c:v>
                </c:pt>
                <c:pt idx="271">
                  <c:v>0.123975</c:v>
                </c:pt>
                <c:pt idx="272">
                  <c:v>0.119211</c:v>
                </c:pt>
                <c:pt idx="273">
                  <c:v>0.18388599999999999</c:v>
                </c:pt>
                <c:pt idx="274">
                  <c:v>4.8114999999999998E-2</c:v>
                </c:pt>
                <c:pt idx="275">
                  <c:v>0.114616</c:v>
                </c:pt>
                <c:pt idx="276">
                  <c:v>5.1242000000000003E-2</c:v>
                </c:pt>
                <c:pt idx="277">
                  <c:v>9.7636000000000001E-2</c:v>
                </c:pt>
                <c:pt idx="278">
                  <c:v>2.8361999999999998E-2</c:v>
                </c:pt>
                <c:pt idx="279">
                  <c:v>-6.9733000000000003E-2</c:v>
                </c:pt>
                <c:pt idx="280">
                  <c:v>-0.38592399999999999</c:v>
                </c:pt>
                <c:pt idx="281">
                  <c:v>-1.0673319999999999</c:v>
                </c:pt>
                <c:pt idx="282">
                  <c:v>-0.88302800000000004</c:v>
                </c:pt>
                <c:pt idx="283">
                  <c:v>-1.6680540000000001</c:v>
                </c:pt>
                <c:pt idx="284">
                  <c:v>-0.45218399999999997</c:v>
                </c:pt>
                <c:pt idx="285">
                  <c:v>-0.50298699999999996</c:v>
                </c:pt>
                <c:pt idx="286">
                  <c:v>0.243732</c:v>
                </c:pt>
                <c:pt idx="287">
                  <c:v>0.570079</c:v>
                </c:pt>
                <c:pt idx="288">
                  <c:v>0.124331</c:v>
                </c:pt>
                <c:pt idx="289">
                  <c:v>-0.39274700000000007</c:v>
                </c:pt>
                <c:pt idx="290">
                  <c:v>-1.4549589999999999</c:v>
                </c:pt>
                <c:pt idx="291">
                  <c:v>-3.6691159999999998</c:v>
                </c:pt>
                <c:pt idx="292">
                  <c:v>-2.6806610000000002</c:v>
                </c:pt>
                <c:pt idx="293">
                  <c:v>-5.6182990000000004</c:v>
                </c:pt>
                <c:pt idx="294">
                  <c:v>-3.0129999999999999</c:v>
                </c:pt>
                <c:pt idx="295">
                  <c:v>-6.0211730000000001</c:v>
                </c:pt>
                <c:pt idx="296">
                  <c:v>-3.1097489999999999</c:v>
                </c:pt>
                <c:pt idx="297">
                  <c:v>-6.3918179999999998</c:v>
                </c:pt>
                <c:pt idx="298">
                  <c:v>-3.4204340000000002</c:v>
                </c:pt>
                <c:pt idx="299">
                  <c:v>-6.8859589999999997</c:v>
                </c:pt>
                <c:pt idx="300">
                  <c:v>-3.3499319999999999</c:v>
                </c:pt>
                <c:pt idx="301">
                  <c:v>-6.38741</c:v>
                </c:pt>
                <c:pt idx="302">
                  <c:v>-2.6034310000000001</c:v>
                </c:pt>
                <c:pt idx="303">
                  <c:v>-4.7328900000000003</c:v>
                </c:pt>
                <c:pt idx="304">
                  <c:v>-1.714513</c:v>
                </c:pt>
                <c:pt idx="305">
                  <c:v>-3.1625429999999999</c:v>
                </c:pt>
                <c:pt idx="306">
                  <c:v>-1.3626180000000001</c:v>
                </c:pt>
                <c:pt idx="307">
                  <c:v>-2.8105520000000004</c:v>
                </c:pt>
                <c:pt idx="308">
                  <c:v>-1.6035189999999999</c:v>
                </c:pt>
                <c:pt idx="309">
                  <c:v>-3.2708050000000002</c:v>
                </c:pt>
                <c:pt idx="310">
                  <c:v>-1.626755</c:v>
                </c:pt>
                <c:pt idx="311">
                  <c:v>-3.1833650000000002</c:v>
                </c:pt>
                <c:pt idx="312">
                  <c:v>-1.3886229999999999</c:v>
                </c:pt>
                <c:pt idx="313">
                  <c:v>-2.4581720000000002</c:v>
                </c:pt>
                <c:pt idx="314">
                  <c:v>-0.73077499999999995</c:v>
                </c:pt>
                <c:pt idx="315">
                  <c:v>-0.9991509999999999</c:v>
                </c:pt>
                <c:pt idx="316">
                  <c:v>0.20042199999999999</c:v>
                </c:pt>
                <c:pt idx="317">
                  <c:v>0.66542900000000005</c:v>
                </c:pt>
                <c:pt idx="318">
                  <c:v>0.47858600000000001</c:v>
                </c:pt>
                <c:pt idx="319">
                  <c:v>0.88774299999999995</c:v>
                </c:pt>
                <c:pt idx="320">
                  <c:v>0.37939600000000001</c:v>
                </c:pt>
                <c:pt idx="321">
                  <c:v>1.0516030000000001</c:v>
                </c:pt>
                <c:pt idx="322">
                  <c:v>1.8058920000000001</c:v>
                </c:pt>
                <c:pt idx="323">
                  <c:v>5.5839230000000004</c:v>
                </c:pt>
                <c:pt idx="324">
                  <c:v>6.0162979999999999</c:v>
                </c:pt>
                <c:pt idx="325">
                  <c:v>13.885957999999999</c:v>
                </c:pt>
                <c:pt idx="326">
                  <c:v>8.9475949999999997</c:v>
                </c:pt>
                <c:pt idx="327">
                  <c:v>17.873707</c:v>
                </c:pt>
                <c:pt idx="328">
                  <c:v>8.2197200000000006</c:v>
                </c:pt>
                <c:pt idx="329">
                  <c:v>15.612422</c:v>
                </c:pt>
                <c:pt idx="330">
                  <c:v>6.8488160000000002</c:v>
                </c:pt>
                <c:pt idx="331">
                  <c:v>13.507894</c:v>
                </c:pt>
                <c:pt idx="332">
                  <c:v>7.0092080000000001</c:v>
                </c:pt>
                <c:pt idx="333">
                  <c:v>15.577586</c:v>
                </c:pt>
                <c:pt idx="334">
                  <c:v>10.920842</c:v>
                </c:pt>
                <c:pt idx="335">
                  <c:v>23.642071999999999</c:v>
                </c:pt>
                <c:pt idx="336">
                  <c:v>13.733718</c:v>
                </c:pt>
                <c:pt idx="337">
                  <c:v>27.855412999999999</c:v>
                </c:pt>
                <c:pt idx="338">
                  <c:v>14.135282</c:v>
                </c:pt>
                <c:pt idx="339">
                  <c:v>27.902583</c:v>
                </c:pt>
                <c:pt idx="340">
                  <c:v>13.214212</c:v>
                </c:pt>
                <c:pt idx="341">
                  <c:v>25.823053000000002</c:v>
                </c:pt>
                <c:pt idx="342">
                  <c:v>11.941535</c:v>
                </c:pt>
                <c:pt idx="343">
                  <c:v>23.092683000000001</c:v>
                </c:pt>
                <c:pt idx="344">
                  <c:v>10.323838</c:v>
                </c:pt>
                <c:pt idx="345">
                  <c:v>19.89658</c:v>
                </c:pt>
                <c:pt idx="346">
                  <c:v>8.9647649999999999</c:v>
                </c:pt>
                <c:pt idx="347">
                  <c:v>17.403489999999998</c:v>
                </c:pt>
                <c:pt idx="348">
                  <c:v>7.8888230000000004</c:v>
                </c:pt>
                <c:pt idx="349">
                  <c:v>15.133503000000001</c:v>
                </c:pt>
                <c:pt idx="350">
                  <c:v>6.5213970000000003</c:v>
                </c:pt>
                <c:pt idx="351">
                  <c:v>12.275427000000001</c:v>
                </c:pt>
                <c:pt idx="352">
                  <c:v>4.9703850000000003</c:v>
                </c:pt>
                <c:pt idx="353">
                  <c:v>9.2219149999999992</c:v>
                </c:pt>
                <c:pt idx="354">
                  <c:v>3.608676</c:v>
                </c:pt>
                <c:pt idx="355">
                  <c:v>6.6782400000000006</c:v>
                </c:pt>
                <c:pt idx="356">
                  <c:v>2.660933</c:v>
                </c:pt>
                <c:pt idx="357">
                  <c:v>4.9941110000000002</c:v>
                </c:pt>
                <c:pt idx="358">
                  <c:v>2.0103420000000001</c:v>
                </c:pt>
                <c:pt idx="359">
                  <c:v>3.6190470000000001</c:v>
                </c:pt>
                <c:pt idx="360">
                  <c:v>1.0845659999999999</c:v>
                </c:pt>
                <c:pt idx="361">
                  <c:v>1.5750549999999999</c:v>
                </c:pt>
                <c:pt idx="362">
                  <c:v>-0.123526</c:v>
                </c:pt>
                <c:pt idx="363">
                  <c:v>-0.86625700000000005</c:v>
                </c:pt>
                <c:pt idx="364">
                  <c:v>-1.3812690000000001</c:v>
                </c:pt>
                <c:pt idx="365">
                  <c:v>-3.4252980000000002</c:v>
                </c:pt>
                <c:pt idx="366">
                  <c:v>-2.7197200000000001</c:v>
                </c:pt>
                <c:pt idx="367">
                  <c:v>-6.1010930000000005</c:v>
                </c:pt>
                <c:pt idx="368">
                  <c:v>-3.9717380000000002</c:v>
                </c:pt>
                <c:pt idx="369">
                  <c:v>-8.434429999999999</c:v>
                </c:pt>
                <c:pt idx="370">
                  <c:v>-4.8165570000000004</c:v>
                </c:pt>
                <c:pt idx="371">
                  <c:v>-9.8755960000000016</c:v>
                </c:pt>
                <c:pt idx="372">
                  <c:v>-5.2526669999999998</c:v>
                </c:pt>
                <c:pt idx="373">
                  <c:v>-10.700512</c:v>
                </c:pt>
                <c:pt idx="374">
                  <c:v>-5.690245</c:v>
                </c:pt>
                <c:pt idx="375">
                  <c:v>-11.660435</c:v>
                </c:pt>
                <c:pt idx="376">
                  <c:v>-6.244434</c:v>
                </c:pt>
                <c:pt idx="377">
                  <c:v>-12.802384</c:v>
                </c:pt>
                <c:pt idx="378">
                  <c:v>-6.9976919999999998</c:v>
                </c:pt>
                <c:pt idx="379">
                  <c:v>-14.523727000000001</c:v>
                </c:pt>
                <c:pt idx="380">
                  <c:v>-7.930803</c:v>
                </c:pt>
                <c:pt idx="381">
                  <c:v>-16.094038999999999</c:v>
                </c:pt>
                <c:pt idx="382">
                  <c:v>-8.4139750000000006</c:v>
                </c:pt>
                <c:pt idx="383">
                  <c:v>-17.013384000000002</c:v>
                </c:pt>
                <c:pt idx="384">
                  <c:v>-8.766292</c:v>
                </c:pt>
                <c:pt idx="385">
                  <c:v>-17.669886999999999</c:v>
                </c:pt>
                <c:pt idx="386">
                  <c:v>-8.9493340000000003</c:v>
                </c:pt>
                <c:pt idx="387">
                  <c:v>-17.881635000000003</c:v>
                </c:pt>
                <c:pt idx="388">
                  <c:v>-8.8988200000000006</c:v>
                </c:pt>
                <c:pt idx="389">
                  <c:v>-17.761371</c:v>
                </c:pt>
                <c:pt idx="390">
                  <c:v>-8.7808460000000004</c:v>
                </c:pt>
                <c:pt idx="391">
                  <c:v>-17.388779</c:v>
                </c:pt>
                <c:pt idx="392">
                  <c:v>-8.3815770000000001</c:v>
                </c:pt>
                <c:pt idx="393">
                  <c:v>-16.533956</c:v>
                </c:pt>
                <c:pt idx="394">
                  <c:v>-7.911651</c:v>
                </c:pt>
                <c:pt idx="395">
                  <c:v>-15.579082</c:v>
                </c:pt>
                <c:pt idx="396">
                  <c:v>-7.4290609999999999</c:v>
                </c:pt>
                <c:pt idx="397">
                  <c:v>-14.526558</c:v>
                </c:pt>
                <c:pt idx="398">
                  <c:v>-6.6214519999999997</c:v>
                </c:pt>
                <c:pt idx="399">
                  <c:v>-12.700856</c:v>
                </c:pt>
                <c:pt idx="400">
                  <c:v>-5.5512129999999997</c:v>
                </c:pt>
                <c:pt idx="401">
                  <c:v>-10.639222</c:v>
                </c:pt>
                <c:pt idx="402">
                  <c:v>-4.6697059999999997</c:v>
                </c:pt>
                <c:pt idx="403">
                  <c:v>-9.0137830000000001</c:v>
                </c:pt>
                <c:pt idx="404">
                  <c:v>-4.2203720000000002</c:v>
                </c:pt>
                <c:pt idx="405">
                  <c:v>-8.4219580000000001</c:v>
                </c:pt>
                <c:pt idx="406">
                  <c:v>-4.1675880000000003</c:v>
                </c:pt>
                <c:pt idx="407">
                  <c:v>-8.2297620000000009</c:v>
                </c:pt>
                <c:pt idx="408">
                  <c:v>-3.8625240000000001</c:v>
                </c:pt>
                <c:pt idx="409">
                  <c:v>-7.4108070000000001</c:v>
                </c:pt>
                <c:pt idx="410">
                  <c:v>-3.0939969999999999</c:v>
                </c:pt>
                <c:pt idx="411">
                  <c:v>-5.6499889999999997</c:v>
                </c:pt>
                <c:pt idx="412">
                  <c:v>-1.9698009999999999</c:v>
                </c:pt>
                <c:pt idx="413">
                  <c:v>-3.4087189999999996</c:v>
                </c:pt>
                <c:pt idx="414">
                  <c:v>-1.2447189999999999</c:v>
                </c:pt>
                <c:pt idx="415">
                  <c:v>-2.5323120000000001</c:v>
                </c:pt>
                <c:pt idx="416">
                  <c:v>-1.2675050000000001</c:v>
                </c:pt>
                <c:pt idx="417">
                  <c:v>-2.0771839999999999</c:v>
                </c:pt>
                <c:pt idx="418">
                  <c:v>0.28028799999999998</c:v>
                </c:pt>
                <c:pt idx="419">
                  <c:v>2.1172849999999999</c:v>
                </c:pt>
                <c:pt idx="420">
                  <c:v>3.9604110000000001</c:v>
                </c:pt>
                <c:pt idx="421">
                  <c:v>10.205318</c:v>
                </c:pt>
                <c:pt idx="422">
                  <c:v>7.6232030000000002</c:v>
                </c:pt>
                <c:pt idx="423">
                  <c:v>15.685745000000001</c:v>
                </c:pt>
                <c:pt idx="424">
                  <c:v>8.0250009999999996</c:v>
                </c:pt>
                <c:pt idx="425">
                  <c:v>15.676399</c:v>
                </c:pt>
                <c:pt idx="426">
                  <c:v>7.1496750000000002</c:v>
                </c:pt>
                <c:pt idx="427">
                  <c:v>13.985728999999999</c:v>
                </c:pt>
                <c:pt idx="428">
                  <c:v>7.1953300000000002</c:v>
                </c:pt>
                <c:pt idx="429">
                  <c:v>15.366248000000001</c:v>
                </c:pt>
                <c:pt idx="430">
                  <c:v>9.4362270000000006</c:v>
                </c:pt>
                <c:pt idx="431">
                  <c:v>19.979883999999998</c:v>
                </c:pt>
                <c:pt idx="432">
                  <c:v>11.376134</c:v>
                </c:pt>
                <c:pt idx="433">
                  <c:v>23.490391000000002</c:v>
                </c:pt>
                <c:pt idx="434">
                  <c:v>12.645661</c:v>
                </c:pt>
                <c:pt idx="435">
                  <c:v>25.683712</c:v>
                </c:pt>
                <c:pt idx="436">
                  <c:v>13.384615</c:v>
                </c:pt>
                <c:pt idx="437">
                  <c:v>26.938223999999998</c:v>
                </c:pt>
                <c:pt idx="438">
                  <c:v>13.376042</c:v>
                </c:pt>
                <c:pt idx="439">
                  <c:v>26.305236000000001</c:v>
                </c:pt>
                <c:pt idx="440">
                  <c:v>12.347884000000001</c:v>
                </c:pt>
                <c:pt idx="441">
                  <c:v>24.066943999999999</c:v>
                </c:pt>
                <c:pt idx="442">
                  <c:v>11.125069999999999</c:v>
                </c:pt>
                <c:pt idx="443">
                  <c:v>21.700387999999997</c:v>
                </c:pt>
                <c:pt idx="444">
                  <c:v>10.027350999999999</c:v>
                </c:pt>
                <c:pt idx="445">
                  <c:v>19.394554999999997</c:v>
                </c:pt>
                <c:pt idx="446">
                  <c:v>8.5581940000000003</c:v>
                </c:pt>
                <c:pt idx="447">
                  <c:v>16.170020999999998</c:v>
                </c:pt>
                <c:pt idx="448">
                  <c:v>6.5994780000000004</c:v>
                </c:pt>
                <c:pt idx="449">
                  <c:v>12.218128</c:v>
                </c:pt>
                <c:pt idx="450">
                  <c:v>4.6871729999999996</c:v>
                </c:pt>
                <c:pt idx="451">
                  <c:v>8.5165889999999997</c:v>
                </c:pt>
                <c:pt idx="452">
                  <c:v>3.0004580000000001</c:v>
                </c:pt>
                <c:pt idx="453">
                  <c:v>5.1793480000000001</c:v>
                </c:pt>
                <c:pt idx="454">
                  <c:v>1.369775</c:v>
                </c:pt>
                <c:pt idx="455">
                  <c:v>1.9297930000000001</c:v>
                </c:pt>
                <c:pt idx="456">
                  <c:v>-0.30615900000000001</c:v>
                </c:pt>
                <c:pt idx="457">
                  <c:v>-1.575113</c:v>
                </c:pt>
                <c:pt idx="458">
                  <c:v>-2.3180649999999998</c:v>
                </c:pt>
                <c:pt idx="459">
                  <c:v>-5.7299559999999996</c:v>
                </c:pt>
                <c:pt idx="460">
                  <c:v>-4.3509370000000001</c:v>
                </c:pt>
                <c:pt idx="461">
                  <c:v>-9.3405740000000002</c:v>
                </c:pt>
                <c:pt idx="462">
                  <c:v>-5.4126380000000003</c:v>
                </c:pt>
                <c:pt idx="463">
                  <c:v>-11.086256000000001</c:v>
                </c:pt>
                <c:pt idx="464">
                  <c:v>-5.7757849999999999</c:v>
                </c:pt>
                <c:pt idx="465">
                  <c:v>-11.577928</c:v>
                </c:pt>
                <c:pt idx="466">
                  <c:v>-5.8723479999999997</c:v>
                </c:pt>
                <c:pt idx="467">
                  <c:v>-11.889084</c:v>
                </c:pt>
                <c:pt idx="468">
                  <c:v>-6.1793820000000004</c:v>
                </c:pt>
                <c:pt idx="469">
                  <c:v>-12.541769</c:v>
                </c:pt>
                <c:pt idx="470">
                  <c:v>-6.6279120000000002</c:v>
                </c:pt>
                <c:pt idx="471">
                  <c:v>-13.608082</c:v>
                </c:pt>
                <c:pt idx="472">
                  <c:v>-7.3329810000000002</c:v>
                </c:pt>
                <c:pt idx="473">
                  <c:v>-14.962288000000001</c:v>
                </c:pt>
                <c:pt idx="474">
                  <c:v>-7.8532209999999996</c:v>
                </c:pt>
                <c:pt idx="475">
                  <c:v>-15.918481</c:v>
                </c:pt>
                <c:pt idx="476">
                  <c:v>-8.3301200000000009</c:v>
                </c:pt>
                <c:pt idx="477">
                  <c:v>-16.944900000000001</c:v>
                </c:pt>
                <c:pt idx="478">
                  <c:v>-8.8573120000000003</c:v>
                </c:pt>
                <c:pt idx="479">
                  <c:v>-17.869868</c:v>
                </c:pt>
                <c:pt idx="480">
                  <c:v>-9.0394020000000008</c:v>
                </c:pt>
                <c:pt idx="481">
                  <c:v>-17.941552999999999</c:v>
                </c:pt>
                <c:pt idx="482">
                  <c:v>-8.7193660000000008</c:v>
                </c:pt>
                <c:pt idx="483">
                  <c:v>-17.248578999999999</c:v>
                </c:pt>
                <c:pt idx="484">
                  <c:v>-8.3860080000000004</c:v>
                </c:pt>
                <c:pt idx="485">
                  <c:v>-16.782437999999999</c:v>
                </c:pt>
                <c:pt idx="486">
                  <c:v>-8.4032739999999997</c:v>
                </c:pt>
                <c:pt idx="487">
                  <c:v>-16.652929</c:v>
                </c:pt>
                <c:pt idx="488">
                  <c:v>-8.0349319999999995</c:v>
                </c:pt>
                <c:pt idx="489">
                  <c:v>-15.865148999999999</c:v>
                </c:pt>
                <c:pt idx="490">
                  <c:v>-7.5814320000000004</c:v>
                </c:pt>
                <c:pt idx="491">
                  <c:v>-14.731702</c:v>
                </c:pt>
                <c:pt idx="492">
                  <c:v>-6.5205409999999997</c:v>
                </c:pt>
                <c:pt idx="493">
                  <c:v>-12.426020999999999</c:v>
                </c:pt>
                <c:pt idx="494">
                  <c:v>-5.3775740000000001</c:v>
                </c:pt>
                <c:pt idx="495">
                  <c:v>-10.324227</c:v>
                </c:pt>
                <c:pt idx="496">
                  <c:v>-4.7002119999999996</c:v>
                </c:pt>
                <c:pt idx="497">
                  <c:v>-9.361775999999999</c:v>
                </c:pt>
                <c:pt idx="498">
                  <c:v>-4.6749289999999997</c:v>
                </c:pt>
                <c:pt idx="499">
                  <c:v>-9.1810639999999992</c:v>
                </c:pt>
                <c:pt idx="500">
                  <c:v>-4.1081969999999997</c:v>
                </c:pt>
                <c:pt idx="501">
                  <c:v>-7.7208119999999996</c:v>
                </c:pt>
                <c:pt idx="502">
                  <c:v>-2.9936189999999998</c:v>
                </c:pt>
                <c:pt idx="503">
                  <c:v>-5.2155500000000004</c:v>
                </c:pt>
                <c:pt idx="504">
                  <c:v>-1.3430070000000001</c:v>
                </c:pt>
                <c:pt idx="505">
                  <c:v>-1.9101570000000001</c:v>
                </c:pt>
                <c:pt idx="506">
                  <c:v>-6.7902000000000004E-2</c:v>
                </c:pt>
                <c:pt idx="507">
                  <c:v>0.214256</c:v>
                </c:pt>
                <c:pt idx="508">
                  <c:v>0.646644</c:v>
                </c:pt>
                <c:pt idx="509">
                  <c:v>1.8635299999999999</c:v>
                </c:pt>
                <c:pt idx="510">
                  <c:v>2.2397290000000001</c:v>
                </c:pt>
                <c:pt idx="511">
                  <c:v>5.7640410000000006</c:v>
                </c:pt>
                <c:pt idx="512">
                  <c:v>4.806775</c:v>
                </c:pt>
                <c:pt idx="513">
                  <c:v>10.557673000000001</c:v>
                </c:pt>
                <c:pt idx="514">
                  <c:v>5.9927279999999996</c:v>
                </c:pt>
                <c:pt idx="515">
                  <c:v>11.547801</c:v>
                </c:pt>
                <c:pt idx="516">
                  <c:v>4.8913149999999996</c:v>
                </c:pt>
                <c:pt idx="517">
                  <c:v>9.5081640000000007</c:v>
                </c:pt>
                <c:pt idx="518">
                  <c:v>5.1166260000000001</c:v>
                </c:pt>
                <c:pt idx="519">
                  <c:v>11.529975</c:v>
                </c:pt>
                <c:pt idx="520">
                  <c:v>7.998882</c:v>
                </c:pt>
                <c:pt idx="521">
                  <c:v>17.191665999999998</c:v>
                </c:pt>
                <c:pt idx="522">
                  <c:v>9.5622919999999993</c:v>
                </c:pt>
                <c:pt idx="523">
                  <c:v>18.581078999999999</c:v>
                </c:pt>
                <c:pt idx="524">
                  <c:v>8.2222740000000005</c:v>
                </c:pt>
                <c:pt idx="525">
                  <c:v>16.047561999999999</c:v>
                </c:pt>
                <c:pt idx="526">
                  <c:v>7.9156389999999996</c:v>
                </c:pt>
                <c:pt idx="527">
                  <c:v>16.464628999999999</c:v>
                </c:pt>
                <c:pt idx="528">
                  <c:v>9.5088080000000001</c:v>
                </c:pt>
                <c:pt idx="529">
                  <c:v>20.048225000000002</c:v>
                </c:pt>
                <c:pt idx="530">
                  <c:v>11.524789999999999</c:v>
                </c:pt>
                <c:pt idx="531">
                  <c:v>23.766621999999998</c:v>
                </c:pt>
                <c:pt idx="532">
                  <c:v>12.431884</c:v>
                </c:pt>
                <c:pt idx="533">
                  <c:v>24.749562000000001</c:v>
                </c:pt>
                <c:pt idx="534">
                  <c:v>12.065148000000001</c:v>
                </c:pt>
                <c:pt idx="535">
                  <c:v>23.744243000000001</c:v>
                </c:pt>
                <c:pt idx="536">
                  <c:v>11.226839999999999</c:v>
                </c:pt>
                <c:pt idx="537">
                  <c:v>21.963591999999998</c:v>
                </c:pt>
                <c:pt idx="538">
                  <c:v>10.167142</c:v>
                </c:pt>
                <c:pt idx="539">
                  <c:v>19.706952999999999</c:v>
                </c:pt>
                <c:pt idx="540">
                  <c:v>8.8496050000000004</c:v>
                </c:pt>
                <c:pt idx="541">
                  <c:v>16.83588</c:v>
                </c:pt>
                <c:pt idx="542">
                  <c:v>6.9675880000000001</c:v>
                </c:pt>
                <c:pt idx="543">
                  <c:v>12.833541</c:v>
                </c:pt>
                <c:pt idx="544">
                  <c:v>4.880852</c:v>
                </c:pt>
                <c:pt idx="545">
                  <c:v>9.0010779999999997</c:v>
                </c:pt>
                <c:pt idx="546">
                  <c:v>3.548692</c:v>
                </c:pt>
                <c:pt idx="547">
                  <c:v>6.6547660000000004</c:v>
                </c:pt>
                <c:pt idx="548">
                  <c:v>2.6541999999999999</c:v>
                </c:pt>
                <c:pt idx="549">
                  <c:v>4.7791630000000005</c:v>
                </c:pt>
                <c:pt idx="550">
                  <c:v>1.520597</c:v>
                </c:pt>
                <c:pt idx="551">
                  <c:v>2.393891</c:v>
                </c:pt>
                <c:pt idx="552">
                  <c:v>0.23746999999999999</c:v>
                </c:pt>
                <c:pt idx="553">
                  <c:v>-8.0065000000000025E-2</c:v>
                </c:pt>
                <c:pt idx="554">
                  <c:v>-0.84260100000000004</c:v>
                </c:pt>
                <c:pt idx="555">
                  <c:v>-2.208637</c:v>
                </c:pt>
                <c:pt idx="556">
                  <c:v>-1.9176960000000001</c:v>
                </c:pt>
                <c:pt idx="557">
                  <c:v>-4.3684969999999996</c:v>
                </c:pt>
                <c:pt idx="558">
                  <c:v>-2.8762789999999998</c:v>
                </c:pt>
                <c:pt idx="559">
                  <c:v>-6.131672</c:v>
                </c:pt>
                <c:pt idx="560">
                  <c:v>-3.671262</c:v>
                </c:pt>
                <c:pt idx="561">
                  <c:v>-7.8002680000000009</c:v>
                </c:pt>
                <c:pt idx="562">
                  <c:v>-4.5891440000000001</c:v>
                </c:pt>
                <c:pt idx="563">
                  <c:v>-9.5607550000000003</c:v>
                </c:pt>
                <c:pt idx="564">
                  <c:v>-5.2582209999999998</c:v>
                </c:pt>
                <c:pt idx="565">
                  <c:v>-10.691092999999999</c:v>
                </c:pt>
                <c:pt idx="566">
                  <c:v>-5.674525</c:v>
                </c:pt>
                <c:pt idx="567">
                  <c:v>-11.725745</c:v>
                </c:pt>
                <c:pt idx="568">
                  <c:v>-6.5590029999999997</c:v>
                </c:pt>
                <c:pt idx="569">
                  <c:v>-13.797598000000001</c:v>
                </c:pt>
                <c:pt idx="570">
                  <c:v>-7.9201449999999998</c:v>
                </c:pt>
                <c:pt idx="571">
                  <c:v>-16.177225999999997</c:v>
                </c:pt>
                <c:pt idx="572">
                  <c:v>-8.3709570000000006</c:v>
                </c:pt>
                <c:pt idx="573">
                  <c:v>-16.980074000000002</c:v>
                </c:pt>
                <c:pt idx="574">
                  <c:v>-8.8480679999999996</c:v>
                </c:pt>
                <c:pt idx="575">
                  <c:v>-17.820101000000001</c:v>
                </c:pt>
                <c:pt idx="576">
                  <c:v>-8.9651669999999992</c:v>
                </c:pt>
                <c:pt idx="577">
                  <c:v>-17.849088000000002</c:v>
                </c:pt>
                <c:pt idx="578">
                  <c:v>-8.7546040000000005</c:v>
                </c:pt>
                <c:pt idx="579">
                  <c:v>-17.322125</c:v>
                </c:pt>
                <c:pt idx="580">
                  <c:v>-8.3165949999999995</c:v>
                </c:pt>
                <c:pt idx="581">
                  <c:v>-16.260000999999999</c:v>
                </c:pt>
                <c:pt idx="582">
                  <c:v>-7.4973140000000003</c:v>
                </c:pt>
                <c:pt idx="583">
                  <c:v>-14.634740000000001</c:v>
                </c:pt>
                <c:pt idx="584">
                  <c:v>-6.9605129999999997</c:v>
                </c:pt>
                <c:pt idx="585">
                  <c:v>-13.893699</c:v>
                </c:pt>
                <c:pt idx="586">
                  <c:v>-6.9500500000000001</c:v>
                </c:pt>
                <c:pt idx="587">
                  <c:v>-13.834130999999999</c:v>
                </c:pt>
                <c:pt idx="588">
                  <c:v>-6.689781</c:v>
                </c:pt>
                <c:pt idx="589">
                  <c:v>-13.082727999999999</c:v>
                </c:pt>
                <c:pt idx="590">
                  <c:v>-5.9579329999999997</c:v>
                </c:pt>
                <c:pt idx="591">
                  <c:v>-11.392782</c:v>
                </c:pt>
                <c:pt idx="592">
                  <c:v>-4.992407</c:v>
                </c:pt>
                <c:pt idx="593">
                  <c:v>-9.6876670000000011</c:v>
                </c:pt>
                <c:pt idx="594">
                  <c:v>-4.5533609999999998</c:v>
                </c:pt>
                <c:pt idx="595">
                  <c:v>-9.0924109999999985</c:v>
                </c:pt>
                <c:pt idx="596">
                  <c:v>-4.5189370000000002</c:v>
                </c:pt>
                <c:pt idx="597">
                  <c:v>-8.9377139999999997</c:v>
                </c:pt>
                <c:pt idx="598">
                  <c:v>-4.1361160000000003</c:v>
                </c:pt>
                <c:pt idx="599">
                  <c:v>-7.6910850000000002</c:v>
                </c:pt>
                <c:pt idx="600">
                  <c:v>-2.698261</c:v>
                </c:pt>
                <c:pt idx="601">
                  <c:v>-4.3926480000000003</c:v>
                </c:pt>
                <c:pt idx="602">
                  <c:v>-0.74615500000000001</c:v>
                </c:pt>
                <c:pt idx="603">
                  <c:v>-0.831816</c:v>
                </c:pt>
                <c:pt idx="604">
                  <c:v>0.16031599999999999</c:v>
                </c:pt>
                <c:pt idx="605">
                  <c:v>0.31223800000000002</c:v>
                </c:pt>
                <c:pt idx="606">
                  <c:v>0.17507400000000001</c:v>
                </c:pt>
                <c:pt idx="607">
                  <c:v>0.56642799999999993</c:v>
                </c:pt>
                <c:pt idx="608">
                  <c:v>0.92823999999999995</c:v>
                </c:pt>
                <c:pt idx="609">
                  <c:v>2.9887680000000003</c:v>
                </c:pt>
                <c:pt idx="610">
                  <c:v>4.0457619999999999</c:v>
                </c:pt>
                <c:pt idx="611">
                  <c:v>10.42113</c:v>
                </c:pt>
                <c:pt idx="612">
                  <c:v>8.1445679999999996</c:v>
                </c:pt>
                <c:pt idx="613">
                  <c:v>16.779761000000001</c:v>
                </c:pt>
                <c:pt idx="614">
                  <c:v>7.4925990000000002</c:v>
                </c:pt>
                <c:pt idx="615">
                  <c:v>13.048297</c:v>
                </c:pt>
                <c:pt idx="616">
                  <c:v>4.1703849999999996</c:v>
                </c:pt>
                <c:pt idx="617">
                  <c:v>8.208715999999999</c:v>
                </c:pt>
                <c:pt idx="618">
                  <c:v>5.1361270000000001</c:v>
                </c:pt>
                <c:pt idx="619">
                  <c:v>12.372133999999999</c:v>
                </c:pt>
                <c:pt idx="620">
                  <c:v>10.150594999999999</c:v>
                </c:pt>
                <c:pt idx="621">
                  <c:v>22.925910000000002</c:v>
                </c:pt>
                <c:pt idx="622">
                  <c:v>14.258201</c:v>
                </c:pt>
                <c:pt idx="623">
                  <c:v>28.984974999999999</c:v>
                </c:pt>
                <c:pt idx="624">
                  <c:v>14.547497</c:v>
                </c:pt>
                <c:pt idx="625">
                  <c:v>28.518257999999999</c:v>
                </c:pt>
                <c:pt idx="626">
                  <c:v>13.071894</c:v>
                </c:pt>
                <c:pt idx="627">
                  <c:v>25.051298000000003</c:v>
                </c:pt>
                <c:pt idx="628">
                  <c:v>10.926373</c:v>
                </c:pt>
                <c:pt idx="629">
                  <c:v>21.084125</c:v>
                </c:pt>
                <c:pt idx="630">
                  <c:v>9.6408339999999999</c:v>
                </c:pt>
                <c:pt idx="631">
                  <c:v>18.857056999999998</c:v>
                </c:pt>
                <c:pt idx="632">
                  <c:v>8.8646609999999999</c:v>
                </c:pt>
                <c:pt idx="633">
                  <c:v>17.396990000000002</c:v>
                </c:pt>
                <c:pt idx="634">
                  <c:v>8.1785829999999997</c:v>
                </c:pt>
                <c:pt idx="635">
                  <c:v>15.887854000000001</c:v>
                </c:pt>
                <c:pt idx="636">
                  <c:v>7.0715070000000004</c:v>
                </c:pt>
                <c:pt idx="637">
                  <c:v>13.391432999999999</c:v>
                </c:pt>
                <c:pt idx="638">
                  <c:v>5.5038159999999996</c:v>
                </c:pt>
                <c:pt idx="639">
                  <c:v>10.208174</c:v>
                </c:pt>
                <c:pt idx="640">
                  <c:v>3.9956</c:v>
                </c:pt>
                <c:pt idx="641">
                  <c:v>7.3951650000000004</c:v>
                </c:pt>
                <c:pt idx="642">
                  <c:v>2.8939629999999998</c:v>
                </c:pt>
                <c:pt idx="643">
                  <c:v>5.3180699999999996</c:v>
                </c:pt>
                <c:pt idx="644">
                  <c:v>1.986076</c:v>
                </c:pt>
                <c:pt idx="645">
                  <c:v>3.5302980000000002</c:v>
                </c:pt>
                <c:pt idx="646">
                  <c:v>1.0850150000000001</c:v>
                </c:pt>
                <c:pt idx="647">
                  <c:v>1.7331590000000001</c:v>
                </c:pt>
                <c:pt idx="648">
                  <c:v>0.18864300000000001</c:v>
                </c:pt>
                <c:pt idx="649">
                  <c:v>-0.21503299999999997</c:v>
                </c:pt>
                <c:pt idx="650">
                  <c:v>-1.132047</c:v>
                </c:pt>
                <c:pt idx="651">
                  <c:v>-3.1046880000000003</c:v>
                </c:pt>
                <c:pt idx="652">
                  <c:v>-2.9034080000000002</c:v>
                </c:pt>
                <c:pt idx="653">
                  <c:v>-6.6951830000000001</c:v>
                </c:pt>
                <c:pt idx="654">
                  <c:v>-4.4589429999999997</c:v>
                </c:pt>
                <c:pt idx="655">
                  <c:v>-9.2980409999999996</c:v>
                </c:pt>
                <c:pt idx="656">
                  <c:v>-5.0245790000000001</c:v>
                </c:pt>
                <c:pt idx="657">
                  <c:v>-10.172901</c:v>
                </c:pt>
                <c:pt idx="658">
                  <c:v>-5.3076169999999996</c:v>
                </c:pt>
                <c:pt idx="659">
                  <c:v>-10.880780999999999</c:v>
                </c:pt>
                <c:pt idx="660">
                  <c:v>-5.9313700000000003</c:v>
                </c:pt>
                <c:pt idx="661">
                  <c:v>-12.2094</c:v>
                </c:pt>
                <c:pt idx="662">
                  <c:v>-6.6022999999999996</c:v>
                </c:pt>
                <c:pt idx="663">
                  <c:v>-13.54684</c:v>
                </c:pt>
                <c:pt idx="664">
                  <c:v>-7.2442679999999999</c:v>
                </c:pt>
                <c:pt idx="665">
                  <c:v>-14.742863</c:v>
                </c:pt>
                <c:pt idx="666">
                  <c:v>-7.7280290000000003</c:v>
                </c:pt>
                <c:pt idx="667">
                  <c:v>-15.702919000000001</c:v>
                </c:pt>
                <c:pt idx="668">
                  <c:v>-8.2212409999999991</c:v>
                </c:pt>
                <c:pt idx="669">
                  <c:v>-16.631945000000002</c:v>
                </c:pt>
                <c:pt idx="670">
                  <c:v>-8.5077079999999992</c:v>
                </c:pt>
                <c:pt idx="671">
                  <c:v>-16.943238000000001</c:v>
                </c:pt>
                <c:pt idx="672">
                  <c:v>-8.1976820000000004</c:v>
                </c:pt>
                <c:pt idx="673">
                  <c:v>-16.053404</c:v>
                </c:pt>
                <c:pt idx="674">
                  <c:v>-7.4968469999999998</c:v>
                </c:pt>
                <c:pt idx="675">
                  <c:v>-14.740314</c:v>
                </c:pt>
                <c:pt idx="676">
                  <c:v>-7.1465449999999997</c:v>
                </c:pt>
                <c:pt idx="677">
                  <c:v>-14.310214999999999</c:v>
                </c:pt>
                <c:pt idx="678">
                  <c:v>-7.1898010000000001</c:v>
                </c:pt>
                <c:pt idx="679">
                  <c:v>-14.299859000000001</c:v>
                </c:pt>
                <c:pt idx="680">
                  <c:v>-6.8917799999999998</c:v>
                </c:pt>
                <c:pt idx="681">
                  <c:v>-13.452475</c:v>
                </c:pt>
                <c:pt idx="682">
                  <c:v>-6.1120289999999997</c:v>
                </c:pt>
                <c:pt idx="683">
                  <c:v>-11.748984999999999</c:v>
                </c:pt>
                <c:pt idx="684">
                  <c:v>-5.2819370000000001</c:v>
                </c:pt>
                <c:pt idx="685">
                  <c:v>-10.399326</c:v>
                </c:pt>
                <c:pt idx="686">
                  <c:v>-5.0651419999999998</c:v>
                </c:pt>
                <c:pt idx="687">
                  <c:v>-10.071352000000001</c:v>
                </c:pt>
                <c:pt idx="688">
                  <c:v>-4.8570380000000002</c:v>
                </c:pt>
                <c:pt idx="689">
                  <c:v>-9.4353250000000006</c:v>
                </c:pt>
                <c:pt idx="690">
                  <c:v>-4.2423690000000001</c:v>
                </c:pt>
                <c:pt idx="691">
                  <c:v>-8.112839000000001</c:v>
                </c:pt>
                <c:pt idx="692">
                  <c:v>-3.4413390000000001</c:v>
                </c:pt>
                <c:pt idx="693">
                  <c:v>-6.446669</c:v>
                </c:pt>
                <c:pt idx="694">
                  <c:v>-2.6268500000000001</c:v>
                </c:pt>
                <c:pt idx="695">
                  <c:v>-4.9868040000000002</c:v>
                </c:pt>
                <c:pt idx="696">
                  <c:v>-2.2083949999999999</c:v>
                </c:pt>
                <c:pt idx="697">
                  <c:v>-4.3217460000000001</c:v>
                </c:pt>
                <c:pt idx="698">
                  <c:v>-1.8465130000000001</c:v>
                </c:pt>
                <c:pt idx="699">
                  <c:v>-3.055294</c:v>
                </c:pt>
                <c:pt idx="700">
                  <c:v>-0.385237</c:v>
                </c:pt>
                <c:pt idx="701">
                  <c:v>0.19963000000000003</c:v>
                </c:pt>
                <c:pt idx="702">
                  <c:v>1.5431870000000001</c:v>
                </c:pt>
                <c:pt idx="703">
                  <c:v>3.7514600000000002</c:v>
                </c:pt>
                <c:pt idx="704">
                  <c:v>2.4128620000000001</c:v>
                </c:pt>
                <c:pt idx="705">
                  <c:v>4.7662680000000002</c:v>
                </c:pt>
                <c:pt idx="706">
                  <c:v>2.4030399999999998</c:v>
                </c:pt>
                <c:pt idx="707">
                  <c:v>5.1124429999999998</c:v>
                </c:pt>
                <c:pt idx="708">
                  <c:v>3.2369180000000002</c:v>
                </c:pt>
                <c:pt idx="709">
                  <c:v>7.1592760000000002</c:v>
                </c:pt>
                <c:pt idx="710">
                  <c:v>4.6751399999999999</c:v>
                </c:pt>
                <c:pt idx="711">
                  <c:v>9.9939439999999991</c:v>
                </c:pt>
                <c:pt idx="712">
                  <c:v>5.8899350000000004</c:v>
                </c:pt>
                <c:pt idx="713">
                  <c:v>12.462254000000001</c:v>
                </c:pt>
                <c:pt idx="714">
                  <c:v>7.304284</c:v>
                </c:pt>
                <c:pt idx="715">
                  <c:v>15.19219</c:v>
                </c:pt>
                <c:pt idx="716">
                  <c:v>8.357488</c:v>
                </c:pt>
                <c:pt idx="717">
                  <c:v>16.818505999999999</c:v>
                </c:pt>
                <c:pt idx="718">
                  <c:v>8.4335869999999993</c:v>
                </c:pt>
                <c:pt idx="719">
                  <c:v>16.897458999999998</c:v>
                </c:pt>
                <c:pt idx="720">
                  <c:v>8.7114440000000002</c:v>
                </c:pt>
                <c:pt idx="721">
                  <c:v>17.978341999999998</c:v>
                </c:pt>
                <c:pt idx="722">
                  <c:v>9.8868620000000007</c:v>
                </c:pt>
                <c:pt idx="723">
                  <c:v>20.285431000000003</c:v>
                </c:pt>
                <c:pt idx="724">
                  <c:v>10.735315999999999</c:v>
                </c:pt>
                <c:pt idx="725">
                  <c:v>21.577943999999999</c:v>
                </c:pt>
                <c:pt idx="726">
                  <c:v>10.762085000000001</c:v>
                </c:pt>
                <c:pt idx="727">
                  <c:v>21.345869</c:v>
                </c:pt>
                <c:pt idx="728">
                  <c:v>10.265361</c:v>
                </c:pt>
                <c:pt idx="729">
                  <c:v>20.120322999999999</c:v>
                </c:pt>
                <c:pt idx="730">
                  <c:v>9.4018010000000007</c:v>
                </c:pt>
                <c:pt idx="731">
                  <c:v>18.292062999999999</c:v>
                </c:pt>
                <c:pt idx="732">
                  <c:v>8.3123159999999991</c:v>
                </c:pt>
                <c:pt idx="733">
                  <c:v>16.093201999999998</c:v>
                </c:pt>
                <c:pt idx="734">
                  <c:v>7.3060910000000003</c:v>
                </c:pt>
                <c:pt idx="735">
                  <c:v>14.143247000000001</c:v>
                </c:pt>
                <c:pt idx="736">
                  <c:v>6.2861200000000004</c:v>
                </c:pt>
                <c:pt idx="737">
                  <c:v>11.887209</c:v>
                </c:pt>
                <c:pt idx="738">
                  <c:v>4.7906060000000004</c:v>
                </c:pt>
                <c:pt idx="739">
                  <c:v>8.7047230000000013</c:v>
                </c:pt>
                <c:pt idx="740">
                  <c:v>3.040092</c:v>
                </c:pt>
                <c:pt idx="741">
                  <c:v>5.2211259999999999</c:v>
                </c:pt>
                <c:pt idx="742">
                  <c:v>1.3703350000000001</c:v>
                </c:pt>
                <c:pt idx="743">
                  <c:v>1.9592420000000002</c:v>
                </c:pt>
                <c:pt idx="744">
                  <c:v>-0.158495</c:v>
                </c:pt>
                <c:pt idx="745">
                  <c:v>-1.0096890000000001</c:v>
                </c:pt>
                <c:pt idx="746">
                  <c:v>-1.4925999999999999</c:v>
                </c:pt>
                <c:pt idx="747">
                  <c:v>-3.5578989999999999</c:v>
                </c:pt>
                <c:pt idx="748">
                  <c:v>-2.5226709999999999</c:v>
                </c:pt>
                <c:pt idx="749">
                  <c:v>-5.4154059999999999</c:v>
                </c:pt>
                <c:pt idx="750">
                  <c:v>-3.283137</c:v>
                </c:pt>
                <c:pt idx="751">
                  <c:v>-6.9760439999999999</c:v>
                </c:pt>
                <c:pt idx="752">
                  <c:v>-4.0763550000000004</c:v>
                </c:pt>
                <c:pt idx="753">
                  <c:v>-8.5573270000000008</c:v>
                </c:pt>
                <c:pt idx="754">
                  <c:v>-4.935543</c:v>
                </c:pt>
                <c:pt idx="755">
                  <c:v>-10.285143</c:v>
                </c:pt>
                <c:pt idx="756">
                  <c:v>-5.6525619999999996</c:v>
                </c:pt>
                <c:pt idx="757">
                  <c:v>-11.524740999999999</c:v>
                </c:pt>
                <c:pt idx="758">
                  <c:v>-6.0919420000000004</c:v>
                </c:pt>
                <c:pt idx="759">
                  <c:v>-12.466087000000002</c:v>
                </c:pt>
                <c:pt idx="760">
                  <c:v>-6.7176600000000004</c:v>
                </c:pt>
                <c:pt idx="761">
                  <c:v>-13.833660999999999</c:v>
                </c:pt>
                <c:pt idx="762">
                  <c:v>-7.5094620000000001</c:v>
                </c:pt>
                <c:pt idx="763">
                  <c:v>-15.394109</c:v>
                </c:pt>
                <c:pt idx="764">
                  <c:v>-8.2371189999999999</c:v>
                </c:pt>
                <c:pt idx="765">
                  <c:v>-16.716974999999998</c:v>
                </c:pt>
                <c:pt idx="766">
                  <c:v>-8.5733189999999997</c:v>
                </c:pt>
                <c:pt idx="767">
                  <c:v>-17.034794999999999</c:v>
                </c:pt>
                <c:pt idx="768">
                  <c:v>-8.245438</c:v>
                </c:pt>
                <c:pt idx="769">
                  <c:v>-16.328381</c:v>
                </c:pt>
                <c:pt idx="770">
                  <c:v>-8.0343149999999994</c:v>
                </c:pt>
                <c:pt idx="771">
                  <c:v>-16.185237000000001</c:v>
                </c:pt>
                <c:pt idx="772">
                  <c:v>-8.386692</c:v>
                </c:pt>
                <c:pt idx="773">
                  <c:v>-16.947293999999999</c:v>
                </c:pt>
                <c:pt idx="774">
                  <c:v>-8.4282660000000007</c:v>
                </c:pt>
                <c:pt idx="775">
                  <c:v>-16.42088</c:v>
                </c:pt>
                <c:pt idx="776">
                  <c:v>-7.5840529999999999</c:v>
                </c:pt>
                <c:pt idx="777">
                  <c:v>-14.884557000000001</c:v>
                </c:pt>
                <c:pt idx="778">
                  <c:v>-6.8810440000000002</c:v>
                </c:pt>
                <c:pt idx="779">
                  <c:v>-13.28032</c:v>
                </c:pt>
                <c:pt idx="780">
                  <c:v>-5.9345990000000004</c:v>
                </c:pt>
                <c:pt idx="781">
                  <c:v>-11.389618</c:v>
                </c:pt>
                <c:pt idx="782">
                  <c:v>-5.0846679999999997</c:v>
                </c:pt>
                <c:pt idx="783">
                  <c:v>-9.9915589999999987</c:v>
                </c:pt>
                <c:pt idx="784">
                  <c:v>-4.6152920000000002</c:v>
                </c:pt>
                <c:pt idx="785">
                  <c:v>-8.7289339999999989</c:v>
                </c:pt>
                <c:pt idx="786">
                  <c:v>-3.6042100000000001</c:v>
                </c:pt>
                <c:pt idx="787">
                  <c:v>-6.7198290000000007</c:v>
                </c:pt>
                <c:pt idx="788">
                  <c:v>-2.6314519999999999</c:v>
                </c:pt>
                <c:pt idx="789">
                  <c:v>-5.0011449999999993</c:v>
                </c:pt>
                <c:pt idx="790">
                  <c:v>-2.3591389999999999</c:v>
                </c:pt>
                <c:pt idx="791">
                  <c:v>-4.655259</c:v>
                </c:pt>
                <c:pt idx="792">
                  <c:v>-2.174769</c:v>
                </c:pt>
                <c:pt idx="793">
                  <c:v>-4.0617339999999995</c:v>
                </c:pt>
                <c:pt idx="794">
                  <c:v>-1.3410390000000001</c:v>
                </c:pt>
                <c:pt idx="795">
                  <c:v>-1.9408820000000002</c:v>
                </c:pt>
                <c:pt idx="796">
                  <c:v>0.21987999999999999</c:v>
                </c:pt>
                <c:pt idx="797">
                  <c:v>1.1019030000000001</c:v>
                </c:pt>
                <c:pt idx="798">
                  <c:v>1.4454089999999999</c:v>
                </c:pt>
                <c:pt idx="799">
                  <c:v>3.3422269999999998</c:v>
                </c:pt>
                <c:pt idx="800">
                  <c:v>2.3022420000000001</c:v>
                </c:pt>
                <c:pt idx="801">
                  <c:v>4.9144240000000003</c:v>
                </c:pt>
                <c:pt idx="802">
                  <c:v>3.1683129999999999</c:v>
                </c:pt>
                <c:pt idx="803">
                  <c:v>7.5178980000000006</c:v>
                </c:pt>
                <c:pt idx="804">
                  <c:v>5.870482</c:v>
                </c:pt>
                <c:pt idx="805">
                  <c:v>13.206279</c:v>
                </c:pt>
                <c:pt idx="806">
                  <c:v>8.3538270000000008</c:v>
                </c:pt>
                <c:pt idx="807">
                  <c:v>16.828887000000002</c:v>
                </c:pt>
                <c:pt idx="808">
                  <c:v>7.7075170000000002</c:v>
                </c:pt>
                <c:pt idx="809">
                  <c:v>14.276019999999999</c:v>
                </c:pt>
                <c:pt idx="810">
                  <c:v>5.8978910000000004</c:v>
                </c:pt>
                <c:pt idx="811">
                  <c:v>12.107559999999999</c:v>
                </c:pt>
                <c:pt idx="812">
                  <c:v>7.4679679999999999</c:v>
                </c:pt>
                <c:pt idx="813">
                  <c:v>16.603842</c:v>
                </c:pt>
                <c:pt idx="814">
                  <c:v>10.542960000000001</c:v>
                </c:pt>
                <c:pt idx="815">
                  <c:v>21.887526999999999</c:v>
                </c:pt>
                <c:pt idx="816">
                  <c:v>11.675782</c:v>
                </c:pt>
                <c:pt idx="817">
                  <c:v>23.481315000000002</c:v>
                </c:pt>
                <c:pt idx="818">
                  <c:v>11.707004</c:v>
                </c:pt>
                <c:pt idx="819">
                  <c:v>23.273579999999999</c:v>
                </c:pt>
                <c:pt idx="820">
                  <c:v>11.37236</c:v>
                </c:pt>
                <c:pt idx="821">
                  <c:v>22.404589000000001</c:v>
                </c:pt>
                <c:pt idx="822">
                  <c:v>10.565351</c:v>
                </c:pt>
                <c:pt idx="823">
                  <c:v>20.541893000000002</c:v>
                </c:pt>
                <c:pt idx="824">
                  <c:v>9.2567470000000007</c:v>
                </c:pt>
                <c:pt idx="825">
                  <c:v>17.750576000000002</c:v>
                </c:pt>
                <c:pt idx="826">
                  <c:v>7.6683529999999998</c:v>
                </c:pt>
                <c:pt idx="827">
                  <c:v>14.611419999999999</c:v>
                </c:pt>
                <c:pt idx="828">
                  <c:v>6.3453679999999997</c:v>
                </c:pt>
                <c:pt idx="829">
                  <c:v>12.096428</c:v>
                </c:pt>
                <c:pt idx="830">
                  <c:v>5.1809539999999998</c:v>
                </c:pt>
                <c:pt idx="831">
                  <c:v>9.8199690000000004</c:v>
                </c:pt>
                <c:pt idx="832">
                  <c:v>4.1762389999999998</c:v>
                </c:pt>
                <c:pt idx="833">
                  <c:v>8.0376159999999999</c:v>
                </c:pt>
                <c:pt idx="834">
                  <c:v>3.6268370000000001</c:v>
                </c:pt>
                <c:pt idx="835">
                  <c:v>7.0556739999999998</c:v>
                </c:pt>
                <c:pt idx="836">
                  <c:v>3.1800039999999998</c:v>
                </c:pt>
                <c:pt idx="837">
                  <c:v>5.9885640000000002</c:v>
                </c:pt>
                <c:pt idx="838">
                  <c:v>2.3321710000000002</c:v>
                </c:pt>
                <c:pt idx="839">
                  <c:v>4.0745760000000004</c:v>
                </c:pt>
                <c:pt idx="840">
                  <c:v>1.020184</c:v>
                </c:pt>
                <c:pt idx="841">
                  <c:v>1.167076</c:v>
                </c:pt>
                <c:pt idx="842">
                  <c:v>-0.62756999999999996</c:v>
                </c:pt>
                <c:pt idx="843">
                  <c:v>-1.9557819999999999</c:v>
                </c:pt>
                <c:pt idx="844">
                  <c:v>-1.961295</c:v>
                </c:pt>
                <c:pt idx="845">
                  <c:v>-4.3846749999999997</c:v>
                </c:pt>
                <c:pt idx="846">
                  <c:v>-2.8263739999999999</c:v>
                </c:pt>
                <c:pt idx="847">
                  <c:v>-6.0870709999999999</c:v>
                </c:pt>
                <c:pt idx="848">
                  <c:v>-3.7211729999999998</c:v>
                </c:pt>
                <c:pt idx="849">
                  <c:v>-7.913613999999999</c:v>
                </c:pt>
                <c:pt idx="850">
                  <c:v>-4.6278030000000001</c:v>
                </c:pt>
                <c:pt idx="851">
                  <c:v>-9.6237300000000001</c:v>
                </c:pt>
                <c:pt idx="852">
                  <c:v>-5.2706400000000002</c:v>
                </c:pt>
                <c:pt idx="853">
                  <c:v>-10.762454999999999</c:v>
                </c:pt>
                <c:pt idx="854">
                  <c:v>-5.621632</c:v>
                </c:pt>
                <c:pt idx="855">
                  <c:v>-11.218116999999999</c:v>
                </c:pt>
                <c:pt idx="856">
                  <c:v>-5.5474540000000001</c:v>
                </c:pt>
                <c:pt idx="857">
                  <c:v>-11.081315</c:v>
                </c:pt>
                <c:pt idx="858">
                  <c:v>-5.5280060000000004</c:v>
                </c:pt>
                <c:pt idx="859">
                  <c:v>-11.136331999999999</c:v>
                </c:pt>
                <c:pt idx="860">
                  <c:v>-5.8259740000000004</c:v>
                </c:pt>
                <c:pt idx="861">
                  <c:v>-11.948589</c:v>
                </c:pt>
                <c:pt idx="862">
                  <c:v>-6.4114180000000003</c:v>
                </c:pt>
                <c:pt idx="863">
                  <c:v>-13.007709</c:v>
                </c:pt>
                <c:pt idx="864">
                  <c:v>-6.6696030000000004</c:v>
                </c:pt>
                <c:pt idx="865">
                  <c:v>-13.361301000000001</c:v>
                </c:pt>
                <c:pt idx="866">
                  <c:v>-6.6928970000000003</c:v>
                </c:pt>
                <c:pt idx="867">
                  <c:v>-13.45485</c:v>
                </c:pt>
                <c:pt idx="868">
                  <c:v>-6.8145420000000003</c:v>
                </c:pt>
                <c:pt idx="869">
                  <c:v>-13.662500000000001</c:v>
                </c:pt>
                <c:pt idx="870">
                  <c:v>-6.8996500000000003</c:v>
                </c:pt>
                <c:pt idx="871">
                  <c:v>-13.882227</c:v>
                </c:pt>
                <c:pt idx="872">
                  <c:v>-7.1549440000000004</c:v>
                </c:pt>
                <c:pt idx="873">
                  <c:v>-14.482656</c:v>
                </c:pt>
                <c:pt idx="874">
                  <c:v>-7.2625409999999997</c:v>
                </c:pt>
                <c:pt idx="875">
                  <c:v>-14.289276000000001</c:v>
                </c:pt>
                <c:pt idx="876">
                  <c:v>-6.8417770000000004</c:v>
                </c:pt>
                <c:pt idx="877">
                  <c:v>-13.517860000000001</c:v>
                </c:pt>
                <c:pt idx="878">
                  <c:v>-6.4210039999999999</c:v>
                </c:pt>
                <c:pt idx="879">
                  <c:v>-12.51587</c:v>
                </c:pt>
                <c:pt idx="880">
                  <c:v>-5.8104550000000001</c:v>
                </c:pt>
                <c:pt idx="881">
                  <c:v>-11.328938000000001</c:v>
                </c:pt>
                <c:pt idx="882">
                  <c:v>-5.1401260000000004</c:v>
                </c:pt>
                <c:pt idx="883">
                  <c:v>-9.8168930000000003</c:v>
                </c:pt>
                <c:pt idx="884">
                  <c:v>-4.1343490000000003</c:v>
                </c:pt>
                <c:pt idx="885">
                  <c:v>-7.8554100000000009</c:v>
                </c:pt>
                <c:pt idx="886">
                  <c:v>-3.4729429999999999</c:v>
                </c:pt>
                <c:pt idx="887">
                  <c:v>-6.7771290000000004</c:v>
                </c:pt>
                <c:pt idx="888">
                  <c:v>-3.169645</c:v>
                </c:pt>
                <c:pt idx="889">
                  <c:v>-6.1399010000000001</c:v>
                </c:pt>
                <c:pt idx="890">
                  <c:v>-2.7071960000000002</c:v>
                </c:pt>
                <c:pt idx="891">
                  <c:v>-5.1305290000000001</c:v>
                </c:pt>
                <c:pt idx="892">
                  <c:v>-2.1145740000000002</c:v>
                </c:pt>
                <c:pt idx="893">
                  <c:v>-3.8720370000000002</c:v>
                </c:pt>
                <c:pt idx="894">
                  <c:v>-1.339899</c:v>
                </c:pt>
                <c:pt idx="895">
                  <c:v>-2.2835399999999999</c:v>
                </c:pt>
                <c:pt idx="896">
                  <c:v>-0.65995700000000002</c:v>
                </c:pt>
                <c:pt idx="897">
                  <c:v>-1.0678160000000001</c:v>
                </c:pt>
                <c:pt idx="898">
                  <c:v>-0.118771</c:v>
                </c:pt>
                <c:pt idx="899">
                  <c:v>0.14109499999999997</c:v>
                </c:pt>
                <c:pt idx="900">
                  <c:v>0.77497400000000005</c:v>
                </c:pt>
                <c:pt idx="901">
                  <c:v>2.1336550000000001</c:v>
                </c:pt>
                <c:pt idx="902">
                  <c:v>1.805782</c:v>
                </c:pt>
                <c:pt idx="903">
                  <c:v>3.719668</c:v>
                </c:pt>
                <c:pt idx="904">
                  <c:v>1.866976</c:v>
                </c:pt>
                <c:pt idx="905">
                  <c:v>3.9224670000000001</c:v>
                </c:pt>
                <c:pt idx="906">
                  <c:v>2.6635810000000002</c:v>
                </c:pt>
                <c:pt idx="907">
                  <c:v>6.5247290000000007</c:v>
                </c:pt>
                <c:pt idx="908">
                  <c:v>5.5299490000000002</c:v>
                </c:pt>
                <c:pt idx="909">
                  <c:v>12.57447</c:v>
                </c:pt>
                <c:pt idx="910">
                  <c:v>8.111364</c:v>
                </c:pt>
                <c:pt idx="911">
                  <c:v>16.795887</c:v>
                </c:pt>
                <c:pt idx="912">
                  <c:v>8.7426189999999995</c:v>
                </c:pt>
                <c:pt idx="913">
                  <c:v>17.096864</c:v>
                </c:pt>
                <c:pt idx="914">
                  <c:v>7.7223740000000003</c:v>
                </c:pt>
                <c:pt idx="915">
                  <c:v>14.977161000000001</c:v>
                </c:pt>
                <c:pt idx="916">
                  <c:v>7.1768280000000004</c:v>
                </c:pt>
                <c:pt idx="917">
                  <c:v>14.681084</c:v>
                </c:pt>
                <c:pt idx="918">
                  <c:v>8.068873</c:v>
                </c:pt>
                <c:pt idx="919">
                  <c:v>16.756940999999998</c:v>
                </c:pt>
                <c:pt idx="920">
                  <c:v>9.1451349999999998</c:v>
                </c:pt>
                <c:pt idx="921">
                  <c:v>18.362625000000001</c:v>
                </c:pt>
                <c:pt idx="922">
                  <c:v>9.0999800000000004</c:v>
                </c:pt>
                <c:pt idx="923">
                  <c:v>18.136684000000002</c:v>
                </c:pt>
                <c:pt idx="924">
                  <c:v>9.0676590000000008</c:v>
                </c:pt>
                <c:pt idx="925">
                  <c:v>18.165665000000001</c:v>
                </c:pt>
                <c:pt idx="926">
                  <c:v>9.0579289999999997</c:v>
                </c:pt>
                <c:pt idx="927">
                  <c:v>18.027729000000001</c:v>
                </c:pt>
                <c:pt idx="928">
                  <c:v>8.778613</c:v>
                </c:pt>
                <c:pt idx="929">
                  <c:v>17.23152</c:v>
                </c:pt>
                <c:pt idx="930">
                  <c:v>8.0384960000000003</c:v>
                </c:pt>
                <c:pt idx="931">
                  <c:v>15.54936</c:v>
                </c:pt>
                <c:pt idx="932">
                  <c:v>6.8571679999999997</c:v>
                </c:pt>
                <c:pt idx="933">
                  <c:v>13.051197999999999</c:v>
                </c:pt>
                <c:pt idx="934">
                  <c:v>5.5828470000000001</c:v>
                </c:pt>
                <c:pt idx="935">
                  <c:v>10.609943000000001</c:v>
                </c:pt>
                <c:pt idx="936">
                  <c:v>4.3811879999999999</c:v>
                </c:pt>
                <c:pt idx="937">
                  <c:v>7.906987</c:v>
                </c:pt>
                <c:pt idx="938">
                  <c:v>2.5328849999999998</c:v>
                </c:pt>
                <c:pt idx="939">
                  <c:v>3.7996099999999999</c:v>
                </c:pt>
                <c:pt idx="940">
                  <c:v>-1.0921E-2</c:v>
                </c:pt>
                <c:pt idx="941">
                  <c:v>-0.93221699999999996</c:v>
                </c:pt>
                <c:pt idx="942">
                  <c:v>-1.6830350000000001</c:v>
                </c:pt>
                <c:pt idx="943">
                  <c:v>-3.9766360000000001</c:v>
                </c:pt>
                <c:pt idx="944">
                  <c:v>-2.8215089999999998</c:v>
                </c:pt>
                <c:pt idx="945">
                  <c:v>-6.2444410000000001</c:v>
                </c:pt>
                <c:pt idx="946">
                  <c:v>-4.1470200000000004</c:v>
                </c:pt>
                <c:pt idx="947">
                  <c:v>-8.9898720000000001</c:v>
                </c:pt>
                <c:pt idx="948">
                  <c:v>-5.3705569999999998</c:v>
                </c:pt>
                <c:pt idx="949">
                  <c:v>-11.087682000000001</c:v>
                </c:pt>
                <c:pt idx="950">
                  <c:v>-5.959689</c:v>
                </c:pt>
                <c:pt idx="951">
                  <c:v>-12.086026</c:v>
                </c:pt>
                <c:pt idx="952">
                  <c:v>-6.2703009999999999</c:v>
                </c:pt>
                <c:pt idx="953">
                  <c:v>-12.737124999999999</c:v>
                </c:pt>
                <c:pt idx="954">
                  <c:v>-6.7135959999999999</c:v>
                </c:pt>
                <c:pt idx="955">
                  <c:v>-13.722256999999999</c:v>
                </c:pt>
                <c:pt idx="956">
                  <c:v>-7.2067509999999997</c:v>
                </c:pt>
                <c:pt idx="957">
                  <c:v>-14.523357000000001</c:v>
                </c:pt>
                <c:pt idx="958">
                  <c:v>-7.4789599999999998</c:v>
                </c:pt>
                <c:pt idx="959">
                  <c:v>-15.054155999999999</c:v>
                </c:pt>
                <c:pt idx="960">
                  <c:v>-7.5263580000000001</c:v>
                </c:pt>
                <c:pt idx="961">
                  <c:v>-14.994073</c:v>
                </c:pt>
                <c:pt idx="962">
                  <c:v>-7.528276</c:v>
                </c:pt>
                <c:pt idx="963">
                  <c:v>-15.20112</c:v>
                </c:pt>
                <c:pt idx="964">
                  <c:v>-7.795248</c:v>
                </c:pt>
                <c:pt idx="965">
                  <c:v>-15.575037999999999</c:v>
                </c:pt>
                <c:pt idx="966">
                  <c:v>-7.6429260000000001</c:v>
                </c:pt>
                <c:pt idx="967">
                  <c:v>-15.072818999999999</c:v>
                </c:pt>
                <c:pt idx="968">
                  <c:v>-7.2163810000000002</c:v>
                </c:pt>
                <c:pt idx="969">
                  <c:v>-14.279233999999999</c:v>
                </c:pt>
                <c:pt idx="970">
                  <c:v>-6.8370810000000004</c:v>
                </c:pt>
                <c:pt idx="971">
                  <c:v>-13.229409</c:v>
                </c:pt>
                <c:pt idx="972">
                  <c:v>-6.0283490000000004</c:v>
                </c:pt>
                <c:pt idx="973">
                  <c:v>-11.838049999999999</c:v>
                </c:pt>
                <c:pt idx="974">
                  <c:v>-5.6545870000000003</c:v>
                </c:pt>
                <c:pt idx="975">
                  <c:v>-11.155066000000001</c:v>
                </c:pt>
                <c:pt idx="976">
                  <c:v>-5.4379</c:v>
                </c:pt>
                <c:pt idx="977">
                  <c:v>-10.914404000000001</c:v>
                </c:pt>
                <c:pt idx="978">
                  <c:v>-5.425554</c:v>
                </c:pt>
                <c:pt idx="979">
                  <c:v>-10.705259999999999</c:v>
                </c:pt>
                <c:pt idx="980">
                  <c:v>-4.9351209999999996</c:v>
                </c:pt>
                <c:pt idx="981">
                  <c:v>-9.5450780000000002</c:v>
                </c:pt>
                <c:pt idx="982">
                  <c:v>-4.4668359999999998</c:v>
                </c:pt>
                <c:pt idx="983">
                  <c:v>-8.7876200000000004</c:v>
                </c:pt>
                <c:pt idx="984">
                  <c:v>-3.9875579999999999</c:v>
                </c:pt>
                <c:pt idx="985">
                  <c:v>-7.3763670000000001</c:v>
                </c:pt>
                <c:pt idx="986">
                  <c:v>-2.6074359999999999</c:v>
                </c:pt>
                <c:pt idx="987">
                  <c:v>-4.3560970000000001</c:v>
                </c:pt>
                <c:pt idx="988">
                  <c:v>-0.82890399999999997</c:v>
                </c:pt>
                <c:pt idx="989">
                  <c:v>-0.60593199999999992</c:v>
                </c:pt>
                <c:pt idx="990">
                  <c:v>1.6230370000000001</c:v>
                </c:pt>
                <c:pt idx="991">
                  <c:v>5.0696690000000002</c:v>
                </c:pt>
                <c:pt idx="992">
                  <c:v>5.3984709999999998</c:v>
                </c:pt>
                <c:pt idx="993">
                  <c:v>12.415597</c:v>
                </c:pt>
                <c:pt idx="994">
                  <c:v>8.0976049999999997</c:v>
                </c:pt>
                <c:pt idx="995">
                  <c:v>16.861252</c:v>
                </c:pt>
                <c:pt idx="996">
                  <c:v>8.8034890000000008</c:v>
                </c:pt>
                <c:pt idx="997">
                  <c:v>17.283344</c:v>
                </c:pt>
                <c:pt idx="998">
                  <c:v>8.4142779999999995</c:v>
                </c:pt>
                <c:pt idx="999">
                  <c:v>17.035468000000002</c:v>
                </c:pt>
                <c:pt idx="1000">
                  <c:v>8.9909169999999996</c:v>
                </c:pt>
                <c:pt idx="1001">
                  <c:v>18.385511000000001</c:v>
                </c:pt>
                <c:pt idx="1002">
                  <c:v>9.6902740000000005</c:v>
                </c:pt>
                <c:pt idx="1003">
                  <c:v>19.654443000000001</c:v>
                </c:pt>
                <c:pt idx="1004">
                  <c:v>10.011032999999999</c:v>
                </c:pt>
                <c:pt idx="1005">
                  <c:v>19.980952000000002</c:v>
                </c:pt>
                <c:pt idx="1006">
                  <c:v>10.461293</c:v>
                </c:pt>
                <c:pt idx="1007">
                  <c:v>21.772770999999999</c:v>
                </c:pt>
                <c:pt idx="1008">
                  <c:v>11.996596</c:v>
                </c:pt>
                <c:pt idx="1009">
                  <c:v>24.30941</c:v>
                </c:pt>
                <c:pt idx="1010">
                  <c:v>12.337655</c:v>
                </c:pt>
                <c:pt idx="1011">
                  <c:v>24.266956</c:v>
                </c:pt>
                <c:pt idx="1012">
                  <c:v>11.300610000000001</c:v>
                </c:pt>
                <c:pt idx="1013">
                  <c:v>21.968720000000001</c:v>
                </c:pt>
                <c:pt idx="1014">
                  <c:v>10.028725</c:v>
                </c:pt>
                <c:pt idx="1015">
                  <c:v>19.387177000000001</c:v>
                </c:pt>
                <c:pt idx="1016">
                  <c:v>8.6007049999999996</c:v>
                </c:pt>
                <c:pt idx="1017">
                  <c:v>16.375851000000001</c:v>
                </c:pt>
                <c:pt idx="1018">
                  <c:v>6.9340089999999996</c:v>
                </c:pt>
                <c:pt idx="1019">
                  <c:v>13.064917999999999</c:v>
                </c:pt>
                <c:pt idx="1020">
                  <c:v>5.3487770000000001</c:v>
                </c:pt>
                <c:pt idx="1021">
                  <c:v>9.9055309999999999</c:v>
                </c:pt>
                <c:pt idx="1022">
                  <c:v>3.761444</c:v>
                </c:pt>
                <c:pt idx="1023">
                  <c:v>6.7225280000000005</c:v>
                </c:pt>
                <c:pt idx="1024">
                  <c:v>2.0916960000000002</c:v>
                </c:pt>
                <c:pt idx="1025">
                  <c:v>3.215986</c:v>
                </c:pt>
                <c:pt idx="1026">
                  <c:v>8.4519999999999994E-3</c:v>
                </c:pt>
                <c:pt idx="1027">
                  <c:v>-1.1403380000000001</c:v>
                </c:pt>
                <c:pt idx="1028">
                  <c:v>-2.2090510000000001</c:v>
                </c:pt>
                <c:pt idx="1029">
                  <c:v>-5.3335220000000003</c:v>
                </c:pt>
                <c:pt idx="1030">
                  <c:v>-3.7802539999999998</c:v>
                </c:pt>
                <c:pt idx="1031">
                  <c:v>-7.9880040000000001</c:v>
                </c:pt>
                <c:pt idx="1032">
                  <c:v>-4.566459</c:v>
                </c:pt>
                <c:pt idx="1033">
                  <c:v>-9.496970000000001</c:v>
                </c:pt>
                <c:pt idx="1034">
                  <c:v>-5.3034350000000003</c:v>
                </c:pt>
                <c:pt idx="1035">
                  <c:v>-10.996634</c:v>
                </c:pt>
                <c:pt idx="1036">
                  <c:v>-6.0996800000000002</c:v>
                </c:pt>
                <c:pt idx="1037">
                  <c:v>-12.582622000000001</c:v>
                </c:pt>
                <c:pt idx="1038">
                  <c:v>-6.8456599999999996</c:v>
                </c:pt>
                <c:pt idx="1039">
                  <c:v>-14.069196999999999</c:v>
                </c:pt>
                <c:pt idx="1040">
                  <c:v>-7.7031660000000004</c:v>
                </c:pt>
                <c:pt idx="1041">
                  <c:v>-15.900241999999999</c:v>
                </c:pt>
                <c:pt idx="1042">
                  <c:v>-8.4669799999999995</c:v>
                </c:pt>
                <c:pt idx="1043">
                  <c:v>-17.055824999999999</c:v>
                </c:pt>
                <c:pt idx="1044">
                  <c:v>-8.7601010000000006</c:v>
                </c:pt>
                <c:pt idx="1045">
                  <c:v>-17.734216</c:v>
                </c:pt>
                <c:pt idx="1046">
                  <c:v>-9.1842179999999995</c:v>
                </c:pt>
                <c:pt idx="1047">
                  <c:v>-18.705182000000001</c:v>
                </c:pt>
                <c:pt idx="1048">
                  <c:v>-9.9765630000000005</c:v>
                </c:pt>
                <c:pt idx="1049">
                  <c:v>-20.411687999999998</c:v>
                </c:pt>
                <c:pt idx="1050">
                  <c:v>-10.717131</c:v>
                </c:pt>
                <c:pt idx="1051">
                  <c:v>-21.525209</c:v>
                </c:pt>
                <c:pt idx="1052">
                  <c:v>-10.90343</c:v>
                </c:pt>
                <c:pt idx="1053">
                  <c:v>-22.101164000000001</c:v>
                </c:pt>
                <c:pt idx="1054">
                  <c:v>-11.409891</c:v>
                </c:pt>
                <c:pt idx="1055">
                  <c:v>-22.652439999999999</c:v>
                </c:pt>
                <c:pt idx="1056">
                  <c:v>-10.688867</c:v>
                </c:pt>
                <c:pt idx="1057">
                  <c:v>-20.474135</c:v>
                </c:pt>
                <c:pt idx="1058">
                  <c:v>-8.8173460000000006</c:v>
                </c:pt>
                <c:pt idx="1059">
                  <c:v>-16.808595</c:v>
                </c:pt>
                <c:pt idx="1060">
                  <c:v>-7.4683859999999997</c:v>
                </c:pt>
                <c:pt idx="1061">
                  <c:v>-14.635788</c:v>
                </c:pt>
                <c:pt idx="1062">
                  <c:v>-7.2088780000000003</c:v>
                </c:pt>
                <c:pt idx="1063">
                  <c:v>-14.365076999999999</c:v>
                </c:pt>
                <c:pt idx="1064">
                  <c:v>-6.8930600000000002</c:v>
                </c:pt>
                <c:pt idx="1065">
                  <c:v>-13.346927000000001</c:v>
                </c:pt>
                <c:pt idx="1066">
                  <c:v>-5.9019880000000002</c:v>
                </c:pt>
                <c:pt idx="1067">
                  <c:v>-11.046693000000001</c:v>
                </c:pt>
                <c:pt idx="1068">
                  <c:v>-4.3486359999999999</c:v>
                </c:pt>
                <c:pt idx="1069">
                  <c:v>-7.9680020000000003</c:v>
                </c:pt>
                <c:pt idx="1070">
                  <c:v>-3.0924710000000002</c:v>
                </c:pt>
                <c:pt idx="1071">
                  <c:v>-6.1350999999999996</c:v>
                </c:pt>
                <c:pt idx="1072">
                  <c:v>-3.062344</c:v>
                </c:pt>
                <c:pt idx="1073">
                  <c:v>-5.8804689999999997</c:v>
                </c:pt>
                <c:pt idx="1074">
                  <c:v>-2.2716829999999999</c:v>
                </c:pt>
                <c:pt idx="1075">
                  <c:v>-3.4884849999999998</c:v>
                </c:pt>
                <c:pt idx="1076">
                  <c:v>0.43435499999999999</c:v>
                </c:pt>
                <c:pt idx="1077">
                  <c:v>2.601702</c:v>
                </c:pt>
                <c:pt idx="1078">
                  <c:v>3.392004</c:v>
                </c:pt>
                <c:pt idx="1079">
                  <c:v>7.5714319999999997</c:v>
                </c:pt>
                <c:pt idx="1080">
                  <c:v>4.6610009999999997</c:v>
                </c:pt>
                <c:pt idx="1081">
                  <c:v>9.419512000000001</c:v>
                </c:pt>
                <c:pt idx="1082">
                  <c:v>4.62263</c:v>
                </c:pt>
                <c:pt idx="1083">
                  <c:v>9.3081189999999996</c:v>
                </c:pt>
                <c:pt idx="1084">
                  <c:v>5.189635</c:v>
                </c:pt>
                <c:pt idx="1085">
                  <c:v>11.080570999999999</c:v>
                </c:pt>
                <c:pt idx="1086">
                  <c:v>6.8506099999999996</c:v>
                </c:pt>
                <c:pt idx="1087">
                  <c:v>15.420961999999999</c:v>
                </c:pt>
                <c:pt idx="1088">
                  <c:v>10.912015</c:v>
                </c:pt>
                <c:pt idx="1089">
                  <c:v>23.839897000000001</c:v>
                </c:pt>
                <c:pt idx="1090">
                  <c:v>13.79543</c:v>
                </c:pt>
                <c:pt idx="1091">
                  <c:v>27.331509</c:v>
                </c:pt>
                <c:pt idx="1092">
                  <c:v>12.785360000000001</c:v>
                </c:pt>
                <c:pt idx="1093">
                  <c:v>25.065041999999998</c:v>
                </c:pt>
                <c:pt idx="1094">
                  <c:v>12.716203</c:v>
                </c:pt>
                <c:pt idx="1095">
                  <c:v>26.252897000000001</c:v>
                </c:pt>
                <c:pt idx="1096">
                  <c:v>13.869448999999999</c:v>
                </c:pt>
                <c:pt idx="1097">
                  <c:v>27.482295000000001</c:v>
                </c:pt>
                <c:pt idx="1098">
                  <c:v>13.153829999999999</c:v>
                </c:pt>
                <c:pt idx="1099">
                  <c:v>25.770672999999999</c:v>
                </c:pt>
                <c:pt idx="1100">
                  <c:v>12.010085</c:v>
                </c:pt>
                <c:pt idx="1101">
                  <c:v>23.363654</c:v>
                </c:pt>
                <c:pt idx="1102">
                  <c:v>10.629873999999999</c:v>
                </c:pt>
                <c:pt idx="1103">
                  <c:v>20.474378999999999</c:v>
                </c:pt>
                <c:pt idx="1104">
                  <c:v>9.0330639999999995</c:v>
                </c:pt>
                <c:pt idx="1105">
                  <c:v>17.279913999999998</c:v>
                </c:pt>
                <c:pt idx="1106">
                  <c:v>7.5372899999999996</c:v>
                </c:pt>
                <c:pt idx="1107">
                  <c:v>14.405975999999999</c:v>
                </c:pt>
                <c:pt idx="1108">
                  <c:v>6.2234290000000003</c:v>
                </c:pt>
                <c:pt idx="1109">
                  <c:v>11.786176000000001</c:v>
                </c:pt>
                <c:pt idx="1110">
                  <c:v>4.8322839999999996</c:v>
                </c:pt>
                <c:pt idx="1111">
                  <c:v>8.8357010000000002</c:v>
                </c:pt>
                <c:pt idx="1112">
                  <c:v>2.999053</c:v>
                </c:pt>
                <c:pt idx="1113">
                  <c:v>4.8261589999999996</c:v>
                </c:pt>
                <c:pt idx="1114">
                  <c:v>0.58901300000000001</c:v>
                </c:pt>
                <c:pt idx="1115">
                  <c:v>-0.14707999999999999</c:v>
                </c:pt>
                <c:pt idx="1116">
                  <c:v>-1.970855</c:v>
                </c:pt>
                <c:pt idx="1117">
                  <c:v>-4.9347700000000003</c:v>
                </c:pt>
                <c:pt idx="1118">
                  <c:v>-3.7544780000000002</c:v>
                </c:pt>
                <c:pt idx="1119">
                  <c:v>-8.2341080000000009</c:v>
                </c:pt>
                <c:pt idx="1120">
                  <c:v>-5.1447000000000003</c:v>
                </c:pt>
                <c:pt idx="1121">
                  <c:v>-10.815127</c:v>
                </c:pt>
                <c:pt idx="1122">
                  <c:v>-6.0898159999999999</c:v>
                </c:pt>
                <c:pt idx="1123">
                  <c:v>-12.579554</c:v>
                </c:pt>
                <c:pt idx="1124">
                  <c:v>-6.8906850000000004</c:v>
                </c:pt>
                <c:pt idx="1125">
                  <c:v>-14.152732</c:v>
                </c:pt>
                <c:pt idx="1126">
                  <c:v>-7.6153630000000003</c:v>
                </c:pt>
                <c:pt idx="1127">
                  <c:v>-15.505252</c:v>
                </c:pt>
                <c:pt idx="1128">
                  <c:v>-8.1116989999999998</c:v>
                </c:pt>
                <c:pt idx="1129">
                  <c:v>-16.405954000000001</c:v>
                </c:pt>
                <c:pt idx="1130">
                  <c:v>-8.4450330000000005</c:v>
                </c:pt>
                <c:pt idx="1131">
                  <c:v>-17.04712</c:v>
                </c:pt>
                <c:pt idx="1132">
                  <c:v>-8.7802860000000003</c:v>
                </c:pt>
                <c:pt idx="1133">
                  <c:v>-17.982748000000001</c:v>
                </c:pt>
                <c:pt idx="1134">
                  <c:v>-9.7224550000000001</c:v>
                </c:pt>
                <c:pt idx="1135">
                  <c:v>-19.686954999999998</c:v>
                </c:pt>
                <c:pt idx="1136">
                  <c:v>-9.8549089999999993</c:v>
                </c:pt>
                <c:pt idx="1137">
                  <c:v>-19.454782999999999</c:v>
                </c:pt>
                <c:pt idx="1138">
                  <c:v>-9.3119689999999995</c:v>
                </c:pt>
                <c:pt idx="1139">
                  <c:v>-18.211601000000002</c:v>
                </c:pt>
                <c:pt idx="1140">
                  <c:v>-8.4647419999999993</c:v>
                </c:pt>
                <c:pt idx="1141">
                  <c:v>-16.715105999999999</c:v>
                </c:pt>
                <c:pt idx="1142">
                  <c:v>-8.1534060000000004</c:v>
                </c:pt>
                <c:pt idx="1143">
                  <c:v>-16.195045999999998</c:v>
                </c:pt>
                <c:pt idx="1144">
                  <c:v>-7.8621379999999998</c:v>
                </c:pt>
                <c:pt idx="1145">
                  <c:v>-15.287472999999999</c:v>
                </c:pt>
                <c:pt idx="1146">
                  <c:v>-6.634125</c:v>
                </c:pt>
                <c:pt idx="1147">
                  <c:v>-12.567672999999999</c:v>
                </c:pt>
                <c:pt idx="1148">
                  <c:v>-5.3230420000000001</c:v>
                </c:pt>
                <c:pt idx="1149">
                  <c:v>-10.175125000000001</c:v>
                </c:pt>
                <c:pt idx="1150">
                  <c:v>-4.7492109999999998</c:v>
                </c:pt>
                <c:pt idx="1151">
                  <c:v>-9.8304179999999999</c:v>
                </c:pt>
                <c:pt idx="1152">
                  <c:v>-5.3461509999999999</c:v>
                </c:pt>
                <c:pt idx="1153">
                  <c:v>-10.547563</c:v>
                </c:pt>
                <c:pt idx="1154">
                  <c:v>-4.8870839999999998</c:v>
                </c:pt>
                <c:pt idx="1155">
                  <c:v>-9.3218870000000003</c:v>
                </c:pt>
                <c:pt idx="1156">
                  <c:v>-3.8801070000000002</c:v>
                </c:pt>
                <c:pt idx="1157">
                  <c:v>-7.1875619999999998</c:v>
                </c:pt>
                <c:pt idx="1158">
                  <c:v>-2.8162829999999999</c:v>
                </c:pt>
                <c:pt idx="1159">
                  <c:v>-5.2214729999999996</c:v>
                </c:pt>
                <c:pt idx="1160">
                  <c:v>-2.1918419999999998</c:v>
                </c:pt>
                <c:pt idx="1161">
                  <c:v>-4.2877239999999999</c:v>
                </c:pt>
                <c:pt idx="1162">
                  <c:v>-1.8679399999999999</c:v>
                </c:pt>
                <c:pt idx="1163">
                  <c:v>-3.1457990000000002</c:v>
                </c:pt>
                <c:pt idx="1164">
                  <c:v>-0.316965</c:v>
                </c:pt>
                <c:pt idx="1165">
                  <c:v>0.66189199999999992</c:v>
                </c:pt>
                <c:pt idx="1166">
                  <c:v>2.6962060000000001</c:v>
                </c:pt>
                <c:pt idx="1167">
                  <c:v>7.1251889999999998</c:v>
                </c:pt>
                <c:pt idx="1168">
                  <c:v>5.5267739999999996</c:v>
                </c:pt>
                <c:pt idx="1169">
                  <c:v>11.435269999999999</c:v>
                </c:pt>
                <c:pt idx="1170">
                  <c:v>5.9057240000000002</c:v>
                </c:pt>
                <c:pt idx="1171">
                  <c:v>11.834453</c:v>
                </c:pt>
                <c:pt idx="1172">
                  <c:v>6.0376260000000004</c:v>
                </c:pt>
                <c:pt idx="1173">
                  <c:v>12.096337999999999</c:v>
                </c:pt>
                <c:pt idx="1174">
                  <c:v>5.9638039999999997</c:v>
                </c:pt>
                <c:pt idx="1175">
                  <c:v>12.174620000000001</c:v>
                </c:pt>
                <c:pt idx="1176">
                  <c:v>7.2253679999999996</c:v>
                </c:pt>
                <c:pt idx="1177">
                  <c:v>16.176645999999998</c:v>
                </c:pt>
                <c:pt idx="1178">
                  <c:v>10.662483</c:v>
                </c:pt>
                <c:pt idx="1179">
                  <c:v>22.5992</c:v>
                </c:pt>
                <c:pt idx="1180">
                  <c:v>12.696624</c:v>
                </c:pt>
                <c:pt idx="1181">
                  <c:v>25.394380999999999</c:v>
                </c:pt>
                <c:pt idx="1182">
                  <c:v>12.76792</c:v>
                </c:pt>
                <c:pt idx="1183">
                  <c:v>25.983150999999999</c:v>
                </c:pt>
                <c:pt idx="1184">
                  <c:v>13.729122</c:v>
                </c:pt>
                <c:pt idx="1185">
                  <c:v>27.815355</c:v>
                </c:pt>
                <c:pt idx="1186">
                  <c:v>13.95401</c:v>
                </c:pt>
                <c:pt idx="1187">
                  <c:v>27.421044999999999</c:v>
                </c:pt>
                <c:pt idx="1188">
                  <c:v>12.895929000000001</c:v>
                </c:pt>
                <c:pt idx="1189">
                  <c:v>25.195872999999999</c:v>
                </c:pt>
                <c:pt idx="1190">
                  <c:v>11.71369</c:v>
                </c:pt>
                <c:pt idx="1191">
                  <c:v>22.780396</c:v>
                </c:pt>
                <c:pt idx="1192">
                  <c:v>10.349017</c:v>
                </c:pt>
                <c:pt idx="1193">
                  <c:v>19.946784999999998</c:v>
                </c:pt>
                <c:pt idx="1194">
                  <c:v>8.8418290000000006</c:v>
                </c:pt>
                <c:pt idx="1195">
                  <c:v>16.879102000000003</c:v>
                </c:pt>
                <c:pt idx="1196">
                  <c:v>7.2072279999999997</c:v>
                </c:pt>
                <c:pt idx="1197">
                  <c:v>13.557666999999999</c:v>
                </c:pt>
                <c:pt idx="1198">
                  <c:v>5.4819849999999999</c:v>
                </c:pt>
                <c:pt idx="1199">
                  <c:v>10.102219999999999</c:v>
                </c:pt>
                <c:pt idx="1200">
                  <c:v>3.7421310000000001</c:v>
                </c:pt>
                <c:pt idx="1201">
                  <c:v>6.6463859999999997</c:v>
                </c:pt>
                <c:pt idx="1202">
                  <c:v>2.1603970000000001</c:v>
                </c:pt>
                <c:pt idx="1203">
                  <c:v>3.6282909999999999</c:v>
                </c:pt>
                <c:pt idx="1204">
                  <c:v>0.74817599999999995</c:v>
                </c:pt>
                <c:pt idx="1205">
                  <c:v>0.70803199999999999</c:v>
                </c:pt>
                <c:pt idx="1206">
                  <c:v>-0.94958699999999996</c:v>
                </c:pt>
                <c:pt idx="1207">
                  <c:v>-2.9120239999999997</c:v>
                </c:pt>
                <c:pt idx="1208">
                  <c:v>-2.9658950000000002</c:v>
                </c:pt>
                <c:pt idx="1209">
                  <c:v>-6.8615690000000003</c:v>
                </c:pt>
                <c:pt idx="1210">
                  <c:v>-4.6813019999999996</c:v>
                </c:pt>
                <c:pt idx="1211">
                  <c:v>-9.944977999999999</c:v>
                </c:pt>
                <c:pt idx="1212">
                  <c:v>-5.6535289999999998</c:v>
                </c:pt>
                <c:pt idx="1213">
                  <c:v>-11.494136999999998</c:v>
                </c:pt>
                <c:pt idx="1214">
                  <c:v>-5.8343189999999998</c:v>
                </c:pt>
                <c:pt idx="1215">
                  <c:v>-11.610296</c:v>
                </c:pt>
                <c:pt idx="1216">
                  <c:v>-5.7800649999999996</c:v>
                </c:pt>
                <c:pt idx="1217">
                  <c:v>-11.678280000000001</c:v>
                </c:pt>
                <c:pt idx="1218">
                  <c:v>-6.1436190000000002</c:v>
                </c:pt>
                <c:pt idx="1219">
                  <c:v>-12.680343000000001</c:v>
                </c:pt>
                <c:pt idx="1220">
                  <c:v>-7.05192</c:v>
                </c:pt>
                <c:pt idx="1221">
                  <c:v>-14.757156999999999</c:v>
                </c:pt>
                <c:pt idx="1222">
                  <c:v>-8.4568200000000004</c:v>
                </c:pt>
                <c:pt idx="1223">
                  <c:v>-17.586300000000001</c:v>
                </c:pt>
                <c:pt idx="1224">
                  <c:v>-9.5834449999999993</c:v>
                </c:pt>
                <c:pt idx="1225">
                  <c:v>-19.336637</c:v>
                </c:pt>
                <c:pt idx="1226">
                  <c:v>-9.6380549999999996</c:v>
                </c:pt>
                <c:pt idx="1227">
                  <c:v>-19.053049000000001</c:v>
                </c:pt>
                <c:pt idx="1228">
                  <c:v>-9.2892910000000004</c:v>
                </c:pt>
                <c:pt idx="1229">
                  <c:v>-18.607163</c:v>
                </c:pt>
                <c:pt idx="1230">
                  <c:v>-9.4358310000000003</c:v>
                </c:pt>
                <c:pt idx="1231">
                  <c:v>-18.970717</c:v>
                </c:pt>
                <c:pt idx="1232">
                  <c:v>-9.5249780000000008</c:v>
                </c:pt>
                <c:pt idx="1233">
                  <c:v>-18.850923999999999</c:v>
                </c:pt>
                <c:pt idx="1234">
                  <c:v>-8.9510400000000008</c:v>
                </c:pt>
                <c:pt idx="1235">
                  <c:v>-17.353428000000001</c:v>
                </c:pt>
                <c:pt idx="1236">
                  <c:v>-7.7183549999999999</c:v>
                </c:pt>
                <c:pt idx="1237">
                  <c:v>-14.810116000000001</c:v>
                </c:pt>
                <c:pt idx="1238">
                  <c:v>-6.6030439999999997</c:v>
                </c:pt>
                <c:pt idx="1239">
                  <c:v>-12.926371</c:v>
                </c:pt>
                <c:pt idx="1240">
                  <c:v>-6.1670119999999997</c:v>
                </c:pt>
                <c:pt idx="1241">
                  <c:v>-12.175215999999999</c:v>
                </c:pt>
                <c:pt idx="1242">
                  <c:v>-5.8154810000000001</c:v>
                </c:pt>
                <c:pt idx="1243">
                  <c:v>-11.362767</c:v>
                </c:pt>
                <c:pt idx="1244">
                  <c:v>-5.1792720000000001</c:v>
                </c:pt>
                <c:pt idx="1245">
                  <c:v>-9.9049160000000001</c:v>
                </c:pt>
                <c:pt idx="1246">
                  <c:v>-4.2859449999999999</c:v>
                </c:pt>
                <c:pt idx="1247">
                  <c:v>-8.2172020000000003</c:v>
                </c:pt>
                <c:pt idx="1248">
                  <c:v>-3.7053440000000002</c:v>
                </c:pt>
                <c:pt idx="1249">
                  <c:v>-7.2258329999999997</c:v>
                </c:pt>
                <c:pt idx="1250">
                  <c:v>-3.225816</c:v>
                </c:pt>
                <c:pt idx="1251">
                  <c:v>-5.9157290000000007</c:v>
                </c:pt>
                <c:pt idx="1252">
                  <c:v>-1.859904</c:v>
                </c:pt>
                <c:pt idx="1253">
                  <c:v>-2.67699</c:v>
                </c:pt>
                <c:pt idx="1254">
                  <c:v>0.44767699999999999</c:v>
                </c:pt>
                <c:pt idx="1255">
                  <c:v>2.2503250000000001</c:v>
                </c:pt>
                <c:pt idx="1256">
                  <c:v>2.9121389999999998</c:v>
                </c:pt>
                <c:pt idx="1257">
                  <c:v>6.6593819999999999</c:v>
                </c:pt>
                <c:pt idx="1258">
                  <c:v>4.4762769999999996</c:v>
                </c:pt>
                <c:pt idx="1259">
                  <c:v>9.4472880000000004</c:v>
                </c:pt>
                <c:pt idx="1260">
                  <c:v>5.037604</c:v>
                </c:pt>
                <c:pt idx="1261">
                  <c:v>9.9284330000000001</c:v>
                </c:pt>
                <c:pt idx="1262">
                  <c:v>4.5780380000000003</c:v>
                </c:pt>
                <c:pt idx="1263">
                  <c:v>9.0970639999999996</c:v>
                </c:pt>
                <c:pt idx="1264">
                  <c:v>5.0964070000000001</c:v>
                </c:pt>
                <c:pt idx="1265">
                  <c:v>11.265073000000001</c:v>
                </c:pt>
                <c:pt idx="1266">
                  <c:v>7.7444069999999998</c:v>
                </c:pt>
                <c:pt idx="1267">
                  <c:v>17.055167999999998</c:v>
                </c:pt>
                <c:pt idx="1268">
                  <c:v>10.021393</c:v>
                </c:pt>
                <c:pt idx="1269">
                  <c:v>19.883391</c:v>
                </c:pt>
                <c:pt idx="1270">
                  <c:v>9.1683240000000001</c:v>
                </c:pt>
                <c:pt idx="1271">
                  <c:v>17.439973999999999</c:v>
                </c:pt>
                <c:pt idx="1272">
                  <c:v>7.6925030000000003</c:v>
                </c:pt>
                <c:pt idx="1273">
                  <c:v>15.363954</c:v>
                </c:pt>
                <c:pt idx="1274">
                  <c:v>8.2420530000000003</c:v>
                </c:pt>
                <c:pt idx="1275">
                  <c:v>17.782012000000002</c:v>
                </c:pt>
                <c:pt idx="1276">
                  <c:v>11.116107</c:v>
                </c:pt>
                <c:pt idx="1277">
                  <c:v>23.443953</c:v>
                </c:pt>
                <c:pt idx="1278">
                  <c:v>12.929349</c:v>
                </c:pt>
                <c:pt idx="1279">
                  <c:v>25.945711000000003</c:v>
                </c:pt>
                <c:pt idx="1280">
                  <c:v>12.920925</c:v>
                </c:pt>
                <c:pt idx="1281">
                  <c:v>25.559752</c:v>
                </c:pt>
                <c:pt idx="1282">
                  <c:v>12.182931</c:v>
                </c:pt>
                <c:pt idx="1283">
                  <c:v>23.742598999999998</c:v>
                </c:pt>
                <c:pt idx="1284">
                  <c:v>10.736875</c:v>
                </c:pt>
                <c:pt idx="1285">
                  <c:v>20.468555000000002</c:v>
                </c:pt>
                <c:pt idx="1286">
                  <c:v>8.7118990000000007</c:v>
                </c:pt>
                <c:pt idx="1287">
                  <c:v>16.467666000000001</c:v>
                </c:pt>
                <c:pt idx="1288">
                  <c:v>6.878654</c:v>
                </c:pt>
                <c:pt idx="1289">
                  <c:v>12.958036</c:v>
                </c:pt>
                <c:pt idx="1290">
                  <c:v>5.3308989999999996</c:v>
                </c:pt>
                <c:pt idx="1291">
                  <c:v>9.9921720000000001</c:v>
                </c:pt>
                <c:pt idx="1292">
                  <c:v>3.9376419999999999</c:v>
                </c:pt>
                <c:pt idx="1293">
                  <c:v>7.0393030000000003</c:v>
                </c:pt>
                <c:pt idx="1294">
                  <c:v>2.1850209999999999</c:v>
                </c:pt>
                <c:pt idx="1295">
                  <c:v>3.4612749999999997</c:v>
                </c:pt>
                <c:pt idx="1296">
                  <c:v>0.40222000000000002</c:v>
                </c:pt>
                <c:pt idx="1297">
                  <c:v>-3.1747999999999998E-2</c:v>
                </c:pt>
                <c:pt idx="1298">
                  <c:v>-1.2418119999999999</c:v>
                </c:pt>
                <c:pt idx="1299">
                  <c:v>-3.3264899999999997</c:v>
                </c:pt>
                <c:pt idx="1300">
                  <c:v>-2.9420670000000002</c:v>
                </c:pt>
                <c:pt idx="1301">
                  <c:v>-6.6284770000000002</c:v>
                </c:pt>
                <c:pt idx="1302">
                  <c:v>-4.2708969999999997</c:v>
                </c:pt>
                <c:pt idx="1303">
                  <c:v>-9.0193979999999989</c:v>
                </c:pt>
                <c:pt idx="1304">
                  <c:v>-5.2223600000000001</c:v>
                </c:pt>
                <c:pt idx="1305">
                  <c:v>-10.914655</c:v>
                </c:pt>
                <c:pt idx="1306">
                  <c:v>-6.0330959999999996</c:v>
                </c:pt>
                <c:pt idx="1307">
                  <c:v>-12.293092</c:v>
                </c:pt>
                <c:pt idx="1308">
                  <c:v>-6.5078449999999997</c:v>
                </c:pt>
                <c:pt idx="1309">
                  <c:v>-13.304808999999999</c:v>
                </c:pt>
                <c:pt idx="1310">
                  <c:v>-7.0935170000000003</c:v>
                </c:pt>
                <c:pt idx="1311">
                  <c:v>-14.488780999999999</c:v>
                </c:pt>
                <c:pt idx="1312">
                  <c:v>-7.6680789999999996</c:v>
                </c:pt>
                <c:pt idx="1313">
                  <c:v>-15.608784</c:v>
                </c:pt>
                <c:pt idx="1314">
                  <c:v>-8.2861759999999993</c:v>
                </c:pt>
                <c:pt idx="1315">
                  <c:v>-16.928142999999999</c:v>
                </c:pt>
                <c:pt idx="1316">
                  <c:v>-9.0052090000000007</c:v>
                </c:pt>
                <c:pt idx="1317">
                  <c:v>-18.417923000000002</c:v>
                </c:pt>
                <c:pt idx="1318">
                  <c:v>-9.7143029999999992</c:v>
                </c:pt>
                <c:pt idx="1319">
                  <c:v>-19.611379999999997</c:v>
                </c:pt>
                <c:pt idx="1320">
                  <c:v>-9.9881689999999992</c:v>
                </c:pt>
                <c:pt idx="1321">
                  <c:v>-19.875319999999999</c:v>
                </c:pt>
                <c:pt idx="1322">
                  <c:v>-9.7299830000000007</c:v>
                </c:pt>
                <c:pt idx="1323">
                  <c:v>-19.331352000000003</c:v>
                </c:pt>
                <c:pt idx="1324">
                  <c:v>-9.5323379999999993</c:v>
                </c:pt>
                <c:pt idx="1325">
                  <c:v>-19.067328</c:v>
                </c:pt>
                <c:pt idx="1326">
                  <c:v>-9.4160959999999996</c:v>
                </c:pt>
                <c:pt idx="1327">
                  <c:v>-18.468574</c:v>
                </c:pt>
                <c:pt idx="1328">
                  <c:v>-8.3861790000000003</c:v>
                </c:pt>
                <c:pt idx="1329">
                  <c:v>-16.011938000000001</c:v>
                </c:pt>
                <c:pt idx="1330">
                  <c:v>-6.9136790000000001</c:v>
                </c:pt>
                <c:pt idx="1331">
                  <c:v>-13.420151000000001</c:v>
                </c:pt>
                <c:pt idx="1332">
                  <c:v>-6.5569819999999996</c:v>
                </c:pt>
                <c:pt idx="1333">
                  <c:v>-13.132147</c:v>
                </c:pt>
                <c:pt idx="1334">
                  <c:v>-6.380376</c:v>
                </c:pt>
                <c:pt idx="1335">
                  <c:v>-12.448858999999999</c:v>
                </c:pt>
                <c:pt idx="1336">
                  <c:v>-5.6491220000000002</c:v>
                </c:pt>
                <c:pt idx="1337">
                  <c:v>-10.785022999999999</c:v>
                </c:pt>
                <c:pt idx="1338">
                  <c:v>-4.4672859999999996</c:v>
                </c:pt>
                <c:pt idx="1339">
                  <c:v>-8.2844090000000001</c:v>
                </c:pt>
                <c:pt idx="1340">
                  <c:v>-3.228793</c:v>
                </c:pt>
                <c:pt idx="1341">
                  <c:v>-5.8243159999999996</c:v>
                </c:pt>
                <c:pt idx="1342">
                  <c:v>-1.939899</c:v>
                </c:pt>
                <c:pt idx="1343">
                  <c:v>-3.0783849999999999</c:v>
                </c:pt>
                <c:pt idx="1344">
                  <c:v>6.1068999999999998E-2</c:v>
                </c:pt>
                <c:pt idx="1345">
                  <c:v>1.547995</c:v>
                </c:pt>
                <c:pt idx="1346">
                  <c:v>3.0043880000000001</c:v>
                </c:pt>
                <c:pt idx="1347">
                  <c:v>7.3244860000000003</c:v>
                </c:pt>
                <c:pt idx="1348">
                  <c:v>5.2136009999999997</c:v>
                </c:pt>
                <c:pt idx="1349">
                  <c:v>10.922787</c:v>
                </c:pt>
                <c:pt idx="1350">
                  <c:v>5.6245950000000002</c:v>
                </c:pt>
                <c:pt idx="1351">
                  <c:v>10.954141</c:v>
                </c:pt>
                <c:pt idx="1352">
                  <c:v>5.2359609999999996</c:v>
                </c:pt>
                <c:pt idx="1353">
                  <c:v>10.608011999999999</c:v>
                </c:pt>
                <c:pt idx="1354">
                  <c:v>5.6357559999999998</c:v>
                </c:pt>
                <c:pt idx="1355">
                  <c:v>11.668341999999999</c:v>
                </c:pt>
                <c:pt idx="1356">
                  <c:v>6.8091949999999999</c:v>
                </c:pt>
                <c:pt idx="1357">
                  <c:v>14.822215</c:v>
                </c:pt>
                <c:pt idx="1358">
                  <c:v>9.1595890000000004</c:v>
                </c:pt>
                <c:pt idx="1359">
                  <c:v>19.108573</c:v>
                </c:pt>
                <c:pt idx="1360">
                  <c:v>10.418620000000001</c:v>
                </c:pt>
                <c:pt idx="1361">
                  <c:v>20.884495000000001</c:v>
                </c:pt>
                <c:pt idx="1362">
                  <c:v>10.530326000000001</c:v>
                </c:pt>
                <c:pt idx="1363">
                  <c:v>21.477829</c:v>
                </c:pt>
                <c:pt idx="1364">
                  <c:v>11.726772</c:v>
                </c:pt>
                <c:pt idx="1365">
                  <c:v>24.326708</c:v>
                </c:pt>
                <c:pt idx="1366">
                  <c:v>13.085000000000001</c:v>
                </c:pt>
                <c:pt idx="1367">
                  <c:v>26.092626000000003</c:v>
                </c:pt>
                <c:pt idx="1368">
                  <c:v>12.68568</c:v>
                </c:pt>
                <c:pt idx="1369">
                  <c:v>25.053637000000002</c:v>
                </c:pt>
                <c:pt idx="1370">
                  <c:v>12.039624999999999</c:v>
                </c:pt>
                <c:pt idx="1371">
                  <c:v>23.630882</c:v>
                </c:pt>
                <c:pt idx="1372">
                  <c:v>10.916437999999999</c:v>
                </c:pt>
                <c:pt idx="1373">
                  <c:v>20.956628000000002</c:v>
                </c:pt>
                <c:pt idx="1374">
                  <c:v>9.0053599999999996</c:v>
                </c:pt>
                <c:pt idx="1375">
                  <c:v>16.828533999999998</c:v>
                </c:pt>
                <c:pt idx="1376">
                  <c:v>6.6638339999999996</c:v>
                </c:pt>
                <c:pt idx="1377">
                  <c:v>12.314432999999999</c:v>
                </c:pt>
                <c:pt idx="1378">
                  <c:v>4.8054379999999997</c:v>
                </c:pt>
                <c:pt idx="1379">
                  <c:v>9.0255170000000007</c:v>
                </c:pt>
                <c:pt idx="1380">
                  <c:v>3.8822399999999999</c:v>
                </c:pt>
                <c:pt idx="1381">
                  <c:v>7.5173310000000004</c:v>
                </c:pt>
                <c:pt idx="1382">
                  <c:v>3.3054739999999998</c:v>
                </c:pt>
                <c:pt idx="1383">
                  <c:v>6.0461489999999998</c:v>
                </c:pt>
                <c:pt idx="1384">
                  <c:v>1.90042</c:v>
                </c:pt>
                <c:pt idx="1385">
                  <c:v>2.7207810000000001</c:v>
                </c:pt>
                <c:pt idx="1386">
                  <c:v>-0.30286800000000003</c:v>
                </c:pt>
                <c:pt idx="1387">
                  <c:v>-1.6892200000000002</c:v>
                </c:pt>
                <c:pt idx="1388">
                  <c:v>-2.2972739999999998</c:v>
                </c:pt>
                <c:pt idx="1389">
                  <c:v>-5.2455639999999999</c:v>
                </c:pt>
                <c:pt idx="1390">
                  <c:v>-3.4663170000000001</c:v>
                </c:pt>
                <c:pt idx="1391">
                  <c:v>-7.3633769999999998</c:v>
                </c:pt>
                <c:pt idx="1392">
                  <c:v>-4.2610580000000002</c:v>
                </c:pt>
                <c:pt idx="1393">
                  <c:v>-8.8604500000000002</c:v>
                </c:pt>
                <c:pt idx="1394">
                  <c:v>-4.9024219999999996</c:v>
                </c:pt>
                <c:pt idx="1395">
                  <c:v>-10.062867000000001</c:v>
                </c:pt>
                <c:pt idx="1396">
                  <c:v>-5.4650309999999998</c:v>
                </c:pt>
                <c:pt idx="1397">
                  <c:v>-11.283455</c:v>
                </c:pt>
                <c:pt idx="1398">
                  <c:v>-6.1750660000000002</c:v>
                </c:pt>
                <c:pt idx="1399">
                  <c:v>-12.565442000000001</c:v>
                </c:pt>
                <c:pt idx="1400">
                  <c:v>-6.4672739999999997</c:v>
                </c:pt>
                <c:pt idx="1401">
                  <c:v>-13.027584000000001</c:v>
                </c:pt>
                <c:pt idx="1402">
                  <c:v>-6.8190569999999999</c:v>
                </c:pt>
                <c:pt idx="1403">
                  <c:v>-14.098659999999999</c:v>
                </c:pt>
                <c:pt idx="1404">
                  <c:v>-7.840249</c:v>
                </c:pt>
                <c:pt idx="1405">
                  <c:v>-16.25581</c:v>
                </c:pt>
                <c:pt idx="1406">
                  <c:v>-8.9992110000000007</c:v>
                </c:pt>
                <c:pt idx="1407">
                  <c:v>-18.415973999999999</c:v>
                </c:pt>
                <c:pt idx="1408">
                  <c:v>-9.5225559999999998</c:v>
                </c:pt>
                <c:pt idx="1409">
                  <c:v>-18.878515</c:v>
                </c:pt>
                <c:pt idx="1410">
                  <c:v>-9.1165310000000002</c:v>
                </c:pt>
                <c:pt idx="1411">
                  <c:v>-18.022406</c:v>
                </c:pt>
                <c:pt idx="1412">
                  <c:v>-8.8221799999999995</c:v>
                </c:pt>
                <c:pt idx="1413">
                  <c:v>-17.635536000000002</c:v>
                </c:pt>
                <c:pt idx="1414">
                  <c:v>-8.8090810000000008</c:v>
                </c:pt>
                <c:pt idx="1415">
                  <c:v>-17.560942000000001</c:v>
                </c:pt>
                <c:pt idx="1416">
                  <c:v>-8.5981400000000008</c:v>
                </c:pt>
                <c:pt idx="1417">
                  <c:v>-16.902403</c:v>
                </c:pt>
                <c:pt idx="1418">
                  <c:v>-7.7312139999999996</c:v>
                </c:pt>
                <c:pt idx="1419">
                  <c:v>-14.841256999999999</c:v>
                </c:pt>
                <c:pt idx="1420">
                  <c:v>-6.5730139999999997</c:v>
                </c:pt>
                <c:pt idx="1421">
                  <c:v>-12.693421000000001</c:v>
                </c:pt>
                <c:pt idx="1422">
                  <c:v>-5.773701</c:v>
                </c:pt>
                <c:pt idx="1423">
                  <c:v>-11.267094</c:v>
                </c:pt>
                <c:pt idx="1424">
                  <c:v>-5.1925610000000004</c:v>
                </c:pt>
                <c:pt idx="1425">
                  <c:v>-10.020759000000002</c:v>
                </c:pt>
                <c:pt idx="1426">
                  <c:v>-4.3662419999999997</c:v>
                </c:pt>
                <c:pt idx="1427">
                  <c:v>-8.1645810000000001</c:v>
                </c:pt>
                <c:pt idx="1428">
                  <c:v>-3.2561650000000002</c:v>
                </c:pt>
                <c:pt idx="1429">
                  <c:v>-6.0856139999999996</c:v>
                </c:pt>
                <c:pt idx="1430">
                  <c:v>-2.4805839999999999</c:v>
                </c:pt>
                <c:pt idx="1431">
                  <c:v>-4.5878709999999998</c:v>
                </c:pt>
                <c:pt idx="1432">
                  <c:v>-1.6339319999999999</c:v>
                </c:pt>
                <c:pt idx="1433">
                  <c:v>-2.7091180000000001</c:v>
                </c:pt>
                <c:pt idx="1434">
                  <c:v>-0.32872200000000001</c:v>
                </c:pt>
                <c:pt idx="1435">
                  <c:v>0.34501699999999996</c:v>
                </c:pt>
                <c:pt idx="1436">
                  <c:v>1.856803</c:v>
                </c:pt>
                <c:pt idx="1437">
                  <c:v>4.9467439999999998</c:v>
                </c:pt>
                <c:pt idx="1438">
                  <c:v>4.0580730000000003</c:v>
                </c:pt>
                <c:pt idx="1439">
                  <c:v>8.6371959999999994</c:v>
                </c:pt>
                <c:pt idx="1440">
                  <c:v>4.7361969999999998</c:v>
                </c:pt>
                <c:pt idx="1441">
                  <c:v>9.6936479999999996</c:v>
                </c:pt>
                <c:pt idx="1442">
                  <c:v>5.5971339999999996</c:v>
                </c:pt>
                <c:pt idx="1443">
                  <c:v>12.378086</c:v>
                </c:pt>
                <c:pt idx="1444">
                  <c:v>8.2382240000000007</c:v>
                </c:pt>
                <c:pt idx="1445">
                  <c:v>17.770087</c:v>
                </c:pt>
                <c:pt idx="1446">
                  <c:v>10.333743</c:v>
                </c:pt>
                <c:pt idx="1447">
                  <c:v>20.693171</c:v>
                </c:pt>
                <c:pt idx="1448">
                  <c:v>9.281682</c:v>
                </c:pt>
                <c:pt idx="1449">
                  <c:v>17.436802999999998</c:v>
                </c:pt>
                <c:pt idx="1450">
                  <c:v>7.6481019999999997</c:v>
                </c:pt>
                <c:pt idx="1451">
                  <c:v>15.484500000000001</c:v>
                </c:pt>
                <c:pt idx="1452">
                  <c:v>8.7106290000000008</c:v>
                </c:pt>
                <c:pt idx="1453">
                  <c:v>18.808241000000002</c:v>
                </c:pt>
                <c:pt idx="1454">
                  <c:v>11.593168</c:v>
                </c:pt>
                <c:pt idx="1455">
                  <c:v>24.132398999999999</c:v>
                </c:pt>
                <c:pt idx="1456">
                  <c:v>12.662996</c:v>
                </c:pt>
                <c:pt idx="1457">
                  <c:v>25.111152000000001</c:v>
                </c:pt>
                <c:pt idx="1458">
                  <c:v>12.099195999999999</c:v>
                </c:pt>
                <c:pt idx="1459">
                  <c:v>23.711827</c:v>
                </c:pt>
                <c:pt idx="1460">
                  <c:v>10.960837</c:v>
                </c:pt>
                <c:pt idx="1461">
                  <c:v>21.120083000000001</c:v>
                </c:pt>
                <c:pt idx="1462">
                  <c:v>9.3383859999999999</c:v>
                </c:pt>
                <c:pt idx="1463">
                  <c:v>17.883217999999999</c:v>
                </c:pt>
                <c:pt idx="1464">
                  <c:v>7.8096569999999996</c:v>
                </c:pt>
                <c:pt idx="1465">
                  <c:v>14.966201</c:v>
                </c:pt>
                <c:pt idx="1466">
                  <c:v>6.5447360000000003</c:v>
                </c:pt>
                <c:pt idx="1467">
                  <c:v>12.438993</c:v>
                </c:pt>
                <c:pt idx="1468">
                  <c:v>5.1961170000000001</c:v>
                </c:pt>
                <c:pt idx="1469">
                  <c:v>9.6441119999999998</c:v>
                </c:pt>
                <c:pt idx="1470">
                  <c:v>3.6280109999999999</c:v>
                </c:pt>
                <c:pt idx="1471">
                  <c:v>6.3796929999999996</c:v>
                </c:pt>
                <c:pt idx="1472">
                  <c:v>1.8564719999999999</c:v>
                </c:pt>
                <c:pt idx="1473">
                  <c:v>2.7587820000000001</c:v>
                </c:pt>
                <c:pt idx="1474">
                  <c:v>-0.15273400000000001</c:v>
                </c:pt>
                <c:pt idx="1475">
                  <c:v>-1.4022949999999998</c:v>
                </c:pt>
                <c:pt idx="1476">
                  <c:v>-2.3103009999999999</c:v>
                </c:pt>
                <c:pt idx="1477">
                  <c:v>-5.509538</c:v>
                </c:pt>
                <c:pt idx="1478">
                  <c:v>-3.9053420000000001</c:v>
                </c:pt>
                <c:pt idx="1479">
                  <c:v>-8.3738479999999988</c:v>
                </c:pt>
                <c:pt idx="1480">
                  <c:v>-4.9404839999999997</c:v>
                </c:pt>
                <c:pt idx="1481">
                  <c:v>-10.218755</c:v>
                </c:pt>
                <c:pt idx="1482">
                  <c:v>-5.439648</c:v>
                </c:pt>
                <c:pt idx="1483">
                  <c:v>-11.050379</c:v>
                </c:pt>
                <c:pt idx="1484">
                  <c:v>-5.8717790000000001</c:v>
                </c:pt>
                <c:pt idx="1485">
                  <c:v>-12.081327999999999</c:v>
                </c:pt>
                <c:pt idx="1486">
                  <c:v>-6.6650369999999999</c:v>
                </c:pt>
                <c:pt idx="1487">
                  <c:v>-13.984366999999999</c:v>
                </c:pt>
                <c:pt idx="1488">
                  <c:v>-8.0509280000000008</c:v>
                </c:pt>
                <c:pt idx="1489">
                  <c:v>-16.824622000000002</c:v>
                </c:pt>
                <c:pt idx="1490">
                  <c:v>-9.2952779999999997</c:v>
                </c:pt>
                <c:pt idx="1491">
                  <c:v>-18.732329</c:v>
                </c:pt>
                <c:pt idx="1492">
                  <c:v>-9.4518350000000009</c:v>
                </c:pt>
                <c:pt idx="1493">
                  <c:v>-18.881166</c:v>
                </c:pt>
                <c:pt idx="1494">
                  <c:v>-9.4793769999999995</c:v>
                </c:pt>
                <c:pt idx="1495">
                  <c:v>-19.21874</c:v>
                </c:pt>
                <c:pt idx="1496">
                  <c:v>-10.053514</c:v>
                </c:pt>
                <c:pt idx="1497">
                  <c:v>-20.311755999999999</c:v>
                </c:pt>
                <c:pt idx="1498">
                  <c:v>-10.348221000000001</c:v>
                </c:pt>
                <c:pt idx="1499">
                  <c:v>-20.626563000000001</c:v>
                </c:pt>
                <c:pt idx="1500">
                  <c:v>-9.8131760000000003</c:v>
                </c:pt>
                <c:pt idx="1501">
                  <c:v>-18.952369000000001</c:v>
                </c:pt>
                <c:pt idx="1502">
                  <c:v>-8.4777210000000007</c:v>
                </c:pt>
                <c:pt idx="1503">
                  <c:v>-16.438828000000001</c:v>
                </c:pt>
                <c:pt idx="1504">
                  <c:v>-7.7204370000000004</c:v>
                </c:pt>
                <c:pt idx="1505">
                  <c:v>-15.441376999999999</c:v>
                </c:pt>
                <c:pt idx="1506">
                  <c:v>-7.6251329999999999</c:v>
                </c:pt>
                <c:pt idx="1507">
                  <c:v>-14.852139000000001</c:v>
                </c:pt>
                <c:pt idx="1508">
                  <c:v>-6.5555070000000004</c:v>
                </c:pt>
                <c:pt idx="1509">
                  <c:v>-12.475000000000001</c:v>
                </c:pt>
                <c:pt idx="1510">
                  <c:v>-5.3250919999999997</c:v>
                </c:pt>
                <c:pt idx="1511">
                  <c:v>-10.092471</c:v>
                </c:pt>
                <c:pt idx="1512">
                  <c:v>-4.3611329999999997</c:v>
                </c:pt>
                <c:pt idx="1513">
                  <c:v>-8.5120909999999999</c:v>
                </c:pt>
                <c:pt idx="1514">
                  <c:v>-3.8443170000000002</c:v>
                </c:pt>
                <c:pt idx="1515">
                  <c:v>-7.1609590000000001</c:v>
                </c:pt>
                <c:pt idx="1516">
                  <c:v>-2.5756679999999998</c:v>
                </c:pt>
                <c:pt idx="1517">
                  <c:v>-4.0331219999999997</c:v>
                </c:pt>
                <c:pt idx="1518">
                  <c:v>7.0883000000000002E-2</c:v>
                </c:pt>
                <c:pt idx="1519">
                  <c:v>1.486518</c:v>
                </c:pt>
                <c:pt idx="1520">
                  <c:v>2.4129350000000001</c:v>
                </c:pt>
                <c:pt idx="1521">
                  <c:v>5.539021</c:v>
                </c:pt>
                <c:pt idx="1522">
                  <c:v>3.494745</c:v>
                </c:pt>
                <c:pt idx="1523">
                  <c:v>7.1381239999999995</c:v>
                </c:pt>
                <c:pt idx="1524">
                  <c:v>3.8296130000000002</c:v>
                </c:pt>
                <c:pt idx="1525">
                  <c:v>7.9665840000000001</c:v>
                </c:pt>
                <c:pt idx="1526">
                  <c:v>4.8599490000000003</c:v>
                </c:pt>
                <c:pt idx="1527">
                  <c:v>10.774177999999999</c:v>
                </c:pt>
                <c:pt idx="1528">
                  <c:v>6.6556709999999999</c:v>
                </c:pt>
                <c:pt idx="1529">
                  <c:v>13.426213000000001</c:v>
                </c:pt>
                <c:pt idx="1530">
                  <c:v>6.6696340000000003</c:v>
                </c:pt>
                <c:pt idx="1531">
                  <c:v>13.238555</c:v>
                </c:pt>
                <c:pt idx="1532">
                  <c:v>6.2764049999999996</c:v>
                </c:pt>
                <c:pt idx="1533">
                  <c:v>12.366402000000001</c:v>
                </c:pt>
                <c:pt idx="1534">
                  <c:v>6.5177880000000004</c:v>
                </c:pt>
                <c:pt idx="1535">
                  <c:v>14.01559</c:v>
                </c:pt>
                <c:pt idx="1536">
                  <c:v>9.0937110000000008</c:v>
                </c:pt>
                <c:pt idx="1537">
                  <c:v>20.158849</c:v>
                </c:pt>
                <c:pt idx="1538">
                  <c:v>12.722382</c:v>
                </c:pt>
                <c:pt idx="1539">
                  <c:v>26.372067000000001</c:v>
                </c:pt>
                <c:pt idx="1540">
                  <c:v>13.697766</c:v>
                </c:pt>
                <c:pt idx="1541">
                  <c:v>27.233361000000002</c:v>
                </c:pt>
                <c:pt idx="1542">
                  <c:v>13.401229000000001</c:v>
                </c:pt>
                <c:pt idx="1543">
                  <c:v>26.558315</c:v>
                </c:pt>
                <c:pt idx="1544">
                  <c:v>12.740602000000001</c:v>
                </c:pt>
                <c:pt idx="1545">
                  <c:v>24.865695000000002</c:v>
                </c:pt>
                <c:pt idx="1546">
                  <c:v>11.281931</c:v>
                </c:pt>
                <c:pt idx="1547">
                  <c:v>21.519105</c:v>
                </c:pt>
                <c:pt idx="1548">
                  <c:v>9.1501110000000008</c:v>
                </c:pt>
                <c:pt idx="1549">
                  <c:v>17.325810000000001</c:v>
                </c:pt>
                <c:pt idx="1550">
                  <c:v>7.3574929999999998</c:v>
                </c:pt>
                <c:pt idx="1551">
                  <c:v>13.981363</c:v>
                </c:pt>
                <c:pt idx="1552">
                  <c:v>5.9869589999999997</c:v>
                </c:pt>
                <c:pt idx="1553">
                  <c:v>11.409796</c:v>
                </c:pt>
                <c:pt idx="1554">
                  <c:v>4.8515499999999996</c:v>
                </c:pt>
                <c:pt idx="1555">
                  <c:v>9.0923759999999998</c:v>
                </c:pt>
                <c:pt idx="1556">
                  <c:v>3.55769</c:v>
                </c:pt>
                <c:pt idx="1557">
                  <c:v>6.3611149999999999</c:v>
                </c:pt>
                <c:pt idx="1558">
                  <c:v>1.946534</c:v>
                </c:pt>
                <c:pt idx="1559">
                  <c:v>2.9363410000000001</c:v>
                </c:pt>
                <c:pt idx="1560">
                  <c:v>-9.2519999999999998E-3</c:v>
                </c:pt>
                <c:pt idx="1561">
                  <c:v>-0.97063200000000005</c:v>
                </c:pt>
                <c:pt idx="1562">
                  <c:v>-1.8369930000000001</c:v>
                </c:pt>
                <c:pt idx="1563">
                  <c:v>-4.4404900000000005</c:v>
                </c:pt>
                <c:pt idx="1564">
                  <c:v>-3.2357990000000001</c:v>
                </c:pt>
                <c:pt idx="1565">
                  <c:v>-7.0287980000000001</c:v>
                </c:pt>
                <c:pt idx="1566">
                  <c:v>-4.270378</c:v>
                </c:pt>
                <c:pt idx="1567">
                  <c:v>-8.9133379999999995</c:v>
                </c:pt>
                <c:pt idx="1568">
                  <c:v>-4.9613230000000001</c:v>
                </c:pt>
                <c:pt idx="1569">
                  <c:v>-10.199052</c:v>
                </c:pt>
                <c:pt idx="1570">
                  <c:v>-5.4336729999999998</c:v>
                </c:pt>
                <c:pt idx="1571">
                  <c:v>-11.004102</c:v>
                </c:pt>
                <c:pt idx="1572">
                  <c:v>-5.760999</c:v>
                </c:pt>
                <c:pt idx="1573">
                  <c:v>-11.768891</c:v>
                </c:pt>
                <c:pt idx="1574">
                  <c:v>-6.2999640000000001</c:v>
                </c:pt>
                <c:pt idx="1575">
                  <c:v>-12.92436</c:v>
                </c:pt>
                <c:pt idx="1576">
                  <c:v>-6.9347029999999998</c:v>
                </c:pt>
                <c:pt idx="1577">
                  <c:v>-14.253774</c:v>
                </c:pt>
                <c:pt idx="1578">
                  <c:v>-7.707954</c:v>
                </c:pt>
                <c:pt idx="1579">
                  <c:v>-15.565075</c:v>
                </c:pt>
                <c:pt idx="1580">
                  <c:v>-7.8480660000000002</c:v>
                </c:pt>
                <c:pt idx="1581">
                  <c:v>-15.596128</c:v>
                </c:pt>
                <c:pt idx="1582">
                  <c:v>-7.6994759999999998</c:v>
                </c:pt>
                <c:pt idx="1583">
                  <c:v>-15.503845999999999</c:v>
                </c:pt>
                <c:pt idx="1584">
                  <c:v>-8.0400810000000007</c:v>
                </c:pt>
                <c:pt idx="1585">
                  <c:v>-16.380389000000001</c:v>
                </c:pt>
                <c:pt idx="1586">
                  <c:v>-8.5433500000000002</c:v>
                </c:pt>
                <c:pt idx="1587">
                  <c:v>-17.059075</c:v>
                </c:pt>
                <c:pt idx="1588">
                  <c:v>-8.0903189999999991</c:v>
                </c:pt>
                <c:pt idx="1589">
                  <c:v>-15.480112999999999</c:v>
                </c:pt>
                <c:pt idx="1590">
                  <c:v>-6.6592070000000003</c:v>
                </c:pt>
                <c:pt idx="1591">
                  <c:v>-12.778480999999999</c:v>
                </c:pt>
                <c:pt idx="1592">
                  <c:v>-5.8589279999999997</c:v>
                </c:pt>
                <c:pt idx="1593">
                  <c:v>-11.616226999999999</c:v>
                </c:pt>
                <c:pt idx="1594">
                  <c:v>-5.596832</c:v>
                </c:pt>
                <c:pt idx="1595">
                  <c:v>-10.878132000000001</c:v>
                </c:pt>
                <c:pt idx="1596">
                  <c:v>-4.8765780000000003</c:v>
                </c:pt>
                <c:pt idx="1597">
                  <c:v>-9.3649450000000005</c:v>
                </c:pt>
                <c:pt idx="1598">
                  <c:v>-4.2225849999999996</c:v>
                </c:pt>
                <c:pt idx="1599">
                  <c:v>-8.3121869999999998</c:v>
                </c:pt>
                <c:pt idx="1600">
                  <c:v>-3.9429560000000001</c:v>
                </c:pt>
                <c:pt idx="1601">
                  <c:v>-7.6823740000000003</c:v>
                </c:pt>
                <c:pt idx="1602">
                  <c:v>-3.3936489999999999</c:v>
                </c:pt>
                <c:pt idx="1603">
                  <c:v>-6.3914220000000004</c:v>
                </c:pt>
                <c:pt idx="1604">
                  <c:v>-2.6696390000000001</c:v>
                </c:pt>
                <c:pt idx="1605">
                  <c:v>-4.9087119999999995</c:v>
                </c:pt>
                <c:pt idx="1606">
                  <c:v>-1.5328710000000001</c:v>
                </c:pt>
                <c:pt idx="1607">
                  <c:v>-2.2567680000000001</c:v>
                </c:pt>
                <c:pt idx="1608">
                  <c:v>0.293346</c:v>
                </c:pt>
                <c:pt idx="1609">
                  <c:v>1.6764790000000001</c:v>
                </c:pt>
                <c:pt idx="1610">
                  <c:v>2.2724419999999999</c:v>
                </c:pt>
                <c:pt idx="1611">
                  <c:v>5.0324689999999999</c:v>
                </c:pt>
                <c:pt idx="1612">
                  <c:v>2.844471</c:v>
                </c:pt>
                <c:pt idx="1613">
                  <c:v>5.7001550000000005</c:v>
                </c:pt>
                <c:pt idx="1614">
                  <c:v>3.1560039999999998</c:v>
                </c:pt>
                <c:pt idx="1615">
                  <c:v>7.3207229999999992</c:v>
                </c:pt>
                <c:pt idx="1616">
                  <c:v>6.0272940000000004</c:v>
                </c:pt>
                <c:pt idx="1617">
                  <c:v>13.813434000000001</c:v>
                </c:pt>
                <c:pt idx="1618">
                  <c:v>8.8579179999999997</c:v>
                </c:pt>
                <c:pt idx="1619">
                  <c:v>17.83475</c:v>
                </c:pt>
                <c:pt idx="1620">
                  <c:v>8.5101990000000001</c:v>
                </c:pt>
                <c:pt idx="1621">
                  <c:v>16.769320999999998</c:v>
                </c:pt>
                <c:pt idx="1622">
                  <c:v>8.2186610000000009</c:v>
                </c:pt>
                <c:pt idx="1623">
                  <c:v>16.778584000000002</c:v>
                </c:pt>
                <c:pt idx="1624">
                  <c:v>9.3482450000000004</c:v>
                </c:pt>
                <c:pt idx="1625">
                  <c:v>19.481141999999998</c:v>
                </c:pt>
                <c:pt idx="1626">
                  <c:v>10.669884</c:v>
                </c:pt>
                <c:pt idx="1627">
                  <c:v>21.548228000000002</c:v>
                </c:pt>
                <c:pt idx="1628">
                  <c:v>10.789519</c:v>
                </c:pt>
                <c:pt idx="1629">
                  <c:v>21.439291000000001</c:v>
                </c:pt>
                <c:pt idx="1630">
                  <c:v>10.482316000000001</c:v>
                </c:pt>
                <c:pt idx="1631">
                  <c:v>20.724997999999999</c:v>
                </c:pt>
                <c:pt idx="1632">
                  <c:v>9.9155259999999998</c:v>
                </c:pt>
                <c:pt idx="1633">
                  <c:v>19.398319999999998</c:v>
                </c:pt>
                <c:pt idx="1634">
                  <c:v>8.9581429999999997</c:v>
                </c:pt>
                <c:pt idx="1635">
                  <c:v>17.277681999999999</c:v>
                </c:pt>
                <c:pt idx="1636">
                  <c:v>7.597874</c:v>
                </c:pt>
                <c:pt idx="1637">
                  <c:v>14.461541</c:v>
                </c:pt>
                <c:pt idx="1638">
                  <c:v>6.1382399999999997</c:v>
                </c:pt>
                <c:pt idx="1639">
                  <c:v>11.553374999999999</c:v>
                </c:pt>
                <c:pt idx="1640">
                  <c:v>4.6773530000000001</c:v>
                </c:pt>
                <c:pt idx="1641">
                  <c:v>8.5663540000000005</c:v>
                </c:pt>
                <c:pt idx="1642">
                  <c:v>3.009579</c:v>
                </c:pt>
                <c:pt idx="1643">
                  <c:v>5.0471950000000003</c:v>
                </c:pt>
                <c:pt idx="1644">
                  <c:v>0.97141100000000002</c:v>
                </c:pt>
                <c:pt idx="1645">
                  <c:v>0.82956300000000005</c:v>
                </c:pt>
                <c:pt idx="1646">
                  <c:v>-1.2611840000000001</c:v>
                </c:pt>
                <c:pt idx="1647">
                  <c:v>-3.5469020000000002</c:v>
                </c:pt>
                <c:pt idx="1648">
                  <c:v>-3.157397</c:v>
                </c:pt>
                <c:pt idx="1649">
                  <c:v>-6.9633850000000006</c:v>
                </c:pt>
                <c:pt idx="1650">
                  <c:v>-4.2770929999999998</c:v>
                </c:pt>
                <c:pt idx="1651">
                  <c:v>-8.8764210000000006</c:v>
                </c:pt>
                <c:pt idx="1652">
                  <c:v>-4.7276369999999996</c:v>
                </c:pt>
                <c:pt idx="1653">
                  <c:v>-9.4625909999999998</c:v>
                </c:pt>
                <c:pt idx="1654">
                  <c:v>-4.7804479999999998</c:v>
                </c:pt>
                <c:pt idx="1655">
                  <c:v>-9.6994000000000007</c:v>
                </c:pt>
                <c:pt idx="1656">
                  <c:v>-5.2102469999999999</c:v>
                </c:pt>
                <c:pt idx="1657">
                  <c:v>-10.772487999999999</c:v>
                </c:pt>
                <c:pt idx="1658">
                  <c:v>-5.9757629999999997</c:v>
                </c:pt>
                <c:pt idx="1659">
                  <c:v>-12.449331000000001</c:v>
                </c:pt>
                <c:pt idx="1660">
                  <c:v>-6.9923630000000001</c:v>
                </c:pt>
                <c:pt idx="1661">
                  <c:v>-14.408408999999999</c:v>
                </c:pt>
                <c:pt idx="1662">
                  <c:v>-7.583501</c:v>
                </c:pt>
                <c:pt idx="1663">
                  <c:v>-15.215985</c:v>
                </c:pt>
                <c:pt idx="1664">
                  <c:v>-7.6375380000000002</c:v>
                </c:pt>
                <c:pt idx="1665">
                  <c:v>-15.430552</c:v>
                </c:pt>
                <c:pt idx="1666">
                  <c:v>-8.1298150000000007</c:v>
                </c:pt>
                <c:pt idx="1667">
                  <c:v>-16.503298999999998</c:v>
                </c:pt>
                <c:pt idx="1668">
                  <c:v>-8.47471</c:v>
                </c:pt>
                <c:pt idx="1669">
                  <c:v>-16.953558999999998</c:v>
                </c:pt>
                <c:pt idx="1670">
                  <c:v>-8.2884930000000008</c:v>
                </c:pt>
                <c:pt idx="1671">
                  <c:v>-16.143103</c:v>
                </c:pt>
                <c:pt idx="1672">
                  <c:v>-7.2943129999999998</c:v>
                </c:pt>
                <c:pt idx="1673">
                  <c:v>-14.010484999999999</c:v>
                </c:pt>
                <c:pt idx="1674">
                  <c:v>-6.2635290000000001</c:v>
                </c:pt>
                <c:pt idx="1675">
                  <c:v>-12.290246</c:v>
                </c:pt>
                <c:pt idx="1676">
                  <c:v>-5.996829</c:v>
                </c:pt>
                <c:pt idx="1677">
                  <c:v>-11.903472000000001</c:v>
                </c:pt>
                <c:pt idx="1678">
                  <c:v>-5.7570860000000001</c:v>
                </c:pt>
                <c:pt idx="1679">
                  <c:v>-11.248509</c:v>
                </c:pt>
                <c:pt idx="1680">
                  <c:v>-5.0688589999999998</c:v>
                </c:pt>
                <c:pt idx="1681">
                  <c:v>-9.6628749999999997</c:v>
                </c:pt>
                <c:pt idx="1682">
                  <c:v>-4.1728759999999996</c:v>
                </c:pt>
                <c:pt idx="1683">
                  <c:v>-7.9934159999999999</c:v>
                </c:pt>
                <c:pt idx="1684">
                  <c:v>-3.5745659999999999</c:v>
                </c:pt>
                <c:pt idx="1685">
                  <c:v>-6.9877729999999998</c:v>
                </c:pt>
                <c:pt idx="1686">
                  <c:v>-3.1200589999999999</c:v>
                </c:pt>
                <c:pt idx="1687">
                  <c:v>-5.7317749999999998</c:v>
                </c:pt>
                <c:pt idx="1688">
                  <c:v>-1.8647830000000001</c:v>
                </c:pt>
                <c:pt idx="1689">
                  <c:v>-2.5703230000000001</c:v>
                </c:pt>
                <c:pt idx="1690">
                  <c:v>0.69556899999999999</c:v>
                </c:pt>
                <c:pt idx="1691">
                  <c:v>2.6178680000000001</c:v>
                </c:pt>
                <c:pt idx="1692">
                  <c:v>2.9047990000000001</c:v>
                </c:pt>
                <c:pt idx="1693">
                  <c:v>6.3813709999999997</c:v>
                </c:pt>
                <c:pt idx="1694">
                  <c:v>3.6107200000000002</c:v>
                </c:pt>
                <c:pt idx="1695">
                  <c:v>7.2051429999999996</c:v>
                </c:pt>
                <c:pt idx="1696">
                  <c:v>3.9276309999999999</c:v>
                </c:pt>
                <c:pt idx="1697">
                  <c:v>8.6586299999999987</c:v>
                </c:pt>
                <c:pt idx="1698">
                  <c:v>6.1864619999999997</c:v>
                </c:pt>
                <c:pt idx="1699">
                  <c:v>14.112684999999999</c:v>
                </c:pt>
                <c:pt idx="1700">
                  <c:v>9.3194090000000003</c:v>
                </c:pt>
                <c:pt idx="1701">
                  <c:v>19.440302000000003</c:v>
                </c:pt>
                <c:pt idx="1702">
                  <c:v>10.105934</c:v>
                </c:pt>
                <c:pt idx="1703">
                  <c:v>19.365321999999999</c:v>
                </c:pt>
                <c:pt idx="1704">
                  <c:v>8.1643080000000001</c:v>
                </c:pt>
                <c:pt idx="1705">
                  <c:v>15.828975</c:v>
                </c:pt>
                <c:pt idx="1706">
                  <c:v>8.1592190000000002</c:v>
                </c:pt>
                <c:pt idx="1707">
                  <c:v>17.705272000000001</c:v>
                </c:pt>
                <c:pt idx="1708">
                  <c:v>10.845803999999999</c:v>
                </c:pt>
                <c:pt idx="1709">
                  <c:v>22.508446999999997</c:v>
                </c:pt>
                <c:pt idx="1710">
                  <c:v>12.174943000000001</c:v>
                </c:pt>
                <c:pt idx="1711">
                  <c:v>24.440438</c:v>
                </c:pt>
                <c:pt idx="1712">
                  <c:v>11.918259000000001</c:v>
                </c:pt>
                <c:pt idx="1713">
                  <c:v>23.284977000000001</c:v>
                </c:pt>
                <c:pt idx="1714">
                  <c:v>10.742642</c:v>
                </c:pt>
                <c:pt idx="1715">
                  <c:v>20.755983000000001</c:v>
                </c:pt>
                <c:pt idx="1716">
                  <c:v>9.1335460000000008</c:v>
                </c:pt>
                <c:pt idx="1717">
                  <c:v>17.297198999999999</c:v>
                </c:pt>
                <c:pt idx="1718">
                  <c:v>7.1735429999999996</c:v>
                </c:pt>
                <c:pt idx="1719">
                  <c:v>13.364507</c:v>
                </c:pt>
                <c:pt idx="1720">
                  <c:v>5.2685469999999999</c:v>
                </c:pt>
                <c:pt idx="1721">
                  <c:v>9.7335959999999986</c:v>
                </c:pt>
                <c:pt idx="1722">
                  <c:v>3.7245509999999999</c:v>
                </c:pt>
                <c:pt idx="1723">
                  <c:v>6.6885750000000002</c:v>
                </c:pt>
                <c:pt idx="1724">
                  <c:v>2.0720809999999998</c:v>
                </c:pt>
                <c:pt idx="1725">
                  <c:v>3.0635389999999996</c:v>
                </c:pt>
                <c:pt idx="1726">
                  <c:v>-0.194769</c:v>
                </c:pt>
                <c:pt idx="1727">
                  <c:v>-1.537544</c:v>
                </c:pt>
                <c:pt idx="1728">
                  <c:v>-2.323493</c:v>
                </c:pt>
                <c:pt idx="1729">
                  <c:v>-5.4440539999999995</c:v>
                </c:pt>
                <c:pt idx="1730">
                  <c:v>-3.7736900000000002</c:v>
                </c:pt>
                <c:pt idx="1731">
                  <c:v>-8.0991379999999999</c:v>
                </c:pt>
                <c:pt idx="1732">
                  <c:v>-4.7929370000000002</c:v>
                </c:pt>
                <c:pt idx="1733">
                  <c:v>-9.9930070000000004</c:v>
                </c:pt>
                <c:pt idx="1734">
                  <c:v>-5.6114360000000003</c:v>
                </c:pt>
                <c:pt idx="1735">
                  <c:v>-11.657212000000001</c:v>
                </c:pt>
                <c:pt idx="1736">
                  <c:v>-6.3631380000000002</c:v>
                </c:pt>
                <c:pt idx="1737">
                  <c:v>-12.780619000000002</c:v>
                </c:pt>
                <c:pt idx="1738">
                  <c:v>-6.3799210000000004</c:v>
                </c:pt>
                <c:pt idx="1739">
                  <c:v>-12.811064</c:v>
                </c:pt>
                <c:pt idx="1740">
                  <c:v>-6.6838050000000004</c:v>
                </c:pt>
                <c:pt idx="1741">
                  <c:v>-13.769819999999999</c:v>
                </c:pt>
                <c:pt idx="1742">
                  <c:v>-7.5460450000000003</c:v>
                </c:pt>
                <c:pt idx="1743">
                  <c:v>-15.555707000000002</c:v>
                </c:pt>
                <c:pt idx="1744">
                  <c:v>-8.4191369999999992</c:v>
                </c:pt>
                <c:pt idx="1745">
                  <c:v>-17.168099999999999</c:v>
                </c:pt>
                <c:pt idx="1746">
                  <c:v>-8.9095560000000003</c:v>
                </c:pt>
                <c:pt idx="1747">
                  <c:v>-17.754584999999999</c:v>
                </c:pt>
                <c:pt idx="1748">
                  <c:v>-8.6185010000000002</c:v>
                </c:pt>
                <c:pt idx="1749">
                  <c:v>-16.957241</c:v>
                </c:pt>
                <c:pt idx="1750">
                  <c:v>-8.1161879999999993</c:v>
                </c:pt>
                <c:pt idx="1751">
                  <c:v>-16.082532999999998</c:v>
                </c:pt>
                <c:pt idx="1752">
                  <c:v>-7.7635439999999996</c:v>
                </c:pt>
                <c:pt idx="1753">
                  <c:v>-15.255037999999999</c:v>
                </c:pt>
                <c:pt idx="1754">
                  <c:v>-7.3190460000000002</c:v>
                </c:pt>
                <c:pt idx="1755">
                  <c:v>-14.413425</c:v>
                </c:pt>
                <c:pt idx="1756">
                  <c:v>-6.762956</c:v>
                </c:pt>
                <c:pt idx="1757">
                  <c:v>-13.167646999999999</c:v>
                </c:pt>
                <c:pt idx="1758">
                  <c:v>-6.0590950000000001</c:v>
                </c:pt>
                <c:pt idx="1759">
                  <c:v>-11.760010000000001</c:v>
                </c:pt>
                <c:pt idx="1760">
                  <c:v>-5.3300919999999996</c:v>
                </c:pt>
                <c:pt idx="1761">
                  <c:v>-10.276976999999999</c:v>
                </c:pt>
                <c:pt idx="1762">
                  <c:v>-4.589747</c:v>
                </c:pt>
                <c:pt idx="1763">
                  <c:v>-8.8467249999999993</c:v>
                </c:pt>
                <c:pt idx="1764">
                  <c:v>-3.9694370000000001</c:v>
                </c:pt>
                <c:pt idx="1765">
                  <c:v>-7.6382300000000001</c:v>
                </c:pt>
                <c:pt idx="1766">
                  <c:v>-3.2481949999999999</c:v>
                </c:pt>
                <c:pt idx="1767">
                  <c:v>-5.8892249999999997</c:v>
                </c:pt>
                <c:pt idx="1768">
                  <c:v>-1.864053</c:v>
                </c:pt>
                <c:pt idx="1769">
                  <c:v>-2.9531419999999997</c:v>
                </c:pt>
                <c:pt idx="1770">
                  <c:v>-0.50570000000000004</c:v>
                </c:pt>
                <c:pt idx="1771">
                  <c:v>-0.62126500000000007</c:v>
                </c:pt>
                <c:pt idx="1772">
                  <c:v>0.23632400000000001</c:v>
                </c:pt>
                <c:pt idx="1773">
                  <c:v>0.92010999999999998</c:v>
                </c:pt>
                <c:pt idx="1774">
                  <c:v>1.3801380000000001</c:v>
                </c:pt>
                <c:pt idx="1775">
                  <c:v>3.7556630000000002</c:v>
                </c:pt>
                <c:pt idx="1776">
                  <c:v>3.345323</c:v>
                </c:pt>
                <c:pt idx="1777">
                  <c:v>7.3842049999999997</c:v>
                </c:pt>
                <c:pt idx="1778">
                  <c:v>4.4415209999999998</c:v>
                </c:pt>
                <c:pt idx="1779">
                  <c:v>8.9537839999999989</c:v>
                </c:pt>
                <c:pt idx="1780">
                  <c:v>4.3497349999999999</c:v>
                </c:pt>
                <c:pt idx="1781">
                  <c:v>8.617597</c:v>
                </c:pt>
                <c:pt idx="1782">
                  <c:v>4.6617249999999997</c:v>
                </c:pt>
                <c:pt idx="1783">
                  <c:v>10.407478999999999</c:v>
                </c:pt>
                <c:pt idx="1784">
                  <c:v>7.2170610000000002</c:v>
                </c:pt>
                <c:pt idx="1785">
                  <c:v>15.705676</c:v>
                </c:pt>
                <c:pt idx="1786">
                  <c:v>9.0873659999999994</c:v>
                </c:pt>
                <c:pt idx="1787">
                  <c:v>17.839343999999997</c:v>
                </c:pt>
                <c:pt idx="1788">
                  <c:v>7.6855510000000002</c:v>
                </c:pt>
                <c:pt idx="1789">
                  <c:v>14.512494</c:v>
                </c:pt>
                <c:pt idx="1790">
                  <c:v>6.8556179999999998</c:v>
                </c:pt>
                <c:pt idx="1791">
                  <c:v>14.649853</c:v>
                </c:pt>
                <c:pt idx="1792">
                  <c:v>9.0182660000000006</c:v>
                </c:pt>
                <c:pt idx="1793">
                  <c:v>18.92493</c:v>
                </c:pt>
                <c:pt idx="1794">
                  <c:v>10.345319</c:v>
                </c:pt>
                <c:pt idx="1795">
                  <c:v>20.734779</c:v>
                </c:pt>
                <c:pt idx="1796">
                  <c:v>10.245822</c:v>
                </c:pt>
                <c:pt idx="1797">
                  <c:v>20.315818</c:v>
                </c:pt>
                <c:pt idx="1798">
                  <c:v>9.8499649999999992</c:v>
                </c:pt>
                <c:pt idx="1799">
                  <c:v>19.368476999999999</c:v>
                </c:pt>
                <c:pt idx="1800">
                  <c:v>9.0091999999999999</c:v>
                </c:pt>
                <c:pt idx="1801">
                  <c:v>17.328035</c:v>
                </c:pt>
                <c:pt idx="1802">
                  <c:v>7.5395810000000001</c:v>
                </c:pt>
                <c:pt idx="1803">
                  <c:v>14.357429</c:v>
                </c:pt>
                <c:pt idx="1804">
                  <c:v>6.1337159999999997</c:v>
                </c:pt>
                <c:pt idx="1805">
                  <c:v>11.609954</c:v>
                </c:pt>
                <c:pt idx="1806">
                  <c:v>4.8852140000000004</c:v>
                </c:pt>
                <c:pt idx="1807">
                  <c:v>9.1375360000000008</c:v>
                </c:pt>
                <c:pt idx="1808">
                  <c:v>3.53329</c:v>
                </c:pt>
                <c:pt idx="1809">
                  <c:v>6.2160880000000001</c:v>
                </c:pt>
                <c:pt idx="1810">
                  <c:v>1.744985</c:v>
                </c:pt>
                <c:pt idx="1811">
                  <c:v>2.5104500000000001</c:v>
                </c:pt>
                <c:pt idx="1812">
                  <c:v>-0.179476</c:v>
                </c:pt>
                <c:pt idx="1813">
                  <c:v>-1.207028</c:v>
                </c:pt>
                <c:pt idx="1814">
                  <c:v>-1.795072</c:v>
                </c:pt>
                <c:pt idx="1815">
                  <c:v>-4.2807599999999999</c:v>
                </c:pt>
                <c:pt idx="1816">
                  <c:v>-3.1425139999999998</c:v>
                </c:pt>
                <c:pt idx="1817">
                  <c:v>-6.8867440000000002</c:v>
                </c:pt>
                <c:pt idx="1818">
                  <c:v>-4.2304130000000004</c:v>
                </c:pt>
                <c:pt idx="1819">
                  <c:v>-8.8347380000000015</c:v>
                </c:pt>
                <c:pt idx="1820">
                  <c:v>-4.9094939999999996</c:v>
                </c:pt>
                <c:pt idx="1821">
                  <c:v>-10.086825999999999</c:v>
                </c:pt>
                <c:pt idx="1822">
                  <c:v>-5.4309430000000001</c:v>
                </c:pt>
                <c:pt idx="1823">
                  <c:v>-11.125895</c:v>
                </c:pt>
                <c:pt idx="1824">
                  <c:v>-5.8314779999999997</c:v>
                </c:pt>
                <c:pt idx="1825">
                  <c:v>-11.594802999999999</c:v>
                </c:pt>
                <c:pt idx="1826">
                  <c:v>-5.5934499999999998</c:v>
                </c:pt>
                <c:pt idx="1827">
                  <c:v>-11.022660999999999</c:v>
                </c:pt>
                <c:pt idx="1828">
                  <c:v>-5.3728069999999999</c:v>
                </c:pt>
                <c:pt idx="1829">
                  <c:v>-10.802341</c:v>
                </c:pt>
                <c:pt idx="1830">
                  <c:v>-5.6267069999999997</c:v>
                </c:pt>
                <c:pt idx="1831">
                  <c:v>-11.600168</c:v>
                </c:pt>
                <c:pt idx="1832">
                  <c:v>-6.4355520000000004</c:v>
                </c:pt>
                <c:pt idx="1833">
                  <c:v>-13.451039000000002</c:v>
                </c:pt>
                <c:pt idx="1834">
                  <c:v>-7.4789300000000001</c:v>
                </c:pt>
                <c:pt idx="1835">
                  <c:v>-15.116009</c:v>
                </c:pt>
                <c:pt idx="1836">
                  <c:v>-7.5235830000000004</c:v>
                </c:pt>
                <c:pt idx="1837">
                  <c:v>-14.780079000000001</c:v>
                </c:pt>
                <c:pt idx="1838">
                  <c:v>-6.9745970000000002</c:v>
                </c:pt>
                <c:pt idx="1839">
                  <c:v>-13.683159</c:v>
                </c:pt>
                <c:pt idx="1840">
                  <c:v>-6.5691680000000003</c:v>
                </c:pt>
                <c:pt idx="1841">
                  <c:v>-13.157275</c:v>
                </c:pt>
                <c:pt idx="1842">
                  <c:v>-6.65611</c:v>
                </c:pt>
                <c:pt idx="1843">
                  <c:v>-13.333326</c:v>
                </c:pt>
                <c:pt idx="1844">
                  <c:v>-6.4622070000000003</c:v>
                </c:pt>
                <c:pt idx="1845">
                  <c:v>-12.493739999999999</c:v>
                </c:pt>
                <c:pt idx="1846">
                  <c:v>-5.5534429999999997</c:v>
                </c:pt>
                <c:pt idx="1847">
                  <c:v>-10.651720000000001</c:v>
                </c:pt>
                <c:pt idx="1848">
                  <c:v>-4.652539</c:v>
                </c:pt>
                <c:pt idx="1849">
                  <c:v>-8.9043409999999987</c:v>
                </c:pt>
                <c:pt idx="1850">
                  <c:v>-4.0406649999999997</c:v>
                </c:pt>
                <c:pt idx="1851">
                  <c:v>-8.0818720000000006</c:v>
                </c:pt>
                <c:pt idx="1852">
                  <c:v>-4.0799029999999998</c:v>
                </c:pt>
                <c:pt idx="1853">
                  <c:v>-8.0152079999999994</c:v>
                </c:pt>
                <c:pt idx="1854">
                  <c:v>-3.3953690000000001</c:v>
                </c:pt>
                <c:pt idx="1855">
                  <c:v>-5.7507869999999999</c:v>
                </c:pt>
                <c:pt idx="1856">
                  <c:v>-0.82081999999999999</c:v>
                </c:pt>
                <c:pt idx="1857">
                  <c:v>-0.11337399999999997</c:v>
                </c:pt>
                <c:pt idx="1858">
                  <c:v>1.6957979999999999</c:v>
                </c:pt>
                <c:pt idx="1859">
                  <c:v>3.9384329999999999</c:v>
                </c:pt>
                <c:pt idx="1860">
                  <c:v>2.5922130000000001</c:v>
                </c:pt>
                <c:pt idx="1861">
                  <c:v>5.5932979999999999</c:v>
                </c:pt>
                <c:pt idx="1862">
                  <c:v>3.510259</c:v>
                </c:pt>
                <c:pt idx="1863">
                  <c:v>7.5010820000000002</c:v>
                </c:pt>
                <c:pt idx="1864">
                  <c:v>4.604495</c:v>
                </c:pt>
                <c:pt idx="1865">
                  <c:v>10.013985999999999</c:v>
                </c:pt>
                <c:pt idx="1866">
                  <c:v>6.3649690000000003</c:v>
                </c:pt>
                <c:pt idx="1867">
                  <c:v>13.726193</c:v>
                </c:pt>
                <c:pt idx="1868">
                  <c:v>8.0038199999999993</c:v>
                </c:pt>
                <c:pt idx="1869">
                  <c:v>16.318739000000001</c:v>
                </c:pt>
                <c:pt idx="1870">
                  <c:v>8.1758810000000004</c:v>
                </c:pt>
                <c:pt idx="1871">
                  <c:v>15.978405</c:v>
                </c:pt>
                <c:pt idx="1872">
                  <c:v>7.7075670000000001</c:v>
                </c:pt>
                <c:pt idx="1873">
                  <c:v>15.939285000000002</c:v>
                </c:pt>
                <c:pt idx="1874">
                  <c:v>9.0663070000000001</c:v>
                </c:pt>
                <c:pt idx="1875">
                  <c:v>18.787708000000002</c:v>
                </c:pt>
                <c:pt idx="1876">
                  <c:v>10.150221</c:v>
                </c:pt>
                <c:pt idx="1877">
                  <c:v>20.510522999999999</c:v>
                </c:pt>
                <c:pt idx="1878">
                  <c:v>10.539718000000001</c:v>
                </c:pt>
                <c:pt idx="1879">
                  <c:v>21.178139000000002</c:v>
                </c:pt>
                <c:pt idx="1880">
                  <c:v>10.565604</c:v>
                </c:pt>
                <c:pt idx="1881">
                  <c:v>20.857862000000001</c:v>
                </c:pt>
                <c:pt idx="1882">
                  <c:v>9.8709150000000001</c:v>
                </c:pt>
                <c:pt idx="1883">
                  <c:v>19.224625</c:v>
                </c:pt>
                <c:pt idx="1884">
                  <c:v>8.7252609999999997</c:v>
                </c:pt>
                <c:pt idx="1885">
                  <c:v>16.695298999999999</c:v>
                </c:pt>
                <c:pt idx="1886">
                  <c:v>7.1265140000000002</c:v>
                </c:pt>
                <c:pt idx="1887">
                  <c:v>13.287348000000001</c:v>
                </c:pt>
                <c:pt idx="1888">
                  <c:v>5.1016069999999996</c:v>
                </c:pt>
                <c:pt idx="1889">
                  <c:v>9.1636659999999992</c:v>
                </c:pt>
                <c:pt idx="1890">
                  <c:v>3.0204339999999998</c:v>
                </c:pt>
                <c:pt idx="1891">
                  <c:v>4.9713099999999999</c:v>
                </c:pt>
                <c:pt idx="1892">
                  <c:v>0.83762400000000004</c:v>
                </c:pt>
                <c:pt idx="1893">
                  <c:v>0.55769900000000006</c:v>
                </c:pt>
                <c:pt idx="1894">
                  <c:v>-1.292891</c:v>
                </c:pt>
                <c:pt idx="1895">
                  <c:v>-3.5384709999999999</c:v>
                </c:pt>
                <c:pt idx="1896">
                  <c:v>-3.1422180000000002</c:v>
                </c:pt>
                <c:pt idx="1897">
                  <c:v>-7.0415340000000004</c:v>
                </c:pt>
                <c:pt idx="1898">
                  <c:v>-4.4998519999999997</c:v>
                </c:pt>
                <c:pt idx="1899">
                  <c:v>-9.4850139999999996</c:v>
                </c:pt>
                <c:pt idx="1900">
                  <c:v>-5.4116489999999997</c:v>
                </c:pt>
                <c:pt idx="1901">
                  <c:v>-11.187034000000001</c:v>
                </c:pt>
                <c:pt idx="1902">
                  <c:v>-5.9858799999999999</c:v>
                </c:pt>
                <c:pt idx="1903">
                  <c:v>-11.993561</c:v>
                </c:pt>
                <c:pt idx="1904">
                  <c:v>-6.018497</c:v>
                </c:pt>
                <c:pt idx="1905">
                  <c:v>-12.199999</c:v>
                </c:pt>
                <c:pt idx="1906">
                  <c:v>-6.5028389999999998</c:v>
                </c:pt>
                <c:pt idx="1907">
                  <c:v>-13.357811999999999</c:v>
                </c:pt>
                <c:pt idx="1908">
                  <c:v>-7.1691060000000002</c:v>
                </c:pt>
                <c:pt idx="1909">
                  <c:v>-14.658502</c:v>
                </c:pt>
                <c:pt idx="1910">
                  <c:v>-7.677276</c:v>
                </c:pt>
                <c:pt idx="1911">
                  <c:v>-15.214898</c:v>
                </c:pt>
                <c:pt idx="1912">
                  <c:v>-7.269603</c:v>
                </c:pt>
                <c:pt idx="1913">
                  <c:v>-14.37171</c:v>
                </c:pt>
                <c:pt idx="1914">
                  <c:v>-7.1476150000000001</c:v>
                </c:pt>
                <c:pt idx="1915">
                  <c:v>-14.477867</c:v>
                </c:pt>
                <c:pt idx="1916">
                  <c:v>-7.5727039999999999</c:v>
                </c:pt>
                <c:pt idx="1917">
                  <c:v>-15.25746</c:v>
                </c:pt>
                <c:pt idx="1918">
                  <c:v>-7.5872590000000004</c:v>
                </c:pt>
                <c:pt idx="1919">
                  <c:v>-14.929205</c:v>
                </c:pt>
                <c:pt idx="1920">
                  <c:v>-6.9921389999999999</c:v>
                </c:pt>
                <c:pt idx="1921">
                  <c:v>-13.626028999999999</c:v>
                </c:pt>
                <c:pt idx="1922">
                  <c:v>-6.3077810000000003</c:v>
                </c:pt>
                <c:pt idx="1923">
                  <c:v>-12.245688000000001</c:v>
                </c:pt>
                <c:pt idx="1924">
                  <c:v>-5.5590310000000001</c:v>
                </c:pt>
                <c:pt idx="1925">
                  <c:v>-10.829896</c:v>
                </c:pt>
                <c:pt idx="1926">
                  <c:v>-5.0559519999999996</c:v>
                </c:pt>
                <c:pt idx="1927">
                  <c:v>-9.9590779999999999</c:v>
                </c:pt>
                <c:pt idx="1928">
                  <c:v>-4.7558290000000003</c:v>
                </c:pt>
                <c:pt idx="1929">
                  <c:v>-9.271844999999999</c:v>
                </c:pt>
                <c:pt idx="1930">
                  <c:v>-4.1683570000000003</c:v>
                </c:pt>
                <c:pt idx="1931">
                  <c:v>-8.0488250000000008</c:v>
                </c:pt>
                <c:pt idx="1932">
                  <c:v>-3.7345830000000002</c:v>
                </c:pt>
                <c:pt idx="1933">
                  <c:v>-7.4189800000000004</c:v>
                </c:pt>
                <c:pt idx="1934">
                  <c:v>-3.6005590000000001</c:v>
                </c:pt>
                <c:pt idx="1935">
                  <c:v>-6.8753899999999994</c:v>
                </c:pt>
                <c:pt idx="1936">
                  <c:v>-2.4855830000000001</c:v>
                </c:pt>
                <c:pt idx="1937">
                  <c:v>-3.8060489999999998</c:v>
                </c:pt>
                <c:pt idx="1938">
                  <c:v>2.9963E-2</c:v>
                </c:pt>
                <c:pt idx="1939">
                  <c:v>1.4316709999999999</c:v>
                </c:pt>
                <c:pt idx="1940">
                  <c:v>2.553321</c:v>
                </c:pt>
                <c:pt idx="1941">
                  <c:v>5.8564109999999996</c:v>
                </c:pt>
                <c:pt idx="1942">
                  <c:v>3.89805</c:v>
                </c:pt>
                <c:pt idx="1943">
                  <c:v>8.5269370000000002</c:v>
                </c:pt>
                <c:pt idx="1944">
                  <c:v>5.62751</c:v>
                </c:pt>
                <c:pt idx="1945">
                  <c:v>12.381879</c:v>
                </c:pt>
                <c:pt idx="1946">
                  <c:v>7.7661230000000003</c:v>
                </c:pt>
                <c:pt idx="1947">
                  <c:v>16.106258</c:v>
                </c:pt>
                <c:pt idx="1948">
                  <c:v>8.4558319999999991</c:v>
                </c:pt>
                <c:pt idx="1949">
                  <c:v>16.805448999999999</c:v>
                </c:pt>
                <c:pt idx="1950">
                  <c:v>8.1004939999999994</c:v>
                </c:pt>
                <c:pt idx="1951">
                  <c:v>15.845158999999999</c:v>
                </c:pt>
                <c:pt idx="1952">
                  <c:v>7.2538330000000002</c:v>
                </c:pt>
                <c:pt idx="1953">
                  <c:v>14.077300000000001</c:v>
                </c:pt>
                <c:pt idx="1954">
                  <c:v>6.7793789999999996</c:v>
                </c:pt>
                <c:pt idx="1955">
                  <c:v>13.991078999999999</c:v>
                </c:pt>
                <c:pt idx="1956">
                  <c:v>8.1691260000000003</c:v>
                </c:pt>
                <c:pt idx="1957">
                  <c:v>17.194904000000001</c:v>
                </c:pt>
                <c:pt idx="1958">
                  <c:v>9.3690090000000001</c:v>
                </c:pt>
                <c:pt idx="1959">
                  <c:v>18.867660999999998</c:v>
                </c:pt>
                <c:pt idx="1960">
                  <c:v>9.6047180000000001</c:v>
                </c:pt>
                <c:pt idx="1961">
                  <c:v>19.173737000000003</c:v>
                </c:pt>
                <c:pt idx="1962">
                  <c:v>9.4112019999999994</c:v>
                </c:pt>
                <c:pt idx="1963">
                  <c:v>18.529775999999998</c:v>
                </c:pt>
                <c:pt idx="1964">
                  <c:v>8.6568869999999993</c:v>
                </c:pt>
                <c:pt idx="1965">
                  <c:v>16.769317000000001</c:v>
                </c:pt>
                <c:pt idx="1966">
                  <c:v>7.5612690000000002</c:v>
                </c:pt>
                <c:pt idx="1967">
                  <c:v>14.543327000000001</c:v>
                </c:pt>
                <c:pt idx="1968">
                  <c:v>6.3524120000000002</c:v>
                </c:pt>
                <c:pt idx="1969">
                  <c:v>12.016784000000001</c:v>
                </c:pt>
                <c:pt idx="1970">
                  <c:v>4.7861180000000001</c:v>
                </c:pt>
                <c:pt idx="1971">
                  <c:v>8.5281459999999996</c:v>
                </c:pt>
                <c:pt idx="1972">
                  <c:v>2.5866950000000002</c:v>
                </c:pt>
                <c:pt idx="1973">
                  <c:v>3.9524430000000002</c:v>
                </c:pt>
                <c:pt idx="1974">
                  <c:v>0.21746099999999999</c:v>
                </c:pt>
                <c:pt idx="1975">
                  <c:v>-0.55415700000000001</c:v>
                </c:pt>
                <c:pt idx="1976">
                  <c:v>-1.5871329999999999</c:v>
                </c:pt>
                <c:pt idx="1977">
                  <c:v>-3.7969109999999997</c:v>
                </c:pt>
                <c:pt idx="1978">
                  <c:v>-2.6082879999999999</c:v>
                </c:pt>
                <c:pt idx="1979">
                  <c:v>-5.4928290000000004</c:v>
                </c:pt>
                <c:pt idx="1980">
                  <c:v>-3.268259</c:v>
                </c:pt>
                <c:pt idx="1981">
                  <c:v>-7.0263010000000001</c:v>
                </c:pt>
                <c:pt idx="1982">
                  <c:v>-4.274038</c:v>
                </c:pt>
                <c:pt idx="1983">
                  <c:v>-9.0864060000000002</c:v>
                </c:pt>
                <c:pt idx="1984">
                  <c:v>-5.3289330000000001</c:v>
                </c:pt>
                <c:pt idx="1985">
                  <c:v>-11.114051</c:v>
                </c:pt>
                <c:pt idx="1986">
                  <c:v>-6.1595930000000001</c:v>
                </c:pt>
                <c:pt idx="1987">
                  <c:v>-12.577252</c:v>
                </c:pt>
                <c:pt idx="1988">
                  <c:v>-6.5592839999999999</c:v>
                </c:pt>
                <c:pt idx="1989">
                  <c:v>-13.091201999999999</c:v>
                </c:pt>
                <c:pt idx="1990">
                  <c:v>-6.1929730000000003</c:v>
                </c:pt>
                <c:pt idx="1991">
                  <c:v>-12.044468999999999</c:v>
                </c:pt>
                <c:pt idx="1992">
                  <c:v>-5.8721350000000001</c:v>
                </c:pt>
                <c:pt idx="1993">
                  <c:v>-11.869209999999999</c:v>
                </c:pt>
                <c:pt idx="1994">
                  <c:v>-5.9988700000000001</c:v>
                </c:pt>
                <c:pt idx="1995">
                  <c:v>-12.029375999999999</c:v>
                </c:pt>
                <c:pt idx="1996">
                  <c:v>-6.1442680000000003</c:v>
                </c:pt>
                <c:pt idx="1997">
                  <c:v>-12.485227999999999</c:v>
                </c:pt>
                <c:pt idx="1998">
                  <c:v>-6.522837</c:v>
                </c:pt>
                <c:pt idx="1999">
                  <c:v>-13.023689000000001</c:v>
                </c:pt>
                <c:pt idx="2000">
                  <c:v>-6.3175160000000004</c:v>
                </c:pt>
                <c:pt idx="2001">
                  <c:v>-12.370108999999999</c:v>
                </c:pt>
                <c:pt idx="2002">
                  <c:v>-5.7120850000000001</c:v>
                </c:pt>
                <c:pt idx="2003">
                  <c:v>-11.120735</c:v>
                </c:pt>
                <c:pt idx="2004">
                  <c:v>-5.206499</c:v>
                </c:pt>
                <c:pt idx="2005">
                  <c:v>-10.298477</c:v>
                </c:pt>
                <c:pt idx="2006">
                  <c:v>-4.967422</c:v>
                </c:pt>
                <c:pt idx="2007">
                  <c:v>-9.7495909999999988</c:v>
                </c:pt>
                <c:pt idx="2008">
                  <c:v>-4.5074719999999999</c:v>
                </c:pt>
                <c:pt idx="2009">
                  <c:v>-8.530581999999999</c:v>
                </c:pt>
                <c:pt idx="2010">
                  <c:v>-3.3954970000000002</c:v>
                </c:pt>
                <c:pt idx="2011">
                  <c:v>-6.2778919999999996</c:v>
                </c:pt>
                <c:pt idx="2012">
                  <c:v>-2.5455040000000002</c:v>
                </c:pt>
                <c:pt idx="2013">
                  <c:v>-4.9210790000000006</c:v>
                </c:pt>
                <c:pt idx="2014">
                  <c:v>-2.3425560000000001</c:v>
                </c:pt>
                <c:pt idx="2015">
                  <c:v>-4.5856349999999999</c:v>
                </c:pt>
                <c:pt idx="2016">
                  <c:v>-1.9579549999999999</c:v>
                </c:pt>
                <c:pt idx="2017">
                  <c:v>-3.3279879999999999</c:v>
                </c:pt>
                <c:pt idx="2018">
                  <c:v>-0.36956</c:v>
                </c:pt>
                <c:pt idx="2019">
                  <c:v>0.34668900000000002</c:v>
                </c:pt>
                <c:pt idx="2020">
                  <c:v>1.4743999999999999</c:v>
                </c:pt>
                <c:pt idx="2021">
                  <c:v>3.3932709999999999</c:v>
                </c:pt>
                <c:pt idx="2022">
                  <c:v>2.2591929999999998</c:v>
                </c:pt>
                <c:pt idx="2023">
                  <c:v>4.6445609999999995</c:v>
                </c:pt>
                <c:pt idx="2024">
                  <c:v>2.1575790000000001</c:v>
                </c:pt>
                <c:pt idx="2025">
                  <c:v>4.0547199999999997</c:v>
                </c:pt>
                <c:pt idx="2026">
                  <c:v>2.232856</c:v>
                </c:pt>
                <c:pt idx="2027">
                  <c:v>5.898352</c:v>
                </c:pt>
                <c:pt idx="2028">
                  <c:v>5.6390840000000004</c:v>
                </c:pt>
                <c:pt idx="2029">
                  <c:v>12.628665000000002</c:v>
                </c:pt>
                <c:pt idx="2030">
                  <c:v>7.3610660000000001</c:v>
                </c:pt>
                <c:pt idx="2031">
                  <c:v>14.443166</c:v>
                </c:pt>
                <c:pt idx="2032">
                  <c:v>6.7526700000000002</c:v>
                </c:pt>
                <c:pt idx="2033">
                  <c:v>13.370810000000001</c:v>
                </c:pt>
                <c:pt idx="2034">
                  <c:v>6.6807359999999996</c:v>
                </c:pt>
                <c:pt idx="2035">
                  <c:v>13.51403</c:v>
                </c:pt>
                <c:pt idx="2036">
                  <c:v>7.112603</c:v>
                </c:pt>
                <c:pt idx="2037">
                  <c:v>14.744873</c:v>
                </c:pt>
                <c:pt idx="2038">
                  <c:v>8.0705709999999993</c:v>
                </c:pt>
                <c:pt idx="2039">
                  <c:v>16.400979</c:v>
                </c:pt>
                <c:pt idx="2040">
                  <c:v>8.4318539999999995</c:v>
                </c:pt>
                <c:pt idx="2041">
                  <c:v>16.953006000000002</c:v>
                </c:pt>
                <c:pt idx="2042">
                  <c:v>8.5055230000000002</c:v>
                </c:pt>
                <c:pt idx="2043">
                  <c:v>16.815964999999998</c:v>
                </c:pt>
                <c:pt idx="2044">
                  <c:v>8.0448839999999997</c:v>
                </c:pt>
                <c:pt idx="2045">
                  <c:v>15.744107</c:v>
                </c:pt>
                <c:pt idx="2046">
                  <c:v>7.3297829999999999</c:v>
                </c:pt>
                <c:pt idx="2047">
                  <c:v>14.299111</c:v>
                </c:pt>
                <c:pt idx="2048">
                  <c:v>6.5606330000000002</c:v>
                </c:pt>
                <c:pt idx="2049">
                  <c:v>12.660508</c:v>
                </c:pt>
                <c:pt idx="2050">
                  <c:v>5.4901359999999997</c:v>
                </c:pt>
                <c:pt idx="2051">
                  <c:v>10.181529999999999</c:v>
                </c:pt>
                <c:pt idx="2052">
                  <c:v>3.7262149999999998</c:v>
                </c:pt>
                <c:pt idx="2053">
                  <c:v>6.3531499999999994</c:v>
                </c:pt>
                <c:pt idx="2054">
                  <c:v>1.640722</c:v>
                </c:pt>
                <c:pt idx="2055">
                  <c:v>2.4993759999999998</c:v>
                </c:pt>
                <c:pt idx="2056">
                  <c:v>0.19</c:v>
                </c:pt>
                <c:pt idx="2057">
                  <c:v>-8.4201999999999999E-2</c:v>
                </c:pt>
                <c:pt idx="2058">
                  <c:v>-0.61201300000000003</c:v>
                </c:pt>
                <c:pt idx="2059">
                  <c:v>-1.5734590000000002</c:v>
                </c:pt>
                <c:pt idx="2060">
                  <c:v>-1.334827</c:v>
                </c:pt>
                <c:pt idx="2061">
                  <c:v>-3.1788090000000002</c:v>
                </c:pt>
                <c:pt idx="2062">
                  <c:v>-2.4880640000000001</c:v>
                </c:pt>
                <c:pt idx="2063">
                  <c:v>-5.6799400000000002</c:v>
                </c:pt>
                <c:pt idx="2064">
                  <c:v>-3.770521</c:v>
                </c:pt>
                <c:pt idx="2065">
                  <c:v>-7.8001380000000005</c:v>
                </c:pt>
                <c:pt idx="2066">
                  <c:v>-3.938504</c:v>
                </c:pt>
                <c:pt idx="2067">
                  <c:v>-7.3834280000000003</c:v>
                </c:pt>
                <c:pt idx="2068">
                  <c:v>-2.7582800000000001</c:v>
                </c:pt>
                <c:pt idx="2069">
                  <c:v>-5.0718119999999995</c:v>
                </c:pt>
                <c:pt idx="2070">
                  <c:v>-2.1728869999999998</c:v>
                </c:pt>
                <c:pt idx="2071">
                  <c:v>-4.1391619999999998</c:v>
                </c:pt>
                <c:pt idx="2072">
                  <c:v>-1.644741</c:v>
                </c:pt>
                <c:pt idx="2073">
                  <c:v>-3.0997279999999998</c:v>
                </c:pt>
                <c:pt idx="2074">
                  <c:v>-1.4550069999999999</c:v>
                </c:pt>
                <c:pt idx="2075">
                  <c:v>-2.96828</c:v>
                </c:pt>
                <c:pt idx="2076">
                  <c:v>-1.434361</c:v>
                </c:pt>
                <c:pt idx="2077">
                  <c:v>-2.5493049999999999</c:v>
                </c:pt>
                <c:pt idx="2078">
                  <c:v>-0.71450899999999995</c:v>
                </c:pt>
                <c:pt idx="2079">
                  <c:v>-0.94638899999999992</c:v>
                </c:pt>
                <c:pt idx="2080">
                  <c:v>0.488039</c:v>
                </c:pt>
                <c:pt idx="2081">
                  <c:v>1.8409279999999999</c:v>
                </c:pt>
                <c:pt idx="2082">
                  <c:v>2.3739859999999999</c:v>
                </c:pt>
                <c:pt idx="2083">
                  <c:v>5.7394879999999997</c:v>
                </c:pt>
                <c:pt idx="2084">
                  <c:v>4.1724059999999996</c:v>
                </c:pt>
                <c:pt idx="2085">
                  <c:v>9.0128199999999996</c:v>
                </c:pt>
                <c:pt idx="2086">
                  <c:v>5.3321059999999996</c:v>
                </c:pt>
                <c:pt idx="2087">
                  <c:v>11.040188000000001</c:v>
                </c:pt>
                <c:pt idx="2088">
                  <c:v>5.8249560000000002</c:v>
                </c:pt>
                <c:pt idx="2089">
                  <c:v>11.471477</c:v>
                </c:pt>
                <c:pt idx="2090">
                  <c:v>5.1901320000000002</c:v>
                </c:pt>
                <c:pt idx="2091">
                  <c:v>9.5881620000000005</c:v>
                </c:pt>
                <c:pt idx="2092">
                  <c:v>3.4841410000000002</c:v>
                </c:pt>
                <c:pt idx="2093">
                  <c:v>6.3311520000000003</c:v>
                </c:pt>
                <c:pt idx="2094">
                  <c:v>2.5572370000000002</c:v>
                </c:pt>
                <c:pt idx="2095">
                  <c:v>4.957605</c:v>
                </c:pt>
                <c:pt idx="2096">
                  <c:v>2.360954</c:v>
                </c:pt>
                <c:pt idx="2097">
                  <c:v>4.7449519999999996</c:v>
                </c:pt>
                <c:pt idx="2098">
                  <c:v>2.5488960000000001</c:v>
                </c:pt>
                <c:pt idx="2099">
                  <c:v>5.2901179999999997</c:v>
                </c:pt>
                <c:pt idx="2100">
                  <c:v>2.762772</c:v>
                </c:pt>
                <c:pt idx="2101">
                  <c:v>5.2718959999999999</c:v>
                </c:pt>
                <c:pt idx="2102">
                  <c:v>1.433673</c:v>
                </c:pt>
                <c:pt idx="2103">
                  <c:v>1.173184</c:v>
                </c:pt>
                <c:pt idx="2104">
                  <c:v>-1.2424269999999999</c:v>
                </c:pt>
                <c:pt idx="2105">
                  <c:v>-2.8356729999999999</c:v>
                </c:pt>
                <c:pt idx="2106">
                  <c:v>-1.5280959999999999</c:v>
                </c:pt>
                <c:pt idx="2107">
                  <c:v>-2.7701440000000002</c:v>
                </c:pt>
                <c:pt idx="2108">
                  <c:v>-0.81104100000000001</c:v>
                </c:pt>
                <c:pt idx="2109">
                  <c:v>-1.026861</c:v>
                </c:pt>
                <c:pt idx="2110">
                  <c:v>0.34546900000000003</c:v>
                </c:pt>
                <c:pt idx="2111">
                  <c:v>1.128706</c:v>
                </c:pt>
                <c:pt idx="2112">
                  <c:v>1.0756270000000001</c:v>
                </c:pt>
                <c:pt idx="2113">
                  <c:v>2.1415990000000003</c:v>
                </c:pt>
                <c:pt idx="2114">
                  <c:v>0.63775599999999999</c:v>
                </c:pt>
                <c:pt idx="2115">
                  <c:v>0.92112899999999998</c:v>
                </c:pt>
                <c:pt idx="2116">
                  <c:v>6.9143999999999997E-2</c:v>
                </c:pt>
                <c:pt idx="2117">
                  <c:v>-0.16191300000000003</c:v>
                </c:pt>
                <c:pt idx="2118">
                  <c:v>-0.729348</c:v>
                </c:pt>
                <c:pt idx="2119">
                  <c:v>-1.8134109999999999</c:v>
                </c:pt>
                <c:pt idx="2120">
                  <c:v>-0.76883299999999999</c:v>
                </c:pt>
                <c:pt idx="2121">
                  <c:v>-1.4882059999999999</c:v>
                </c:pt>
                <c:pt idx="2122">
                  <c:v>-0.48727399999999998</c:v>
                </c:pt>
                <c:pt idx="2123">
                  <c:v>-0.63130200000000003</c:v>
                </c:pt>
                <c:pt idx="2124">
                  <c:v>0.17818500000000001</c:v>
                </c:pt>
                <c:pt idx="2125">
                  <c:v>0.71494000000000002</c:v>
                </c:pt>
                <c:pt idx="2126">
                  <c:v>1.0742389999999999</c:v>
                </c:pt>
                <c:pt idx="2127">
                  <c:v>2.0900210000000001</c:v>
                </c:pt>
                <c:pt idx="2128">
                  <c:v>0.77409499999999998</c:v>
                </c:pt>
                <c:pt idx="2129">
                  <c:v>1.5636760000000001</c:v>
                </c:pt>
                <c:pt idx="2130">
                  <c:v>1.1184769999999999</c:v>
                </c:pt>
                <c:pt idx="2131">
                  <c:v>2.2769459999999997</c:v>
                </c:pt>
                <c:pt idx="2132">
                  <c:v>0.55569299999999999</c:v>
                </c:pt>
                <c:pt idx="2133">
                  <c:v>0.519007</c:v>
                </c:pt>
                <c:pt idx="2134">
                  <c:v>-0.52032400000000001</c:v>
                </c:pt>
                <c:pt idx="2135">
                  <c:v>-1.418652</c:v>
                </c:pt>
                <c:pt idx="2136">
                  <c:v>-1.057029</c:v>
                </c:pt>
                <c:pt idx="2137">
                  <c:v>-2.079332</c:v>
                </c:pt>
                <c:pt idx="2138">
                  <c:v>-0.93880300000000005</c:v>
                </c:pt>
                <c:pt idx="2139">
                  <c:v>-1.791245</c:v>
                </c:pt>
                <c:pt idx="2140">
                  <c:v>-0.77793500000000004</c:v>
                </c:pt>
                <c:pt idx="2141">
                  <c:v>-1.4891000000000001</c:v>
                </c:pt>
                <c:pt idx="2142">
                  <c:v>-0.66726700000000005</c:v>
                </c:pt>
                <c:pt idx="2143">
                  <c:v>-1.381569</c:v>
                </c:pt>
                <c:pt idx="2144">
                  <c:v>-0.80541099999999999</c:v>
                </c:pt>
                <c:pt idx="2145">
                  <c:v>-1.6845059999999998</c:v>
                </c:pt>
                <c:pt idx="2146">
                  <c:v>-0.80290899999999998</c:v>
                </c:pt>
                <c:pt idx="2147">
                  <c:v>-1.673988</c:v>
                </c:pt>
                <c:pt idx="2148">
                  <c:v>-0.90891900000000003</c:v>
                </c:pt>
                <c:pt idx="2149">
                  <c:v>-1.7879890000000001</c:v>
                </c:pt>
                <c:pt idx="2150">
                  <c:v>-0.85102599999999995</c:v>
                </c:pt>
                <c:pt idx="2151">
                  <c:v>-1.6446079999999998</c:v>
                </c:pt>
                <c:pt idx="2152">
                  <c:v>-0.75949699999999998</c:v>
                </c:pt>
                <c:pt idx="2153">
                  <c:v>-1.482912</c:v>
                </c:pt>
                <c:pt idx="2154">
                  <c:v>-0.63945300000000005</c:v>
                </c:pt>
                <c:pt idx="2155">
                  <c:v>-1.1686369999999999</c:v>
                </c:pt>
                <c:pt idx="2156">
                  <c:v>-0.43066500000000002</c:v>
                </c:pt>
                <c:pt idx="2157">
                  <c:v>-0.78222199999999997</c:v>
                </c:pt>
                <c:pt idx="2158">
                  <c:v>-0.276758</c:v>
                </c:pt>
                <c:pt idx="2159">
                  <c:v>-5.2782999999999997E-2</c:v>
                </c:pt>
                <c:pt idx="2160">
                  <c:v>0.227601</c:v>
                </c:pt>
                <c:pt idx="2161">
                  <c:v>0.32788400000000001</c:v>
                </c:pt>
                <c:pt idx="2162">
                  <c:v>-0.13539200000000001</c:v>
                </c:pt>
                <c:pt idx="2163">
                  <c:v>-0.42232200000000003</c:v>
                </c:pt>
                <c:pt idx="2164">
                  <c:v>-0.32621099999999997</c:v>
                </c:pt>
                <c:pt idx="2165">
                  <c:v>-0.64522199999999996</c:v>
                </c:pt>
                <c:pt idx="2166">
                  <c:v>-0.24105599999999999</c:v>
                </c:pt>
                <c:pt idx="2167">
                  <c:v>-0.367645</c:v>
                </c:pt>
                <c:pt idx="2168">
                  <c:v>-0.130269</c:v>
                </c:pt>
                <c:pt idx="2169">
                  <c:v>-0.181446</c:v>
                </c:pt>
                <c:pt idx="2170">
                  <c:v>-7.1674000000000002E-2</c:v>
                </c:pt>
                <c:pt idx="2171">
                  <c:v>-0.21968500000000002</c:v>
                </c:pt>
                <c:pt idx="2172">
                  <c:v>-0.13992499999999999</c:v>
                </c:pt>
                <c:pt idx="2173">
                  <c:v>-0.21296499999999999</c:v>
                </c:pt>
                <c:pt idx="2174">
                  <c:v>2.1981000000000001E-2</c:v>
                </c:pt>
                <c:pt idx="2175">
                  <c:v>0.14152700000000001</c:v>
                </c:pt>
                <c:pt idx="2176">
                  <c:v>0.20646100000000001</c:v>
                </c:pt>
                <c:pt idx="2177">
                  <c:v>0.44216800000000001</c:v>
                </c:pt>
                <c:pt idx="2178">
                  <c:v>0.18143400000000001</c:v>
                </c:pt>
                <c:pt idx="2179">
                  <c:v>0.27905400000000002</c:v>
                </c:pt>
                <c:pt idx="2180">
                  <c:v>1.6691999999999999E-2</c:v>
                </c:pt>
                <c:pt idx="2181">
                  <c:v>-4.0072000000000003E-2</c:v>
                </c:pt>
                <c:pt idx="2182">
                  <c:v>-7.5219999999999995E-2</c:v>
                </c:pt>
                <c:pt idx="2183">
                  <c:v>-9.3316999999999997E-2</c:v>
                </c:pt>
                <c:pt idx="2184">
                  <c:v>9.1899999999999996E-2</c:v>
                </c:pt>
                <c:pt idx="2185">
                  <c:v>0.26732</c:v>
                </c:pt>
                <c:pt idx="2186">
                  <c:v>0.18491199999999999</c:v>
                </c:pt>
                <c:pt idx="2187">
                  <c:v>0.31972400000000001</c:v>
                </c:pt>
                <c:pt idx="2188">
                  <c:v>4.7230000000000001E-2</c:v>
                </c:pt>
                <c:pt idx="2189">
                  <c:v>-2.2849000000000001E-2</c:v>
                </c:pt>
                <c:pt idx="2190">
                  <c:v>-0.159165</c:v>
                </c:pt>
                <c:pt idx="2191">
                  <c:v>-0.33254</c:v>
                </c:pt>
                <c:pt idx="2192">
                  <c:v>-5.5012999999999999E-2</c:v>
                </c:pt>
                <c:pt idx="2193">
                  <c:v>9.2465999999999993E-2</c:v>
                </c:pt>
                <c:pt idx="2194">
                  <c:v>0.286213</c:v>
                </c:pt>
                <c:pt idx="2195">
                  <c:v>0.55951899999999999</c:v>
                </c:pt>
                <c:pt idx="2196">
                  <c:v>0.16885800000000001</c:v>
                </c:pt>
                <c:pt idx="2197">
                  <c:v>0.219059</c:v>
                </c:pt>
                <c:pt idx="2198">
                  <c:v>-4.0557000000000003E-2</c:v>
                </c:pt>
                <c:pt idx="2199">
                  <c:v>-0.10446800000000001</c:v>
                </c:pt>
                <c:pt idx="2200">
                  <c:v>2.5132000000000002E-2</c:v>
                </c:pt>
                <c:pt idx="2201">
                  <c:v>0.21008500000000002</c:v>
                </c:pt>
                <c:pt idx="2202">
                  <c:v>0.295902</c:v>
                </c:pt>
                <c:pt idx="2203">
                  <c:v>0.61414100000000005</c:v>
                </c:pt>
                <c:pt idx="2204">
                  <c:v>0.26033899999999999</c:v>
                </c:pt>
                <c:pt idx="2205">
                  <c:v>0.43824799999999997</c:v>
                </c:pt>
                <c:pt idx="2206">
                  <c:v>0.17483399999999999</c:v>
                </c:pt>
                <c:pt idx="2207">
                  <c:v>0.40013500000000002</c:v>
                </c:pt>
                <c:pt idx="2208">
                  <c:v>0.18732799999999999</c:v>
                </c:pt>
                <c:pt idx="2209">
                  <c:v>0.24359500000000001</c:v>
                </c:pt>
                <c:pt idx="2210">
                  <c:v>-8.523E-2</c:v>
                </c:pt>
                <c:pt idx="2211">
                  <c:v>-0.22477</c:v>
                </c:pt>
                <c:pt idx="2212">
                  <c:v>-5.9797999999999997E-2</c:v>
                </c:pt>
                <c:pt idx="2213">
                  <c:v>2.6738000000000005E-2</c:v>
                </c:pt>
                <c:pt idx="2214">
                  <c:v>0.28422500000000001</c:v>
                </c:pt>
                <c:pt idx="2215">
                  <c:v>0.81831100000000001</c:v>
                </c:pt>
                <c:pt idx="2216">
                  <c:v>0.73629800000000001</c:v>
                </c:pt>
                <c:pt idx="2217">
                  <c:v>1.537722</c:v>
                </c:pt>
                <c:pt idx="2218">
                  <c:v>0.73507900000000004</c:v>
                </c:pt>
                <c:pt idx="2219">
                  <c:v>1.376241</c:v>
                </c:pt>
                <c:pt idx="2220">
                  <c:v>0.55682399999999999</c:v>
                </c:pt>
                <c:pt idx="2221">
                  <c:v>1.0264769999999999</c:v>
                </c:pt>
                <c:pt idx="2222">
                  <c:v>0.33962100000000001</c:v>
                </c:pt>
                <c:pt idx="2223">
                  <c:v>0.51770700000000003</c:v>
                </c:pt>
                <c:pt idx="2224">
                  <c:v>2.1728000000000001E-2</c:v>
                </c:pt>
                <c:pt idx="2225">
                  <c:v>-3.4266000000000005E-2</c:v>
                </c:pt>
                <c:pt idx="2226">
                  <c:v>-4.4942000000000003E-2</c:v>
                </c:pt>
                <c:pt idx="2227">
                  <c:v>-8.9221999999999996E-2</c:v>
                </c:pt>
                <c:pt idx="2228">
                  <c:v>-5.4854E-2</c:v>
                </c:pt>
                <c:pt idx="2229">
                  <c:v>-0.118633</c:v>
                </c:pt>
                <c:pt idx="2230">
                  <c:v>-0.143846</c:v>
                </c:pt>
                <c:pt idx="2231">
                  <c:v>-0.40987700000000005</c:v>
                </c:pt>
                <c:pt idx="2232">
                  <c:v>-0.39125799999999999</c:v>
                </c:pt>
                <c:pt idx="2233">
                  <c:v>-1.036117</c:v>
                </c:pt>
                <c:pt idx="2234">
                  <c:v>-1.0267869999999999</c:v>
                </c:pt>
                <c:pt idx="2235">
                  <c:v>-2.303172</c:v>
                </c:pt>
                <c:pt idx="2236">
                  <c:v>-1.4738789999999999</c:v>
                </c:pt>
                <c:pt idx="2237">
                  <c:v>-3.327474</c:v>
                </c:pt>
                <c:pt idx="2238">
                  <c:v>-2.3919670000000002</c:v>
                </c:pt>
                <c:pt idx="2239">
                  <c:v>-5.3195240000000004</c:v>
                </c:pt>
                <c:pt idx="2240">
                  <c:v>-3.2451560000000002</c:v>
                </c:pt>
                <c:pt idx="2241">
                  <c:v>-6.5505200000000006</c:v>
                </c:pt>
                <c:pt idx="2242">
                  <c:v>-3.234327</c:v>
                </c:pt>
                <c:pt idx="2243">
                  <c:v>-6.4626299999999999</c:v>
                </c:pt>
                <c:pt idx="2244">
                  <c:v>-3.4504100000000002</c:v>
                </c:pt>
                <c:pt idx="2245">
                  <c:v>-7.3054490000000003</c:v>
                </c:pt>
                <c:pt idx="2246">
                  <c:v>-4.3322669999999999</c:v>
                </c:pt>
                <c:pt idx="2247">
                  <c:v>-9.0577719999999999</c:v>
                </c:pt>
                <c:pt idx="2248">
                  <c:v>-4.8618399999999999</c:v>
                </c:pt>
                <c:pt idx="2249">
                  <c:v>-9.5090000000000003</c:v>
                </c:pt>
                <c:pt idx="2250">
                  <c:v>-4.069617</c:v>
                </c:pt>
                <c:pt idx="2251">
                  <c:v>-7.402514</c:v>
                </c:pt>
                <c:pt idx="2252">
                  <c:v>-2.7062560000000002</c:v>
                </c:pt>
                <c:pt idx="2253">
                  <c:v>-4.9838000000000005</c:v>
                </c:pt>
                <c:pt idx="2254">
                  <c:v>-2.0638019999999999</c:v>
                </c:pt>
                <c:pt idx="2255">
                  <c:v>-4.1122730000000001</c:v>
                </c:pt>
                <c:pt idx="2256">
                  <c:v>-2.113569</c:v>
                </c:pt>
                <c:pt idx="2257">
                  <c:v>-4.3727149999999995</c:v>
                </c:pt>
                <c:pt idx="2258">
                  <c:v>-2.528654</c:v>
                </c:pt>
                <c:pt idx="2259">
                  <c:v>-5.2632259999999995</c:v>
                </c:pt>
                <c:pt idx="2260">
                  <c:v>-2.5494569999999999</c:v>
                </c:pt>
                <c:pt idx="2261">
                  <c:v>-4.3709360000000004</c:v>
                </c:pt>
                <c:pt idx="2262">
                  <c:v>-0.69671099999999997</c:v>
                </c:pt>
                <c:pt idx="2263">
                  <c:v>-0.29120799999999997</c:v>
                </c:pt>
                <c:pt idx="2264">
                  <c:v>1.3225610000000001</c:v>
                </c:pt>
                <c:pt idx="2265">
                  <c:v>3.329866</c:v>
                </c:pt>
                <c:pt idx="2266">
                  <c:v>2.361043</c:v>
                </c:pt>
                <c:pt idx="2267">
                  <c:v>4.9280949999999999</c:v>
                </c:pt>
                <c:pt idx="2268">
                  <c:v>2.8827759999999998</c:v>
                </c:pt>
                <c:pt idx="2269">
                  <c:v>6.6129479999999994</c:v>
                </c:pt>
                <c:pt idx="2270">
                  <c:v>5.0944799999999999</c:v>
                </c:pt>
                <c:pt idx="2271">
                  <c:v>11.585277</c:v>
                </c:pt>
                <c:pt idx="2272">
                  <c:v>7.6771289999999999</c:v>
                </c:pt>
                <c:pt idx="2273">
                  <c:v>16.123419999999999</c:v>
                </c:pt>
                <c:pt idx="2274">
                  <c:v>8.7930349999999997</c:v>
                </c:pt>
                <c:pt idx="2275">
                  <c:v>18.020211</c:v>
                </c:pt>
                <c:pt idx="2276">
                  <c:v>9.7617229999999999</c:v>
                </c:pt>
                <c:pt idx="2277">
                  <c:v>19.833109999999998</c:v>
                </c:pt>
                <c:pt idx="2278">
                  <c:v>10.375169</c:v>
                </c:pt>
                <c:pt idx="2279">
                  <c:v>21.406342000000002</c:v>
                </c:pt>
                <c:pt idx="2280">
                  <c:v>11.710462</c:v>
                </c:pt>
                <c:pt idx="2281">
                  <c:v>23.681860999999998</c:v>
                </c:pt>
                <c:pt idx="2282">
                  <c:v>11.582869000000001</c:v>
                </c:pt>
                <c:pt idx="2283">
                  <c:v>22.330522999999999</c:v>
                </c:pt>
                <c:pt idx="2284">
                  <c:v>9.7762069999999994</c:v>
                </c:pt>
                <c:pt idx="2285">
                  <c:v>18.670918</c:v>
                </c:pt>
                <c:pt idx="2286">
                  <c:v>8.3094570000000001</c:v>
                </c:pt>
                <c:pt idx="2287">
                  <c:v>16.448270000000001</c:v>
                </c:pt>
                <c:pt idx="2288">
                  <c:v>8.2114630000000002</c:v>
                </c:pt>
                <c:pt idx="2289">
                  <c:v>16.417346000000002</c:v>
                </c:pt>
                <c:pt idx="2290">
                  <c:v>7.995603</c:v>
                </c:pt>
                <c:pt idx="2291">
                  <c:v>15.4937</c:v>
                </c:pt>
                <c:pt idx="2292">
                  <c:v>6.6579309999999996</c:v>
                </c:pt>
                <c:pt idx="2293">
                  <c:v>12.307793999999999</c:v>
                </c:pt>
                <c:pt idx="2294">
                  <c:v>4.7456319999999996</c:v>
                </c:pt>
                <c:pt idx="2295">
                  <c:v>8.8186879999999999</c:v>
                </c:pt>
                <c:pt idx="2296">
                  <c:v>3.5336970000000001</c:v>
                </c:pt>
                <c:pt idx="2297">
                  <c:v>6.6273409999999995</c:v>
                </c:pt>
                <c:pt idx="2298">
                  <c:v>2.6520800000000002</c:v>
                </c:pt>
                <c:pt idx="2299">
                  <c:v>4.7903850000000006</c:v>
                </c:pt>
                <c:pt idx="2300">
                  <c:v>1.541655</c:v>
                </c:pt>
                <c:pt idx="2301">
                  <c:v>2.3941330000000001</c:v>
                </c:pt>
                <c:pt idx="2302">
                  <c:v>1.9321999999999999E-2</c:v>
                </c:pt>
                <c:pt idx="2303">
                  <c:v>-0.85580000000000001</c:v>
                </c:pt>
                <c:pt idx="2304">
                  <c:v>-1.663886</c:v>
                </c:pt>
                <c:pt idx="2305">
                  <c:v>-4.0941000000000001</c:v>
                </c:pt>
                <c:pt idx="2306">
                  <c:v>-3.2605089999999999</c:v>
                </c:pt>
                <c:pt idx="2307">
                  <c:v>-7.3569750000000003</c:v>
                </c:pt>
                <c:pt idx="2308">
                  <c:v>-4.7912020000000002</c:v>
                </c:pt>
                <c:pt idx="2309">
                  <c:v>-10.198135000000001</c:v>
                </c:pt>
                <c:pt idx="2310">
                  <c:v>-6.007028</c:v>
                </c:pt>
                <c:pt idx="2311">
                  <c:v>-12.502192000000001</c:v>
                </c:pt>
                <c:pt idx="2312">
                  <c:v>-6.8649990000000001</c:v>
                </c:pt>
                <c:pt idx="2313">
                  <c:v>-13.985890000000001</c:v>
                </c:pt>
                <c:pt idx="2314">
                  <c:v>-7.3214769999999998</c:v>
                </c:pt>
                <c:pt idx="2315">
                  <c:v>-14.889239</c:v>
                </c:pt>
                <c:pt idx="2316">
                  <c:v>-7.854336</c:v>
                </c:pt>
                <c:pt idx="2317">
                  <c:v>-15.897525999999999</c:v>
                </c:pt>
                <c:pt idx="2318">
                  <c:v>-8.1676599999999997</c:v>
                </c:pt>
                <c:pt idx="2319">
                  <c:v>-16.455055999999999</c:v>
                </c:pt>
                <c:pt idx="2320">
                  <c:v>-8.4127530000000004</c:v>
                </c:pt>
                <c:pt idx="2321">
                  <c:v>-16.911400999999998</c:v>
                </c:pt>
                <c:pt idx="2322">
                  <c:v>-8.4947370000000006</c:v>
                </c:pt>
                <c:pt idx="2323">
                  <c:v>-17.003292000000002</c:v>
                </c:pt>
                <c:pt idx="2324">
                  <c:v>-8.6406189999999992</c:v>
                </c:pt>
                <c:pt idx="2325">
                  <c:v>-17.457076000000001</c:v>
                </c:pt>
                <c:pt idx="2326">
                  <c:v>-8.8343570000000007</c:v>
                </c:pt>
                <c:pt idx="2327">
                  <c:v>-17.449010000000001</c:v>
                </c:pt>
                <c:pt idx="2328">
                  <c:v>-8.1590509999999998</c:v>
                </c:pt>
                <c:pt idx="2329">
                  <c:v>-15.744066</c:v>
                </c:pt>
                <c:pt idx="2330">
                  <c:v>-7.1058430000000001</c:v>
                </c:pt>
                <c:pt idx="2331">
                  <c:v>-13.924195000000001</c:v>
                </c:pt>
                <c:pt idx="2332">
                  <c:v>-6.7276509999999998</c:v>
                </c:pt>
                <c:pt idx="2333">
                  <c:v>-13.508564</c:v>
                </c:pt>
                <c:pt idx="2334">
                  <c:v>-6.7722090000000001</c:v>
                </c:pt>
                <c:pt idx="2335">
                  <c:v>-13.30073</c:v>
                </c:pt>
                <c:pt idx="2336">
                  <c:v>-6.1049610000000003</c:v>
                </c:pt>
                <c:pt idx="2337">
                  <c:v>-11.642211</c:v>
                </c:pt>
                <c:pt idx="2338">
                  <c:v>-4.9028320000000001</c:v>
                </c:pt>
                <c:pt idx="2339">
                  <c:v>-9.2562360000000012</c:v>
                </c:pt>
                <c:pt idx="2340">
                  <c:v>-3.9761790000000001</c:v>
                </c:pt>
                <c:pt idx="2341">
                  <c:v>-7.7888459999999995</c:v>
                </c:pt>
                <c:pt idx="2342">
                  <c:v>-3.8495469999999998</c:v>
                </c:pt>
                <c:pt idx="2343">
                  <c:v>-7.68872</c:v>
                </c:pt>
                <c:pt idx="2344">
                  <c:v>-3.5766719999999999</c:v>
                </c:pt>
                <c:pt idx="2345">
                  <c:v>-6.5825420000000001</c:v>
                </c:pt>
                <c:pt idx="2346">
                  <c:v>-2.0478930000000002</c:v>
                </c:pt>
                <c:pt idx="2347">
                  <c:v>-2.8966950000000002</c:v>
                </c:pt>
                <c:pt idx="2348">
                  <c:v>0.25407600000000002</c:v>
                </c:pt>
                <c:pt idx="2349">
                  <c:v>1.243482</c:v>
                </c:pt>
                <c:pt idx="2350">
                  <c:v>1.212367</c:v>
                </c:pt>
                <c:pt idx="2351">
                  <c:v>2.1516579999999998</c:v>
                </c:pt>
                <c:pt idx="2352">
                  <c:v>0.40127400000000002</c:v>
                </c:pt>
                <c:pt idx="2353">
                  <c:v>0.44283100000000003</c:v>
                </c:pt>
                <c:pt idx="2354">
                  <c:v>0.19406599999999999</c:v>
                </c:pt>
                <c:pt idx="2355">
                  <c:v>1.3921330000000001</c:v>
                </c:pt>
                <c:pt idx="2356">
                  <c:v>3.1505890000000001</c:v>
                </c:pt>
                <c:pt idx="2357">
                  <c:v>8.2149070000000002</c:v>
                </c:pt>
                <c:pt idx="2358">
                  <c:v>6.5598900000000002</c:v>
                </c:pt>
                <c:pt idx="2359">
                  <c:v>14.304684999999999</c:v>
                </c:pt>
                <c:pt idx="2360">
                  <c:v>8.2392909999999997</c:v>
                </c:pt>
                <c:pt idx="2361">
                  <c:v>15.969767999999998</c:v>
                </c:pt>
                <c:pt idx="2362">
                  <c:v>6.4954929999999997</c:v>
                </c:pt>
                <c:pt idx="2363">
                  <c:v>11.838875</c:v>
                </c:pt>
                <c:pt idx="2364">
                  <c:v>5.1628550000000004</c:v>
                </c:pt>
                <c:pt idx="2365">
                  <c:v>11.161443</c:v>
                </c:pt>
                <c:pt idx="2366">
                  <c:v>7.7153850000000004</c:v>
                </c:pt>
                <c:pt idx="2367">
                  <c:v>17.830674999999999</c:v>
                </c:pt>
                <c:pt idx="2368">
                  <c:v>12.102517000000001</c:v>
                </c:pt>
                <c:pt idx="2369">
                  <c:v>25.192868000000001</c:v>
                </c:pt>
                <c:pt idx="2370">
                  <c:v>13.612194000000001</c:v>
                </c:pt>
                <c:pt idx="2371">
                  <c:v>27.570999</c:v>
                </c:pt>
                <c:pt idx="2372">
                  <c:v>13.996036</c:v>
                </c:pt>
                <c:pt idx="2373">
                  <c:v>27.786529999999999</c:v>
                </c:pt>
                <c:pt idx="2374">
                  <c:v>13.419165</c:v>
                </c:pt>
                <c:pt idx="2375">
                  <c:v>26.381062999999997</c:v>
                </c:pt>
                <c:pt idx="2376">
                  <c:v>12.469635999999999</c:v>
                </c:pt>
                <c:pt idx="2377">
                  <c:v>24.331265000000002</c:v>
                </c:pt>
                <c:pt idx="2378">
                  <c:v>11.081068999999999</c:v>
                </c:pt>
                <c:pt idx="2379">
                  <c:v>21.259259</c:v>
                </c:pt>
                <c:pt idx="2380">
                  <c:v>9.1349640000000001</c:v>
                </c:pt>
                <c:pt idx="2381">
                  <c:v>17.148997999999999</c:v>
                </c:pt>
                <c:pt idx="2382">
                  <c:v>6.9282750000000002</c:v>
                </c:pt>
                <c:pt idx="2383">
                  <c:v>12.840620000000001</c:v>
                </c:pt>
                <c:pt idx="2384">
                  <c:v>4.9715850000000001</c:v>
                </c:pt>
                <c:pt idx="2385">
                  <c:v>9.1509970000000003</c:v>
                </c:pt>
                <c:pt idx="2386">
                  <c:v>3.5453809999999999</c:v>
                </c:pt>
                <c:pt idx="2387">
                  <c:v>6.5542870000000004</c:v>
                </c:pt>
                <c:pt idx="2388">
                  <c:v>2.5938059999999998</c:v>
                </c:pt>
                <c:pt idx="2389">
                  <c:v>4.8519799999999993</c:v>
                </c:pt>
                <c:pt idx="2390">
                  <c:v>2.0101520000000002</c:v>
                </c:pt>
                <c:pt idx="2391">
                  <c:v>3.7414140000000002</c:v>
                </c:pt>
                <c:pt idx="2392">
                  <c:v>1.3079289999999999</c:v>
                </c:pt>
                <c:pt idx="2393">
                  <c:v>2.0505360000000001</c:v>
                </c:pt>
                <c:pt idx="2394">
                  <c:v>0.143119</c:v>
                </c:pt>
                <c:pt idx="2395">
                  <c:v>-0.23936299999999999</c:v>
                </c:pt>
                <c:pt idx="2396">
                  <c:v>-0.88154600000000005</c:v>
                </c:pt>
                <c:pt idx="2397">
                  <c:v>-2.3182879999999999</c:v>
                </c:pt>
                <c:pt idx="2398">
                  <c:v>-2.1197319999999999</c:v>
                </c:pt>
                <c:pt idx="2399">
                  <c:v>-5.0042860000000005</c:v>
                </c:pt>
                <c:pt idx="2400">
                  <c:v>-3.7018970000000002</c:v>
                </c:pt>
                <c:pt idx="2401">
                  <c:v>-8.316593000000001</c:v>
                </c:pt>
                <c:pt idx="2402">
                  <c:v>-5.5390990000000002</c:v>
                </c:pt>
                <c:pt idx="2403">
                  <c:v>-12.031326</c:v>
                </c:pt>
                <c:pt idx="2404">
                  <c:v>-7.4561679999999999</c:v>
                </c:pt>
                <c:pt idx="2405">
                  <c:v>-15.740295</c:v>
                </c:pt>
                <c:pt idx="2406">
                  <c:v>-8.7652979999999996</c:v>
                </c:pt>
                <c:pt idx="2407">
                  <c:v>-17.665855000000001</c:v>
                </c:pt>
                <c:pt idx="2408">
                  <c:v>-8.8397079999999999</c:v>
                </c:pt>
                <c:pt idx="2409">
                  <c:v>-17.475505999999999</c:v>
                </c:pt>
                <c:pt idx="2410">
                  <c:v>-8.3789429999999996</c:v>
                </c:pt>
                <c:pt idx="2411">
                  <c:v>-16.484794999999998</c:v>
                </c:pt>
                <c:pt idx="2412">
                  <c:v>-7.8602889999999999</c:v>
                </c:pt>
                <c:pt idx="2413">
                  <c:v>-15.684927</c:v>
                </c:pt>
                <c:pt idx="2414">
                  <c:v>-8.0265889999999995</c:v>
                </c:pt>
                <c:pt idx="2415">
                  <c:v>-16.319316999999998</c:v>
                </c:pt>
                <c:pt idx="2416">
                  <c:v>-8.4897100000000005</c:v>
                </c:pt>
                <c:pt idx="2417">
                  <c:v>-17.118085999999998</c:v>
                </c:pt>
                <c:pt idx="2418">
                  <c:v>-8.7269679999999994</c:v>
                </c:pt>
                <c:pt idx="2419">
                  <c:v>-17.407691</c:v>
                </c:pt>
                <c:pt idx="2420">
                  <c:v>-8.528098</c:v>
                </c:pt>
                <c:pt idx="2421">
                  <c:v>-16.897238000000002</c:v>
                </c:pt>
                <c:pt idx="2422">
                  <c:v>-8.2151390000000006</c:v>
                </c:pt>
                <c:pt idx="2423">
                  <c:v>-16.269196000000001</c:v>
                </c:pt>
                <c:pt idx="2424">
                  <c:v>-7.8614990000000002</c:v>
                </c:pt>
                <c:pt idx="2425">
                  <c:v>-15.327197999999999</c:v>
                </c:pt>
                <c:pt idx="2426">
                  <c:v>-6.9759359999999999</c:v>
                </c:pt>
                <c:pt idx="2427">
                  <c:v>-13.373956</c:v>
                </c:pt>
                <c:pt idx="2428">
                  <c:v>-5.8313040000000003</c:v>
                </c:pt>
                <c:pt idx="2429">
                  <c:v>-11.178879999999999</c:v>
                </c:pt>
                <c:pt idx="2430">
                  <c:v>-4.8521970000000003</c:v>
                </c:pt>
                <c:pt idx="2431">
                  <c:v>-9.2671349999999997</c:v>
                </c:pt>
                <c:pt idx="2432">
                  <c:v>-4.0480510000000001</c:v>
                </c:pt>
                <c:pt idx="2433">
                  <c:v>-7.6705900000000007</c:v>
                </c:pt>
                <c:pt idx="2434">
                  <c:v>-3.1574650000000002</c:v>
                </c:pt>
                <c:pt idx="2435">
                  <c:v>-5.8677849999999996</c:v>
                </c:pt>
                <c:pt idx="2436">
                  <c:v>-2.3185859999999998</c:v>
                </c:pt>
                <c:pt idx="2437">
                  <c:v>-4.3425779999999996</c:v>
                </c:pt>
                <c:pt idx="2438">
                  <c:v>-1.7557720000000001</c:v>
                </c:pt>
                <c:pt idx="2439">
                  <c:v>-3.1895370000000001</c:v>
                </c:pt>
                <c:pt idx="2440">
                  <c:v>-1.0485139999999999</c:v>
                </c:pt>
                <c:pt idx="2441">
                  <c:v>-1.6688609999999999</c:v>
                </c:pt>
                <c:pt idx="2442">
                  <c:v>-0.15928999999999999</c:v>
                </c:pt>
                <c:pt idx="2443">
                  <c:v>2.8067000000000009E-2</c:v>
                </c:pt>
                <c:pt idx="2444">
                  <c:v>0.330924</c:v>
                </c:pt>
                <c:pt idx="2445">
                  <c:v>0.77934400000000004</c:v>
                </c:pt>
                <c:pt idx="2446">
                  <c:v>0.79355500000000001</c:v>
                </c:pt>
                <c:pt idx="2447">
                  <c:v>2.2196959999999999</c:v>
                </c:pt>
                <c:pt idx="2448">
                  <c:v>2.2581579999999999</c:v>
                </c:pt>
                <c:pt idx="2449">
                  <c:v>5.526186</c:v>
                </c:pt>
                <c:pt idx="2450">
                  <c:v>4.2739479999999999</c:v>
                </c:pt>
                <c:pt idx="2451">
                  <c:v>9.1518499999999996</c:v>
                </c:pt>
                <c:pt idx="2452">
                  <c:v>5.0640720000000004</c:v>
                </c:pt>
                <c:pt idx="2453">
                  <c:v>10.194874</c:v>
                </c:pt>
                <c:pt idx="2454">
                  <c:v>5.1613369999999996</c:v>
                </c:pt>
                <c:pt idx="2455">
                  <c:v>10.684355999999999</c:v>
                </c:pt>
                <c:pt idx="2456">
                  <c:v>6.6271100000000001</c:v>
                </c:pt>
                <c:pt idx="2457">
                  <c:v>14.787198</c:v>
                </c:pt>
                <c:pt idx="2458">
                  <c:v>9.4616699999999998</c:v>
                </c:pt>
                <c:pt idx="2459">
                  <c:v>19.622593000000002</c:v>
                </c:pt>
                <c:pt idx="2460">
                  <c:v>10.534777</c:v>
                </c:pt>
                <c:pt idx="2461">
                  <c:v>21.466067000000002</c:v>
                </c:pt>
                <c:pt idx="2462">
                  <c:v>11.227596999999999</c:v>
                </c:pt>
                <c:pt idx="2463">
                  <c:v>22.948400999999997</c:v>
                </c:pt>
                <c:pt idx="2464">
                  <c:v>12.364307</c:v>
                </c:pt>
                <c:pt idx="2465">
                  <c:v>24.941026000000001</c:v>
                </c:pt>
                <c:pt idx="2466">
                  <c:v>12.468541999999999</c:v>
                </c:pt>
                <c:pt idx="2467">
                  <c:v>24.736208999999999</c:v>
                </c:pt>
                <c:pt idx="2468">
                  <c:v>11.922618999999999</c:v>
                </c:pt>
                <c:pt idx="2469">
                  <c:v>23.262169</c:v>
                </c:pt>
                <c:pt idx="2470">
                  <c:v>10.527039</c:v>
                </c:pt>
                <c:pt idx="2471">
                  <c:v>20.146881</c:v>
                </c:pt>
                <c:pt idx="2472">
                  <c:v>8.7054399999999994</c:v>
                </c:pt>
                <c:pt idx="2473">
                  <c:v>16.513552999999998</c:v>
                </c:pt>
                <c:pt idx="2474">
                  <c:v>7.0092369999999997</c:v>
                </c:pt>
                <c:pt idx="2475">
                  <c:v>13.356169</c:v>
                </c:pt>
                <c:pt idx="2476">
                  <c:v>5.721768</c:v>
                </c:pt>
                <c:pt idx="2477">
                  <c:v>10.795888</c:v>
                </c:pt>
                <c:pt idx="2478">
                  <c:v>4.4333140000000002</c:v>
                </c:pt>
                <c:pt idx="2479">
                  <c:v>8.1697710000000008</c:v>
                </c:pt>
                <c:pt idx="2480">
                  <c:v>2.9625010000000001</c:v>
                </c:pt>
                <c:pt idx="2481">
                  <c:v>5.090935</c:v>
                </c:pt>
                <c:pt idx="2482">
                  <c:v>1.2691669999999999</c:v>
                </c:pt>
                <c:pt idx="2483">
                  <c:v>1.737098</c:v>
                </c:pt>
                <c:pt idx="2484">
                  <c:v>-0.23976700000000001</c:v>
                </c:pt>
                <c:pt idx="2485">
                  <c:v>-1.0829169999999999</c:v>
                </c:pt>
                <c:pt idx="2486">
                  <c:v>-1.3146610000000001</c:v>
                </c:pt>
                <c:pt idx="2487">
                  <c:v>-3.079415</c:v>
                </c:pt>
                <c:pt idx="2488">
                  <c:v>-2.3204479999999998</c:v>
                </c:pt>
                <c:pt idx="2489">
                  <c:v>-5.3282569999999998</c:v>
                </c:pt>
                <c:pt idx="2490">
                  <c:v>-3.8498079999999999</c:v>
                </c:pt>
                <c:pt idx="2491">
                  <c:v>-8.6176460000000006</c:v>
                </c:pt>
                <c:pt idx="2492">
                  <c:v>-5.5271119999999998</c:v>
                </c:pt>
                <c:pt idx="2493">
                  <c:v>-11.610043999999998</c:v>
                </c:pt>
                <c:pt idx="2494">
                  <c:v>-6.5157379999999998</c:v>
                </c:pt>
                <c:pt idx="2495">
                  <c:v>-13.36857</c:v>
                </c:pt>
                <c:pt idx="2496">
                  <c:v>-7.1518990000000002</c:v>
                </c:pt>
                <c:pt idx="2497">
                  <c:v>-14.604514</c:v>
                </c:pt>
                <c:pt idx="2498">
                  <c:v>-7.7948570000000004</c:v>
                </c:pt>
                <c:pt idx="2499">
                  <c:v>-15.829731000000001</c:v>
                </c:pt>
                <c:pt idx="2500">
                  <c:v>-8.0057899999999993</c:v>
                </c:pt>
                <c:pt idx="2501">
                  <c:v>-15.966151</c:v>
                </c:pt>
                <c:pt idx="2502">
                  <c:v>-7.9185639999999999</c:v>
                </c:pt>
                <c:pt idx="2503">
                  <c:v>-15.779681</c:v>
                </c:pt>
                <c:pt idx="2504">
                  <c:v>-7.819534</c:v>
                </c:pt>
                <c:pt idx="2505">
                  <c:v>-15.564335</c:v>
                </c:pt>
                <c:pt idx="2506">
                  <c:v>-7.6086289999999996</c:v>
                </c:pt>
                <c:pt idx="2507">
                  <c:v>-15.048717</c:v>
                </c:pt>
                <c:pt idx="2508">
                  <c:v>-7.2350269999999997</c:v>
                </c:pt>
                <c:pt idx="2509">
                  <c:v>-14.301705999999999</c:v>
                </c:pt>
                <c:pt idx="2510">
                  <c:v>-6.9380899999999999</c:v>
                </c:pt>
                <c:pt idx="2511">
                  <c:v>-13.71508</c:v>
                </c:pt>
                <c:pt idx="2512">
                  <c:v>-6.6166010000000002</c:v>
                </c:pt>
                <c:pt idx="2513">
                  <c:v>-13.092577</c:v>
                </c:pt>
                <c:pt idx="2514">
                  <c:v>-6.3887270000000003</c:v>
                </c:pt>
                <c:pt idx="2515">
                  <c:v>-12.673173999999999</c:v>
                </c:pt>
                <c:pt idx="2516">
                  <c:v>-6.0242170000000002</c:v>
                </c:pt>
                <c:pt idx="2517">
                  <c:v>-11.666658999999999</c:v>
                </c:pt>
                <c:pt idx="2518">
                  <c:v>-5.2159300000000002</c:v>
                </c:pt>
                <c:pt idx="2519">
                  <c:v>-10.069094</c:v>
                </c:pt>
                <c:pt idx="2520">
                  <c:v>-4.6545730000000001</c:v>
                </c:pt>
                <c:pt idx="2521">
                  <c:v>-9.249689</c:v>
                </c:pt>
                <c:pt idx="2522">
                  <c:v>-4.4765170000000003</c:v>
                </c:pt>
                <c:pt idx="2523">
                  <c:v>-8.7103870000000008</c:v>
                </c:pt>
                <c:pt idx="2524">
                  <c:v>-3.9981279999999999</c:v>
                </c:pt>
                <c:pt idx="2525">
                  <c:v>-7.7954220000000003</c:v>
                </c:pt>
                <c:pt idx="2526">
                  <c:v>-3.5947309999999999</c:v>
                </c:pt>
                <c:pt idx="2527">
                  <c:v>-6.9294039999999999</c:v>
                </c:pt>
                <c:pt idx="2528">
                  <c:v>-3.0977450000000002</c:v>
                </c:pt>
                <c:pt idx="2529">
                  <c:v>-5.9380269999999999</c:v>
                </c:pt>
                <c:pt idx="2530">
                  <c:v>-2.4472939999999999</c:v>
                </c:pt>
                <c:pt idx="2531">
                  <c:v>-4.3790779999999998</c:v>
                </c:pt>
                <c:pt idx="2532">
                  <c:v>-1.327153</c:v>
                </c:pt>
                <c:pt idx="2533">
                  <c:v>-1.932374</c:v>
                </c:pt>
                <c:pt idx="2534">
                  <c:v>0.2823</c:v>
                </c:pt>
                <c:pt idx="2535">
                  <c:v>1.651778</c:v>
                </c:pt>
                <c:pt idx="2536">
                  <c:v>2.5354160000000001</c:v>
                </c:pt>
                <c:pt idx="2537">
                  <c:v>6.0880720000000004</c:v>
                </c:pt>
                <c:pt idx="2538">
                  <c:v>4.1562229999999998</c:v>
                </c:pt>
                <c:pt idx="2539">
                  <c:v>8.6252220000000008</c:v>
                </c:pt>
                <c:pt idx="2540">
                  <c:v>4.8549429999999996</c:v>
                </c:pt>
                <c:pt idx="2541">
                  <c:v>10.355543999999998</c:v>
                </c:pt>
                <c:pt idx="2542">
                  <c:v>6.3603639999999997</c:v>
                </c:pt>
                <c:pt idx="2543">
                  <c:v>13.723478</c:v>
                </c:pt>
                <c:pt idx="2544">
                  <c:v>8.2913350000000001</c:v>
                </c:pt>
                <c:pt idx="2545">
                  <c:v>17.161625000000001</c:v>
                </c:pt>
                <c:pt idx="2546">
                  <c:v>9.1392059999999997</c:v>
                </c:pt>
                <c:pt idx="2547">
                  <c:v>18.375636999999998</c:v>
                </c:pt>
                <c:pt idx="2548">
                  <c:v>8.9092400000000005</c:v>
                </c:pt>
                <c:pt idx="2549">
                  <c:v>17.349741000000002</c:v>
                </c:pt>
                <c:pt idx="2550">
                  <c:v>8.2049230000000009</c:v>
                </c:pt>
                <c:pt idx="2551">
                  <c:v>16.420133</c:v>
                </c:pt>
                <c:pt idx="2552">
                  <c:v>8.4958209999999994</c:v>
                </c:pt>
                <c:pt idx="2553">
                  <c:v>17.560198999999997</c:v>
                </c:pt>
                <c:pt idx="2554">
                  <c:v>9.7021409999999992</c:v>
                </c:pt>
                <c:pt idx="2555">
                  <c:v>19.812049999999999</c:v>
                </c:pt>
                <c:pt idx="2556">
                  <c:v>10.147197999999999</c:v>
                </c:pt>
                <c:pt idx="2557">
                  <c:v>19.961103000000001</c:v>
                </c:pt>
                <c:pt idx="2558">
                  <c:v>9.2186389999999996</c:v>
                </c:pt>
                <c:pt idx="2559">
                  <c:v>17.758687999999999</c:v>
                </c:pt>
                <c:pt idx="2560">
                  <c:v>7.8502770000000002</c:v>
                </c:pt>
                <c:pt idx="2561">
                  <c:v>14.986485</c:v>
                </c:pt>
                <c:pt idx="2562">
                  <c:v>6.3477399999999999</c:v>
                </c:pt>
                <c:pt idx="2563">
                  <c:v>11.858816000000001</c:v>
                </c:pt>
                <c:pt idx="2564">
                  <c:v>4.7050549999999998</c:v>
                </c:pt>
                <c:pt idx="2565">
                  <c:v>8.6303669999999997</c:v>
                </c:pt>
                <c:pt idx="2566">
                  <c:v>3.1539760000000001</c:v>
                </c:pt>
                <c:pt idx="2567">
                  <c:v>5.5241720000000001</c:v>
                </c:pt>
                <c:pt idx="2568">
                  <c:v>1.574271</c:v>
                </c:pt>
                <c:pt idx="2569">
                  <c:v>2.3372260000000002</c:v>
                </c:pt>
                <c:pt idx="2570">
                  <c:v>-2.7186999999999999E-2</c:v>
                </c:pt>
                <c:pt idx="2571">
                  <c:v>-0.70735399999999993</c:v>
                </c:pt>
                <c:pt idx="2572">
                  <c:v>-1.1995480000000001</c:v>
                </c:pt>
                <c:pt idx="2573">
                  <c:v>-2.972718</c:v>
                </c:pt>
                <c:pt idx="2574">
                  <c:v>-2.4231720000000001</c:v>
                </c:pt>
                <c:pt idx="2575">
                  <c:v>-5.4718309999999999</c:v>
                </c:pt>
                <c:pt idx="2576">
                  <c:v>-3.4805060000000001</c:v>
                </c:pt>
                <c:pt idx="2577">
                  <c:v>-7.2014460000000007</c:v>
                </c:pt>
                <c:pt idx="2578">
                  <c:v>-3.803137</c:v>
                </c:pt>
                <c:pt idx="2579">
                  <c:v>-7.6146440000000002</c:v>
                </c:pt>
                <c:pt idx="2580">
                  <c:v>-3.8471649999999999</c:v>
                </c:pt>
                <c:pt idx="2581">
                  <c:v>-7.6660209999999998</c:v>
                </c:pt>
                <c:pt idx="2582">
                  <c:v>-3.7219799999999998</c:v>
                </c:pt>
                <c:pt idx="2583">
                  <c:v>-7.5742339999999997</c:v>
                </c:pt>
                <c:pt idx="2584">
                  <c:v>-4.3851399999999998</c:v>
                </c:pt>
                <c:pt idx="2585">
                  <c:v>-9.6746400000000001</c:v>
                </c:pt>
                <c:pt idx="2586">
                  <c:v>-6.1162619999999999</c:v>
                </c:pt>
                <c:pt idx="2587">
                  <c:v>-12.754849</c:v>
                </c:pt>
                <c:pt idx="2588">
                  <c:v>-6.9401570000000001</c:v>
                </c:pt>
                <c:pt idx="2589">
                  <c:v>-13.960937000000001</c:v>
                </c:pt>
                <c:pt idx="2590">
                  <c:v>-7.0030429999999999</c:v>
                </c:pt>
                <c:pt idx="2591">
                  <c:v>-13.980170000000001</c:v>
                </c:pt>
                <c:pt idx="2592">
                  <c:v>-6.9353619999999996</c:v>
                </c:pt>
                <c:pt idx="2593">
                  <c:v>-13.817298999999998</c:v>
                </c:pt>
                <c:pt idx="2594">
                  <c:v>-6.8873889999999998</c:v>
                </c:pt>
                <c:pt idx="2595">
                  <c:v>-13.822628999999999</c:v>
                </c:pt>
                <c:pt idx="2596">
                  <c:v>-6.9988780000000004</c:v>
                </c:pt>
                <c:pt idx="2597">
                  <c:v>-13.928573</c:v>
                </c:pt>
                <c:pt idx="2598">
                  <c:v>-6.6521679999999996</c:v>
                </c:pt>
                <c:pt idx="2599">
                  <c:v>-12.916132999999999</c:v>
                </c:pt>
                <c:pt idx="2600">
                  <c:v>-5.8827059999999998</c:v>
                </c:pt>
                <c:pt idx="2601">
                  <c:v>-11.472252000000001</c:v>
                </c:pt>
                <c:pt idx="2602">
                  <c:v>-5.3733329999999997</c:v>
                </c:pt>
                <c:pt idx="2603">
                  <c:v>-10.508161999999999</c:v>
                </c:pt>
                <c:pt idx="2604">
                  <c:v>-4.9044740000000004</c:v>
                </c:pt>
                <c:pt idx="2605">
                  <c:v>-9.5994910000000004</c:v>
                </c:pt>
                <c:pt idx="2606">
                  <c:v>-4.4271849999999997</c:v>
                </c:pt>
                <c:pt idx="2607">
                  <c:v>-8.4895789999999991</c:v>
                </c:pt>
                <c:pt idx="2608">
                  <c:v>-3.578478</c:v>
                </c:pt>
                <c:pt idx="2609">
                  <c:v>-6.6641779999999997</c:v>
                </c:pt>
                <c:pt idx="2610">
                  <c:v>-2.7320359999999999</c:v>
                </c:pt>
                <c:pt idx="2611">
                  <c:v>-5.2860230000000001</c:v>
                </c:pt>
                <c:pt idx="2612">
                  <c:v>-2.482437</c:v>
                </c:pt>
                <c:pt idx="2613">
                  <c:v>-4.8740610000000002</c:v>
                </c:pt>
                <c:pt idx="2614">
                  <c:v>-2.164272</c:v>
                </c:pt>
                <c:pt idx="2615">
                  <c:v>-3.9262269999999999</c:v>
                </c:pt>
                <c:pt idx="2616">
                  <c:v>-1.1665589999999999</c:v>
                </c:pt>
                <c:pt idx="2617">
                  <c:v>-1.592525</c:v>
                </c:pt>
                <c:pt idx="2618">
                  <c:v>0.32697300000000001</c:v>
                </c:pt>
                <c:pt idx="2619">
                  <c:v>1.278823</c:v>
                </c:pt>
                <c:pt idx="2620">
                  <c:v>1.455478</c:v>
                </c:pt>
                <c:pt idx="2621">
                  <c:v>3.3132450000000002</c:v>
                </c:pt>
                <c:pt idx="2622">
                  <c:v>2.1262539999999999</c:v>
                </c:pt>
                <c:pt idx="2623">
                  <c:v>4.6138490000000001</c:v>
                </c:pt>
                <c:pt idx="2624">
                  <c:v>3.1762920000000001</c:v>
                </c:pt>
                <c:pt idx="2625">
                  <c:v>7.3997200000000003</c:v>
                </c:pt>
                <c:pt idx="2626">
                  <c:v>5.5516569999999996</c:v>
                </c:pt>
                <c:pt idx="2627">
                  <c:v>12.25769</c:v>
                </c:pt>
                <c:pt idx="2628">
                  <c:v>7.3987780000000001</c:v>
                </c:pt>
                <c:pt idx="2629">
                  <c:v>15.087109</c:v>
                </c:pt>
                <c:pt idx="2630">
                  <c:v>7.8089870000000001</c:v>
                </c:pt>
                <c:pt idx="2631">
                  <c:v>15.866052</c:v>
                </c:pt>
                <c:pt idx="2632">
                  <c:v>8.4820989999999998</c:v>
                </c:pt>
                <c:pt idx="2633">
                  <c:v>17.410356999999998</c:v>
                </c:pt>
                <c:pt idx="2634">
                  <c:v>9.1484439999999996</c:v>
                </c:pt>
                <c:pt idx="2635">
                  <c:v>18.274934000000002</c:v>
                </c:pt>
                <c:pt idx="2636">
                  <c:v>9.0530039999999996</c:v>
                </c:pt>
                <c:pt idx="2637">
                  <c:v>18.089791999999999</c:v>
                </c:pt>
                <c:pt idx="2638">
                  <c:v>8.8401709999999998</c:v>
                </c:pt>
                <c:pt idx="2639">
                  <c:v>17.266793999999997</c:v>
                </c:pt>
                <c:pt idx="2640">
                  <c:v>8.1507830000000006</c:v>
                </c:pt>
                <c:pt idx="2641">
                  <c:v>16.441231999999999</c:v>
                </c:pt>
                <c:pt idx="2642">
                  <c:v>8.6634869999999999</c:v>
                </c:pt>
                <c:pt idx="2643">
                  <c:v>17.53913</c:v>
                </c:pt>
                <c:pt idx="2644">
                  <c:v>8.7783569999999997</c:v>
                </c:pt>
                <c:pt idx="2645">
                  <c:v>17.00046</c:v>
                </c:pt>
                <c:pt idx="2646">
                  <c:v>7.3840130000000004</c:v>
                </c:pt>
                <c:pt idx="2647">
                  <c:v>13.845354</c:v>
                </c:pt>
                <c:pt idx="2648">
                  <c:v>5.6529600000000002</c:v>
                </c:pt>
                <c:pt idx="2649">
                  <c:v>10.631409999999999</c:v>
                </c:pt>
                <c:pt idx="2650">
                  <c:v>4.490405</c:v>
                </c:pt>
                <c:pt idx="2651">
                  <c:v>8.6974070000000001</c:v>
                </c:pt>
                <c:pt idx="2652">
                  <c:v>3.9985940000000002</c:v>
                </c:pt>
                <c:pt idx="2653">
                  <c:v>7.5866670000000003</c:v>
                </c:pt>
                <c:pt idx="2654">
                  <c:v>2.7928790000000001</c:v>
                </c:pt>
                <c:pt idx="2655">
                  <c:v>4.6911490000000002</c:v>
                </c:pt>
                <c:pt idx="2656">
                  <c:v>1.0775859999999999</c:v>
                </c:pt>
                <c:pt idx="2657">
                  <c:v>1.4992529999999999</c:v>
                </c:pt>
                <c:pt idx="2658">
                  <c:v>8.3765999999999993E-2</c:v>
                </c:pt>
                <c:pt idx="2659">
                  <c:v>2.7126999999999991E-2</c:v>
                </c:pt>
                <c:pt idx="2660">
                  <c:v>-0.20530200000000001</c:v>
                </c:pt>
                <c:pt idx="2661">
                  <c:v>-0.672261</c:v>
                </c:pt>
                <c:pt idx="2662">
                  <c:v>-1.0009619999999999</c:v>
                </c:pt>
                <c:pt idx="2663">
                  <c:v>-2.7427919999999997</c:v>
                </c:pt>
                <c:pt idx="2664">
                  <c:v>-2.5268290000000002</c:v>
                </c:pt>
                <c:pt idx="2665">
                  <c:v>-5.6794370000000001</c:v>
                </c:pt>
                <c:pt idx="2666">
                  <c:v>-3.4331339999999999</c:v>
                </c:pt>
                <c:pt idx="2667">
                  <c:v>-6.947775</c:v>
                </c:pt>
                <c:pt idx="2668">
                  <c:v>-3.5476049999999999</c:v>
                </c:pt>
                <c:pt idx="2669">
                  <c:v>-6.9879479999999994</c:v>
                </c:pt>
                <c:pt idx="2670">
                  <c:v>-3.1674709999999999</c:v>
                </c:pt>
                <c:pt idx="2671">
                  <c:v>-5.9753100000000003</c:v>
                </c:pt>
                <c:pt idx="2672">
                  <c:v>-2.4627490000000001</c:v>
                </c:pt>
                <c:pt idx="2673">
                  <c:v>-4.6282709999999998</c:v>
                </c:pt>
                <c:pt idx="2674">
                  <c:v>-1.8161750000000001</c:v>
                </c:pt>
                <c:pt idx="2675">
                  <c:v>-3.24146</c:v>
                </c:pt>
                <c:pt idx="2676">
                  <c:v>-1.1296790000000001</c:v>
                </c:pt>
                <c:pt idx="2677">
                  <c:v>-2.2010640000000001</c:v>
                </c:pt>
                <c:pt idx="2678">
                  <c:v>-1.2281</c:v>
                </c:pt>
                <c:pt idx="2679">
                  <c:v>-2.62934</c:v>
                </c:pt>
                <c:pt idx="2680">
                  <c:v>-1.526149</c:v>
                </c:pt>
                <c:pt idx="2681">
                  <c:v>-2.9276409999999999</c:v>
                </c:pt>
                <c:pt idx="2682">
                  <c:v>-0.88684600000000002</c:v>
                </c:pt>
                <c:pt idx="2683">
                  <c:v>-1.140795</c:v>
                </c:pt>
                <c:pt idx="2684">
                  <c:v>0.21914800000000001</c:v>
                </c:pt>
                <c:pt idx="2685">
                  <c:v>0.64702999999999999</c:v>
                </c:pt>
                <c:pt idx="2686">
                  <c:v>0.49788399999999999</c:v>
                </c:pt>
                <c:pt idx="2687">
                  <c:v>1.038014</c:v>
                </c:pt>
                <c:pt idx="2688">
                  <c:v>0.67966300000000002</c:v>
                </c:pt>
                <c:pt idx="2689">
                  <c:v>1.5096449999999999</c:v>
                </c:pt>
                <c:pt idx="2690">
                  <c:v>1.162741</c:v>
                </c:pt>
                <c:pt idx="2691">
                  <c:v>2.818273</c:v>
                </c:pt>
                <c:pt idx="2692">
                  <c:v>2.1018439999999998</c:v>
                </c:pt>
                <c:pt idx="2693">
                  <c:v>4.6143509999999992</c:v>
                </c:pt>
                <c:pt idx="2694">
                  <c:v>2.926202</c:v>
                </c:pt>
                <c:pt idx="2695">
                  <c:v>6.1774109999999993</c:v>
                </c:pt>
                <c:pt idx="2696">
                  <c:v>3.2272810000000001</c:v>
                </c:pt>
                <c:pt idx="2697">
                  <c:v>6.0087820000000001</c:v>
                </c:pt>
                <c:pt idx="2698">
                  <c:v>2.0355340000000002</c:v>
                </c:pt>
                <c:pt idx="2699">
                  <c:v>3.1319610000000004</c:v>
                </c:pt>
                <c:pt idx="2700">
                  <c:v>0.16694300000000001</c:v>
                </c:pt>
                <c:pt idx="2701">
                  <c:v>-0.310116</c:v>
                </c:pt>
                <c:pt idx="2702">
                  <c:v>-0.684554</c:v>
                </c:pt>
                <c:pt idx="2703">
                  <c:v>-0.83829200000000004</c:v>
                </c:pt>
                <c:pt idx="2704">
                  <c:v>0.69320499999999996</c:v>
                </c:pt>
                <c:pt idx="2705">
                  <c:v>1.6025700000000001</c:v>
                </c:pt>
                <c:pt idx="2706">
                  <c:v>0.13222700000000001</c:v>
                </c:pt>
                <c:pt idx="2707">
                  <c:v>-0.64287899999999998</c:v>
                </c:pt>
                <c:pt idx="2708">
                  <c:v>-0.97622200000000003</c:v>
                </c:pt>
                <c:pt idx="2709">
                  <c:v>-1.9280810000000002</c:v>
                </c:pt>
                <c:pt idx="2710">
                  <c:v>-0.78026799999999996</c:v>
                </c:pt>
                <c:pt idx="2711">
                  <c:v>-0.98381699999999994</c:v>
                </c:pt>
                <c:pt idx="2712">
                  <c:v>0.58903099999999997</c:v>
                </c:pt>
                <c:pt idx="2713">
                  <c:v>1.5131760000000001</c:v>
                </c:pt>
                <c:pt idx="2714">
                  <c:v>0.65425999999999995</c:v>
                </c:pt>
                <c:pt idx="2715">
                  <c:v>0.61378699999999997</c:v>
                </c:pt>
                <c:pt idx="2716">
                  <c:v>-0.41575600000000001</c:v>
                </c:pt>
                <c:pt idx="2717">
                  <c:v>-0.85501899999999997</c:v>
                </c:pt>
                <c:pt idx="2718">
                  <c:v>-0.32249100000000003</c:v>
                </c:pt>
                <c:pt idx="2719">
                  <c:v>-0.66346100000000008</c:v>
                </c:pt>
                <c:pt idx="2720">
                  <c:v>-0.62702599999999997</c:v>
                </c:pt>
                <c:pt idx="2721">
                  <c:v>-1.6301389999999998</c:v>
                </c:pt>
                <c:pt idx="2722">
                  <c:v>-1.3822589999999999</c:v>
                </c:pt>
                <c:pt idx="2723">
                  <c:v>-3.0327099999999998</c:v>
                </c:pt>
                <c:pt idx="2724">
                  <c:v>-1.736653</c:v>
                </c:pt>
                <c:pt idx="2725">
                  <c:v>-3.424175</c:v>
                </c:pt>
                <c:pt idx="2726">
                  <c:v>-1.6247290000000001</c:v>
                </c:pt>
                <c:pt idx="2727">
                  <c:v>-3.2820140000000002</c:v>
                </c:pt>
                <c:pt idx="2728">
                  <c:v>-1.753458</c:v>
                </c:pt>
                <c:pt idx="2729">
                  <c:v>-3.6526889999999996</c:v>
                </c:pt>
                <c:pt idx="2730">
                  <c:v>-2.0584579999999999</c:v>
                </c:pt>
                <c:pt idx="2731">
                  <c:v>-4.1856249999999999</c:v>
                </c:pt>
                <c:pt idx="2732">
                  <c:v>-2.0185919999999999</c:v>
                </c:pt>
                <c:pt idx="2733">
                  <c:v>-3.794943</c:v>
                </c:pt>
                <c:pt idx="2734">
                  <c:v>-1.500623</c:v>
                </c:pt>
                <c:pt idx="2735">
                  <c:v>-2.7169119999999998</c:v>
                </c:pt>
                <c:pt idx="2736">
                  <c:v>-0.92534499999999997</c:v>
                </c:pt>
                <c:pt idx="2737">
                  <c:v>-1.601996</c:v>
                </c:pt>
                <c:pt idx="2738">
                  <c:v>-0.55705899999999997</c:v>
                </c:pt>
                <c:pt idx="2739">
                  <c:v>-1.09165</c:v>
                </c:pt>
                <c:pt idx="2740">
                  <c:v>-0.56472500000000003</c:v>
                </c:pt>
                <c:pt idx="2741">
                  <c:v>-1.1903920000000001</c:v>
                </c:pt>
                <c:pt idx="2742">
                  <c:v>-0.66745299999999996</c:v>
                </c:pt>
                <c:pt idx="2743">
                  <c:v>-1.257733</c:v>
                </c:pt>
                <c:pt idx="2744">
                  <c:v>-0.38364900000000002</c:v>
                </c:pt>
                <c:pt idx="2745">
                  <c:v>-0.58290299999999995</c:v>
                </c:pt>
                <c:pt idx="2746">
                  <c:v>-0.124987</c:v>
                </c:pt>
                <c:pt idx="2747">
                  <c:v>-0.25544</c:v>
                </c:pt>
                <c:pt idx="2748">
                  <c:v>-0.16359299999999999</c:v>
                </c:pt>
                <c:pt idx="2749">
                  <c:v>-0.36895299999999998</c:v>
                </c:pt>
                <c:pt idx="2750">
                  <c:v>-0.22490199999999999</c:v>
                </c:pt>
                <c:pt idx="2751">
                  <c:v>-0.448963</c:v>
                </c:pt>
                <c:pt idx="2752">
                  <c:v>-0.198793</c:v>
                </c:pt>
                <c:pt idx="2753">
                  <c:v>-0.36476900000000001</c:v>
                </c:pt>
                <c:pt idx="2754">
                  <c:v>-0.15305199999999999</c:v>
                </c:pt>
              </c:numCache>
            </c:numRef>
          </c:val>
          <c:smooth val="0"/>
          <c:extLst>
            <c:ext xmlns:c16="http://schemas.microsoft.com/office/drawing/2014/chart" uri="{C3380CC4-5D6E-409C-BE32-E72D297353CC}">
              <c16:uniqueId val="{00000000-31F1-4C5A-AE58-4D69EFEFD979}"/>
            </c:ext>
          </c:extLst>
        </c:ser>
        <c:ser>
          <c:idx val="1"/>
          <c:order val="1"/>
          <c:tx>
            <c:strRef>
              <c:f>Sheet1!$K$1</c:f>
              <c:strCache>
                <c:ptCount val="1"/>
                <c:pt idx="0">
                  <c:v>G_y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Sheet1!$K$2:$K$2756</c:f>
              <c:numCache>
                <c:formatCode>General</c:formatCode>
                <c:ptCount val="2755"/>
                <c:pt idx="0">
                  <c:v>-0.32481100000000002</c:v>
                </c:pt>
                <c:pt idx="1">
                  <c:v>-0.58673200000000003</c:v>
                </c:pt>
                <c:pt idx="2">
                  <c:v>-5.5326E-2</c:v>
                </c:pt>
                <c:pt idx="3">
                  <c:v>8.8433999999999999E-2</c:v>
                </c:pt>
                <c:pt idx="4">
                  <c:v>0.13197200000000001</c:v>
                </c:pt>
                <c:pt idx="5">
                  <c:v>0.25014800000000004</c:v>
                </c:pt>
                <c:pt idx="6">
                  <c:v>-3.6084999999999999E-2</c:v>
                </c:pt>
                <c:pt idx="7">
                  <c:v>-6.5750000000000003E-2</c:v>
                </c:pt>
                <c:pt idx="8">
                  <c:v>-1.5748999999999999E-2</c:v>
                </c:pt>
                <c:pt idx="9">
                  <c:v>-1.7547E-2</c:v>
                </c:pt>
                <c:pt idx="10">
                  <c:v>-7.0369999999999999E-3</c:v>
                </c:pt>
                <c:pt idx="11">
                  <c:v>-5.6647000000000003E-2</c:v>
                </c:pt>
                <c:pt idx="12">
                  <c:v>-9.2221999999999998E-2</c:v>
                </c:pt>
                <c:pt idx="13">
                  <c:v>-0.199383</c:v>
                </c:pt>
                <c:pt idx="14">
                  <c:v>-9.8685999999999996E-2</c:v>
                </c:pt>
                <c:pt idx="15">
                  <c:v>-0.153725</c:v>
                </c:pt>
                <c:pt idx="16">
                  <c:v>1.1023E-2</c:v>
                </c:pt>
                <c:pt idx="17">
                  <c:v>7.8567000000000012E-2</c:v>
                </c:pt>
                <c:pt idx="18">
                  <c:v>6.9749000000000005E-2</c:v>
                </c:pt>
                <c:pt idx="19">
                  <c:v>9.5902000000000001E-2</c:v>
                </c:pt>
                <c:pt idx="20">
                  <c:v>-3.5582000000000003E-2</c:v>
                </c:pt>
                <c:pt idx="21">
                  <c:v>-0.10952100000000001</c:v>
                </c:pt>
                <c:pt idx="22">
                  <c:v>-8.6763999999999994E-2</c:v>
                </c:pt>
                <c:pt idx="23">
                  <c:v>-0.16506399999999999</c:v>
                </c:pt>
                <c:pt idx="24">
                  <c:v>-3.8920999999999997E-2</c:v>
                </c:pt>
                <c:pt idx="25">
                  <c:v>-3.6294E-2</c:v>
                </c:pt>
                <c:pt idx="26">
                  <c:v>1.3289E-2</c:v>
                </c:pt>
                <c:pt idx="27">
                  <c:v>4.2079999999999999E-3</c:v>
                </c:pt>
                <c:pt idx="28">
                  <c:v>-3.9972000000000001E-2</c:v>
                </c:pt>
                <c:pt idx="29">
                  <c:v>-0.119368</c:v>
                </c:pt>
                <c:pt idx="30">
                  <c:v>-9.4330999999999998E-2</c:v>
                </c:pt>
                <c:pt idx="31">
                  <c:v>-0.16098000000000001</c:v>
                </c:pt>
                <c:pt idx="32">
                  <c:v>-3.5782000000000001E-2</c:v>
                </c:pt>
                <c:pt idx="33">
                  <c:v>-4.2798000000000003E-2</c:v>
                </c:pt>
                <c:pt idx="34">
                  <c:v>-8.0540000000000004E-3</c:v>
                </c:pt>
                <c:pt idx="35">
                  <c:v>-4.8063999999999996E-2</c:v>
                </c:pt>
                <c:pt idx="36">
                  <c:v>-8.1567000000000001E-2</c:v>
                </c:pt>
                <c:pt idx="37">
                  <c:v>-0.19619799999999998</c:v>
                </c:pt>
                <c:pt idx="38">
                  <c:v>-0.101913</c:v>
                </c:pt>
                <c:pt idx="39">
                  <c:v>-0.15806999999999999</c:v>
                </c:pt>
                <c:pt idx="40">
                  <c:v>1.0933999999999999E-2</c:v>
                </c:pt>
                <c:pt idx="41">
                  <c:v>8.0448999999999993E-2</c:v>
                </c:pt>
                <c:pt idx="42">
                  <c:v>8.6539000000000005E-2</c:v>
                </c:pt>
                <c:pt idx="43">
                  <c:v>0.14641799999999999</c:v>
                </c:pt>
                <c:pt idx="44">
                  <c:v>7.6519999999999999E-3</c:v>
                </c:pt>
                <c:pt idx="45">
                  <c:v>-3.4786999999999998E-2</c:v>
                </c:pt>
                <c:pt idx="46">
                  <c:v>-7.0139999999999994E-2</c:v>
                </c:pt>
                <c:pt idx="47">
                  <c:v>-0.13599699999999998</c:v>
                </c:pt>
                <c:pt idx="48">
                  <c:v>-3.9227999999999999E-2</c:v>
                </c:pt>
                <c:pt idx="49">
                  <c:v>-4.3332999999999997E-2</c:v>
                </c:pt>
                <c:pt idx="50">
                  <c:v>4.7004999999999998E-2</c:v>
                </c:pt>
                <c:pt idx="51">
                  <c:v>0.13660600000000001</c:v>
                </c:pt>
                <c:pt idx="52">
                  <c:v>9.5971000000000001E-2</c:v>
                </c:pt>
                <c:pt idx="53">
                  <c:v>0.19084699999999999</c:v>
                </c:pt>
                <c:pt idx="54">
                  <c:v>8.3130999999999997E-2</c:v>
                </c:pt>
                <c:pt idx="55">
                  <c:v>0.136405</c:v>
                </c:pt>
                <c:pt idx="56">
                  <c:v>1.1734E-2</c:v>
                </c:pt>
                <c:pt idx="57">
                  <c:v>-1.8033E-2</c:v>
                </c:pt>
                <c:pt idx="58">
                  <c:v>-7.4434E-2</c:v>
                </c:pt>
                <c:pt idx="59">
                  <c:v>-0.148812</c:v>
                </c:pt>
                <c:pt idx="60">
                  <c:v>-7.2740000000000001E-3</c:v>
                </c:pt>
                <c:pt idx="61">
                  <c:v>0.12707599999999999</c:v>
                </c:pt>
                <c:pt idx="62">
                  <c:v>0.31223299999999998</c:v>
                </c:pt>
                <c:pt idx="63">
                  <c:v>0.67558499999999999</c:v>
                </c:pt>
                <c:pt idx="64">
                  <c:v>0.14698600000000001</c:v>
                </c:pt>
                <c:pt idx="65">
                  <c:v>-1.9468999999999986E-2</c:v>
                </c:pt>
                <c:pt idx="66">
                  <c:v>-0.36450199999999999</c:v>
                </c:pt>
                <c:pt idx="67">
                  <c:v>-0.78622799999999993</c:v>
                </c:pt>
                <c:pt idx="68">
                  <c:v>-0.373585</c:v>
                </c:pt>
                <c:pt idx="69">
                  <c:v>-0.462559</c:v>
                </c:pt>
                <c:pt idx="70">
                  <c:v>-3.8470000000000002E-3</c:v>
                </c:pt>
                <c:pt idx="71">
                  <c:v>-1.8607000000000002E-2</c:v>
                </c:pt>
                <c:pt idx="72">
                  <c:v>-2.0040000000000001E-3</c:v>
                </c:pt>
                <c:pt idx="73">
                  <c:v>3.1137999999999999E-2</c:v>
                </c:pt>
                <c:pt idx="74">
                  <c:v>3.8523000000000002E-2</c:v>
                </c:pt>
                <c:pt idx="75">
                  <c:v>3.8801000000000002E-2</c:v>
                </c:pt>
                <c:pt idx="76">
                  <c:v>-5.8216999999999998E-2</c:v>
                </c:pt>
                <c:pt idx="77">
                  <c:v>-0.170737</c:v>
                </c:pt>
                <c:pt idx="78">
                  <c:v>-0.145589</c:v>
                </c:pt>
                <c:pt idx="79">
                  <c:v>-0.272094</c:v>
                </c:pt>
                <c:pt idx="80">
                  <c:v>-8.1858E-2</c:v>
                </c:pt>
                <c:pt idx="81">
                  <c:v>-0.110522</c:v>
                </c:pt>
                <c:pt idx="82">
                  <c:v>1.0732999999999999E-2</c:v>
                </c:pt>
                <c:pt idx="83">
                  <c:v>3.2146999999999995E-2</c:v>
                </c:pt>
                <c:pt idx="84">
                  <c:v>5.4840000000000002E-3</c:v>
                </c:pt>
                <c:pt idx="85">
                  <c:v>-4.1183999999999998E-2</c:v>
                </c:pt>
                <c:pt idx="86">
                  <c:v>-9.9918999999999994E-2</c:v>
                </c:pt>
                <c:pt idx="87">
                  <c:v>-0.21263499999999999</c:v>
                </c:pt>
                <c:pt idx="88">
                  <c:v>-0.106332</c:v>
                </c:pt>
                <c:pt idx="89">
                  <c:v>-0.19883099999999998</c:v>
                </c:pt>
                <c:pt idx="90">
                  <c:v>-6.8033999999999997E-2</c:v>
                </c:pt>
                <c:pt idx="91">
                  <c:v>-0.10947999999999999</c:v>
                </c:pt>
                <c:pt idx="92">
                  <c:v>-1.9109999999999999E-2</c:v>
                </c:pt>
                <c:pt idx="93">
                  <c:v>-3.8237999999999994E-2</c:v>
                </c:pt>
                <c:pt idx="94">
                  <c:v>-2.9760999999999999E-2</c:v>
                </c:pt>
                <c:pt idx="95">
                  <c:v>-9.0359999999999996E-2</c:v>
                </c:pt>
                <c:pt idx="96">
                  <c:v>-9.8906999999999995E-2</c:v>
                </c:pt>
                <c:pt idx="97">
                  <c:v>-0.215917</c:v>
                </c:pt>
                <c:pt idx="98">
                  <c:v>-0.118092</c:v>
                </c:pt>
                <c:pt idx="99">
                  <c:v>-0.23086099999999998</c:v>
                </c:pt>
                <c:pt idx="100">
                  <c:v>-0.107409</c:v>
                </c:pt>
                <c:pt idx="101">
                  <c:v>-0.20622000000000001</c:v>
                </c:pt>
                <c:pt idx="102">
                  <c:v>-9.1273000000000007E-2</c:v>
                </c:pt>
                <c:pt idx="103">
                  <c:v>-0.16332200000000002</c:v>
                </c:pt>
                <c:pt idx="104">
                  <c:v>-5.1792999999999999E-2</c:v>
                </c:pt>
                <c:pt idx="105">
                  <c:v>-0.100435</c:v>
                </c:pt>
                <c:pt idx="106">
                  <c:v>-4.9757999999999997E-2</c:v>
                </c:pt>
                <c:pt idx="107">
                  <c:v>-0.10697999999999999</c:v>
                </c:pt>
                <c:pt idx="108">
                  <c:v>-6.8901000000000004E-2</c:v>
                </c:pt>
                <c:pt idx="109">
                  <c:v>-0.15479599999999999</c:v>
                </c:pt>
                <c:pt idx="110">
                  <c:v>-0.1221</c:v>
                </c:pt>
                <c:pt idx="111">
                  <c:v>-0.27618100000000001</c:v>
                </c:pt>
                <c:pt idx="112">
                  <c:v>-0.16159999999999999</c:v>
                </c:pt>
                <c:pt idx="113">
                  <c:v>-0.33609500000000003</c:v>
                </c:pt>
                <c:pt idx="114">
                  <c:v>-0.15651000000000001</c:v>
                </c:pt>
                <c:pt idx="115">
                  <c:v>-0.23857100000000001</c:v>
                </c:pt>
                <c:pt idx="116">
                  <c:v>2.5420000000000002E-2</c:v>
                </c:pt>
                <c:pt idx="117">
                  <c:v>0.127472</c:v>
                </c:pt>
                <c:pt idx="118">
                  <c:v>0.11692900000000001</c:v>
                </c:pt>
                <c:pt idx="119">
                  <c:v>0.19658200000000001</c:v>
                </c:pt>
                <c:pt idx="120">
                  <c:v>-1.8304999999999998E-2</c:v>
                </c:pt>
                <c:pt idx="121">
                  <c:v>-0.14310899999999999</c:v>
                </c:pt>
                <c:pt idx="122">
                  <c:v>-0.16108600000000001</c:v>
                </c:pt>
                <c:pt idx="123">
                  <c:v>-0.27543499999999999</c:v>
                </c:pt>
                <c:pt idx="124">
                  <c:v>-1.0113E-2</c:v>
                </c:pt>
                <c:pt idx="125">
                  <c:v>8.8297E-2</c:v>
                </c:pt>
                <c:pt idx="126">
                  <c:v>0.17500199999999999</c:v>
                </c:pt>
                <c:pt idx="127">
                  <c:v>0.38825599999999999</c:v>
                </c:pt>
                <c:pt idx="128">
                  <c:v>0.19720499999999999</c:v>
                </c:pt>
                <c:pt idx="129">
                  <c:v>0.345331</c:v>
                </c:pt>
                <c:pt idx="130">
                  <c:v>0.121437</c:v>
                </c:pt>
                <c:pt idx="131">
                  <c:v>0.23327999999999999</c:v>
                </c:pt>
                <c:pt idx="132">
                  <c:v>9.2688000000000006E-2</c:v>
                </c:pt>
                <c:pt idx="133">
                  <c:v>0.182231</c:v>
                </c:pt>
                <c:pt idx="134">
                  <c:v>9.7087999999999994E-2</c:v>
                </c:pt>
                <c:pt idx="135">
                  <c:v>0.22624499999999997</c:v>
                </c:pt>
                <c:pt idx="136">
                  <c:v>0.18248900000000001</c:v>
                </c:pt>
                <c:pt idx="137">
                  <c:v>0.41612199999999999</c:v>
                </c:pt>
                <c:pt idx="138">
                  <c:v>0.221888</c:v>
                </c:pt>
                <c:pt idx="139">
                  <c:v>0.35957899999999998</c:v>
                </c:pt>
                <c:pt idx="140">
                  <c:v>1.6220999999999999E-2</c:v>
                </c:pt>
                <c:pt idx="141">
                  <c:v>-3.6829000000000001E-2</c:v>
                </c:pt>
                <c:pt idx="142">
                  <c:v>4.4400000000000004E-3</c:v>
                </c:pt>
                <c:pt idx="143">
                  <c:v>0.18463399999999999</c:v>
                </c:pt>
                <c:pt idx="144">
                  <c:v>0.38370199999999999</c:v>
                </c:pt>
                <c:pt idx="145">
                  <c:v>0.93476400000000004</c:v>
                </c:pt>
                <c:pt idx="146">
                  <c:v>0.62257799999999996</c:v>
                </c:pt>
                <c:pt idx="147">
                  <c:v>1.1462059999999998</c:v>
                </c:pt>
                <c:pt idx="148">
                  <c:v>0.34261200000000003</c:v>
                </c:pt>
                <c:pt idx="149">
                  <c:v>0.51586900000000002</c:v>
                </c:pt>
                <c:pt idx="150">
                  <c:v>4.1118000000000002E-2</c:v>
                </c:pt>
                <c:pt idx="151">
                  <c:v>4.4857000000000001E-2</c:v>
                </c:pt>
                <c:pt idx="152">
                  <c:v>3.7700999999999998E-2</c:v>
                </c:pt>
                <c:pt idx="153">
                  <c:v>0.17543900000000001</c:v>
                </c:pt>
                <c:pt idx="154">
                  <c:v>0.26342900000000002</c:v>
                </c:pt>
                <c:pt idx="155">
                  <c:v>0.62703400000000009</c:v>
                </c:pt>
                <c:pt idx="156">
                  <c:v>0.41802499999999998</c:v>
                </c:pt>
                <c:pt idx="157">
                  <c:v>0.82014399999999998</c:v>
                </c:pt>
                <c:pt idx="158">
                  <c:v>0.33501399999999998</c:v>
                </c:pt>
                <c:pt idx="159">
                  <c:v>0.55920499999999995</c:v>
                </c:pt>
                <c:pt idx="160">
                  <c:v>7.9292000000000001E-2</c:v>
                </c:pt>
                <c:pt idx="161">
                  <c:v>-3.261E-3</c:v>
                </c:pt>
                <c:pt idx="162">
                  <c:v>-0.16226099999999999</c:v>
                </c:pt>
                <c:pt idx="163">
                  <c:v>-0.30718499999999999</c:v>
                </c:pt>
                <c:pt idx="164">
                  <c:v>-8.83E-4</c:v>
                </c:pt>
                <c:pt idx="165">
                  <c:v>0.222052</c:v>
                </c:pt>
                <c:pt idx="166">
                  <c:v>0.21012900000000001</c:v>
                </c:pt>
                <c:pt idx="167">
                  <c:v>0.35409999999999997</c:v>
                </c:pt>
                <c:pt idx="168">
                  <c:v>-9.6569000000000002E-2</c:v>
                </c:pt>
                <c:pt idx="169">
                  <c:v>-0.27202300000000001</c:v>
                </c:pt>
                <c:pt idx="170">
                  <c:v>-0.128635</c:v>
                </c:pt>
                <c:pt idx="171">
                  <c:v>-0.17840400000000001</c:v>
                </c:pt>
                <c:pt idx="172">
                  <c:v>-3.898E-3</c:v>
                </c:pt>
                <c:pt idx="173">
                  <c:v>-6.6779999999999999E-3</c:v>
                </c:pt>
                <c:pt idx="174">
                  <c:v>-2.4081000000000002E-2</c:v>
                </c:pt>
                <c:pt idx="175">
                  <c:v>-8.3403000000000005E-2</c:v>
                </c:pt>
                <c:pt idx="176">
                  <c:v>-9.9934999999999996E-2</c:v>
                </c:pt>
                <c:pt idx="177">
                  <c:v>-0.22131200000000001</c:v>
                </c:pt>
                <c:pt idx="178">
                  <c:v>-9.2688999999999994E-2</c:v>
                </c:pt>
                <c:pt idx="179">
                  <c:v>-0.12564799999999998</c:v>
                </c:pt>
                <c:pt idx="180">
                  <c:v>-8.2690000000000003E-3</c:v>
                </c:pt>
                <c:pt idx="181">
                  <c:v>-3.5520000000000003E-2</c:v>
                </c:pt>
                <c:pt idx="182">
                  <c:v>-6.7623000000000003E-2</c:v>
                </c:pt>
                <c:pt idx="183">
                  <c:v>-0.18635099999999999</c:v>
                </c:pt>
                <c:pt idx="184">
                  <c:v>-0.164546</c:v>
                </c:pt>
                <c:pt idx="185">
                  <c:v>-0.367452</c:v>
                </c:pt>
                <c:pt idx="186">
                  <c:v>-0.21890000000000001</c:v>
                </c:pt>
                <c:pt idx="187">
                  <c:v>-0.40154699999999999</c:v>
                </c:pt>
                <c:pt idx="188">
                  <c:v>-0.120758</c:v>
                </c:pt>
                <c:pt idx="189">
                  <c:v>-0.188168</c:v>
                </c:pt>
                <c:pt idx="190">
                  <c:v>-1.5161000000000001E-2</c:v>
                </c:pt>
                <c:pt idx="191">
                  <c:v>-1.0065000000000001E-2</c:v>
                </c:pt>
                <c:pt idx="192">
                  <c:v>-1.0928999999999999E-2</c:v>
                </c:pt>
                <c:pt idx="193">
                  <c:v>-5.0674000000000004E-2</c:v>
                </c:pt>
                <c:pt idx="194">
                  <c:v>-8.1313999999999997E-2</c:v>
                </c:pt>
                <c:pt idx="195">
                  <c:v>-0.14771200000000001</c:v>
                </c:pt>
                <c:pt idx="196">
                  <c:v>3.0536000000000001E-2</c:v>
                </c:pt>
                <c:pt idx="197">
                  <c:v>0.19533900000000001</c:v>
                </c:pt>
                <c:pt idx="198">
                  <c:v>0.23730799999999999</c:v>
                </c:pt>
                <c:pt idx="199">
                  <c:v>0.43953799999999998</c:v>
                </c:pt>
                <c:pt idx="200">
                  <c:v>8.5130999999999998E-2</c:v>
                </c:pt>
                <c:pt idx="201">
                  <c:v>2.8644999999999997E-2</c:v>
                </c:pt>
                <c:pt idx="202">
                  <c:v>-0.14910899999999999</c:v>
                </c:pt>
                <c:pt idx="203">
                  <c:v>-0.30986999999999998</c:v>
                </c:pt>
                <c:pt idx="204">
                  <c:v>-7.4395000000000003E-2</c:v>
                </c:pt>
                <c:pt idx="205">
                  <c:v>-2.9375999999999999E-2</c:v>
                </c:pt>
                <c:pt idx="206">
                  <c:v>0.117455</c:v>
                </c:pt>
                <c:pt idx="207">
                  <c:v>0.31047599999999997</c:v>
                </c:pt>
                <c:pt idx="208">
                  <c:v>0.257938</c:v>
                </c:pt>
                <c:pt idx="209">
                  <c:v>0.57555200000000006</c:v>
                </c:pt>
                <c:pt idx="210">
                  <c:v>0.381747</c:v>
                </c:pt>
                <c:pt idx="211">
                  <c:v>0.75851099999999994</c:v>
                </c:pt>
                <c:pt idx="212">
                  <c:v>0.36002400000000001</c:v>
                </c:pt>
                <c:pt idx="213">
                  <c:v>0.68719799999999998</c:v>
                </c:pt>
                <c:pt idx="214">
                  <c:v>0.23327400000000001</c:v>
                </c:pt>
                <c:pt idx="215">
                  <c:v>0.43204900000000002</c:v>
                </c:pt>
                <c:pt idx="216">
                  <c:v>0.20794899999999999</c:v>
                </c:pt>
                <c:pt idx="217">
                  <c:v>0.40174900000000002</c:v>
                </c:pt>
                <c:pt idx="218">
                  <c:v>0.181953</c:v>
                </c:pt>
                <c:pt idx="219">
                  <c:v>0.40348400000000001</c:v>
                </c:pt>
                <c:pt idx="220">
                  <c:v>0.24537500000000001</c:v>
                </c:pt>
                <c:pt idx="221">
                  <c:v>0.40176800000000001</c:v>
                </c:pt>
                <c:pt idx="222">
                  <c:v>-3.4957000000000002E-2</c:v>
                </c:pt>
                <c:pt idx="223">
                  <c:v>-0.32224600000000003</c:v>
                </c:pt>
                <c:pt idx="224">
                  <c:v>-0.45584000000000002</c:v>
                </c:pt>
                <c:pt idx="225">
                  <c:v>-0.90365399999999996</c:v>
                </c:pt>
                <c:pt idx="226">
                  <c:v>-0.33848200000000001</c:v>
                </c:pt>
                <c:pt idx="227">
                  <c:v>-0.48004800000000003</c:v>
                </c:pt>
                <c:pt idx="228">
                  <c:v>7.1362999999999996E-2</c:v>
                </c:pt>
                <c:pt idx="229">
                  <c:v>0.33982499999999999</c:v>
                </c:pt>
                <c:pt idx="230">
                  <c:v>0.45805299999999999</c:v>
                </c:pt>
                <c:pt idx="231">
                  <c:v>1.1034489999999999</c:v>
                </c:pt>
                <c:pt idx="232">
                  <c:v>0.84500200000000003</c:v>
                </c:pt>
                <c:pt idx="233">
                  <c:v>1.778816</c:v>
                </c:pt>
                <c:pt idx="234">
                  <c:v>0.84869899999999998</c:v>
                </c:pt>
                <c:pt idx="235">
                  <c:v>1.513957</c:v>
                </c:pt>
                <c:pt idx="236">
                  <c:v>0.52839899999999995</c:v>
                </c:pt>
                <c:pt idx="237">
                  <c:v>1.076362</c:v>
                </c:pt>
                <c:pt idx="238">
                  <c:v>0.66029199999999999</c:v>
                </c:pt>
                <c:pt idx="239">
                  <c:v>1.3735330000000001</c:v>
                </c:pt>
                <c:pt idx="240">
                  <c:v>0.66002400000000006</c:v>
                </c:pt>
                <c:pt idx="241">
                  <c:v>1.175586</c:v>
                </c:pt>
                <c:pt idx="242">
                  <c:v>0.29772500000000002</c:v>
                </c:pt>
                <c:pt idx="243">
                  <c:v>0.24868300000000002</c:v>
                </c:pt>
                <c:pt idx="244">
                  <c:v>-0.324714</c:v>
                </c:pt>
                <c:pt idx="245">
                  <c:v>-0.70384899999999995</c:v>
                </c:pt>
                <c:pt idx="246">
                  <c:v>-0.43786599999999998</c:v>
                </c:pt>
                <c:pt idx="247">
                  <c:v>-1.006834</c:v>
                </c:pt>
                <c:pt idx="248">
                  <c:v>-0.67421299999999995</c:v>
                </c:pt>
                <c:pt idx="249">
                  <c:v>-1.3097479999999999</c:v>
                </c:pt>
                <c:pt idx="250">
                  <c:v>-0.43822100000000003</c:v>
                </c:pt>
                <c:pt idx="251">
                  <c:v>-0.50898600000000005</c:v>
                </c:pt>
                <c:pt idx="252">
                  <c:v>0.22168299999999999</c:v>
                </c:pt>
                <c:pt idx="253">
                  <c:v>0.49931599999999998</c:v>
                </c:pt>
                <c:pt idx="254">
                  <c:v>0.27599800000000002</c:v>
                </c:pt>
                <c:pt idx="255">
                  <c:v>0.485595</c:v>
                </c:pt>
                <c:pt idx="256">
                  <c:v>1.7937999999999999E-2</c:v>
                </c:pt>
                <c:pt idx="257">
                  <c:v>-7.5729000000000005E-2</c:v>
                </c:pt>
                <c:pt idx="258">
                  <c:v>-0.111507</c:v>
                </c:pt>
                <c:pt idx="259">
                  <c:v>-0.136571</c:v>
                </c:pt>
                <c:pt idx="260">
                  <c:v>0.11446000000000001</c:v>
                </c:pt>
                <c:pt idx="261">
                  <c:v>0.40244000000000002</c:v>
                </c:pt>
                <c:pt idx="262">
                  <c:v>0.49654700000000002</c:v>
                </c:pt>
                <c:pt idx="263">
                  <c:v>1.331691</c:v>
                </c:pt>
                <c:pt idx="264">
                  <c:v>1.2625139999999999</c:v>
                </c:pt>
                <c:pt idx="265">
                  <c:v>2.9469690000000002</c:v>
                </c:pt>
                <c:pt idx="266">
                  <c:v>1.82941</c:v>
                </c:pt>
                <c:pt idx="267">
                  <c:v>3.7216670000000001</c:v>
                </c:pt>
                <c:pt idx="268">
                  <c:v>1.9154990000000001</c:v>
                </c:pt>
                <c:pt idx="269">
                  <c:v>3.88069</c:v>
                </c:pt>
                <c:pt idx="270">
                  <c:v>2.0851630000000001</c:v>
                </c:pt>
                <c:pt idx="271">
                  <c:v>4.3277339999999995</c:v>
                </c:pt>
                <c:pt idx="272">
                  <c:v>2.5578599999999998</c:v>
                </c:pt>
                <c:pt idx="273">
                  <c:v>5.4759909999999996</c:v>
                </c:pt>
                <c:pt idx="274">
                  <c:v>3.1048550000000001</c:v>
                </c:pt>
                <c:pt idx="275">
                  <c:v>6.2770360000000007</c:v>
                </c:pt>
                <c:pt idx="276">
                  <c:v>3.2754370000000002</c:v>
                </c:pt>
                <c:pt idx="277">
                  <c:v>6.6899429999999995</c:v>
                </c:pt>
                <c:pt idx="278">
                  <c:v>3.240272</c:v>
                </c:pt>
                <c:pt idx="279">
                  <c:v>6.3214389999999998</c:v>
                </c:pt>
                <c:pt idx="280">
                  <c:v>3.4864850000000001</c:v>
                </c:pt>
                <c:pt idx="281">
                  <c:v>7.8857600000000003</c:v>
                </c:pt>
                <c:pt idx="282">
                  <c:v>5.225371</c:v>
                </c:pt>
                <c:pt idx="283">
                  <c:v>10.799206</c:v>
                </c:pt>
                <c:pt idx="284">
                  <c:v>5.5944250000000002</c:v>
                </c:pt>
                <c:pt idx="285">
                  <c:v>11.179141000000001</c:v>
                </c:pt>
                <c:pt idx="286">
                  <c:v>5.4550749999999999</c:v>
                </c:pt>
                <c:pt idx="287">
                  <c:v>10.785149000000001</c:v>
                </c:pt>
                <c:pt idx="288">
                  <c:v>5.6816250000000004</c:v>
                </c:pt>
                <c:pt idx="289">
                  <c:v>11.88195</c:v>
                </c:pt>
                <c:pt idx="290">
                  <c:v>6.9866210000000004</c:v>
                </c:pt>
                <c:pt idx="291">
                  <c:v>14.888912000000001</c:v>
                </c:pt>
                <c:pt idx="292">
                  <c:v>8.6928970000000003</c:v>
                </c:pt>
                <c:pt idx="293">
                  <c:v>18.206505</c:v>
                </c:pt>
                <c:pt idx="294">
                  <c:v>10.305573000000001</c:v>
                </c:pt>
                <c:pt idx="295">
                  <c:v>20.921182000000002</c:v>
                </c:pt>
                <c:pt idx="296">
                  <c:v>10.368126</c:v>
                </c:pt>
                <c:pt idx="297">
                  <c:v>20.359797999999998</c:v>
                </c:pt>
                <c:pt idx="298">
                  <c:v>9.6131799999999998</c:v>
                </c:pt>
                <c:pt idx="299">
                  <c:v>18.776476000000002</c:v>
                </c:pt>
                <c:pt idx="300">
                  <c:v>8.6026240000000005</c:v>
                </c:pt>
                <c:pt idx="301">
                  <c:v>16.491315</c:v>
                </c:pt>
                <c:pt idx="302">
                  <c:v>7.0440430000000003</c:v>
                </c:pt>
                <c:pt idx="303">
                  <c:v>13.183107</c:v>
                </c:pt>
                <c:pt idx="304">
                  <c:v>5.1842430000000004</c:v>
                </c:pt>
                <c:pt idx="305">
                  <c:v>9.4360120000000016</c:v>
                </c:pt>
                <c:pt idx="306">
                  <c:v>3.5810930000000001</c:v>
                </c:pt>
                <c:pt idx="307">
                  <c:v>6.8331840000000001</c:v>
                </c:pt>
                <c:pt idx="308">
                  <c:v>3.156282</c:v>
                </c:pt>
                <c:pt idx="309">
                  <c:v>6.3979370000000007</c:v>
                </c:pt>
                <c:pt idx="310">
                  <c:v>3.3441809999999998</c:v>
                </c:pt>
                <c:pt idx="311">
                  <c:v>6.6480969999999999</c:v>
                </c:pt>
                <c:pt idx="312">
                  <c:v>3.138979</c:v>
                </c:pt>
                <c:pt idx="313">
                  <c:v>5.9278060000000004</c:v>
                </c:pt>
                <c:pt idx="314">
                  <c:v>2.2360310000000001</c:v>
                </c:pt>
                <c:pt idx="315">
                  <c:v>3.809412</c:v>
                </c:pt>
                <c:pt idx="316">
                  <c:v>0.97558599999999995</c:v>
                </c:pt>
                <c:pt idx="317">
                  <c:v>1.5065879999999998</c:v>
                </c:pt>
                <c:pt idx="318">
                  <c:v>0.36332199999999998</c:v>
                </c:pt>
                <c:pt idx="319">
                  <c:v>1.0247839999999999</c:v>
                </c:pt>
                <c:pt idx="320">
                  <c:v>1.3712470000000001</c:v>
                </c:pt>
                <c:pt idx="321">
                  <c:v>3.5413600000000001</c:v>
                </c:pt>
                <c:pt idx="322">
                  <c:v>2.834606</c:v>
                </c:pt>
                <c:pt idx="323">
                  <c:v>5.8536510000000002</c:v>
                </c:pt>
                <c:pt idx="324">
                  <c:v>2.4127320000000001</c:v>
                </c:pt>
                <c:pt idx="325">
                  <c:v>3.5224609999999998</c:v>
                </c:pt>
                <c:pt idx="326">
                  <c:v>-0.36353999999999997</c:v>
                </c:pt>
                <c:pt idx="327">
                  <c:v>-1.5787119999999999</c:v>
                </c:pt>
                <c:pt idx="328">
                  <c:v>-1.1154170000000001</c:v>
                </c:pt>
                <c:pt idx="329">
                  <c:v>-1.5477630000000002</c:v>
                </c:pt>
                <c:pt idx="330">
                  <c:v>0.99389000000000005</c:v>
                </c:pt>
                <c:pt idx="331">
                  <c:v>3.7080319999999998</c:v>
                </c:pt>
                <c:pt idx="332">
                  <c:v>4.1104690000000002</c:v>
                </c:pt>
                <c:pt idx="333">
                  <c:v>9.1818279999999994</c:v>
                </c:pt>
                <c:pt idx="334">
                  <c:v>5.2435679999999998</c:v>
                </c:pt>
                <c:pt idx="335">
                  <c:v>9.3942920000000001</c:v>
                </c:pt>
                <c:pt idx="336">
                  <c:v>2.7986140000000002</c:v>
                </c:pt>
                <c:pt idx="337">
                  <c:v>4.9066290000000006</c:v>
                </c:pt>
                <c:pt idx="338">
                  <c:v>1.5909990000000001</c:v>
                </c:pt>
                <c:pt idx="339">
                  <c:v>2.8703349999999999</c:v>
                </c:pt>
                <c:pt idx="340">
                  <c:v>1.2840389999999999</c:v>
                </c:pt>
                <c:pt idx="341">
                  <c:v>2.696536</c:v>
                </c:pt>
                <c:pt idx="342">
                  <c:v>1.5441480000000001</c:v>
                </c:pt>
                <c:pt idx="343">
                  <c:v>3.2089940000000001</c:v>
                </c:pt>
                <c:pt idx="344">
                  <c:v>1.674345</c:v>
                </c:pt>
                <c:pt idx="345">
                  <c:v>3.2385000000000002</c:v>
                </c:pt>
                <c:pt idx="346">
                  <c:v>1.3620699999999999</c:v>
                </c:pt>
                <c:pt idx="347">
                  <c:v>2.441989</c:v>
                </c:pt>
                <c:pt idx="348">
                  <c:v>0.92125000000000001</c:v>
                </c:pt>
                <c:pt idx="349">
                  <c:v>1.773253</c:v>
                </c:pt>
                <c:pt idx="350">
                  <c:v>0.82639899999999999</c:v>
                </c:pt>
                <c:pt idx="351">
                  <c:v>1.671975</c:v>
                </c:pt>
                <c:pt idx="352">
                  <c:v>0.88187300000000002</c:v>
                </c:pt>
                <c:pt idx="353">
                  <c:v>1.800184</c:v>
                </c:pt>
                <c:pt idx="354">
                  <c:v>0.89088000000000001</c:v>
                </c:pt>
                <c:pt idx="355">
                  <c:v>1.7053509999999998</c:v>
                </c:pt>
                <c:pt idx="356">
                  <c:v>0.72202299999999997</c:v>
                </c:pt>
                <c:pt idx="357">
                  <c:v>1.2810980000000001</c:v>
                </c:pt>
                <c:pt idx="358">
                  <c:v>0.33313100000000001</c:v>
                </c:pt>
                <c:pt idx="359">
                  <c:v>0.50401899999999999</c:v>
                </c:pt>
                <c:pt idx="360">
                  <c:v>7.1252999999999997E-2</c:v>
                </c:pt>
                <c:pt idx="361">
                  <c:v>-1.2635000000000007E-2</c:v>
                </c:pt>
                <c:pt idx="362">
                  <c:v>-0.30615300000000001</c:v>
                </c:pt>
                <c:pt idx="363">
                  <c:v>-0.91755900000000001</c:v>
                </c:pt>
                <c:pt idx="364">
                  <c:v>-0.984653</c:v>
                </c:pt>
                <c:pt idx="365">
                  <c:v>-2.2816479999999997</c:v>
                </c:pt>
                <c:pt idx="366">
                  <c:v>-1.4600010000000001</c:v>
                </c:pt>
                <c:pt idx="367">
                  <c:v>-2.9816289999999999</c:v>
                </c:pt>
                <c:pt idx="368">
                  <c:v>-1.5820890000000001</c:v>
                </c:pt>
                <c:pt idx="369">
                  <c:v>-3.3235590000000004</c:v>
                </c:pt>
                <c:pt idx="370">
                  <c:v>-2.073258</c:v>
                </c:pt>
                <c:pt idx="371">
                  <c:v>-4.5103410000000004</c:v>
                </c:pt>
                <c:pt idx="372">
                  <c:v>-2.8544010000000002</c:v>
                </c:pt>
                <c:pt idx="373">
                  <c:v>-6.1369959999999999</c:v>
                </c:pt>
                <c:pt idx="374">
                  <c:v>-3.5735410000000001</c:v>
                </c:pt>
                <c:pt idx="375">
                  <c:v>-7.1951110000000007</c:v>
                </c:pt>
                <c:pt idx="376">
                  <c:v>-3.3594810000000002</c:v>
                </c:pt>
                <c:pt idx="377">
                  <c:v>-6.3714740000000001</c:v>
                </c:pt>
                <c:pt idx="378">
                  <c:v>-2.650585</c:v>
                </c:pt>
                <c:pt idx="379">
                  <c:v>-4.9642219999999995</c:v>
                </c:pt>
                <c:pt idx="380">
                  <c:v>-2.1673230000000001</c:v>
                </c:pt>
                <c:pt idx="381">
                  <c:v>-4.5419260000000001</c:v>
                </c:pt>
                <c:pt idx="382">
                  <c:v>-2.9292959999999999</c:v>
                </c:pt>
                <c:pt idx="383">
                  <c:v>-6.5069149999999993</c:v>
                </c:pt>
                <c:pt idx="384">
                  <c:v>-4.1958960000000003</c:v>
                </c:pt>
                <c:pt idx="385">
                  <c:v>-8.864903</c:v>
                </c:pt>
                <c:pt idx="386">
                  <c:v>-4.8019730000000003</c:v>
                </c:pt>
                <c:pt idx="387">
                  <c:v>-9.3351210000000009</c:v>
                </c:pt>
                <c:pt idx="388">
                  <c:v>-3.959549</c:v>
                </c:pt>
                <c:pt idx="389">
                  <c:v>-7.2432639999999999</c:v>
                </c:pt>
                <c:pt idx="390">
                  <c:v>-2.6485270000000001</c:v>
                </c:pt>
                <c:pt idx="391">
                  <c:v>-4.8396020000000002</c:v>
                </c:pt>
                <c:pt idx="392">
                  <c:v>-1.927141</c:v>
                </c:pt>
                <c:pt idx="393">
                  <c:v>-3.629534</c:v>
                </c:pt>
                <c:pt idx="394">
                  <c:v>-1.422272</c:v>
                </c:pt>
                <c:pt idx="395">
                  <c:v>-2.5337110000000003</c:v>
                </c:pt>
                <c:pt idx="396">
                  <c:v>-0.83060699999999998</c:v>
                </c:pt>
                <c:pt idx="397">
                  <c:v>-1.4187810000000001</c:v>
                </c:pt>
                <c:pt idx="398">
                  <c:v>-0.47984100000000002</c:v>
                </c:pt>
                <c:pt idx="399">
                  <c:v>-0.938446</c:v>
                </c:pt>
                <c:pt idx="400">
                  <c:v>-0.59153699999999998</c:v>
                </c:pt>
                <c:pt idx="401">
                  <c:v>-1.3309489999999999</c:v>
                </c:pt>
                <c:pt idx="402">
                  <c:v>-0.71609500000000004</c:v>
                </c:pt>
                <c:pt idx="403">
                  <c:v>-1.292017</c:v>
                </c:pt>
                <c:pt idx="404">
                  <c:v>-0.42976199999999998</c:v>
                </c:pt>
                <c:pt idx="405">
                  <c:v>-0.71262899999999996</c:v>
                </c:pt>
                <c:pt idx="406">
                  <c:v>-0.13927</c:v>
                </c:pt>
                <c:pt idx="407">
                  <c:v>-0.20506200000000002</c:v>
                </c:pt>
                <c:pt idx="408">
                  <c:v>-1.7499000000000001E-2</c:v>
                </c:pt>
                <c:pt idx="409">
                  <c:v>-2.4679E-2</c:v>
                </c:pt>
                <c:pt idx="410">
                  <c:v>0.108764</c:v>
                </c:pt>
                <c:pt idx="411">
                  <c:v>0.42197700000000005</c:v>
                </c:pt>
                <c:pt idx="412">
                  <c:v>0.693469</c:v>
                </c:pt>
                <c:pt idx="413">
                  <c:v>1.8266429999999998</c:v>
                </c:pt>
                <c:pt idx="414">
                  <c:v>1.2676289999999999</c:v>
                </c:pt>
                <c:pt idx="415">
                  <c:v>2.2675839999999998</c:v>
                </c:pt>
                <c:pt idx="416">
                  <c:v>0.281692</c:v>
                </c:pt>
                <c:pt idx="417">
                  <c:v>-0.18313000000000001</c:v>
                </c:pt>
                <c:pt idx="418">
                  <c:v>-1.1037079999999999</c:v>
                </c:pt>
                <c:pt idx="419">
                  <c:v>-2.3391419999999998</c:v>
                </c:pt>
                <c:pt idx="420">
                  <c:v>-0.46920800000000001</c:v>
                </c:pt>
                <c:pt idx="421">
                  <c:v>0.137075</c:v>
                </c:pt>
                <c:pt idx="422">
                  <c:v>1.37005</c:v>
                </c:pt>
                <c:pt idx="423">
                  <c:v>3.0731010000000003</c:v>
                </c:pt>
                <c:pt idx="424">
                  <c:v>1.7623869999999999</c:v>
                </c:pt>
                <c:pt idx="425">
                  <c:v>3.2794910000000002</c:v>
                </c:pt>
                <c:pt idx="426">
                  <c:v>0.85036500000000004</c:v>
                </c:pt>
                <c:pt idx="427">
                  <c:v>0.71452100000000007</c:v>
                </c:pt>
                <c:pt idx="428">
                  <c:v>-1.2131369999999999</c:v>
                </c:pt>
                <c:pt idx="429">
                  <c:v>-2.9953810000000001</c:v>
                </c:pt>
                <c:pt idx="430">
                  <c:v>-1.394914</c:v>
                </c:pt>
                <c:pt idx="431">
                  <c:v>-1.378986</c:v>
                </c:pt>
                <c:pt idx="432">
                  <c:v>1.740011</c:v>
                </c:pt>
                <c:pt idx="433">
                  <c:v>4.8682150000000002</c:v>
                </c:pt>
                <c:pt idx="434">
                  <c:v>3.8061099999999999</c:v>
                </c:pt>
                <c:pt idx="435">
                  <c:v>7.6911139999999998</c:v>
                </c:pt>
                <c:pt idx="436">
                  <c:v>3.5340760000000002</c:v>
                </c:pt>
                <c:pt idx="437">
                  <c:v>6.4060290000000002</c:v>
                </c:pt>
                <c:pt idx="438">
                  <c:v>2.1905079999999999</c:v>
                </c:pt>
                <c:pt idx="439">
                  <c:v>3.9340000000000002</c:v>
                </c:pt>
                <c:pt idx="440">
                  <c:v>1.605653</c:v>
                </c:pt>
                <c:pt idx="441">
                  <c:v>3.3069649999999999</c:v>
                </c:pt>
                <c:pt idx="442">
                  <c:v>1.8588009999999999</c:v>
                </c:pt>
                <c:pt idx="443">
                  <c:v>3.8217409999999998</c:v>
                </c:pt>
                <c:pt idx="444">
                  <c:v>1.9572750000000001</c:v>
                </c:pt>
                <c:pt idx="445">
                  <c:v>3.8127849999999999</c:v>
                </c:pt>
                <c:pt idx="446">
                  <c:v>1.7513620000000001</c:v>
                </c:pt>
                <c:pt idx="447">
                  <c:v>3.4313760000000002</c:v>
                </c:pt>
                <c:pt idx="448">
                  <c:v>1.6819329999999999</c:v>
                </c:pt>
                <c:pt idx="449">
                  <c:v>3.3283429999999998</c:v>
                </c:pt>
                <c:pt idx="450">
                  <c:v>1.4859549999999999</c:v>
                </c:pt>
                <c:pt idx="451">
                  <c:v>2.6972319999999996</c:v>
                </c:pt>
                <c:pt idx="452">
                  <c:v>0.87237699999999996</c:v>
                </c:pt>
                <c:pt idx="453">
                  <c:v>1.3724859999999999</c:v>
                </c:pt>
                <c:pt idx="454">
                  <c:v>5.2061999999999997E-2</c:v>
                </c:pt>
                <c:pt idx="455">
                  <c:v>-0.45041599999999998</c:v>
                </c:pt>
                <c:pt idx="456">
                  <c:v>-1.036443</c:v>
                </c:pt>
                <c:pt idx="457">
                  <c:v>-2.297428</c:v>
                </c:pt>
                <c:pt idx="458">
                  <c:v>-1.091958</c:v>
                </c:pt>
                <c:pt idx="459">
                  <c:v>-1.8088649999999999</c:v>
                </c:pt>
                <c:pt idx="460">
                  <c:v>-0.36903599999999998</c:v>
                </c:pt>
                <c:pt idx="461">
                  <c:v>-0.664628</c:v>
                </c:pt>
                <c:pt idx="462">
                  <c:v>-0.63555099999999998</c:v>
                </c:pt>
                <c:pt idx="463">
                  <c:v>-1.85849</c:v>
                </c:pt>
                <c:pt idx="464">
                  <c:v>-1.8457410000000001</c:v>
                </c:pt>
                <c:pt idx="465">
                  <c:v>-4.1782000000000004</c:v>
                </c:pt>
                <c:pt idx="466">
                  <c:v>-2.6788110000000001</c:v>
                </c:pt>
                <c:pt idx="467">
                  <c:v>-5.5846879999999999</c:v>
                </c:pt>
                <c:pt idx="468">
                  <c:v>-2.9963700000000002</c:v>
                </c:pt>
                <c:pt idx="469">
                  <c:v>-5.9604940000000006</c:v>
                </c:pt>
                <c:pt idx="470">
                  <c:v>-2.890288</c:v>
                </c:pt>
                <c:pt idx="471">
                  <c:v>-5.6502889999999999</c:v>
                </c:pt>
                <c:pt idx="472">
                  <c:v>-2.5975890000000001</c:v>
                </c:pt>
                <c:pt idx="473">
                  <c:v>-5.120965</c:v>
                </c:pt>
                <c:pt idx="474">
                  <c:v>-2.574535</c:v>
                </c:pt>
                <c:pt idx="475">
                  <c:v>-5.3204200000000004</c:v>
                </c:pt>
                <c:pt idx="476">
                  <c:v>-2.9865750000000002</c:v>
                </c:pt>
                <c:pt idx="477">
                  <c:v>-6.2012859999999996</c:v>
                </c:pt>
                <c:pt idx="478">
                  <c:v>-3.4494280000000002</c:v>
                </c:pt>
                <c:pt idx="479">
                  <c:v>-7.0505360000000001</c:v>
                </c:pt>
                <c:pt idx="480">
                  <c:v>-3.61531</c:v>
                </c:pt>
                <c:pt idx="481">
                  <c:v>-7.0720089999999995</c:v>
                </c:pt>
                <c:pt idx="482">
                  <c:v>-3.1911679999999998</c:v>
                </c:pt>
                <c:pt idx="483">
                  <c:v>-6.1067489999999998</c:v>
                </c:pt>
                <c:pt idx="484">
                  <c:v>-2.4705210000000002</c:v>
                </c:pt>
                <c:pt idx="485">
                  <c:v>-4.4301159999999999</c:v>
                </c:pt>
                <c:pt idx="486">
                  <c:v>-1.5009209999999999</c:v>
                </c:pt>
                <c:pt idx="487">
                  <c:v>-2.6474849999999996</c:v>
                </c:pt>
                <c:pt idx="488">
                  <c:v>-0.83058200000000004</c:v>
                </c:pt>
                <c:pt idx="489">
                  <c:v>-1.4900500000000001</c:v>
                </c:pt>
                <c:pt idx="490">
                  <c:v>-0.62456</c:v>
                </c:pt>
                <c:pt idx="491">
                  <c:v>-1.24177</c:v>
                </c:pt>
                <c:pt idx="492">
                  <c:v>-0.58220700000000003</c:v>
                </c:pt>
                <c:pt idx="493">
                  <c:v>-1.1061380000000001</c:v>
                </c:pt>
                <c:pt idx="494">
                  <c:v>-0.49346200000000001</c:v>
                </c:pt>
                <c:pt idx="495">
                  <c:v>-0.92357100000000003</c:v>
                </c:pt>
                <c:pt idx="496">
                  <c:v>-0.31157000000000001</c:v>
                </c:pt>
                <c:pt idx="497">
                  <c:v>-0.46968900000000002</c:v>
                </c:pt>
                <c:pt idx="498">
                  <c:v>-6.6457000000000002E-2</c:v>
                </c:pt>
                <c:pt idx="499">
                  <c:v>-0.12931999999999999</c:v>
                </c:pt>
                <c:pt idx="500">
                  <c:v>-6.2283999999999999E-2</c:v>
                </c:pt>
                <c:pt idx="501">
                  <c:v>-0.10248299999999999</c:v>
                </c:pt>
                <c:pt idx="502">
                  <c:v>-4.9825000000000001E-2</c:v>
                </c:pt>
                <c:pt idx="503">
                  <c:v>-0.137985</c:v>
                </c:pt>
                <c:pt idx="504">
                  <c:v>-0.13413</c:v>
                </c:pt>
                <c:pt idx="505">
                  <c:v>-0.26659699999999997</c:v>
                </c:pt>
                <c:pt idx="506">
                  <c:v>2.8698999999999999E-2</c:v>
                </c:pt>
                <c:pt idx="507">
                  <c:v>0.392181</c:v>
                </c:pt>
                <c:pt idx="508">
                  <c:v>0.65489399999999998</c:v>
                </c:pt>
                <c:pt idx="509">
                  <c:v>1.4174039999999999</c:v>
                </c:pt>
                <c:pt idx="510">
                  <c:v>0.68624499999999999</c:v>
                </c:pt>
                <c:pt idx="511">
                  <c:v>0.99909800000000004</c:v>
                </c:pt>
                <c:pt idx="512">
                  <c:v>-0.387824</c:v>
                </c:pt>
                <c:pt idx="513">
                  <c:v>-1.413033</c:v>
                </c:pt>
                <c:pt idx="514">
                  <c:v>-1.2178599999999999</c:v>
                </c:pt>
                <c:pt idx="515">
                  <c:v>-1.9532659999999999</c:v>
                </c:pt>
                <c:pt idx="516">
                  <c:v>0.21075099999999999</c:v>
                </c:pt>
                <c:pt idx="517">
                  <c:v>1.01017</c:v>
                </c:pt>
                <c:pt idx="518">
                  <c:v>0.77156800000000003</c:v>
                </c:pt>
                <c:pt idx="519">
                  <c:v>0.86037399999999997</c:v>
                </c:pt>
                <c:pt idx="520">
                  <c:v>-1.06498</c:v>
                </c:pt>
                <c:pt idx="521">
                  <c:v>-3.1551960000000001</c:v>
                </c:pt>
                <c:pt idx="522">
                  <c:v>-2.565925</c:v>
                </c:pt>
                <c:pt idx="523">
                  <c:v>-4.6765310000000007</c:v>
                </c:pt>
                <c:pt idx="524">
                  <c:v>-0.499112</c:v>
                </c:pt>
                <c:pt idx="525">
                  <c:v>1.2160949999999999</c:v>
                </c:pt>
                <c:pt idx="526">
                  <c:v>3.8989479999999999</c:v>
                </c:pt>
                <c:pt idx="527">
                  <c:v>9.566929</c:v>
                </c:pt>
                <c:pt idx="528">
                  <c:v>6.3283230000000001</c:v>
                </c:pt>
                <c:pt idx="529">
                  <c:v>11.859960000000001</c:v>
                </c:pt>
                <c:pt idx="530">
                  <c:v>4.1639280000000003</c:v>
                </c:pt>
                <c:pt idx="531">
                  <c:v>6.8646030000000007</c:v>
                </c:pt>
                <c:pt idx="532">
                  <c:v>1.546435</c:v>
                </c:pt>
                <c:pt idx="533">
                  <c:v>2.596978</c:v>
                </c:pt>
                <c:pt idx="534">
                  <c:v>0.86259300000000005</c:v>
                </c:pt>
                <c:pt idx="535">
                  <c:v>1.8322000000000001</c:v>
                </c:pt>
                <c:pt idx="536">
                  <c:v>1.162738</c:v>
                </c:pt>
                <c:pt idx="537">
                  <c:v>2.352058</c:v>
                </c:pt>
                <c:pt idx="538">
                  <c:v>1.0887100000000001</c:v>
                </c:pt>
                <c:pt idx="539">
                  <c:v>2.0232330000000003</c:v>
                </c:pt>
                <c:pt idx="540">
                  <c:v>0.69266300000000003</c:v>
                </c:pt>
                <c:pt idx="541">
                  <c:v>1.137769</c:v>
                </c:pt>
                <c:pt idx="542">
                  <c:v>0.44442599999999999</c:v>
                </c:pt>
                <c:pt idx="543">
                  <c:v>1.025625</c:v>
                </c:pt>
                <c:pt idx="544">
                  <c:v>0.836364</c:v>
                </c:pt>
                <c:pt idx="545">
                  <c:v>1.793828</c:v>
                </c:pt>
                <c:pt idx="546">
                  <c:v>0.81547599999999998</c:v>
                </c:pt>
                <c:pt idx="547">
                  <c:v>1.3440449999999999</c:v>
                </c:pt>
                <c:pt idx="548">
                  <c:v>0.21918899999999999</c:v>
                </c:pt>
                <c:pt idx="549">
                  <c:v>0.26209499999999997</c:v>
                </c:pt>
                <c:pt idx="550">
                  <c:v>-3.5403999999999998E-2</c:v>
                </c:pt>
                <c:pt idx="551">
                  <c:v>-0.122444</c:v>
                </c:pt>
                <c:pt idx="552">
                  <c:v>-0.139629</c:v>
                </c:pt>
                <c:pt idx="553">
                  <c:v>-0.32852100000000001</c:v>
                </c:pt>
                <c:pt idx="554">
                  <c:v>-0.26368799999999998</c:v>
                </c:pt>
                <c:pt idx="555">
                  <c:v>-0.526478</c:v>
                </c:pt>
                <c:pt idx="556">
                  <c:v>-0.40354400000000001</c:v>
                </c:pt>
                <c:pt idx="557">
                  <c:v>-1.2291270000000001</c:v>
                </c:pt>
                <c:pt idx="558">
                  <c:v>-1.4893160000000001</c:v>
                </c:pt>
                <c:pt idx="559">
                  <c:v>-3.5442979999999999</c:v>
                </c:pt>
                <c:pt idx="560">
                  <c:v>-2.2468460000000001</c:v>
                </c:pt>
                <c:pt idx="561">
                  <c:v>-4.3596880000000002</c:v>
                </c:pt>
                <c:pt idx="562">
                  <c:v>-1.875605</c:v>
                </c:pt>
                <c:pt idx="563">
                  <c:v>-3.7035450000000001</c:v>
                </c:pt>
                <c:pt idx="564">
                  <c:v>-2.0123899999999999</c:v>
                </c:pt>
                <c:pt idx="565">
                  <c:v>-4.3005979999999999</c:v>
                </c:pt>
                <c:pt idx="566">
                  <c:v>-2.4648180000000002</c:v>
                </c:pt>
                <c:pt idx="567">
                  <c:v>-4.795147</c:v>
                </c:pt>
                <c:pt idx="568">
                  <c:v>-1.9860530000000001</c:v>
                </c:pt>
                <c:pt idx="569">
                  <c:v>-3.7543850000000001</c:v>
                </c:pt>
                <c:pt idx="570">
                  <c:v>-1.728232</c:v>
                </c:pt>
                <c:pt idx="571">
                  <c:v>-3.4545300000000001</c:v>
                </c:pt>
                <c:pt idx="572">
                  <c:v>-1.936957</c:v>
                </c:pt>
                <c:pt idx="573">
                  <c:v>-4.1932810000000007</c:v>
                </c:pt>
                <c:pt idx="574">
                  <c:v>-2.544975</c:v>
                </c:pt>
                <c:pt idx="575">
                  <c:v>-5.3423160000000003</c:v>
                </c:pt>
                <c:pt idx="576">
                  <c:v>-3.0133529999999999</c:v>
                </c:pt>
                <c:pt idx="577">
                  <c:v>-6.1724009999999998</c:v>
                </c:pt>
                <c:pt idx="578">
                  <c:v>-3.2983730000000002</c:v>
                </c:pt>
                <c:pt idx="579">
                  <c:v>-6.7860840000000007</c:v>
                </c:pt>
                <c:pt idx="580">
                  <c:v>-3.6737690000000001</c:v>
                </c:pt>
                <c:pt idx="581">
                  <c:v>-7.460019</c:v>
                </c:pt>
                <c:pt idx="582">
                  <c:v>-3.7474440000000002</c:v>
                </c:pt>
                <c:pt idx="583">
                  <c:v>-7.2431210000000004</c:v>
                </c:pt>
                <c:pt idx="584">
                  <c:v>-2.859502</c:v>
                </c:pt>
                <c:pt idx="585">
                  <c:v>-4.8346239999999998</c:v>
                </c:pt>
                <c:pt idx="586">
                  <c:v>-1.126717</c:v>
                </c:pt>
                <c:pt idx="587">
                  <c:v>-1.691276</c:v>
                </c:pt>
                <c:pt idx="588">
                  <c:v>-0.39736199999999999</c:v>
                </c:pt>
                <c:pt idx="589">
                  <c:v>-0.93523699999999999</c:v>
                </c:pt>
                <c:pt idx="590">
                  <c:v>-0.80934300000000003</c:v>
                </c:pt>
                <c:pt idx="591">
                  <c:v>-1.9488430000000001</c:v>
                </c:pt>
                <c:pt idx="592">
                  <c:v>-1.417772</c:v>
                </c:pt>
                <c:pt idx="593">
                  <c:v>-2.9468649999999998</c:v>
                </c:pt>
                <c:pt idx="594">
                  <c:v>-1.4297299999999999</c:v>
                </c:pt>
                <c:pt idx="595">
                  <c:v>-2.5589389999999996</c:v>
                </c:pt>
                <c:pt idx="596">
                  <c:v>-0.668964</c:v>
                </c:pt>
                <c:pt idx="597">
                  <c:v>-0.89999499999999999</c:v>
                </c:pt>
                <c:pt idx="598">
                  <c:v>0.11550199999999999</c:v>
                </c:pt>
                <c:pt idx="599">
                  <c:v>0.494809</c:v>
                </c:pt>
                <c:pt idx="600">
                  <c:v>0.42193799999999998</c:v>
                </c:pt>
                <c:pt idx="601">
                  <c:v>0.65224199999999999</c:v>
                </c:pt>
                <c:pt idx="602">
                  <c:v>-9.3556E-2</c:v>
                </c:pt>
                <c:pt idx="603">
                  <c:v>-0.46867300000000001</c:v>
                </c:pt>
                <c:pt idx="604">
                  <c:v>-0.52155600000000002</c:v>
                </c:pt>
                <c:pt idx="605">
                  <c:v>-0.984873</c:v>
                </c:pt>
                <c:pt idx="606">
                  <c:v>-0.230073</c:v>
                </c:pt>
                <c:pt idx="607">
                  <c:v>-0.25023899999999999</c:v>
                </c:pt>
                <c:pt idx="608">
                  <c:v>2.2259000000000001E-2</c:v>
                </c:pt>
                <c:pt idx="609">
                  <c:v>-0.23060699999999998</c:v>
                </c:pt>
                <c:pt idx="610">
                  <c:v>-0.644872</c:v>
                </c:pt>
                <c:pt idx="611">
                  <c:v>-1.885224</c:v>
                </c:pt>
                <c:pt idx="612">
                  <c:v>-2.0183089999999999</c:v>
                </c:pt>
                <c:pt idx="613">
                  <c:v>-4.2563759999999995</c:v>
                </c:pt>
                <c:pt idx="614">
                  <c:v>-1.289304</c:v>
                </c:pt>
                <c:pt idx="615">
                  <c:v>-0.73655199999999998</c:v>
                </c:pt>
                <c:pt idx="616">
                  <c:v>2.3084220000000002</c:v>
                </c:pt>
                <c:pt idx="617">
                  <c:v>6.0070600000000001</c:v>
                </c:pt>
                <c:pt idx="618">
                  <c:v>4.6038500000000004</c:v>
                </c:pt>
                <c:pt idx="619">
                  <c:v>9.8368730000000006</c:v>
                </c:pt>
                <c:pt idx="620">
                  <c:v>6.0173990000000002</c:v>
                </c:pt>
                <c:pt idx="621">
                  <c:v>12.081906</c:v>
                </c:pt>
                <c:pt idx="622">
                  <c:v>5.5485009999999999</c:v>
                </c:pt>
                <c:pt idx="623">
                  <c:v>10.141017999999999</c:v>
                </c:pt>
                <c:pt idx="624">
                  <c:v>3.2730000000000001</c:v>
                </c:pt>
                <c:pt idx="625">
                  <c:v>5.8175380000000008</c:v>
                </c:pt>
                <c:pt idx="626">
                  <c:v>2.801587</c:v>
                </c:pt>
                <c:pt idx="627">
                  <c:v>6.199967</c:v>
                </c:pt>
                <c:pt idx="628">
                  <c:v>3.890558</c:v>
                </c:pt>
                <c:pt idx="629">
                  <c:v>7.9086389999999991</c:v>
                </c:pt>
                <c:pt idx="630">
                  <c:v>3.6925439999999998</c:v>
                </c:pt>
                <c:pt idx="631">
                  <c:v>6.8611570000000004</c:v>
                </c:pt>
                <c:pt idx="632">
                  <c:v>2.6391810000000002</c:v>
                </c:pt>
                <c:pt idx="633">
                  <c:v>4.9811390000000006</c:v>
                </c:pt>
                <c:pt idx="634">
                  <c:v>2.2025519999999998</c:v>
                </c:pt>
                <c:pt idx="635">
                  <c:v>4.3168340000000001</c:v>
                </c:pt>
                <c:pt idx="636">
                  <c:v>2.0269729999999999</c:v>
                </c:pt>
                <c:pt idx="637">
                  <c:v>3.9111739999999999</c:v>
                </c:pt>
                <c:pt idx="638">
                  <c:v>1.693336</c:v>
                </c:pt>
                <c:pt idx="639">
                  <c:v>3.0839109999999996</c:v>
                </c:pt>
                <c:pt idx="640">
                  <c:v>1.070827</c:v>
                </c:pt>
                <c:pt idx="641">
                  <c:v>1.9177789999999999</c:v>
                </c:pt>
                <c:pt idx="642">
                  <c:v>0.69975900000000002</c:v>
                </c:pt>
                <c:pt idx="643">
                  <c:v>1.386514</c:v>
                </c:pt>
                <c:pt idx="644">
                  <c:v>0.69191100000000005</c:v>
                </c:pt>
                <c:pt idx="645">
                  <c:v>1.3016130000000001</c:v>
                </c:pt>
                <c:pt idx="646">
                  <c:v>0.393202</c:v>
                </c:pt>
                <c:pt idx="647">
                  <c:v>0.56994</c:v>
                </c:pt>
                <c:pt idx="648">
                  <c:v>-0.101302</c:v>
                </c:pt>
                <c:pt idx="649">
                  <c:v>-0.55852400000000002</c:v>
                </c:pt>
                <c:pt idx="650">
                  <c:v>-0.70025899999999996</c:v>
                </c:pt>
                <c:pt idx="651">
                  <c:v>-1.4687049999999999</c:v>
                </c:pt>
                <c:pt idx="652">
                  <c:v>-0.78646300000000002</c:v>
                </c:pt>
                <c:pt idx="653">
                  <c:v>-1.5610460000000002</c:v>
                </c:pt>
                <c:pt idx="654">
                  <c:v>-0.826569</c:v>
                </c:pt>
                <c:pt idx="655">
                  <c:v>-1.9106719999999999</c:v>
                </c:pt>
                <c:pt idx="656">
                  <c:v>-1.43109</c:v>
                </c:pt>
                <c:pt idx="657">
                  <c:v>-3.1399809999999997</c:v>
                </c:pt>
                <c:pt idx="658">
                  <c:v>-1.942971</c:v>
                </c:pt>
                <c:pt idx="659">
                  <c:v>-4.1797760000000004</c:v>
                </c:pt>
                <c:pt idx="660">
                  <c:v>-2.4531239999999999</c:v>
                </c:pt>
                <c:pt idx="661">
                  <c:v>-5.0863379999999996</c:v>
                </c:pt>
                <c:pt idx="662">
                  <c:v>-2.8058480000000001</c:v>
                </c:pt>
                <c:pt idx="663">
                  <c:v>-5.8450059999999997</c:v>
                </c:pt>
                <c:pt idx="664">
                  <c:v>-3.1571189999999998</c:v>
                </c:pt>
                <c:pt idx="665">
                  <c:v>-6.2667529999999996</c:v>
                </c:pt>
                <c:pt idx="666">
                  <c:v>-3.1405180000000001</c:v>
                </c:pt>
                <c:pt idx="667">
                  <c:v>-6.3394180000000002</c:v>
                </c:pt>
                <c:pt idx="668">
                  <c:v>-3.3712529999999998</c:v>
                </c:pt>
                <c:pt idx="669">
                  <c:v>-7.1886589999999995</c:v>
                </c:pt>
                <c:pt idx="670">
                  <c:v>-4.3499400000000001</c:v>
                </c:pt>
                <c:pt idx="671">
                  <c:v>-9.0567489999999999</c:v>
                </c:pt>
                <c:pt idx="672">
                  <c:v>-4.8187800000000003</c:v>
                </c:pt>
                <c:pt idx="673">
                  <c:v>-9.6398080000000004</c:v>
                </c:pt>
                <c:pt idx="674">
                  <c:v>-4.6717919999999999</c:v>
                </c:pt>
                <c:pt idx="675">
                  <c:v>-9.0536539999999999</c:v>
                </c:pt>
                <c:pt idx="676">
                  <c:v>-3.9407260000000002</c:v>
                </c:pt>
                <c:pt idx="677">
                  <c:v>-7.2251960000000004</c:v>
                </c:pt>
                <c:pt idx="678">
                  <c:v>-2.5557259999999999</c:v>
                </c:pt>
                <c:pt idx="679">
                  <c:v>-4.5199249999999997</c:v>
                </c:pt>
                <c:pt idx="680">
                  <c:v>-1.6026480000000001</c:v>
                </c:pt>
                <c:pt idx="681">
                  <c:v>-3.117267</c:v>
                </c:pt>
                <c:pt idx="682">
                  <c:v>-1.6116330000000001</c:v>
                </c:pt>
                <c:pt idx="683">
                  <c:v>-3.2393619999999999</c:v>
                </c:pt>
                <c:pt idx="684">
                  <c:v>-1.429935</c:v>
                </c:pt>
                <c:pt idx="685">
                  <c:v>-2.451397</c:v>
                </c:pt>
                <c:pt idx="686">
                  <c:v>-0.51828799999999997</c:v>
                </c:pt>
                <c:pt idx="687">
                  <c:v>-0.56753900000000002</c:v>
                </c:pt>
                <c:pt idx="688">
                  <c:v>0.25476700000000002</c:v>
                </c:pt>
                <c:pt idx="689">
                  <c:v>0.58587600000000006</c:v>
                </c:pt>
                <c:pt idx="690">
                  <c:v>0.22647300000000001</c:v>
                </c:pt>
                <c:pt idx="691">
                  <c:v>0.212978</c:v>
                </c:pt>
                <c:pt idx="692">
                  <c:v>-0.37812000000000001</c:v>
                </c:pt>
                <c:pt idx="693">
                  <c:v>-1.179535</c:v>
                </c:pt>
                <c:pt idx="694">
                  <c:v>-1.185427</c:v>
                </c:pt>
                <c:pt idx="695">
                  <c:v>-2.570713</c:v>
                </c:pt>
                <c:pt idx="696">
                  <c:v>-1.2668079999999999</c:v>
                </c:pt>
                <c:pt idx="697">
                  <c:v>-2.1457440000000001</c:v>
                </c:pt>
                <c:pt idx="698">
                  <c:v>-0.374691</c:v>
                </c:pt>
                <c:pt idx="699">
                  <c:v>-0.107265</c:v>
                </c:pt>
                <c:pt idx="700">
                  <c:v>0.70859399999999995</c:v>
                </c:pt>
                <c:pt idx="701">
                  <c:v>1.610522</c:v>
                </c:pt>
                <c:pt idx="702">
                  <c:v>0.790771</c:v>
                </c:pt>
                <c:pt idx="703">
                  <c:v>1.269906</c:v>
                </c:pt>
                <c:pt idx="704">
                  <c:v>0.12740199999999999</c:v>
                </c:pt>
                <c:pt idx="705">
                  <c:v>8.562199999999999E-2</c:v>
                </c:pt>
                <c:pt idx="706">
                  <c:v>-0.19509099999999999</c:v>
                </c:pt>
                <c:pt idx="707">
                  <c:v>-0.72868100000000002</c:v>
                </c:pt>
                <c:pt idx="708">
                  <c:v>-1.014607</c:v>
                </c:pt>
                <c:pt idx="709">
                  <c:v>-2.4246949999999998</c:v>
                </c:pt>
                <c:pt idx="710">
                  <c:v>-1.5123420000000001</c:v>
                </c:pt>
                <c:pt idx="711">
                  <c:v>-2.8840060000000003</c:v>
                </c:pt>
                <c:pt idx="712">
                  <c:v>-1.045582</c:v>
                </c:pt>
                <c:pt idx="713">
                  <c:v>-1.7732299999999999</c:v>
                </c:pt>
                <c:pt idx="714">
                  <c:v>-0.47112599999999999</c:v>
                </c:pt>
                <c:pt idx="715">
                  <c:v>-0.54497799999999996</c:v>
                </c:pt>
                <c:pt idx="716">
                  <c:v>0.58000200000000002</c:v>
                </c:pt>
                <c:pt idx="717">
                  <c:v>2.080638</c:v>
                </c:pt>
                <c:pt idx="718">
                  <c:v>2.6188639999999999</c:v>
                </c:pt>
                <c:pt idx="719">
                  <c:v>6.3512329999999997</c:v>
                </c:pt>
                <c:pt idx="720">
                  <c:v>4.6070570000000002</c:v>
                </c:pt>
                <c:pt idx="721">
                  <c:v>9.6023370000000003</c:v>
                </c:pt>
                <c:pt idx="722">
                  <c:v>4.9257140000000001</c:v>
                </c:pt>
                <c:pt idx="723">
                  <c:v>9.5568200000000001</c:v>
                </c:pt>
                <c:pt idx="724">
                  <c:v>4.2658250000000004</c:v>
                </c:pt>
                <c:pt idx="725">
                  <c:v>8.1424830000000004</c:v>
                </c:pt>
                <c:pt idx="726">
                  <c:v>3.636307</c:v>
                </c:pt>
                <c:pt idx="727">
                  <c:v>7.1569000000000003</c:v>
                </c:pt>
                <c:pt idx="728">
                  <c:v>3.4485730000000001</c:v>
                </c:pt>
                <c:pt idx="729">
                  <c:v>6.8103069999999999</c:v>
                </c:pt>
                <c:pt idx="730">
                  <c:v>3.2536520000000002</c:v>
                </c:pt>
                <c:pt idx="731">
                  <c:v>6.3767530000000008</c:v>
                </c:pt>
                <c:pt idx="732">
                  <c:v>2.892255</c:v>
                </c:pt>
                <c:pt idx="733">
                  <c:v>5.4949379999999994</c:v>
                </c:pt>
                <c:pt idx="734">
                  <c:v>2.3077770000000002</c:v>
                </c:pt>
                <c:pt idx="735">
                  <c:v>4.3952960000000001</c:v>
                </c:pt>
                <c:pt idx="736">
                  <c:v>1.8799710000000001</c:v>
                </c:pt>
                <c:pt idx="737">
                  <c:v>3.5170870000000001</c:v>
                </c:pt>
                <c:pt idx="738">
                  <c:v>1.39829</c:v>
                </c:pt>
                <c:pt idx="739">
                  <c:v>2.5863779999999998</c:v>
                </c:pt>
                <c:pt idx="740">
                  <c:v>0.98200200000000004</c:v>
                </c:pt>
                <c:pt idx="741">
                  <c:v>1.6043700000000001</c:v>
                </c:pt>
                <c:pt idx="742">
                  <c:v>0.192437</c:v>
                </c:pt>
                <c:pt idx="743">
                  <c:v>-5.4599999999999926E-3</c:v>
                </c:pt>
                <c:pt idx="744">
                  <c:v>-0.47184399999999999</c:v>
                </c:pt>
                <c:pt idx="745">
                  <c:v>-1.172642</c:v>
                </c:pt>
                <c:pt idx="746">
                  <c:v>-0.95528400000000002</c:v>
                </c:pt>
                <c:pt idx="747">
                  <c:v>-2.203484</c:v>
                </c:pt>
                <c:pt idx="748">
                  <c:v>-1.568764</c:v>
                </c:pt>
                <c:pt idx="749">
                  <c:v>-3.4505479999999999</c:v>
                </c:pt>
                <c:pt idx="750">
                  <c:v>-2.1788349999999999</c:v>
                </c:pt>
                <c:pt idx="751">
                  <c:v>-4.5813009999999998</c:v>
                </c:pt>
                <c:pt idx="752">
                  <c:v>-2.547269</c:v>
                </c:pt>
                <c:pt idx="753">
                  <c:v>-5.2957649999999994</c:v>
                </c:pt>
                <c:pt idx="754">
                  <c:v>-2.971082</c:v>
                </c:pt>
                <c:pt idx="755">
                  <c:v>-6.1445259999999999</c:v>
                </c:pt>
                <c:pt idx="756">
                  <c:v>-3.2541820000000001</c:v>
                </c:pt>
                <c:pt idx="757">
                  <c:v>-6.4483470000000001</c:v>
                </c:pt>
                <c:pt idx="758">
                  <c:v>-3.1075089999999999</c:v>
                </c:pt>
                <c:pt idx="759">
                  <c:v>-6.1636769999999999</c:v>
                </c:pt>
                <c:pt idx="760">
                  <c:v>-3.0763150000000001</c:v>
                </c:pt>
                <c:pt idx="761">
                  <c:v>-6.2644990000000007</c:v>
                </c:pt>
                <c:pt idx="762">
                  <c:v>-3.4055580000000001</c:v>
                </c:pt>
                <c:pt idx="763">
                  <c:v>-6.9796370000000003</c:v>
                </c:pt>
                <c:pt idx="764">
                  <c:v>-3.684866</c:v>
                </c:pt>
                <c:pt idx="765">
                  <c:v>-7.255204</c:v>
                </c:pt>
                <c:pt idx="766">
                  <c:v>-3.414879</c:v>
                </c:pt>
                <c:pt idx="767">
                  <c:v>-6.7526539999999997</c:v>
                </c:pt>
                <c:pt idx="768">
                  <c:v>-3.278562</c:v>
                </c:pt>
                <c:pt idx="769">
                  <c:v>-6.471266</c:v>
                </c:pt>
                <c:pt idx="770">
                  <c:v>-2.9056220000000001</c:v>
                </c:pt>
                <c:pt idx="771">
                  <c:v>-5.4913129999999999</c:v>
                </c:pt>
                <c:pt idx="772">
                  <c:v>-2.208526</c:v>
                </c:pt>
                <c:pt idx="773">
                  <c:v>-4.1455549999999999</c:v>
                </c:pt>
                <c:pt idx="774">
                  <c:v>-1.7622009999999999</c:v>
                </c:pt>
                <c:pt idx="775">
                  <c:v>-3.412954</c:v>
                </c:pt>
                <c:pt idx="776">
                  <c:v>-1.619939</c:v>
                </c:pt>
                <c:pt idx="777">
                  <c:v>-3.1271640000000001</c:v>
                </c:pt>
                <c:pt idx="778">
                  <c:v>-1.3219019999999999</c:v>
                </c:pt>
                <c:pt idx="779">
                  <c:v>-2.3508149999999999</c:v>
                </c:pt>
                <c:pt idx="780">
                  <c:v>-0.75186799999999998</c:v>
                </c:pt>
                <c:pt idx="781">
                  <c:v>-1.17883</c:v>
                </c:pt>
                <c:pt idx="782">
                  <c:v>-0.13957800000000001</c:v>
                </c:pt>
                <c:pt idx="783">
                  <c:v>-0.165795</c:v>
                </c:pt>
                <c:pt idx="784">
                  <c:v>-6.7281999999999995E-2</c:v>
                </c:pt>
                <c:pt idx="785">
                  <c:v>-0.23717199999999999</c:v>
                </c:pt>
                <c:pt idx="786">
                  <c:v>-0.39382600000000001</c:v>
                </c:pt>
                <c:pt idx="787">
                  <c:v>-1.107486</c:v>
                </c:pt>
                <c:pt idx="788">
                  <c:v>-0.972831</c:v>
                </c:pt>
                <c:pt idx="789">
                  <c:v>-2.0207709999999999</c:v>
                </c:pt>
                <c:pt idx="790">
                  <c:v>-0.85394999999999999</c:v>
                </c:pt>
                <c:pt idx="791">
                  <c:v>-1.2732520000000001</c:v>
                </c:pt>
                <c:pt idx="792">
                  <c:v>0.102687</c:v>
                </c:pt>
                <c:pt idx="793">
                  <c:v>0.63810499999999992</c:v>
                </c:pt>
                <c:pt idx="794">
                  <c:v>0.77476500000000004</c:v>
                </c:pt>
                <c:pt idx="795">
                  <c:v>1.5539700000000001</c:v>
                </c:pt>
                <c:pt idx="796">
                  <c:v>0.54950699999999997</c:v>
                </c:pt>
                <c:pt idx="797">
                  <c:v>0.69220399999999993</c:v>
                </c:pt>
                <c:pt idx="798">
                  <c:v>-0.18353900000000001</c:v>
                </c:pt>
                <c:pt idx="799">
                  <c:v>-0.43032500000000001</c:v>
                </c:pt>
                <c:pt idx="800">
                  <c:v>6.4055000000000001E-2</c:v>
                </c:pt>
                <c:pt idx="801">
                  <c:v>0.56991000000000003</c:v>
                </c:pt>
                <c:pt idx="802">
                  <c:v>0.64289099999999999</c:v>
                </c:pt>
                <c:pt idx="803">
                  <c:v>0.52502199999999999</c:v>
                </c:pt>
                <c:pt idx="804">
                  <c:v>-1.9393499999999999</c:v>
                </c:pt>
                <c:pt idx="805">
                  <c:v>-6.2645179999999998</c:v>
                </c:pt>
                <c:pt idx="806">
                  <c:v>-6.1292049999999998</c:v>
                </c:pt>
                <c:pt idx="807">
                  <c:v>-12.550747999999999</c:v>
                </c:pt>
                <c:pt idx="808">
                  <c:v>-4.780513</c:v>
                </c:pt>
                <c:pt idx="809">
                  <c:v>-6.4799769999999999</c:v>
                </c:pt>
                <c:pt idx="810">
                  <c:v>1.81168</c:v>
                </c:pt>
                <c:pt idx="811">
                  <c:v>6.2885390000000001</c:v>
                </c:pt>
                <c:pt idx="812">
                  <c:v>5.7017629999999997</c:v>
                </c:pt>
                <c:pt idx="813">
                  <c:v>11.489857000000001</c:v>
                </c:pt>
                <c:pt idx="814">
                  <c:v>5.1902220000000003</c:v>
                </c:pt>
                <c:pt idx="815">
                  <c:v>9.587161</c:v>
                </c:pt>
                <c:pt idx="816">
                  <c:v>3.4414150000000001</c:v>
                </c:pt>
                <c:pt idx="817">
                  <c:v>5.944178</c:v>
                </c:pt>
                <c:pt idx="818">
                  <c:v>1.7011700000000001</c:v>
                </c:pt>
                <c:pt idx="819">
                  <c:v>2.8373200000000001</c:v>
                </c:pt>
                <c:pt idx="820">
                  <c:v>0.75141599999999997</c:v>
                </c:pt>
                <c:pt idx="821">
                  <c:v>1.137529</c:v>
                </c:pt>
                <c:pt idx="822">
                  <c:v>5.8334999999999998E-2</c:v>
                </c:pt>
                <c:pt idx="823">
                  <c:v>1.3750999999999999E-2</c:v>
                </c:pt>
                <c:pt idx="824">
                  <c:v>7.1809999999999999E-2</c:v>
                </c:pt>
                <c:pt idx="825">
                  <c:v>0.50046000000000002</c:v>
                </c:pt>
                <c:pt idx="826">
                  <c:v>0.85547600000000001</c:v>
                </c:pt>
                <c:pt idx="827">
                  <c:v>2.0693630000000001</c:v>
                </c:pt>
                <c:pt idx="828">
                  <c:v>1.563574</c:v>
                </c:pt>
                <c:pt idx="829">
                  <c:v>3.499082</c:v>
                </c:pt>
                <c:pt idx="830">
                  <c:v>2.2359140000000002</c:v>
                </c:pt>
                <c:pt idx="831">
                  <c:v>4.527094</c:v>
                </c:pt>
                <c:pt idx="832">
                  <c:v>2.0897169999999998</c:v>
                </c:pt>
                <c:pt idx="833">
                  <c:v>3.786365</c:v>
                </c:pt>
                <c:pt idx="834">
                  <c:v>1.2854049999999999</c:v>
                </c:pt>
                <c:pt idx="835">
                  <c:v>2.1881719999999998</c:v>
                </c:pt>
                <c:pt idx="836">
                  <c:v>0.523146</c:v>
                </c:pt>
                <c:pt idx="837">
                  <c:v>0.70380699999999996</c:v>
                </c:pt>
                <c:pt idx="838">
                  <c:v>-5.4316000000000003E-2</c:v>
                </c:pt>
                <c:pt idx="839">
                  <c:v>-0.27654699999999999</c:v>
                </c:pt>
                <c:pt idx="840">
                  <c:v>-0.33058500000000002</c:v>
                </c:pt>
                <c:pt idx="841">
                  <c:v>-0.83779300000000001</c:v>
                </c:pt>
                <c:pt idx="842">
                  <c:v>-0.68044700000000002</c:v>
                </c:pt>
                <c:pt idx="843">
                  <c:v>-1.2558210000000001</c:v>
                </c:pt>
                <c:pt idx="844">
                  <c:v>-0.89187700000000003</c:v>
                </c:pt>
                <c:pt idx="845">
                  <c:v>-2.0031340000000002</c:v>
                </c:pt>
                <c:pt idx="846">
                  <c:v>-1.2080820000000001</c:v>
                </c:pt>
                <c:pt idx="847">
                  <c:v>-2.42991</c:v>
                </c:pt>
                <c:pt idx="848">
                  <c:v>-1.14286</c:v>
                </c:pt>
                <c:pt idx="849">
                  <c:v>-2.1907570000000001</c:v>
                </c:pt>
                <c:pt idx="850">
                  <c:v>-1.0186839999999999</c:v>
                </c:pt>
                <c:pt idx="851">
                  <c:v>-2.1686800000000002</c:v>
                </c:pt>
                <c:pt idx="852">
                  <c:v>-1.4367460000000001</c:v>
                </c:pt>
                <c:pt idx="853">
                  <c:v>-3.1571150000000001</c:v>
                </c:pt>
                <c:pt idx="854">
                  <c:v>-1.8964190000000001</c:v>
                </c:pt>
                <c:pt idx="855">
                  <c:v>-3.7920210000000001</c:v>
                </c:pt>
                <c:pt idx="856">
                  <c:v>-1.9300330000000001</c:v>
                </c:pt>
                <c:pt idx="857">
                  <c:v>-3.9794640000000001</c:v>
                </c:pt>
                <c:pt idx="858">
                  <c:v>-2.200615</c:v>
                </c:pt>
                <c:pt idx="859">
                  <c:v>-4.5472269999999995</c:v>
                </c:pt>
                <c:pt idx="860">
                  <c:v>-2.498094</c:v>
                </c:pt>
                <c:pt idx="861">
                  <c:v>-5.046678</c:v>
                </c:pt>
                <c:pt idx="862">
                  <c:v>-2.4191069999999999</c:v>
                </c:pt>
                <c:pt idx="863">
                  <c:v>-4.5766109999999998</c:v>
                </c:pt>
                <c:pt idx="864">
                  <c:v>-1.970539</c:v>
                </c:pt>
                <c:pt idx="865">
                  <c:v>-3.9384700000000001</c:v>
                </c:pt>
                <c:pt idx="866">
                  <c:v>-2.189902</c:v>
                </c:pt>
                <c:pt idx="867">
                  <c:v>-4.7795209999999999</c:v>
                </c:pt>
                <c:pt idx="868">
                  <c:v>-2.9401739999999998</c:v>
                </c:pt>
                <c:pt idx="869">
                  <c:v>-6.0082399999999998</c:v>
                </c:pt>
                <c:pt idx="870">
                  <c:v>-2.9636930000000001</c:v>
                </c:pt>
                <c:pt idx="871">
                  <c:v>-5.5768649999999997</c:v>
                </c:pt>
                <c:pt idx="872">
                  <c:v>-2.1251630000000001</c:v>
                </c:pt>
                <c:pt idx="873">
                  <c:v>-3.7451400000000001</c:v>
                </c:pt>
                <c:pt idx="874">
                  <c:v>-1.2646280000000001</c:v>
                </c:pt>
                <c:pt idx="875">
                  <c:v>-2.5229840000000001</c:v>
                </c:pt>
                <c:pt idx="876">
                  <c:v>-1.2607569999999999</c:v>
                </c:pt>
                <c:pt idx="877">
                  <c:v>-2.3718659999999998</c:v>
                </c:pt>
                <c:pt idx="878">
                  <c:v>-0.88691200000000003</c:v>
                </c:pt>
                <c:pt idx="879">
                  <c:v>-1.4962710000000001</c:v>
                </c:pt>
                <c:pt idx="880">
                  <c:v>-0.37854900000000002</c:v>
                </c:pt>
                <c:pt idx="881">
                  <c:v>-0.57948200000000005</c:v>
                </c:pt>
                <c:pt idx="882">
                  <c:v>-9.0254000000000001E-2</c:v>
                </c:pt>
                <c:pt idx="883">
                  <c:v>-0.22000600000000001</c:v>
                </c:pt>
                <c:pt idx="884">
                  <c:v>-0.35045199999999999</c:v>
                </c:pt>
                <c:pt idx="885">
                  <c:v>-0.93589599999999995</c:v>
                </c:pt>
                <c:pt idx="886">
                  <c:v>-0.72594999999999998</c:v>
                </c:pt>
                <c:pt idx="887">
                  <c:v>-1.515714</c:v>
                </c:pt>
                <c:pt idx="888">
                  <c:v>-0.81953600000000004</c:v>
                </c:pt>
                <c:pt idx="889">
                  <c:v>-1.6070630000000001</c:v>
                </c:pt>
                <c:pt idx="890">
                  <c:v>-0.679871</c:v>
                </c:pt>
                <c:pt idx="891">
                  <c:v>-1.177435</c:v>
                </c:pt>
                <c:pt idx="892">
                  <c:v>-0.26285900000000001</c:v>
                </c:pt>
                <c:pt idx="893">
                  <c:v>-0.28325300000000003</c:v>
                </c:pt>
                <c:pt idx="894">
                  <c:v>0.178651</c:v>
                </c:pt>
                <c:pt idx="895">
                  <c:v>0.53400099999999995</c:v>
                </c:pt>
                <c:pt idx="896">
                  <c:v>0.49883899999999998</c:v>
                </c:pt>
                <c:pt idx="897">
                  <c:v>1.1197189999999999</c:v>
                </c:pt>
                <c:pt idx="898">
                  <c:v>0.63419199999999998</c:v>
                </c:pt>
                <c:pt idx="899">
                  <c:v>1.118646</c:v>
                </c:pt>
                <c:pt idx="900">
                  <c:v>0.101523</c:v>
                </c:pt>
                <c:pt idx="901">
                  <c:v>-0.29800700000000002</c:v>
                </c:pt>
                <c:pt idx="902">
                  <c:v>-0.73005900000000001</c:v>
                </c:pt>
                <c:pt idx="903">
                  <c:v>-1.417875</c:v>
                </c:pt>
                <c:pt idx="904">
                  <c:v>-0.22784499999999999</c:v>
                </c:pt>
                <c:pt idx="905">
                  <c:v>0.12721299999999999</c:v>
                </c:pt>
                <c:pt idx="906">
                  <c:v>0.81039899999999998</c:v>
                </c:pt>
                <c:pt idx="907">
                  <c:v>1.758832</c:v>
                </c:pt>
                <c:pt idx="908">
                  <c:v>0.89343499999999998</c:v>
                </c:pt>
                <c:pt idx="909">
                  <c:v>1.522359</c:v>
                </c:pt>
                <c:pt idx="910">
                  <c:v>0.15803700000000001</c:v>
                </c:pt>
                <c:pt idx="911">
                  <c:v>-0.20399500000000001</c:v>
                </c:pt>
                <c:pt idx="912">
                  <c:v>-0.72094400000000003</c:v>
                </c:pt>
                <c:pt idx="913">
                  <c:v>-1.5999680000000001</c:v>
                </c:pt>
                <c:pt idx="914">
                  <c:v>-0.48396600000000001</c:v>
                </c:pt>
                <c:pt idx="915">
                  <c:v>-0.24341000000000002</c:v>
                </c:pt>
                <c:pt idx="916">
                  <c:v>0.92790399999999995</c:v>
                </c:pt>
                <c:pt idx="917">
                  <c:v>2.4854449999999999</c:v>
                </c:pt>
                <c:pt idx="918">
                  <c:v>2.0941730000000001</c:v>
                </c:pt>
                <c:pt idx="919">
                  <c:v>4.8408100000000003</c:v>
                </c:pt>
                <c:pt idx="920">
                  <c:v>3.2922720000000001</c:v>
                </c:pt>
                <c:pt idx="921">
                  <c:v>6.9146710000000002</c:v>
                </c:pt>
                <c:pt idx="922">
                  <c:v>3.7308669999999999</c:v>
                </c:pt>
                <c:pt idx="923">
                  <c:v>7.3040590000000005</c:v>
                </c:pt>
                <c:pt idx="924">
                  <c:v>3.2612459999999999</c:v>
                </c:pt>
                <c:pt idx="925">
                  <c:v>6.102976</c:v>
                </c:pt>
                <c:pt idx="926">
                  <c:v>2.4774790000000002</c:v>
                </c:pt>
                <c:pt idx="927">
                  <c:v>4.6576880000000003</c:v>
                </c:pt>
                <c:pt idx="928">
                  <c:v>1.906115</c:v>
                </c:pt>
                <c:pt idx="929">
                  <c:v>3.6412580000000001</c:v>
                </c:pt>
                <c:pt idx="930">
                  <c:v>1.6301209999999999</c:v>
                </c:pt>
                <c:pt idx="931">
                  <c:v>3.248796</c:v>
                </c:pt>
                <c:pt idx="932">
                  <c:v>1.679554</c:v>
                </c:pt>
                <c:pt idx="933">
                  <c:v>3.4379919999999999</c:v>
                </c:pt>
                <c:pt idx="934">
                  <c:v>1.6818059999999999</c:v>
                </c:pt>
                <c:pt idx="935">
                  <c:v>3.0941429999999999</c:v>
                </c:pt>
                <c:pt idx="936">
                  <c:v>0.92847800000000003</c:v>
                </c:pt>
                <c:pt idx="937">
                  <c:v>1.3833709999999999</c:v>
                </c:pt>
                <c:pt idx="938">
                  <c:v>0.33675899999999998</c:v>
                </c:pt>
                <c:pt idx="939">
                  <c:v>0.69781000000000004</c:v>
                </c:pt>
                <c:pt idx="940">
                  <c:v>0.114749</c:v>
                </c:pt>
                <c:pt idx="941">
                  <c:v>-0.16669899999999999</c:v>
                </c:pt>
                <c:pt idx="942">
                  <c:v>-0.78467299999999995</c:v>
                </c:pt>
                <c:pt idx="943">
                  <c:v>-1.801455</c:v>
                </c:pt>
                <c:pt idx="944">
                  <c:v>-0.86925799999999998</c:v>
                </c:pt>
                <c:pt idx="945">
                  <c:v>-1.4917389999999999</c:v>
                </c:pt>
                <c:pt idx="946">
                  <c:v>-0.57926299999999997</c:v>
                </c:pt>
                <c:pt idx="947">
                  <c:v>-1.431716</c:v>
                </c:pt>
                <c:pt idx="948">
                  <c:v>-1.324041</c:v>
                </c:pt>
                <c:pt idx="949">
                  <c:v>-3.3744990000000001</c:v>
                </c:pt>
                <c:pt idx="950">
                  <c:v>-2.8738039999999998</c:v>
                </c:pt>
                <c:pt idx="951">
                  <c:v>-6.3122059999999998</c:v>
                </c:pt>
                <c:pt idx="952">
                  <c:v>-3.7251820000000002</c:v>
                </c:pt>
                <c:pt idx="953">
                  <c:v>-7.410209</c:v>
                </c:pt>
                <c:pt idx="954">
                  <c:v>-3.4668519999999998</c:v>
                </c:pt>
                <c:pt idx="955">
                  <c:v>-6.7313739999999997</c:v>
                </c:pt>
                <c:pt idx="956">
                  <c:v>-3.173746</c:v>
                </c:pt>
                <c:pt idx="957">
                  <c:v>-6.5249160000000002</c:v>
                </c:pt>
                <c:pt idx="958">
                  <c:v>-3.8064469999999999</c:v>
                </c:pt>
                <c:pt idx="959">
                  <c:v>-8.1542530000000006</c:v>
                </c:pt>
                <c:pt idx="960">
                  <c:v>-4.7015479999999998</c:v>
                </c:pt>
                <c:pt idx="961">
                  <c:v>-9.3828619999999994</c:v>
                </c:pt>
                <c:pt idx="962">
                  <c:v>-4.0358309999999999</c:v>
                </c:pt>
                <c:pt idx="963">
                  <c:v>-7.1011699999999998</c:v>
                </c:pt>
                <c:pt idx="964">
                  <c:v>-2.0649700000000002</c:v>
                </c:pt>
                <c:pt idx="965">
                  <c:v>-3.3050450000000002</c:v>
                </c:pt>
                <c:pt idx="966">
                  <c:v>-1.0910439999999999</c:v>
                </c:pt>
                <c:pt idx="967">
                  <c:v>-2.4238299999999997</c:v>
                </c:pt>
                <c:pt idx="968">
                  <c:v>-1.508813</c:v>
                </c:pt>
                <c:pt idx="969">
                  <c:v>-3.1589320000000001</c:v>
                </c:pt>
                <c:pt idx="970">
                  <c:v>-1.7779</c:v>
                </c:pt>
                <c:pt idx="971">
                  <c:v>-3.5481560000000001</c:v>
                </c:pt>
                <c:pt idx="972">
                  <c:v>-1.6315539999999999</c:v>
                </c:pt>
                <c:pt idx="973">
                  <c:v>-3.0722620000000003</c:v>
                </c:pt>
                <c:pt idx="974">
                  <c:v>-1.209236</c:v>
                </c:pt>
                <c:pt idx="975">
                  <c:v>-2.2397390000000001</c:v>
                </c:pt>
                <c:pt idx="976">
                  <c:v>-0.73662700000000003</c:v>
                </c:pt>
                <c:pt idx="977">
                  <c:v>-1.079545</c:v>
                </c:pt>
                <c:pt idx="978">
                  <c:v>-0.117577</c:v>
                </c:pt>
                <c:pt idx="979">
                  <c:v>-0.20263599999999998</c:v>
                </c:pt>
                <c:pt idx="980">
                  <c:v>-8.7684999999999999E-2</c:v>
                </c:pt>
                <c:pt idx="981">
                  <c:v>-0.122626</c:v>
                </c:pt>
                <c:pt idx="982">
                  <c:v>4.0967999999999997E-2</c:v>
                </c:pt>
                <c:pt idx="983">
                  <c:v>0.12925400000000001</c:v>
                </c:pt>
                <c:pt idx="984">
                  <c:v>9.7639000000000004E-2</c:v>
                </c:pt>
                <c:pt idx="985">
                  <c:v>0.14204700000000001</c:v>
                </c:pt>
                <c:pt idx="986">
                  <c:v>-5.7748000000000001E-2</c:v>
                </c:pt>
                <c:pt idx="987">
                  <c:v>-0.10473099999999999</c:v>
                </c:pt>
                <c:pt idx="988">
                  <c:v>0.27506199999999997</c:v>
                </c:pt>
                <c:pt idx="989">
                  <c:v>1.0634790000000001</c:v>
                </c:pt>
                <c:pt idx="990">
                  <c:v>1.2405060000000001</c:v>
                </c:pt>
                <c:pt idx="991">
                  <c:v>2.762699</c:v>
                </c:pt>
                <c:pt idx="992">
                  <c:v>1.402749</c:v>
                </c:pt>
                <c:pt idx="993">
                  <c:v>2.2122570000000001</c:v>
                </c:pt>
                <c:pt idx="994">
                  <c:v>-9.8679000000000003E-2</c:v>
                </c:pt>
                <c:pt idx="995">
                  <c:v>-1.33131</c:v>
                </c:pt>
                <c:pt idx="996">
                  <c:v>-2.1377890000000002</c:v>
                </c:pt>
                <c:pt idx="997">
                  <c:v>-4.3935390000000005</c:v>
                </c:pt>
                <c:pt idx="998">
                  <c:v>-1.982507</c:v>
                </c:pt>
                <c:pt idx="999">
                  <c:v>-3.375216</c:v>
                </c:pt>
                <c:pt idx="1000">
                  <c:v>-0.42011999999999999</c:v>
                </c:pt>
                <c:pt idx="1001">
                  <c:v>0.24177100000000001</c:v>
                </c:pt>
                <c:pt idx="1002">
                  <c:v>1.6444749999999999</c:v>
                </c:pt>
                <c:pt idx="1003">
                  <c:v>4.2387560000000004</c:v>
                </c:pt>
                <c:pt idx="1004">
                  <c:v>3.5122019999999998</c:v>
                </c:pt>
                <c:pt idx="1005">
                  <c:v>7.8833129999999993</c:v>
                </c:pt>
                <c:pt idx="1006">
                  <c:v>5.0612769999999996</c:v>
                </c:pt>
                <c:pt idx="1007">
                  <c:v>10.212185999999999</c:v>
                </c:pt>
                <c:pt idx="1008">
                  <c:v>4.8943919999999999</c:v>
                </c:pt>
                <c:pt idx="1009">
                  <c:v>9.4204129999999999</c:v>
                </c:pt>
                <c:pt idx="1010">
                  <c:v>4.142722</c:v>
                </c:pt>
                <c:pt idx="1011">
                  <c:v>7.852671</c:v>
                </c:pt>
                <c:pt idx="1012">
                  <c:v>3.344935</c:v>
                </c:pt>
                <c:pt idx="1013">
                  <c:v>6.3756950000000003</c:v>
                </c:pt>
                <c:pt idx="1014">
                  <c:v>2.6812550000000002</c:v>
                </c:pt>
                <c:pt idx="1015">
                  <c:v>5.0756990000000002</c:v>
                </c:pt>
                <c:pt idx="1016">
                  <c:v>2.2011590000000001</c:v>
                </c:pt>
                <c:pt idx="1017">
                  <c:v>4.1758579999999998</c:v>
                </c:pt>
                <c:pt idx="1018">
                  <c:v>1.6672560000000001</c:v>
                </c:pt>
                <c:pt idx="1019">
                  <c:v>3.0729519999999999</c:v>
                </c:pt>
                <c:pt idx="1020">
                  <c:v>1.198518</c:v>
                </c:pt>
                <c:pt idx="1021">
                  <c:v>2.2112379999999998</c:v>
                </c:pt>
                <c:pt idx="1022">
                  <c:v>0.81207300000000004</c:v>
                </c:pt>
                <c:pt idx="1023">
                  <c:v>1.3702209999999999</c:v>
                </c:pt>
                <c:pt idx="1024">
                  <c:v>0.28811999999999999</c:v>
                </c:pt>
                <c:pt idx="1025">
                  <c:v>0.38054499999999997</c:v>
                </c:pt>
                <c:pt idx="1026">
                  <c:v>-9.7050000000000001E-3</c:v>
                </c:pt>
                <c:pt idx="1027">
                  <c:v>-0.12589</c:v>
                </c:pt>
                <c:pt idx="1028">
                  <c:v>-0.42822399999999999</c:v>
                </c:pt>
                <c:pt idx="1029">
                  <c:v>-1.37822</c:v>
                </c:pt>
                <c:pt idx="1030">
                  <c:v>-1.4267479999999999</c:v>
                </c:pt>
                <c:pt idx="1031">
                  <c:v>-3.235096</c:v>
                </c:pt>
                <c:pt idx="1032">
                  <c:v>-2.1631130000000001</c:v>
                </c:pt>
                <c:pt idx="1033">
                  <c:v>-4.5465870000000006</c:v>
                </c:pt>
                <c:pt idx="1034">
                  <c:v>-2.3938109999999999</c:v>
                </c:pt>
                <c:pt idx="1035">
                  <c:v>-4.6668469999999997</c:v>
                </c:pt>
                <c:pt idx="1036">
                  <c:v>-2.2055709999999999</c:v>
                </c:pt>
                <c:pt idx="1037">
                  <c:v>-4.5183669999999996</c:v>
                </c:pt>
                <c:pt idx="1038">
                  <c:v>-2.4764759999999999</c:v>
                </c:pt>
                <c:pt idx="1039">
                  <c:v>-5.0399969999999996</c:v>
                </c:pt>
                <c:pt idx="1040">
                  <c:v>-2.6025900000000002</c:v>
                </c:pt>
                <c:pt idx="1041">
                  <c:v>-5.1600929999999998</c:v>
                </c:pt>
                <c:pt idx="1042">
                  <c:v>-2.5708009999999999</c:v>
                </c:pt>
                <c:pt idx="1043">
                  <c:v>-5.296144</c:v>
                </c:pt>
                <c:pt idx="1044">
                  <c:v>-3.1162350000000001</c:v>
                </c:pt>
                <c:pt idx="1045">
                  <c:v>-6.6748180000000001</c:v>
                </c:pt>
                <c:pt idx="1046">
                  <c:v>-3.8126030000000002</c:v>
                </c:pt>
                <c:pt idx="1047">
                  <c:v>-7.574891</c:v>
                </c:pt>
                <c:pt idx="1048">
                  <c:v>-3.3329040000000001</c:v>
                </c:pt>
                <c:pt idx="1049">
                  <c:v>-6.1648480000000001</c:v>
                </c:pt>
                <c:pt idx="1050">
                  <c:v>-2.4227479999999999</c:v>
                </c:pt>
                <c:pt idx="1051">
                  <c:v>-4.5342590000000005</c:v>
                </c:pt>
                <c:pt idx="1052">
                  <c:v>-1.8508039999999999</c:v>
                </c:pt>
                <c:pt idx="1053">
                  <c:v>-3.2291850000000002</c:v>
                </c:pt>
                <c:pt idx="1054">
                  <c:v>-0.99399700000000002</c:v>
                </c:pt>
                <c:pt idx="1055">
                  <c:v>-1.931081</c:v>
                </c:pt>
                <c:pt idx="1056">
                  <c:v>-1.1042529999999999</c:v>
                </c:pt>
                <c:pt idx="1057">
                  <c:v>-2.3734250000000001</c:v>
                </c:pt>
                <c:pt idx="1058">
                  <c:v>-1.398671</c:v>
                </c:pt>
                <c:pt idx="1059">
                  <c:v>-2.743163</c:v>
                </c:pt>
                <c:pt idx="1060">
                  <c:v>-1.115065</c:v>
                </c:pt>
                <c:pt idx="1061">
                  <c:v>-1.9503759999999999</c:v>
                </c:pt>
                <c:pt idx="1062">
                  <c:v>-0.465748</c:v>
                </c:pt>
                <c:pt idx="1063">
                  <c:v>-0.60923799999999995</c:v>
                </c:pt>
                <c:pt idx="1064">
                  <c:v>2.8367E-2</c:v>
                </c:pt>
                <c:pt idx="1065">
                  <c:v>0.103807</c:v>
                </c:pt>
                <c:pt idx="1066">
                  <c:v>1.9147000000000001E-2</c:v>
                </c:pt>
                <c:pt idx="1067">
                  <c:v>6.7300000000000016E-3</c:v>
                </c:pt>
                <c:pt idx="1068">
                  <c:v>-4.1555000000000002E-2</c:v>
                </c:pt>
                <c:pt idx="1069">
                  <c:v>-1.7376000000000003E-2</c:v>
                </c:pt>
                <c:pt idx="1070">
                  <c:v>0.35062599999999999</c:v>
                </c:pt>
                <c:pt idx="1071">
                  <c:v>1.059059</c:v>
                </c:pt>
                <c:pt idx="1072">
                  <c:v>1.169432</c:v>
                </c:pt>
                <c:pt idx="1073">
                  <c:v>2.7651349999999999</c:v>
                </c:pt>
                <c:pt idx="1074">
                  <c:v>1.643022</c:v>
                </c:pt>
                <c:pt idx="1075">
                  <c:v>2.7916850000000002</c:v>
                </c:pt>
                <c:pt idx="1076">
                  <c:v>0.57206299999999999</c:v>
                </c:pt>
                <c:pt idx="1077">
                  <c:v>0.95237400000000005</c:v>
                </c:pt>
                <c:pt idx="1078">
                  <c:v>-0.119542</c:v>
                </c:pt>
                <c:pt idx="1079">
                  <c:v>-0.97287699999999999</c:v>
                </c:pt>
                <c:pt idx="1080">
                  <c:v>-1.2488429999999999</c:v>
                </c:pt>
                <c:pt idx="1081">
                  <c:v>-2.4771859999999997</c:v>
                </c:pt>
                <c:pt idx="1082">
                  <c:v>-0.99858499999999994</c:v>
                </c:pt>
                <c:pt idx="1083">
                  <c:v>-1.6377660000000001</c:v>
                </c:pt>
                <c:pt idx="1084">
                  <c:v>0.17583599999999999</c:v>
                </c:pt>
                <c:pt idx="1085">
                  <c:v>1.342536</c:v>
                </c:pt>
                <c:pt idx="1086">
                  <c:v>1.8992230000000001</c:v>
                </c:pt>
                <c:pt idx="1087">
                  <c:v>3.609175</c:v>
                </c:pt>
                <c:pt idx="1088">
                  <c:v>0.27815899999999999</c:v>
                </c:pt>
                <c:pt idx="1089">
                  <c:v>-0.98961799999999989</c:v>
                </c:pt>
                <c:pt idx="1090">
                  <c:v>-1.411267</c:v>
                </c:pt>
                <c:pt idx="1091">
                  <c:v>-1.0434490000000001</c:v>
                </c:pt>
                <c:pt idx="1092">
                  <c:v>2.666086</c:v>
                </c:pt>
                <c:pt idx="1093">
                  <c:v>7.0101250000000004</c:v>
                </c:pt>
                <c:pt idx="1094">
                  <c:v>4.619567</c:v>
                </c:pt>
                <c:pt idx="1095">
                  <c:v>8.2752669999999995</c:v>
                </c:pt>
                <c:pt idx="1096">
                  <c:v>2.6249410000000002</c:v>
                </c:pt>
                <c:pt idx="1097">
                  <c:v>4.8776520000000003</c:v>
                </c:pt>
                <c:pt idx="1098">
                  <c:v>2.0901800000000001</c:v>
                </c:pt>
                <c:pt idx="1099">
                  <c:v>3.9402290000000004</c:v>
                </c:pt>
                <c:pt idx="1100">
                  <c:v>1.674925</c:v>
                </c:pt>
                <c:pt idx="1101">
                  <c:v>3.361046</c:v>
                </c:pt>
                <c:pt idx="1102">
                  <c:v>1.9326840000000001</c:v>
                </c:pt>
                <c:pt idx="1103">
                  <c:v>4.1532879999999999</c:v>
                </c:pt>
                <c:pt idx="1104">
                  <c:v>2.2452209999999999</c:v>
                </c:pt>
                <c:pt idx="1105">
                  <c:v>4.2453560000000001</c:v>
                </c:pt>
                <c:pt idx="1106">
                  <c:v>1.642002</c:v>
                </c:pt>
                <c:pt idx="1107">
                  <c:v>2.8853119999999999</c:v>
                </c:pt>
                <c:pt idx="1108">
                  <c:v>0.92335100000000003</c:v>
                </c:pt>
                <c:pt idx="1109">
                  <c:v>1.6598359999999999</c:v>
                </c:pt>
                <c:pt idx="1110">
                  <c:v>0.66778800000000005</c:v>
                </c:pt>
                <c:pt idx="1111">
                  <c:v>1.319045</c:v>
                </c:pt>
                <c:pt idx="1112">
                  <c:v>0.59936199999999995</c:v>
                </c:pt>
                <c:pt idx="1113">
                  <c:v>1.1176569999999999</c:v>
                </c:pt>
                <c:pt idx="1114">
                  <c:v>0.37191000000000002</c:v>
                </c:pt>
                <c:pt idx="1115">
                  <c:v>0.425597</c:v>
                </c:pt>
                <c:pt idx="1116">
                  <c:v>-0.42321999999999999</c:v>
                </c:pt>
                <c:pt idx="1117">
                  <c:v>-1.357089</c:v>
                </c:pt>
                <c:pt idx="1118">
                  <c:v>-1.3290979999999999</c:v>
                </c:pt>
                <c:pt idx="1119">
                  <c:v>-2.798559</c:v>
                </c:pt>
                <c:pt idx="1120">
                  <c:v>-1.386854</c:v>
                </c:pt>
                <c:pt idx="1121">
                  <c:v>-2.5777429999999999</c:v>
                </c:pt>
                <c:pt idx="1122">
                  <c:v>-1.137205</c:v>
                </c:pt>
                <c:pt idx="1123">
                  <c:v>-2.4228300000000003</c:v>
                </c:pt>
                <c:pt idx="1124">
                  <c:v>-1.4436310000000001</c:v>
                </c:pt>
                <c:pt idx="1125">
                  <c:v>-3.0196230000000002</c:v>
                </c:pt>
                <c:pt idx="1126">
                  <c:v>-1.6902349999999999</c:v>
                </c:pt>
                <c:pt idx="1127">
                  <c:v>-3.4403999999999999</c:v>
                </c:pt>
                <c:pt idx="1128">
                  <c:v>-1.9739869999999999</c:v>
                </c:pt>
                <c:pt idx="1129">
                  <c:v>-4.4496200000000004</c:v>
                </c:pt>
                <c:pt idx="1130">
                  <c:v>-3.0165099999999998</c:v>
                </c:pt>
                <c:pt idx="1131">
                  <c:v>-6.5654469999999998</c:v>
                </c:pt>
                <c:pt idx="1132">
                  <c:v>-3.7748159999999999</c:v>
                </c:pt>
                <c:pt idx="1133">
                  <c:v>-7.4574040000000004</c:v>
                </c:pt>
                <c:pt idx="1134">
                  <c:v>-3.313666</c:v>
                </c:pt>
                <c:pt idx="1135">
                  <c:v>-6.0014419999999999</c:v>
                </c:pt>
                <c:pt idx="1136">
                  <c:v>-2.1083699999999999</c:v>
                </c:pt>
                <c:pt idx="1137">
                  <c:v>-3.7603119999999999</c:v>
                </c:pt>
                <c:pt idx="1138">
                  <c:v>-1.4473879999999999</c:v>
                </c:pt>
                <c:pt idx="1139">
                  <c:v>-2.7516790000000002</c:v>
                </c:pt>
                <c:pt idx="1140">
                  <c:v>-1.201649</c:v>
                </c:pt>
                <c:pt idx="1141">
                  <c:v>-2.169035</c:v>
                </c:pt>
                <c:pt idx="1142">
                  <c:v>-0.72188600000000003</c:v>
                </c:pt>
                <c:pt idx="1143">
                  <c:v>-1.320921</c:v>
                </c:pt>
                <c:pt idx="1144">
                  <c:v>-0.60183200000000003</c:v>
                </c:pt>
                <c:pt idx="1145">
                  <c:v>-1.311706</c:v>
                </c:pt>
                <c:pt idx="1146">
                  <c:v>-0.67285099999999998</c:v>
                </c:pt>
                <c:pt idx="1147">
                  <c:v>-1.4278029999999999</c:v>
                </c:pt>
                <c:pt idx="1148">
                  <c:v>-1.0637909999999999</c:v>
                </c:pt>
                <c:pt idx="1149">
                  <c:v>-2.1628799999999999</c:v>
                </c:pt>
                <c:pt idx="1150">
                  <c:v>-0.75769900000000001</c:v>
                </c:pt>
                <c:pt idx="1151">
                  <c:v>-1.110536</c:v>
                </c:pt>
                <c:pt idx="1152">
                  <c:v>7.4440999999999993E-2</c:v>
                </c:pt>
                <c:pt idx="1153">
                  <c:v>0.46466299999999999</c:v>
                </c:pt>
                <c:pt idx="1154">
                  <c:v>0.35540699999999997</c:v>
                </c:pt>
                <c:pt idx="1155">
                  <c:v>0.44901199999999997</c:v>
                </c:pt>
                <c:pt idx="1156">
                  <c:v>-0.233014</c:v>
                </c:pt>
                <c:pt idx="1157">
                  <c:v>-0.60394199999999998</c:v>
                </c:pt>
                <c:pt idx="1158">
                  <c:v>-0.43215599999999998</c:v>
                </c:pt>
                <c:pt idx="1159">
                  <c:v>-0.84155000000000002</c:v>
                </c:pt>
                <c:pt idx="1160">
                  <c:v>-0.114374</c:v>
                </c:pt>
                <c:pt idx="1161">
                  <c:v>0.21189899999999998</c:v>
                </c:pt>
                <c:pt idx="1162">
                  <c:v>0.80430400000000002</c:v>
                </c:pt>
                <c:pt idx="1163">
                  <c:v>2.085944</c:v>
                </c:pt>
                <c:pt idx="1164">
                  <c:v>1.4345810000000001</c:v>
                </c:pt>
                <c:pt idx="1165">
                  <c:v>2.6114199999999999</c:v>
                </c:pt>
                <c:pt idx="1166">
                  <c:v>0.92858399999999996</c:v>
                </c:pt>
                <c:pt idx="1167">
                  <c:v>1.8073489999999999</c:v>
                </c:pt>
                <c:pt idx="1168">
                  <c:v>0.48195900000000003</c:v>
                </c:pt>
                <c:pt idx="1169">
                  <c:v>0.16862300000000002</c:v>
                </c:pt>
                <c:pt idx="1170">
                  <c:v>-1.045239</c:v>
                </c:pt>
                <c:pt idx="1171">
                  <c:v>-2.7401360000000001</c:v>
                </c:pt>
                <c:pt idx="1172">
                  <c:v>-1.8937029999999999</c:v>
                </c:pt>
                <c:pt idx="1173">
                  <c:v>-3.2900840000000002</c:v>
                </c:pt>
                <c:pt idx="1174">
                  <c:v>-0.32909699999999997</c:v>
                </c:pt>
                <c:pt idx="1175">
                  <c:v>0.21885399999999999</c:v>
                </c:pt>
                <c:pt idx="1176">
                  <c:v>0.40814</c:v>
                </c:pt>
                <c:pt idx="1177">
                  <c:v>-0.11808899999999994</c:v>
                </c:pt>
                <c:pt idx="1178">
                  <c:v>-0.88543400000000005</c:v>
                </c:pt>
                <c:pt idx="1179">
                  <c:v>-0.73915300000000006</c:v>
                </c:pt>
                <c:pt idx="1180">
                  <c:v>1.9119870000000001</c:v>
                </c:pt>
                <c:pt idx="1181">
                  <c:v>5.6135320000000002</c:v>
                </c:pt>
                <c:pt idx="1182">
                  <c:v>4.6992830000000003</c:v>
                </c:pt>
                <c:pt idx="1183">
                  <c:v>9.4792179999999995</c:v>
                </c:pt>
                <c:pt idx="1184">
                  <c:v>4.3562209999999997</c:v>
                </c:pt>
                <c:pt idx="1185">
                  <c:v>8.1255469999999992</c:v>
                </c:pt>
                <c:pt idx="1186">
                  <c:v>3.1821199999999998</c:v>
                </c:pt>
                <c:pt idx="1187">
                  <c:v>5.9759569999999993</c:v>
                </c:pt>
                <c:pt idx="1188">
                  <c:v>2.3937680000000001</c:v>
                </c:pt>
                <c:pt idx="1189">
                  <c:v>4.4620220000000002</c:v>
                </c:pt>
                <c:pt idx="1190">
                  <c:v>1.921745</c:v>
                </c:pt>
                <c:pt idx="1191">
                  <c:v>3.8834239999999998</c:v>
                </c:pt>
                <c:pt idx="1192">
                  <c:v>2.0548679999999999</c:v>
                </c:pt>
                <c:pt idx="1193">
                  <c:v>4.1165579999999995</c:v>
                </c:pt>
                <c:pt idx="1194">
                  <c:v>1.9512940000000001</c:v>
                </c:pt>
                <c:pt idx="1195">
                  <c:v>3.742016</c:v>
                </c:pt>
                <c:pt idx="1196">
                  <c:v>1.6598619999999999</c:v>
                </c:pt>
                <c:pt idx="1197">
                  <c:v>3.2388529999999998</c:v>
                </c:pt>
                <c:pt idx="1198">
                  <c:v>1.5289189999999999</c:v>
                </c:pt>
                <c:pt idx="1199">
                  <c:v>2.9842519999999997</c:v>
                </c:pt>
                <c:pt idx="1200">
                  <c:v>1.2761910000000001</c:v>
                </c:pt>
                <c:pt idx="1201">
                  <c:v>2.316592</c:v>
                </c:pt>
                <c:pt idx="1202">
                  <c:v>0.70526699999999998</c:v>
                </c:pt>
                <c:pt idx="1203">
                  <c:v>0.95477499999999993</c:v>
                </c:pt>
                <c:pt idx="1204">
                  <c:v>-0.224551</c:v>
                </c:pt>
                <c:pt idx="1205">
                  <c:v>-0.84224999999999994</c:v>
                </c:pt>
                <c:pt idx="1206">
                  <c:v>-0.94154599999999999</c:v>
                </c:pt>
                <c:pt idx="1207">
                  <c:v>-2.092803</c:v>
                </c:pt>
                <c:pt idx="1208">
                  <c:v>-1.203085</c:v>
                </c:pt>
                <c:pt idx="1209">
                  <c:v>-2.379947</c:v>
                </c:pt>
                <c:pt idx="1210">
                  <c:v>-1.1395649999999999</c:v>
                </c:pt>
                <c:pt idx="1211">
                  <c:v>-2.2723819999999999</c:v>
                </c:pt>
                <c:pt idx="1212">
                  <c:v>-1.26867</c:v>
                </c:pt>
                <c:pt idx="1213">
                  <c:v>-2.8755999999999999</c:v>
                </c:pt>
                <c:pt idx="1214">
                  <c:v>-1.9664999999999999</c:v>
                </c:pt>
                <c:pt idx="1215">
                  <c:v>-4.1946479999999999</c:v>
                </c:pt>
                <c:pt idx="1216">
                  <c:v>-2.3577560000000002</c:v>
                </c:pt>
                <c:pt idx="1217">
                  <c:v>-4.7682040000000008</c:v>
                </c:pt>
                <c:pt idx="1218">
                  <c:v>-2.465185</c:v>
                </c:pt>
                <c:pt idx="1219">
                  <c:v>-5.0842770000000002</c:v>
                </c:pt>
                <c:pt idx="1220">
                  <c:v>-2.8732250000000001</c:v>
                </c:pt>
                <c:pt idx="1221">
                  <c:v>-5.8675290000000002</c:v>
                </c:pt>
                <c:pt idx="1222">
                  <c:v>-2.840627</c:v>
                </c:pt>
                <c:pt idx="1223">
                  <c:v>-5.3601809999999999</c:v>
                </c:pt>
                <c:pt idx="1224">
                  <c:v>-2.0257269999999998</c:v>
                </c:pt>
                <c:pt idx="1225">
                  <c:v>-3.693352</c:v>
                </c:pt>
                <c:pt idx="1226">
                  <c:v>-1.7691699999999999</c:v>
                </c:pt>
                <c:pt idx="1227">
                  <c:v>-3.9539960000000001</c:v>
                </c:pt>
                <c:pt idx="1228">
                  <c:v>-2.659319</c:v>
                </c:pt>
                <c:pt idx="1229">
                  <c:v>-5.7157429999999998</c:v>
                </c:pt>
                <c:pt idx="1230">
                  <c:v>-3.1746660000000002</c:v>
                </c:pt>
                <c:pt idx="1231">
                  <c:v>-6.1533680000000004</c:v>
                </c:pt>
                <c:pt idx="1232">
                  <c:v>-2.5952000000000002</c:v>
                </c:pt>
                <c:pt idx="1233">
                  <c:v>-4.6948800000000004</c:v>
                </c:pt>
                <c:pt idx="1234">
                  <c:v>-1.732677</c:v>
                </c:pt>
                <c:pt idx="1235">
                  <c:v>-3.2502610000000001</c:v>
                </c:pt>
                <c:pt idx="1236">
                  <c:v>-1.3789480000000001</c:v>
                </c:pt>
                <c:pt idx="1237">
                  <c:v>-2.6608130000000001</c:v>
                </c:pt>
                <c:pt idx="1238">
                  <c:v>-1.0411969999999999</c:v>
                </c:pt>
                <c:pt idx="1239">
                  <c:v>-1.776986</c:v>
                </c:pt>
                <c:pt idx="1240">
                  <c:v>-0.43057099999999998</c:v>
                </c:pt>
                <c:pt idx="1241">
                  <c:v>-0.60497699999999999</c:v>
                </c:pt>
                <c:pt idx="1242">
                  <c:v>-7.5927999999999995E-2</c:v>
                </c:pt>
                <c:pt idx="1243">
                  <c:v>-0.14830499999999999</c:v>
                </c:pt>
                <c:pt idx="1244">
                  <c:v>-0.183863</c:v>
                </c:pt>
                <c:pt idx="1245">
                  <c:v>-0.54627399999999993</c:v>
                </c:pt>
                <c:pt idx="1246">
                  <c:v>-0.54944300000000001</c:v>
                </c:pt>
                <c:pt idx="1247">
                  <c:v>-1.1538110000000001</c:v>
                </c:pt>
                <c:pt idx="1248">
                  <c:v>-0.45702399999999999</c:v>
                </c:pt>
                <c:pt idx="1249">
                  <c:v>-0.615533</c:v>
                </c:pt>
                <c:pt idx="1250">
                  <c:v>0.198545</c:v>
                </c:pt>
                <c:pt idx="1251">
                  <c:v>0.72440599999999999</c:v>
                </c:pt>
                <c:pt idx="1252">
                  <c:v>0.79069400000000001</c:v>
                </c:pt>
                <c:pt idx="1253">
                  <c:v>1.7146949999999999</c:v>
                </c:pt>
                <c:pt idx="1254">
                  <c:v>1.0004010000000001</c:v>
                </c:pt>
                <c:pt idx="1255">
                  <c:v>2.1635460000000002</c:v>
                </c:pt>
                <c:pt idx="1256">
                  <c:v>0.93114699999999995</c:v>
                </c:pt>
                <c:pt idx="1257">
                  <c:v>1.2989310000000001</c:v>
                </c:pt>
                <c:pt idx="1258">
                  <c:v>-0.19268099999999999</c:v>
                </c:pt>
                <c:pt idx="1259">
                  <c:v>-0.68471300000000002</c:v>
                </c:pt>
                <c:pt idx="1260">
                  <c:v>-0.36629899999999999</c:v>
                </c:pt>
                <c:pt idx="1261">
                  <c:v>-0.30517499999999997</c:v>
                </c:pt>
                <c:pt idx="1262">
                  <c:v>0.87832399999999999</c:v>
                </c:pt>
                <c:pt idx="1263">
                  <c:v>2.547409</c:v>
                </c:pt>
                <c:pt idx="1264">
                  <c:v>1.9586399999999999</c:v>
                </c:pt>
                <c:pt idx="1265">
                  <c:v>3.361135</c:v>
                </c:pt>
                <c:pt idx="1266">
                  <c:v>-0.177985</c:v>
                </c:pt>
                <c:pt idx="1267">
                  <c:v>-2.4807060000000001</c:v>
                </c:pt>
                <c:pt idx="1268">
                  <c:v>-4.1417120000000001</c:v>
                </c:pt>
                <c:pt idx="1269">
                  <c:v>-8.7339009999999995</c:v>
                </c:pt>
                <c:pt idx="1270">
                  <c:v>-3.246451</c:v>
                </c:pt>
                <c:pt idx="1271">
                  <c:v>-3.7172369999999999</c:v>
                </c:pt>
                <c:pt idx="1272">
                  <c:v>2.7344909999999998</c:v>
                </c:pt>
                <c:pt idx="1273">
                  <c:v>7.5675489999999996</c:v>
                </c:pt>
                <c:pt idx="1274">
                  <c:v>5.5701840000000002</c:v>
                </c:pt>
                <c:pt idx="1275">
                  <c:v>10.974523000000001</c:v>
                </c:pt>
                <c:pt idx="1276">
                  <c:v>4.7487329999999996</c:v>
                </c:pt>
                <c:pt idx="1277">
                  <c:v>8.8713160000000002</c:v>
                </c:pt>
                <c:pt idx="1278">
                  <c:v>3.4787699999999999</c:v>
                </c:pt>
                <c:pt idx="1279">
                  <c:v>6.4439890000000002</c:v>
                </c:pt>
                <c:pt idx="1280">
                  <c:v>2.5515509999999999</c:v>
                </c:pt>
                <c:pt idx="1281">
                  <c:v>4.6861649999999999</c:v>
                </c:pt>
                <c:pt idx="1282">
                  <c:v>1.864738</c:v>
                </c:pt>
                <c:pt idx="1283">
                  <c:v>3.645988</c:v>
                </c:pt>
                <c:pt idx="1284">
                  <c:v>1.890582</c:v>
                </c:pt>
                <c:pt idx="1285">
                  <c:v>3.9340120000000001</c:v>
                </c:pt>
                <c:pt idx="1286">
                  <c:v>2.1738</c:v>
                </c:pt>
                <c:pt idx="1287">
                  <c:v>4.3394879999999993</c:v>
                </c:pt>
                <c:pt idx="1288">
                  <c:v>2.0146649999999999</c:v>
                </c:pt>
                <c:pt idx="1289">
                  <c:v>3.7333159999999999</c:v>
                </c:pt>
                <c:pt idx="1290">
                  <c:v>1.3915519999999999</c:v>
                </c:pt>
                <c:pt idx="1291">
                  <c:v>2.5347419999999996</c:v>
                </c:pt>
                <c:pt idx="1292">
                  <c:v>0.93291599999999997</c:v>
                </c:pt>
                <c:pt idx="1293">
                  <c:v>1.6647810000000001</c:v>
                </c:pt>
                <c:pt idx="1294">
                  <c:v>0.54336799999999996</c:v>
                </c:pt>
                <c:pt idx="1295">
                  <c:v>0.8597999999999999</c:v>
                </c:pt>
                <c:pt idx="1296">
                  <c:v>1.2713E-2</c:v>
                </c:pt>
                <c:pt idx="1297">
                  <c:v>-0.39543900000000004</c:v>
                </c:pt>
                <c:pt idx="1298">
                  <c:v>-0.78097300000000003</c:v>
                </c:pt>
                <c:pt idx="1299">
                  <c:v>-1.8291580000000001</c:v>
                </c:pt>
                <c:pt idx="1300">
                  <c:v>-1.2513399999999999</c:v>
                </c:pt>
                <c:pt idx="1301">
                  <c:v>-2.6415459999999999</c:v>
                </c:pt>
                <c:pt idx="1302">
                  <c:v>-1.4774700000000001</c:v>
                </c:pt>
                <c:pt idx="1303">
                  <c:v>-3.007784</c:v>
                </c:pt>
                <c:pt idx="1304">
                  <c:v>-1.612708</c:v>
                </c:pt>
                <c:pt idx="1305">
                  <c:v>-3.328929</c:v>
                </c:pt>
                <c:pt idx="1306">
                  <c:v>-1.855855</c:v>
                </c:pt>
                <c:pt idx="1307">
                  <c:v>-3.9994260000000001</c:v>
                </c:pt>
                <c:pt idx="1308">
                  <c:v>-2.4505910000000002</c:v>
                </c:pt>
                <c:pt idx="1309">
                  <c:v>-5.0463129999999996</c:v>
                </c:pt>
                <c:pt idx="1310">
                  <c:v>-2.487393</c:v>
                </c:pt>
                <c:pt idx="1311">
                  <c:v>-4.6661989999999998</c:v>
                </c:pt>
                <c:pt idx="1312">
                  <c:v>-2.0063469999999999</c:v>
                </c:pt>
                <c:pt idx="1313">
                  <c:v>-4.0682729999999996</c:v>
                </c:pt>
                <c:pt idx="1314">
                  <c:v>-2.3458109999999999</c:v>
                </c:pt>
                <c:pt idx="1315">
                  <c:v>-5.1621519999999999</c:v>
                </c:pt>
                <c:pt idx="1316">
                  <c:v>-3.1858819999999999</c:v>
                </c:pt>
                <c:pt idx="1317">
                  <c:v>-6.4365939999999995</c:v>
                </c:pt>
                <c:pt idx="1318">
                  <c:v>-2.980909</c:v>
                </c:pt>
                <c:pt idx="1319">
                  <c:v>-5.5200820000000004</c:v>
                </c:pt>
                <c:pt idx="1320">
                  <c:v>-2.3372069999999998</c:v>
                </c:pt>
                <c:pt idx="1321">
                  <c:v>-4.5793489999999997</c:v>
                </c:pt>
                <c:pt idx="1322">
                  <c:v>-2.2749169999999999</c:v>
                </c:pt>
                <c:pt idx="1323">
                  <c:v>-4.4158080000000002</c:v>
                </c:pt>
                <c:pt idx="1324">
                  <c:v>-2.0541770000000001</c:v>
                </c:pt>
                <c:pt idx="1325">
                  <c:v>-4.0082019999999998</c:v>
                </c:pt>
                <c:pt idx="1326">
                  <c:v>-1.812338</c:v>
                </c:pt>
                <c:pt idx="1327">
                  <c:v>-3.4273499999999997</c:v>
                </c:pt>
                <c:pt idx="1328">
                  <c:v>-1.358538</c:v>
                </c:pt>
                <c:pt idx="1329">
                  <c:v>-2.5824889999999998</c:v>
                </c:pt>
                <c:pt idx="1330">
                  <c:v>-0.98930399999999996</c:v>
                </c:pt>
                <c:pt idx="1331">
                  <c:v>-1.603831</c:v>
                </c:pt>
                <c:pt idx="1332">
                  <c:v>-0.466167</c:v>
                </c:pt>
                <c:pt idx="1333">
                  <c:v>-0.75220200000000004</c:v>
                </c:pt>
                <c:pt idx="1334">
                  <c:v>-0.173708</c:v>
                </c:pt>
                <c:pt idx="1335">
                  <c:v>-0.37466299999999997</c:v>
                </c:pt>
                <c:pt idx="1336">
                  <c:v>-0.442187</c:v>
                </c:pt>
                <c:pt idx="1337">
                  <c:v>-1.1521439999999998</c:v>
                </c:pt>
                <c:pt idx="1338">
                  <c:v>-0.77720299999999998</c:v>
                </c:pt>
                <c:pt idx="1339">
                  <c:v>-1.5258430000000001</c:v>
                </c:pt>
                <c:pt idx="1340">
                  <c:v>-0.60529599999999995</c:v>
                </c:pt>
                <c:pt idx="1341">
                  <c:v>-0.74151599999999995</c:v>
                </c:pt>
                <c:pt idx="1342">
                  <c:v>0.483852</c:v>
                </c:pt>
                <c:pt idx="1343">
                  <c:v>1.5248079999999999</c:v>
                </c:pt>
                <c:pt idx="1344">
                  <c:v>1.5368900000000001</c:v>
                </c:pt>
                <c:pt idx="1345">
                  <c:v>3.3947599999999998</c:v>
                </c:pt>
                <c:pt idx="1346">
                  <c:v>1.9928889999999999</c:v>
                </c:pt>
                <c:pt idx="1347">
                  <c:v>3.7318359999999999</c:v>
                </c:pt>
                <c:pt idx="1348">
                  <c:v>1.0985549999999999</c:v>
                </c:pt>
                <c:pt idx="1349">
                  <c:v>1.401529</c:v>
                </c:pt>
                <c:pt idx="1350">
                  <c:v>-0.51459100000000002</c:v>
                </c:pt>
                <c:pt idx="1351">
                  <c:v>-1.5974740000000001</c:v>
                </c:pt>
                <c:pt idx="1352">
                  <c:v>-1.2616480000000001</c:v>
                </c:pt>
                <c:pt idx="1353">
                  <c:v>-2.2165949999999999</c:v>
                </c:pt>
                <c:pt idx="1354">
                  <c:v>-0.33776499999999998</c:v>
                </c:pt>
                <c:pt idx="1355">
                  <c:v>-0.14095999999999997</c:v>
                </c:pt>
                <c:pt idx="1356">
                  <c:v>0.17432</c:v>
                </c:pt>
                <c:pt idx="1357">
                  <c:v>-0.20255900000000002</c:v>
                </c:pt>
                <c:pt idx="1358">
                  <c:v>-0.63029000000000002</c:v>
                </c:pt>
                <c:pt idx="1359">
                  <c:v>-0.36562500000000003</c:v>
                </c:pt>
                <c:pt idx="1360">
                  <c:v>1.9821960000000001</c:v>
                </c:pt>
                <c:pt idx="1361">
                  <c:v>5.6694290000000001</c:v>
                </c:pt>
                <c:pt idx="1362">
                  <c:v>4.7897600000000002</c:v>
                </c:pt>
                <c:pt idx="1363">
                  <c:v>9.8546560000000003</c:v>
                </c:pt>
                <c:pt idx="1364">
                  <c:v>4.7258170000000002</c:v>
                </c:pt>
                <c:pt idx="1365">
                  <c:v>8.7693550000000009</c:v>
                </c:pt>
                <c:pt idx="1366">
                  <c:v>3.3939889999999999</c:v>
                </c:pt>
                <c:pt idx="1367">
                  <c:v>6.3562729999999998</c:v>
                </c:pt>
                <c:pt idx="1368">
                  <c:v>2.6390479999999998</c:v>
                </c:pt>
                <c:pt idx="1369">
                  <c:v>4.9059749999999998</c:v>
                </c:pt>
                <c:pt idx="1370">
                  <c:v>2.0238640000000001</c:v>
                </c:pt>
                <c:pt idx="1371">
                  <c:v>3.909043</c:v>
                </c:pt>
                <c:pt idx="1372">
                  <c:v>1.841154</c:v>
                </c:pt>
                <c:pt idx="1373">
                  <c:v>3.6593929999999997</c:v>
                </c:pt>
                <c:pt idx="1374">
                  <c:v>1.8185020000000001</c:v>
                </c:pt>
                <c:pt idx="1375">
                  <c:v>3.5581529999999999</c:v>
                </c:pt>
                <c:pt idx="1376">
                  <c:v>1.643613</c:v>
                </c:pt>
                <c:pt idx="1377">
                  <c:v>3.2018909999999998</c:v>
                </c:pt>
                <c:pt idx="1378">
                  <c:v>1.363254</c:v>
                </c:pt>
                <c:pt idx="1379">
                  <c:v>2.3888759999999998</c:v>
                </c:pt>
                <c:pt idx="1380">
                  <c:v>0.65298400000000001</c:v>
                </c:pt>
                <c:pt idx="1381">
                  <c:v>0.96950599999999998</c:v>
                </c:pt>
                <c:pt idx="1382">
                  <c:v>0.123691</c:v>
                </c:pt>
                <c:pt idx="1383">
                  <c:v>0.200323</c:v>
                </c:pt>
                <c:pt idx="1384">
                  <c:v>0.156082</c:v>
                </c:pt>
                <c:pt idx="1385">
                  <c:v>0.44246600000000003</c:v>
                </c:pt>
                <c:pt idx="1386">
                  <c:v>0.32287500000000002</c:v>
                </c:pt>
                <c:pt idx="1387">
                  <c:v>0.381886</c:v>
                </c:pt>
                <c:pt idx="1388">
                  <c:v>-0.39649499999999999</c:v>
                </c:pt>
                <c:pt idx="1389">
                  <c:v>-1.1770080000000001</c:v>
                </c:pt>
                <c:pt idx="1390">
                  <c:v>-1.1186179999999999</c:v>
                </c:pt>
                <c:pt idx="1391">
                  <c:v>-2.4014889999999998</c:v>
                </c:pt>
                <c:pt idx="1392">
                  <c:v>-1.2497780000000001</c:v>
                </c:pt>
                <c:pt idx="1393">
                  <c:v>-2.4883610000000003</c:v>
                </c:pt>
                <c:pt idx="1394">
                  <c:v>-1.3868910000000001</c:v>
                </c:pt>
                <c:pt idx="1395">
                  <c:v>-3.0242200000000001</c:v>
                </c:pt>
                <c:pt idx="1396">
                  <c:v>-1.7588539999999999</c:v>
                </c:pt>
                <c:pt idx="1397">
                  <c:v>-3.4677479999999998</c:v>
                </c:pt>
                <c:pt idx="1398">
                  <c:v>-1.642968</c:v>
                </c:pt>
                <c:pt idx="1399">
                  <c:v>-3.2807729999999999</c:v>
                </c:pt>
                <c:pt idx="1400">
                  <c:v>-1.7626299999999999</c:v>
                </c:pt>
                <c:pt idx="1401">
                  <c:v>-3.8896889999999997</c:v>
                </c:pt>
                <c:pt idx="1402">
                  <c:v>-2.4939689999999999</c:v>
                </c:pt>
                <c:pt idx="1403">
                  <c:v>-5.3765559999999999</c:v>
                </c:pt>
                <c:pt idx="1404">
                  <c:v>-2.992324</c:v>
                </c:pt>
                <c:pt idx="1405">
                  <c:v>-5.7087500000000002</c:v>
                </c:pt>
                <c:pt idx="1406">
                  <c:v>-2.3551150000000001</c:v>
                </c:pt>
                <c:pt idx="1407">
                  <c:v>-4.3125780000000002</c:v>
                </c:pt>
                <c:pt idx="1408">
                  <c:v>-1.9457310000000001</c:v>
                </c:pt>
                <c:pt idx="1409">
                  <c:v>-4.3550120000000003</c:v>
                </c:pt>
                <c:pt idx="1410">
                  <c:v>-2.9558520000000001</c:v>
                </c:pt>
                <c:pt idx="1411">
                  <c:v>-6.3179610000000004</c:v>
                </c:pt>
                <c:pt idx="1412">
                  <c:v>-3.6270069999999999</c:v>
                </c:pt>
                <c:pt idx="1413">
                  <c:v>-7.2360579999999999</c:v>
                </c:pt>
                <c:pt idx="1414">
                  <c:v>-3.2811560000000002</c:v>
                </c:pt>
                <c:pt idx="1415">
                  <c:v>-5.8808199999999999</c:v>
                </c:pt>
                <c:pt idx="1416">
                  <c:v>-1.897697</c:v>
                </c:pt>
                <c:pt idx="1417">
                  <c:v>-3.2774729999999996</c:v>
                </c:pt>
                <c:pt idx="1418">
                  <c:v>-1.0583</c:v>
                </c:pt>
                <c:pt idx="1419">
                  <c:v>-2.1151660000000003</c:v>
                </c:pt>
                <c:pt idx="1420">
                  <c:v>-1.0820970000000001</c:v>
                </c:pt>
                <c:pt idx="1421">
                  <c:v>-1.9703850000000001</c:v>
                </c:pt>
                <c:pt idx="1422">
                  <c:v>-0.69484100000000004</c:v>
                </c:pt>
                <c:pt idx="1423">
                  <c:v>-1.2518820000000002</c:v>
                </c:pt>
                <c:pt idx="1424">
                  <c:v>-0.431033</c:v>
                </c:pt>
                <c:pt idx="1425">
                  <c:v>-0.660354</c:v>
                </c:pt>
                <c:pt idx="1426">
                  <c:v>-2.2027000000000001E-2</c:v>
                </c:pt>
                <c:pt idx="1427">
                  <c:v>0.16889900000000002</c:v>
                </c:pt>
                <c:pt idx="1428">
                  <c:v>0.39648099999999997</c:v>
                </c:pt>
                <c:pt idx="1429">
                  <c:v>0.90882699999999994</c:v>
                </c:pt>
                <c:pt idx="1430">
                  <c:v>0.53842199999999996</c:v>
                </c:pt>
                <c:pt idx="1431">
                  <c:v>1.020664</c:v>
                </c:pt>
                <c:pt idx="1432">
                  <c:v>0.32262000000000002</c:v>
                </c:pt>
                <c:pt idx="1433">
                  <c:v>0.40908100000000003</c:v>
                </c:pt>
                <c:pt idx="1434">
                  <c:v>-0.14491699999999999</c:v>
                </c:pt>
                <c:pt idx="1435">
                  <c:v>-0.48344999999999994</c:v>
                </c:pt>
                <c:pt idx="1436">
                  <c:v>-0.60025799999999996</c:v>
                </c:pt>
                <c:pt idx="1437">
                  <c:v>-1.3080379999999998</c:v>
                </c:pt>
                <c:pt idx="1438">
                  <c:v>-0.235349</c:v>
                </c:pt>
                <c:pt idx="1439">
                  <c:v>0.724831</c:v>
                </c:pt>
                <c:pt idx="1440">
                  <c:v>2.8697539999999999</c:v>
                </c:pt>
                <c:pt idx="1441">
                  <c:v>7.6218369999999993</c:v>
                </c:pt>
                <c:pt idx="1442">
                  <c:v>5.7375030000000002</c:v>
                </c:pt>
                <c:pt idx="1443">
                  <c:v>11.201890000000001</c:v>
                </c:pt>
                <c:pt idx="1444">
                  <c:v>3.934647</c:v>
                </c:pt>
                <c:pt idx="1445">
                  <c:v>5.7488989999999998</c:v>
                </c:pt>
                <c:pt idx="1446">
                  <c:v>-0.18149899999999999</c:v>
                </c:pt>
                <c:pt idx="1447">
                  <c:v>-1.398636</c:v>
                </c:pt>
                <c:pt idx="1448">
                  <c:v>-1.2737529999999999</c:v>
                </c:pt>
                <c:pt idx="1449">
                  <c:v>-1.8035919999999999</c:v>
                </c:pt>
                <c:pt idx="1450">
                  <c:v>0.83237300000000003</c:v>
                </c:pt>
                <c:pt idx="1451">
                  <c:v>3.0406819999999999</c:v>
                </c:pt>
                <c:pt idx="1452">
                  <c:v>3.0547740000000001</c:v>
                </c:pt>
                <c:pt idx="1453">
                  <c:v>6.2278199999999995</c:v>
                </c:pt>
                <c:pt idx="1454">
                  <c:v>2.6420430000000001</c:v>
                </c:pt>
                <c:pt idx="1455">
                  <c:v>4.3718700000000004</c:v>
                </c:pt>
                <c:pt idx="1456">
                  <c:v>0.94162100000000004</c:v>
                </c:pt>
                <c:pt idx="1457">
                  <c:v>1.2928410000000001</c:v>
                </c:pt>
                <c:pt idx="1458">
                  <c:v>1.1997000000000001E-2</c:v>
                </c:pt>
                <c:pt idx="1459">
                  <c:v>3.175E-2</c:v>
                </c:pt>
                <c:pt idx="1460">
                  <c:v>0.35104400000000002</c:v>
                </c:pt>
                <c:pt idx="1461">
                  <c:v>1.2142460000000002</c:v>
                </c:pt>
                <c:pt idx="1462">
                  <c:v>1.281379</c:v>
                </c:pt>
                <c:pt idx="1463">
                  <c:v>2.8499110000000001</c:v>
                </c:pt>
                <c:pt idx="1464">
                  <c:v>1.718237</c:v>
                </c:pt>
                <c:pt idx="1465">
                  <c:v>3.4082499999999998</c:v>
                </c:pt>
                <c:pt idx="1466">
                  <c:v>1.563674</c:v>
                </c:pt>
                <c:pt idx="1467">
                  <c:v>2.92624</c:v>
                </c:pt>
                <c:pt idx="1468">
                  <c:v>1.1761820000000001</c:v>
                </c:pt>
                <c:pt idx="1469">
                  <c:v>2.1988530000000002</c:v>
                </c:pt>
                <c:pt idx="1470">
                  <c:v>0.83589400000000003</c:v>
                </c:pt>
                <c:pt idx="1471">
                  <c:v>1.403664</c:v>
                </c:pt>
                <c:pt idx="1472">
                  <c:v>0.15659799999999999</c:v>
                </c:pt>
                <c:pt idx="1473">
                  <c:v>-0.16636799999999999</c:v>
                </c:pt>
                <c:pt idx="1474">
                  <c:v>-0.64390499999999995</c:v>
                </c:pt>
                <c:pt idx="1475">
                  <c:v>-1.3924240000000001</c:v>
                </c:pt>
                <c:pt idx="1476">
                  <c:v>-0.711198</c:v>
                </c:pt>
                <c:pt idx="1477">
                  <c:v>-1.3994740000000001</c:v>
                </c:pt>
                <c:pt idx="1478">
                  <c:v>-0.74581399999999998</c:v>
                </c:pt>
                <c:pt idx="1479">
                  <c:v>-1.634163</c:v>
                </c:pt>
                <c:pt idx="1480">
                  <c:v>-1.159705</c:v>
                </c:pt>
                <c:pt idx="1481">
                  <c:v>-2.6544140000000001</c:v>
                </c:pt>
                <c:pt idx="1482">
                  <c:v>-1.7336819999999999</c:v>
                </c:pt>
                <c:pt idx="1483">
                  <c:v>-3.5144839999999999</c:v>
                </c:pt>
                <c:pt idx="1484">
                  <c:v>-1.880965</c:v>
                </c:pt>
                <c:pt idx="1485">
                  <c:v>-3.9014930000000003</c:v>
                </c:pt>
                <c:pt idx="1486">
                  <c:v>-2.1986970000000001</c:v>
                </c:pt>
                <c:pt idx="1487">
                  <c:v>-4.7347760000000001</c:v>
                </c:pt>
                <c:pt idx="1488">
                  <c:v>-2.8588429999999998</c:v>
                </c:pt>
                <c:pt idx="1489">
                  <c:v>-5.8657679999999992</c:v>
                </c:pt>
                <c:pt idx="1490">
                  <c:v>-2.9023379999999999</c:v>
                </c:pt>
                <c:pt idx="1491">
                  <c:v>-5.3865080000000001</c:v>
                </c:pt>
                <c:pt idx="1492">
                  <c:v>-2.3934250000000001</c:v>
                </c:pt>
                <c:pt idx="1493">
                  <c:v>-5.0877569999999999</c:v>
                </c:pt>
                <c:pt idx="1494">
                  <c:v>-2.963368</c:v>
                </c:pt>
                <c:pt idx="1495">
                  <c:v>-6.0970639999999996</c:v>
                </c:pt>
                <c:pt idx="1496">
                  <c:v>-3.2531129999999999</c:v>
                </c:pt>
                <c:pt idx="1497">
                  <c:v>-6.4138459999999995</c:v>
                </c:pt>
                <c:pt idx="1498">
                  <c:v>-2.9139590000000002</c:v>
                </c:pt>
                <c:pt idx="1499">
                  <c:v>-5.5501880000000003</c:v>
                </c:pt>
                <c:pt idx="1500">
                  <c:v>-2.3794149999999998</c:v>
                </c:pt>
                <c:pt idx="1501">
                  <c:v>-4.4779909999999994</c:v>
                </c:pt>
                <c:pt idx="1502">
                  <c:v>-1.7489319999999999</c:v>
                </c:pt>
                <c:pt idx="1503">
                  <c:v>-3.1617419999999998</c:v>
                </c:pt>
                <c:pt idx="1504">
                  <c:v>-0.83409100000000003</c:v>
                </c:pt>
                <c:pt idx="1505">
                  <c:v>-1.057005</c:v>
                </c:pt>
                <c:pt idx="1506">
                  <c:v>3.1126999999999998E-2</c:v>
                </c:pt>
                <c:pt idx="1507">
                  <c:v>7.6574000000000003E-2</c:v>
                </c:pt>
                <c:pt idx="1508">
                  <c:v>-2.9552999999999999E-2</c:v>
                </c:pt>
                <c:pt idx="1509">
                  <c:v>-0.34920400000000001</c:v>
                </c:pt>
                <c:pt idx="1510">
                  <c:v>-0.63740300000000005</c:v>
                </c:pt>
                <c:pt idx="1511">
                  <c:v>-1.4935240000000001</c:v>
                </c:pt>
                <c:pt idx="1512">
                  <c:v>-0.98028000000000004</c:v>
                </c:pt>
                <c:pt idx="1513">
                  <c:v>-2.0402279999999999</c:v>
                </c:pt>
                <c:pt idx="1514">
                  <c:v>-0.85501799999999994</c:v>
                </c:pt>
                <c:pt idx="1515">
                  <c:v>-1.2735189999999998</c:v>
                </c:pt>
                <c:pt idx="1516">
                  <c:v>-4.8861000000000002E-2</c:v>
                </c:pt>
                <c:pt idx="1517">
                  <c:v>0.16758800000000001</c:v>
                </c:pt>
                <c:pt idx="1518">
                  <c:v>0.47214</c:v>
                </c:pt>
                <c:pt idx="1519">
                  <c:v>0.98217299999999996</c:v>
                </c:pt>
                <c:pt idx="1520">
                  <c:v>0.40688400000000002</c:v>
                </c:pt>
                <c:pt idx="1521">
                  <c:v>0.86953100000000005</c:v>
                </c:pt>
                <c:pt idx="1522">
                  <c:v>0.80938299999999996</c:v>
                </c:pt>
                <c:pt idx="1523">
                  <c:v>2.1222630000000002</c:v>
                </c:pt>
                <c:pt idx="1524">
                  <c:v>1.6085210000000001</c:v>
                </c:pt>
                <c:pt idx="1525">
                  <c:v>2.9136570000000002</c:v>
                </c:pt>
                <c:pt idx="1526">
                  <c:v>0.22844900000000001</c:v>
                </c:pt>
                <c:pt idx="1527">
                  <c:v>-1.294848</c:v>
                </c:pt>
                <c:pt idx="1528">
                  <c:v>-3.600816</c:v>
                </c:pt>
                <c:pt idx="1529">
                  <c:v>-8.6793319999999987</c:v>
                </c:pt>
                <c:pt idx="1530">
                  <c:v>-5.2581369999999996</c:v>
                </c:pt>
                <c:pt idx="1531">
                  <c:v>-9.3660429999999995</c:v>
                </c:pt>
                <c:pt idx="1532">
                  <c:v>-1.8525</c:v>
                </c:pt>
                <c:pt idx="1533">
                  <c:v>-0.94901600000000008</c:v>
                </c:pt>
                <c:pt idx="1534">
                  <c:v>3.648901</c:v>
                </c:pt>
                <c:pt idx="1535">
                  <c:v>9.2093430000000005</c:v>
                </c:pt>
                <c:pt idx="1536">
                  <c:v>6.4048210000000001</c:v>
                </c:pt>
                <c:pt idx="1537">
                  <c:v>12.924828</c:v>
                </c:pt>
                <c:pt idx="1538">
                  <c:v>6.1415579999999999</c:v>
                </c:pt>
                <c:pt idx="1539">
                  <c:v>11.497941000000001</c:v>
                </c:pt>
                <c:pt idx="1540">
                  <c:v>4.4516229999999997</c:v>
                </c:pt>
                <c:pt idx="1541">
                  <c:v>8.2818670000000001</c:v>
                </c:pt>
                <c:pt idx="1542">
                  <c:v>3.0346630000000001</c:v>
                </c:pt>
                <c:pt idx="1543">
                  <c:v>5.2466390000000001</c:v>
                </c:pt>
                <c:pt idx="1544">
                  <c:v>1.48471</c:v>
                </c:pt>
                <c:pt idx="1545">
                  <c:v>2.4464600000000001</c:v>
                </c:pt>
                <c:pt idx="1546">
                  <c:v>0.767845</c:v>
                </c:pt>
                <c:pt idx="1547">
                  <c:v>1.723201</c:v>
                </c:pt>
                <c:pt idx="1548">
                  <c:v>1.4210719999999999</c:v>
                </c:pt>
                <c:pt idx="1549">
                  <c:v>3.1045729999999998</c:v>
                </c:pt>
                <c:pt idx="1550">
                  <c:v>1.5806880000000001</c:v>
                </c:pt>
                <c:pt idx="1551">
                  <c:v>2.8283800000000001</c:v>
                </c:pt>
                <c:pt idx="1552">
                  <c:v>0.88254299999999997</c:v>
                </c:pt>
                <c:pt idx="1553">
                  <c:v>1.4519549999999999</c:v>
                </c:pt>
                <c:pt idx="1554">
                  <c:v>0.31781599999999999</c:v>
                </c:pt>
                <c:pt idx="1555">
                  <c:v>0.50520699999999996</c:v>
                </c:pt>
                <c:pt idx="1556">
                  <c:v>0.147254</c:v>
                </c:pt>
                <c:pt idx="1557">
                  <c:v>0.29885400000000001</c:v>
                </c:pt>
                <c:pt idx="1558">
                  <c:v>9.0700000000000003E-2</c:v>
                </c:pt>
                <c:pt idx="1559">
                  <c:v>9.7953999999999999E-2</c:v>
                </c:pt>
                <c:pt idx="1560">
                  <c:v>-0.19436</c:v>
                </c:pt>
                <c:pt idx="1561">
                  <c:v>-0.69450199999999995</c:v>
                </c:pt>
                <c:pt idx="1562">
                  <c:v>-0.70114100000000001</c:v>
                </c:pt>
                <c:pt idx="1563">
                  <c:v>-1.399411</c:v>
                </c:pt>
                <c:pt idx="1564">
                  <c:v>-0.63102899999999995</c:v>
                </c:pt>
                <c:pt idx="1565">
                  <c:v>-1.312532</c:v>
                </c:pt>
                <c:pt idx="1566">
                  <c:v>-0.80310199999999998</c:v>
                </c:pt>
                <c:pt idx="1567">
                  <c:v>-1.7757109999999998</c:v>
                </c:pt>
                <c:pt idx="1568">
                  <c:v>-1.23177</c:v>
                </c:pt>
                <c:pt idx="1569">
                  <c:v>-2.7228310000000002</c:v>
                </c:pt>
                <c:pt idx="1570">
                  <c:v>-1.633121</c:v>
                </c:pt>
                <c:pt idx="1571">
                  <c:v>-3.2634609999999999</c:v>
                </c:pt>
                <c:pt idx="1572">
                  <c:v>-1.582727</c:v>
                </c:pt>
                <c:pt idx="1573">
                  <c:v>-3.1955619999999998</c:v>
                </c:pt>
                <c:pt idx="1574">
                  <c:v>-1.8605780000000001</c:v>
                </c:pt>
                <c:pt idx="1575">
                  <c:v>-4.2237460000000002</c:v>
                </c:pt>
                <c:pt idx="1576">
                  <c:v>-2.669794</c:v>
                </c:pt>
                <c:pt idx="1577">
                  <c:v>-5.3511139999999999</c:v>
                </c:pt>
                <c:pt idx="1578">
                  <c:v>-2.4275720000000001</c:v>
                </c:pt>
                <c:pt idx="1579">
                  <c:v>-4.3126199999999999</c:v>
                </c:pt>
                <c:pt idx="1580">
                  <c:v>-1.701954</c:v>
                </c:pt>
                <c:pt idx="1581">
                  <c:v>-3.7231490000000003</c:v>
                </c:pt>
                <c:pt idx="1582">
                  <c:v>-2.580022</c:v>
                </c:pt>
                <c:pt idx="1583">
                  <c:v>-5.6934670000000001</c:v>
                </c:pt>
                <c:pt idx="1584">
                  <c:v>-3.4701529999999998</c:v>
                </c:pt>
                <c:pt idx="1585">
                  <c:v>-6.860487</c:v>
                </c:pt>
                <c:pt idx="1586">
                  <c:v>-2.8694869999999999</c:v>
                </c:pt>
                <c:pt idx="1587">
                  <c:v>-5.0677939999999992</c:v>
                </c:pt>
                <c:pt idx="1588">
                  <c:v>-1.631119</c:v>
                </c:pt>
                <c:pt idx="1589">
                  <c:v>-3.1493150000000001</c:v>
                </c:pt>
                <c:pt idx="1590">
                  <c:v>-1.7321770000000001</c:v>
                </c:pt>
                <c:pt idx="1591">
                  <c:v>-3.419737</c:v>
                </c:pt>
                <c:pt idx="1592">
                  <c:v>-1.388468</c:v>
                </c:pt>
                <c:pt idx="1593">
                  <c:v>-2.3202069999999999</c:v>
                </c:pt>
                <c:pt idx="1594">
                  <c:v>-0.44741599999999998</c:v>
                </c:pt>
                <c:pt idx="1595">
                  <c:v>-0.58116100000000004</c:v>
                </c:pt>
                <c:pt idx="1596">
                  <c:v>-8.2293000000000005E-2</c:v>
                </c:pt>
                <c:pt idx="1597">
                  <c:v>-0.30261399999999999</c:v>
                </c:pt>
                <c:pt idx="1598">
                  <c:v>-0.32403300000000002</c:v>
                </c:pt>
                <c:pt idx="1599">
                  <c:v>-0.70695700000000006</c:v>
                </c:pt>
                <c:pt idx="1600">
                  <c:v>-0.416209</c:v>
                </c:pt>
                <c:pt idx="1601">
                  <c:v>-0.88390299999999999</c:v>
                </c:pt>
                <c:pt idx="1602">
                  <c:v>-0.47887299999999999</c:v>
                </c:pt>
                <c:pt idx="1603">
                  <c:v>-0.83918800000000005</c:v>
                </c:pt>
                <c:pt idx="1604">
                  <c:v>-7.5706999999999997E-2</c:v>
                </c:pt>
                <c:pt idx="1605">
                  <c:v>0.232542</c:v>
                </c:pt>
                <c:pt idx="1606">
                  <c:v>0.78870899999999999</c:v>
                </c:pt>
                <c:pt idx="1607">
                  <c:v>1.8196180000000002</c:v>
                </c:pt>
                <c:pt idx="1608">
                  <c:v>1.034491</c:v>
                </c:pt>
                <c:pt idx="1609">
                  <c:v>1.849499</c:v>
                </c:pt>
                <c:pt idx="1610">
                  <c:v>0.43399399999999999</c:v>
                </c:pt>
                <c:pt idx="1611">
                  <c:v>0.58763799999999999</c:v>
                </c:pt>
                <c:pt idx="1612">
                  <c:v>4.2590999999999997E-2</c:v>
                </c:pt>
                <c:pt idx="1613">
                  <c:v>0.101351</c:v>
                </c:pt>
                <c:pt idx="1614">
                  <c:v>-0.22584199999999999</c:v>
                </c:pt>
                <c:pt idx="1615">
                  <c:v>-1.1638839999999999</c:v>
                </c:pt>
                <c:pt idx="1616">
                  <c:v>-1.8680589999999999</c:v>
                </c:pt>
                <c:pt idx="1617">
                  <c:v>-4.5395529999999997</c:v>
                </c:pt>
                <c:pt idx="1618">
                  <c:v>-2.6934619999999998</c:v>
                </c:pt>
                <c:pt idx="1619">
                  <c:v>-4.2644729999999997</c:v>
                </c:pt>
                <c:pt idx="1620">
                  <c:v>0.58103099999999996</c:v>
                </c:pt>
                <c:pt idx="1621">
                  <c:v>3.3524279999999997</c:v>
                </c:pt>
                <c:pt idx="1622">
                  <c:v>4.413233</c:v>
                </c:pt>
                <c:pt idx="1623">
                  <c:v>9.7882719999999992</c:v>
                </c:pt>
                <c:pt idx="1624">
                  <c:v>5.5621070000000001</c:v>
                </c:pt>
                <c:pt idx="1625">
                  <c:v>10.904461000000001</c:v>
                </c:pt>
                <c:pt idx="1626">
                  <c:v>4.9377680000000002</c:v>
                </c:pt>
                <c:pt idx="1627">
                  <c:v>9.1654140000000002</c:v>
                </c:pt>
                <c:pt idx="1628">
                  <c:v>3.589121</c:v>
                </c:pt>
                <c:pt idx="1629">
                  <c:v>6.7118120000000001</c:v>
                </c:pt>
                <c:pt idx="1630">
                  <c:v>2.7295970000000001</c:v>
                </c:pt>
                <c:pt idx="1631">
                  <c:v>5.155672</c:v>
                </c:pt>
                <c:pt idx="1632">
                  <c:v>2.2537539999999998</c:v>
                </c:pt>
                <c:pt idx="1633">
                  <c:v>4.4652829999999994</c:v>
                </c:pt>
                <c:pt idx="1634">
                  <c:v>2.150207</c:v>
                </c:pt>
                <c:pt idx="1635">
                  <c:v>4.1400969999999999</c:v>
                </c:pt>
                <c:pt idx="1636">
                  <c:v>1.814597</c:v>
                </c:pt>
                <c:pt idx="1637">
                  <c:v>3.452725</c:v>
                </c:pt>
                <c:pt idx="1638">
                  <c:v>1.4806969999999999</c:v>
                </c:pt>
                <c:pt idx="1639">
                  <c:v>2.8230209999999998</c:v>
                </c:pt>
                <c:pt idx="1640">
                  <c:v>1.195333</c:v>
                </c:pt>
                <c:pt idx="1641">
                  <c:v>2.1657820000000001</c:v>
                </c:pt>
                <c:pt idx="1642">
                  <c:v>0.65913500000000003</c:v>
                </c:pt>
                <c:pt idx="1643">
                  <c:v>0.98554600000000003</c:v>
                </c:pt>
                <c:pt idx="1644">
                  <c:v>8.6301000000000003E-2</c:v>
                </c:pt>
                <c:pt idx="1645">
                  <c:v>0.12965100000000002</c:v>
                </c:pt>
                <c:pt idx="1646">
                  <c:v>8.1506999999999996E-2</c:v>
                </c:pt>
                <c:pt idx="1647">
                  <c:v>0.13322200000000001</c:v>
                </c:pt>
                <c:pt idx="1648">
                  <c:v>-0.15782099999999999</c:v>
                </c:pt>
                <c:pt idx="1649">
                  <c:v>-0.63465700000000003</c:v>
                </c:pt>
                <c:pt idx="1650">
                  <c:v>-0.896953</c:v>
                </c:pt>
                <c:pt idx="1651">
                  <c:v>-2.257803</c:v>
                </c:pt>
                <c:pt idx="1652">
                  <c:v>-1.7469710000000001</c:v>
                </c:pt>
                <c:pt idx="1653">
                  <c:v>-3.7096550000000001</c:v>
                </c:pt>
                <c:pt idx="1654">
                  <c:v>-1.9420390000000001</c:v>
                </c:pt>
                <c:pt idx="1655">
                  <c:v>-3.89209</c:v>
                </c:pt>
                <c:pt idx="1656">
                  <c:v>-2.122188</c:v>
                </c:pt>
                <c:pt idx="1657">
                  <c:v>-4.5297210000000003</c:v>
                </c:pt>
                <c:pt idx="1658">
                  <c:v>-2.8891079999999998</c:v>
                </c:pt>
                <c:pt idx="1659">
                  <c:v>-6.1843360000000001</c:v>
                </c:pt>
                <c:pt idx="1660">
                  <c:v>-3.396547</c:v>
                </c:pt>
                <c:pt idx="1661">
                  <c:v>-6.6107589999999998</c:v>
                </c:pt>
                <c:pt idx="1662">
                  <c:v>-2.6641889999999999</c:v>
                </c:pt>
                <c:pt idx="1663">
                  <c:v>-4.9224809999999994</c:v>
                </c:pt>
                <c:pt idx="1664">
                  <c:v>-2.3281339999999999</c:v>
                </c:pt>
                <c:pt idx="1665">
                  <c:v>-4.9981559999999998</c:v>
                </c:pt>
                <c:pt idx="1666">
                  <c:v>-3.2542149999999999</c:v>
                </c:pt>
                <c:pt idx="1667">
                  <c:v>-7.1044179999999999</c:v>
                </c:pt>
                <c:pt idx="1668">
                  <c:v>-4.0935790000000001</c:v>
                </c:pt>
                <c:pt idx="1669">
                  <c:v>-8.0266760000000001</c:v>
                </c:pt>
                <c:pt idx="1670">
                  <c:v>-3.5644809999999998</c:v>
                </c:pt>
                <c:pt idx="1671">
                  <c:v>-6.7206019999999995</c:v>
                </c:pt>
                <c:pt idx="1672">
                  <c:v>-2.8453020000000002</c:v>
                </c:pt>
                <c:pt idx="1673">
                  <c:v>-5.5370050000000006</c:v>
                </c:pt>
                <c:pt idx="1674">
                  <c:v>-2.3348010000000001</c:v>
                </c:pt>
                <c:pt idx="1675">
                  <c:v>-4.1574160000000004</c:v>
                </c:pt>
                <c:pt idx="1676">
                  <c:v>-1.4087719999999999</c:v>
                </c:pt>
                <c:pt idx="1677">
                  <c:v>-2.4496279999999997</c:v>
                </c:pt>
                <c:pt idx="1678">
                  <c:v>-0.77208299999999996</c:v>
                </c:pt>
                <c:pt idx="1679">
                  <c:v>-1.4362599999999999</c:v>
                </c:pt>
                <c:pt idx="1680">
                  <c:v>-0.68489100000000003</c:v>
                </c:pt>
                <c:pt idx="1681">
                  <c:v>-1.4744679999999999</c:v>
                </c:pt>
                <c:pt idx="1682">
                  <c:v>-0.80057400000000001</c:v>
                </c:pt>
                <c:pt idx="1683">
                  <c:v>-1.4779910000000001</c:v>
                </c:pt>
                <c:pt idx="1684">
                  <c:v>-0.414713</c:v>
                </c:pt>
                <c:pt idx="1685">
                  <c:v>-0.51132699999999998</c:v>
                </c:pt>
                <c:pt idx="1686">
                  <c:v>0.29403299999999999</c:v>
                </c:pt>
                <c:pt idx="1687">
                  <c:v>0.988483</c:v>
                </c:pt>
                <c:pt idx="1688">
                  <c:v>0.90861099999999995</c:v>
                </c:pt>
                <c:pt idx="1689">
                  <c:v>1.871837</c:v>
                </c:pt>
                <c:pt idx="1690">
                  <c:v>0.69289999999999996</c:v>
                </c:pt>
                <c:pt idx="1691">
                  <c:v>0.70071299999999992</c:v>
                </c:pt>
                <c:pt idx="1692">
                  <c:v>-0.78308599999999995</c:v>
                </c:pt>
                <c:pt idx="1693">
                  <c:v>-2.1452010000000001</c:v>
                </c:pt>
                <c:pt idx="1694">
                  <c:v>-1.5065440000000001</c:v>
                </c:pt>
                <c:pt idx="1695">
                  <c:v>-2.771808</c:v>
                </c:pt>
                <c:pt idx="1696">
                  <c:v>-0.97797500000000004</c:v>
                </c:pt>
                <c:pt idx="1697">
                  <c:v>-1.8367900000000001</c:v>
                </c:pt>
                <c:pt idx="1698">
                  <c:v>-0.71783300000000005</c:v>
                </c:pt>
                <c:pt idx="1699">
                  <c:v>-1.3045439999999999</c:v>
                </c:pt>
                <c:pt idx="1700">
                  <c:v>-0.21141599999999999</c:v>
                </c:pt>
                <c:pt idx="1701">
                  <c:v>0.38613500000000006</c:v>
                </c:pt>
                <c:pt idx="1702">
                  <c:v>1.9834890000000001</c:v>
                </c:pt>
                <c:pt idx="1703">
                  <c:v>5.916766</c:v>
                </c:pt>
                <c:pt idx="1704">
                  <c:v>5.9299160000000004</c:v>
                </c:pt>
                <c:pt idx="1705">
                  <c:v>13.141012</c:v>
                </c:pt>
                <c:pt idx="1706">
                  <c:v>7.4725489999999999</c:v>
                </c:pt>
                <c:pt idx="1707">
                  <c:v>14.464333</c:v>
                </c:pt>
                <c:pt idx="1708">
                  <c:v>5.956029</c:v>
                </c:pt>
                <c:pt idx="1709">
                  <c:v>10.820702000000001</c:v>
                </c:pt>
                <c:pt idx="1710">
                  <c:v>3.9652289999999999</c:v>
                </c:pt>
                <c:pt idx="1711">
                  <c:v>7.0522779999999994</c:v>
                </c:pt>
                <c:pt idx="1712">
                  <c:v>2.54847</c:v>
                </c:pt>
                <c:pt idx="1713">
                  <c:v>4.9034250000000004</c:v>
                </c:pt>
                <c:pt idx="1714">
                  <c:v>2.422329</c:v>
                </c:pt>
                <c:pt idx="1715">
                  <c:v>4.8969469999999999</c:v>
                </c:pt>
                <c:pt idx="1716">
                  <c:v>2.3988619999999998</c:v>
                </c:pt>
                <c:pt idx="1717">
                  <c:v>4.636641</c:v>
                </c:pt>
                <c:pt idx="1718">
                  <c:v>2.0724140000000002</c:v>
                </c:pt>
                <c:pt idx="1719">
                  <c:v>3.9337240000000002</c:v>
                </c:pt>
                <c:pt idx="1720">
                  <c:v>1.5511790000000001</c:v>
                </c:pt>
                <c:pt idx="1721">
                  <c:v>2.7016900000000001</c:v>
                </c:pt>
                <c:pt idx="1722">
                  <c:v>0.73708399999999996</c:v>
                </c:pt>
                <c:pt idx="1723">
                  <c:v>1.1982249999999999</c:v>
                </c:pt>
                <c:pt idx="1724">
                  <c:v>0.40894200000000003</c:v>
                </c:pt>
                <c:pt idx="1725">
                  <c:v>0.91378100000000007</c:v>
                </c:pt>
                <c:pt idx="1726">
                  <c:v>0.57411599999999996</c:v>
                </c:pt>
                <c:pt idx="1727">
                  <c:v>1.072565</c:v>
                </c:pt>
                <c:pt idx="1728">
                  <c:v>0.27576499999999998</c:v>
                </c:pt>
                <c:pt idx="1729">
                  <c:v>0.24166599999999999</c:v>
                </c:pt>
                <c:pt idx="1730">
                  <c:v>-0.400227</c:v>
                </c:pt>
                <c:pt idx="1731">
                  <c:v>-1.1825030000000001</c:v>
                </c:pt>
                <c:pt idx="1732">
                  <c:v>-1.1589750000000001</c:v>
                </c:pt>
                <c:pt idx="1733">
                  <c:v>-2.5913140000000001</c:v>
                </c:pt>
                <c:pt idx="1734">
                  <c:v>-1.6355489999999999</c:v>
                </c:pt>
                <c:pt idx="1735">
                  <c:v>-3.5755239999999997</c:v>
                </c:pt>
                <c:pt idx="1736">
                  <c:v>-2.3775439999999999</c:v>
                </c:pt>
                <c:pt idx="1737">
                  <c:v>-5.1275110000000002</c:v>
                </c:pt>
                <c:pt idx="1738">
                  <c:v>-2.9089010000000002</c:v>
                </c:pt>
                <c:pt idx="1739">
                  <c:v>-5.8178140000000003</c:v>
                </c:pt>
                <c:pt idx="1740">
                  <c:v>-2.8155160000000001</c:v>
                </c:pt>
                <c:pt idx="1741">
                  <c:v>-5.5837669999999999</c:v>
                </c:pt>
                <c:pt idx="1742">
                  <c:v>-2.8372480000000002</c:v>
                </c:pt>
                <c:pt idx="1743">
                  <c:v>-5.822451</c:v>
                </c:pt>
                <c:pt idx="1744">
                  <c:v>-3.0288379999999999</c:v>
                </c:pt>
                <c:pt idx="1745">
                  <c:v>-6.017144</c:v>
                </c:pt>
                <c:pt idx="1746">
                  <c:v>-2.911403</c:v>
                </c:pt>
                <c:pt idx="1747">
                  <c:v>-5.7124310000000005</c:v>
                </c:pt>
                <c:pt idx="1748">
                  <c:v>-2.8744580000000002</c:v>
                </c:pt>
                <c:pt idx="1749">
                  <c:v>-5.8626820000000004</c:v>
                </c:pt>
                <c:pt idx="1750">
                  <c:v>-3.1595870000000001</c:v>
                </c:pt>
                <c:pt idx="1751">
                  <c:v>-6.4883670000000002</c:v>
                </c:pt>
                <c:pt idx="1752">
                  <c:v>-3.256014</c:v>
                </c:pt>
                <c:pt idx="1753">
                  <c:v>-6.1268029999999998</c:v>
                </c:pt>
                <c:pt idx="1754">
                  <c:v>-2.28193</c:v>
                </c:pt>
                <c:pt idx="1755">
                  <c:v>-3.7788940000000002</c:v>
                </c:pt>
                <c:pt idx="1756">
                  <c:v>-0.800234</c:v>
                </c:pt>
                <c:pt idx="1757">
                  <c:v>-1.1923589999999999</c:v>
                </c:pt>
                <c:pt idx="1758">
                  <c:v>-0.190774</c:v>
                </c:pt>
                <c:pt idx="1759">
                  <c:v>-0.27942</c:v>
                </c:pt>
                <c:pt idx="1760">
                  <c:v>-6.8755999999999998E-2</c:v>
                </c:pt>
                <c:pt idx="1761">
                  <c:v>-0.14765600000000001</c:v>
                </c:pt>
                <c:pt idx="1762">
                  <c:v>-0.12970400000000001</c:v>
                </c:pt>
                <c:pt idx="1763">
                  <c:v>-0.30710100000000001</c:v>
                </c:pt>
                <c:pt idx="1764">
                  <c:v>-0.17815</c:v>
                </c:pt>
                <c:pt idx="1765">
                  <c:v>-0.29825699999999999</c:v>
                </c:pt>
                <c:pt idx="1766">
                  <c:v>-4.7952000000000002E-2</c:v>
                </c:pt>
                <c:pt idx="1767">
                  <c:v>-4.8083000000000001E-2</c:v>
                </c:pt>
                <c:pt idx="1768">
                  <c:v>4.1292000000000002E-2</c:v>
                </c:pt>
                <c:pt idx="1769">
                  <c:v>0.15797600000000001</c:v>
                </c:pt>
                <c:pt idx="1770">
                  <c:v>0.310276</c:v>
                </c:pt>
                <c:pt idx="1771">
                  <c:v>0.97512500000000002</c:v>
                </c:pt>
                <c:pt idx="1772">
                  <c:v>1.0825130000000001</c:v>
                </c:pt>
                <c:pt idx="1773">
                  <c:v>2.410231</c:v>
                </c:pt>
                <c:pt idx="1774">
                  <c:v>1.1435340000000001</c:v>
                </c:pt>
                <c:pt idx="1775">
                  <c:v>1.6422350000000001</c:v>
                </c:pt>
                <c:pt idx="1776">
                  <c:v>-0.486628</c:v>
                </c:pt>
                <c:pt idx="1777">
                  <c:v>-1.8141210000000001</c:v>
                </c:pt>
                <c:pt idx="1778">
                  <c:v>-1.701597</c:v>
                </c:pt>
                <c:pt idx="1779">
                  <c:v>-3.3837260000000002</c:v>
                </c:pt>
                <c:pt idx="1780">
                  <c:v>-1.528046</c:v>
                </c:pt>
                <c:pt idx="1781">
                  <c:v>-2.8762889999999999</c:v>
                </c:pt>
                <c:pt idx="1782">
                  <c:v>-1.357934</c:v>
                </c:pt>
                <c:pt idx="1783">
                  <c:v>-2.956439</c:v>
                </c:pt>
                <c:pt idx="1784">
                  <c:v>-1.866592</c:v>
                </c:pt>
                <c:pt idx="1785">
                  <c:v>-3.6261130000000001</c:v>
                </c:pt>
                <c:pt idx="1786">
                  <c:v>-0.84580200000000005</c:v>
                </c:pt>
                <c:pt idx="1787">
                  <c:v>0.12540499999999999</c:v>
                </c:pt>
                <c:pt idx="1788">
                  <c:v>3.2116530000000001</c:v>
                </c:pt>
                <c:pt idx="1789">
                  <c:v>8.3946630000000013</c:v>
                </c:pt>
                <c:pt idx="1790">
                  <c:v>6.2605940000000002</c:v>
                </c:pt>
                <c:pt idx="1791">
                  <c:v>12.615594999999999</c:v>
                </c:pt>
                <c:pt idx="1792">
                  <c:v>5.8015369999999997</c:v>
                </c:pt>
                <c:pt idx="1793">
                  <c:v>10.873452</c:v>
                </c:pt>
                <c:pt idx="1794">
                  <c:v>4.3951039999999999</c:v>
                </c:pt>
                <c:pt idx="1795">
                  <c:v>8.2450039999999998</c:v>
                </c:pt>
                <c:pt idx="1796">
                  <c:v>3.4205220000000001</c:v>
                </c:pt>
                <c:pt idx="1797">
                  <c:v>6.4755199999999995</c:v>
                </c:pt>
                <c:pt idx="1798">
                  <c:v>2.7438750000000001</c:v>
                </c:pt>
                <c:pt idx="1799">
                  <c:v>5.1629629999999995</c:v>
                </c:pt>
                <c:pt idx="1800">
                  <c:v>2.1647270000000001</c:v>
                </c:pt>
                <c:pt idx="1801">
                  <c:v>4.1657159999999998</c:v>
                </c:pt>
                <c:pt idx="1802">
                  <c:v>1.8129090000000001</c:v>
                </c:pt>
                <c:pt idx="1803">
                  <c:v>3.3708170000000002</c:v>
                </c:pt>
                <c:pt idx="1804">
                  <c:v>1.2049989999999999</c:v>
                </c:pt>
                <c:pt idx="1805">
                  <c:v>2.1092009999999997</c:v>
                </c:pt>
                <c:pt idx="1806">
                  <c:v>0.78235299999999997</c:v>
                </c:pt>
                <c:pt idx="1807">
                  <c:v>1.5588359999999999</c:v>
                </c:pt>
                <c:pt idx="1808">
                  <c:v>0.81937499999999996</c:v>
                </c:pt>
                <c:pt idx="1809">
                  <c:v>1.637661</c:v>
                </c:pt>
                <c:pt idx="1810">
                  <c:v>0.71140400000000004</c:v>
                </c:pt>
                <c:pt idx="1811">
                  <c:v>1.071601</c:v>
                </c:pt>
                <c:pt idx="1812">
                  <c:v>-0.201068</c:v>
                </c:pt>
                <c:pt idx="1813">
                  <c:v>-0.92819400000000007</c:v>
                </c:pt>
                <c:pt idx="1814">
                  <c:v>-0.99946100000000004</c:v>
                </c:pt>
                <c:pt idx="1815">
                  <c:v>-1.975886</c:v>
                </c:pt>
                <c:pt idx="1816">
                  <c:v>-0.760355</c:v>
                </c:pt>
                <c:pt idx="1817">
                  <c:v>-1.3533740000000001</c:v>
                </c:pt>
                <c:pt idx="1818">
                  <c:v>-0.64159500000000003</c:v>
                </c:pt>
                <c:pt idx="1819">
                  <c:v>-1.5115080000000001</c:v>
                </c:pt>
                <c:pt idx="1820">
                  <c:v>-1.266378</c:v>
                </c:pt>
                <c:pt idx="1821">
                  <c:v>-2.911133</c:v>
                </c:pt>
                <c:pt idx="1822">
                  <c:v>-1.82721</c:v>
                </c:pt>
                <c:pt idx="1823">
                  <c:v>-3.663252</c:v>
                </c:pt>
                <c:pt idx="1824">
                  <c:v>-1.7510479999999999</c:v>
                </c:pt>
                <c:pt idx="1825">
                  <c:v>-3.3850739999999999</c:v>
                </c:pt>
                <c:pt idx="1826">
                  <c:v>-1.6563969999999999</c:v>
                </c:pt>
                <c:pt idx="1827">
                  <c:v>-3.5459909999999999</c:v>
                </c:pt>
                <c:pt idx="1828">
                  <c:v>-2.2040380000000002</c:v>
                </c:pt>
                <c:pt idx="1829">
                  <c:v>-4.8037840000000003</c:v>
                </c:pt>
                <c:pt idx="1830">
                  <c:v>-2.9829020000000002</c:v>
                </c:pt>
                <c:pt idx="1831">
                  <c:v>-6.0656720000000002</c:v>
                </c:pt>
                <c:pt idx="1832">
                  <c:v>-2.7671079999999999</c:v>
                </c:pt>
                <c:pt idx="1833">
                  <c:v>-4.9500299999999999</c:v>
                </c:pt>
                <c:pt idx="1834">
                  <c:v>-1.617918</c:v>
                </c:pt>
                <c:pt idx="1835">
                  <c:v>-2.9062049999999999</c:v>
                </c:pt>
                <c:pt idx="1836">
                  <c:v>-1.5886739999999999</c:v>
                </c:pt>
                <c:pt idx="1837">
                  <c:v>-3.890619</c:v>
                </c:pt>
                <c:pt idx="1838">
                  <c:v>-2.9503059999999999</c:v>
                </c:pt>
                <c:pt idx="1839">
                  <c:v>-6.3210759999999997</c:v>
                </c:pt>
                <c:pt idx="1840">
                  <c:v>-3.433297</c:v>
                </c:pt>
                <c:pt idx="1841">
                  <c:v>-6.42523</c:v>
                </c:pt>
                <c:pt idx="1842">
                  <c:v>-2.1542050000000001</c:v>
                </c:pt>
                <c:pt idx="1843">
                  <c:v>-3.4483230000000002</c:v>
                </c:pt>
                <c:pt idx="1844">
                  <c:v>-0.71308400000000005</c:v>
                </c:pt>
                <c:pt idx="1845">
                  <c:v>-1.2410680000000001</c:v>
                </c:pt>
                <c:pt idx="1846">
                  <c:v>-0.67521500000000001</c:v>
                </c:pt>
                <c:pt idx="1847">
                  <c:v>-1.538297</c:v>
                </c:pt>
                <c:pt idx="1848">
                  <c:v>-1.043582</c:v>
                </c:pt>
                <c:pt idx="1849">
                  <c:v>-2.1857359999999999</c:v>
                </c:pt>
                <c:pt idx="1850">
                  <c:v>-1.07887</c:v>
                </c:pt>
                <c:pt idx="1851">
                  <c:v>-1.800468</c:v>
                </c:pt>
                <c:pt idx="1852">
                  <c:v>-6.7996000000000001E-2</c:v>
                </c:pt>
                <c:pt idx="1853">
                  <c:v>0.68511799999999989</c:v>
                </c:pt>
                <c:pt idx="1854">
                  <c:v>1.295558</c:v>
                </c:pt>
                <c:pt idx="1855">
                  <c:v>2.642865</c:v>
                </c:pt>
                <c:pt idx="1856">
                  <c:v>1.0295730000000001</c:v>
                </c:pt>
                <c:pt idx="1857">
                  <c:v>1.5236070000000002</c:v>
                </c:pt>
                <c:pt idx="1858">
                  <c:v>-8.7192000000000006E-2</c:v>
                </c:pt>
                <c:pt idx="1859">
                  <c:v>-0.39709800000000001</c:v>
                </c:pt>
                <c:pt idx="1860">
                  <c:v>-0.13165099999999999</c:v>
                </c:pt>
                <c:pt idx="1861">
                  <c:v>1.2353000000000003E-2</c:v>
                </c:pt>
                <c:pt idx="1862">
                  <c:v>0.39098100000000002</c:v>
                </c:pt>
                <c:pt idx="1863">
                  <c:v>0.93590700000000004</c:v>
                </c:pt>
                <c:pt idx="1864">
                  <c:v>0.50038300000000002</c:v>
                </c:pt>
                <c:pt idx="1865">
                  <c:v>0.29990000000000006</c:v>
                </c:pt>
                <c:pt idx="1866">
                  <c:v>-1.465684</c:v>
                </c:pt>
                <c:pt idx="1867">
                  <c:v>-4.1309109999999993</c:v>
                </c:pt>
                <c:pt idx="1868">
                  <c:v>-3.1192989999999998</c:v>
                </c:pt>
                <c:pt idx="1869">
                  <c:v>-5.4762830000000005</c:v>
                </c:pt>
                <c:pt idx="1870">
                  <c:v>-0.27235999999999999</c:v>
                </c:pt>
                <c:pt idx="1871">
                  <c:v>2.5222899999999999</c:v>
                </c:pt>
                <c:pt idx="1872">
                  <c:v>5.5246550000000001</c:v>
                </c:pt>
                <c:pt idx="1873">
                  <c:v>12.144054000000001</c:v>
                </c:pt>
                <c:pt idx="1874">
                  <c:v>6.4613129999999996</c:v>
                </c:pt>
                <c:pt idx="1875">
                  <c:v>12.388407000000001</c:v>
                </c:pt>
                <c:pt idx="1876">
                  <c:v>5.2244169999999999</c:v>
                </c:pt>
                <c:pt idx="1877">
                  <c:v>9.7237709999999993</c:v>
                </c:pt>
                <c:pt idx="1878">
                  <c:v>3.8171379999999999</c:v>
                </c:pt>
                <c:pt idx="1879">
                  <c:v>6.9937880000000003</c:v>
                </c:pt>
                <c:pt idx="1880">
                  <c:v>2.6991100000000001</c:v>
                </c:pt>
                <c:pt idx="1881">
                  <c:v>4.9312269999999998</c:v>
                </c:pt>
                <c:pt idx="1882">
                  <c:v>1.9057329999999999</c:v>
                </c:pt>
                <c:pt idx="1883">
                  <c:v>3.68743</c:v>
                </c:pt>
                <c:pt idx="1884">
                  <c:v>1.7098390000000001</c:v>
                </c:pt>
                <c:pt idx="1885">
                  <c:v>3.2956080000000001</c:v>
                </c:pt>
                <c:pt idx="1886">
                  <c:v>1.441365</c:v>
                </c:pt>
                <c:pt idx="1887">
                  <c:v>2.724243</c:v>
                </c:pt>
                <c:pt idx="1888">
                  <c:v>1.0355319999999999</c:v>
                </c:pt>
                <c:pt idx="1889">
                  <c:v>1.6816809999999998</c:v>
                </c:pt>
                <c:pt idx="1890">
                  <c:v>0.22652900000000001</c:v>
                </c:pt>
                <c:pt idx="1891">
                  <c:v>0.16746800000000001</c:v>
                </c:pt>
                <c:pt idx="1892">
                  <c:v>-0.16669400000000001</c:v>
                </c:pt>
                <c:pt idx="1893">
                  <c:v>-0.33318599999999998</c:v>
                </c:pt>
                <c:pt idx="1894">
                  <c:v>-9.3529000000000001E-2</c:v>
                </c:pt>
                <c:pt idx="1895">
                  <c:v>-0.20528299999999999</c:v>
                </c:pt>
                <c:pt idx="1896">
                  <c:v>-0.217997</c:v>
                </c:pt>
                <c:pt idx="1897">
                  <c:v>-0.68668899999999999</c:v>
                </c:pt>
                <c:pt idx="1898">
                  <c:v>-0.75111799999999995</c:v>
                </c:pt>
                <c:pt idx="1899">
                  <c:v>-1.7761199999999999</c:v>
                </c:pt>
                <c:pt idx="1900">
                  <c:v>-1.253212</c:v>
                </c:pt>
                <c:pt idx="1901">
                  <c:v>-2.6813739999999999</c:v>
                </c:pt>
                <c:pt idx="1902">
                  <c:v>-1.5582480000000001</c:v>
                </c:pt>
                <c:pt idx="1903">
                  <c:v>-3.1688489999999998</c:v>
                </c:pt>
                <c:pt idx="1904">
                  <c:v>-1.7949139999999999</c:v>
                </c:pt>
                <c:pt idx="1905">
                  <c:v>-3.8126199999999999</c:v>
                </c:pt>
                <c:pt idx="1906">
                  <c:v>-2.180215</c:v>
                </c:pt>
                <c:pt idx="1907">
                  <c:v>-4.6563470000000002</c:v>
                </c:pt>
                <c:pt idx="1908">
                  <c:v>-2.8318490000000001</c:v>
                </c:pt>
                <c:pt idx="1909">
                  <c:v>-6.0492869999999996</c:v>
                </c:pt>
                <c:pt idx="1910">
                  <c:v>-3.4356719999999998</c:v>
                </c:pt>
                <c:pt idx="1911">
                  <c:v>-6.9391219999999993</c:v>
                </c:pt>
                <c:pt idx="1912">
                  <c:v>-3.6442410000000001</c:v>
                </c:pt>
                <c:pt idx="1913">
                  <c:v>-7.5557230000000004</c:v>
                </c:pt>
                <c:pt idx="1914">
                  <c:v>-4.0179650000000002</c:v>
                </c:pt>
                <c:pt idx="1915">
                  <c:v>-8.0220850000000006</c:v>
                </c:pt>
                <c:pt idx="1916">
                  <c:v>-3.915845</c:v>
                </c:pt>
                <c:pt idx="1917">
                  <c:v>-7.5718589999999999</c:v>
                </c:pt>
                <c:pt idx="1918">
                  <c:v>-3.3118650000000001</c:v>
                </c:pt>
                <c:pt idx="1919">
                  <c:v>-6.2070369999999997</c:v>
                </c:pt>
                <c:pt idx="1920">
                  <c:v>-2.4816090000000002</c:v>
                </c:pt>
                <c:pt idx="1921">
                  <c:v>-4.6367940000000001</c:v>
                </c:pt>
                <c:pt idx="1922">
                  <c:v>-1.9881869999999999</c:v>
                </c:pt>
                <c:pt idx="1923">
                  <c:v>-3.6462649999999996</c:v>
                </c:pt>
                <c:pt idx="1924">
                  <c:v>-1.211832</c:v>
                </c:pt>
                <c:pt idx="1925">
                  <c:v>-1.948731</c:v>
                </c:pt>
                <c:pt idx="1926">
                  <c:v>-0.308919</c:v>
                </c:pt>
                <c:pt idx="1927">
                  <c:v>-0.24871199999999999</c:v>
                </c:pt>
                <c:pt idx="1928">
                  <c:v>0.29288500000000001</c:v>
                </c:pt>
                <c:pt idx="1929">
                  <c:v>0.65549600000000008</c:v>
                </c:pt>
                <c:pt idx="1930">
                  <c:v>0.22351099999999999</c:v>
                </c:pt>
                <c:pt idx="1931">
                  <c:v>0.12141599999999998</c:v>
                </c:pt>
                <c:pt idx="1932">
                  <c:v>-0.355408</c:v>
                </c:pt>
                <c:pt idx="1933">
                  <c:v>-0.76822800000000002</c:v>
                </c:pt>
                <c:pt idx="1934">
                  <c:v>-0.302039</c:v>
                </c:pt>
                <c:pt idx="1935">
                  <c:v>-0.371896</c:v>
                </c:pt>
                <c:pt idx="1936">
                  <c:v>0.16909299999999999</c:v>
                </c:pt>
                <c:pt idx="1937">
                  <c:v>0.49038900000000002</c:v>
                </c:pt>
                <c:pt idx="1938">
                  <c:v>0.39076899999999998</c:v>
                </c:pt>
                <c:pt idx="1939">
                  <c:v>0.733016</c:v>
                </c:pt>
                <c:pt idx="1940">
                  <c:v>0.30230600000000002</c:v>
                </c:pt>
                <c:pt idx="1941">
                  <c:v>0.74982100000000007</c:v>
                </c:pt>
                <c:pt idx="1942">
                  <c:v>0.89084700000000006</c:v>
                </c:pt>
                <c:pt idx="1943">
                  <c:v>2.2270379999999999</c:v>
                </c:pt>
                <c:pt idx="1944">
                  <c:v>1.601059</c:v>
                </c:pt>
                <c:pt idx="1945">
                  <c:v>3.1264590000000001</c:v>
                </c:pt>
                <c:pt idx="1946">
                  <c:v>1.0836570000000001</c:v>
                </c:pt>
                <c:pt idx="1947">
                  <c:v>1.2160390000000001</c:v>
                </c:pt>
                <c:pt idx="1948">
                  <c:v>-1.196029</c:v>
                </c:pt>
                <c:pt idx="1949">
                  <c:v>-3.5761260000000004</c:v>
                </c:pt>
                <c:pt idx="1950">
                  <c:v>-2.9751470000000002</c:v>
                </c:pt>
                <c:pt idx="1951">
                  <c:v>-5.7219460000000009</c:v>
                </c:pt>
                <c:pt idx="1952">
                  <c:v>-1.531102</c:v>
                </c:pt>
                <c:pt idx="1953">
                  <c:v>-0.94256299999999993</c:v>
                </c:pt>
                <c:pt idx="1954">
                  <c:v>3.0361760000000002</c:v>
                </c:pt>
                <c:pt idx="1955">
                  <c:v>8.0354489999999998</c:v>
                </c:pt>
                <c:pt idx="1956">
                  <c:v>6.1400940000000004</c:v>
                </c:pt>
                <c:pt idx="1957">
                  <c:v>12.180108000000001</c:v>
                </c:pt>
                <c:pt idx="1958">
                  <c:v>5.5266500000000001</c:v>
                </c:pt>
                <c:pt idx="1959">
                  <c:v>10.677102</c:v>
                </c:pt>
                <c:pt idx="1960">
                  <c:v>4.7062489999999997</c:v>
                </c:pt>
                <c:pt idx="1961">
                  <c:v>8.8342369999999999</c:v>
                </c:pt>
                <c:pt idx="1962">
                  <c:v>3.5637129999999999</c:v>
                </c:pt>
                <c:pt idx="1963">
                  <c:v>6.5547629999999995</c:v>
                </c:pt>
                <c:pt idx="1964">
                  <c:v>2.430231</c:v>
                </c:pt>
                <c:pt idx="1965">
                  <c:v>4.3657909999999998</c:v>
                </c:pt>
                <c:pt idx="1966">
                  <c:v>1.5111810000000001</c:v>
                </c:pt>
                <c:pt idx="1967">
                  <c:v>2.7044190000000001</c:v>
                </c:pt>
                <c:pt idx="1968">
                  <c:v>1.029558</c:v>
                </c:pt>
                <c:pt idx="1969">
                  <c:v>2.0732900000000001</c:v>
                </c:pt>
                <c:pt idx="1970">
                  <c:v>1.0898680000000001</c:v>
                </c:pt>
                <c:pt idx="1971">
                  <c:v>2.1437059999999999</c:v>
                </c:pt>
                <c:pt idx="1972">
                  <c:v>0.87604700000000002</c:v>
                </c:pt>
                <c:pt idx="1973">
                  <c:v>1.4496709999999999</c:v>
                </c:pt>
                <c:pt idx="1974">
                  <c:v>0.277555</c:v>
                </c:pt>
                <c:pt idx="1975">
                  <c:v>0.26005600000000001</c:v>
                </c:pt>
                <c:pt idx="1976">
                  <c:v>-0.340443</c:v>
                </c:pt>
                <c:pt idx="1977">
                  <c:v>-1.1189340000000001</c:v>
                </c:pt>
                <c:pt idx="1978">
                  <c:v>-1.319631</c:v>
                </c:pt>
                <c:pt idx="1979">
                  <c:v>-3.1674220000000002</c:v>
                </c:pt>
                <c:pt idx="1980">
                  <c:v>-2.3012419999999998</c:v>
                </c:pt>
                <c:pt idx="1981">
                  <c:v>-4.8161290000000001</c:v>
                </c:pt>
                <c:pt idx="1982">
                  <c:v>-2.4461059999999999</c:v>
                </c:pt>
                <c:pt idx="1983">
                  <c:v>-4.7177699999999998</c:v>
                </c:pt>
                <c:pt idx="1984">
                  <c:v>-2.0172119999999998</c:v>
                </c:pt>
                <c:pt idx="1985">
                  <c:v>-4.1506399999999992</c:v>
                </c:pt>
                <c:pt idx="1986">
                  <c:v>-2.5224920000000002</c:v>
                </c:pt>
                <c:pt idx="1987">
                  <c:v>-5.2799019999999999</c:v>
                </c:pt>
                <c:pt idx="1988">
                  <c:v>-3.030008</c:v>
                </c:pt>
                <c:pt idx="1989">
                  <c:v>-6.4915909999999997</c:v>
                </c:pt>
                <c:pt idx="1990">
                  <c:v>-3.8154669999999999</c:v>
                </c:pt>
                <c:pt idx="1991">
                  <c:v>-7.8824750000000003</c:v>
                </c:pt>
                <c:pt idx="1992">
                  <c:v>-4.4705139999999997</c:v>
                </c:pt>
                <c:pt idx="1993">
                  <c:v>-9.2140780000000007</c:v>
                </c:pt>
                <c:pt idx="1994">
                  <c:v>-4.7458320000000001</c:v>
                </c:pt>
                <c:pt idx="1995">
                  <c:v>-9.2500479999999996</c:v>
                </c:pt>
                <c:pt idx="1996">
                  <c:v>-4.0091599999999996</c:v>
                </c:pt>
                <c:pt idx="1997">
                  <c:v>-7.4155869999999995</c:v>
                </c:pt>
                <c:pt idx="1998">
                  <c:v>-2.9709989999999999</c:v>
                </c:pt>
                <c:pt idx="1999">
                  <c:v>-5.7079219999999999</c:v>
                </c:pt>
                <c:pt idx="2000">
                  <c:v>-2.8711959999999999</c:v>
                </c:pt>
                <c:pt idx="2001">
                  <c:v>-6.0777850000000004</c:v>
                </c:pt>
                <c:pt idx="2002">
                  <c:v>-3.471276</c:v>
                </c:pt>
                <c:pt idx="2003">
                  <c:v>-6.8190390000000001</c:v>
                </c:pt>
                <c:pt idx="2004">
                  <c:v>-2.6595049999999998</c:v>
                </c:pt>
                <c:pt idx="2005">
                  <c:v>-4.3410969999999995</c:v>
                </c:pt>
                <c:pt idx="2006">
                  <c:v>-0.91905800000000004</c:v>
                </c:pt>
                <c:pt idx="2007">
                  <c:v>-1.3304990000000001</c:v>
                </c:pt>
                <c:pt idx="2008">
                  <c:v>-0.17252700000000001</c:v>
                </c:pt>
                <c:pt idx="2009">
                  <c:v>-0.47460000000000002</c:v>
                </c:pt>
                <c:pt idx="2010">
                  <c:v>-0.63050399999999995</c:v>
                </c:pt>
                <c:pt idx="2011">
                  <c:v>-1.5978330000000001</c:v>
                </c:pt>
                <c:pt idx="2012">
                  <c:v>-1.1101989999999999</c:v>
                </c:pt>
                <c:pt idx="2013">
                  <c:v>-2.0309529999999998</c:v>
                </c:pt>
                <c:pt idx="2014">
                  <c:v>-0.37991999999999998</c:v>
                </c:pt>
                <c:pt idx="2015">
                  <c:v>-2.6238999999999957E-2</c:v>
                </c:pt>
                <c:pt idx="2016">
                  <c:v>0.92210400000000003</c:v>
                </c:pt>
                <c:pt idx="2017">
                  <c:v>1.982407</c:v>
                </c:pt>
                <c:pt idx="2018">
                  <c:v>0.87512999999999996</c:v>
                </c:pt>
                <c:pt idx="2019">
                  <c:v>1.1187689999999999</c:v>
                </c:pt>
                <c:pt idx="2020">
                  <c:v>-0.55358499999999999</c:v>
                </c:pt>
                <c:pt idx="2021">
                  <c:v>-1.3624540000000001</c:v>
                </c:pt>
                <c:pt idx="2022">
                  <c:v>-0.400229</c:v>
                </c:pt>
                <c:pt idx="2023">
                  <c:v>7.9237999999999975E-2</c:v>
                </c:pt>
                <c:pt idx="2024">
                  <c:v>1.5401290000000001</c:v>
                </c:pt>
                <c:pt idx="2025">
                  <c:v>3.8581060000000003</c:v>
                </c:pt>
                <c:pt idx="2026">
                  <c:v>2.4617599999999999</c:v>
                </c:pt>
                <c:pt idx="2027">
                  <c:v>4.2918310000000002</c:v>
                </c:pt>
                <c:pt idx="2028">
                  <c:v>0.31434200000000001</c:v>
                </c:pt>
                <c:pt idx="2029">
                  <c:v>-1.3399649999999999</c:v>
                </c:pt>
                <c:pt idx="2030">
                  <c:v>-3.0958380000000001</c:v>
                </c:pt>
                <c:pt idx="2031">
                  <c:v>-6.2989329999999999</c:v>
                </c:pt>
                <c:pt idx="2032">
                  <c:v>-2.0951219999999999</c:v>
                </c:pt>
                <c:pt idx="2033">
                  <c:v>-2.189981</c:v>
                </c:pt>
                <c:pt idx="2034">
                  <c:v>2.2998289999999999</c:v>
                </c:pt>
                <c:pt idx="2035">
                  <c:v>6.5478800000000001</c:v>
                </c:pt>
                <c:pt idx="2036">
                  <c:v>5.3999990000000002</c:v>
                </c:pt>
                <c:pt idx="2037">
                  <c:v>11.187832</c:v>
                </c:pt>
                <c:pt idx="2038">
                  <c:v>5.4463359999999996</c:v>
                </c:pt>
                <c:pt idx="2039">
                  <c:v>10.413202999999999</c:v>
                </c:pt>
                <c:pt idx="2040">
                  <c:v>4.4945490000000001</c:v>
                </c:pt>
                <c:pt idx="2041">
                  <c:v>8.6902410000000003</c:v>
                </c:pt>
                <c:pt idx="2042">
                  <c:v>4.0181570000000004</c:v>
                </c:pt>
                <c:pt idx="2043">
                  <c:v>7.7382300000000006</c:v>
                </c:pt>
                <c:pt idx="2044">
                  <c:v>3.2631359999999998</c:v>
                </c:pt>
                <c:pt idx="2045">
                  <c:v>6.0767879999999996</c:v>
                </c:pt>
                <c:pt idx="2046">
                  <c:v>2.345151</c:v>
                </c:pt>
                <c:pt idx="2047">
                  <c:v>4.2677779999999998</c:v>
                </c:pt>
                <c:pt idx="2048">
                  <c:v>1.5278240000000001</c:v>
                </c:pt>
                <c:pt idx="2049">
                  <c:v>2.7802579999999999</c:v>
                </c:pt>
                <c:pt idx="2050">
                  <c:v>1.106986</c:v>
                </c:pt>
                <c:pt idx="2051">
                  <c:v>2.145079</c:v>
                </c:pt>
                <c:pt idx="2052">
                  <c:v>0.94469400000000003</c:v>
                </c:pt>
                <c:pt idx="2053">
                  <c:v>1.808567</c:v>
                </c:pt>
                <c:pt idx="2054">
                  <c:v>0.75820100000000001</c:v>
                </c:pt>
                <c:pt idx="2055">
                  <c:v>1.2071339999999999</c:v>
                </c:pt>
                <c:pt idx="2056">
                  <c:v>-0.23768</c:v>
                </c:pt>
                <c:pt idx="2057">
                  <c:v>-1.2929569999999999</c:v>
                </c:pt>
                <c:pt idx="2058">
                  <c:v>-1.8959859999999999</c:v>
                </c:pt>
                <c:pt idx="2059">
                  <c:v>-4.5801929999999995</c:v>
                </c:pt>
                <c:pt idx="2060">
                  <c:v>-3.047148</c:v>
                </c:pt>
                <c:pt idx="2061">
                  <c:v>-6.0373909999999995</c:v>
                </c:pt>
                <c:pt idx="2062">
                  <c:v>-2.569747</c:v>
                </c:pt>
                <c:pt idx="2063">
                  <c:v>-4.6675469999999999</c:v>
                </c:pt>
                <c:pt idx="2064">
                  <c:v>-1.9676739999999999</c:v>
                </c:pt>
                <c:pt idx="2065">
                  <c:v>-4.3239939999999999</c:v>
                </c:pt>
                <c:pt idx="2066">
                  <c:v>-3.237034</c:v>
                </c:pt>
                <c:pt idx="2067">
                  <c:v>-7.3217979999999994</c:v>
                </c:pt>
                <c:pt idx="2068">
                  <c:v>-4.809088</c:v>
                </c:pt>
                <c:pt idx="2069">
                  <c:v>-10.286795999999999</c:v>
                </c:pt>
                <c:pt idx="2070">
                  <c:v>-6.0968850000000003</c:v>
                </c:pt>
                <c:pt idx="2071">
                  <c:v>-12.375449</c:v>
                </c:pt>
                <c:pt idx="2072">
                  <c:v>-6.3208070000000003</c:v>
                </c:pt>
                <c:pt idx="2073">
                  <c:v>-12.718135</c:v>
                </c:pt>
                <c:pt idx="2074">
                  <c:v>-6.5600810000000003</c:v>
                </c:pt>
                <c:pt idx="2075">
                  <c:v>-13.258216000000001</c:v>
                </c:pt>
                <c:pt idx="2076">
                  <c:v>-7.0298959999999999</c:v>
                </c:pt>
                <c:pt idx="2077">
                  <c:v>-14.896492</c:v>
                </c:pt>
                <c:pt idx="2078">
                  <c:v>-9.2255230000000008</c:v>
                </c:pt>
                <c:pt idx="2079">
                  <c:v>-19.924168000000002</c:v>
                </c:pt>
                <c:pt idx="2080">
                  <c:v>-12.10445</c:v>
                </c:pt>
                <c:pt idx="2081">
                  <c:v>-25.313889</c:v>
                </c:pt>
                <c:pt idx="2082">
                  <c:v>-13.643011</c:v>
                </c:pt>
                <c:pt idx="2083">
                  <c:v>-27.055599000000001</c:v>
                </c:pt>
                <c:pt idx="2084">
                  <c:v>-12.921908</c:v>
                </c:pt>
                <c:pt idx="2085">
                  <c:v>-25.463666</c:v>
                </c:pt>
                <c:pt idx="2086">
                  <c:v>-12.144091</c:v>
                </c:pt>
                <c:pt idx="2087">
                  <c:v>-23.715102000000002</c:v>
                </c:pt>
                <c:pt idx="2088">
                  <c:v>-10.932335</c:v>
                </c:pt>
                <c:pt idx="2089">
                  <c:v>-20.761310999999999</c:v>
                </c:pt>
                <c:pt idx="2090">
                  <c:v>-8.4411620000000003</c:v>
                </c:pt>
                <c:pt idx="2091">
                  <c:v>-15.848181</c:v>
                </c:pt>
                <c:pt idx="2092">
                  <c:v>-6.5667869999999997</c:v>
                </c:pt>
                <c:pt idx="2093">
                  <c:v>-12.257287</c:v>
                </c:pt>
                <c:pt idx="2094">
                  <c:v>-4.8643270000000003</c:v>
                </c:pt>
                <c:pt idx="2095">
                  <c:v>-8.9787949999999999</c:v>
                </c:pt>
                <c:pt idx="2096">
                  <c:v>-3.266356</c:v>
                </c:pt>
                <c:pt idx="2097">
                  <c:v>-5.9446759999999994</c:v>
                </c:pt>
                <c:pt idx="2098">
                  <c:v>-2.5985079999999998</c:v>
                </c:pt>
                <c:pt idx="2099">
                  <c:v>-5.6157830000000004</c:v>
                </c:pt>
                <c:pt idx="2100">
                  <c:v>-3.426498</c:v>
                </c:pt>
                <c:pt idx="2101">
                  <c:v>-6.413392</c:v>
                </c:pt>
                <c:pt idx="2102">
                  <c:v>-2.2390159999999999</c:v>
                </c:pt>
                <c:pt idx="2103">
                  <c:v>-3.9602040000000001</c:v>
                </c:pt>
                <c:pt idx="2104">
                  <c:v>-0.49018099999999998</c:v>
                </c:pt>
                <c:pt idx="2105">
                  <c:v>0.270262</c:v>
                </c:pt>
                <c:pt idx="2106">
                  <c:v>1.103834</c:v>
                </c:pt>
                <c:pt idx="2107">
                  <c:v>1.987365</c:v>
                </c:pt>
                <c:pt idx="2108">
                  <c:v>-6.4584000000000003E-2</c:v>
                </c:pt>
                <c:pt idx="2109">
                  <c:v>-1.6813370000000001</c:v>
                </c:pt>
                <c:pt idx="2110">
                  <c:v>-2.7324090000000001</c:v>
                </c:pt>
                <c:pt idx="2111">
                  <c:v>-5.8501279999999998</c:v>
                </c:pt>
                <c:pt idx="2112">
                  <c:v>-2.5402589999999998</c:v>
                </c:pt>
                <c:pt idx="2113">
                  <c:v>-4.0327469999999996</c:v>
                </c:pt>
                <c:pt idx="2114">
                  <c:v>-0.210371</c:v>
                </c:pt>
                <c:pt idx="2115">
                  <c:v>4.5768999999999976E-2</c:v>
                </c:pt>
                <c:pt idx="2116">
                  <c:v>0.16791300000000001</c:v>
                </c:pt>
                <c:pt idx="2117">
                  <c:v>-1.9912999999999986E-2</c:v>
                </c:pt>
                <c:pt idx="2118">
                  <c:v>-0.39342500000000002</c:v>
                </c:pt>
                <c:pt idx="2119">
                  <c:v>-1.1159840000000001</c:v>
                </c:pt>
                <c:pt idx="2120">
                  <c:v>-1.605801</c:v>
                </c:pt>
                <c:pt idx="2121">
                  <c:v>-3.1142820000000002</c:v>
                </c:pt>
                <c:pt idx="2122">
                  <c:v>-1.0128490000000001</c:v>
                </c:pt>
                <c:pt idx="2123">
                  <c:v>-1.380922</c:v>
                </c:pt>
                <c:pt idx="2124">
                  <c:v>-0.788192</c:v>
                </c:pt>
                <c:pt idx="2125">
                  <c:v>-1.5714380000000001</c:v>
                </c:pt>
                <c:pt idx="2126">
                  <c:v>-0.65858799999999995</c:v>
                </c:pt>
                <c:pt idx="2127">
                  <c:v>-0.23365999999999998</c:v>
                </c:pt>
                <c:pt idx="2128">
                  <c:v>1.8366130000000001</c:v>
                </c:pt>
                <c:pt idx="2129">
                  <c:v>3.8686220000000002</c:v>
                </c:pt>
                <c:pt idx="2130">
                  <c:v>0.41075499999999998</c:v>
                </c:pt>
                <c:pt idx="2131">
                  <c:v>-1.335143</c:v>
                </c:pt>
                <c:pt idx="2132">
                  <c:v>-2.6436739999999999</c:v>
                </c:pt>
                <c:pt idx="2133">
                  <c:v>-5.327833</c:v>
                </c:pt>
                <c:pt idx="2134">
                  <c:v>-2.3345690000000001</c:v>
                </c:pt>
                <c:pt idx="2135">
                  <c:v>-4.2280879999999996</c:v>
                </c:pt>
                <c:pt idx="2136">
                  <c:v>-1.2863469999999999</c:v>
                </c:pt>
                <c:pt idx="2137">
                  <c:v>-2.0650849999999998</c:v>
                </c:pt>
                <c:pt idx="2138">
                  <c:v>-0.55892900000000001</c:v>
                </c:pt>
                <c:pt idx="2139">
                  <c:v>-0.92431200000000002</c:v>
                </c:pt>
                <c:pt idx="2140">
                  <c:v>-3.3679999999999999E-3</c:v>
                </c:pt>
                <c:pt idx="2141">
                  <c:v>0.363894</c:v>
                </c:pt>
                <c:pt idx="2142">
                  <c:v>0.580287</c:v>
                </c:pt>
                <c:pt idx="2143">
                  <c:v>1.165913</c:v>
                </c:pt>
                <c:pt idx="2144">
                  <c:v>0.64849900000000005</c:v>
                </c:pt>
                <c:pt idx="2145">
                  <c:v>1.4951950000000001</c:v>
                </c:pt>
                <c:pt idx="2146">
                  <c:v>1.277388</c:v>
                </c:pt>
                <c:pt idx="2147">
                  <c:v>2.5366340000000003</c:v>
                </c:pt>
                <c:pt idx="2148">
                  <c:v>1.12504</c:v>
                </c:pt>
                <c:pt idx="2149">
                  <c:v>2.2500990000000001</c:v>
                </c:pt>
                <c:pt idx="2150">
                  <c:v>1.0696570000000001</c:v>
                </c:pt>
                <c:pt idx="2151">
                  <c:v>1.9794840000000002</c:v>
                </c:pt>
                <c:pt idx="2152">
                  <c:v>0.74887999999999999</c:v>
                </c:pt>
                <c:pt idx="2153">
                  <c:v>1.3666389999999999</c:v>
                </c:pt>
                <c:pt idx="2154">
                  <c:v>0.46331800000000001</c:v>
                </c:pt>
                <c:pt idx="2155">
                  <c:v>0.85528199999999999</c:v>
                </c:pt>
                <c:pt idx="2156">
                  <c:v>0.34506399999999998</c:v>
                </c:pt>
                <c:pt idx="2157">
                  <c:v>0.672014</c:v>
                </c:pt>
                <c:pt idx="2158">
                  <c:v>0.33330399999999999</c:v>
                </c:pt>
                <c:pt idx="2159">
                  <c:v>6.2475000000000003E-2</c:v>
                </c:pt>
                <c:pt idx="2160">
                  <c:v>-0.295458</c:v>
                </c:pt>
                <c:pt idx="2161">
                  <c:v>-0.52170300000000003</c:v>
                </c:pt>
                <c:pt idx="2162">
                  <c:v>-9.1963000000000003E-2</c:v>
                </c:pt>
                <c:pt idx="2163">
                  <c:v>-4.1051000000000004E-2</c:v>
                </c:pt>
                <c:pt idx="2164">
                  <c:v>0.15970599999999999</c:v>
                </c:pt>
                <c:pt idx="2165">
                  <c:v>0.33547399999999999</c:v>
                </c:pt>
                <c:pt idx="2166">
                  <c:v>0.16938400000000001</c:v>
                </c:pt>
                <c:pt idx="2167">
                  <c:v>0.29189599999999999</c:v>
                </c:pt>
                <c:pt idx="2168">
                  <c:v>7.2298000000000001E-2</c:v>
                </c:pt>
                <c:pt idx="2169">
                  <c:v>0.12861500000000001</c:v>
                </c:pt>
                <c:pt idx="2170">
                  <c:v>3.8330999999999997E-2</c:v>
                </c:pt>
                <c:pt idx="2171">
                  <c:v>8.6451E-2</c:v>
                </c:pt>
                <c:pt idx="2172">
                  <c:v>4.8309999999999999E-2</c:v>
                </c:pt>
                <c:pt idx="2173">
                  <c:v>0.12442</c:v>
                </c:pt>
                <c:pt idx="2174">
                  <c:v>3.8901999999999999E-2</c:v>
                </c:pt>
                <c:pt idx="2175">
                  <c:v>-2.23E-2</c:v>
                </c:pt>
                <c:pt idx="2176">
                  <c:v>-0.16025500000000001</c:v>
                </c:pt>
                <c:pt idx="2177">
                  <c:v>-0.40042100000000003</c:v>
                </c:pt>
                <c:pt idx="2178">
                  <c:v>-0.26575700000000002</c:v>
                </c:pt>
                <c:pt idx="2179">
                  <c:v>-0.42285000000000006</c:v>
                </c:pt>
                <c:pt idx="2180">
                  <c:v>5.0576000000000003E-2</c:v>
                </c:pt>
                <c:pt idx="2181">
                  <c:v>0.31307499999999999</c:v>
                </c:pt>
                <c:pt idx="2182">
                  <c:v>0.32960499999999998</c:v>
                </c:pt>
                <c:pt idx="2183">
                  <c:v>0.51865099999999997</c:v>
                </c:pt>
                <c:pt idx="2184">
                  <c:v>-0.10165</c:v>
                </c:pt>
                <c:pt idx="2185">
                  <c:v>-0.53342199999999995</c:v>
                </c:pt>
                <c:pt idx="2186">
                  <c:v>-0.66606299999999996</c:v>
                </c:pt>
                <c:pt idx="2187">
                  <c:v>-1.3693710000000001</c:v>
                </c:pt>
                <c:pt idx="2188">
                  <c:v>-0.46257700000000002</c:v>
                </c:pt>
                <c:pt idx="2189">
                  <c:v>-0.47886000000000001</c:v>
                </c:pt>
                <c:pt idx="2190">
                  <c:v>0.36496499999999998</c:v>
                </c:pt>
                <c:pt idx="2191">
                  <c:v>0.87040399999999996</c:v>
                </c:pt>
                <c:pt idx="2192">
                  <c:v>0.341333</c:v>
                </c:pt>
                <c:pt idx="2193">
                  <c:v>0.29387999999999997</c:v>
                </c:pt>
                <c:pt idx="2194">
                  <c:v>-0.54480799999999996</c:v>
                </c:pt>
                <c:pt idx="2195">
                  <c:v>-1.4089689999999999</c:v>
                </c:pt>
                <c:pt idx="2196">
                  <c:v>-0.83721500000000004</c:v>
                </c:pt>
                <c:pt idx="2197">
                  <c:v>-1.309882</c:v>
                </c:pt>
                <c:pt idx="2198">
                  <c:v>-4.0134999999999997E-2</c:v>
                </c:pt>
                <c:pt idx="2199">
                  <c:v>0.205044</c:v>
                </c:pt>
                <c:pt idx="2200">
                  <c:v>0.33218199999999998</c:v>
                </c:pt>
                <c:pt idx="2201">
                  <c:v>0.49457200000000001</c:v>
                </c:pt>
                <c:pt idx="2202">
                  <c:v>-0.118071</c:v>
                </c:pt>
                <c:pt idx="2203">
                  <c:v>-0.45768799999999998</c:v>
                </c:pt>
                <c:pt idx="2204">
                  <c:v>-0.47347299999999998</c:v>
                </c:pt>
                <c:pt idx="2205">
                  <c:v>-0.93471599999999999</c:v>
                </c:pt>
                <c:pt idx="2206">
                  <c:v>-0.26797599999999999</c:v>
                </c:pt>
                <c:pt idx="2207">
                  <c:v>-0.26407599999999998</c:v>
                </c:pt>
                <c:pt idx="2208">
                  <c:v>0.20402500000000001</c:v>
                </c:pt>
                <c:pt idx="2209">
                  <c:v>0.61206399999999994</c:v>
                </c:pt>
                <c:pt idx="2210">
                  <c:v>0.62577400000000005</c:v>
                </c:pt>
                <c:pt idx="2211">
                  <c:v>1.451362</c:v>
                </c:pt>
                <c:pt idx="2212">
                  <c:v>0.94692799999999999</c:v>
                </c:pt>
                <c:pt idx="2213">
                  <c:v>1.8385479999999998</c:v>
                </c:pt>
                <c:pt idx="2214">
                  <c:v>0.75227900000000003</c:v>
                </c:pt>
                <c:pt idx="2215">
                  <c:v>1.3907940000000001</c:v>
                </c:pt>
                <c:pt idx="2216">
                  <c:v>0.47249000000000002</c:v>
                </c:pt>
                <c:pt idx="2217">
                  <c:v>0.85567700000000002</c:v>
                </c:pt>
                <c:pt idx="2218">
                  <c:v>0.51977700000000004</c:v>
                </c:pt>
                <c:pt idx="2219">
                  <c:v>1.3040890000000001</c:v>
                </c:pt>
                <c:pt idx="2220">
                  <c:v>1.063744</c:v>
                </c:pt>
                <c:pt idx="2221">
                  <c:v>2.4173970000000002</c:v>
                </c:pt>
                <c:pt idx="2222">
                  <c:v>1.6474329999999999</c:v>
                </c:pt>
                <c:pt idx="2223">
                  <c:v>3.6936789999999999</c:v>
                </c:pt>
                <c:pt idx="2224">
                  <c:v>2.4164210000000002</c:v>
                </c:pt>
                <c:pt idx="2225">
                  <c:v>4.955457</c:v>
                </c:pt>
                <c:pt idx="2226">
                  <c:v>2.4521459999999999</c:v>
                </c:pt>
                <c:pt idx="2227">
                  <c:v>4.7960200000000004</c:v>
                </c:pt>
                <c:pt idx="2228">
                  <c:v>2.4994960000000002</c:v>
                </c:pt>
                <c:pt idx="2229">
                  <c:v>5.3610699999999998</c:v>
                </c:pt>
                <c:pt idx="2230">
                  <c:v>3.3876580000000001</c:v>
                </c:pt>
                <c:pt idx="2231">
                  <c:v>7.8021719999999997</c:v>
                </c:pt>
                <c:pt idx="2232">
                  <c:v>5.7430659999999998</c:v>
                </c:pt>
                <c:pt idx="2233">
                  <c:v>12.79565</c:v>
                </c:pt>
                <c:pt idx="2234">
                  <c:v>8.3993970000000004</c:v>
                </c:pt>
                <c:pt idx="2235">
                  <c:v>17.980400000000003</c:v>
                </c:pt>
                <c:pt idx="2236">
                  <c:v>10.494956</c:v>
                </c:pt>
                <c:pt idx="2237">
                  <c:v>21.375058000000003</c:v>
                </c:pt>
                <c:pt idx="2238">
                  <c:v>10.936724</c:v>
                </c:pt>
                <c:pt idx="2239">
                  <c:v>22.047191999999999</c:v>
                </c:pt>
                <c:pt idx="2240">
                  <c:v>11.160814</c:v>
                </c:pt>
                <c:pt idx="2241">
                  <c:v>22.092950999999999</c:v>
                </c:pt>
                <c:pt idx="2242">
                  <c:v>10.564221999999999</c:v>
                </c:pt>
                <c:pt idx="2243">
                  <c:v>20.992691999999998</c:v>
                </c:pt>
                <c:pt idx="2244">
                  <c:v>10.714468999999999</c:v>
                </c:pt>
                <c:pt idx="2245">
                  <c:v>21.730241999999997</c:v>
                </c:pt>
                <c:pt idx="2246">
                  <c:v>11.316454999999999</c:v>
                </c:pt>
                <c:pt idx="2247">
                  <c:v>22.747689999999999</c:v>
                </c:pt>
                <c:pt idx="2248">
                  <c:v>11.268261000000001</c:v>
                </c:pt>
                <c:pt idx="2249">
                  <c:v>22.027241</c:v>
                </c:pt>
                <c:pt idx="2250">
                  <c:v>9.9044129999999999</c:v>
                </c:pt>
                <c:pt idx="2251">
                  <c:v>18.651398</c:v>
                </c:pt>
                <c:pt idx="2252">
                  <c:v>7.5281099999999999</c:v>
                </c:pt>
                <c:pt idx="2253">
                  <c:v>13.957204000000001</c:v>
                </c:pt>
                <c:pt idx="2254">
                  <c:v>5.3510460000000002</c:v>
                </c:pt>
                <c:pt idx="2255">
                  <c:v>9.7328539999999997</c:v>
                </c:pt>
                <c:pt idx="2256">
                  <c:v>3.7570060000000001</c:v>
                </c:pt>
                <c:pt idx="2257">
                  <c:v>7.1666860000000003</c:v>
                </c:pt>
                <c:pt idx="2258">
                  <c:v>3.271655</c:v>
                </c:pt>
                <c:pt idx="2259">
                  <c:v>6.6780939999999998</c:v>
                </c:pt>
                <c:pt idx="2260">
                  <c:v>3.5039099999999999</c:v>
                </c:pt>
                <c:pt idx="2261">
                  <c:v>6.691084</c:v>
                </c:pt>
                <c:pt idx="2262">
                  <c:v>2.401926</c:v>
                </c:pt>
                <c:pt idx="2263">
                  <c:v>3.7147699999999997</c:v>
                </c:pt>
                <c:pt idx="2264">
                  <c:v>0.66985399999999995</c:v>
                </c:pt>
                <c:pt idx="2265">
                  <c:v>1.557958</c:v>
                </c:pt>
                <c:pt idx="2266">
                  <c:v>1.5703419999999999</c:v>
                </c:pt>
                <c:pt idx="2267">
                  <c:v>3.5617190000000001</c:v>
                </c:pt>
                <c:pt idx="2268">
                  <c:v>1.483668</c:v>
                </c:pt>
                <c:pt idx="2269">
                  <c:v>1.749633</c:v>
                </c:pt>
                <c:pt idx="2270">
                  <c:v>-1.0066349999999999</c:v>
                </c:pt>
                <c:pt idx="2271">
                  <c:v>-2.6291760000000002</c:v>
                </c:pt>
                <c:pt idx="2272">
                  <c:v>-0.91566000000000003</c:v>
                </c:pt>
                <c:pt idx="2273">
                  <c:v>0.16603000000000001</c:v>
                </c:pt>
                <c:pt idx="2274">
                  <c:v>3.2436639999999999</c:v>
                </c:pt>
                <c:pt idx="2275">
                  <c:v>7.882733</c:v>
                </c:pt>
                <c:pt idx="2276">
                  <c:v>4.9909569999999999</c:v>
                </c:pt>
                <c:pt idx="2277">
                  <c:v>9.1757600000000004</c:v>
                </c:pt>
                <c:pt idx="2278">
                  <c:v>2.9023089999999998</c:v>
                </c:pt>
                <c:pt idx="2279">
                  <c:v>4.5938509999999999</c:v>
                </c:pt>
                <c:pt idx="2280">
                  <c:v>0.93191199999999996</c:v>
                </c:pt>
                <c:pt idx="2281">
                  <c:v>1.730583</c:v>
                </c:pt>
                <c:pt idx="2282">
                  <c:v>1.385581</c:v>
                </c:pt>
                <c:pt idx="2283">
                  <c:v>3.8190239999999998</c:v>
                </c:pt>
                <c:pt idx="2284">
                  <c:v>3.3445939999999998</c:v>
                </c:pt>
                <c:pt idx="2285">
                  <c:v>7.0375479999999992</c:v>
                </c:pt>
                <c:pt idx="2286">
                  <c:v>3.7419199999999999</c:v>
                </c:pt>
                <c:pt idx="2287">
                  <c:v>7.4167819999999995</c:v>
                </c:pt>
                <c:pt idx="2288">
                  <c:v>3.4309349999999998</c:v>
                </c:pt>
                <c:pt idx="2289">
                  <c:v>6.4215529999999994</c:v>
                </c:pt>
                <c:pt idx="2290">
                  <c:v>2.4901930000000001</c:v>
                </c:pt>
                <c:pt idx="2291">
                  <c:v>4.5745870000000002</c:v>
                </c:pt>
                <c:pt idx="2292">
                  <c:v>1.7838149999999999</c:v>
                </c:pt>
                <c:pt idx="2293">
                  <c:v>3.4866190000000001</c:v>
                </c:pt>
                <c:pt idx="2294">
                  <c:v>1.719937</c:v>
                </c:pt>
                <c:pt idx="2295">
                  <c:v>3.5106250000000001</c:v>
                </c:pt>
                <c:pt idx="2296">
                  <c:v>1.814764</c:v>
                </c:pt>
                <c:pt idx="2297">
                  <c:v>3.6238320000000002</c:v>
                </c:pt>
                <c:pt idx="2298">
                  <c:v>1.6755329999999999</c:v>
                </c:pt>
                <c:pt idx="2299">
                  <c:v>3.048943</c:v>
                </c:pt>
                <c:pt idx="2300">
                  <c:v>0.90163099999999996</c:v>
                </c:pt>
                <c:pt idx="2301">
                  <c:v>1.202245</c:v>
                </c:pt>
                <c:pt idx="2302">
                  <c:v>-0.37533699999999998</c:v>
                </c:pt>
                <c:pt idx="2303">
                  <c:v>-1.422639</c:v>
                </c:pt>
                <c:pt idx="2304">
                  <c:v>-1.704372</c:v>
                </c:pt>
                <c:pt idx="2305">
                  <c:v>-4.0275470000000002</c:v>
                </c:pt>
                <c:pt idx="2306">
                  <c:v>-2.7820990000000001</c:v>
                </c:pt>
                <c:pt idx="2307">
                  <c:v>-5.9343020000000006</c:v>
                </c:pt>
                <c:pt idx="2308">
                  <c:v>-3.4641229999999998</c:v>
                </c:pt>
                <c:pt idx="2309">
                  <c:v>-7.1971930000000004</c:v>
                </c:pt>
                <c:pt idx="2310">
                  <c:v>-3.7845300000000002</c:v>
                </c:pt>
                <c:pt idx="2311">
                  <c:v>-7.4871169999999996</c:v>
                </c:pt>
                <c:pt idx="2312">
                  <c:v>-3.5759029999999998</c:v>
                </c:pt>
                <c:pt idx="2313">
                  <c:v>-7.1147449999999992</c:v>
                </c:pt>
                <c:pt idx="2314">
                  <c:v>-3.7768760000000001</c:v>
                </c:pt>
                <c:pt idx="2315">
                  <c:v>-7.8922559999999997</c:v>
                </c:pt>
                <c:pt idx="2316">
                  <c:v>-4.4603809999999999</c:v>
                </c:pt>
                <c:pt idx="2317">
                  <c:v>-9.1167090000000002</c:v>
                </c:pt>
                <c:pt idx="2318">
                  <c:v>-4.6197499999999998</c:v>
                </c:pt>
                <c:pt idx="2319">
                  <c:v>-9.098037999999999</c:v>
                </c:pt>
                <c:pt idx="2320">
                  <c:v>-4.3250120000000001</c:v>
                </c:pt>
                <c:pt idx="2321">
                  <c:v>-8.7066170000000014</c:v>
                </c:pt>
                <c:pt idx="2322">
                  <c:v>-4.7119229999999996</c:v>
                </c:pt>
                <c:pt idx="2323">
                  <c:v>-9.6816010000000006</c:v>
                </c:pt>
                <c:pt idx="2324">
                  <c:v>-4.9332250000000002</c:v>
                </c:pt>
                <c:pt idx="2325">
                  <c:v>-9.4686979999999998</c:v>
                </c:pt>
                <c:pt idx="2326">
                  <c:v>-4.018167</c:v>
                </c:pt>
                <c:pt idx="2327">
                  <c:v>-7.5060640000000003</c:v>
                </c:pt>
                <c:pt idx="2328">
                  <c:v>-2.989493</c:v>
                </c:pt>
                <c:pt idx="2329">
                  <c:v>-5.663856</c:v>
                </c:pt>
                <c:pt idx="2330">
                  <c:v>-2.485198</c:v>
                </c:pt>
                <c:pt idx="2331">
                  <c:v>-4.8303479999999999</c:v>
                </c:pt>
                <c:pt idx="2332">
                  <c:v>-2.1635</c:v>
                </c:pt>
                <c:pt idx="2333">
                  <c:v>-4.1379839999999994</c:v>
                </c:pt>
                <c:pt idx="2334">
                  <c:v>-1.7727250000000001</c:v>
                </c:pt>
                <c:pt idx="2335">
                  <c:v>-3.3671170000000004</c:v>
                </c:pt>
                <c:pt idx="2336">
                  <c:v>-1.5076970000000001</c:v>
                </c:pt>
                <c:pt idx="2337">
                  <c:v>-2.9542190000000002</c:v>
                </c:pt>
                <c:pt idx="2338">
                  <c:v>-1.3415250000000001</c:v>
                </c:pt>
                <c:pt idx="2339">
                  <c:v>-2.5533320000000002</c:v>
                </c:pt>
                <c:pt idx="2340">
                  <c:v>-0.990533</c:v>
                </c:pt>
                <c:pt idx="2341">
                  <c:v>-1.6310799999999999</c:v>
                </c:pt>
                <c:pt idx="2342">
                  <c:v>-0.21096400000000001</c:v>
                </c:pt>
                <c:pt idx="2343">
                  <c:v>-2.029000000000003E-3</c:v>
                </c:pt>
                <c:pt idx="2344">
                  <c:v>0.51926899999999998</c:v>
                </c:pt>
                <c:pt idx="2345">
                  <c:v>1.0710549999999999</c:v>
                </c:pt>
                <c:pt idx="2346">
                  <c:v>0.30441600000000002</c:v>
                </c:pt>
                <c:pt idx="2347">
                  <c:v>0.11019200000000001</c:v>
                </c:pt>
                <c:pt idx="2348">
                  <c:v>-0.78894299999999995</c:v>
                </c:pt>
                <c:pt idx="2349">
                  <c:v>-1.983258</c:v>
                </c:pt>
                <c:pt idx="2350">
                  <c:v>-1.03538</c:v>
                </c:pt>
                <c:pt idx="2351">
                  <c:v>-1.4497139999999999</c:v>
                </c:pt>
                <c:pt idx="2352">
                  <c:v>0.63080099999999995</c:v>
                </c:pt>
                <c:pt idx="2353">
                  <c:v>2.5287660000000001</c:v>
                </c:pt>
                <c:pt idx="2354">
                  <c:v>2.8150210000000002</c:v>
                </c:pt>
                <c:pt idx="2355">
                  <c:v>5.818791</c:v>
                </c:pt>
                <c:pt idx="2356">
                  <c:v>2.3064770000000001</c:v>
                </c:pt>
                <c:pt idx="2357">
                  <c:v>3.0009510000000001</c:v>
                </c:pt>
                <c:pt idx="2358">
                  <c:v>-1.3247059999999999</c:v>
                </c:pt>
                <c:pt idx="2359">
                  <c:v>-4.0108610000000002</c:v>
                </c:pt>
                <c:pt idx="2360">
                  <c:v>-2.9457979999999999</c:v>
                </c:pt>
                <c:pt idx="2361">
                  <c:v>-4.9616120000000006</c:v>
                </c:pt>
                <c:pt idx="2362">
                  <c:v>-0.58441399999999999</c:v>
                </c:pt>
                <c:pt idx="2363">
                  <c:v>0.52232600000000007</c:v>
                </c:pt>
                <c:pt idx="2364">
                  <c:v>2.8770280000000001</c:v>
                </c:pt>
                <c:pt idx="2365">
                  <c:v>7.1878530000000005</c:v>
                </c:pt>
                <c:pt idx="2366">
                  <c:v>5.2159769999999996</c:v>
                </c:pt>
                <c:pt idx="2367">
                  <c:v>10.980252999999999</c:v>
                </c:pt>
                <c:pt idx="2368">
                  <c:v>6.0227310000000003</c:v>
                </c:pt>
                <c:pt idx="2369">
                  <c:v>11.987622999999999</c:v>
                </c:pt>
                <c:pt idx="2370">
                  <c:v>6.0732730000000004</c:v>
                </c:pt>
                <c:pt idx="2371">
                  <c:v>12.230526000000001</c:v>
                </c:pt>
                <c:pt idx="2372">
                  <c:v>6.0503770000000001</c:v>
                </c:pt>
                <c:pt idx="2373">
                  <c:v>11.831555999999999</c:v>
                </c:pt>
                <c:pt idx="2374">
                  <c:v>5.3570549999999999</c:v>
                </c:pt>
                <c:pt idx="2375">
                  <c:v>10.208957999999999</c:v>
                </c:pt>
                <c:pt idx="2376">
                  <c:v>4.4332120000000002</c:v>
                </c:pt>
                <c:pt idx="2377">
                  <c:v>8.519145</c:v>
                </c:pt>
                <c:pt idx="2378">
                  <c:v>3.896271</c:v>
                </c:pt>
                <c:pt idx="2379">
                  <c:v>7.8178879999999999</c:v>
                </c:pt>
                <c:pt idx="2380">
                  <c:v>3.9616009999999999</c:v>
                </c:pt>
                <c:pt idx="2381">
                  <c:v>7.9020410000000005</c:v>
                </c:pt>
                <c:pt idx="2382">
                  <c:v>3.8720819999999998</c:v>
                </c:pt>
                <c:pt idx="2383">
                  <c:v>7.4668049999999999</c:v>
                </c:pt>
                <c:pt idx="2384">
                  <c:v>3.1328130000000001</c:v>
                </c:pt>
                <c:pt idx="2385">
                  <c:v>5.7930120000000001</c:v>
                </c:pt>
                <c:pt idx="2386">
                  <c:v>2.17903</c:v>
                </c:pt>
                <c:pt idx="2387">
                  <c:v>3.8458950000000001</c:v>
                </c:pt>
                <c:pt idx="2388">
                  <c:v>1.171854</c:v>
                </c:pt>
                <c:pt idx="2389">
                  <c:v>1.8330039999999999</c:v>
                </c:pt>
                <c:pt idx="2390">
                  <c:v>0.19126699999999999</c:v>
                </c:pt>
                <c:pt idx="2391">
                  <c:v>-2.3154000000000008E-2</c:v>
                </c:pt>
                <c:pt idx="2392">
                  <c:v>-0.38670900000000002</c:v>
                </c:pt>
                <c:pt idx="2393">
                  <c:v>-0.74645700000000004</c:v>
                </c:pt>
                <c:pt idx="2394">
                  <c:v>-0.325345</c:v>
                </c:pt>
                <c:pt idx="2395">
                  <c:v>-0.84540000000000004</c:v>
                </c:pt>
                <c:pt idx="2396">
                  <c:v>-0.80338699999999996</c:v>
                </c:pt>
                <c:pt idx="2397">
                  <c:v>-1.8509600000000002</c:v>
                </c:pt>
                <c:pt idx="2398">
                  <c:v>-1.3291059999999999</c:v>
                </c:pt>
                <c:pt idx="2399">
                  <c:v>-2.9866849999999996</c:v>
                </c:pt>
                <c:pt idx="2400">
                  <c:v>-2.1278109999999999</c:v>
                </c:pt>
                <c:pt idx="2401">
                  <c:v>-4.9057940000000002</c:v>
                </c:pt>
                <c:pt idx="2402">
                  <c:v>-3.3150740000000001</c:v>
                </c:pt>
                <c:pt idx="2403">
                  <c:v>-7.0073639999999999</c:v>
                </c:pt>
                <c:pt idx="2404">
                  <c:v>-3.8755099999999998</c:v>
                </c:pt>
                <c:pt idx="2405">
                  <c:v>-7.6655939999999996</c:v>
                </c:pt>
                <c:pt idx="2406">
                  <c:v>-3.6913640000000001</c:v>
                </c:pt>
                <c:pt idx="2407">
                  <c:v>-7.5725560000000005</c:v>
                </c:pt>
                <c:pt idx="2408">
                  <c:v>-4.3737009999999996</c:v>
                </c:pt>
                <c:pt idx="2409">
                  <c:v>-9.425338</c:v>
                </c:pt>
                <c:pt idx="2410">
                  <c:v>-5.6156329999999999</c:v>
                </c:pt>
                <c:pt idx="2411">
                  <c:v>-11.620552</c:v>
                </c:pt>
                <c:pt idx="2412">
                  <c:v>-6.2269399999999999</c:v>
                </c:pt>
                <c:pt idx="2413">
                  <c:v>-12.397705999999999</c:v>
                </c:pt>
                <c:pt idx="2414">
                  <c:v>-6.0261129999999996</c:v>
                </c:pt>
                <c:pt idx="2415">
                  <c:v>-12.039797</c:v>
                </c:pt>
                <c:pt idx="2416">
                  <c:v>-5.9129110000000003</c:v>
                </c:pt>
                <c:pt idx="2417">
                  <c:v>-11.62388</c:v>
                </c:pt>
                <c:pt idx="2418">
                  <c:v>-5.4577859999999996</c:v>
                </c:pt>
                <c:pt idx="2419">
                  <c:v>-10.317945999999999</c:v>
                </c:pt>
                <c:pt idx="2420">
                  <c:v>-4.0212079999999997</c:v>
                </c:pt>
                <c:pt idx="2421">
                  <c:v>-7.1636509999999998</c:v>
                </c:pt>
                <c:pt idx="2422">
                  <c:v>-2.1953499999999999</c:v>
                </c:pt>
                <c:pt idx="2423">
                  <c:v>-3.7951759999999997</c:v>
                </c:pt>
                <c:pt idx="2424">
                  <c:v>-1.39133</c:v>
                </c:pt>
                <c:pt idx="2425">
                  <c:v>-2.8022799999999997</c:v>
                </c:pt>
                <c:pt idx="2426">
                  <c:v>-1.6000589999999999</c:v>
                </c:pt>
                <c:pt idx="2427">
                  <c:v>-3.4979199999999997</c:v>
                </c:pt>
                <c:pt idx="2428">
                  <c:v>-2.1242130000000001</c:v>
                </c:pt>
                <c:pt idx="2429">
                  <c:v>-4.3426240000000007</c:v>
                </c:pt>
                <c:pt idx="2430">
                  <c:v>-2.211125</c:v>
                </c:pt>
                <c:pt idx="2431">
                  <c:v>-4.3658669999999997</c:v>
                </c:pt>
                <c:pt idx="2432">
                  <c:v>-2.0569350000000002</c:v>
                </c:pt>
                <c:pt idx="2433">
                  <c:v>-3.9851910000000004</c:v>
                </c:pt>
                <c:pt idx="2434">
                  <c:v>-1.788969</c:v>
                </c:pt>
                <c:pt idx="2435">
                  <c:v>-3.4259849999999998</c:v>
                </c:pt>
                <c:pt idx="2436">
                  <c:v>-1.4510879999999999</c:v>
                </c:pt>
                <c:pt idx="2437">
                  <c:v>-2.7056259999999996</c:v>
                </c:pt>
                <c:pt idx="2438">
                  <c:v>-0.92584500000000003</c:v>
                </c:pt>
                <c:pt idx="2439">
                  <c:v>-1.4621189999999999</c:v>
                </c:pt>
                <c:pt idx="2440">
                  <c:v>-0.230795</c:v>
                </c:pt>
                <c:pt idx="2441">
                  <c:v>-0.29272700000000001</c:v>
                </c:pt>
                <c:pt idx="2442">
                  <c:v>-1.8880000000000001E-2</c:v>
                </c:pt>
                <c:pt idx="2443">
                  <c:v>-0.15987300000000002</c:v>
                </c:pt>
                <c:pt idx="2444">
                  <c:v>-0.28534300000000001</c:v>
                </c:pt>
                <c:pt idx="2445">
                  <c:v>-0.72016499999999994</c:v>
                </c:pt>
                <c:pt idx="2446">
                  <c:v>-0.53823200000000004</c:v>
                </c:pt>
                <c:pt idx="2447">
                  <c:v>-1.1338110000000001</c:v>
                </c:pt>
                <c:pt idx="2448">
                  <c:v>-0.71023899999999995</c:v>
                </c:pt>
                <c:pt idx="2449">
                  <c:v>-1.530697</c:v>
                </c:pt>
                <c:pt idx="2450">
                  <c:v>-1.0073570000000001</c:v>
                </c:pt>
                <c:pt idx="2451">
                  <c:v>-2.3468819999999999</c:v>
                </c:pt>
                <c:pt idx="2452">
                  <c:v>-1.4748810000000001</c:v>
                </c:pt>
                <c:pt idx="2453">
                  <c:v>-2.625623</c:v>
                </c:pt>
                <c:pt idx="2454">
                  <c:v>-0.37179000000000001</c:v>
                </c:pt>
                <c:pt idx="2455">
                  <c:v>0.28196000000000004</c:v>
                </c:pt>
                <c:pt idx="2456">
                  <c:v>1.78546</c:v>
                </c:pt>
                <c:pt idx="2457">
                  <c:v>4.5934379999999999</c:v>
                </c:pt>
                <c:pt idx="2458">
                  <c:v>3.848271</c:v>
                </c:pt>
                <c:pt idx="2459">
                  <c:v>9.1926410000000001</c:v>
                </c:pt>
                <c:pt idx="2460">
                  <c:v>6.7126099999999997</c:v>
                </c:pt>
                <c:pt idx="2461">
                  <c:v>13.966844999999999</c:v>
                </c:pt>
                <c:pt idx="2462">
                  <c:v>6.7290780000000003</c:v>
                </c:pt>
                <c:pt idx="2463">
                  <c:v>12.288619000000001</c:v>
                </c:pt>
                <c:pt idx="2464">
                  <c:v>4.5631310000000003</c:v>
                </c:pt>
                <c:pt idx="2465">
                  <c:v>8.8397560000000013</c:v>
                </c:pt>
                <c:pt idx="2466">
                  <c:v>4.2605469999999999</c:v>
                </c:pt>
                <c:pt idx="2467">
                  <c:v>8.4941309999999994</c:v>
                </c:pt>
                <c:pt idx="2468">
                  <c:v>4.1698680000000001</c:v>
                </c:pt>
                <c:pt idx="2469">
                  <c:v>8.3100069999999988</c:v>
                </c:pt>
                <c:pt idx="2470">
                  <c:v>4.0705809999999998</c:v>
                </c:pt>
                <c:pt idx="2471">
                  <c:v>8.1511990000000001</c:v>
                </c:pt>
                <c:pt idx="2472">
                  <c:v>4.1415740000000003</c:v>
                </c:pt>
                <c:pt idx="2473">
                  <c:v>8.2022630000000003</c:v>
                </c:pt>
                <c:pt idx="2474">
                  <c:v>3.7443089999999999</c:v>
                </c:pt>
                <c:pt idx="2475">
                  <c:v>6.9985390000000001</c:v>
                </c:pt>
                <c:pt idx="2476">
                  <c:v>2.6787489999999998</c:v>
                </c:pt>
                <c:pt idx="2477">
                  <c:v>4.7199349999999995</c:v>
                </c:pt>
                <c:pt idx="2478">
                  <c:v>1.418326</c:v>
                </c:pt>
                <c:pt idx="2479">
                  <c:v>2.3437169999999998</c:v>
                </c:pt>
                <c:pt idx="2480">
                  <c:v>0.68708899999999995</c:v>
                </c:pt>
                <c:pt idx="2481">
                  <c:v>1.2969900000000001</c:v>
                </c:pt>
                <c:pt idx="2482">
                  <c:v>0.55105499999999996</c:v>
                </c:pt>
                <c:pt idx="2483">
                  <c:v>0.93041299999999993</c:v>
                </c:pt>
                <c:pt idx="2484">
                  <c:v>3.5159999999999997E-2</c:v>
                </c:pt>
                <c:pt idx="2485">
                  <c:v>-0.35711499999999996</c:v>
                </c:pt>
                <c:pt idx="2486">
                  <c:v>-0.91136799999999996</c:v>
                </c:pt>
                <c:pt idx="2487">
                  <c:v>-2.423718</c:v>
                </c:pt>
                <c:pt idx="2488">
                  <c:v>-2.1176270000000001</c:v>
                </c:pt>
                <c:pt idx="2489">
                  <c:v>-4.7308870000000001</c:v>
                </c:pt>
                <c:pt idx="2490">
                  <c:v>-2.8948269999999998</c:v>
                </c:pt>
                <c:pt idx="2491">
                  <c:v>-5.970129</c:v>
                </c:pt>
                <c:pt idx="2492">
                  <c:v>-3.2322489999999999</c:v>
                </c:pt>
                <c:pt idx="2493">
                  <c:v>-6.5825259999999997</c:v>
                </c:pt>
                <c:pt idx="2494">
                  <c:v>-3.4573230000000001</c:v>
                </c:pt>
                <c:pt idx="2495">
                  <c:v>-7.0151540000000008</c:v>
                </c:pt>
                <c:pt idx="2496">
                  <c:v>-3.5986319999999998</c:v>
                </c:pt>
                <c:pt idx="2497">
                  <c:v>-7.0964220000000005</c:v>
                </c:pt>
                <c:pt idx="2498">
                  <c:v>-3.3502169999999998</c:v>
                </c:pt>
                <c:pt idx="2499">
                  <c:v>-6.5282939999999998</c:v>
                </c:pt>
                <c:pt idx="2500">
                  <c:v>-2.8949389999999999</c:v>
                </c:pt>
                <c:pt idx="2501">
                  <c:v>-5.6397719999999998</c:v>
                </c:pt>
                <c:pt idx="2502">
                  <c:v>-2.8767299999999998</c:v>
                </c:pt>
                <c:pt idx="2503">
                  <c:v>-5.8479939999999999</c:v>
                </c:pt>
                <c:pt idx="2504">
                  <c:v>-3.0552280000000001</c:v>
                </c:pt>
                <c:pt idx="2505">
                  <c:v>-6.1976320000000005</c:v>
                </c:pt>
                <c:pt idx="2506">
                  <c:v>-3.1379450000000002</c:v>
                </c:pt>
                <c:pt idx="2507">
                  <c:v>-6.1222849999999998</c:v>
                </c:pt>
                <c:pt idx="2508">
                  <c:v>-2.6390129999999998</c:v>
                </c:pt>
                <c:pt idx="2509">
                  <c:v>-5.0233410000000003</c:v>
                </c:pt>
                <c:pt idx="2510">
                  <c:v>-2.3649390000000001</c:v>
                </c:pt>
                <c:pt idx="2511">
                  <c:v>-4.905246</c:v>
                </c:pt>
                <c:pt idx="2512">
                  <c:v>-2.7530350000000001</c:v>
                </c:pt>
                <c:pt idx="2513">
                  <c:v>-5.5442130000000001</c:v>
                </c:pt>
                <c:pt idx="2514">
                  <c:v>-2.7495889999999998</c:v>
                </c:pt>
                <c:pt idx="2515">
                  <c:v>-5.434177</c:v>
                </c:pt>
                <c:pt idx="2516">
                  <c:v>-2.5373060000000001</c:v>
                </c:pt>
                <c:pt idx="2517">
                  <c:v>-4.8396330000000001</c:v>
                </c:pt>
                <c:pt idx="2518">
                  <c:v>-1.994564</c:v>
                </c:pt>
                <c:pt idx="2519">
                  <c:v>-3.585369</c:v>
                </c:pt>
                <c:pt idx="2520">
                  <c:v>-1.1488769999999999</c:v>
                </c:pt>
                <c:pt idx="2521">
                  <c:v>-2.068146</c:v>
                </c:pt>
                <c:pt idx="2522">
                  <c:v>-0.87526899999999996</c:v>
                </c:pt>
                <c:pt idx="2523">
                  <c:v>-1.783166</c:v>
                </c:pt>
                <c:pt idx="2524">
                  <c:v>-0.95670900000000003</c:v>
                </c:pt>
                <c:pt idx="2525">
                  <c:v>-1.9868190000000001</c:v>
                </c:pt>
                <c:pt idx="2526">
                  <c:v>-1.077826</c:v>
                </c:pt>
                <c:pt idx="2527">
                  <c:v>-2.0901610000000002</c:v>
                </c:pt>
                <c:pt idx="2528">
                  <c:v>-0.874255</c:v>
                </c:pt>
                <c:pt idx="2529">
                  <c:v>-1.47932</c:v>
                </c:pt>
                <c:pt idx="2530">
                  <c:v>-0.18868299999999999</c:v>
                </c:pt>
                <c:pt idx="2531">
                  <c:v>7.4209999999999998E-2</c:v>
                </c:pt>
                <c:pt idx="2532">
                  <c:v>0.67492399999999997</c:v>
                </c:pt>
                <c:pt idx="2533">
                  <c:v>1.5133350000000001</c:v>
                </c:pt>
                <c:pt idx="2534">
                  <c:v>0.48702099999999998</c:v>
                </c:pt>
                <c:pt idx="2535">
                  <c:v>0.19118499999999999</c:v>
                </c:pt>
                <c:pt idx="2536">
                  <c:v>-1.2720819999999999</c:v>
                </c:pt>
                <c:pt idx="2537">
                  <c:v>-3.1861889999999997</c:v>
                </c:pt>
                <c:pt idx="2538">
                  <c:v>-1.8556630000000001</c:v>
                </c:pt>
                <c:pt idx="2539">
                  <c:v>-2.8397600000000001</c:v>
                </c:pt>
                <c:pt idx="2540">
                  <c:v>0.46161000000000002</c:v>
                </c:pt>
                <c:pt idx="2541">
                  <c:v>2.5491109999999999</c:v>
                </c:pt>
                <c:pt idx="2542">
                  <c:v>3.1219440000000001</c:v>
                </c:pt>
                <c:pt idx="2543">
                  <c:v>6.3220480000000006</c:v>
                </c:pt>
                <c:pt idx="2544">
                  <c:v>2.7595290000000001</c:v>
                </c:pt>
                <c:pt idx="2545">
                  <c:v>4.9811680000000003</c:v>
                </c:pt>
                <c:pt idx="2546">
                  <c:v>1.74966</c:v>
                </c:pt>
                <c:pt idx="2547">
                  <c:v>3.1286969999999998</c:v>
                </c:pt>
                <c:pt idx="2548">
                  <c:v>1.631027</c:v>
                </c:pt>
                <c:pt idx="2549">
                  <c:v>4.0622690000000006</c:v>
                </c:pt>
                <c:pt idx="2550">
                  <c:v>3.4560620000000002</c:v>
                </c:pt>
                <c:pt idx="2551">
                  <c:v>7.5908509999999998</c:v>
                </c:pt>
                <c:pt idx="2552">
                  <c:v>4.5355080000000001</c:v>
                </c:pt>
                <c:pt idx="2553">
                  <c:v>9.0414710000000014</c:v>
                </c:pt>
                <c:pt idx="2554">
                  <c:v>4.3191509999999997</c:v>
                </c:pt>
                <c:pt idx="2555">
                  <c:v>8.5643670000000007</c:v>
                </c:pt>
                <c:pt idx="2556">
                  <c:v>4.2712110000000001</c:v>
                </c:pt>
                <c:pt idx="2557">
                  <c:v>8.4680700000000009</c:v>
                </c:pt>
                <c:pt idx="2558">
                  <c:v>4.092454</c:v>
                </c:pt>
                <c:pt idx="2559">
                  <c:v>8.0035279999999993</c:v>
                </c:pt>
                <c:pt idx="2560">
                  <c:v>3.5631620000000002</c:v>
                </c:pt>
                <c:pt idx="2561">
                  <c:v>6.7140699999999995</c:v>
                </c:pt>
                <c:pt idx="2562">
                  <c:v>2.8171849999999998</c:v>
                </c:pt>
                <c:pt idx="2563">
                  <c:v>5.4134039999999999</c:v>
                </c:pt>
                <c:pt idx="2564">
                  <c:v>2.4444910000000002</c:v>
                </c:pt>
                <c:pt idx="2565">
                  <c:v>4.7310480000000004</c:v>
                </c:pt>
                <c:pt idx="2566">
                  <c:v>2.0787110000000002</c:v>
                </c:pt>
                <c:pt idx="2567">
                  <c:v>3.8324760000000002</c:v>
                </c:pt>
                <c:pt idx="2568">
                  <c:v>1.2701290000000001</c:v>
                </c:pt>
                <c:pt idx="2569">
                  <c:v>1.939416</c:v>
                </c:pt>
                <c:pt idx="2570">
                  <c:v>-0.112662</c:v>
                </c:pt>
                <c:pt idx="2571">
                  <c:v>-0.97620300000000004</c:v>
                </c:pt>
                <c:pt idx="2572">
                  <c:v>-1.2967649999999999</c:v>
                </c:pt>
                <c:pt idx="2573">
                  <c:v>-2.7793010000000002</c:v>
                </c:pt>
                <c:pt idx="2574">
                  <c:v>-1.5166550000000001</c:v>
                </c:pt>
                <c:pt idx="2575">
                  <c:v>-2.833691</c:v>
                </c:pt>
                <c:pt idx="2576">
                  <c:v>-1.093742</c:v>
                </c:pt>
                <c:pt idx="2577">
                  <c:v>-2.1167879999999997</c:v>
                </c:pt>
                <c:pt idx="2578">
                  <c:v>-1.164898</c:v>
                </c:pt>
                <c:pt idx="2579">
                  <c:v>-2.8090039999999998</c:v>
                </c:pt>
                <c:pt idx="2580">
                  <c:v>-2.5458560000000001</c:v>
                </c:pt>
                <c:pt idx="2581">
                  <c:v>-6.4072610000000001</c:v>
                </c:pt>
                <c:pt idx="2582">
                  <c:v>-5.3284640000000003</c:v>
                </c:pt>
                <c:pt idx="2583">
                  <c:v>-11.774495999999999</c:v>
                </c:pt>
                <c:pt idx="2584">
                  <c:v>-6.7208290000000002</c:v>
                </c:pt>
                <c:pt idx="2585">
                  <c:v>-12.996019</c:v>
                </c:pt>
                <c:pt idx="2586">
                  <c:v>-5.3173139999999997</c:v>
                </c:pt>
                <c:pt idx="2587">
                  <c:v>-9.8283959999999997</c:v>
                </c:pt>
                <c:pt idx="2588">
                  <c:v>-4.1308920000000002</c:v>
                </c:pt>
                <c:pt idx="2589">
                  <c:v>-8.3332340000000009</c:v>
                </c:pt>
                <c:pt idx="2590">
                  <c:v>-4.474164</c:v>
                </c:pt>
                <c:pt idx="2591">
                  <c:v>-9.2072399999999988</c:v>
                </c:pt>
                <c:pt idx="2592">
                  <c:v>-4.7575810000000001</c:v>
                </c:pt>
                <c:pt idx="2593">
                  <c:v>-9.2989129999999989</c:v>
                </c:pt>
                <c:pt idx="2594">
                  <c:v>-4.1055640000000002</c:v>
                </c:pt>
                <c:pt idx="2595">
                  <c:v>-7.6378970000000006</c:v>
                </c:pt>
                <c:pt idx="2596">
                  <c:v>-3.0197980000000002</c:v>
                </c:pt>
                <c:pt idx="2597">
                  <c:v>-5.6516260000000003</c:v>
                </c:pt>
                <c:pt idx="2598">
                  <c:v>-2.3395999999999999</c:v>
                </c:pt>
                <c:pt idx="2599">
                  <c:v>-4.4123359999999998</c:v>
                </c:pt>
                <c:pt idx="2600">
                  <c:v>-1.769501</c:v>
                </c:pt>
                <c:pt idx="2601">
                  <c:v>-3.2153390000000002</c:v>
                </c:pt>
                <c:pt idx="2602">
                  <c:v>-1.122144</c:v>
                </c:pt>
                <c:pt idx="2603">
                  <c:v>-1.8641939999999999</c:v>
                </c:pt>
                <c:pt idx="2604">
                  <c:v>-0.40358100000000002</c:v>
                </c:pt>
                <c:pt idx="2605">
                  <c:v>-0.51778900000000005</c:v>
                </c:pt>
                <c:pt idx="2606">
                  <c:v>6.1107000000000002E-2</c:v>
                </c:pt>
                <c:pt idx="2607">
                  <c:v>0.129192</c:v>
                </c:pt>
                <c:pt idx="2608">
                  <c:v>-8.4666000000000005E-2</c:v>
                </c:pt>
                <c:pt idx="2609">
                  <c:v>-0.38175200000000004</c:v>
                </c:pt>
                <c:pt idx="2610">
                  <c:v>-0.39987200000000001</c:v>
                </c:pt>
                <c:pt idx="2611">
                  <c:v>-0.74390699999999998</c:v>
                </c:pt>
                <c:pt idx="2612">
                  <c:v>-7.9488000000000003E-2</c:v>
                </c:pt>
                <c:pt idx="2613">
                  <c:v>0.235703</c:v>
                </c:pt>
                <c:pt idx="2614">
                  <c:v>0.74438899999999997</c:v>
                </c:pt>
                <c:pt idx="2615">
                  <c:v>1.7511189999999999</c:v>
                </c:pt>
                <c:pt idx="2616">
                  <c:v>1.050753</c:v>
                </c:pt>
                <c:pt idx="2617">
                  <c:v>1.942644</c:v>
                </c:pt>
                <c:pt idx="2618">
                  <c:v>0.56816299999999997</c:v>
                </c:pt>
                <c:pt idx="2619">
                  <c:v>0.65539799999999993</c:v>
                </c:pt>
                <c:pt idx="2620">
                  <c:v>-0.36473899999999998</c:v>
                </c:pt>
                <c:pt idx="2621">
                  <c:v>-0.93562999999999996</c:v>
                </c:pt>
                <c:pt idx="2622">
                  <c:v>-0.533169</c:v>
                </c:pt>
                <c:pt idx="2623">
                  <c:v>-0.76147600000000004</c:v>
                </c:pt>
                <c:pt idx="2624">
                  <c:v>0.39187300000000003</c:v>
                </c:pt>
                <c:pt idx="2625">
                  <c:v>1.5896650000000001</c:v>
                </c:pt>
                <c:pt idx="2626">
                  <c:v>1.9920709999999999</c:v>
                </c:pt>
                <c:pt idx="2627">
                  <c:v>4.5860859999999999</c:v>
                </c:pt>
                <c:pt idx="2628">
                  <c:v>3.049401</c:v>
                </c:pt>
                <c:pt idx="2629">
                  <c:v>6.2871679999999994</c:v>
                </c:pt>
                <c:pt idx="2630">
                  <c:v>3.5516679999999998</c:v>
                </c:pt>
                <c:pt idx="2631">
                  <c:v>7.8055819999999994</c:v>
                </c:pt>
                <c:pt idx="2632">
                  <c:v>5.0366340000000003</c:v>
                </c:pt>
                <c:pt idx="2633">
                  <c:v>9.9029519999999991</c:v>
                </c:pt>
                <c:pt idx="2634">
                  <c:v>3.8637380000000001</c:v>
                </c:pt>
                <c:pt idx="2635">
                  <c:v>7.0716610000000006</c:v>
                </c:pt>
                <c:pt idx="2636">
                  <c:v>2.4293439999999999</c:v>
                </c:pt>
                <c:pt idx="2637">
                  <c:v>4.2969790000000003</c:v>
                </c:pt>
                <c:pt idx="2638">
                  <c:v>2.1901090000000001</c:v>
                </c:pt>
                <c:pt idx="2639">
                  <c:v>5.4925200000000007</c:v>
                </c:pt>
                <c:pt idx="2640">
                  <c:v>4.6571239999999996</c:v>
                </c:pt>
                <c:pt idx="2641">
                  <c:v>10.106655999999999</c:v>
                </c:pt>
                <c:pt idx="2642">
                  <c:v>4.9668640000000002</c:v>
                </c:pt>
                <c:pt idx="2643">
                  <c:v>8.8631640000000012</c:v>
                </c:pt>
                <c:pt idx="2644">
                  <c:v>3.1837659999999999</c:v>
                </c:pt>
                <c:pt idx="2645">
                  <c:v>6.1693300000000004</c:v>
                </c:pt>
                <c:pt idx="2646">
                  <c:v>3.3176860000000001</c:v>
                </c:pt>
                <c:pt idx="2647">
                  <c:v>6.98203</c:v>
                </c:pt>
                <c:pt idx="2648">
                  <c:v>3.7315469999999999</c:v>
                </c:pt>
                <c:pt idx="2649">
                  <c:v>7.2851559999999997</c:v>
                </c:pt>
                <c:pt idx="2650">
                  <c:v>3.1499980000000001</c:v>
                </c:pt>
                <c:pt idx="2651">
                  <c:v>5.8125450000000001</c:v>
                </c:pt>
                <c:pt idx="2652">
                  <c:v>2.2477299999999998</c:v>
                </c:pt>
                <c:pt idx="2653">
                  <c:v>4.1264889999999994</c:v>
                </c:pt>
                <c:pt idx="2654">
                  <c:v>1.625796</c:v>
                </c:pt>
                <c:pt idx="2655">
                  <c:v>3.0475829999999999</c:v>
                </c:pt>
                <c:pt idx="2656">
                  <c:v>1.0141640000000001</c:v>
                </c:pt>
                <c:pt idx="2657">
                  <c:v>1.4957320000000001</c:v>
                </c:pt>
                <c:pt idx="2658">
                  <c:v>-0.16941700000000001</c:v>
                </c:pt>
                <c:pt idx="2659">
                  <c:v>-1.121019</c:v>
                </c:pt>
                <c:pt idx="2660">
                  <c:v>-1.794505</c:v>
                </c:pt>
                <c:pt idx="2661">
                  <c:v>-4.3135340000000006</c:v>
                </c:pt>
                <c:pt idx="2662">
                  <c:v>-3.0368240000000002</c:v>
                </c:pt>
                <c:pt idx="2663">
                  <c:v>-6.2961710000000002</c:v>
                </c:pt>
                <c:pt idx="2664">
                  <c:v>-3.3881649999999999</c:v>
                </c:pt>
                <c:pt idx="2665">
                  <c:v>-7.0853210000000004</c:v>
                </c:pt>
                <c:pt idx="2666">
                  <c:v>-3.935692</c:v>
                </c:pt>
                <c:pt idx="2667">
                  <c:v>-7.9586839999999999</c:v>
                </c:pt>
                <c:pt idx="2668">
                  <c:v>-4.1264459999999996</c:v>
                </c:pt>
                <c:pt idx="2669">
                  <c:v>-8.4075260000000007</c:v>
                </c:pt>
                <c:pt idx="2670">
                  <c:v>-4.6498999999999997</c:v>
                </c:pt>
                <c:pt idx="2671">
                  <c:v>-10.088508999999998</c:v>
                </c:pt>
                <c:pt idx="2672">
                  <c:v>-6.3916570000000004</c:v>
                </c:pt>
                <c:pt idx="2673">
                  <c:v>-13.512731</c:v>
                </c:pt>
                <c:pt idx="2674">
                  <c:v>-7.4763520000000003</c:v>
                </c:pt>
                <c:pt idx="2675">
                  <c:v>-15.176727</c:v>
                </c:pt>
                <c:pt idx="2676">
                  <c:v>-7.7750050000000002</c:v>
                </c:pt>
                <c:pt idx="2677">
                  <c:v>-15.196861999999999</c:v>
                </c:pt>
                <c:pt idx="2678">
                  <c:v>-6.8178130000000001</c:v>
                </c:pt>
                <c:pt idx="2679">
                  <c:v>-12.849167000000001</c:v>
                </c:pt>
                <c:pt idx="2680">
                  <c:v>-5.442717</c:v>
                </c:pt>
                <c:pt idx="2681">
                  <c:v>-10.740908000000001</c:v>
                </c:pt>
                <c:pt idx="2682">
                  <c:v>-5.4104429999999999</c:v>
                </c:pt>
                <c:pt idx="2683">
                  <c:v>-11.200326</c:v>
                </c:pt>
                <c:pt idx="2684">
                  <c:v>-6.0106159999999997</c:v>
                </c:pt>
                <c:pt idx="2685">
                  <c:v>-11.8781</c:v>
                </c:pt>
                <c:pt idx="2686">
                  <c:v>-5.385853</c:v>
                </c:pt>
                <c:pt idx="2687">
                  <c:v>-10.131667</c:v>
                </c:pt>
                <c:pt idx="2688">
                  <c:v>-4.4575579999999997</c:v>
                </c:pt>
                <c:pt idx="2689">
                  <c:v>-9.2948389999999996</c:v>
                </c:pt>
                <c:pt idx="2690">
                  <c:v>-5.2658509999999996</c:v>
                </c:pt>
                <c:pt idx="2691">
                  <c:v>-11.080355999999998</c:v>
                </c:pt>
                <c:pt idx="2692">
                  <c:v>-6.6589260000000001</c:v>
                </c:pt>
                <c:pt idx="2693">
                  <c:v>-13.764652999999999</c:v>
                </c:pt>
                <c:pt idx="2694">
                  <c:v>-7.0567539999999997</c:v>
                </c:pt>
                <c:pt idx="2695">
                  <c:v>-13.530531</c:v>
                </c:pt>
                <c:pt idx="2696">
                  <c:v>-5.5540390000000004</c:v>
                </c:pt>
                <c:pt idx="2697">
                  <c:v>-10.080919000000002</c:v>
                </c:pt>
                <c:pt idx="2698">
                  <c:v>-3.5681409999999998</c:v>
                </c:pt>
                <c:pt idx="2699">
                  <c:v>-6.307741</c:v>
                </c:pt>
                <c:pt idx="2700">
                  <c:v>-2.0412149999999998</c:v>
                </c:pt>
                <c:pt idx="2701">
                  <c:v>-3.3465569999999998</c:v>
                </c:pt>
                <c:pt idx="2702">
                  <c:v>-0.64336599999999999</c:v>
                </c:pt>
                <c:pt idx="2703">
                  <c:v>-1.5087280000000001</c:v>
                </c:pt>
                <c:pt idx="2704">
                  <c:v>-1.4795240000000001</c:v>
                </c:pt>
                <c:pt idx="2705">
                  <c:v>-3.6671369999999999</c:v>
                </c:pt>
                <c:pt idx="2706">
                  <c:v>-2.7444259999999998</c:v>
                </c:pt>
                <c:pt idx="2707">
                  <c:v>-5.2193480000000001</c:v>
                </c:pt>
                <c:pt idx="2708">
                  <c:v>-2.2238570000000002</c:v>
                </c:pt>
                <c:pt idx="2709">
                  <c:v>-4.5437620000000001</c:v>
                </c:pt>
                <c:pt idx="2710">
                  <c:v>-2.5919430000000001</c:v>
                </c:pt>
                <c:pt idx="2711">
                  <c:v>-5.0328840000000001</c:v>
                </c:pt>
                <c:pt idx="2712">
                  <c:v>-1.9855069999999999</c:v>
                </c:pt>
                <c:pt idx="2713">
                  <c:v>-3.732707</c:v>
                </c:pt>
                <c:pt idx="2714">
                  <c:v>-2.051539</c:v>
                </c:pt>
                <c:pt idx="2715">
                  <c:v>-4.6379909999999995</c:v>
                </c:pt>
                <c:pt idx="2716">
                  <c:v>-2.2694160000000001</c:v>
                </c:pt>
                <c:pt idx="2717">
                  <c:v>-3.6450580000000001</c:v>
                </c:pt>
                <c:pt idx="2718">
                  <c:v>-0.316803</c:v>
                </c:pt>
                <c:pt idx="2719">
                  <c:v>-0.59138800000000002</c:v>
                </c:pt>
                <c:pt idx="2720">
                  <c:v>-0.80540999999999996</c:v>
                </c:pt>
                <c:pt idx="2721">
                  <c:v>-2.723319</c:v>
                </c:pt>
                <c:pt idx="2722">
                  <c:v>-3.0931950000000001</c:v>
                </c:pt>
                <c:pt idx="2723">
                  <c:v>-6.9939599999999995</c:v>
                </c:pt>
                <c:pt idx="2724">
                  <c:v>-4.0486620000000002</c:v>
                </c:pt>
                <c:pt idx="2725">
                  <c:v>-7.6111970000000007</c:v>
                </c:pt>
                <c:pt idx="2726">
                  <c:v>-2.7898830000000001</c:v>
                </c:pt>
                <c:pt idx="2727">
                  <c:v>-4.8903509999999999</c:v>
                </c:pt>
                <c:pt idx="2728">
                  <c:v>-1.604114</c:v>
                </c:pt>
                <c:pt idx="2729">
                  <c:v>-3.143586</c:v>
                </c:pt>
                <c:pt idx="2730">
                  <c:v>-1.9840850000000001</c:v>
                </c:pt>
                <c:pt idx="2731">
                  <c:v>-4.4679690000000001</c:v>
                </c:pt>
                <c:pt idx="2732">
                  <c:v>-2.6861899999999999</c:v>
                </c:pt>
                <c:pt idx="2733">
                  <c:v>-5.2751339999999995</c:v>
                </c:pt>
                <c:pt idx="2734">
                  <c:v>-2.3415089999999998</c:v>
                </c:pt>
                <c:pt idx="2735">
                  <c:v>-4.3420529999999999</c:v>
                </c:pt>
                <c:pt idx="2736">
                  <c:v>-1.5905579999999999</c:v>
                </c:pt>
                <c:pt idx="2737">
                  <c:v>-2.8531839999999997</c:v>
                </c:pt>
                <c:pt idx="2738">
                  <c:v>-1.232861</c:v>
                </c:pt>
                <c:pt idx="2739">
                  <c:v>-2.4838149999999999</c:v>
                </c:pt>
                <c:pt idx="2740">
                  <c:v>-1.2338439999999999</c:v>
                </c:pt>
                <c:pt idx="2741">
                  <c:v>-2.4463910000000002</c:v>
                </c:pt>
                <c:pt idx="2742">
                  <c:v>-1.1284970000000001</c:v>
                </c:pt>
                <c:pt idx="2743">
                  <c:v>-2.050421</c:v>
                </c:pt>
                <c:pt idx="2744">
                  <c:v>-0.59275299999999997</c:v>
                </c:pt>
                <c:pt idx="2745">
                  <c:v>-0.92870699999999995</c:v>
                </c:pt>
                <c:pt idx="2746">
                  <c:v>-0.28472599999999998</c:v>
                </c:pt>
                <c:pt idx="2747">
                  <c:v>-0.5619559999999999</c:v>
                </c:pt>
                <c:pt idx="2748">
                  <c:v>-0.29103400000000001</c:v>
                </c:pt>
                <c:pt idx="2749">
                  <c:v>-0.58414199999999994</c:v>
                </c:pt>
                <c:pt idx="2750">
                  <c:v>-0.27702599999999999</c:v>
                </c:pt>
                <c:pt idx="2751">
                  <c:v>-0.54438999999999993</c:v>
                </c:pt>
                <c:pt idx="2752">
                  <c:v>-0.20980399999999999</c:v>
                </c:pt>
                <c:pt idx="2753">
                  <c:v>-0.35782700000000001</c:v>
                </c:pt>
                <c:pt idx="2754">
                  <c:v>-0.14275399999999999</c:v>
                </c:pt>
              </c:numCache>
            </c:numRef>
          </c:val>
          <c:smooth val="0"/>
          <c:extLst>
            <c:ext xmlns:c16="http://schemas.microsoft.com/office/drawing/2014/chart" uri="{C3380CC4-5D6E-409C-BE32-E72D297353CC}">
              <c16:uniqueId val="{00000001-31F1-4C5A-AE58-4D69EFEFD979}"/>
            </c:ext>
          </c:extLst>
        </c:ser>
        <c:ser>
          <c:idx val="2"/>
          <c:order val="2"/>
          <c:tx>
            <c:strRef>
              <c:f>Sheet1!$L$1</c:f>
              <c:strCache>
                <c:ptCount val="1"/>
                <c:pt idx="0">
                  <c:v>G_z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Sheet1!$L$2:$L$2756</c:f>
              <c:numCache>
                <c:formatCode>General</c:formatCode>
                <c:ptCount val="2755"/>
                <c:pt idx="0">
                  <c:v>-1.8099000000000001E-2</c:v>
                </c:pt>
                <c:pt idx="1">
                  <c:v>-1.1990000000000001E-2</c:v>
                </c:pt>
                <c:pt idx="2">
                  <c:v>3.6270999999999998E-2</c:v>
                </c:pt>
                <c:pt idx="3">
                  <c:v>8.2424999999999998E-2</c:v>
                </c:pt>
                <c:pt idx="4">
                  <c:v>4.9725999999999999E-2</c:v>
                </c:pt>
                <c:pt idx="5">
                  <c:v>8.1164E-2</c:v>
                </c:pt>
                <c:pt idx="6">
                  <c:v>4.3090000000000003E-2</c:v>
                </c:pt>
                <c:pt idx="7">
                  <c:v>0.112528</c:v>
                </c:pt>
                <c:pt idx="8">
                  <c:v>0.10970000000000001</c:v>
                </c:pt>
                <c:pt idx="9">
                  <c:v>0.263104</c:v>
                </c:pt>
                <c:pt idx="10">
                  <c:v>0.181364</c:v>
                </c:pt>
                <c:pt idx="11">
                  <c:v>0.36526999999999998</c:v>
                </c:pt>
                <c:pt idx="12">
                  <c:v>0.17460800000000001</c:v>
                </c:pt>
                <c:pt idx="13">
                  <c:v>0.33754700000000004</c:v>
                </c:pt>
                <c:pt idx="14">
                  <c:v>0.153091</c:v>
                </c:pt>
                <c:pt idx="15">
                  <c:v>0.30997600000000003</c:v>
                </c:pt>
                <c:pt idx="16">
                  <c:v>0.17460100000000001</c:v>
                </c:pt>
                <c:pt idx="17">
                  <c:v>0.36944900000000003</c:v>
                </c:pt>
                <c:pt idx="18">
                  <c:v>0.20804400000000001</c:v>
                </c:pt>
                <c:pt idx="19">
                  <c:v>0.42632800000000004</c:v>
                </c:pt>
                <c:pt idx="20">
                  <c:v>0.221001</c:v>
                </c:pt>
                <c:pt idx="21">
                  <c:v>0.434728</c:v>
                </c:pt>
                <c:pt idx="22">
                  <c:v>0.20816100000000001</c:v>
                </c:pt>
                <c:pt idx="23">
                  <c:v>0.41159400000000002</c:v>
                </c:pt>
                <c:pt idx="24">
                  <c:v>0.20614099999999999</c:v>
                </c:pt>
                <c:pt idx="25">
                  <c:v>0.420543</c:v>
                </c:pt>
                <c:pt idx="26">
                  <c:v>0.215506</c:v>
                </c:pt>
                <c:pt idx="27">
                  <c:v>0.41958700000000004</c:v>
                </c:pt>
                <c:pt idx="28">
                  <c:v>0.18746599999999999</c:v>
                </c:pt>
                <c:pt idx="29">
                  <c:v>0.35824699999999998</c:v>
                </c:pt>
                <c:pt idx="30">
                  <c:v>0.159141</c:v>
                </c:pt>
                <c:pt idx="31">
                  <c:v>0.31598199999999999</c:v>
                </c:pt>
                <c:pt idx="32">
                  <c:v>0.15547900000000001</c:v>
                </c:pt>
                <c:pt idx="33">
                  <c:v>0.317189</c:v>
                </c:pt>
                <c:pt idx="34">
                  <c:v>0.16509099999999999</c:v>
                </c:pt>
                <c:pt idx="35">
                  <c:v>0.31670399999999999</c:v>
                </c:pt>
                <c:pt idx="36">
                  <c:v>0.13386500000000001</c:v>
                </c:pt>
                <c:pt idx="37">
                  <c:v>0.252834</c:v>
                </c:pt>
                <c:pt idx="38">
                  <c:v>0.107904</c:v>
                </c:pt>
                <c:pt idx="39">
                  <c:v>0.215229</c:v>
                </c:pt>
                <c:pt idx="40">
                  <c:v>0.11426</c:v>
                </c:pt>
                <c:pt idx="41">
                  <c:v>0.230374</c:v>
                </c:pt>
                <c:pt idx="42">
                  <c:v>0.10440000000000001</c:v>
                </c:pt>
                <c:pt idx="43">
                  <c:v>0.18981300000000001</c:v>
                </c:pt>
                <c:pt idx="44">
                  <c:v>6.5449999999999994E-2</c:v>
                </c:pt>
                <c:pt idx="45">
                  <c:v>0.11411499999999999</c:v>
                </c:pt>
                <c:pt idx="46">
                  <c:v>3.9298E-2</c:v>
                </c:pt>
                <c:pt idx="47">
                  <c:v>8.0879000000000006E-2</c:v>
                </c:pt>
                <c:pt idx="48">
                  <c:v>4.3566000000000001E-2</c:v>
                </c:pt>
                <c:pt idx="49">
                  <c:v>8.8848999999999997E-2</c:v>
                </c:pt>
                <c:pt idx="50">
                  <c:v>4.9120999999999998E-2</c:v>
                </c:pt>
                <c:pt idx="51">
                  <c:v>9.6948000000000006E-2</c:v>
                </c:pt>
                <c:pt idx="52">
                  <c:v>3.6122000000000001E-2</c:v>
                </c:pt>
                <c:pt idx="53">
                  <c:v>5.2132999999999999E-2</c:v>
                </c:pt>
                <c:pt idx="54">
                  <c:v>-2.9949999999999998E-3</c:v>
                </c:pt>
                <c:pt idx="55">
                  <c:v>-2.1849E-2</c:v>
                </c:pt>
                <c:pt idx="56">
                  <c:v>-1.9729E-2</c:v>
                </c:pt>
                <c:pt idx="57">
                  <c:v>-3.1634000000000002E-2</c:v>
                </c:pt>
                <c:pt idx="58">
                  <c:v>5.5929999999999999E-3</c:v>
                </c:pt>
                <c:pt idx="59">
                  <c:v>3.2584000000000002E-2</c:v>
                </c:pt>
                <c:pt idx="60">
                  <c:v>4.4489000000000001E-2</c:v>
                </c:pt>
                <c:pt idx="61">
                  <c:v>0.104799</c:v>
                </c:pt>
                <c:pt idx="62">
                  <c:v>9.3099000000000001E-2</c:v>
                </c:pt>
                <c:pt idx="63">
                  <c:v>0.21726200000000001</c:v>
                </c:pt>
                <c:pt idx="64">
                  <c:v>9.7592999999999999E-2</c:v>
                </c:pt>
                <c:pt idx="65">
                  <c:v>7.7829999999999996E-2</c:v>
                </c:pt>
                <c:pt idx="66">
                  <c:v>-4.9725999999999999E-2</c:v>
                </c:pt>
                <c:pt idx="67">
                  <c:v>-5.1674999999999999E-2</c:v>
                </c:pt>
                <c:pt idx="68">
                  <c:v>3.7361999999999999E-2</c:v>
                </c:pt>
                <c:pt idx="69">
                  <c:v>0.110071</c:v>
                </c:pt>
                <c:pt idx="70">
                  <c:v>9.0434E-2</c:v>
                </c:pt>
                <c:pt idx="71">
                  <c:v>0.14513199999999998</c:v>
                </c:pt>
                <c:pt idx="72">
                  <c:v>5.3371000000000002E-2</c:v>
                </c:pt>
                <c:pt idx="73">
                  <c:v>0.112841</c:v>
                </c:pt>
                <c:pt idx="74">
                  <c:v>8.0838999999999994E-2</c:v>
                </c:pt>
                <c:pt idx="75">
                  <c:v>0.188833</c:v>
                </c:pt>
                <c:pt idx="76">
                  <c:v>0.122584</c:v>
                </c:pt>
                <c:pt idx="77">
                  <c:v>0.23719400000000002</c:v>
                </c:pt>
                <c:pt idx="78">
                  <c:v>9.2356999999999995E-2</c:v>
                </c:pt>
                <c:pt idx="79">
                  <c:v>0.161907</c:v>
                </c:pt>
                <c:pt idx="80">
                  <c:v>5.2911E-2</c:v>
                </c:pt>
                <c:pt idx="81">
                  <c:v>9.461E-2</c:v>
                </c:pt>
                <c:pt idx="82">
                  <c:v>4.3519000000000002E-2</c:v>
                </c:pt>
                <c:pt idx="83">
                  <c:v>9.7707000000000002E-2</c:v>
                </c:pt>
                <c:pt idx="84">
                  <c:v>6.4071000000000003E-2</c:v>
                </c:pt>
                <c:pt idx="85">
                  <c:v>0.13497000000000001</c:v>
                </c:pt>
                <c:pt idx="86">
                  <c:v>6.6979999999999998E-2</c:v>
                </c:pt>
                <c:pt idx="87">
                  <c:v>0.123419</c:v>
                </c:pt>
                <c:pt idx="88">
                  <c:v>5.2183E-2</c:v>
                </c:pt>
                <c:pt idx="89">
                  <c:v>0.10313700000000001</c:v>
                </c:pt>
                <c:pt idx="90">
                  <c:v>4.5343000000000001E-2</c:v>
                </c:pt>
                <c:pt idx="91">
                  <c:v>8.1863999999999992E-2</c:v>
                </c:pt>
                <c:pt idx="92">
                  <c:v>2.9883E-2</c:v>
                </c:pt>
                <c:pt idx="93">
                  <c:v>5.4380999999999999E-2</c:v>
                </c:pt>
                <c:pt idx="94">
                  <c:v>2.366E-2</c:v>
                </c:pt>
                <c:pt idx="95">
                  <c:v>5.1027000000000003E-2</c:v>
                </c:pt>
                <c:pt idx="96">
                  <c:v>2.7847E-2</c:v>
                </c:pt>
                <c:pt idx="97">
                  <c:v>4.7448000000000004E-2</c:v>
                </c:pt>
                <c:pt idx="98">
                  <c:v>6.9189999999999998E-3</c:v>
                </c:pt>
                <c:pt idx="99">
                  <c:v>1.0661E-2</c:v>
                </c:pt>
                <c:pt idx="100">
                  <c:v>1.9696000000000002E-2</c:v>
                </c:pt>
                <c:pt idx="101">
                  <c:v>7.4520000000000003E-2</c:v>
                </c:pt>
                <c:pt idx="102">
                  <c:v>9.4178999999999999E-2</c:v>
                </c:pt>
                <c:pt idx="103">
                  <c:v>0.21277200000000002</c:v>
                </c:pt>
                <c:pt idx="104">
                  <c:v>0.123901</c:v>
                </c:pt>
                <c:pt idx="105">
                  <c:v>0.23172999999999999</c:v>
                </c:pt>
                <c:pt idx="106">
                  <c:v>9.2752000000000001E-2</c:v>
                </c:pt>
                <c:pt idx="107">
                  <c:v>0.18754599999999999</c:v>
                </c:pt>
                <c:pt idx="108">
                  <c:v>0.10979899999999999</c:v>
                </c:pt>
                <c:pt idx="109">
                  <c:v>0.23471799999999998</c:v>
                </c:pt>
                <c:pt idx="110">
                  <c:v>0.12932199999999999</c:v>
                </c:pt>
                <c:pt idx="111">
                  <c:v>0.24912200000000001</c:v>
                </c:pt>
                <c:pt idx="112">
                  <c:v>9.3153E-2</c:v>
                </c:pt>
                <c:pt idx="113">
                  <c:v>0.14459900000000001</c:v>
                </c:pt>
                <c:pt idx="114">
                  <c:v>1.4766E-2</c:v>
                </c:pt>
                <c:pt idx="115">
                  <c:v>2.1339999999999987E-3</c:v>
                </c:pt>
                <c:pt idx="116">
                  <c:v>-3.2721E-2</c:v>
                </c:pt>
                <c:pt idx="117">
                  <c:v>-7.1483999999999992E-2</c:v>
                </c:pt>
                <c:pt idx="118">
                  <c:v>-4.4354999999999999E-2</c:v>
                </c:pt>
                <c:pt idx="119">
                  <c:v>-9.8976000000000008E-2</c:v>
                </c:pt>
                <c:pt idx="120">
                  <c:v>-6.6467999999999999E-2</c:v>
                </c:pt>
                <c:pt idx="121">
                  <c:v>-0.148066</c:v>
                </c:pt>
                <c:pt idx="122">
                  <c:v>-0.109221</c:v>
                </c:pt>
                <c:pt idx="123">
                  <c:v>-0.24798700000000001</c:v>
                </c:pt>
                <c:pt idx="124">
                  <c:v>-0.163465</c:v>
                </c:pt>
                <c:pt idx="125">
                  <c:v>-0.339924</c:v>
                </c:pt>
                <c:pt idx="126">
                  <c:v>-0.18598700000000001</c:v>
                </c:pt>
                <c:pt idx="127">
                  <c:v>-0.39803200000000005</c:v>
                </c:pt>
                <c:pt idx="128">
                  <c:v>-0.245008</c:v>
                </c:pt>
                <c:pt idx="129">
                  <c:v>-0.53340100000000001</c:v>
                </c:pt>
                <c:pt idx="130">
                  <c:v>-0.32851799999999998</c:v>
                </c:pt>
                <c:pt idx="131">
                  <c:v>-0.67692200000000002</c:v>
                </c:pt>
                <c:pt idx="132">
                  <c:v>-0.34817199999999998</c:v>
                </c:pt>
                <c:pt idx="133">
                  <c:v>-0.67707399999999995</c:v>
                </c:pt>
                <c:pt idx="134">
                  <c:v>-0.29366300000000001</c:v>
                </c:pt>
                <c:pt idx="135">
                  <c:v>-0.53941300000000003</c:v>
                </c:pt>
                <c:pt idx="136">
                  <c:v>-0.20872299999999999</c:v>
                </c:pt>
                <c:pt idx="137">
                  <c:v>-0.408078</c:v>
                </c:pt>
                <c:pt idx="138">
                  <c:v>-0.221502</c:v>
                </c:pt>
                <c:pt idx="139">
                  <c:v>-0.48178799999999999</c:v>
                </c:pt>
                <c:pt idx="140">
                  <c:v>-0.29469299999999998</c:v>
                </c:pt>
                <c:pt idx="141">
                  <c:v>-0.60616899999999996</c:v>
                </c:pt>
                <c:pt idx="142">
                  <c:v>-0.30253600000000003</c:v>
                </c:pt>
                <c:pt idx="143">
                  <c:v>-0.57226299999999997</c:v>
                </c:pt>
                <c:pt idx="144">
                  <c:v>-0.21873000000000001</c:v>
                </c:pt>
                <c:pt idx="145">
                  <c:v>-0.38153599999999999</c:v>
                </c:pt>
                <c:pt idx="146">
                  <c:v>-0.12515299999999999</c:v>
                </c:pt>
                <c:pt idx="147">
                  <c:v>-0.239562</c:v>
                </c:pt>
                <c:pt idx="148">
                  <c:v>-0.12155299999999999</c:v>
                </c:pt>
                <c:pt idx="149">
                  <c:v>-0.26646700000000001</c:v>
                </c:pt>
                <c:pt idx="150">
                  <c:v>-0.18152199999999999</c:v>
                </c:pt>
                <c:pt idx="151">
                  <c:v>-0.40035199999999999</c:v>
                </c:pt>
                <c:pt idx="152">
                  <c:v>-0.24826899999999999</c:v>
                </c:pt>
                <c:pt idx="153">
                  <c:v>-0.50709099999999996</c:v>
                </c:pt>
                <c:pt idx="154">
                  <c:v>-0.24254700000000001</c:v>
                </c:pt>
                <c:pt idx="155">
                  <c:v>-0.46097399999999999</c:v>
                </c:pt>
                <c:pt idx="156">
                  <c:v>-0.189556</c:v>
                </c:pt>
                <c:pt idx="157">
                  <c:v>-0.36065199999999997</c:v>
                </c:pt>
                <c:pt idx="158">
                  <c:v>-0.17502699999999999</c:v>
                </c:pt>
                <c:pt idx="159">
                  <c:v>-0.37200699999999998</c:v>
                </c:pt>
                <c:pt idx="160">
                  <c:v>-0.221858</c:v>
                </c:pt>
                <c:pt idx="161">
                  <c:v>-0.43946200000000002</c:v>
                </c:pt>
                <c:pt idx="162">
                  <c:v>-0.17078599999999999</c:v>
                </c:pt>
                <c:pt idx="163">
                  <c:v>-0.22931499999999999</c:v>
                </c:pt>
                <c:pt idx="164">
                  <c:v>7.6845999999999998E-2</c:v>
                </c:pt>
                <c:pt idx="165">
                  <c:v>0.255409</c:v>
                </c:pt>
                <c:pt idx="166">
                  <c:v>0.20659</c:v>
                </c:pt>
                <c:pt idx="167">
                  <c:v>0.36953400000000003</c:v>
                </c:pt>
                <c:pt idx="168">
                  <c:v>0.143562</c:v>
                </c:pt>
                <c:pt idx="169">
                  <c:v>0.26699000000000001</c:v>
                </c:pt>
                <c:pt idx="170">
                  <c:v>0.124919</c:v>
                </c:pt>
                <c:pt idx="171">
                  <c:v>0.27397199999999999</c:v>
                </c:pt>
                <c:pt idx="172">
                  <c:v>0.17144400000000001</c:v>
                </c:pt>
                <c:pt idx="173">
                  <c:v>0.34754000000000002</c:v>
                </c:pt>
                <c:pt idx="174">
                  <c:v>0.149036</c:v>
                </c:pt>
                <c:pt idx="175">
                  <c:v>0.239929</c:v>
                </c:pt>
                <c:pt idx="176">
                  <c:v>2.9227E-2</c:v>
                </c:pt>
                <c:pt idx="177">
                  <c:v>1.2375000000000001E-2</c:v>
                </c:pt>
                <c:pt idx="178">
                  <c:v>-2.8046999999999999E-2</c:v>
                </c:pt>
                <c:pt idx="179">
                  <c:v>-1.0666999999999999E-2</c:v>
                </c:pt>
                <c:pt idx="180">
                  <c:v>9.9441000000000002E-2</c:v>
                </c:pt>
                <c:pt idx="181">
                  <c:v>0.26856400000000002</c:v>
                </c:pt>
                <c:pt idx="182">
                  <c:v>0.19631299999999999</c:v>
                </c:pt>
                <c:pt idx="183">
                  <c:v>0.38570399999999999</c:v>
                </c:pt>
                <c:pt idx="184">
                  <c:v>0.17166200000000001</c:v>
                </c:pt>
                <c:pt idx="185">
                  <c:v>0.334976</c:v>
                </c:pt>
                <c:pt idx="186">
                  <c:v>0.16740099999999999</c:v>
                </c:pt>
                <c:pt idx="187">
                  <c:v>0.36320600000000003</c:v>
                </c:pt>
                <c:pt idx="188">
                  <c:v>0.24148500000000001</c:v>
                </c:pt>
                <c:pt idx="189">
                  <c:v>0.51805400000000001</c:v>
                </c:pt>
                <c:pt idx="190">
                  <c:v>0.29881999999999997</c:v>
                </c:pt>
                <c:pt idx="191">
                  <c:v>0.60295600000000005</c:v>
                </c:pt>
                <c:pt idx="192">
                  <c:v>0.287055</c:v>
                </c:pt>
                <c:pt idx="193">
                  <c:v>0.55594699999999997</c:v>
                </c:pt>
                <c:pt idx="194">
                  <c:v>0.26566400000000001</c:v>
                </c:pt>
                <c:pt idx="195">
                  <c:v>0.54488200000000009</c:v>
                </c:pt>
                <c:pt idx="196">
                  <c:v>0.29144199999999998</c:v>
                </c:pt>
                <c:pt idx="197">
                  <c:v>0.59857099999999996</c:v>
                </c:pt>
                <c:pt idx="198">
                  <c:v>0.320075</c:v>
                </c:pt>
                <c:pt idx="199">
                  <c:v>0.65868300000000002</c:v>
                </c:pt>
                <c:pt idx="200">
                  <c:v>0.35845100000000002</c:v>
                </c:pt>
                <c:pt idx="201">
                  <c:v>0.731433</c:v>
                </c:pt>
                <c:pt idx="202">
                  <c:v>0.39462700000000001</c:v>
                </c:pt>
                <c:pt idx="203">
                  <c:v>0.82017099999999998</c:v>
                </c:pt>
                <c:pt idx="204">
                  <c:v>0.458401</c:v>
                </c:pt>
                <c:pt idx="205">
                  <c:v>0.94665599999999994</c:v>
                </c:pt>
                <c:pt idx="206">
                  <c:v>0.47759499999999999</c:v>
                </c:pt>
                <c:pt idx="207">
                  <c:v>0.93034899999999998</c:v>
                </c:pt>
                <c:pt idx="208">
                  <c:v>0.44885999999999998</c:v>
                </c:pt>
                <c:pt idx="209">
                  <c:v>0.94057900000000005</c:v>
                </c:pt>
                <c:pt idx="210">
                  <c:v>0.60107699999999997</c:v>
                </c:pt>
                <c:pt idx="211">
                  <c:v>1.3389530000000001</c:v>
                </c:pt>
                <c:pt idx="212">
                  <c:v>0.83257300000000001</c:v>
                </c:pt>
                <c:pt idx="213">
                  <c:v>1.6814179999999999</c:v>
                </c:pt>
                <c:pt idx="214">
                  <c:v>0.74011499999999997</c:v>
                </c:pt>
                <c:pt idx="215">
                  <c:v>1.293839</c:v>
                </c:pt>
                <c:pt idx="216">
                  <c:v>0.38181300000000001</c:v>
                </c:pt>
                <c:pt idx="217">
                  <c:v>0.657555</c:v>
                </c:pt>
                <c:pt idx="218">
                  <c:v>0.246416</c:v>
                </c:pt>
                <c:pt idx="219">
                  <c:v>0.55267900000000003</c:v>
                </c:pt>
                <c:pt idx="220">
                  <c:v>0.42581200000000002</c:v>
                </c:pt>
                <c:pt idx="221">
                  <c:v>0.9827570000000001</c:v>
                </c:pt>
                <c:pt idx="222">
                  <c:v>0.64564999999999995</c:v>
                </c:pt>
                <c:pt idx="223">
                  <c:v>1.3130639999999998</c:v>
                </c:pt>
                <c:pt idx="224">
                  <c:v>0.59679099999999996</c:v>
                </c:pt>
                <c:pt idx="225">
                  <c:v>1.0627070000000001</c:v>
                </c:pt>
                <c:pt idx="226">
                  <c:v>0.37436799999999998</c:v>
                </c:pt>
                <c:pt idx="227">
                  <c:v>0.70812199999999992</c:v>
                </c:pt>
                <c:pt idx="228">
                  <c:v>0.281918</c:v>
                </c:pt>
                <c:pt idx="229">
                  <c:v>0.58754499999999998</c:v>
                </c:pt>
                <c:pt idx="230">
                  <c:v>0.35709000000000002</c:v>
                </c:pt>
                <c:pt idx="231">
                  <c:v>0.74475899999999995</c:v>
                </c:pt>
                <c:pt idx="232">
                  <c:v>0.58500600000000003</c:v>
                </c:pt>
                <c:pt idx="233">
                  <c:v>1.3310420000000001</c:v>
                </c:pt>
                <c:pt idx="234">
                  <c:v>0.75767399999999996</c:v>
                </c:pt>
                <c:pt idx="235">
                  <c:v>1.3770850000000001</c:v>
                </c:pt>
                <c:pt idx="236">
                  <c:v>0.37395600000000001</c:v>
                </c:pt>
                <c:pt idx="237">
                  <c:v>0.482742</c:v>
                </c:pt>
                <c:pt idx="238">
                  <c:v>-9.2146000000000006E-2</c:v>
                </c:pt>
                <c:pt idx="239">
                  <c:v>-0.28126899999999999</c:v>
                </c:pt>
                <c:pt idx="240">
                  <c:v>-0.171852</c:v>
                </c:pt>
                <c:pt idx="241">
                  <c:v>-0.223636</c:v>
                </c:pt>
                <c:pt idx="242">
                  <c:v>8.7385000000000004E-2</c:v>
                </c:pt>
                <c:pt idx="243">
                  <c:v>0.29729100000000003</c:v>
                </c:pt>
                <c:pt idx="244">
                  <c:v>0.23886399999999999</c:v>
                </c:pt>
                <c:pt idx="245">
                  <c:v>0.40183999999999997</c:v>
                </c:pt>
                <c:pt idx="246">
                  <c:v>0.108595</c:v>
                </c:pt>
                <c:pt idx="247">
                  <c:v>0.23985599999999999</c:v>
                </c:pt>
                <c:pt idx="248">
                  <c:v>0.30584099999999997</c:v>
                </c:pt>
                <c:pt idx="249">
                  <c:v>0.83387499999999992</c:v>
                </c:pt>
                <c:pt idx="250">
                  <c:v>0.67796900000000004</c:v>
                </c:pt>
                <c:pt idx="251">
                  <c:v>1.333501</c:v>
                </c:pt>
                <c:pt idx="252">
                  <c:v>0.43610199999999999</c:v>
                </c:pt>
                <c:pt idx="253">
                  <c:v>0.635598</c:v>
                </c:pt>
                <c:pt idx="254">
                  <c:v>-3.1244999999999998E-2</c:v>
                </c:pt>
                <c:pt idx="255">
                  <c:v>-0.16367799999999999</c:v>
                </c:pt>
                <c:pt idx="256">
                  <c:v>-4.3371E-2</c:v>
                </c:pt>
                <c:pt idx="257">
                  <c:v>3.8001E-2</c:v>
                </c:pt>
                <c:pt idx="258">
                  <c:v>0.19247700000000001</c:v>
                </c:pt>
                <c:pt idx="259">
                  <c:v>0.43208100000000005</c:v>
                </c:pt>
                <c:pt idx="260">
                  <c:v>0.20347499999999999</c:v>
                </c:pt>
                <c:pt idx="261">
                  <c:v>0.35005200000000003</c:v>
                </c:pt>
                <c:pt idx="262">
                  <c:v>8.7572999999999998E-2</c:v>
                </c:pt>
                <c:pt idx="263">
                  <c:v>0.16653799999999999</c:v>
                </c:pt>
                <c:pt idx="264">
                  <c:v>0.17880499999999999</c:v>
                </c:pt>
                <c:pt idx="265">
                  <c:v>0.39700800000000003</c:v>
                </c:pt>
                <c:pt idx="266">
                  <c:v>0.22895699999999999</c:v>
                </c:pt>
                <c:pt idx="267">
                  <c:v>0.44100499999999998</c:v>
                </c:pt>
                <c:pt idx="268">
                  <c:v>0.11100500000000001</c:v>
                </c:pt>
                <c:pt idx="269">
                  <c:v>4.1979000000000002E-2</c:v>
                </c:pt>
                <c:pt idx="270">
                  <c:v>-0.26412400000000003</c:v>
                </c:pt>
                <c:pt idx="271">
                  <c:v>-0.65523799999999999</c:v>
                </c:pt>
                <c:pt idx="272">
                  <c:v>-0.40790799999999999</c:v>
                </c:pt>
                <c:pt idx="273">
                  <c:v>-0.716723</c:v>
                </c:pt>
                <c:pt idx="274">
                  <c:v>-0.18335000000000001</c:v>
                </c:pt>
                <c:pt idx="275">
                  <c:v>-0.28661999999999999</c:v>
                </c:pt>
                <c:pt idx="276">
                  <c:v>-0.129298</c:v>
                </c:pt>
                <c:pt idx="277">
                  <c:v>-0.45026999999999995</c:v>
                </c:pt>
                <c:pt idx="278">
                  <c:v>-0.55355600000000005</c:v>
                </c:pt>
                <c:pt idx="279">
                  <c:v>-1.2218629999999999</c:v>
                </c:pt>
                <c:pt idx="280">
                  <c:v>-0.80491500000000005</c:v>
                </c:pt>
                <c:pt idx="281">
                  <c:v>-1.5833189999999999</c:v>
                </c:pt>
                <c:pt idx="282">
                  <c:v>-0.51595000000000002</c:v>
                </c:pt>
                <c:pt idx="283">
                  <c:v>-0.58661700000000006</c:v>
                </c:pt>
                <c:pt idx="284">
                  <c:v>0.39846199999999998</c:v>
                </c:pt>
                <c:pt idx="285">
                  <c:v>1.0571699999999999</c:v>
                </c:pt>
                <c:pt idx="286">
                  <c:v>0.70165200000000005</c:v>
                </c:pt>
                <c:pt idx="287">
                  <c:v>1.2332390000000002</c:v>
                </c:pt>
                <c:pt idx="288">
                  <c:v>0.16811200000000001</c:v>
                </c:pt>
                <c:pt idx="289">
                  <c:v>6.2289000000000011E-2</c:v>
                </c:pt>
                <c:pt idx="290">
                  <c:v>-0.208318</c:v>
                </c:pt>
                <c:pt idx="291">
                  <c:v>-0.38043899999999997</c:v>
                </c:pt>
                <c:pt idx="292">
                  <c:v>3.3078000000000003E-2</c:v>
                </c:pt>
                <c:pt idx="293">
                  <c:v>0.32183899999999999</c:v>
                </c:pt>
                <c:pt idx="294">
                  <c:v>0.49659700000000001</c:v>
                </c:pt>
                <c:pt idx="295">
                  <c:v>1.0084109999999999</c:v>
                </c:pt>
                <c:pt idx="296">
                  <c:v>0.40601900000000002</c:v>
                </c:pt>
                <c:pt idx="297">
                  <c:v>0.69756700000000005</c:v>
                </c:pt>
                <c:pt idx="298">
                  <c:v>0.20402600000000001</c:v>
                </c:pt>
                <c:pt idx="299">
                  <c:v>0.28609099999999998</c:v>
                </c:pt>
                <c:pt idx="300">
                  <c:v>-8.6592000000000002E-2</c:v>
                </c:pt>
                <c:pt idx="301">
                  <c:v>-0.34437099999999998</c:v>
                </c:pt>
                <c:pt idx="302">
                  <c:v>-0.33910299999999999</c:v>
                </c:pt>
                <c:pt idx="303">
                  <c:v>-0.61484899999999998</c:v>
                </c:pt>
                <c:pt idx="304">
                  <c:v>-0.104731</c:v>
                </c:pt>
                <c:pt idx="305">
                  <c:v>-4.2490000000000028E-3</c:v>
                </c:pt>
                <c:pt idx="306">
                  <c:v>0.25461</c:v>
                </c:pt>
                <c:pt idx="307">
                  <c:v>0.60143000000000002</c:v>
                </c:pt>
                <c:pt idx="308">
                  <c:v>0.41868899999999998</c:v>
                </c:pt>
                <c:pt idx="309">
                  <c:v>0.91685400000000006</c:v>
                </c:pt>
                <c:pt idx="310">
                  <c:v>0.59005200000000002</c:v>
                </c:pt>
                <c:pt idx="311">
                  <c:v>1.2458659999999999</c:v>
                </c:pt>
                <c:pt idx="312">
                  <c:v>0.67876599999999998</c:v>
                </c:pt>
                <c:pt idx="313">
                  <c:v>1.393761</c:v>
                </c:pt>
                <c:pt idx="314">
                  <c:v>0.648262</c:v>
                </c:pt>
                <c:pt idx="315">
                  <c:v>1.1411690000000001</c:v>
                </c:pt>
                <c:pt idx="316">
                  <c:v>0.28506199999999998</c:v>
                </c:pt>
                <c:pt idx="317">
                  <c:v>0.34659399999999996</c:v>
                </c:pt>
                <c:pt idx="318">
                  <c:v>-0.11529399999999999</c:v>
                </c:pt>
                <c:pt idx="319">
                  <c:v>-0.26499099999999998</c:v>
                </c:pt>
                <c:pt idx="320">
                  <c:v>-1.6126000000000001E-2</c:v>
                </c:pt>
                <c:pt idx="321">
                  <c:v>0.27207899999999996</c:v>
                </c:pt>
                <c:pt idx="322">
                  <c:v>0.71290600000000004</c:v>
                </c:pt>
                <c:pt idx="323">
                  <c:v>1.7591730000000001</c:v>
                </c:pt>
                <c:pt idx="324">
                  <c:v>1.174145</c:v>
                </c:pt>
                <c:pt idx="325">
                  <c:v>2.162391</c:v>
                </c:pt>
                <c:pt idx="326">
                  <c:v>0.67469699999999999</c:v>
                </c:pt>
                <c:pt idx="327">
                  <c:v>1.1645749999999999</c:v>
                </c:pt>
                <c:pt idx="328">
                  <c:v>0.54467600000000005</c:v>
                </c:pt>
                <c:pt idx="329">
                  <c:v>1.4238379999999999</c:v>
                </c:pt>
                <c:pt idx="330">
                  <c:v>1.39839</c:v>
                </c:pt>
                <c:pt idx="331">
                  <c:v>3.2118180000000001</c:v>
                </c:pt>
                <c:pt idx="332">
                  <c:v>2.0374509999999999</c:v>
                </c:pt>
                <c:pt idx="333">
                  <c:v>4.0486199999999997</c:v>
                </c:pt>
                <c:pt idx="334">
                  <c:v>2.0276459999999998</c:v>
                </c:pt>
                <c:pt idx="335">
                  <c:v>4.0052329999999996</c:v>
                </c:pt>
                <c:pt idx="336">
                  <c:v>1.9966429999999999</c:v>
                </c:pt>
                <c:pt idx="337">
                  <c:v>4.1858389999999996</c:v>
                </c:pt>
                <c:pt idx="338">
                  <c:v>2.4685060000000001</c:v>
                </c:pt>
                <c:pt idx="339">
                  <c:v>5.2302850000000003</c:v>
                </c:pt>
                <c:pt idx="340">
                  <c:v>3.1010249999999999</c:v>
                </c:pt>
                <c:pt idx="341">
                  <c:v>6.6303619999999999</c:v>
                </c:pt>
                <c:pt idx="342">
                  <c:v>3.9743189999999999</c:v>
                </c:pt>
                <c:pt idx="343">
                  <c:v>8.3094749999999991</c:v>
                </c:pt>
                <c:pt idx="344">
                  <c:v>4.5421810000000002</c:v>
                </c:pt>
                <c:pt idx="345">
                  <c:v>9.1180580000000013</c:v>
                </c:pt>
                <c:pt idx="346">
                  <c:v>4.4547879999999997</c:v>
                </c:pt>
                <c:pt idx="347">
                  <c:v>8.6962960000000002</c:v>
                </c:pt>
                <c:pt idx="348">
                  <c:v>3.998882</c:v>
                </c:pt>
                <c:pt idx="349">
                  <c:v>7.7585329999999999</c:v>
                </c:pt>
                <c:pt idx="350">
                  <c:v>3.5304519999999999</c:v>
                </c:pt>
                <c:pt idx="351">
                  <c:v>6.8601349999999996</c:v>
                </c:pt>
                <c:pt idx="352">
                  <c:v>3.1640199999999998</c:v>
                </c:pt>
                <c:pt idx="353">
                  <c:v>6.2002109999999995</c:v>
                </c:pt>
                <c:pt idx="354">
                  <c:v>2.9047740000000002</c:v>
                </c:pt>
                <c:pt idx="355">
                  <c:v>5.6575939999999996</c:v>
                </c:pt>
                <c:pt idx="356">
                  <c:v>2.5387490000000001</c:v>
                </c:pt>
                <c:pt idx="357">
                  <c:v>4.7626550000000005</c:v>
                </c:pt>
                <c:pt idx="358">
                  <c:v>1.849431</c:v>
                </c:pt>
                <c:pt idx="359">
                  <c:v>3.2617089999999997</c:v>
                </c:pt>
                <c:pt idx="360">
                  <c:v>0.91322300000000001</c:v>
                </c:pt>
                <c:pt idx="361">
                  <c:v>1.3035619999999999</c:v>
                </c:pt>
                <c:pt idx="362">
                  <c:v>-0.13142799999999999</c:v>
                </c:pt>
                <c:pt idx="363">
                  <c:v>-0.74169299999999994</c:v>
                </c:pt>
                <c:pt idx="364">
                  <c:v>-1.0099769999999999</c:v>
                </c:pt>
                <c:pt idx="365">
                  <c:v>-2.3387880000000001</c:v>
                </c:pt>
                <c:pt idx="366">
                  <c:v>-1.5647949999999999</c:v>
                </c:pt>
                <c:pt idx="367">
                  <c:v>-3.2984390000000001</c:v>
                </c:pt>
                <c:pt idx="368">
                  <c:v>-1.882781</c:v>
                </c:pt>
                <c:pt idx="369">
                  <c:v>-3.8838409999999999</c:v>
                </c:pt>
                <c:pt idx="370">
                  <c:v>-2.092301</c:v>
                </c:pt>
                <c:pt idx="371">
                  <c:v>-4.3401839999999998</c:v>
                </c:pt>
                <c:pt idx="372">
                  <c:v>-2.5098410000000002</c:v>
                </c:pt>
                <c:pt idx="373">
                  <c:v>-5.3703060000000002</c:v>
                </c:pt>
                <c:pt idx="374">
                  <c:v>-3.266276</c:v>
                </c:pt>
                <c:pt idx="375">
                  <c:v>-6.9136319999999998</c:v>
                </c:pt>
                <c:pt idx="376">
                  <c:v>-3.9811570000000001</c:v>
                </c:pt>
                <c:pt idx="377">
                  <c:v>-8.2132690000000004</c:v>
                </c:pt>
                <c:pt idx="378">
                  <c:v>-4.4177090000000003</c:v>
                </c:pt>
                <c:pt idx="379">
                  <c:v>-8.9788060000000005</c:v>
                </c:pt>
                <c:pt idx="380">
                  <c:v>-4.7202279999999996</c:v>
                </c:pt>
                <c:pt idx="381">
                  <c:v>-9.6188350000000007</c:v>
                </c:pt>
                <c:pt idx="382">
                  <c:v>-5.1253149999999996</c:v>
                </c:pt>
                <c:pt idx="383">
                  <c:v>-10.451000000000001</c:v>
                </c:pt>
                <c:pt idx="384">
                  <c:v>-5.4437350000000002</c:v>
                </c:pt>
                <c:pt idx="385">
                  <c:v>-10.898865000000001</c:v>
                </c:pt>
                <c:pt idx="386">
                  <c:v>-5.3642529999999997</c:v>
                </c:pt>
                <c:pt idx="387">
                  <c:v>-10.582736000000001</c:v>
                </c:pt>
                <c:pt idx="388">
                  <c:v>-5.0360319999999996</c:v>
                </c:pt>
                <c:pt idx="389">
                  <c:v>-9.9026949999999996</c:v>
                </c:pt>
                <c:pt idx="390">
                  <c:v>-4.7770140000000003</c:v>
                </c:pt>
                <c:pt idx="391">
                  <c:v>-9.4248150000000006</c:v>
                </c:pt>
                <c:pt idx="392">
                  <c:v>-4.3894799999999998</c:v>
                </c:pt>
                <c:pt idx="393">
                  <c:v>-8.4296889999999998</c:v>
                </c:pt>
                <c:pt idx="394">
                  <c:v>-3.7027649999999999</c:v>
                </c:pt>
                <c:pt idx="395">
                  <c:v>-7.1418730000000004</c:v>
                </c:pt>
                <c:pt idx="396">
                  <c:v>-3.2427250000000001</c:v>
                </c:pt>
                <c:pt idx="397">
                  <c:v>-6.336417</c:v>
                </c:pt>
                <c:pt idx="398">
                  <c:v>-2.9369079999999999</c:v>
                </c:pt>
                <c:pt idx="399">
                  <c:v>-5.6340749999999993</c:v>
                </c:pt>
                <c:pt idx="400">
                  <c:v>-2.334222</c:v>
                </c:pt>
                <c:pt idx="401">
                  <c:v>-4.2984169999999997</c:v>
                </c:pt>
                <c:pt idx="402">
                  <c:v>-1.7081980000000001</c:v>
                </c:pt>
                <c:pt idx="403">
                  <c:v>-3.2628510000000004</c:v>
                </c:pt>
                <c:pt idx="404">
                  <c:v>-1.503995</c:v>
                </c:pt>
                <c:pt idx="405">
                  <c:v>-3.0584829999999998</c:v>
                </c:pt>
                <c:pt idx="406">
                  <c:v>-1.6508149999999999</c:v>
                </c:pt>
                <c:pt idx="407">
                  <c:v>-3.3427899999999999</c:v>
                </c:pt>
                <c:pt idx="408">
                  <c:v>-1.608484</c:v>
                </c:pt>
                <c:pt idx="409">
                  <c:v>-3.0161319999999998</c:v>
                </c:pt>
                <c:pt idx="410">
                  <c:v>-1.182647</c:v>
                </c:pt>
                <c:pt idx="411">
                  <c:v>-2.1303520000000002</c:v>
                </c:pt>
                <c:pt idx="412">
                  <c:v>-0.71184700000000001</c:v>
                </c:pt>
                <c:pt idx="413">
                  <c:v>-1.2546189999999999</c:v>
                </c:pt>
                <c:pt idx="414">
                  <c:v>-0.50763400000000003</c:v>
                </c:pt>
                <c:pt idx="415">
                  <c:v>-1.118476</c:v>
                </c:pt>
                <c:pt idx="416">
                  <c:v>-0.72415300000000005</c:v>
                </c:pt>
                <c:pt idx="417">
                  <c:v>-1.4848590000000002</c:v>
                </c:pt>
                <c:pt idx="418">
                  <c:v>-0.54218599999999995</c:v>
                </c:pt>
                <c:pt idx="419">
                  <c:v>-0.54032199999999997</c:v>
                </c:pt>
                <c:pt idx="420">
                  <c:v>0.77595999999999998</c:v>
                </c:pt>
                <c:pt idx="421">
                  <c:v>2.4128119999999997</c:v>
                </c:pt>
                <c:pt idx="422">
                  <c:v>2.071482</c:v>
                </c:pt>
                <c:pt idx="423">
                  <c:v>3.841567</c:v>
                </c:pt>
                <c:pt idx="424">
                  <c:v>1.2268669999999999</c:v>
                </c:pt>
                <c:pt idx="425">
                  <c:v>2.0287489999999999</c:v>
                </c:pt>
                <c:pt idx="426">
                  <c:v>0.57164700000000002</c:v>
                </c:pt>
                <c:pt idx="427">
                  <c:v>0.903443</c:v>
                </c:pt>
                <c:pt idx="428">
                  <c:v>0.10635</c:v>
                </c:pt>
                <c:pt idx="429">
                  <c:v>0.252886</c:v>
                </c:pt>
                <c:pt idx="430">
                  <c:v>0.88274699999999995</c:v>
                </c:pt>
                <c:pt idx="431">
                  <c:v>3.3141990000000003</c:v>
                </c:pt>
                <c:pt idx="432">
                  <c:v>4.0810959999999996</c:v>
                </c:pt>
                <c:pt idx="433">
                  <c:v>9.2810629999999996</c:v>
                </c:pt>
                <c:pt idx="434">
                  <c:v>5.6269780000000003</c:v>
                </c:pt>
                <c:pt idx="435">
                  <c:v>11.164497000000001</c:v>
                </c:pt>
                <c:pt idx="436">
                  <c:v>5.2544510000000004</c:v>
                </c:pt>
                <c:pt idx="437">
                  <c:v>10.224413</c:v>
                </c:pt>
                <c:pt idx="438">
                  <c:v>4.7280639999999998</c:v>
                </c:pt>
                <c:pt idx="439">
                  <c:v>9.3207629999999995</c:v>
                </c:pt>
                <c:pt idx="440">
                  <c:v>4.5955620000000001</c:v>
                </c:pt>
                <c:pt idx="441">
                  <c:v>9.2891969999999997</c:v>
                </c:pt>
                <c:pt idx="442">
                  <c:v>4.7992549999999996</c:v>
                </c:pt>
                <c:pt idx="443">
                  <c:v>9.656490999999999</c:v>
                </c:pt>
                <c:pt idx="444">
                  <c:v>4.882403</c:v>
                </c:pt>
                <c:pt idx="445">
                  <c:v>9.7328460000000003</c:v>
                </c:pt>
                <c:pt idx="446">
                  <c:v>4.7608540000000001</c:v>
                </c:pt>
                <c:pt idx="447">
                  <c:v>9.3830200000000001</c:v>
                </c:pt>
                <c:pt idx="448">
                  <c:v>4.4080380000000003</c:v>
                </c:pt>
                <c:pt idx="449">
                  <c:v>8.5296030000000016</c:v>
                </c:pt>
                <c:pt idx="450">
                  <c:v>3.7022010000000001</c:v>
                </c:pt>
                <c:pt idx="451">
                  <c:v>6.8683100000000001</c:v>
                </c:pt>
                <c:pt idx="452">
                  <c:v>2.4989599999999998</c:v>
                </c:pt>
                <c:pt idx="453">
                  <c:v>4.1909349999999996</c:v>
                </c:pt>
                <c:pt idx="454">
                  <c:v>0.82330800000000004</c:v>
                </c:pt>
                <c:pt idx="455">
                  <c:v>0.79212400000000005</c:v>
                </c:pt>
                <c:pt idx="456">
                  <c:v>-0.73545300000000002</c:v>
                </c:pt>
                <c:pt idx="457">
                  <c:v>-1.9490750000000001</c:v>
                </c:pt>
                <c:pt idx="458">
                  <c:v>-1.47333</c:v>
                </c:pt>
                <c:pt idx="459">
                  <c:v>-3.0223770000000001</c:v>
                </c:pt>
                <c:pt idx="460">
                  <c:v>-1.4633700000000001</c:v>
                </c:pt>
                <c:pt idx="461">
                  <c:v>-2.7634940000000001</c:v>
                </c:pt>
                <c:pt idx="462">
                  <c:v>-1.230464</c:v>
                </c:pt>
                <c:pt idx="463">
                  <c:v>-2.5529850000000001</c:v>
                </c:pt>
                <c:pt idx="464">
                  <c:v>-1.5651379999999999</c:v>
                </c:pt>
                <c:pt idx="465">
                  <c:v>-3.504178</c:v>
                </c:pt>
                <c:pt idx="466">
                  <c:v>-2.400169</c:v>
                </c:pt>
                <c:pt idx="467">
                  <c:v>-5.2494700000000005</c:v>
                </c:pt>
                <c:pt idx="468">
                  <c:v>-3.2059669999999998</c:v>
                </c:pt>
                <c:pt idx="469">
                  <c:v>-6.6696989999999996</c:v>
                </c:pt>
                <c:pt idx="470">
                  <c:v>-3.679427</c:v>
                </c:pt>
                <c:pt idx="471">
                  <c:v>-7.552848</c:v>
                </c:pt>
                <c:pt idx="472">
                  <c:v>-4.0001910000000001</c:v>
                </c:pt>
                <c:pt idx="473">
                  <c:v>-8.0560089999999995</c:v>
                </c:pt>
                <c:pt idx="474">
                  <c:v>-4.000559</c:v>
                </c:pt>
                <c:pt idx="475">
                  <c:v>-7.8749310000000001</c:v>
                </c:pt>
                <c:pt idx="476">
                  <c:v>-3.7718590000000001</c:v>
                </c:pt>
                <c:pt idx="477">
                  <c:v>-7.5268549999999994</c:v>
                </c:pt>
                <c:pt idx="478">
                  <c:v>-3.8265159999999998</c:v>
                </c:pt>
                <c:pt idx="479">
                  <c:v>-7.7722719999999992</c:v>
                </c:pt>
                <c:pt idx="480">
                  <c:v>-4.0794629999999996</c:v>
                </c:pt>
                <c:pt idx="481">
                  <c:v>-8.24498</c:v>
                </c:pt>
                <c:pt idx="482">
                  <c:v>-4.1083740000000004</c:v>
                </c:pt>
                <c:pt idx="483">
                  <c:v>-7.9736620000000009</c:v>
                </c:pt>
                <c:pt idx="484">
                  <c:v>-3.5706220000000002</c:v>
                </c:pt>
                <c:pt idx="485">
                  <c:v>-6.8745070000000004</c:v>
                </c:pt>
                <c:pt idx="486">
                  <c:v>-3.0594199999999998</c:v>
                </c:pt>
                <c:pt idx="487">
                  <c:v>-5.8890370000000001</c:v>
                </c:pt>
                <c:pt idx="488">
                  <c:v>-2.6281469999999998</c:v>
                </c:pt>
                <c:pt idx="489">
                  <c:v>-5.0480859999999996</c:v>
                </c:pt>
                <c:pt idx="490">
                  <c:v>-2.1651180000000001</c:v>
                </c:pt>
                <c:pt idx="491">
                  <c:v>-4.0730409999999999</c:v>
                </c:pt>
                <c:pt idx="492">
                  <c:v>-1.7263949999999999</c:v>
                </c:pt>
                <c:pt idx="493">
                  <c:v>-3.3323299999999998</c:v>
                </c:pt>
                <c:pt idx="494">
                  <c:v>-1.5041519999999999</c:v>
                </c:pt>
                <c:pt idx="495">
                  <c:v>-2.9339779999999998</c:v>
                </c:pt>
                <c:pt idx="496">
                  <c:v>-1.384676</c:v>
                </c:pt>
                <c:pt idx="497">
                  <c:v>-2.7598919999999998</c:v>
                </c:pt>
                <c:pt idx="498">
                  <c:v>-1.3520479999999999</c:v>
                </c:pt>
                <c:pt idx="499">
                  <c:v>-2.593979</c:v>
                </c:pt>
                <c:pt idx="500">
                  <c:v>-1.1270530000000001</c:v>
                </c:pt>
                <c:pt idx="501">
                  <c:v>-2.0873390000000001</c:v>
                </c:pt>
                <c:pt idx="502">
                  <c:v>-0.73062700000000003</c:v>
                </c:pt>
                <c:pt idx="503">
                  <c:v>-1.2550620000000001</c:v>
                </c:pt>
                <c:pt idx="504">
                  <c:v>-0.42114400000000002</c:v>
                </c:pt>
                <c:pt idx="505">
                  <c:v>-0.83064500000000008</c:v>
                </c:pt>
                <c:pt idx="506">
                  <c:v>-0.43221500000000002</c:v>
                </c:pt>
                <c:pt idx="507">
                  <c:v>-0.85229200000000005</c:v>
                </c:pt>
                <c:pt idx="508">
                  <c:v>-0.290188</c:v>
                </c:pt>
                <c:pt idx="509">
                  <c:v>-0.31182900000000002</c:v>
                </c:pt>
                <c:pt idx="510">
                  <c:v>0.27930899999999997</c:v>
                </c:pt>
                <c:pt idx="511">
                  <c:v>0.81619700000000006</c:v>
                </c:pt>
                <c:pt idx="512">
                  <c:v>0.69703800000000005</c:v>
                </c:pt>
                <c:pt idx="513">
                  <c:v>1.4032490000000002</c:v>
                </c:pt>
                <c:pt idx="514">
                  <c:v>0.70088700000000004</c:v>
                </c:pt>
                <c:pt idx="515">
                  <c:v>1.4840580000000001</c:v>
                </c:pt>
                <c:pt idx="516">
                  <c:v>1.055002</c:v>
                </c:pt>
                <c:pt idx="517">
                  <c:v>2.4452689999999997</c:v>
                </c:pt>
                <c:pt idx="518">
                  <c:v>1.6084860000000001</c:v>
                </c:pt>
                <c:pt idx="519">
                  <c:v>3.2948950000000004</c:v>
                </c:pt>
                <c:pt idx="520">
                  <c:v>1.6104909999999999</c:v>
                </c:pt>
                <c:pt idx="521">
                  <c:v>3.1206999999999998</c:v>
                </c:pt>
                <c:pt idx="522">
                  <c:v>1.5898600000000001</c:v>
                </c:pt>
                <c:pt idx="523">
                  <c:v>3.5178070000000004</c:v>
                </c:pt>
                <c:pt idx="524">
                  <c:v>2.4812959999999999</c:v>
                </c:pt>
                <c:pt idx="525">
                  <c:v>5.7766479999999998</c:v>
                </c:pt>
                <c:pt idx="526">
                  <c:v>4.0924779999999998</c:v>
                </c:pt>
                <c:pt idx="527">
                  <c:v>8.6962390000000003</c:v>
                </c:pt>
                <c:pt idx="528">
                  <c:v>4.6971299999999996</c:v>
                </c:pt>
                <c:pt idx="529">
                  <c:v>9.1480059999999987</c:v>
                </c:pt>
                <c:pt idx="530">
                  <c:v>4.2037329999999997</c:v>
                </c:pt>
                <c:pt idx="531">
                  <c:v>8.3714040000000001</c:v>
                </c:pt>
                <c:pt idx="532">
                  <c:v>4.3195459999999999</c:v>
                </c:pt>
                <c:pt idx="533">
                  <c:v>8.8832889999999995</c:v>
                </c:pt>
                <c:pt idx="534">
                  <c:v>4.8798979999999998</c:v>
                </c:pt>
                <c:pt idx="535">
                  <c:v>10.067836</c:v>
                </c:pt>
                <c:pt idx="536">
                  <c:v>5.4472139999999998</c:v>
                </c:pt>
                <c:pt idx="537">
                  <c:v>11.018200999999999</c:v>
                </c:pt>
                <c:pt idx="538">
                  <c:v>5.548184</c:v>
                </c:pt>
                <c:pt idx="539">
                  <c:v>10.965399999999999</c:v>
                </c:pt>
                <c:pt idx="540">
                  <c:v>5.1760060000000001</c:v>
                </c:pt>
                <c:pt idx="541">
                  <c:v>10.013484</c:v>
                </c:pt>
                <c:pt idx="542">
                  <c:v>4.4373930000000001</c:v>
                </c:pt>
                <c:pt idx="543">
                  <c:v>8.5122339999999994</c:v>
                </c:pt>
                <c:pt idx="544">
                  <c:v>3.7362609999999998</c:v>
                </c:pt>
                <c:pt idx="545">
                  <c:v>7.1326159999999996</c:v>
                </c:pt>
                <c:pt idx="546">
                  <c:v>3.0146310000000001</c:v>
                </c:pt>
                <c:pt idx="547">
                  <c:v>5.5932390000000005</c:v>
                </c:pt>
                <c:pt idx="548">
                  <c:v>2.1041180000000002</c:v>
                </c:pt>
                <c:pt idx="549">
                  <c:v>3.7317930000000001</c:v>
                </c:pt>
                <c:pt idx="550">
                  <c:v>1.1600760000000001</c:v>
                </c:pt>
                <c:pt idx="551">
                  <c:v>1.8821080000000001</c:v>
                </c:pt>
                <c:pt idx="552">
                  <c:v>0.325741</c:v>
                </c:pt>
                <c:pt idx="553">
                  <c:v>0.28350799999999998</c:v>
                </c:pt>
                <c:pt idx="554">
                  <c:v>-0.40566099999999999</c:v>
                </c:pt>
                <c:pt idx="555">
                  <c:v>-1.151438</c:v>
                </c:pt>
                <c:pt idx="556">
                  <c:v>-1.0653969999999999</c:v>
                </c:pt>
                <c:pt idx="557">
                  <c:v>-2.4773049999999999</c:v>
                </c:pt>
                <c:pt idx="558">
                  <c:v>-1.7399389999999999</c:v>
                </c:pt>
                <c:pt idx="559">
                  <c:v>-3.7971779999999997</c:v>
                </c:pt>
                <c:pt idx="560">
                  <c:v>-2.4078590000000002</c:v>
                </c:pt>
                <c:pt idx="561">
                  <c:v>-5.1963559999999998</c:v>
                </c:pt>
                <c:pt idx="562">
                  <c:v>-3.207897</c:v>
                </c:pt>
                <c:pt idx="563">
                  <c:v>-6.8394979999999999</c:v>
                </c:pt>
                <c:pt idx="564">
                  <c:v>-4.036931</c:v>
                </c:pt>
                <c:pt idx="565">
                  <c:v>-8.4140779999999999</c:v>
                </c:pt>
                <c:pt idx="566">
                  <c:v>-4.6422189999999999</c:v>
                </c:pt>
                <c:pt idx="567">
                  <c:v>-9.4946370000000009</c:v>
                </c:pt>
                <c:pt idx="568">
                  <c:v>-5.0533869999999999</c:v>
                </c:pt>
                <c:pt idx="569">
                  <c:v>-10.171789</c:v>
                </c:pt>
                <c:pt idx="570">
                  <c:v>-5.0707529999999998</c:v>
                </c:pt>
                <c:pt idx="571">
                  <c:v>-10.121345999999999</c:v>
                </c:pt>
                <c:pt idx="572">
                  <c:v>-4.9108150000000004</c:v>
                </c:pt>
                <c:pt idx="573">
                  <c:v>-9.6652979999999999</c:v>
                </c:pt>
                <c:pt idx="574">
                  <c:v>-4.6687609999999999</c:v>
                </c:pt>
                <c:pt idx="575">
                  <c:v>-9.2596710000000009</c:v>
                </c:pt>
                <c:pt idx="576">
                  <c:v>-4.4973169999999998</c:v>
                </c:pt>
                <c:pt idx="577">
                  <c:v>-8.9188939999999999</c:v>
                </c:pt>
                <c:pt idx="578">
                  <c:v>-4.3690369999999996</c:v>
                </c:pt>
                <c:pt idx="579">
                  <c:v>-8.6807339999999993</c:v>
                </c:pt>
                <c:pt idx="580">
                  <c:v>-4.2389760000000001</c:v>
                </c:pt>
                <c:pt idx="581">
                  <c:v>-8.4120860000000004</c:v>
                </c:pt>
                <c:pt idx="582">
                  <c:v>-4.121054</c:v>
                </c:pt>
                <c:pt idx="583">
                  <c:v>-8.202964999999999</c:v>
                </c:pt>
                <c:pt idx="584">
                  <c:v>-4.0514599999999996</c:v>
                </c:pt>
                <c:pt idx="585">
                  <c:v>-8.0303430000000002</c:v>
                </c:pt>
                <c:pt idx="586">
                  <c:v>-3.795382</c:v>
                </c:pt>
                <c:pt idx="587">
                  <c:v>-7.3065540000000002</c:v>
                </c:pt>
                <c:pt idx="588">
                  <c:v>-3.1619809999999999</c:v>
                </c:pt>
                <c:pt idx="589">
                  <c:v>-5.9433240000000005</c:v>
                </c:pt>
                <c:pt idx="590">
                  <c:v>-2.4111699999999998</c:v>
                </c:pt>
                <c:pt idx="591">
                  <c:v>-4.5176610000000004</c:v>
                </c:pt>
                <c:pt idx="592">
                  <c:v>-1.9040060000000001</c:v>
                </c:pt>
                <c:pt idx="593">
                  <c:v>-3.6817570000000002</c:v>
                </c:pt>
                <c:pt idx="594">
                  <c:v>-1.7022679999999999</c:v>
                </c:pt>
                <c:pt idx="595">
                  <c:v>-3.3635839999999999</c:v>
                </c:pt>
                <c:pt idx="596">
                  <c:v>-1.648541</c:v>
                </c:pt>
                <c:pt idx="597">
                  <c:v>-3.2847740000000001</c:v>
                </c:pt>
                <c:pt idx="598">
                  <c:v>-1.591458</c:v>
                </c:pt>
                <c:pt idx="599">
                  <c:v>-3.0803400000000001</c:v>
                </c:pt>
                <c:pt idx="600">
                  <c:v>-1.3058430000000001</c:v>
                </c:pt>
                <c:pt idx="601">
                  <c:v>-2.4334290000000003</c:v>
                </c:pt>
                <c:pt idx="602">
                  <c:v>-0.98567400000000005</c:v>
                </c:pt>
                <c:pt idx="603">
                  <c:v>-1.8699590000000001</c:v>
                </c:pt>
                <c:pt idx="604">
                  <c:v>-0.72836199999999995</c:v>
                </c:pt>
                <c:pt idx="605">
                  <c:v>-1.1684410000000001</c:v>
                </c:pt>
                <c:pt idx="606">
                  <c:v>-4.0933999999999998E-2</c:v>
                </c:pt>
                <c:pt idx="607">
                  <c:v>0.30047999999999997</c:v>
                </c:pt>
                <c:pt idx="608">
                  <c:v>0.53618500000000002</c:v>
                </c:pt>
                <c:pt idx="609">
                  <c:v>1.052978</c:v>
                </c:pt>
                <c:pt idx="610">
                  <c:v>0.36670599999999998</c:v>
                </c:pt>
                <c:pt idx="611">
                  <c:v>0.90675399999999995</c:v>
                </c:pt>
                <c:pt idx="612">
                  <c:v>1.178113</c:v>
                </c:pt>
                <c:pt idx="613">
                  <c:v>3.3677400000000004</c:v>
                </c:pt>
                <c:pt idx="614">
                  <c:v>3.218998</c:v>
                </c:pt>
                <c:pt idx="615">
                  <c:v>7.5108670000000002</c:v>
                </c:pt>
                <c:pt idx="616">
                  <c:v>5.1635429999999998</c:v>
                </c:pt>
                <c:pt idx="617">
                  <c:v>10.805384</c:v>
                </c:pt>
                <c:pt idx="618">
                  <c:v>5.6371719999999996</c:v>
                </c:pt>
                <c:pt idx="619">
                  <c:v>10.922442999999999</c:v>
                </c:pt>
                <c:pt idx="620">
                  <c:v>4.5633999999999997</c:v>
                </c:pt>
                <c:pt idx="621">
                  <c:v>8.4509220000000003</c:v>
                </c:pt>
                <c:pt idx="622">
                  <c:v>3.7140789999999999</c:v>
                </c:pt>
                <c:pt idx="623">
                  <c:v>7.5439749999999997</c:v>
                </c:pt>
                <c:pt idx="624">
                  <c:v>4.0267419999999996</c:v>
                </c:pt>
                <c:pt idx="625">
                  <c:v>8.2973289999999995</c:v>
                </c:pt>
                <c:pt idx="626">
                  <c:v>4.661308</c:v>
                </c:pt>
                <c:pt idx="627">
                  <c:v>9.7388890000000004</c:v>
                </c:pt>
                <c:pt idx="628">
                  <c:v>5.3950319999999996</c:v>
                </c:pt>
                <c:pt idx="629">
                  <c:v>10.891380999999999</c:v>
                </c:pt>
                <c:pt idx="630">
                  <c:v>5.3965110000000003</c:v>
                </c:pt>
                <c:pt idx="631">
                  <c:v>10.565056</c:v>
                </c:pt>
                <c:pt idx="632">
                  <c:v>4.8491960000000001</c:v>
                </c:pt>
                <c:pt idx="633">
                  <c:v>9.364650000000001</c:v>
                </c:pt>
                <c:pt idx="634">
                  <c:v>4.2505920000000001</c:v>
                </c:pt>
                <c:pt idx="635">
                  <c:v>8.2717320000000001</c:v>
                </c:pt>
                <c:pt idx="636">
                  <c:v>3.7990970000000002</c:v>
                </c:pt>
                <c:pt idx="637">
                  <c:v>7.381945</c:v>
                </c:pt>
                <c:pt idx="638">
                  <c:v>3.3235540000000001</c:v>
                </c:pt>
                <c:pt idx="639">
                  <c:v>6.3657909999999998</c:v>
                </c:pt>
                <c:pt idx="640">
                  <c:v>2.7573050000000001</c:v>
                </c:pt>
                <c:pt idx="641">
                  <c:v>5.1959850000000003</c:v>
                </c:pt>
                <c:pt idx="642">
                  <c:v>2.086265</c:v>
                </c:pt>
                <c:pt idx="643">
                  <c:v>3.7954160000000003</c:v>
                </c:pt>
                <c:pt idx="644">
                  <c:v>1.3428869999999999</c:v>
                </c:pt>
                <c:pt idx="645">
                  <c:v>2.315448</c:v>
                </c:pt>
                <c:pt idx="646">
                  <c:v>0.58111199999999996</c:v>
                </c:pt>
                <c:pt idx="647">
                  <c:v>0.77840599999999993</c:v>
                </c:pt>
                <c:pt idx="648">
                  <c:v>-9.5685999999999993E-2</c:v>
                </c:pt>
                <c:pt idx="649">
                  <c:v>-0.491448</c:v>
                </c:pt>
                <c:pt idx="650">
                  <c:v>-0.67035</c:v>
                </c:pt>
                <c:pt idx="651">
                  <c:v>-1.524629</c:v>
                </c:pt>
                <c:pt idx="652">
                  <c:v>-0.97056799999999999</c:v>
                </c:pt>
                <c:pt idx="653">
                  <c:v>-2.0422609999999999</c:v>
                </c:pt>
                <c:pt idx="654">
                  <c:v>-1.217098</c:v>
                </c:pt>
                <c:pt idx="655">
                  <c:v>-2.6444209999999999</c:v>
                </c:pt>
                <c:pt idx="656">
                  <c:v>-1.681937</c:v>
                </c:pt>
                <c:pt idx="657">
                  <c:v>-3.6599310000000003</c:v>
                </c:pt>
                <c:pt idx="658">
                  <c:v>-2.2455609999999999</c:v>
                </c:pt>
                <c:pt idx="659">
                  <c:v>-4.7667229999999998</c:v>
                </c:pt>
                <c:pt idx="660">
                  <c:v>-2.8702570000000001</c:v>
                </c:pt>
                <c:pt idx="661">
                  <c:v>-6.0885610000000003</c:v>
                </c:pt>
                <c:pt idx="662">
                  <c:v>-3.5737009999999998</c:v>
                </c:pt>
                <c:pt idx="663">
                  <c:v>-7.479247</c:v>
                </c:pt>
                <c:pt idx="664">
                  <c:v>-4.1305670000000001</c:v>
                </c:pt>
                <c:pt idx="665">
                  <c:v>-8.3676929999999992</c:v>
                </c:pt>
                <c:pt idx="666">
                  <c:v>-4.1659319999999997</c:v>
                </c:pt>
                <c:pt idx="667">
                  <c:v>-8.1762999999999995</c:v>
                </c:pt>
                <c:pt idx="668">
                  <c:v>-3.8491490000000002</c:v>
                </c:pt>
                <c:pt idx="669">
                  <c:v>-7.5637310000000006</c:v>
                </c:pt>
                <c:pt idx="670">
                  <c:v>-3.644336</c:v>
                </c:pt>
                <c:pt idx="671">
                  <c:v>-7.3107229999999994</c:v>
                </c:pt>
                <c:pt idx="672">
                  <c:v>-3.7830819999999998</c:v>
                </c:pt>
                <c:pt idx="673">
                  <c:v>-7.7134409999999995</c:v>
                </c:pt>
                <c:pt idx="674">
                  <c:v>-3.9967280000000001</c:v>
                </c:pt>
                <c:pt idx="675">
                  <c:v>-7.9978759999999998</c:v>
                </c:pt>
                <c:pt idx="676">
                  <c:v>-3.9845969999999999</c:v>
                </c:pt>
                <c:pt idx="677">
                  <c:v>-7.945449</c:v>
                </c:pt>
                <c:pt idx="678">
                  <c:v>-3.9149259999999999</c:v>
                </c:pt>
                <c:pt idx="679">
                  <c:v>-7.7336869999999998</c:v>
                </c:pt>
                <c:pt idx="680">
                  <c:v>-3.7135570000000002</c:v>
                </c:pt>
                <c:pt idx="681">
                  <c:v>-7.2530890000000001</c:v>
                </c:pt>
                <c:pt idx="682">
                  <c:v>-3.2744550000000001</c:v>
                </c:pt>
                <c:pt idx="683">
                  <c:v>-6.3084509999999998</c:v>
                </c:pt>
                <c:pt idx="684">
                  <c:v>-2.8504909999999999</c:v>
                </c:pt>
                <c:pt idx="685">
                  <c:v>-5.5599379999999998</c:v>
                </c:pt>
                <c:pt idx="686">
                  <c:v>-2.5790350000000002</c:v>
                </c:pt>
                <c:pt idx="687">
                  <c:v>-5.0488910000000002</c:v>
                </c:pt>
                <c:pt idx="688">
                  <c:v>-2.3478650000000001</c:v>
                </c:pt>
                <c:pt idx="689">
                  <c:v>-4.4942450000000003</c:v>
                </c:pt>
                <c:pt idx="690">
                  <c:v>-1.914099</c:v>
                </c:pt>
                <c:pt idx="691">
                  <c:v>-3.6230869999999999</c:v>
                </c:pt>
                <c:pt idx="692">
                  <c:v>-1.528797</c:v>
                </c:pt>
                <c:pt idx="693">
                  <c:v>-2.9113889999999998</c:v>
                </c:pt>
                <c:pt idx="694">
                  <c:v>-1.272143</c:v>
                </c:pt>
                <c:pt idx="695">
                  <c:v>-2.4575290000000001</c:v>
                </c:pt>
                <c:pt idx="696">
                  <c:v>-1.1366019999999999</c:v>
                </c:pt>
                <c:pt idx="697">
                  <c:v>-2.2565210000000002</c:v>
                </c:pt>
                <c:pt idx="698">
                  <c:v>-1.0500350000000001</c:v>
                </c:pt>
                <c:pt idx="699">
                  <c:v>-1.9586049999999999</c:v>
                </c:pt>
                <c:pt idx="700">
                  <c:v>-0.66593400000000003</c:v>
                </c:pt>
                <c:pt idx="701">
                  <c:v>-0.98178600000000005</c:v>
                </c:pt>
                <c:pt idx="702">
                  <c:v>0.108705</c:v>
                </c:pt>
                <c:pt idx="703">
                  <c:v>0.64480699999999991</c:v>
                </c:pt>
                <c:pt idx="704">
                  <c:v>0.82586800000000005</c:v>
                </c:pt>
                <c:pt idx="705">
                  <c:v>1.7479610000000001</c:v>
                </c:pt>
                <c:pt idx="706">
                  <c:v>0.94314600000000004</c:v>
                </c:pt>
                <c:pt idx="707">
                  <c:v>1.8999649999999999</c:v>
                </c:pt>
                <c:pt idx="708">
                  <c:v>0.99694700000000003</c:v>
                </c:pt>
                <c:pt idx="709">
                  <c:v>2.1139250000000001</c:v>
                </c:pt>
                <c:pt idx="710">
                  <c:v>1.327491</c:v>
                </c:pt>
                <c:pt idx="711">
                  <c:v>2.9175230000000001</c:v>
                </c:pt>
                <c:pt idx="712">
                  <c:v>1.8921829999999999</c:v>
                </c:pt>
                <c:pt idx="713">
                  <c:v>4.2037579999999997</c:v>
                </c:pt>
                <c:pt idx="714">
                  <c:v>2.8660999999999999</c:v>
                </c:pt>
                <c:pt idx="715">
                  <c:v>6.3847129999999996</c:v>
                </c:pt>
                <c:pt idx="716">
                  <c:v>4.1440159999999997</c:v>
                </c:pt>
                <c:pt idx="717">
                  <c:v>8.778811000000001</c:v>
                </c:pt>
                <c:pt idx="718">
                  <c:v>4.9446440000000003</c:v>
                </c:pt>
                <c:pt idx="719">
                  <c:v>9.9975920000000009</c:v>
                </c:pt>
                <c:pt idx="720">
                  <c:v>5.0191169999999996</c:v>
                </c:pt>
                <c:pt idx="721">
                  <c:v>10.060161000000001</c:v>
                </c:pt>
                <c:pt idx="722">
                  <c:v>5.156542</c:v>
                </c:pt>
                <c:pt idx="723">
                  <c:v>10.352599</c:v>
                </c:pt>
                <c:pt idx="724">
                  <c:v>5.1405539999999998</c:v>
                </c:pt>
                <c:pt idx="725">
                  <c:v>10.112997</c:v>
                </c:pt>
                <c:pt idx="726">
                  <c:v>4.7300009999999997</c:v>
                </c:pt>
                <c:pt idx="727">
                  <c:v>9.2464790000000008</c:v>
                </c:pt>
                <c:pt idx="728">
                  <c:v>4.3510429999999998</c:v>
                </c:pt>
                <c:pt idx="729">
                  <c:v>8.6012489999999993</c:v>
                </c:pt>
                <c:pt idx="730">
                  <c:v>4.1876049999999996</c:v>
                </c:pt>
                <c:pt idx="731">
                  <c:v>8.2898379999999996</c:v>
                </c:pt>
                <c:pt idx="732">
                  <c:v>3.9728750000000002</c:v>
                </c:pt>
                <c:pt idx="733">
                  <c:v>7.7484820000000001</c:v>
                </c:pt>
                <c:pt idx="734">
                  <c:v>3.5584340000000001</c:v>
                </c:pt>
                <c:pt idx="735">
                  <c:v>6.929449</c:v>
                </c:pt>
                <c:pt idx="736">
                  <c:v>3.1787339999999999</c:v>
                </c:pt>
                <c:pt idx="737">
                  <c:v>6.1430090000000002</c:v>
                </c:pt>
                <c:pt idx="738">
                  <c:v>2.6933950000000002</c:v>
                </c:pt>
                <c:pt idx="739">
                  <c:v>5.0801259999999999</c:v>
                </c:pt>
                <c:pt idx="740">
                  <c:v>2.0213049999999999</c:v>
                </c:pt>
                <c:pt idx="741">
                  <c:v>3.613591</c:v>
                </c:pt>
                <c:pt idx="742">
                  <c:v>1.1531</c:v>
                </c:pt>
                <c:pt idx="743">
                  <c:v>1.931214</c:v>
                </c:pt>
                <c:pt idx="744">
                  <c:v>0.502413</c:v>
                </c:pt>
                <c:pt idx="745">
                  <c:v>0.81378400000000006</c:v>
                </c:pt>
                <c:pt idx="746">
                  <c:v>0.11860800000000001</c:v>
                </c:pt>
                <c:pt idx="747">
                  <c:v>-7.3369999999999963E-3</c:v>
                </c:pt>
                <c:pt idx="748">
                  <c:v>-0.38460299999999997</c:v>
                </c:pt>
                <c:pt idx="749">
                  <c:v>-1.0187470000000001</c:v>
                </c:pt>
                <c:pt idx="750">
                  <c:v>-0.88172799999999996</c:v>
                </c:pt>
                <c:pt idx="751">
                  <c:v>-2.0391529999999998</c:v>
                </c:pt>
                <c:pt idx="752">
                  <c:v>-1.4417059999999999</c:v>
                </c:pt>
                <c:pt idx="753">
                  <c:v>-3.1473810000000002</c:v>
                </c:pt>
                <c:pt idx="754">
                  <c:v>-1.9763329999999999</c:v>
                </c:pt>
                <c:pt idx="755">
                  <c:v>-4.2412720000000004</c:v>
                </c:pt>
                <c:pt idx="756">
                  <c:v>-2.5135900000000002</c:v>
                </c:pt>
                <c:pt idx="757">
                  <c:v>-5.2446640000000002</c:v>
                </c:pt>
                <c:pt idx="758">
                  <c:v>-2.9454259999999999</c:v>
                </c:pt>
                <c:pt idx="759">
                  <c:v>-6.1514759999999997</c:v>
                </c:pt>
                <c:pt idx="760">
                  <c:v>-3.4946739999999998</c:v>
                </c:pt>
                <c:pt idx="761">
                  <c:v>-7.3048059999999992</c:v>
                </c:pt>
                <c:pt idx="762">
                  <c:v>-4.1445030000000003</c:v>
                </c:pt>
                <c:pt idx="763">
                  <c:v>-8.6885660000000016</c:v>
                </c:pt>
                <c:pt idx="764">
                  <c:v>-4.8666939999999999</c:v>
                </c:pt>
                <c:pt idx="765">
                  <c:v>-9.8710379999999986</c:v>
                </c:pt>
                <c:pt idx="766">
                  <c:v>-5.0053970000000003</c:v>
                </c:pt>
                <c:pt idx="767">
                  <c:v>-9.882028</c:v>
                </c:pt>
                <c:pt idx="768">
                  <c:v>-4.6904820000000003</c:v>
                </c:pt>
                <c:pt idx="769">
                  <c:v>-9.1738780000000002</c:v>
                </c:pt>
                <c:pt idx="770">
                  <c:v>-4.2883110000000002</c:v>
                </c:pt>
                <c:pt idx="771">
                  <c:v>-8.4030419999999992</c:v>
                </c:pt>
                <c:pt idx="772">
                  <c:v>-4.0222499999999997</c:v>
                </c:pt>
                <c:pt idx="773">
                  <c:v>-8.0528230000000001</c:v>
                </c:pt>
                <c:pt idx="774">
                  <c:v>-4.0205380000000002</c:v>
                </c:pt>
                <c:pt idx="775">
                  <c:v>-7.9048750000000005</c:v>
                </c:pt>
                <c:pt idx="776">
                  <c:v>-3.609194</c:v>
                </c:pt>
                <c:pt idx="777">
                  <c:v>-6.9571319999999996</c:v>
                </c:pt>
                <c:pt idx="778">
                  <c:v>-3.058182</c:v>
                </c:pt>
                <c:pt idx="779">
                  <c:v>-5.8157940000000004</c:v>
                </c:pt>
                <c:pt idx="780">
                  <c:v>-2.4378820000000001</c:v>
                </c:pt>
                <c:pt idx="781">
                  <c:v>-4.5913240000000002</c:v>
                </c:pt>
                <c:pt idx="782">
                  <c:v>-1.93161</c:v>
                </c:pt>
                <c:pt idx="783">
                  <c:v>-3.738381</c:v>
                </c:pt>
                <c:pt idx="784">
                  <c:v>-1.699978</c:v>
                </c:pt>
                <c:pt idx="785">
                  <c:v>-3.2573850000000002</c:v>
                </c:pt>
                <c:pt idx="786">
                  <c:v>-1.3717140000000001</c:v>
                </c:pt>
                <c:pt idx="787">
                  <c:v>-2.5608200000000001</c:v>
                </c:pt>
                <c:pt idx="788">
                  <c:v>-1.0280629999999999</c:v>
                </c:pt>
                <c:pt idx="789">
                  <c:v>-1.922728</c:v>
                </c:pt>
                <c:pt idx="790">
                  <c:v>-0.85344900000000001</c:v>
                </c:pt>
                <c:pt idx="791">
                  <c:v>-1.719408</c:v>
                </c:pt>
                <c:pt idx="792">
                  <c:v>-0.89968300000000001</c:v>
                </c:pt>
                <c:pt idx="793">
                  <c:v>-1.7921879999999999</c:v>
                </c:pt>
                <c:pt idx="794">
                  <c:v>-0.76231899999999997</c:v>
                </c:pt>
                <c:pt idx="795">
                  <c:v>-1.2439719999999999</c:v>
                </c:pt>
                <c:pt idx="796">
                  <c:v>-0.13464200000000001</c:v>
                </c:pt>
                <c:pt idx="797">
                  <c:v>1.3034999999999991E-2</c:v>
                </c:pt>
                <c:pt idx="798">
                  <c:v>0.30409399999999998</c:v>
                </c:pt>
                <c:pt idx="799">
                  <c:v>0.74390099999999992</c:v>
                </c:pt>
                <c:pt idx="800">
                  <c:v>0.65967500000000001</c:v>
                </c:pt>
                <c:pt idx="801">
                  <c:v>1.539285</c:v>
                </c:pt>
                <c:pt idx="802">
                  <c:v>0.98877400000000004</c:v>
                </c:pt>
                <c:pt idx="803">
                  <c:v>1.996135</c:v>
                </c:pt>
                <c:pt idx="804">
                  <c:v>1.043946</c:v>
                </c:pt>
                <c:pt idx="805">
                  <c:v>2.2442409999999997</c:v>
                </c:pt>
                <c:pt idx="806">
                  <c:v>1.5443750000000001</c:v>
                </c:pt>
                <c:pt idx="807">
                  <c:v>3.7250580000000002</c:v>
                </c:pt>
                <c:pt idx="808">
                  <c:v>3.0354679999999998</c:v>
                </c:pt>
                <c:pt idx="809">
                  <c:v>6.9406699999999999</c:v>
                </c:pt>
                <c:pt idx="810">
                  <c:v>4.5268980000000001</c:v>
                </c:pt>
                <c:pt idx="811">
                  <c:v>9.3328799999999994</c:v>
                </c:pt>
                <c:pt idx="812">
                  <c:v>4.7983219999999998</c:v>
                </c:pt>
                <c:pt idx="813">
                  <c:v>9.5510339999999996</c:v>
                </c:pt>
                <c:pt idx="814">
                  <c:v>4.6655300000000004</c:v>
                </c:pt>
                <c:pt idx="815">
                  <c:v>9.2349810000000012</c:v>
                </c:pt>
                <c:pt idx="816">
                  <c:v>4.4834589999999999</c:v>
                </c:pt>
                <c:pt idx="817">
                  <c:v>8.8709740000000004</c:v>
                </c:pt>
                <c:pt idx="818">
                  <c:v>4.2137929999999999</c:v>
                </c:pt>
                <c:pt idx="819">
                  <c:v>8.298884000000001</c:v>
                </c:pt>
                <c:pt idx="820">
                  <c:v>4.074141</c:v>
                </c:pt>
                <c:pt idx="821">
                  <c:v>8.2826799999999992</c:v>
                </c:pt>
                <c:pt idx="822">
                  <c:v>4.4766130000000004</c:v>
                </c:pt>
                <c:pt idx="823">
                  <c:v>9.2914549999999991</c:v>
                </c:pt>
                <c:pt idx="824">
                  <c:v>5.1377009999999999</c:v>
                </c:pt>
                <c:pt idx="825">
                  <c:v>10.488327999999999</c:v>
                </c:pt>
                <c:pt idx="826">
                  <c:v>5.4528840000000001</c:v>
                </c:pt>
                <c:pt idx="827">
                  <c:v>10.883872</c:v>
                </c:pt>
                <c:pt idx="828">
                  <c:v>5.2903019999999996</c:v>
                </c:pt>
                <c:pt idx="829">
                  <c:v>10.389662</c:v>
                </c:pt>
                <c:pt idx="830">
                  <c:v>4.8393220000000001</c:v>
                </c:pt>
                <c:pt idx="831">
                  <c:v>9.3596260000000004</c:v>
                </c:pt>
                <c:pt idx="832">
                  <c:v>4.179011</c:v>
                </c:pt>
                <c:pt idx="833">
                  <c:v>8.0310690000000005</c:v>
                </c:pt>
                <c:pt idx="834">
                  <c:v>3.4754770000000001</c:v>
                </c:pt>
                <c:pt idx="835">
                  <c:v>6.5008150000000002</c:v>
                </c:pt>
                <c:pt idx="836">
                  <c:v>2.5182169999999999</c:v>
                </c:pt>
                <c:pt idx="837">
                  <c:v>4.5059449999999996</c:v>
                </c:pt>
                <c:pt idx="838">
                  <c:v>1.454102</c:v>
                </c:pt>
                <c:pt idx="839">
                  <c:v>2.387521</c:v>
                </c:pt>
                <c:pt idx="840">
                  <c:v>0.41381699999999999</c:v>
                </c:pt>
                <c:pt idx="841">
                  <c:v>0.315747</c:v>
                </c:pt>
                <c:pt idx="842">
                  <c:v>-0.56335400000000002</c:v>
                </c:pt>
                <c:pt idx="843">
                  <c:v>-1.5035639999999999</c:v>
                </c:pt>
                <c:pt idx="844">
                  <c:v>-1.227846</c:v>
                </c:pt>
                <c:pt idx="845">
                  <c:v>-2.7199990000000001</c:v>
                </c:pt>
                <c:pt idx="846">
                  <c:v>-1.754257</c:v>
                </c:pt>
                <c:pt idx="847">
                  <c:v>-3.7667820000000001</c:v>
                </c:pt>
                <c:pt idx="848">
                  <c:v>-2.248783</c:v>
                </c:pt>
                <c:pt idx="849">
                  <c:v>-4.7243230000000001</c:v>
                </c:pt>
                <c:pt idx="850">
                  <c:v>-2.5939570000000001</c:v>
                </c:pt>
                <c:pt idx="851">
                  <c:v>-5.1932469999999995</c:v>
                </c:pt>
                <c:pt idx="852">
                  <c:v>-2.5950220000000002</c:v>
                </c:pt>
                <c:pt idx="853">
                  <c:v>-5.2292319999999997</c:v>
                </c:pt>
                <c:pt idx="854">
                  <c:v>-2.7083349999999999</c:v>
                </c:pt>
                <c:pt idx="855">
                  <c:v>-5.5233530000000002</c:v>
                </c:pt>
                <c:pt idx="856">
                  <c:v>-2.9663219999999999</c:v>
                </c:pt>
                <c:pt idx="857">
                  <c:v>-5.9717629999999993</c:v>
                </c:pt>
                <c:pt idx="858">
                  <c:v>-2.9729350000000001</c:v>
                </c:pt>
                <c:pt idx="859">
                  <c:v>-5.9438779999999998</c:v>
                </c:pt>
                <c:pt idx="860">
                  <c:v>-2.992302</c:v>
                </c:pt>
                <c:pt idx="861">
                  <c:v>-6.0666069999999994</c:v>
                </c:pt>
                <c:pt idx="862">
                  <c:v>-3.184526</c:v>
                </c:pt>
                <c:pt idx="863">
                  <c:v>-6.4970949999999998</c:v>
                </c:pt>
                <c:pt idx="864">
                  <c:v>-3.5005609999999998</c:v>
                </c:pt>
                <c:pt idx="865">
                  <c:v>-7.2299389999999999</c:v>
                </c:pt>
                <c:pt idx="866">
                  <c:v>-3.8869229999999999</c:v>
                </c:pt>
                <c:pt idx="867">
                  <c:v>-7.8490900000000003</c:v>
                </c:pt>
                <c:pt idx="868">
                  <c:v>-3.9786649999999999</c:v>
                </c:pt>
                <c:pt idx="869">
                  <c:v>-7.9710979999999996</c:v>
                </c:pt>
                <c:pt idx="870">
                  <c:v>-3.9866549999999998</c:v>
                </c:pt>
                <c:pt idx="871">
                  <c:v>-7.9310130000000001</c:v>
                </c:pt>
                <c:pt idx="872">
                  <c:v>-3.8485450000000001</c:v>
                </c:pt>
                <c:pt idx="873">
                  <c:v>-7.5479009999999995</c:v>
                </c:pt>
                <c:pt idx="874">
                  <c:v>-3.473357</c:v>
                </c:pt>
                <c:pt idx="875">
                  <c:v>-6.6374089999999999</c:v>
                </c:pt>
                <c:pt idx="876">
                  <c:v>-2.8999440000000001</c:v>
                </c:pt>
                <c:pt idx="877">
                  <c:v>-5.6442420000000002</c:v>
                </c:pt>
                <c:pt idx="878">
                  <c:v>-2.623513</c:v>
                </c:pt>
                <c:pt idx="879">
                  <c:v>-5.1098780000000001</c:v>
                </c:pt>
                <c:pt idx="880">
                  <c:v>-2.2852619999999999</c:v>
                </c:pt>
                <c:pt idx="881">
                  <c:v>-4.3435799999999993</c:v>
                </c:pt>
                <c:pt idx="882">
                  <c:v>-1.7868010000000001</c:v>
                </c:pt>
                <c:pt idx="883">
                  <c:v>-3.3160620000000001</c:v>
                </c:pt>
                <c:pt idx="884">
                  <c:v>-1.336943</c:v>
                </c:pt>
                <c:pt idx="885">
                  <c:v>-2.6213059999999997</c:v>
                </c:pt>
                <c:pt idx="886">
                  <c:v>-1.313294</c:v>
                </c:pt>
                <c:pt idx="887">
                  <c:v>-2.6348919999999998</c:v>
                </c:pt>
                <c:pt idx="888">
                  <c:v>-1.3387739999999999</c:v>
                </c:pt>
                <c:pt idx="889">
                  <c:v>-2.715824</c:v>
                </c:pt>
                <c:pt idx="890">
                  <c:v>-1.428993</c:v>
                </c:pt>
                <c:pt idx="891">
                  <c:v>-2.8832789999999999</c:v>
                </c:pt>
                <c:pt idx="892">
                  <c:v>-1.4068940000000001</c:v>
                </c:pt>
                <c:pt idx="893">
                  <c:v>-2.65924</c:v>
                </c:pt>
                <c:pt idx="894">
                  <c:v>-1.0128600000000001</c:v>
                </c:pt>
                <c:pt idx="895">
                  <c:v>-1.770289</c:v>
                </c:pt>
                <c:pt idx="896">
                  <c:v>-0.54327000000000003</c:v>
                </c:pt>
                <c:pt idx="897">
                  <c:v>-0.92061999999999999</c:v>
                </c:pt>
                <c:pt idx="898">
                  <c:v>-0.25041999999999998</c:v>
                </c:pt>
                <c:pt idx="899">
                  <c:v>-0.42521900000000001</c:v>
                </c:pt>
                <c:pt idx="900">
                  <c:v>-9.8691000000000001E-2</c:v>
                </c:pt>
                <c:pt idx="901">
                  <c:v>-9.1641E-2</c:v>
                </c:pt>
                <c:pt idx="902">
                  <c:v>0.18513299999999999</c:v>
                </c:pt>
                <c:pt idx="903">
                  <c:v>0.61770599999999998</c:v>
                </c:pt>
                <c:pt idx="904">
                  <c:v>0.78147800000000001</c:v>
                </c:pt>
                <c:pt idx="905">
                  <c:v>2.0135550000000002</c:v>
                </c:pt>
                <c:pt idx="906">
                  <c:v>1.6676899999999999</c:v>
                </c:pt>
                <c:pt idx="907">
                  <c:v>3.656161</c:v>
                </c:pt>
                <c:pt idx="908">
                  <c:v>2.084295</c:v>
                </c:pt>
                <c:pt idx="909">
                  <c:v>4.0213900000000002</c:v>
                </c:pt>
                <c:pt idx="910">
                  <c:v>1.610063</c:v>
                </c:pt>
                <c:pt idx="911">
                  <c:v>2.9657590000000003</c:v>
                </c:pt>
                <c:pt idx="912">
                  <c:v>1.373092</c:v>
                </c:pt>
                <c:pt idx="913">
                  <c:v>3.1190389999999999</c:v>
                </c:pt>
                <c:pt idx="914">
                  <c:v>2.294098</c:v>
                </c:pt>
                <c:pt idx="915">
                  <c:v>5.2060130000000004</c:v>
                </c:pt>
                <c:pt idx="916">
                  <c:v>3.459803</c:v>
                </c:pt>
                <c:pt idx="917">
                  <c:v>7.2737819999999997</c:v>
                </c:pt>
                <c:pt idx="918">
                  <c:v>3.9680589999999998</c:v>
                </c:pt>
                <c:pt idx="919">
                  <c:v>7.9609620000000003</c:v>
                </c:pt>
                <c:pt idx="920">
                  <c:v>3.9442849999999998</c:v>
                </c:pt>
                <c:pt idx="921">
                  <c:v>7.8240499999999997</c:v>
                </c:pt>
                <c:pt idx="922">
                  <c:v>3.8380740000000002</c:v>
                </c:pt>
                <c:pt idx="923">
                  <c:v>7.6889719999999997</c:v>
                </c:pt>
                <c:pt idx="924">
                  <c:v>3.9139279999999999</c:v>
                </c:pt>
                <c:pt idx="925">
                  <c:v>7.8997229999999998</c:v>
                </c:pt>
                <c:pt idx="926">
                  <c:v>4.0271179999999998</c:v>
                </c:pt>
                <c:pt idx="927">
                  <c:v>8.0565859999999994</c:v>
                </c:pt>
                <c:pt idx="928">
                  <c:v>3.9584009999999998</c:v>
                </c:pt>
                <c:pt idx="929">
                  <c:v>7.8007379999999999</c:v>
                </c:pt>
                <c:pt idx="930">
                  <c:v>3.7137410000000002</c:v>
                </c:pt>
                <c:pt idx="931">
                  <c:v>7.2647449999999996</c:v>
                </c:pt>
                <c:pt idx="932">
                  <c:v>3.3797389999999998</c:v>
                </c:pt>
                <c:pt idx="933">
                  <c:v>6.5485659999999992</c:v>
                </c:pt>
                <c:pt idx="934">
                  <c:v>2.949071</c:v>
                </c:pt>
                <c:pt idx="935">
                  <c:v>5.6525720000000002</c:v>
                </c:pt>
                <c:pt idx="936">
                  <c:v>2.3766980000000002</c:v>
                </c:pt>
                <c:pt idx="937">
                  <c:v>4.3364659999999997</c:v>
                </c:pt>
                <c:pt idx="938">
                  <c:v>1.4426399999999999</c:v>
                </c:pt>
                <c:pt idx="939">
                  <c:v>2.3199749999999999</c:v>
                </c:pt>
                <c:pt idx="940">
                  <c:v>0.30948199999999998</c:v>
                </c:pt>
                <c:pt idx="941">
                  <c:v>6.6819999999999991E-2</c:v>
                </c:pt>
                <c:pt idx="942">
                  <c:v>-0.61186600000000002</c:v>
                </c:pt>
                <c:pt idx="943">
                  <c:v>-1.4227590000000001</c:v>
                </c:pt>
                <c:pt idx="944">
                  <c:v>-0.87576100000000001</c:v>
                </c:pt>
                <c:pt idx="945">
                  <c:v>-1.7220599999999999</c:v>
                </c:pt>
                <c:pt idx="946">
                  <c:v>-0.81711</c:v>
                </c:pt>
                <c:pt idx="947">
                  <c:v>-1.6221459999999999</c:v>
                </c:pt>
                <c:pt idx="948">
                  <c:v>-0.94515300000000002</c:v>
                </c:pt>
                <c:pt idx="949">
                  <c:v>-2.1748949999999998</c:v>
                </c:pt>
                <c:pt idx="950">
                  <c:v>-1.5400780000000001</c:v>
                </c:pt>
                <c:pt idx="951">
                  <c:v>-3.4590670000000001</c:v>
                </c:pt>
                <c:pt idx="952">
                  <c:v>-2.3914629999999999</c:v>
                </c:pt>
                <c:pt idx="953">
                  <c:v>-5.2822870000000002</c:v>
                </c:pt>
                <c:pt idx="954">
                  <c:v>-3.327966</c:v>
                </c:pt>
                <c:pt idx="955">
                  <c:v>-7.0249730000000001</c:v>
                </c:pt>
                <c:pt idx="956">
                  <c:v>-3.9742660000000001</c:v>
                </c:pt>
                <c:pt idx="957">
                  <c:v>-8.1518079999999991</c:v>
                </c:pt>
                <c:pt idx="958">
                  <c:v>-4.2917310000000004</c:v>
                </c:pt>
                <c:pt idx="959">
                  <c:v>-8.6349970000000003</c:v>
                </c:pt>
                <c:pt idx="960">
                  <c:v>-4.3857840000000001</c:v>
                </c:pt>
                <c:pt idx="961">
                  <c:v>-8.7915290000000006</c:v>
                </c:pt>
                <c:pt idx="962">
                  <c:v>-4.4175250000000004</c:v>
                </c:pt>
                <c:pt idx="963">
                  <c:v>-8.7820320000000009</c:v>
                </c:pt>
                <c:pt idx="964">
                  <c:v>-4.2985990000000003</c:v>
                </c:pt>
                <c:pt idx="965">
                  <c:v>-8.4529490000000003</c:v>
                </c:pt>
                <c:pt idx="966">
                  <c:v>-3.8108399999999998</c:v>
                </c:pt>
                <c:pt idx="967">
                  <c:v>-7.2274419999999999</c:v>
                </c:pt>
                <c:pt idx="968">
                  <c:v>-3.1550340000000001</c:v>
                </c:pt>
                <c:pt idx="969">
                  <c:v>-6.2050029999999996</c:v>
                </c:pt>
                <c:pt idx="970">
                  <c:v>-3.0951119999999999</c:v>
                </c:pt>
                <c:pt idx="971">
                  <c:v>-6.2460120000000003</c:v>
                </c:pt>
                <c:pt idx="972">
                  <c:v>-3.1712590000000001</c:v>
                </c:pt>
                <c:pt idx="973">
                  <c:v>-6.3415610000000004</c:v>
                </c:pt>
                <c:pt idx="974">
                  <c:v>-3.0929519999999999</c:v>
                </c:pt>
                <c:pt idx="975">
                  <c:v>-5.8979200000000001</c:v>
                </c:pt>
                <c:pt idx="976">
                  <c:v>-2.4527359999999998</c:v>
                </c:pt>
                <c:pt idx="977">
                  <c:v>-4.6450169999999993</c:v>
                </c:pt>
                <c:pt idx="978">
                  <c:v>-1.979916</c:v>
                </c:pt>
                <c:pt idx="979">
                  <c:v>-3.7783579999999999</c:v>
                </c:pt>
                <c:pt idx="980">
                  <c:v>-1.6710940000000001</c:v>
                </c:pt>
                <c:pt idx="981">
                  <c:v>-3.219395</c:v>
                </c:pt>
                <c:pt idx="982">
                  <c:v>-1.4802249999999999</c:v>
                </c:pt>
                <c:pt idx="983">
                  <c:v>-2.8249610000000001</c:v>
                </c:pt>
                <c:pt idx="984">
                  <c:v>-1.109577</c:v>
                </c:pt>
                <c:pt idx="985">
                  <c:v>-1.9553210000000001</c:v>
                </c:pt>
                <c:pt idx="986">
                  <c:v>-0.60405200000000003</c:v>
                </c:pt>
                <c:pt idx="987">
                  <c:v>-0.98863600000000007</c:v>
                </c:pt>
                <c:pt idx="988">
                  <c:v>-9.5028000000000001E-2</c:v>
                </c:pt>
                <c:pt idx="989">
                  <c:v>0.31143599999999999</c:v>
                </c:pt>
                <c:pt idx="990">
                  <c:v>1.014119</c:v>
                </c:pt>
                <c:pt idx="991">
                  <c:v>2.5280879999999999</c:v>
                </c:pt>
                <c:pt idx="992">
                  <c:v>1.741168</c:v>
                </c:pt>
                <c:pt idx="993">
                  <c:v>3.480982</c:v>
                </c:pt>
                <c:pt idx="994">
                  <c:v>1.6202840000000001</c:v>
                </c:pt>
                <c:pt idx="995">
                  <c:v>3.271652</c:v>
                </c:pt>
                <c:pt idx="996">
                  <c:v>1.7705649999999999</c:v>
                </c:pt>
                <c:pt idx="997">
                  <c:v>3.7497629999999997</c:v>
                </c:pt>
                <c:pt idx="998">
                  <c:v>2.2120169999999999</c:v>
                </c:pt>
                <c:pt idx="999">
                  <c:v>4.6439399999999997</c:v>
                </c:pt>
                <c:pt idx="1000">
                  <c:v>2.7469860000000001</c:v>
                </c:pt>
                <c:pt idx="1001">
                  <c:v>6.1049430000000005</c:v>
                </c:pt>
                <c:pt idx="1002">
                  <c:v>4.2847489999999997</c:v>
                </c:pt>
                <c:pt idx="1003">
                  <c:v>9.6009460000000004</c:v>
                </c:pt>
                <c:pt idx="1004">
                  <c:v>6.017099</c:v>
                </c:pt>
                <c:pt idx="1005">
                  <c:v>12.165150000000001</c:v>
                </c:pt>
                <c:pt idx="1006">
                  <c:v>5.9507479999999999</c:v>
                </c:pt>
                <c:pt idx="1007">
                  <c:v>11.711452999999999</c:v>
                </c:pt>
                <c:pt idx="1008">
                  <c:v>5.6452840000000002</c:v>
                </c:pt>
                <c:pt idx="1009">
                  <c:v>11.284087</c:v>
                </c:pt>
                <c:pt idx="1010">
                  <c:v>5.7116020000000001</c:v>
                </c:pt>
                <c:pt idx="1011">
                  <c:v>11.434446000000001</c:v>
                </c:pt>
                <c:pt idx="1012">
                  <c:v>5.6309069999999997</c:v>
                </c:pt>
                <c:pt idx="1013">
                  <c:v>11.053246</c:v>
                </c:pt>
                <c:pt idx="1014">
                  <c:v>5.145435</c:v>
                </c:pt>
                <c:pt idx="1015">
                  <c:v>9.9601620000000004</c:v>
                </c:pt>
                <c:pt idx="1016">
                  <c:v>4.422269</c:v>
                </c:pt>
                <c:pt idx="1017">
                  <c:v>8.4111089999999997</c:v>
                </c:pt>
                <c:pt idx="1018">
                  <c:v>3.551253</c:v>
                </c:pt>
                <c:pt idx="1019">
                  <c:v>6.6842830000000006</c:v>
                </c:pt>
                <c:pt idx="1020">
                  <c:v>2.7297600000000002</c:v>
                </c:pt>
                <c:pt idx="1021">
                  <c:v>5.0892499999999998</c:v>
                </c:pt>
                <c:pt idx="1022">
                  <c:v>2.0159500000000001</c:v>
                </c:pt>
                <c:pt idx="1023">
                  <c:v>3.6841970000000002</c:v>
                </c:pt>
                <c:pt idx="1024">
                  <c:v>1.291272</c:v>
                </c:pt>
                <c:pt idx="1025">
                  <c:v>2.139526</c:v>
                </c:pt>
                <c:pt idx="1026">
                  <c:v>0.37726799999999999</c:v>
                </c:pt>
                <c:pt idx="1027">
                  <c:v>0.259774</c:v>
                </c:pt>
                <c:pt idx="1028">
                  <c:v>-0.62493200000000004</c:v>
                </c:pt>
                <c:pt idx="1029">
                  <c:v>-1.749344</c:v>
                </c:pt>
                <c:pt idx="1030">
                  <c:v>-1.5880700000000001</c:v>
                </c:pt>
                <c:pt idx="1031">
                  <c:v>-3.5701320000000001</c:v>
                </c:pt>
                <c:pt idx="1032">
                  <c:v>-2.3147570000000002</c:v>
                </c:pt>
                <c:pt idx="1033">
                  <c:v>-4.8888820000000006</c:v>
                </c:pt>
                <c:pt idx="1034">
                  <c:v>-2.764672</c:v>
                </c:pt>
                <c:pt idx="1035">
                  <c:v>-5.6818939999999998</c:v>
                </c:pt>
                <c:pt idx="1036">
                  <c:v>-3.083631</c:v>
                </c:pt>
                <c:pt idx="1037">
                  <c:v>-6.3341080000000005</c:v>
                </c:pt>
                <c:pt idx="1038">
                  <c:v>-3.4213040000000001</c:v>
                </c:pt>
                <c:pt idx="1039">
                  <c:v>-7.0351169999999996</c:v>
                </c:pt>
                <c:pt idx="1040">
                  <c:v>-3.7611919999999999</c:v>
                </c:pt>
                <c:pt idx="1041">
                  <c:v>-7.6658150000000003</c:v>
                </c:pt>
                <c:pt idx="1042">
                  <c:v>-4.0314240000000003</c:v>
                </c:pt>
                <c:pt idx="1043">
                  <c:v>-8.0579080000000012</c:v>
                </c:pt>
                <c:pt idx="1044">
                  <c:v>-3.9507129999999999</c:v>
                </c:pt>
                <c:pt idx="1045">
                  <c:v>-7.9422709999999999</c:v>
                </c:pt>
                <c:pt idx="1046">
                  <c:v>-4.1237130000000004</c:v>
                </c:pt>
                <c:pt idx="1047">
                  <c:v>-8.4763590000000004</c:v>
                </c:pt>
                <c:pt idx="1048">
                  <c:v>-4.6143989999999997</c:v>
                </c:pt>
                <c:pt idx="1049">
                  <c:v>-9.4084900000000005</c:v>
                </c:pt>
                <c:pt idx="1050">
                  <c:v>-4.6592690000000001</c:v>
                </c:pt>
                <c:pt idx="1051">
                  <c:v>-8.7942900000000002</c:v>
                </c:pt>
                <c:pt idx="1052">
                  <c:v>-3.3681139999999998</c:v>
                </c:pt>
                <c:pt idx="1053">
                  <c:v>-6.0203899999999999</c:v>
                </c:pt>
                <c:pt idx="1054">
                  <c:v>-2.235897</c:v>
                </c:pt>
                <c:pt idx="1055">
                  <c:v>-4.3393920000000001</c:v>
                </c:pt>
                <c:pt idx="1056">
                  <c:v>-2.2339370000000001</c:v>
                </c:pt>
                <c:pt idx="1057">
                  <c:v>-4.6536590000000002</c:v>
                </c:pt>
                <c:pt idx="1058">
                  <c:v>-2.5175519999999998</c:v>
                </c:pt>
                <c:pt idx="1059">
                  <c:v>-4.9110719999999999</c:v>
                </c:pt>
                <c:pt idx="1060">
                  <c:v>-1.9632099999999999</c:v>
                </c:pt>
                <c:pt idx="1061">
                  <c:v>-3.326784</c:v>
                </c:pt>
                <c:pt idx="1062">
                  <c:v>-0.95989199999999997</c:v>
                </c:pt>
                <c:pt idx="1063">
                  <c:v>-1.7172879999999999</c:v>
                </c:pt>
                <c:pt idx="1064">
                  <c:v>-0.69518199999999997</c:v>
                </c:pt>
                <c:pt idx="1065">
                  <c:v>-1.4388160000000001</c:v>
                </c:pt>
                <c:pt idx="1066">
                  <c:v>-0.83912900000000001</c:v>
                </c:pt>
                <c:pt idx="1067">
                  <c:v>-1.7425139999999999</c:v>
                </c:pt>
                <c:pt idx="1068">
                  <c:v>-0.86053599999999997</c:v>
                </c:pt>
                <c:pt idx="1069">
                  <c:v>-1.6340539999999999</c:v>
                </c:pt>
                <c:pt idx="1070">
                  <c:v>-0.73879399999999995</c:v>
                </c:pt>
                <c:pt idx="1071">
                  <c:v>-1.5423339999999999</c:v>
                </c:pt>
                <c:pt idx="1072">
                  <c:v>-0.90429800000000005</c:v>
                </c:pt>
                <c:pt idx="1073">
                  <c:v>-1.8155860000000001</c:v>
                </c:pt>
                <c:pt idx="1074">
                  <c:v>-0.89276999999999995</c:v>
                </c:pt>
                <c:pt idx="1075">
                  <c:v>-1.696939</c:v>
                </c:pt>
                <c:pt idx="1076">
                  <c:v>-0.54997499999999999</c:v>
                </c:pt>
                <c:pt idx="1077">
                  <c:v>-0.75649500000000003</c:v>
                </c:pt>
                <c:pt idx="1078">
                  <c:v>0.19204099999999999</c:v>
                </c:pt>
                <c:pt idx="1079">
                  <c:v>0.65210699999999999</c:v>
                </c:pt>
                <c:pt idx="1080">
                  <c:v>0.628942</c:v>
                </c:pt>
                <c:pt idx="1081">
                  <c:v>1.3332820000000001</c:v>
                </c:pt>
                <c:pt idx="1082">
                  <c:v>0.60770100000000005</c:v>
                </c:pt>
                <c:pt idx="1083">
                  <c:v>0.93276200000000009</c:v>
                </c:pt>
                <c:pt idx="1084">
                  <c:v>0.209781</c:v>
                </c:pt>
                <c:pt idx="1085">
                  <c:v>0.70368799999999998</c:v>
                </c:pt>
                <c:pt idx="1086">
                  <c:v>0.91083800000000004</c:v>
                </c:pt>
                <c:pt idx="1087">
                  <c:v>1.8829480000000001</c:v>
                </c:pt>
                <c:pt idx="1088">
                  <c:v>0.68621100000000002</c:v>
                </c:pt>
                <c:pt idx="1089">
                  <c:v>1.1188260000000001</c:v>
                </c:pt>
                <c:pt idx="1090">
                  <c:v>0.733769</c:v>
                </c:pt>
                <c:pt idx="1091">
                  <c:v>2.4268860000000001</c:v>
                </c:pt>
                <c:pt idx="1092">
                  <c:v>2.9544000000000001</c:v>
                </c:pt>
                <c:pt idx="1093">
                  <c:v>6.9682689999999994</c:v>
                </c:pt>
                <c:pt idx="1094">
                  <c:v>4.5877189999999999</c:v>
                </c:pt>
                <c:pt idx="1095">
                  <c:v>9.444312</c:v>
                </c:pt>
                <c:pt idx="1096">
                  <c:v>4.9300249999999997</c:v>
                </c:pt>
                <c:pt idx="1097">
                  <c:v>9.7556839999999987</c:v>
                </c:pt>
                <c:pt idx="1098">
                  <c:v>4.716151</c:v>
                </c:pt>
                <c:pt idx="1099">
                  <c:v>9.412234999999999</c:v>
                </c:pt>
                <c:pt idx="1100">
                  <c:v>4.7063560000000004</c:v>
                </c:pt>
                <c:pt idx="1101">
                  <c:v>9.3964970000000001</c:v>
                </c:pt>
                <c:pt idx="1102">
                  <c:v>4.6696280000000003</c:v>
                </c:pt>
                <c:pt idx="1103">
                  <c:v>9.2615839999999992</c:v>
                </c:pt>
                <c:pt idx="1104">
                  <c:v>4.449643</c:v>
                </c:pt>
                <c:pt idx="1105">
                  <c:v>8.6745330000000003</c:v>
                </c:pt>
                <c:pt idx="1106">
                  <c:v>3.9261659999999998</c:v>
                </c:pt>
                <c:pt idx="1107">
                  <c:v>7.5101849999999999</c:v>
                </c:pt>
                <c:pt idx="1108">
                  <c:v>3.1958709999999999</c:v>
                </c:pt>
                <c:pt idx="1109">
                  <c:v>5.981757</c:v>
                </c:pt>
                <c:pt idx="1110">
                  <c:v>2.3654920000000002</c:v>
                </c:pt>
                <c:pt idx="1111">
                  <c:v>4.3268810000000002</c:v>
                </c:pt>
                <c:pt idx="1112">
                  <c:v>1.5241420000000001</c:v>
                </c:pt>
                <c:pt idx="1113">
                  <c:v>2.4967230000000002</c:v>
                </c:pt>
                <c:pt idx="1114">
                  <c:v>0.30535299999999999</c:v>
                </c:pt>
                <c:pt idx="1115">
                  <c:v>-0.16242600000000001</c:v>
                </c:pt>
                <c:pt idx="1116">
                  <c:v>-1.2505539999999999</c:v>
                </c:pt>
                <c:pt idx="1117">
                  <c:v>-3.215913</c:v>
                </c:pt>
                <c:pt idx="1118">
                  <c:v>-2.5914929999999998</c:v>
                </c:pt>
                <c:pt idx="1119">
                  <c:v>-5.7217539999999998</c:v>
                </c:pt>
                <c:pt idx="1120">
                  <c:v>-3.5559669999999999</c:v>
                </c:pt>
                <c:pt idx="1121">
                  <c:v>-7.4023749999999993</c:v>
                </c:pt>
                <c:pt idx="1122">
                  <c:v>-3.9818799999999999</c:v>
                </c:pt>
                <c:pt idx="1123">
                  <c:v>-7.9852889999999999</c:v>
                </c:pt>
                <c:pt idx="1124">
                  <c:v>-4.0238500000000004</c:v>
                </c:pt>
                <c:pt idx="1125">
                  <c:v>-8.0455719999999999</c:v>
                </c:pt>
                <c:pt idx="1126">
                  <c:v>-4.0216589999999997</c:v>
                </c:pt>
                <c:pt idx="1127">
                  <c:v>-8.0727890000000002</c:v>
                </c:pt>
                <c:pt idx="1128">
                  <c:v>-4.0317170000000004</c:v>
                </c:pt>
                <c:pt idx="1129">
                  <c:v>-7.9703420000000005</c:v>
                </c:pt>
                <c:pt idx="1130">
                  <c:v>-3.7811020000000002</c:v>
                </c:pt>
                <c:pt idx="1131">
                  <c:v>-7.4314580000000001</c:v>
                </c:pt>
                <c:pt idx="1132">
                  <c:v>-3.6146150000000001</c:v>
                </c:pt>
                <c:pt idx="1133">
                  <c:v>-7.2857560000000001</c:v>
                </c:pt>
                <c:pt idx="1134">
                  <c:v>-3.8102849999999999</c:v>
                </c:pt>
                <c:pt idx="1135">
                  <c:v>-7.7467829999999998</c:v>
                </c:pt>
                <c:pt idx="1136">
                  <c:v>-4.0099919999999996</c:v>
                </c:pt>
                <c:pt idx="1137">
                  <c:v>-7.8987619999999996</c:v>
                </c:pt>
                <c:pt idx="1138">
                  <c:v>-3.5379800000000001</c:v>
                </c:pt>
                <c:pt idx="1139">
                  <c:v>-6.630134</c:v>
                </c:pt>
                <c:pt idx="1140">
                  <c:v>-2.6428609999999999</c:v>
                </c:pt>
                <c:pt idx="1141">
                  <c:v>-4.9611529999999995</c:v>
                </c:pt>
                <c:pt idx="1142">
                  <c:v>-2.1516169999999999</c:v>
                </c:pt>
                <c:pt idx="1143">
                  <c:v>-4.1981000000000002</c:v>
                </c:pt>
                <c:pt idx="1144">
                  <c:v>-1.939481</c:v>
                </c:pt>
                <c:pt idx="1145">
                  <c:v>-3.7603219999999999</c:v>
                </c:pt>
                <c:pt idx="1146">
                  <c:v>-1.7311890000000001</c:v>
                </c:pt>
                <c:pt idx="1147">
                  <c:v>-3.2715070000000002</c:v>
                </c:pt>
                <c:pt idx="1148">
                  <c:v>-1.2564770000000001</c:v>
                </c:pt>
                <c:pt idx="1149">
                  <c:v>-2.2820869999999998</c:v>
                </c:pt>
                <c:pt idx="1150">
                  <c:v>-0.85488200000000003</c:v>
                </c:pt>
                <c:pt idx="1151">
                  <c:v>-1.5891570000000002</c:v>
                </c:pt>
                <c:pt idx="1152">
                  <c:v>-0.61541400000000002</c:v>
                </c:pt>
                <c:pt idx="1153">
                  <c:v>-1.0896669999999999</c:v>
                </c:pt>
                <c:pt idx="1154">
                  <c:v>-0.430365</c:v>
                </c:pt>
                <c:pt idx="1155">
                  <c:v>-0.89115800000000001</c:v>
                </c:pt>
                <c:pt idx="1156">
                  <c:v>-0.45509300000000003</c:v>
                </c:pt>
                <c:pt idx="1157">
                  <c:v>-0.84931599999999996</c:v>
                </c:pt>
                <c:pt idx="1158">
                  <c:v>-0.31487799999999999</c:v>
                </c:pt>
                <c:pt idx="1159">
                  <c:v>-0.59391899999999997</c:v>
                </c:pt>
                <c:pt idx="1160">
                  <c:v>-0.36602099999999999</c:v>
                </c:pt>
                <c:pt idx="1161">
                  <c:v>-0.91103299999999998</c:v>
                </c:pt>
                <c:pt idx="1162">
                  <c:v>-0.72321500000000005</c:v>
                </c:pt>
                <c:pt idx="1163">
                  <c:v>-1.582651</c:v>
                </c:pt>
                <c:pt idx="1164">
                  <c:v>-0.89824499999999996</c:v>
                </c:pt>
                <c:pt idx="1165">
                  <c:v>-1.7282759999999999</c:v>
                </c:pt>
                <c:pt idx="1166">
                  <c:v>-0.49935000000000002</c:v>
                </c:pt>
                <c:pt idx="1167">
                  <c:v>-0.55412400000000006</c:v>
                </c:pt>
                <c:pt idx="1168">
                  <c:v>0.266787</c:v>
                </c:pt>
                <c:pt idx="1169">
                  <c:v>0.607765</c:v>
                </c:pt>
                <c:pt idx="1170">
                  <c:v>0.31837199999999999</c:v>
                </c:pt>
                <c:pt idx="1171">
                  <c:v>0.69422800000000007</c:v>
                </c:pt>
                <c:pt idx="1172">
                  <c:v>0.50428399999999995</c:v>
                </c:pt>
                <c:pt idx="1173">
                  <c:v>1.3642409999999998</c:v>
                </c:pt>
                <c:pt idx="1174">
                  <c:v>1.265655</c:v>
                </c:pt>
                <c:pt idx="1175">
                  <c:v>2.5893619999999999</c:v>
                </c:pt>
                <c:pt idx="1176">
                  <c:v>0.92169400000000001</c:v>
                </c:pt>
                <c:pt idx="1177">
                  <c:v>1.2880590000000001</c:v>
                </c:pt>
                <c:pt idx="1178">
                  <c:v>0.207928</c:v>
                </c:pt>
                <c:pt idx="1179">
                  <c:v>1.1065659999999999</c:v>
                </c:pt>
                <c:pt idx="1180">
                  <c:v>2.1737009999999999</c:v>
                </c:pt>
                <c:pt idx="1181">
                  <c:v>5.585223</c:v>
                </c:pt>
                <c:pt idx="1182">
                  <c:v>4.0738979999999998</c:v>
                </c:pt>
                <c:pt idx="1183">
                  <c:v>8.3194200000000009</c:v>
                </c:pt>
                <c:pt idx="1184">
                  <c:v>4.20099</c:v>
                </c:pt>
                <c:pt idx="1185">
                  <c:v>8.3258469999999996</c:v>
                </c:pt>
                <c:pt idx="1186">
                  <c:v>4.0678609999999997</c:v>
                </c:pt>
                <c:pt idx="1187">
                  <c:v>8.0693799999999989</c:v>
                </c:pt>
                <c:pt idx="1188">
                  <c:v>3.9325049999999999</c:v>
                </c:pt>
                <c:pt idx="1189">
                  <c:v>7.7977620000000005</c:v>
                </c:pt>
                <c:pt idx="1190">
                  <c:v>3.8104100000000001</c:v>
                </c:pt>
                <c:pt idx="1191">
                  <c:v>7.5917700000000004</c:v>
                </c:pt>
                <c:pt idx="1192">
                  <c:v>3.7698520000000002</c:v>
                </c:pt>
                <c:pt idx="1193">
                  <c:v>7.5057660000000004</c:v>
                </c:pt>
                <c:pt idx="1194">
                  <c:v>3.6883720000000002</c:v>
                </c:pt>
                <c:pt idx="1195">
                  <c:v>7.30016</c:v>
                </c:pt>
                <c:pt idx="1196">
                  <c:v>3.496486</c:v>
                </c:pt>
                <c:pt idx="1197">
                  <c:v>6.8538449999999997</c:v>
                </c:pt>
                <c:pt idx="1198">
                  <c:v>3.183878</c:v>
                </c:pt>
                <c:pt idx="1199">
                  <c:v>6.1612609999999997</c:v>
                </c:pt>
                <c:pt idx="1200">
                  <c:v>2.73794</c:v>
                </c:pt>
                <c:pt idx="1201">
                  <c:v>5.1492439999999995</c:v>
                </c:pt>
                <c:pt idx="1202">
                  <c:v>1.9477359999999999</c:v>
                </c:pt>
                <c:pt idx="1203">
                  <c:v>3.3171780000000002</c:v>
                </c:pt>
                <c:pt idx="1204">
                  <c:v>0.72262999999999999</c:v>
                </c:pt>
                <c:pt idx="1205">
                  <c:v>0.79883400000000004</c:v>
                </c:pt>
                <c:pt idx="1206">
                  <c:v>-0.51139199999999996</c:v>
                </c:pt>
                <c:pt idx="1207">
                  <c:v>-1.5194959999999997</c:v>
                </c:pt>
                <c:pt idx="1208">
                  <c:v>-1.4186319999999999</c:v>
                </c:pt>
                <c:pt idx="1209">
                  <c:v>-3.1545459999999999</c:v>
                </c:pt>
                <c:pt idx="1210">
                  <c:v>-1.9272389999999999</c:v>
                </c:pt>
                <c:pt idx="1211">
                  <c:v>-3.9674139999999998</c:v>
                </c:pt>
                <c:pt idx="1212">
                  <c:v>-2.1514250000000001</c:v>
                </c:pt>
                <c:pt idx="1213">
                  <c:v>-4.4752229999999997</c:v>
                </c:pt>
                <c:pt idx="1214">
                  <c:v>-2.554646</c:v>
                </c:pt>
                <c:pt idx="1215">
                  <c:v>-5.3892050000000005</c:v>
                </c:pt>
                <c:pt idx="1216">
                  <c:v>-3.1173899999999999</c:v>
                </c:pt>
                <c:pt idx="1217">
                  <c:v>-6.3978470000000005</c:v>
                </c:pt>
                <c:pt idx="1218">
                  <c:v>-3.3717199999999998</c:v>
                </c:pt>
                <c:pt idx="1219">
                  <c:v>-6.8311549999999999</c:v>
                </c:pt>
                <c:pt idx="1220">
                  <c:v>-3.5477020000000001</c:v>
                </c:pt>
                <c:pt idx="1221">
                  <c:v>-7.184965</c:v>
                </c:pt>
                <c:pt idx="1222">
                  <c:v>-3.7325080000000002</c:v>
                </c:pt>
                <c:pt idx="1223">
                  <c:v>-7.5238530000000008</c:v>
                </c:pt>
                <c:pt idx="1224">
                  <c:v>-3.8427660000000001</c:v>
                </c:pt>
                <c:pt idx="1225">
                  <c:v>-7.567977</c:v>
                </c:pt>
                <c:pt idx="1226">
                  <c:v>-3.4698530000000001</c:v>
                </c:pt>
                <c:pt idx="1227">
                  <c:v>-6.6581890000000001</c:v>
                </c:pt>
                <c:pt idx="1228">
                  <c:v>-2.9767700000000001</c:v>
                </c:pt>
                <c:pt idx="1229">
                  <c:v>-5.8479400000000004</c:v>
                </c:pt>
                <c:pt idx="1230">
                  <c:v>-2.835315</c:v>
                </c:pt>
                <c:pt idx="1231">
                  <c:v>-5.6600780000000004</c:v>
                </c:pt>
                <c:pt idx="1232">
                  <c:v>-2.8268070000000001</c:v>
                </c:pt>
                <c:pt idx="1233">
                  <c:v>-5.6450689999999994</c:v>
                </c:pt>
                <c:pt idx="1234">
                  <c:v>-2.7088100000000002</c:v>
                </c:pt>
                <c:pt idx="1235">
                  <c:v>-5.1890460000000003</c:v>
                </c:pt>
                <c:pt idx="1236">
                  <c:v>-2.1939099999999998</c:v>
                </c:pt>
                <c:pt idx="1237">
                  <c:v>-4.0878779999999999</c:v>
                </c:pt>
                <c:pt idx="1238">
                  <c:v>-1.644498</c:v>
                </c:pt>
                <c:pt idx="1239">
                  <c:v>-3.075304</c:v>
                </c:pt>
                <c:pt idx="1240">
                  <c:v>-1.2564139999999999</c:v>
                </c:pt>
                <c:pt idx="1241">
                  <c:v>-2.3596550000000001</c:v>
                </c:pt>
                <c:pt idx="1242">
                  <c:v>-0.97078200000000003</c:v>
                </c:pt>
                <c:pt idx="1243">
                  <c:v>-1.8777900000000001</c:v>
                </c:pt>
                <c:pt idx="1244">
                  <c:v>-0.867892</c:v>
                </c:pt>
                <c:pt idx="1245">
                  <c:v>-1.7012499999999999</c:v>
                </c:pt>
                <c:pt idx="1246">
                  <c:v>-0.77966299999999999</c:v>
                </c:pt>
                <c:pt idx="1247">
                  <c:v>-1.475576</c:v>
                </c:pt>
                <c:pt idx="1248">
                  <c:v>-0.62747200000000003</c:v>
                </c:pt>
                <c:pt idx="1249">
                  <c:v>-1.213905</c:v>
                </c:pt>
                <c:pt idx="1250">
                  <c:v>-0.59823700000000002</c:v>
                </c:pt>
                <c:pt idx="1251">
                  <c:v>-1.2428980000000001</c:v>
                </c:pt>
                <c:pt idx="1252">
                  <c:v>-0.63016300000000003</c:v>
                </c:pt>
                <c:pt idx="1253">
                  <c:v>-1.080552</c:v>
                </c:pt>
                <c:pt idx="1254">
                  <c:v>-8.8384000000000004E-2</c:v>
                </c:pt>
                <c:pt idx="1255">
                  <c:v>0.18133699999999997</c:v>
                </c:pt>
                <c:pt idx="1256">
                  <c:v>0.46376000000000001</c:v>
                </c:pt>
                <c:pt idx="1257">
                  <c:v>0.749834</c:v>
                </c:pt>
                <c:pt idx="1258">
                  <c:v>2.0046999999999999E-2</c:v>
                </c:pt>
                <c:pt idx="1259">
                  <c:v>-0.10854999999999999</c:v>
                </c:pt>
                <c:pt idx="1260">
                  <c:v>-0.13596900000000001</c:v>
                </c:pt>
                <c:pt idx="1261">
                  <c:v>-0.12984100000000001</c:v>
                </c:pt>
                <c:pt idx="1262">
                  <c:v>0.15138699999999999</c:v>
                </c:pt>
                <c:pt idx="1263">
                  <c:v>0.45088699999999998</c:v>
                </c:pt>
                <c:pt idx="1264">
                  <c:v>0.47677599999999998</c:v>
                </c:pt>
                <c:pt idx="1265">
                  <c:v>1.037096</c:v>
                </c:pt>
                <c:pt idx="1266">
                  <c:v>0.67996400000000001</c:v>
                </c:pt>
                <c:pt idx="1267">
                  <c:v>1.5226600000000001</c:v>
                </c:pt>
                <c:pt idx="1268">
                  <c:v>0.93049099999999996</c:v>
                </c:pt>
                <c:pt idx="1269">
                  <c:v>1.961571</c:v>
                </c:pt>
                <c:pt idx="1270">
                  <c:v>1.3529100000000001</c:v>
                </c:pt>
                <c:pt idx="1271">
                  <c:v>3.2179320000000002</c:v>
                </c:pt>
                <c:pt idx="1272">
                  <c:v>2.4069590000000001</c:v>
                </c:pt>
                <c:pt idx="1273">
                  <c:v>5.2365449999999996</c:v>
                </c:pt>
                <c:pt idx="1274">
                  <c:v>3.0707789999999999</c:v>
                </c:pt>
                <c:pt idx="1275">
                  <c:v>6.3227989999999998</c:v>
                </c:pt>
                <c:pt idx="1276">
                  <c:v>3.4578389999999999</c:v>
                </c:pt>
                <c:pt idx="1277">
                  <c:v>7.0794230000000002</c:v>
                </c:pt>
                <c:pt idx="1278">
                  <c:v>3.7171479999999999</c:v>
                </c:pt>
                <c:pt idx="1279">
                  <c:v>7.3732369999999996</c:v>
                </c:pt>
                <c:pt idx="1280">
                  <c:v>3.5475810000000001</c:v>
                </c:pt>
                <c:pt idx="1281">
                  <c:v>7.0121160000000007</c:v>
                </c:pt>
                <c:pt idx="1282">
                  <c:v>3.4536440000000002</c:v>
                </c:pt>
                <c:pt idx="1283">
                  <c:v>6.9310900000000002</c:v>
                </c:pt>
                <c:pt idx="1284">
                  <c:v>3.5624189999999998</c:v>
                </c:pt>
                <c:pt idx="1285">
                  <c:v>7.1988459999999996</c:v>
                </c:pt>
                <c:pt idx="1286">
                  <c:v>3.6719309999999998</c:v>
                </c:pt>
                <c:pt idx="1287">
                  <c:v>7.3620070000000002</c:v>
                </c:pt>
                <c:pt idx="1288">
                  <c:v>3.6193879999999998</c:v>
                </c:pt>
                <c:pt idx="1289">
                  <c:v>7.0995539999999995</c:v>
                </c:pt>
                <c:pt idx="1290">
                  <c:v>3.2494800000000001</c:v>
                </c:pt>
                <c:pt idx="1291">
                  <c:v>6.2076860000000007</c:v>
                </c:pt>
                <c:pt idx="1292">
                  <c:v>2.577779</c:v>
                </c:pt>
                <c:pt idx="1293">
                  <c:v>4.662153</c:v>
                </c:pt>
                <c:pt idx="1294">
                  <c:v>1.523075</c:v>
                </c:pt>
                <c:pt idx="1295">
                  <c:v>2.446542</c:v>
                </c:pt>
                <c:pt idx="1296">
                  <c:v>0.28049299999999999</c:v>
                </c:pt>
                <c:pt idx="1297">
                  <c:v>-7.9276999999999986E-2</c:v>
                </c:pt>
                <c:pt idx="1298">
                  <c:v>-0.96577999999999997</c:v>
                </c:pt>
                <c:pt idx="1299">
                  <c:v>-2.4686409999999999</c:v>
                </c:pt>
                <c:pt idx="1300">
                  <c:v>-1.9793080000000001</c:v>
                </c:pt>
                <c:pt idx="1301">
                  <c:v>-4.3190759999999999</c:v>
                </c:pt>
                <c:pt idx="1302">
                  <c:v>-2.5593140000000001</c:v>
                </c:pt>
                <c:pt idx="1303">
                  <c:v>-5.237107</c:v>
                </c:pt>
                <c:pt idx="1304">
                  <c:v>-2.6861100000000002</c:v>
                </c:pt>
                <c:pt idx="1305">
                  <c:v>-5.3067250000000001</c:v>
                </c:pt>
                <c:pt idx="1306">
                  <c:v>-2.5541510000000001</c:v>
                </c:pt>
                <c:pt idx="1307">
                  <c:v>-5.0780639999999995</c:v>
                </c:pt>
                <c:pt idx="1308">
                  <c:v>-2.5397110000000001</c:v>
                </c:pt>
                <c:pt idx="1309">
                  <c:v>-5.0959370000000002</c:v>
                </c:pt>
                <c:pt idx="1310">
                  <c:v>-2.6012629999999999</c:v>
                </c:pt>
                <c:pt idx="1311">
                  <c:v>-5.251347</c:v>
                </c:pt>
                <c:pt idx="1312">
                  <c:v>-2.6160640000000002</c:v>
                </c:pt>
                <c:pt idx="1313">
                  <c:v>-5.226337</c:v>
                </c:pt>
                <c:pt idx="1314">
                  <c:v>-2.717616</c:v>
                </c:pt>
                <c:pt idx="1315">
                  <c:v>-5.6286860000000001</c:v>
                </c:pt>
                <c:pt idx="1316">
                  <c:v>-3.1871239999999998</c:v>
                </c:pt>
                <c:pt idx="1317">
                  <c:v>-6.6204429999999999</c:v>
                </c:pt>
                <c:pt idx="1318">
                  <c:v>-3.6562000000000001</c:v>
                </c:pt>
                <c:pt idx="1319">
                  <c:v>-7.400315</c:v>
                </c:pt>
                <c:pt idx="1320">
                  <c:v>-3.4653290000000001</c:v>
                </c:pt>
                <c:pt idx="1321">
                  <c:v>-6.4312400000000007</c:v>
                </c:pt>
                <c:pt idx="1322">
                  <c:v>-2.4860690000000001</c:v>
                </c:pt>
                <c:pt idx="1323">
                  <c:v>-4.6628350000000003</c:v>
                </c:pt>
                <c:pt idx="1324">
                  <c:v>-2.0258750000000001</c:v>
                </c:pt>
                <c:pt idx="1325">
                  <c:v>-4.0445609999999999</c:v>
                </c:pt>
                <c:pt idx="1326">
                  <c:v>-2.051393</c:v>
                </c:pt>
                <c:pt idx="1327">
                  <c:v>-4.1094159999999995</c:v>
                </c:pt>
                <c:pt idx="1328">
                  <c:v>-1.9302760000000001</c:v>
                </c:pt>
                <c:pt idx="1329">
                  <c:v>-3.5117260000000003</c:v>
                </c:pt>
                <c:pt idx="1330">
                  <c:v>-1.2492490000000001</c:v>
                </c:pt>
                <c:pt idx="1331">
                  <c:v>-2.2713130000000001</c:v>
                </c:pt>
                <c:pt idx="1332">
                  <c:v>-0.89244999999999997</c:v>
                </c:pt>
                <c:pt idx="1333">
                  <c:v>-1.7395659999999999</c:v>
                </c:pt>
                <c:pt idx="1334">
                  <c:v>-0.71467999999999998</c:v>
                </c:pt>
                <c:pt idx="1335">
                  <c:v>-1.3406319999999998</c:v>
                </c:pt>
                <c:pt idx="1336">
                  <c:v>-0.51454599999999995</c:v>
                </c:pt>
                <c:pt idx="1337">
                  <c:v>-0.90736499999999998</c:v>
                </c:pt>
                <c:pt idx="1338">
                  <c:v>-0.21609400000000001</c:v>
                </c:pt>
                <c:pt idx="1339">
                  <c:v>-0.27614899999999998</c:v>
                </c:pt>
                <c:pt idx="1340">
                  <c:v>6.5680000000000001E-3</c:v>
                </c:pt>
                <c:pt idx="1341">
                  <c:v>-3.0880000000000001E-2</c:v>
                </c:pt>
                <c:pt idx="1342">
                  <c:v>-0.19712199999999999</c:v>
                </c:pt>
                <c:pt idx="1343">
                  <c:v>-0.64358700000000002</c:v>
                </c:pt>
                <c:pt idx="1344">
                  <c:v>-0.56580200000000003</c:v>
                </c:pt>
                <c:pt idx="1345">
                  <c:v>-0.99035800000000007</c:v>
                </c:pt>
                <c:pt idx="1346">
                  <c:v>-0.125116</c:v>
                </c:pt>
                <c:pt idx="1347">
                  <c:v>5.424699999999999E-2</c:v>
                </c:pt>
                <c:pt idx="1348">
                  <c:v>0.27902500000000002</c:v>
                </c:pt>
                <c:pt idx="1349">
                  <c:v>0.484487</c:v>
                </c:pt>
                <c:pt idx="1350">
                  <c:v>3.0809E-2</c:v>
                </c:pt>
                <c:pt idx="1351">
                  <c:v>-5.2090999999999998E-2</c:v>
                </c:pt>
                <c:pt idx="1352">
                  <c:v>2.4874E-2</c:v>
                </c:pt>
                <c:pt idx="1353">
                  <c:v>0.39709899999999998</c:v>
                </c:pt>
                <c:pt idx="1354">
                  <c:v>0.876664</c:v>
                </c:pt>
                <c:pt idx="1355">
                  <c:v>1.984283</c:v>
                </c:pt>
                <c:pt idx="1356">
                  <c:v>0.83404</c:v>
                </c:pt>
                <c:pt idx="1357">
                  <c:v>1.1338300000000001</c:v>
                </c:pt>
                <c:pt idx="1358">
                  <c:v>1.3308E-2</c:v>
                </c:pt>
                <c:pt idx="1359">
                  <c:v>0.27099400000000001</c:v>
                </c:pt>
                <c:pt idx="1360">
                  <c:v>1.0960369999999999</c:v>
                </c:pt>
                <c:pt idx="1361">
                  <c:v>3.2701599999999997</c:v>
                </c:pt>
                <c:pt idx="1362">
                  <c:v>2.9953829999999999</c:v>
                </c:pt>
                <c:pt idx="1363">
                  <c:v>6.4127580000000002</c:v>
                </c:pt>
                <c:pt idx="1364">
                  <c:v>3.4865979999999999</c:v>
                </c:pt>
                <c:pt idx="1365">
                  <c:v>6.9424770000000002</c:v>
                </c:pt>
                <c:pt idx="1366">
                  <c:v>3.4213830000000001</c:v>
                </c:pt>
                <c:pt idx="1367">
                  <c:v>6.7579359999999999</c:v>
                </c:pt>
                <c:pt idx="1368">
                  <c:v>3.2476409999999998</c:v>
                </c:pt>
                <c:pt idx="1369">
                  <c:v>6.452477</c:v>
                </c:pt>
                <c:pt idx="1370">
                  <c:v>3.2289249999999998</c:v>
                </c:pt>
                <c:pt idx="1371">
                  <c:v>6.5096959999999999</c:v>
                </c:pt>
                <c:pt idx="1372">
                  <c:v>3.339378</c:v>
                </c:pt>
                <c:pt idx="1373">
                  <c:v>6.7177819999999997</c:v>
                </c:pt>
                <c:pt idx="1374">
                  <c:v>3.360735</c:v>
                </c:pt>
                <c:pt idx="1375">
                  <c:v>6.6335680000000004</c:v>
                </c:pt>
                <c:pt idx="1376">
                  <c:v>3.1210209999999998</c:v>
                </c:pt>
                <c:pt idx="1377">
                  <c:v>6.0676799999999993</c:v>
                </c:pt>
                <c:pt idx="1378">
                  <c:v>2.7363309999999998</c:v>
                </c:pt>
                <c:pt idx="1379">
                  <c:v>5.2420359999999997</c:v>
                </c:pt>
                <c:pt idx="1380">
                  <c:v>2.2618860000000001</c:v>
                </c:pt>
                <c:pt idx="1381">
                  <c:v>4.2355900000000002</c:v>
                </c:pt>
                <c:pt idx="1382">
                  <c:v>1.637559</c:v>
                </c:pt>
                <c:pt idx="1383">
                  <c:v>2.9391280000000002</c:v>
                </c:pt>
                <c:pt idx="1384">
                  <c:v>0.94307399999999997</c:v>
                </c:pt>
                <c:pt idx="1385">
                  <c:v>1.485293</c:v>
                </c:pt>
                <c:pt idx="1386">
                  <c:v>0.12743699999999999</c:v>
                </c:pt>
                <c:pt idx="1387">
                  <c:v>-0.15027599999999999</c:v>
                </c:pt>
                <c:pt idx="1388">
                  <c:v>-0.69079299999999999</c:v>
                </c:pt>
                <c:pt idx="1389">
                  <c:v>-1.825162</c:v>
                </c:pt>
                <c:pt idx="1390">
                  <c:v>-1.5739669999999999</c:v>
                </c:pt>
                <c:pt idx="1391">
                  <c:v>-3.5286469999999999</c:v>
                </c:pt>
                <c:pt idx="1392">
                  <c:v>-2.2467929999999998</c:v>
                </c:pt>
                <c:pt idx="1393">
                  <c:v>-4.6038189999999997</c:v>
                </c:pt>
                <c:pt idx="1394">
                  <c:v>-2.3618739999999998</c:v>
                </c:pt>
                <c:pt idx="1395">
                  <c:v>-4.687411</c:v>
                </c:pt>
                <c:pt idx="1396">
                  <c:v>-2.2695620000000001</c:v>
                </c:pt>
                <c:pt idx="1397">
                  <c:v>-4.4786029999999997</c:v>
                </c:pt>
                <c:pt idx="1398">
                  <c:v>-2.1528589999999999</c:v>
                </c:pt>
                <c:pt idx="1399">
                  <c:v>-4.3082539999999998</c:v>
                </c:pt>
                <c:pt idx="1400">
                  <c:v>-2.2079309999999999</c:v>
                </c:pt>
                <c:pt idx="1401">
                  <c:v>-4.4304589999999999</c:v>
                </c:pt>
                <c:pt idx="1402">
                  <c:v>-2.329059</c:v>
                </c:pt>
                <c:pt idx="1403">
                  <c:v>-4.8663930000000004</c:v>
                </c:pt>
                <c:pt idx="1404">
                  <c:v>-2.8047409999999999</c:v>
                </c:pt>
                <c:pt idx="1405">
                  <c:v>-5.8705569999999998</c:v>
                </c:pt>
                <c:pt idx="1406">
                  <c:v>-3.2481100000000001</c:v>
                </c:pt>
                <c:pt idx="1407">
                  <c:v>-6.6785600000000001</c:v>
                </c:pt>
                <c:pt idx="1408">
                  <c:v>-3.3937979999999999</c:v>
                </c:pt>
                <c:pt idx="1409">
                  <c:v>-6.4721379999999993</c:v>
                </c:pt>
                <c:pt idx="1410">
                  <c:v>-2.755754</c:v>
                </c:pt>
                <c:pt idx="1411">
                  <c:v>-5.3016909999999999</c:v>
                </c:pt>
                <c:pt idx="1412">
                  <c:v>-2.428185</c:v>
                </c:pt>
                <c:pt idx="1413">
                  <c:v>-4.9204690000000006</c:v>
                </c:pt>
                <c:pt idx="1414">
                  <c:v>-2.5775589999999999</c:v>
                </c:pt>
                <c:pt idx="1415">
                  <c:v>-5.2858739999999997</c:v>
                </c:pt>
                <c:pt idx="1416">
                  <c:v>-2.7732960000000002</c:v>
                </c:pt>
                <c:pt idx="1417">
                  <c:v>-5.553496</c:v>
                </c:pt>
                <c:pt idx="1418">
                  <c:v>-2.61693</c:v>
                </c:pt>
                <c:pt idx="1419">
                  <c:v>-4.8418019999999995</c:v>
                </c:pt>
                <c:pt idx="1420">
                  <c:v>-1.8215570000000001</c:v>
                </c:pt>
                <c:pt idx="1421">
                  <c:v>-3.377732</c:v>
                </c:pt>
                <c:pt idx="1422">
                  <c:v>-1.4047700000000001</c:v>
                </c:pt>
                <c:pt idx="1423">
                  <c:v>-2.7396380000000002</c:v>
                </c:pt>
                <c:pt idx="1424">
                  <c:v>-1.3011250000000001</c:v>
                </c:pt>
                <c:pt idx="1425">
                  <c:v>-2.5586669999999998</c:v>
                </c:pt>
                <c:pt idx="1426">
                  <c:v>-1.140657</c:v>
                </c:pt>
                <c:pt idx="1427">
                  <c:v>-2.0622220000000002</c:v>
                </c:pt>
                <c:pt idx="1428">
                  <c:v>-0.67163799999999996</c:v>
                </c:pt>
                <c:pt idx="1429">
                  <c:v>-1.1419679999999999</c:v>
                </c:pt>
                <c:pt idx="1430">
                  <c:v>-0.368676</c:v>
                </c:pt>
                <c:pt idx="1431">
                  <c:v>-0.73468</c:v>
                </c:pt>
                <c:pt idx="1432">
                  <c:v>-0.43717099999999998</c:v>
                </c:pt>
                <c:pt idx="1433">
                  <c:v>-0.90518999999999994</c:v>
                </c:pt>
                <c:pt idx="1434">
                  <c:v>-0.345885</c:v>
                </c:pt>
                <c:pt idx="1435">
                  <c:v>-0.45367999999999997</c:v>
                </c:pt>
                <c:pt idx="1436">
                  <c:v>0.104986</c:v>
                </c:pt>
                <c:pt idx="1437">
                  <c:v>0.30299799999999999</c:v>
                </c:pt>
                <c:pt idx="1438">
                  <c:v>0.119918</c:v>
                </c:pt>
                <c:pt idx="1439">
                  <c:v>0.202705</c:v>
                </c:pt>
                <c:pt idx="1440">
                  <c:v>0.27739999999999998</c:v>
                </c:pt>
                <c:pt idx="1441">
                  <c:v>0.91126499999999999</c:v>
                </c:pt>
                <c:pt idx="1442">
                  <c:v>0.888741</c:v>
                </c:pt>
                <c:pt idx="1443">
                  <c:v>1.6943220000000001</c:v>
                </c:pt>
                <c:pt idx="1444">
                  <c:v>0.376141</c:v>
                </c:pt>
                <c:pt idx="1445">
                  <c:v>0.17375199999999999</c:v>
                </c:pt>
                <c:pt idx="1446">
                  <c:v>-0.63391600000000004</c:v>
                </c:pt>
                <c:pt idx="1447">
                  <c:v>-1.3513930000000001</c:v>
                </c:pt>
                <c:pt idx="1448">
                  <c:v>-0.46388000000000001</c:v>
                </c:pt>
                <c:pt idx="1449">
                  <c:v>-0.45655499999999999</c:v>
                </c:pt>
                <c:pt idx="1450">
                  <c:v>0.47248200000000001</c:v>
                </c:pt>
                <c:pt idx="1451">
                  <c:v>1.1561969999999999</c:v>
                </c:pt>
                <c:pt idx="1452">
                  <c:v>0.68197200000000002</c:v>
                </c:pt>
                <c:pt idx="1453">
                  <c:v>1.3943530000000002</c:v>
                </c:pt>
                <c:pt idx="1454">
                  <c:v>0.92800300000000002</c:v>
                </c:pt>
                <c:pt idx="1455">
                  <c:v>2.29548</c:v>
                </c:pt>
                <c:pt idx="1456">
                  <c:v>1.7967900000000001</c:v>
                </c:pt>
                <c:pt idx="1457">
                  <c:v>3.9880150000000003</c:v>
                </c:pt>
                <c:pt idx="1458">
                  <c:v>2.5338530000000001</c:v>
                </c:pt>
                <c:pt idx="1459">
                  <c:v>5.3304600000000004</c:v>
                </c:pt>
                <c:pt idx="1460">
                  <c:v>2.9836399999999998</c:v>
                </c:pt>
                <c:pt idx="1461">
                  <c:v>6.1068639999999998</c:v>
                </c:pt>
                <c:pt idx="1462">
                  <c:v>3.1731790000000002</c:v>
                </c:pt>
                <c:pt idx="1463">
                  <c:v>6.3904420000000002</c:v>
                </c:pt>
                <c:pt idx="1464">
                  <c:v>3.2332649999999998</c:v>
                </c:pt>
                <c:pt idx="1465">
                  <c:v>6.4472399999999999</c:v>
                </c:pt>
                <c:pt idx="1466">
                  <c:v>3.1385990000000001</c:v>
                </c:pt>
                <c:pt idx="1467">
                  <c:v>6.1333800000000007</c:v>
                </c:pt>
                <c:pt idx="1468">
                  <c:v>2.788627</c:v>
                </c:pt>
                <c:pt idx="1469">
                  <c:v>5.3257969999999997</c:v>
                </c:pt>
                <c:pt idx="1470">
                  <c:v>2.209454</c:v>
                </c:pt>
                <c:pt idx="1471">
                  <c:v>3.9531939999999999</c:v>
                </c:pt>
                <c:pt idx="1472">
                  <c:v>1.1628890000000001</c:v>
                </c:pt>
                <c:pt idx="1473">
                  <c:v>1.6763300000000001</c:v>
                </c:pt>
                <c:pt idx="1474">
                  <c:v>-0.146735</c:v>
                </c:pt>
                <c:pt idx="1475">
                  <c:v>-0.91177599999999992</c:v>
                </c:pt>
                <c:pt idx="1476">
                  <c:v>-1.2926660000000001</c:v>
                </c:pt>
                <c:pt idx="1477">
                  <c:v>-2.9568240000000001</c:v>
                </c:pt>
                <c:pt idx="1478">
                  <c:v>-1.8888799999999999</c:v>
                </c:pt>
                <c:pt idx="1479">
                  <c:v>-3.954272</c:v>
                </c:pt>
                <c:pt idx="1480">
                  <c:v>-2.237733</c:v>
                </c:pt>
                <c:pt idx="1481">
                  <c:v>-4.5794119999999996</c:v>
                </c:pt>
                <c:pt idx="1482">
                  <c:v>-2.435079</c:v>
                </c:pt>
                <c:pt idx="1483">
                  <c:v>-4.9192669999999996</c:v>
                </c:pt>
                <c:pt idx="1484">
                  <c:v>-2.418361</c:v>
                </c:pt>
                <c:pt idx="1485">
                  <c:v>-4.7424569999999999</c:v>
                </c:pt>
                <c:pt idx="1486">
                  <c:v>-2.2978360000000002</c:v>
                </c:pt>
                <c:pt idx="1487">
                  <c:v>-4.7060209999999998</c:v>
                </c:pt>
                <c:pt idx="1488">
                  <c:v>-2.6141939999999999</c:v>
                </c:pt>
                <c:pt idx="1489">
                  <c:v>-5.4465649999999997</c:v>
                </c:pt>
                <c:pt idx="1490">
                  <c:v>-3.029576</c:v>
                </c:pt>
                <c:pt idx="1491">
                  <c:v>-6.2119049999999998</c:v>
                </c:pt>
                <c:pt idx="1492">
                  <c:v>-3.099332</c:v>
                </c:pt>
                <c:pt idx="1493">
                  <c:v>-5.9786489999999999</c:v>
                </c:pt>
                <c:pt idx="1494">
                  <c:v>-2.672701</c:v>
                </c:pt>
                <c:pt idx="1495">
                  <c:v>-5.222747</c:v>
                </c:pt>
                <c:pt idx="1496">
                  <c:v>-2.500553</c:v>
                </c:pt>
                <c:pt idx="1497">
                  <c:v>-5.0604379999999995</c:v>
                </c:pt>
                <c:pt idx="1498">
                  <c:v>-2.681905</c:v>
                </c:pt>
                <c:pt idx="1499">
                  <c:v>-5.5072729999999996</c:v>
                </c:pt>
                <c:pt idx="1500">
                  <c:v>-2.9287100000000001</c:v>
                </c:pt>
                <c:pt idx="1501">
                  <c:v>-5.7863179999999996</c:v>
                </c:pt>
                <c:pt idx="1502">
                  <c:v>-2.5314040000000002</c:v>
                </c:pt>
                <c:pt idx="1503">
                  <c:v>-4.5633780000000002</c:v>
                </c:pt>
                <c:pt idx="1504">
                  <c:v>-1.566052</c:v>
                </c:pt>
                <c:pt idx="1505">
                  <c:v>-2.8217639999999999</c:v>
                </c:pt>
                <c:pt idx="1506">
                  <c:v>-1.081588</c:v>
                </c:pt>
                <c:pt idx="1507">
                  <c:v>-2.091075</c:v>
                </c:pt>
                <c:pt idx="1508">
                  <c:v>-0.95239499999999999</c:v>
                </c:pt>
                <c:pt idx="1509">
                  <c:v>-1.8024740000000001</c:v>
                </c:pt>
                <c:pt idx="1510">
                  <c:v>-0.71805200000000002</c:v>
                </c:pt>
                <c:pt idx="1511">
                  <c:v>-1.307798</c:v>
                </c:pt>
                <c:pt idx="1512">
                  <c:v>-0.51721399999999995</c:v>
                </c:pt>
                <c:pt idx="1513">
                  <c:v>-1.005012</c:v>
                </c:pt>
                <c:pt idx="1514">
                  <c:v>-0.41896899999999998</c:v>
                </c:pt>
                <c:pt idx="1515">
                  <c:v>-0.66460199999999992</c:v>
                </c:pt>
                <c:pt idx="1516">
                  <c:v>-4.0757000000000002E-2</c:v>
                </c:pt>
                <c:pt idx="1517">
                  <c:v>3.9641999999999997E-2</c:v>
                </c:pt>
                <c:pt idx="1518">
                  <c:v>6.8648000000000001E-2</c:v>
                </c:pt>
                <c:pt idx="1519">
                  <c:v>-1.4007999999999993E-2</c:v>
                </c:pt>
                <c:pt idx="1520">
                  <c:v>-0.30216900000000002</c:v>
                </c:pt>
                <c:pt idx="1521">
                  <c:v>-0.6659250000000001</c:v>
                </c:pt>
                <c:pt idx="1522">
                  <c:v>-0.26283899999999999</c:v>
                </c:pt>
                <c:pt idx="1523">
                  <c:v>-0.29417599999999999</c:v>
                </c:pt>
                <c:pt idx="1524">
                  <c:v>0.13794100000000001</c:v>
                </c:pt>
                <c:pt idx="1525">
                  <c:v>0.27343800000000001</c:v>
                </c:pt>
                <c:pt idx="1526">
                  <c:v>4.6067999999999998E-2</c:v>
                </c:pt>
                <c:pt idx="1527">
                  <c:v>3.5626999999999999E-2</c:v>
                </c:pt>
                <c:pt idx="1528">
                  <c:v>0.105992</c:v>
                </c:pt>
                <c:pt idx="1529">
                  <c:v>0.539466</c:v>
                </c:pt>
                <c:pt idx="1530">
                  <c:v>1.0540860000000001</c:v>
                </c:pt>
                <c:pt idx="1531">
                  <c:v>2.884379</c:v>
                </c:pt>
                <c:pt idx="1532">
                  <c:v>2.4301710000000001</c:v>
                </c:pt>
                <c:pt idx="1533">
                  <c:v>4.9616500000000006</c:v>
                </c:pt>
                <c:pt idx="1534">
                  <c:v>2.059965</c:v>
                </c:pt>
                <c:pt idx="1535">
                  <c:v>3.5806820000000004</c:v>
                </c:pt>
                <c:pt idx="1536">
                  <c:v>1.325107</c:v>
                </c:pt>
                <c:pt idx="1537">
                  <c:v>2.9794840000000002</c:v>
                </c:pt>
                <c:pt idx="1538">
                  <c:v>2.337615</c:v>
                </c:pt>
                <c:pt idx="1539">
                  <c:v>5.6559659999999994</c:v>
                </c:pt>
                <c:pt idx="1540">
                  <c:v>4.0210090000000003</c:v>
                </c:pt>
                <c:pt idx="1541">
                  <c:v>8.386673</c:v>
                </c:pt>
                <c:pt idx="1542">
                  <c:v>4.4769759999999996</c:v>
                </c:pt>
                <c:pt idx="1543">
                  <c:v>8.9075260000000007</c:v>
                </c:pt>
                <c:pt idx="1544">
                  <c:v>4.253412</c:v>
                </c:pt>
                <c:pt idx="1545">
                  <c:v>8.2968010000000003</c:v>
                </c:pt>
                <c:pt idx="1546">
                  <c:v>3.8544420000000001</c:v>
                </c:pt>
                <c:pt idx="1547">
                  <c:v>7.5976780000000002</c:v>
                </c:pt>
                <c:pt idx="1548">
                  <c:v>3.7121949999999999</c:v>
                </c:pt>
                <c:pt idx="1549">
                  <c:v>7.4320599999999999</c:v>
                </c:pt>
                <c:pt idx="1550">
                  <c:v>3.7413349999999999</c:v>
                </c:pt>
                <c:pt idx="1551">
                  <c:v>7.4455</c:v>
                </c:pt>
                <c:pt idx="1552">
                  <c:v>3.5608849999999999</c:v>
                </c:pt>
                <c:pt idx="1553">
                  <c:v>6.8848099999999999</c:v>
                </c:pt>
                <c:pt idx="1554">
                  <c:v>2.9884469999999999</c:v>
                </c:pt>
                <c:pt idx="1555">
                  <c:v>5.5446539999999995</c:v>
                </c:pt>
                <c:pt idx="1556">
                  <c:v>2.0409570000000001</c:v>
                </c:pt>
                <c:pt idx="1557">
                  <c:v>3.4837889999999998</c:v>
                </c:pt>
                <c:pt idx="1558">
                  <c:v>0.76939500000000005</c:v>
                </c:pt>
                <c:pt idx="1559">
                  <c:v>0.82413800000000004</c:v>
                </c:pt>
                <c:pt idx="1560">
                  <c:v>-0.61606499999999997</c:v>
                </c:pt>
                <c:pt idx="1561">
                  <c:v>-1.8254049999999999</c:v>
                </c:pt>
                <c:pt idx="1562">
                  <c:v>-1.669889</c:v>
                </c:pt>
                <c:pt idx="1563">
                  <c:v>-3.6719219999999999</c:v>
                </c:pt>
                <c:pt idx="1564">
                  <c:v>-2.1913360000000002</c:v>
                </c:pt>
                <c:pt idx="1565">
                  <c:v>-4.3820209999999999</c:v>
                </c:pt>
                <c:pt idx="1566">
                  <c:v>-2.1134379999999999</c:v>
                </c:pt>
                <c:pt idx="1567">
                  <c:v>-4.1690930000000002</c:v>
                </c:pt>
                <c:pt idx="1568">
                  <c:v>-2.0816750000000002</c:v>
                </c:pt>
                <c:pt idx="1569">
                  <c:v>-4.2542650000000002</c:v>
                </c:pt>
                <c:pt idx="1570">
                  <c:v>-2.2664870000000001</c:v>
                </c:pt>
                <c:pt idx="1571">
                  <c:v>-4.6589200000000002</c:v>
                </c:pt>
                <c:pt idx="1572">
                  <c:v>-2.466507</c:v>
                </c:pt>
                <c:pt idx="1573">
                  <c:v>-4.9730650000000001</c:v>
                </c:pt>
                <c:pt idx="1574">
                  <c:v>-2.6606529999999999</c:v>
                </c:pt>
                <c:pt idx="1575">
                  <c:v>-5.5646810000000002</c:v>
                </c:pt>
                <c:pt idx="1576">
                  <c:v>-3.17028</c:v>
                </c:pt>
                <c:pt idx="1577">
                  <c:v>-6.5771259999999998</c:v>
                </c:pt>
                <c:pt idx="1578">
                  <c:v>-3.634547</c:v>
                </c:pt>
                <c:pt idx="1579">
                  <c:v>-7.532292</c:v>
                </c:pt>
                <c:pt idx="1580">
                  <c:v>-3.9537439999999999</c:v>
                </c:pt>
                <c:pt idx="1581">
                  <c:v>-7.8001629999999995</c:v>
                </c:pt>
                <c:pt idx="1582">
                  <c:v>-3.683227</c:v>
                </c:pt>
                <c:pt idx="1583">
                  <c:v>-7.2236010000000004</c:v>
                </c:pt>
                <c:pt idx="1584">
                  <c:v>-3.4074309999999999</c:v>
                </c:pt>
                <c:pt idx="1585">
                  <c:v>-6.7572679999999998</c:v>
                </c:pt>
                <c:pt idx="1586">
                  <c:v>-3.3195000000000001</c:v>
                </c:pt>
                <c:pt idx="1587">
                  <c:v>-6.6246100000000006</c:v>
                </c:pt>
                <c:pt idx="1588">
                  <c:v>-3.245012</c:v>
                </c:pt>
                <c:pt idx="1589">
                  <c:v>-6.2676270000000001</c:v>
                </c:pt>
                <c:pt idx="1590">
                  <c:v>-2.7542499999999999</c:v>
                </c:pt>
                <c:pt idx="1591">
                  <c:v>-5.2902069999999997</c:v>
                </c:pt>
                <c:pt idx="1592">
                  <c:v>-2.2860490000000002</c:v>
                </c:pt>
                <c:pt idx="1593">
                  <c:v>-4.2852250000000005</c:v>
                </c:pt>
                <c:pt idx="1594">
                  <c:v>-1.770748</c:v>
                </c:pt>
                <c:pt idx="1595">
                  <c:v>-3.441916</c:v>
                </c:pt>
                <c:pt idx="1596">
                  <c:v>-1.6621649999999999</c:v>
                </c:pt>
                <c:pt idx="1597">
                  <c:v>-3.2550879999999998</c:v>
                </c:pt>
                <c:pt idx="1598">
                  <c:v>-1.3963779999999999</c:v>
                </c:pt>
                <c:pt idx="1599">
                  <c:v>-2.5256400000000001</c:v>
                </c:pt>
                <c:pt idx="1600">
                  <c:v>-0.85036900000000004</c:v>
                </c:pt>
                <c:pt idx="1601">
                  <c:v>-1.474837</c:v>
                </c:pt>
                <c:pt idx="1602">
                  <c:v>-0.50990999999999997</c:v>
                </c:pt>
                <c:pt idx="1603">
                  <c:v>-1.0110600000000001</c:v>
                </c:pt>
                <c:pt idx="1604">
                  <c:v>-0.52535299999999996</c:v>
                </c:pt>
                <c:pt idx="1605">
                  <c:v>-0.99434999999999996</c:v>
                </c:pt>
                <c:pt idx="1606">
                  <c:v>-0.24115</c:v>
                </c:pt>
                <c:pt idx="1607">
                  <c:v>-0.139849</c:v>
                </c:pt>
                <c:pt idx="1608">
                  <c:v>0.38383200000000001</c:v>
                </c:pt>
                <c:pt idx="1609">
                  <c:v>0.86002699999999999</c:v>
                </c:pt>
                <c:pt idx="1610">
                  <c:v>0.35714800000000002</c:v>
                </c:pt>
                <c:pt idx="1611">
                  <c:v>0.49823600000000001</c:v>
                </c:pt>
                <c:pt idx="1612">
                  <c:v>1.0533000000000001E-2</c:v>
                </c:pt>
                <c:pt idx="1613">
                  <c:v>9.3756000000000006E-2</c:v>
                </c:pt>
                <c:pt idx="1614">
                  <c:v>0.35208200000000001</c:v>
                </c:pt>
                <c:pt idx="1615">
                  <c:v>1.0227759999999999</c:v>
                </c:pt>
                <c:pt idx="1616">
                  <c:v>0.964673</c:v>
                </c:pt>
                <c:pt idx="1617">
                  <c:v>2.1795399999999998</c:v>
                </c:pt>
                <c:pt idx="1618">
                  <c:v>1.488219</c:v>
                </c:pt>
                <c:pt idx="1619">
                  <c:v>3.2284949999999997</c:v>
                </c:pt>
                <c:pt idx="1620">
                  <c:v>1.9513910000000001</c:v>
                </c:pt>
                <c:pt idx="1621">
                  <c:v>4.0404520000000002</c:v>
                </c:pt>
                <c:pt idx="1622">
                  <c:v>2.1997239999999998</c:v>
                </c:pt>
                <c:pt idx="1623">
                  <c:v>4.6705389999999998</c:v>
                </c:pt>
                <c:pt idx="1624">
                  <c:v>2.924401</c:v>
                </c:pt>
                <c:pt idx="1625">
                  <c:v>6.3494150000000005</c:v>
                </c:pt>
                <c:pt idx="1626">
                  <c:v>3.7812779999999999</c:v>
                </c:pt>
                <c:pt idx="1627">
                  <c:v>7.6684700000000001</c:v>
                </c:pt>
                <c:pt idx="1628">
                  <c:v>3.7430099999999999</c:v>
                </c:pt>
                <c:pt idx="1629">
                  <c:v>7.1647230000000004</c:v>
                </c:pt>
                <c:pt idx="1630">
                  <c:v>3.0412620000000001</c:v>
                </c:pt>
                <c:pt idx="1631">
                  <c:v>5.7590409999999999</c:v>
                </c:pt>
                <c:pt idx="1632">
                  <c:v>2.4884469999999999</c:v>
                </c:pt>
                <c:pt idx="1633">
                  <c:v>4.8319770000000002</c:v>
                </c:pt>
                <c:pt idx="1634">
                  <c:v>2.256812</c:v>
                </c:pt>
                <c:pt idx="1635">
                  <c:v>4.4905170000000005</c:v>
                </c:pt>
                <c:pt idx="1636">
                  <c:v>2.2100770000000001</c:v>
                </c:pt>
                <c:pt idx="1637">
                  <c:v>4.3558430000000001</c:v>
                </c:pt>
                <c:pt idx="1638">
                  <c:v>2.0237620000000001</c:v>
                </c:pt>
                <c:pt idx="1639">
                  <c:v>3.8784689999999999</c:v>
                </c:pt>
                <c:pt idx="1640">
                  <c:v>1.6513850000000001</c:v>
                </c:pt>
                <c:pt idx="1641">
                  <c:v>3.0629879999999998</c:v>
                </c:pt>
                <c:pt idx="1642">
                  <c:v>1.141524</c:v>
                </c:pt>
                <c:pt idx="1643">
                  <c:v>1.9985110000000001</c:v>
                </c:pt>
                <c:pt idx="1644">
                  <c:v>0.57369999999999999</c:v>
                </c:pt>
                <c:pt idx="1645">
                  <c:v>0.91134300000000001</c:v>
                </c:pt>
                <c:pt idx="1646">
                  <c:v>0.16222900000000001</c:v>
                </c:pt>
                <c:pt idx="1647">
                  <c:v>0.21291100000000002</c:v>
                </c:pt>
                <c:pt idx="1648">
                  <c:v>9.0390000000000002E-3</c:v>
                </c:pt>
                <c:pt idx="1649">
                  <c:v>9.2250000000000006E-3</c:v>
                </c:pt>
                <c:pt idx="1650">
                  <c:v>-2.1083999999999999E-2</c:v>
                </c:pt>
                <c:pt idx="1651">
                  <c:v>-0.148865</c:v>
                </c:pt>
                <c:pt idx="1652">
                  <c:v>-0.28680499999999998</c:v>
                </c:pt>
                <c:pt idx="1653">
                  <c:v>-0.782501</c:v>
                </c:pt>
                <c:pt idx="1654">
                  <c:v>-0.74715900000000002</c:v>
                </c:pt>
                <c:pt idx="1655">
                  <c:v>-1.67581</c:v>
                </c:pt>
                <c:pt idx="1656">
                  <c:v>-1.0946990000000001</c:v>
                </c:pt>
                <c:pt idx="1657">
                  <c:v>-2.4527830000000002</c:v>
                </c:pt>
                <c:pt idx="1658">
                  <c:v>-1.691873</c:v>
                </c:pt>
                <c:pt idx="1659">
                  <c:v>-3.7642540000000002</c:v>
                </c:pt>
                <c:pt idx="1660">
                  <c:v>-2.3940229999999998</c:v>
                </c:pt>
                <c:pt idx="1661">
                  <c:v>-5.0211310000000005</c:v>
                </c:pt>
                <c:pt idx="1662">
                  <c:v>-2.8680110000000001</c:v>
                </c:pt>
                <c:pt idx="1663">
                  <c:v>-5.7107429999999999</c:v>
                </c:pt>
                <c:pt idx="1664">
                  <c:v>-2.6545179999999999</c:v>
                </c:pt>
                <c:pt idx="1665">
                  <c:v>-5.2375659999999993</c:v>
                </c:pt>
                <c:pt idx="1666">
                  <c:v>-2.6531859999999998</c:v>
                </c:pt>
                <c:pt idx="1667">
                  <c:v>-5.4346180000000004</c:v>
                </c:pt>
                <c:pt idx="1668">
                  <c:v>-2.9492099999999999</c:v>
                </c:pt>
                <c:pt idx="1669">
                  <c:v>-6.0474069999999998</c:v>
                </c:pt>
                <c:pt idx="1670">
                  <c:v>-3.1417229999999998</c:v>
                </c:pt>
                <c:pt idx="1671">
                  <c:v>-6.2666690000000003</c:v>
                </c:pt>
                <c:pt idx="1672">
                  <c:v>-2.9595959999999999</c:v>
                </c:pt>
                <c:pt idx="1673">
                  <c:v>-5.5823320000000001</c:v>
                </c:pt>
                <c:pt idx="1674">
                  <c:v>-2.3150580000000001</c:v>
                </c:pt>
                <c:pt idx="1675">
                  <c:v>-4.3574389999999994</c:v>
                </c:pt>
                <c:pt idx="1676">
                  <c:v>-1.844562</c:v>
                </c:pt>
                <c:pt idx="1677">
                  <c:v>-3.5570200000000001</c:v>
                </c:pt>
                <c:pt idx="1678">
                  <c:v>-1.626698</c:v>
                </c:pt>
                <c:pt idx="1679">
                  <c:v>-3.2059500000000001</c:v>
                </c:pt>
                <c:pt idx="1680">
                  <c:v>-1.466288</c:v>
                </c:pt>
                <c:pt idx="1681">
                  <c:v>-2.7613310000000002</c:v>
                </c:pt>
                <c:pt idx="1682">
                  <c:v>-1.1297569999999999</c:v>
                </c:pt>
                <c:pt idx="1683">
                  <c:v>-2.1025369999999999</c:v>
                </c:pt>
                <c:pt idx="1684">
                  <c:v>-0.78591299999999997</c:v>
                </c:pt>
                <c:pt idx="1685">
                  <c:v>-1.360036</c:v>
                </c:pt>
                <c:pt idx="1686">
                  <c:v>-0.35736800000000002</c:v>
                </c:pt>
                <c:pt idx="1687">
                  <c:v>-0.48800600000000005</c:v>
                </c:pt>
                <c:pt idx="1688">
                  <c:v>9.2865000000000003E-2</c:v>
                </c:pt>
                <c:pt idx="1689">
                  <c:v>0.38680599999999998</c:v>
                </c:pt>
                <c:pt idx="1690">
                  <c:v>0.41098200000000001</c:v>
                </c:pt>
                <c:pt idx="1691">
                  <c:v>0.84279000000000004</c:v>
                </c:pt>
                <c:pt idx="1692">
                  <c:v>0.38395699999999999</c:v>
                </c:pt>
                <c:pt idx="1693">
                  <c:v>0.79258000000000006</c:v>
                </c:pt>
                <c:pt idx="1694">
                  <c:v>0.54882699999999995</c:v>
                </c:pt>
                <c:pt idx="1695">
                  <c:v>1.313796</c:v>
                </c:pt>
                <c:pt idx="1696">
                  <c:v>0.95983700000000005</c:v>
                </c:pt>
                <c:pt idx="1697">
                  <c:v>2.0497879999999999</c:v>
                </c:pt>
                <c:pt idx="1698">
                  <c:v>1.236159</c:v>
                </c:pt>
                <c:pt idx="1699">
                  <c:v>2.8523389999999997</c:v>
                </c:pt>
                <c:pt idx="1700">
                  <c:v>2.1876669999999998</c:v>
                </c:pt>
                <c:pt idx="1701">
                  <c:v>5.1628309999999997</c:v>
                </c:pt>
                <c:pt idx="1702">
                  <c:v>3.838927</c:v>
                </c:pt>
                <c:pt idx="1703">
                  <c:v>8.4863889999999991</c:v>
                </c:pt>
                <c:pt idx="1704">
                  <c:v>5.0941049999999999</c:v>
                </c:pt>
                <c:pt idx="1705">
                  <c:v>10.196315</c:v>
                </c:pt>
                <c:pt idx="1706">
                  <c:v>4.7148310000000002</c:v>
                </c:pt>
                <c:pt idx="1707">
                  <c:v>8.8921810000000008</c:v>
                </c:pt>
                <c:pt idx="1708">
                  <c:v>3.6728459999999998</c:v>
                </c:pt>
                <c:pt idx="1709">
                  <c:v>6.9000539999999999</c:v>
                </c:pt>
                <c:pt idx="1710">
                  <c:v>2.936064</c:v>
                </c:pt>
                <c:pt idx="1711">
                  <c:v>5.6881370000000002</c:v>
                </c:pt>
                <c:pt idx="1712">
                  <c:v>2.6080130000000001</c:v>
                </c:pt>
                <c:pt idx="1713">
                  <c:v>5.0974310000000003</c:v>
                </c:pt>
                <c:pt idx="1714">
                  <c:v>2.35039</c:v>
                </c:pt>
                <c:pt idx="1715">
                  <c:v>4.5247549999999999</c:v>
                </c:pt>
                <c:pt idx="1716">
                  <c:v>1.957068</c:v>
                </c:pt>
                <c:pt idx="1717">
                  <c:v>3.6815040000000003</c:v>
                </c:pt>
                <c:pt idx="1718">
                  <c:v>1.4895419999999999</c:v>
                </c:pt>
                <c:pt idx="1719">
                  <c:v>2.768942</c:v>
                </c:pt>
                <c:pt idx="1720">
                  <c:v>1.0688629999999999</c:v>
                </c:pt>
                <c:pt idx="1721">
                  <c:v>1.8972519999999999</c:v>
                </c:pt>
                <c:pt idx="1722">
                  <c:v>0.57875799999999999</c:v>
                </c:pt>
                <c:pt idx="1723">
                  <c:v>0.93943100000000002</c:v>
                </c:pt>
                <c:pt idx="1724">
                  <c:v>0.19558800000000001</c:v>
                </c:pt>
                <c:pt idx="1725">
                  <c:v>0.29066200000000003</c:v>
                </c:pt>
                <c:pt idx="1726">
                  <c:v>3.0249000000000002E-2</c:v>
                </c:pt>
                <c:pt idx="1727">
                  <c:v>-4.2140999999999998E-2</c:v>
                </c:pt>
                <c:pt idx="1728">
                  <c:v>-0.227995</c:v>
                </c:pt>
                <c:pt idx="1729">
                  <c:v>-0.59622799999999998</c:v>
                </c:pt>
                <c:pt idx="1730">
                  <c:v>-0.47208600000000001</c:v>
                </c:pt>
                <c:pt idx="1731">
                  <c:v>-1.0547759999999999</c:v>
                </c:pt>
                <c:pt idx="1732">
                  <c:v>-0.70876899999999998</c:v>
                </c:pt>
                <c:pt idx="1733">
                  <c:v>-1.559517</c:v>
                </c:pt>
                <c:pt idx="1734">
                  <c:v>-1.053852</c:v>
                </c:pt>
                <c:pt idx="1735">
                  <c:v>-2.3096190000000001</c:v>
                </c:pt>
                <c:pt idx="1736">
                  <c:v>-1.4853810000000001</c:v>
                </c:pt>
                <c:pt idx="1737">
                  <c:v>-3.2115999999999998</c:v>
                </c:pt>
                <c:pt idx="1738">
                  <c:v>-1.8206310000000001</c:v>
                </c:pt>
                <c:pt idx="1739">
                  <c:v>-3.630922</c:v>
                </c:pt>
                <c:pt idx="1740">
                  <c:v>-1.8752930000000001</c:v>
                </c:pt>
                <c:pt idx="1741">
                  <c:v>-3.9019509999999999</c:v>
                </c:pt>
                <c:pt idx="1742">
                  <c:v>-2.21977</c:v>
                </c:pt>
                <c:pt idx="1743">
                  <c:v>-4.6826819999999998</c:v>
                </c:pt>
                <c:pt idx="1744">
                  <c:v>-2.7529859999999999</c:v>
                </c:pt>
                <c:pt idx="1745">
                  <c:v>-5.8149709999999999</c:v>
                </c:pt>
                <c:pt idx="1746">
                  <c:v>-3.3603230000000002</c:v>
                </c:pt>
                <c:pt idx="1747">
                  <c:v>-6.9053630000000004</c:v>
                </c:pt>
                <c:pt idx="1748">
                  <c:v>-3.5817779999999999</c:v>
                </c:pt>
                <c:pt idx="1749">
                  <c:v>-7.1581539999999997</c:v>
                </c:pt>
                <c:pt idx="1750">
                  <c:v>-3.5829559999999998</c:v>
                </c:pt>
                <c:pt idx="1751">
                  <c:v>-7.1355909999999998</c:v>
                </c:pt>
                <c:pt idx="1752">
                  <c:v>-3.4809420000000002</c:v>
                </c:pt>
                <c:pt idx="1753">
                  <c:v>-6.7773120000000002</c:v>
                </c:pt>
                <c:pt idx="1754">
                  <c:v>-3.0157880000000001</c:v>
                </c:pt>
                <c:pt idx="1755">
                  <c:v>-5.7276679999999995</c:v>
                </c:pt>
                <c:pt idx="1756">
                  <c:v>-2.3664079999999998</c:v>
                </c:pt>
                <c:pt idx="1757">
                  <c:v>-4.368214</c:v>
                </c:pt>
                <c:pt idx="1758">
                  <c:v>-1.670919</c:v>
                </c:pt>
                <c:pt idx="1759">
                  <c:v>-3.075777</c:v>
                </c:pt>
                <c:pt idx="1760">
                  <c:v>-1.2271730000000001</c:v>
                </c:pt>
                <c:pt idx="1761">
                  <c:v>-2.3630459999999998</c:v>
                </c:pt>
                <c:pt idx="1762">
                  <c:v>-1.108749</c:v>
                </c:pt>
                <c:pt idx="1763">
                  <c:v>-2.21726</c:v>
                </c:pt>
                <c:pt idx="1764">
                  <c:v>-1.0681020000000001</c:v>
                </c:pt>
                <c:pt idx="1765">
                  <c:v>-2.016797</c:v>
                </c:pt>
                <c:pt idx="1766">
                  <c:v>-0.75906300000000004</c:v>
                </c:pt>
                <c:pt idx="1767">
                  <c:v>-1.316484</c:v>
                </c:pt>
                <c:pt idx="1768">
                  <c:v>-0.40804099999999999</c:v>
                </c:pt>
                <c:pt idx="1769">
                  <c:v>-0.71382199999999996</c:v>
                </c:pt>
                <c:pt idx="1770">
                  <c:v>-0.165601</c:v>
                </c:pt>
                <c:pt idx="1771">
                  <c:v>-8.4844000000000003E-2</c:v>
                </c:pt>
                <c:pt idx="1772">
                  <c:v>0.43460500000000002</c:v>
                </c:pt>
                <c:pt idx="1773">
                  <c:v>1.241268</c:v>
                </c:pt>
                <c:pt idx="1774">
                  <c:v>1.0725800000000001</c:v>
                </c:pt>
                <c:pt idx="1775">
                  <c:v>2.1429450000000001</c:v>
                </c:pt>
                <c:pt idx="1776">
                  <c:v>0.80604900000000002</c:v>
                </c:pt>
                <c:pt idx="1777">
                  <c:v>1.26325</c:v>
                </c:pt>
                <c:pt idx="1778">
                  <c:v>0.26219199999999998</c:v>
                </c:pt>
                <c:pt idx="1779">
                  <c:v>0.62097399999999991</c:v>
                </c:pt>
                <c:pt idx="1780">
                  <c:v>0.67995700000000003</c:v>
                </c:pt>
                <c:pt idx="1781">
                  <c:v>1.7189610000000002</c:v>
                </c:pt>
                <c:pt idx="1782">
                  <c:v>1.308816</c:v>
                </c:pt>
                <c:pt idx="1783">
                  <c:v>2.7987000000000002</c:v>
                </c:pt>
                <c:pt idx="1784">
                  <c:v>1.6298319999999999</c:v>
                </c:pt>
                <c:pt idx="1785">
                  <c:v>3.5308079999999999</c:v>
                </c:pt>
                <c:pt idx="1786">
                  <c:v>2.4635009999999999</c:v>
                </c:pt>
                <c:pt idx="1787">
                  <c:v>5.7382790000000004</c:v>
                </c:pt>
                <c:pt idx="1788">
                  <c:v>4.0831770000000001</c:v>
                </c:pt>
                <c:pt idx="1789">
                  <c:v>8.6574010000000001</c:v>
                </c:pt>
                <c:pt idx="1790">
                  <c:v>4.8022869999999998</c:v>
                </c:pt>
                <c:pt idx="1791">
                  <c:v>9.5946239999999996</c:v>
                </c:pt>
                <c:pt idx="1792">
                  <c:v>4.6247290000000003</c:v>
                </c:pt>
                <c:pt idx="1793">
                  <c:v>9.0255700000000001</c:v>
                </c:pt>
                <c:pt idx="1794">
                  <c:v>4.1278280000000001</c:v>
                </c:pt>
                <c:pt idx="1795">
                  <c:v>7.9026909999999999</c:v>
                </c:pt>
                <c:pt idx="1796">
                  <c:v>3.3615469999999998</c:v>
                </c:pt>
                <c:pt idx="1797">
                  <c:v>6.2944279999999999</c:v>
                </c:pt>
                <c:pt idx="1798">
                  <c:v>2.5454409999999998</c:v>
                </c:pt>
                <c:pt idx="1799">
                  <c:v>4.8106460000000002</c:v>
                </c:pt>
                <c:pt idx="1800">
                  <c:v>2.0840179999999999</c:v>
                </c:pt>
                <c:pt idx="1801">
                  <c:v>4.0697929999999998</c:v>
                </c:pt>
                <c:pt idx="1802">
                  <c:v>1.977822</c:v>
                </c:pt>
                <c:pt idx="1803">
                  <c:v>4.0070290000000002</c:v>
                </c:pt>
                <c:pt idx="1804">
                  <c:v>2.1088930000000001</c:v>
                </c:pt>
                <c:pt idx="1805">
                  <c:v>4.2547700000000006</c:v>
                </c:pt>
                <c:pt idx="1806">
                  <c:v>2.15611</c:v>
                </c:pt>
                <c:pt idx="1807">
                  <c:v>4.2801830000000001</c:v>
                </c:pt>
                <c:pt idx="1808">
                  <c:v>2.0208010000000001</c:v>
                </c:pt>
                <c:pt idx="1809">
                  <c:v>3.8552870000000001</c:v>
                </c:pt>
                <c:pt idx="1810">
                  <c:v>1.541018</c:v>
                </c:pt>
                <c:pt idx="1811">
                  <c:v>2.650045</c:v>
                </c:pt>
                <c:pt idx="1812">
                  <c:v>0.58701599999999998</c:v>
                </c:pt>
                <c:pt idx="1813">
                  <c:v>0.64510000000000001</c:v>
                </c:pt>
                <c:pt idx="1814">
                  <c:v>-0.41970600000000002</c:v>
                </c:pt>
                <c:pt idx="1815">
                  <c:v>-1.223457</c:v>
                </c:pt>
                <c:pt idx="1816">
                  <c:v>-1.11009</c:v>
                </c:pt>
                <c:pt idx="1817">
                  <c:v>-2.4351929999999999</c:v>
                </c:pt>
                <c:pt idx="1818">
                  <c:v>-1.4383079999999999</c:v>
                </c:pt>
                <c:pt idx="1819">
                  <c:v>-2.9062999999999999</c:v>
                </c:pt>
                <c:pt idx="1820">
                  <c:v>-1.451878</c:v>
                </c:pt>
                <c:pt idx="1821">
                  <c:v>-2.9066719999999999</c:v>
                </c:pt>
                <c:pt idx="1822">
                  <c:v>-1.497682</c:v>
                </c:pt>
                <c:pt idx="1823">
                  <c:v>-3.0419989999999997</c:v>
                </c:pt>
                <c:pt idx="1824">
                  <c:v>-1.5956889999999999</c:v>
                </c:pt>
                <c:pt idx="1825">
                  <c:v>-3.2745799999999998</c:v>
                </c:pt>
                <c:pt idx="1826">
                  <c:v>-1.7289730000000001</c:v>
                </c:pt>
                <c:pt idx="1827">
                  <c:v>-3.4668890000000001</c:v>
                </c:pt>
                <c:pt idx="1828">
                  <c:v>-1.8296410000000001</c:v>
                </c:pt>
                <c:pt idx="1829">
                  <c:v>-3.8391670000000002</c:v>
                </c:pt>
                <c:pt idx="1830">
                  <c:v>-2.2406139999999999</c:v>
                </c:pt>
                <c:pt idx="1831">
                  <c:v>-4.6991359999999993</c:v>
                </c:pt>
                <c:pt idx="1832">
                  <c:v>-2.6131579999999999</c:v>
                </c:pt>
                <c:pt idx="1833">
                  <c:v>-5.31623</c:v>
                </c:pt>
                <c:pt idx="1834">
                  <c:v>-2.8306140000000002</c:v>
                </c:pt>
                <c:pt idx="1835">
                  <c:v>-5.856592</c:v>
                </c:pt>
                <c:pt idx="1836">
                  <c:v>-3.0511080000000002</c:v>
                </c:pt>
                <c:pt idx="1837">
                  <c:v>-5.9948290000000002</c:v>
                </c:pt>
                <c:pt idx="1838">
                  <c:v>-2.8695349999999999</c:v>
                </c:pt>
                <c:pt idx="1839">
                  <c:v>-5.6891169999999995</c:v>
                </c:pt>
                <c:pt idx="1840">
                  <c:v>-2.7308539999999999</c:v>
                </c:pt>
                <c:pt idx="1841">
                  <c:v>-5.3198550000000004</c:v>
                </c:pt>
                <c:pt idx="1842">
                  <c:v>-2.4004729999999999</c:v>
                </c:pt>
                <c:pt idx="1843">
                  <c:v>-4.6303280000000004</c:v>
                </c:pt>
                <c:pt idx="1844">
                  <c:v>-2.1092409999999999</c:v>
                </c:pt>
                <c:pt idx="1845">
                  <c:v>-4.0216099999999999</c:v>
                </c:pt>
                <c:pt idx="1846">
                  <c:v>-1.7153419999999999</c:v>
                </c:pt>
                <c:pt idx="1847">
                  <c:v>-3.2892640000000002</c:v>
                </c:pt>
                <c:pt idx="1848">
                  <c:v>-1.4657089999999999</c:v>
                </c:pt>
                <c:pt idx="1849">
                  <c:v>-2.8493759999999999</c:v>
                </c:pt>
                <c:pt idx="1850">
                  <c:v>-1.272357</c:v>
                </c:pt>
                <c:pt idx="1851">
                  <c:v>-2.3822070000000002</c:v>
                </c:pt>
                <c:pt idx="1852">
                  <c:v>-0.86292400000000002</c:v>
                </c:pt>
                <c:pt idx="1853">
                  <c:v>-1.42899</c:v>
                </c:pt>
                <c:pt idx="1854">
                  <c:v>-0.21021899999999999</c:v>
                </c:pt>
                <c:pt idx="1855">
                  <c:v>-5.2403999999999978E-2</c:v>
                </c:pt>
                <c:pt idx="1856">
                  <c:v>0.44791599999999998</c:v>
                </c:pt>
                <c:pt idx="1857">
                  <c:v>0.99201399999999995</c:v>
                </c:pt>
                <c:pt idx="1858">
                  <c:v>0.419852</c:v>
                </c:pt>
                <c:pt idx="1859">
                  <c:v>0.65060000000000007</c:v>
                </c:pt>
                <c:pt idx="1860">
                  <c:v>0.27001999999999998</c:v>
                </c:pt>
                <c:pt idx="1861">
                  <c:v>0.74613599999999991</c:v>
                </c:pt>
                <c:pt idx="1862">
                  <c:v>0.686172</c:v>
                </c:pt>
                <c:pt idx="1863">
                  <c:v>1.449964</c:v>
                </c:pt>
                <c:pt idx="1864">
                  <c:v>0.66334099999999996</c:v>
                </c:pt>
                <c:pt idx="1865">
                  <c:v>1.1245909999999999</c:v>
                </c:pt>
                <c:pt idx="1866">
                  <c:v>0.319409</c:v>
                </c:pt>
                <c:pt idx="1867">
                  <c:v>0.75565300000000002</c:v>
                </c:pt>
                <c:pt idx="1868">
                  <c:v>0.99530300000000005</c:v>
                </c:pt>
                <c:pt idx="1869">
                  <c:v>3.0099929999999997</c:v>
                </c:pt>
                <c:pt idx="1870">
                  <c:v>3.287093</c:v>
                </c:pt>
                <c:pt idx="1871">
                  <c:v>7.5698670000000003</c:v>
                </c:pt>
                <c:pt idx="1872">
                  <c:v>4.6187740000000002</c:v>
                </c:pt>
                <c:pt idx="1873">
                  <c:v>8.9399949999999997</c:v>
                </c:pt>
                <c:pt idx="1874">
                  <c:v>3.9062899999999998</c:v>
                </c:pt>
                <c:pt idx="1875">
                  <c:v>7.4134869999999999</c:v>
                </c:pt>
                <c:pt idx="1876">
                  <c:v>3.1166520000000002</c:v>
                </c:pt>
                <c:pt idx="1877">
                  <c:v>5.9011800000000001</c:v>
                </c:pt>
                <c:pt idx="1878">
                  <c:v>2.5557270000000001</c:v>
                </c:pt>
                <c:pt idx="1879">
                  <c:v>4.979228</c:v>
                </c:pt>
                <c:pt idx="1880">
                  <c:v>2.3260049999999999</c:v>
                </c:pt>
                <c:pt idx="1881">
                  <c:v>4.5712960000000002</c:v>
                </c:pt>
                <c:pt idx="1882">
                  <c:v>2.2048679999999998</c:v>
                </c:pt>
                <c:pt idx="1883">
                  <c:v>4.3755959999999998</c:v>
                </c:pt>
                <c:pt idx="1884">
                  <c:v>2.16134</c:v>
                </c:pt>
                <c:pt idx="1885">
                  <c:v>4.344633</c:v>
                </c:pt>
                <c:pt idx="1886">
                  <c:v>2.1940200000000001</c:v>
                </c:pt>
                <c:pt idx="1887">
                  <c:v>4.3402820000000002</c:v>
                </c:pt>
                <c:pt idx="1888">
                  <c:v>1.9495910000000001</c:v>
                </c:pt>
                <c:pt idx="1889">
                  <c:v>3.5545070000000001</c:v>
                </c:pt>
                <c:pt idx="1890">
                  <c:v>1.096827</c:v>
                </c:pt>
                <c:pt idx="1891">
                  <c:v>1.615559</c:v>
                </c:pt>
                <c:pt idx="1892">
                  <c:v>-2.3812E-2</c:v>
                </c:pt>
                <c:pt idx="1893">
                  <c:v>-0.49218800000000001</c:v>
                </c:pt>
                <c:pt idx="1894">
                  <c:v>-0.81412799999999996</c:v>
                </c:pt>
                <c:pt idx="1895">
                  <c:v>-1.821625</c:v>
                </c:pt>
                <c:pt idx="1896">
                  <c:v>-1.057069</c:v>
                </c:pt>
                <c:pt idx="1897">
                  <c:v>-2.0341529999999999</c:v>
                </c:pt>
                <c:pt idx="1898">
                  <c:v>-0.85214800000000002</c:v>
                </c:pt>
                <c:pt idx="1899">
                  <c:v>-1.605318</c:v>
                </c:pt>
                <c:pt idx="1900">
                  <c:v>-0.72444200000000003</c:v>
                </c:pt>
                <c:pt idx="1901">
                  <c:v>-1.440178</c:v>
                </c:pt>
                <c:pt idx="1902">
                  <c:v>-0.70291199999999998</c:v>
                </c:pt>
                <c:pt idx="1903">
                  <c:v>-1.4613909999999999</c:v>
                </c:pt>
                <c:pt idx="1904">
                  <c:v>-0.76339400000000002</c:v>
                </c:pt>
                <c:pt idx="1905">
                  <c:v>-1.5390360000000001</c:v>
                </c:pt>
                <c:pt idx="1906">
                  <c:v>-0.91627499999999995</c:v>
                </c:pt>
                <c:pt idx="1907">
                  <c:v>-2.0638519999999998</c:v>
                </c:pt>
                <c:pt idx="1908">
                  <c:v>-1.4479139999999999</c:v>
                </c:pt>
                <c:pt idx="1909">
                  <c:v>-3.2121519999999997</c:v>
                </c:pt>
                <c:pt idx="1910">
                  <c:v>-2.076918</c:v>
                </c:pt>
                <c:pt idx="1911">
                  <c:v>-4.4615080000000003</c:v>
                </c:pt>
                <c:pt idx="1912">
                  <c:v>-2.5330590000000002</c:v>
                </c:pt>
                <c:pt idx="1913">
                  <c:v>-5.0578500000000002</c:v>
                </c:pt>
                <c:pt idx="1914">
                  <c:v>-2.4938220000000002</c:v>
                </c:pt>
                <c:pt idx="1915">
                  <c:v>-4.9354890000000005</c:v>
                </c:pt>
                <c:pt idx="1916">
                  <c:v>-2.4275150000000001</c:v>
                </c:pt>
                <c:pt idx="1917">
                  <c:v>-4.8607670000000001</c:v>
                </c:pt>
                <c:pt idx="1918">
                  <c:v>-2.4356659999999999</c:v>
                </c:pt>
                <c:pt idx="1919">
                  <c:v>-4.8750830000000001</c:v>
                </c:pt>
                <c:pt idx="1920">
                  <c:v>-2.447797</c:v>
                </c:pt>
                <c:pt idx="1921">
                  <c:v>-4.8203360000000002</c:v>
                </c:pt>
                <c:pt idx="1922">
                  <c:v>-2.142131</c:v>
                </c:pt>
                <c:pt idx="1923">
                  <c:v>-4.0166040000000001</c:v>
                </c:pt>
                <c:pt idx="1924">
                  <c:v>-1.6006590000000001</c:v>
                </c:pt>
                <c:pt idx="1925">
                  <c:v>-2.9313989999999999</c:v>
                </c:pt>
                <c:pt idx="1926">
                  <c:v>-1.071874</c:v>
                </c:pt>
                <c:pt idx="1927">
                  <c:v>-1.971689</c:v>
                </c:pt>
                <c:pt idx="1928">
                  <c:v>-0.76375300000000002</c:v>
                </c:pt>
                <c:pt idx="1929">
                  <c:v>-1.4042669999999999</c:v>
                </c:pt>
                <c:pt idx="1930">
                  <c:v>-0.56192500000000001</c:v>
                </c:pt>
                <c:pt idx="1931">
                  <c:v>-1.061186</c:v>
                </c:pt>
                <c:pt idx="1932">
                  <c:v>-0.45271</c:v>
                </c:pt>
                <c:pt idx="1933">
                  <c:v>-0.87500699999999998</c:v>
                </c:pt>
                <c:pt idx="1934">
                  <c:v>-0.44981399999999999</c:v>
                </c:pt>
                <c:pt idx="1935">
                  <c:v>-1.0145280000000001</c:v>
                </c:pt>
                <c:pt idx="1936">
                  <c:v>-0.66475099999999998</c:v>
                </c:pt>
                <c:pt idx="1937">
                  <c:v>-1.297477</c:v>
                </c:pt>
                <c:pt idx="1938">
                  <c:v>-0.51053899999999997</c:v>
                </c:pt>
                <c:pt idx="1939">
                  <c:v>-0.80439799999999995</c:v>
                </c:pt>
                <c:pt idx="1940">
                  <c:v>1.1067E-2</c:v>
                </c:pt>
                <c:pt idx="1941">
                  <c:v>0.36124299999999998</c:v>
                </c:pt>
                <c:pt idx="1942">
                  <c:v>0.67354000000000003</c:v>
                </c:pt>
                <c:pt idx="1943">
                  <c:v>1.582668</c:v>
                </c:pt>
                <c:pt idx="1944">
                  <c:v>0.88843499999999997</c:v>
                </c:pt>
                <c:pt idx="1945">
                  <c:v>1.4363459999999999</c:v>
                </c:pt>
                <c:pt idx="1946">
                  <c:v>-3.7083999999999999E-2</c:v>
                </c:pt>
                <c:pt idx="1947">
                  <c:v>-0.66286900000000004</c:v>
                </c:pt>
                <c:pt idx="1948">
                  <c:v>-1.0915379999999999</c:v>
                </c:pt>
                <c:pt idx="1949">
                  <c:v>-2.3707699999999998</c:v>
                </c:pt>
                <c:pt idx="1950">
                  <c:v>-1.0303329999999999</c:v>
                </c:pt>
                <c:pt idx="1951">
                  <c:v>-1.377704</c:v>
                </c:pt>
                <c:pt idx="1952">
                  <c:v>0.73696200000000001</c:v>
                </c:pt>
                <c:pt idx="1953">
                  <c:v>2.7773890000000003</c:v>
                </c:pt>
                <c:pt idx="1954">
                  <c:v>3.1863999999999999</c:v>
                </c:pt>
                <c:pt idx="1955">
                  <c:v>7.0168309999999998</c:v>
                </c:pt>
                <c:pt idx="1956">
                  <c:v>3.9406430000000001</c:v>
                </c:pt>
                <c:pt idx="1957">
                  <c:v>7.6522670000000002</c:v>
                </c:pt>
                <c:pt idx="1958">
                  <c:v>3.223821</c:v>
                </c:pt>
                <c:pt idx="1959">
                  <c:v>5.9206260000000004</c:v>
                </c:pt>
                <c:pt idx="1960">
                  <c:v>2.2456800000000001</c:v>
                </c:pt>
                <c:pt idx="1961">
                  <c:v>4.1486299999999998</c:v>
                </c:pt>
                <c:pt idx="1962">
                  <c:v>1.6512500000000001</c:v>
                </c:pt>
                <c:pt idx="1963">
                  <c:v>3.143942</c:v>
                </c:pt>
                <c:pt idx="1964">
                  <c:v>1.4344699999999999</c:v>
                </c:pt>
                <c:pt idx="1965">
                  <c:v>2.8751579999999999</c:v>
                </c:pt>
                <c:pt idx="1966">
                  <c:v>1.442396</c:v>
                </c:pt>
                <c:pt idx="1967">
                  <c:v>2.8582400000000003</c:v>
                </c:pt>
                <c:pt idx="1968">
                  <c:v>1.323353</c:v>
                </c:pt>
                <c:pt idx="1969">
                  <c:v>2.5522689999999999</c:v>
                </c:pt>
                <c:pt idx="1970">
                  <c:v>1.1918770000000001</c:v>
                </c:pt>
                <c:pt idx="1971">
                  <c:v>2.3394080000000002</c:v>
                </c:pt>
                <c:pt idx="1972">
                  <c:v>1.103888</c:v>
                </c:pt>
                <c:pt idx="1973">
                  <c:v>2.1853989999999999</c:v>
                </c:pt>
                <c:pt idx="1974">
                  <c:v>1.0232779999999999</c:v>
                </c:pt>
                <c:pt idx="1975">
                  <c:v>1.9210099999999999</c:v>
                </c:pt>
                <c:pt idx="1976">
                  <c:v>0.64414300000000002</c:v>
                </c:pt>
                <c:pt idx="1977">
                  <c:v>0.95617299999999994</c:v>
                </c:pt>
                <c:pt idx="1978">
                  <c:v>1.056E-2</c:v>
                </c:pt>
                <c:pt idx="1979">
                  <c:v>-0.23788799999999999</c:v>
                </c:pt>
                <c:pt idx="1980">
                  <c:v>-0.41969899999999999</c:v>
                </c:pt>
                <c:pt idx="1981">
                  <c:v>-0.93187700000000007</c:v>
                </c:pt>
                <c:pt idx="1982">
                  <c:v>-0.54576599999999997</c:v>
                </c:pt>
                <c:pt idx="1983">
                  <c:v>-1.0390079999999999</c:v>
                </c:pt>
                <c:pt idx="1984">
                  <c:v>-0.401254</c:v>
                </c:pt>
                <c:pt idx="1985">
                  <c:v>-0.70910499999999999</c:v>
                </c:pt>
                <c:pt idx="1986">
                  <c:v>-0.29329300000000003</c:v>
                </c:pt>
                <c:pt idx="1987">
                  <c:v>-0.73407500000000003</c:v>
                </c:pt>
                <c:pt idx="1988">
                  <c:v>-0.780783</c:v>
                </c:pt>
                <c:pt idx="1989">
                  <c:v>-2.051723</c:v>
                </c:pt>
                <c:pt idx="1990">
                  <c:v>-1.8820840000000001</c:v>
                </c:pt>
                <c:pt idx="1991">
                  <c:v>-4.345656</c:v>
                </c:pt>
                <c:pt idx="1992">
                  <c:v>-2.7906469999999999</c:v>
                </c:pt>
                <c:pt idx="1993">
                  <c:v>-5.6807660000000002</c:v>
                </c:pt>
                <c:pt idx="1994">
                  <c:v>-2.9446189999999999</c:v>
                </c:pt>
                <c:pt idx="1995">
                  <c:v>-5.9606300000000001</c:v>
                </c:pt>
                <c:pt idx="1996">
                  <c:v>-3.1014680000000001</c:v>
                </c:pt>
                <c:pt idx="1997">
                  <c:v>-6.2304779999999997</c:v>
                </c:pt>
                <c:pt idx="1998">
                  <c:v>-3.1837780000000002</c:v>
                </c:pt>
                <c:pt idx="1999">
                  <c:v>-6.487717</c:v>
                </c:pt>
                <c:pt idx="2000">
                  <c:v>-3.377132</c:v>
                </c:pt>
                <c:pt idx="2001">
                  <c:v>-6.7643870000000001</c:v>
                </c:pt>
                <c:pt idx="2002">
                  <c:v>-3.2602899999999999</c:v>
                </c:pt>
                <c:pt idx="2003">
                  <c:v>-6.2068630000000002</c:v>
                </c:pt>
                <c:pt idx="2004">
                  <c:v>-2.5431819999999998</c:v>
                </c:pt>
                <c:pt idx="2005">
                  <c:v>-4.6971749999999997</c:v>
                </c:pt>
                <c:pt idx="2006">
                  <c:v>-1.8453569999999999</c:v>
                </c:pt>
                <c:pt idx="2007">
                  <c:v>-3.5262919999999998</c:v>
                </c:pt>
                <c:pt idx="2008">
                  <c:v>-1.6444700000000001</c:v>
                </c:pt>
                <c:pt idx="2009">
                  <c:v>-3.2639490000000002</c:v>
                </c:pt>
                <c:pt idx="2010">
                  <c:v>-1.5075000000000001</c:v>
                </c:pt>
                <c:pt idx="2011">
                  <c:v>-2.8182900000000002</c:v>
                </c:pt>
                <c:pt idx="2012">
                  <c:v>-1.0324519999999999</c:v>
                </c:pt>
                <c:pt idx="2013">
                  <c:v>-1.757609</c:v>
                </c:pt>
                <c:pt idx="2014">
                  <c:v>-0.438975</c:v>
                </c:pt>
                <c:pt idx="2015">
                  <c:v>-0.63031000000000004</c:v>
                </c:pt>
                <c:pt idx="2016">
                  <c:v>-2.2131000000000001E-2</c:v>
                </c:pt>
                <c:pt idx="2017">
                  <c:v>9.5031000000000004E-2</c:v>
                </c:pt>
                <c:pt idx="2018">
                  <c:v>0.32422899999999999</c:v>
                </c:pt>
                <c:pt idx="2019">
                  <c:v>0.84342300000000003</c:v>
                </c:pt>
                <c:pt idx="2020">
                  <c:v>0.56387500000000002</c:v>
                </c:pt>
                <c:pt idx="2021">
                  <c:v>1.150676</c:v>
                </c:pt>
                <c:pt idx="2022">
                  <c:v>0.74292199999999997</c:v>
                </c:pt>
                <c:pt idx="2023">
                  <c:v>1.7866930000000001</c:v>
                </c:pt>
                <c:pt idx="2024">
                  <c:v>1.3962330000000001</c:v>
                </c:pt>
                <c:pt idx="2025">
                  <c:v>2.9478020000000003</c:v>
                </c:pt>
                <c:pt idx="2026">
                  <c:v>1.4412510000000001</c:v>
                </c:pt>
                <c:pt idx="2027">
                  <c:v>2.4696880000000001</c:v>
                </c:pt>
                <c:pt idx="2028">
                  <c:v>0.51268899999999995</c:v>
                </c:pt>
                <c:pt idx="2029">
                  <c:v>0.62098699999999996</c:v>
                </c:pt>
                <c:pt idx="2030">
                  <c:v>-8.6156999999999997E-2</c:v>
                </c:pt>
                <c:pt idx="2031">
                  <c:v>4.4071000000000013E-2</c:v>
                </c:pt>
                <c:pt idx="2032">
                  <c:v>0.68809799999999999</c:v>
                </c:pt>
                <c:pt idx="2033">
                  <c:v>2.1391789999999999</c:v>
                </c:pt>
                <c:pt idx="2034">
                  <c:v>2.2656109999999998</c:v>
                </c:pt>
                <c:pt idx="2035">
                  <c:v>5.2727769999999996</c:v>
                </c:pt>
                <c:pt idx="2036">
                  <c:v>3.5059830000000001</c:v>
                </c:pt>
                <c:pt idx="2037">
                  <c:v>7.3157390000000007</c:v>
                </c:pt>
                <c:pt idx="2038">
                  <c:v>3.8638620000000001</c:v>
                </c:pt>
                <c:pt idx="2039">
                  <c:v>7.613245</c:v>
                </c:pt>
                <c:pt idx="2040">
                  <c:v>3.5590190000000002</c:v>
                </c:pt>
                <c:pt idx="2041">
                  <c:v>6.8598049999999997</c:v>
                </c:pt>
                <c:pt idx="2042">
                  <c:v>3.025487</c:v>
                </c:pt>
                <c:pt idx="2043">
                  <c:v>5.7587650000000004</c:v>
                </c:pt>
                <c:pt idx="2044">
                  <c:v>2.4111060000000002</c:v>
                </c:pt>
                <c:pt idx="2045">
                  <c:v>4.5219180000000003</c:v>
                </c:pt>
                <c:pt idx="2046">
                  <c:v>1.88093</c:v>
                </c:pt>
                <c:pt idx="2047">
                  <c:v>3.5970940000000002</c:v>
                </c:pt>
                <c:pt idx="2048">
                  <c:v>1.5755729999999999</c:v>
                </c:pt>
                <c:pt idx="2049">
                  <c:v>3.0665089999999999</c:v>
                </c:pt>
                <c:pt idx="2050">
                  <c:v>1.441271</c:v>
                </c:pt>
                <c:pt idx="2051">
                  <c:v>2.8303240000000001</c:v>
                </c:pt>
                <c:pt idx="2052">
                  <c:v>1.3838619999999999</c:v>
                </c:pt>
                <c:pt idx="2053">
                  <c:v>2.7199210000000003</c:v>
                </c:pt>
                <c:pt idx="2054">
                  <c:v>1.1149199999999999</c:v>
                </c:pt>
                <c:pt idx="2055">
                  <c:v>1.89737</c:v>
                </c:pt>
                <c:pt idx="2056">
                  <c:v>0.321413</c:v>
                </c:pt>
                <c:pt idx="2057">
                  <c:v>0.13971500000000001</c:v>
                </c:pt>
                <c:pt idx="2058">
                  <c:v>-0.59199999999999997</c:v>
                </c:pt>
                <c:pt idx="2059">
                  <c:v>-1.4748510000000001</c:v>
                </c:pt>
                <c:pt idx="2060">
                  <c:v>-1.0724419999999999</c:v>
                </c:pt>
                <c:pt idx="2061">
                  <c:v>-2.2435729999999996</c:v>
                </c:pt>
                <c:pt idx="2062">
                  <c:v>-1.09755</c:v>
                </c:pt>
                <c:pt idx="2063">
                  <c:v>-1.9767459999999999</c:v>
                </c:pt>
                <c:pt idx="2064">
                  <c:v>-0.64410800000000001</c:v>
                </c:pt>
                <c:pt idx="2065">
                  <c:v>-1.140385</c:v>
                </c:pt>
                <c:pt idx="2066">
                  <c:v>-0.41526800000000003</c:v>
                </c:pt>
                <c:pt idx="2067">
                  <c:v>-0.88366900000000004</c:v>
                </c:pt>
                <c:pt idx="2068">
                  <c:v>-0.644513</c:v>
                </c:pt>
                <c:pt idx="2069">
                  <c:v>-1.696653</c:v>
                </c:pt>
                <c:pt idx="2070">
                  <c:v>-1.6211610000000001</c:v>
                </c:pt>
                <c:pt idx="2071">
                  <c:v>-3.9627470000000002</c:v>
                </c:pt>
                <c:pt idx="2072">
                  <c:v>-3.1417519999999999</c:v>
                </c:pt>
                <c:pt idx="2073">
                  <c:v>-7.1207969999999996</c:v>
                </c:pt>
                <c:pt idx="2074">
                  <c:v>-4.7383129999999998</c:v>
                </c:pt>
                <c:pt idx="2075">
                  <c:v>-10.14019</c:v>
                </c:pt>
                <c:pt idx="2076">
                  <c:v>-6.036206</c:v>
                </c:pt>
                <c:pt idx="2077">
                  <c:v>-12.776405</c:v>
                </c:pt>
                <c:pt idx="2078">
                  <c:v>-7.5651039999999998</c:v>
                </c:pt>
                <c:pt idx="2079">
                  <c:v>-16.063237000000001</c:v>
                </c:pt>
                <c:pt idx="2080">
                  <c:v>-9.4190570000000005</c:v>
                </c:pt>
                <c:pt idx="2081">
                  <c:v>-19.638137</c:v>
                </c:pt>
                <c:pt idx="2082">
                  <c:v>-10.947214000000001</c:v>
                </c:pt>
                <c:pt idx="2083">
                  <c:v>-22.482455999999999</c:v>
                </c:pt>
                <c:pt idx="2084">
                  <c:v>-11.937163999999999</c:v>
                </c:pt>
                <c:pt idx="2085">
                  <c:v>-24.131568999999999</c:v>
                </c:pt>
                <c:pt idx="2086">
                  <c:v>-12.211401</c:v>
                </c:pt>
                <c:pt idx="2087">
                  <c:v>-24.121571000000003</c:v>
                </c:pt>
                <c:pt idx="2088">
                  <c:v>-11.287106</c:v>
                </c:pt>
                <c:pt idx="2089">
                  <c:v>-21.774895000000001</c:v>
                </c:pt>
                <c:pt idx="2090">
                  <c:v>-9.5970929999999992</c:v>
                </c:pt>
                <c:pt idx="2091">
                  <c:v>-18.204352999999998</c:v>
                </c:pt>
                <c:pt idx="2092">
                  <c:v>-7.5942150000000002</c:v>
                </c:pt>
                <c:pt idx="2093">
                  <c:v>-14.322139</c:v>
                </c:pt>
                <c:pt idx="2094">
                  <c:v>-5.98203</c:v>
                </c:pt>
                <c:pt idx="2095">
                  <c:v>-11.102732</c:v>
                </c:pt>
                <c:pt idx="2096">
                  <c:v>-4.1947369999999999</c:v>
                </c:pt>
                <c:pt idx="2097">
                  <c:v>-7.5414510000000003</c:v>
                </c:pt>
                <c:pt idx="2098">
                  <c:v>-3.0017580000000001</c:v>
                </c:pt>
                <c:pt idx="2099">
                  <c:v>-6.1057939999999995</c:v>
                </c:pt>
                <c:pt idx="2100">
                  <c:v>-3.1732999999999998</c:v>
                </c:pt>
                <c:pt idx="2101">
                  <c:v>-5.9872809999999994</c:v>
                </c:pt>
                <c:pt idx="2102">
                  <c:v>-1.6233340000000001</c:v>
                </c:pt>
                <c:pt idx="2103">
                  <c:v>-1.4280820000000001</c:v>
                </c:pt>
                <c:pt idx="2104">
                  <c:v>1.582891</c:v>
                </c:pt>
                <c:pt idx="2105">
                  <c:v>3.2647300000000001</c:v>
                </c:pt>
                <c:pt idx="2106">
                  <c:v>1.3853679999999999</c:v>
                </c:pt>
                <c:pt idx="2107">
                  <c:v>2.3437239999999999</c:v>
                </c:pt>
                <c:pt idx="2108">
                  <c:v>0.39753100000000002</c:v>
                </c:pt>
                <c:pt idx="2109">
                  <c:v>0.16860200000000003</c:v>
                </c:pt>
                <c:pt idx="2110">
                  <c:v>-0.51915500000000003</c:v>
                </c:pt>
                <c:pt idx="2111">
                  <c:v>-1.0385819999999999</c:v>
                </c:pt>
                <c:pt idx="2112">
                  <c:v>-0.14611299999999999</c:v>
                </c:pt>
                <c:pt idx="2113">
                  <c:v>-4.7244999999999995E-2</c:v>
                </c:pt>
                <c:pt idx="2114">
                  <c:v>0.46112999999999998</c:v>
                </c:pt>
                <c:pt idx="2115">
                  <c:v>0.99446400000000001</c:v>
                </c:pt>
                <c:pt idx="2116">
                  <c:v>0.24576799999999999</c:v>
                </c:pt>
                <c:pt idx="2117">
                  <c:v>0.17847199999999999</c:v>
                </c:pt>
                <c:pt idx="2118">
                  <c:v>-0.34791299999999997</c:v>
                </c:pt>
                <c:pt idx="2119">
                  <c:v>-1.0039879999999999</c:v>
                </c:pt>
                <c:pt idx="2120">
                  <c:v>-0.80006999999999995</c:v>
                </c:pt>
                <c:pt idx="2121">
                  <c:v>-1.0358969999999998</c:v>
                </c:pt>
                <c:pt idx="2122">
                  <c:v>0.66087200000000001</c:v>
                </c:pt>
                <c:pt idx="2123">
                  <c:v>1.3351310000000001</c:v>
                </c:pt>
                <c:pt idx="2124">
                  <c:v>0.41899500000000001</c:v>
                </c:pt>
                <c:pt idx="2125">
                  <c:v>0.58074899999999996</c:v>
                </c:pt>
                <c:pt idx="2126">
                  <c:v>1.2245000000000001E-2</c:v>
                </c:pt>
                <c:pt idx="2127">
                  <c:v>-0.33252599999999999</c:v>
                </c:pt>
                <c:pt idx="2128">
                  <c:v>-0.62270899999999996</c:v>
                </c:pt>
                <c:pt idx="2129">
                  <c:v>-1.495876</c:v>
                </c:pt>
                <c:pt idx="2130">
                  <c:v>-0.93171999999999999</c:v>
                </c:pt>
                <c:pt idx="2131">
                  <c:v>-1.6628400000000001</c:v>
                </c:pt>
                <c:pt idx="2132">
                  <c:v>-0.45386700000000002</c:v>
                </c:pt>
                <c:pt idx="2133">
                  <c:v>-0.735317</c:v>
                </c:pt>
                <c:pt idx="2134">
                  <c:v>-6.7687999999999998E-2</c:v>
                </c:pt>
                <c:pt idx="2135">
                  <c:v>-1.4109999999999998E-2</c:v>
                </c:pt>
                <c:pt idx="2136">
                  <c:v>8.6118E-2</c:v>
                </c:pt>
                <c:pt idx="2137">
                  <c:v>0.37731300000000001</c:v>
                </c:pt>
                <c:pt idx="2138">
                  <c:v>0.41190300000000002</c:v>
                </c:pt>
                <c:pt idx="2139">
                  <c:v>0.66465400000000008</c:v>
                </c:pt>
                <c:pt idx="2140">
                  <c:v>0.15931000000000001</c:v>
                </c:pt>
                <c:pt idx="2141">
                  <c:v>0.26463700000000001</c:v>
                </c:pt>
                <c:pt idx="2142">
                  <c:v>8.0468999999999999E-2</c:v>
                </c:pt>
                <c:pt idx="2143">
                  <c:v>0.179839</c:v>
                </c:pt>
                <c:pt idx="2144">
                  <c:v>0.13491400000000001</c:v>
                </c:pt>
                <c:pt idx="2145">
                  <c:v>0.31366899999999998</c:v>
                </c:pt>
                <c:pt idx="2146">
                  <c:v>0.28494999999999998</c:v>
                </c:pt>
                <c:pt idx="2147">
                  <c:v>0.57696899999999995</c:v>
                </c:pt>
                <c:pt idx="2148">
                  <c:v>0.31029299999999999</c:v>
                </c:pt>
                <c:pt idx="2149">
                  <c:v>0.61971899999999991</c:v>
                </c:pt>
                <c:pt idx="2150">
                  <c:v>0.298012</c:v>
                </c:pt>
                <c:pt idx="2151">
                  <c:v>0.56372200000000006</c:v>
                </c:pt>
                <c:pt idx="2152">
                  <c:v>0.219363</c:v>
                </c:pt>
                <c:pt idx="2153">
                  <c:v>0.39124300000000001</c:v>
                </c:pt>
                <c:pt idx="2154">
                  <c:v>0.15683900000000001</c:v>
                </c:pt>
                <c:pt idx="2155">
                  <c:v>0.28897200000000001</c:v>
                </c:pt>
                <c:pt idx="2156">
                  <c:v>9.2322000000000001E-2</c:v>
                </c:pt>
                <c:pt idx="2157">
                  <c:v>0.159583</c:v>
                </c:pt>
                <c:pt idx="2158">
                  <c:v>3.0349999999999999E-2</c:v>
                </c:pt>
                <c:pt idx="2159">
                  <c:v>-0.135159</c:v>
                </c:pt>
                <c:pt idx="2160">
                  <c:v>-0.217774</c:v>
                </c:pt>
                <c:pt idx="2161">
                  <c:v>-0.409883</c:v>
                </c:pt>
                <c:pt idx="2162">
                  <c:v>-0.100035</c:v>
                </c:pt>
                <c:pt idx="2163">
                  <c:v>-0.10424699999999999</c:v>
                </c:pt>
                <c:pt idx="2164">
                  <c:v>6.1475000000000002E-2</c:v>
                </c:pt>
                <c:pt idx="2165">
                  <c:v>0.153942</c:v>
                </c:pt>
                <c:pt idx="2166">
                  <c:v>7.2708999999999996E-2</c:v>
                </c:pt>
                <c:pt idx="2167">
                  <c:v>0.112125</c:v>
                </c:pt>
                <c:pt idx="2168">
                  <c:v>-1.8172000000000001E-2</c:v>
                </c:pt>
                <c:pt idx="2169">
                  <c:v>-6.0342E-2</c:v>
                </c:pt>
                <c:pt idx="2170">
                  <c:v>1.3303000000000001E-2</c:v>
                </c:pt>
                <c:pt idx="2171">
                  <c:v>0.12970999999999999</c:v>
                </c:pt>
                <c:pt idx="2172">
                  <c:v>0.190188</c:v>
                </c:pt>
                <c:pt idx="2173">
                  <c:v>0.40212199999999998</c:v>
                </c:pt>
                <c:pt idx="2174">
                  <c:v>0.214813</c:v>
                </c:pt>
                <c:pt idx="2175">
                  <c:v>0.41346099999999997</c:v>
                </c:pt>
                <c:pt idx="2176">
                  <c:v>0.18027000000000001</c:v>
                </c:pt>
                <c:pt idx="2177">
                  <c:v>0.34599600000000003</c:v>
                </c:pt>
                <c:pt idx="2178">
                  <c:v>0.17183999999999999</c:v>
                </c:pt>
                <c:pt idx="2179">
                  <c:v>0.37059999999999998</c:v>
                </c:pt>
                <c:pt idx="2180">
                  <c:v>0.19871800000000001</c:v>
                </c:pt>
                <c:pt idx="2181">
                  <c:v>0.39208999999999999</c:v>
                </c:pt>
                <c:pt idx="2182">
                  <c:v>0.196271</c:v>
                </c:pt>
                <c:pt idx="2183">
                  <c:v>0.39865200000000001</c:v>
                </c:pt>
                <c:pt idx="2184">
                  <c:v>0.219941</c:v>
                </c:pt>
                <c:pt idx="2185">
                  <c:v>0.46057599999999999</c:v>
                </c:pt>
                <c:pt idx="2186">
                  <c:v>0.26591199999999998</c:v>
                </c:pt>
                <c:pt idx="2187">
                  <c:v>0.56257399999999991</c:v>
                </c:pt>
                <c:pt idx="2188">
                  <c:v>0.313581</c:v>
                </c:pt>
                <c:pt idx="2189">
                  <c:v>0.63904800000000006</c:v>
                </c:pt>
                <c:pt idx="2190">
                  <c:v>0.30352800000000002</c:v>
                </c:pt>
                <c:pt idx="2191">
                  <c:v>0.55422100000000007</c:v>
                </c:pt>
                <c:pt idx="2192">
                  <c:v>0.19423799999999999</c:v>
                </c:pt>
                <c:pt idx="2193">
                  <c:v>0.34495399999999998</c:v>
                </c:pt>
                <c:pt idx="2194">
                  <c:v>0.161552</c:v>
                </c:pt>
                <c:pt idx="2195">
                  <c:v>0.41898199999999997</c:v>
                </c:pt>
                <c:pt idx="2196">
                  <c:v>0.41372300000000001</c:v>
                </c:pt>
                <c:pt idx="2197">
                  <c:v>0.95173900000000011</c:v>
                </c:pt>
                <c:pt idx="2198">
                  <c:v>0.57683099999999998</c:v>
                </c:pt>
                <c:pt idx="2199">
                  <c:v>1.0886179999999999</c:v>
                </c:pt>
                <c:pt idx="2200">
                  <c:v>0.34546399999999999</c:v>
                </c:pt>
                <c:pt idx="2201">
                  <c:v>0.47876600000000002</c:v>
                </c:pt>
                <c:pt idx="2202">
                  <c:v>-1.6914999999999999E-2</c:v>
                </c:pt>
                <c:pt idx="2203">
                  <c:v>-2.7734999999999999E-2</c:v>
                </c:pt>
                <c:pt idx="2204">
                  <c:v>0.15370400000000001</c:v>
                </c:pt>
                <c:pt idx="2205">
                  <c:v>0.53654800000000002</c:v>
                </c:pt>
                <c:pt idx="2206">
                  <c:v>0.56501299999999999</c:v>
                </c:pt>
                <c:pt idx="2207">
                  <c:v>1.2076289999999998</c:v>
                </c:pt>
                <c:pt idx="2208">
                  <c:v>0.59480200000000005</c:v>
                </c:pt>
                <c:pt idx="2209">
                  <c:v>1.020408</c:v>
                </c:pt>
                <c:pt idx="2210">
                  <c:v>0.20822099999999999</c:v>
                </c:pt>
                <c:pt idx="2211">
                  <c:v>0.24884399999999998</c:v>
                </c:pt>
                <c:pt idx="2212">
                  <c:v>-2.3279000000000001E-2</c:v>
                </c:pt>
                <c:pt idx="2213">
                  <c:v>-5.5037000000000003E-2</c:v>
                </c:pt>
                <c:pt idx="2214">
                  <c:v>-5.4689999999999999E-3</c:v>
                </c:pt>
                <c:pt idx="2215">
                  <c:v>3.8790000000000005E-3</c:v>
                </c:pt>
                <c:pt idx="2216">
                  <c:v>1.3301E-2</c:v>
                </c:pt>
                <c:pt idx="2217">
                  <c:v>7.9641999999999991E-2</c:v>
                </c:pt>
                <c:pt idx="2218">
                  <c:v>0.17985200000000001</c:v>
                </c:pt>
                <c:pt idx="2219">
                  <c:v>0.52610800000000002</c:v>
                </c:pt>
                <c:pt idx="2220">
                  <c:v>0.50306700000000004</c:v>
                </c:pt>
                <c:pt idx="2221">
                  <c:v>1.0934440000000001</c:v>
                </c:pt>
                <c:pt idx="2222">
                  <c:v>0.53420699999999999</c:v>
                </c:pt>
                <c:pt idx="2223">
                  <c:v>0.84933199999999998</c:v>
                </c:pt>
                <c:pt idx="2224">
                  <c:v>0.14423900000000001</c:v>
                </c:pt>
                <c:pt idx="2225">
                  <c:v>0.35493600000000003</c:v>
                </c:pt>
                <c:pt idx="2226">
                  <c:v>0.39265499999999998</c:v>
                </c:pt>
                <c:pt idx="2227">
                  <c:v>0.93947400000000003</c:v>
                </c:pt>
                <c:pt idx="2228">
                  <c:v>0.58692800000000001</c:v>
                </c:pt>
                <c:pt idx="2229">
                  <c:v>1.130071</c:v>
                </c:pt>
                <c:pt idx="2230">
                  <c:v>0.50163800000000003</c:v>
                </c:pt>
                <c:pt idx="2231">
                  <c:v>1.011414</c:v>
                </c:pt>
                <c:pt idx="2232">
                  <c:v>0.60789700000000002</c:v>
                </c:pt>
                <c:pt idx="2233">
                  <c:v>1.4081980000000001</c:v>
                </c:pt>
                <c:pt idx="2234">
                  <c:v>1.034478</c:v>
                </c:pt>
                <c:pt idx="2235">
                  <c:v>2.2286109999999999</c:v>
                </c:pt>
                <c:pt idx="2236">
                  <c:v>1.2309190000000001</c:v>
                </c:pt>
                <c:pt idx="2237">
                  <c:v>2.379159</c:v>
                </c:pt>
                <c:pt idx="2238">
                  <c:v>0.94464099999999995</c:v>
                </c:pt>
                <c:pt idx="2239">
                  <c:v>1.661877</c:v>
                </c:pt>
                <c:pt idx="2240">
                  <c:v>0.494842</c:v>
                </c:pt>
                <c:pt idx="2241">
                  <c:v>0.72384099999999996</c:v>
                </c:pt>
                <c:pt idx="2242">
                  <c:v>4.99E-2</c:v>
                </c:pt>
                <c:pt idx="2243">
                  <c:v>-8.6779999999999996E-2</c:v>
                </c:pt>
                <c:pt idx="2244">
                  <c:v>-0.29602699999999998</c:v>
                </c:pt>
                <c:pt idx="2245">
                  <c:v>-0.54110999999999998</c:v>
                </c:pt>
                <c:pt idx="2246">
                  <c:v>5.1850000000000004E-3</c:v>
                </c:pt>
                <c:pt idx="2247">
                  <c:v>0.44442500000000001</c:v>
                </c:pt>
                <c:pt idx="2248">
                  <c:v>0.91104399999999996</c:v>
                </c:pt>
                <c:pt idx="2249">
                  <c:v>2.154023</c:v>
                </c:pt>
                <c:pt idx="2250">
                  <c:v>1.4137489999999999</c:v>
                </c:pt>
                <c:pt idx="2251">
                  <c:v>2.821726</c:v>
                </c:pt>
                <c:pt idx="2252">
                  <c:v>1.1441170000000001</c:v>
                </c:pt>
                <c:pt idx="2253">
                  <c:v>1.8752580000000001</c:v>
                </c:pt>
                <c:pt idx="2254">
                  <c:v>0.24613499999999999</c:v>
                </c:pt>
                <c:pt idx="2255">
                  <c:v>0.12637199999999998</c:v>
                </c:pt>
                <c:pt idx="2256">
                  <c:v>-0.321521</c:v>
                </c:pt>
                <c:pt idx="2257">
                  <c:v>-0.61850500000000008</c:v>
                </c:pt>
                <c:pt idx="2258">
                  <c:v>-3.3437000000000001E-2</c:v>
                </c:pt>
                <c:pt idx="2259">
                  <c:v>0.21773100000000001</c:v>
                </c:pt>
                <c:pt idx="2260">
                  <c:v>0.409223</c:v>
                </c:pt>
                <c:pt idx="2261">
                  <c:v>0.891536</c:v>
                </c:pt>
                <c:pt idx="2262">
                  <c:v>0.52302499999999996</c:v>
                </c:pt>
                <c:pt idx="2263">
                  <c:v>1.0008859999999999</c:v>
                </c:pt>
                <c:pt idx="2264">
                  <c:v>0.38322099999999998</c:v>
                </c:pt>
                <c:pt idx="2265">
                  <c:v>0.51295800000000003</c:v>
                </c:pt>
                <c:pt idx="2266">
                  <c:v>-0.21592700000000001</c:v>
                </c:pt>
                <c:pt idx="2267">
                  <c:v>-0.81840899999999994</c:v>
                </c:pt>
                <c:pt idx="2268">
                  <c:v>-0.95051099999999999</c:v>
                </c:pt>
                <c:pt idx="2269">
                  <c:v>-2.186903</c:v>
                </c:pt>
                <c:pt idx="2270">
                  <c:v>-1.474826</c:v>
                </c:pt>
                <c:pt idx="2271">
                  <c:v>-3.003733</c:v>
                </c:pt>
                <c:pt idx="2272">
                  <c:v>-1.20868</c:v>
                </c:pt>
                <c:pt idx="2273">
                  <c:v>-1.8064100000000001</c:v>
                </c:pt>
                <c:pt idx="2274">
                  <c:v>-6.0600000000000001E-2</c:v>
                </c:pt>
                <c:pt idx="2275">
                  <c:v>0.13544800000000001</c:v>
                </c:pt>
                <c:pt idx="2276">
                  <c:v>0.178398</c:v>
                </c:pt>
                <c:pt idx="2277">
                  <c:v>0.36962499999999998</c:v>
                </c:pt>
                <c:pt idx="2278">
                  <c:v>0.14119999999999999</c:v>
                </c:pt>
                <c:pt idx="2279">
                  <c:v>0.27088499999999999</c:v>
                </c:pt>
                <c:pt idx="2280">
                  <c:v>0.32118600000000003</c:v>
                </c:pt>
                <c:pt idx="2281">
                  <c:v>0.95970599999999995</c:v>
                </c:pt>
                <c:pt idx="2282">
                  <c:v>1.1568039999999999</c:v>
                </c:pt>
                <c:pt idx="2283">
                  <c:v>2.8372419999999998</c:v>
                </c:pt>
                <c:pt idx="2284">
                  <c:v>2.1020150000000002</c:v>
                </c:pt>
                <c:pt idx="2285">
                  <c:v>4.4685360000000003</c:v>
                </c:pt>
                <c:pt idx="2286">
                  <c:v>2.5237829999999999</c:v>
                </c:pt>
                <c:pt idx="2287">
                  <c:v>5.119256</c:v>
                </c:pt>
                <c:pt idx="2288">
                  <c:v>2.582735</c:v>
                </c:pt>
                <c:pt idx="2289">
                  <c:v>5.0234489999999994</c:v>
                </c:pt>
                <c:pt idx="2290">
                  <c:v>2.1778019999999998</c:v>
                </c:pt>
                <c:pt idx="2291">
                  <c:v>4.1033179999999998</c:v>
                </c:pt>
                <c:pt idx="2292">
                  <c:v>1.6770419999999999</c:v>
                </c:pt>
                <c:pt idx="2293">
                  <c:v>3.203252</c:v>
                </c:pt>
                <c:pt idx="2294">
                  <c:v>1.400388</c:v>
                </c:pt>
                <c:pt idx="2295">
                  <c:v>2.7490299999999999</c:v>
                </c:pt>
                <c:pt idx="2296">
                  <c:v>1.336389</c:v>
                </c:pt>
                <c:pt idx="2297">
                  <c:v>2.6537959999999998</c:v>
                </c:pt>
                <c:pt idx="2298">
                  <c:v>1.2966249999999999</c:v>
                </c:pt>
                <c:pt idx="2299">
                  <c:v>2.4837530000000001</c:v>
                </c:pt>
                <c:pt idx="2300">
                  <c:v>0.99098299999999995</c:v>
                </c:pt>
                <c:pt idx="2301">
                  <c:v>1.6765599999999998</c:v>
                </c:pt>
                <c:pt idx="2302">
                  <c:v>0.27682600000000002</c:v>
                </c:pt>
                <c:pt idx="2303">
                  <c:v>5.2585000000000021E-2</c:v>
                </c:pt>
                <c:pt idx="2304">
                  <c:v>-0.76417100000000004</c:v>
                </c:pt>
                <c:pt idx="2305">
                  <c:v>-2.1077590000000002</c:v>
                </c:pt>
                <c:pt idx="2306">
                  <c:v>-1.8693770000000001</c:v>
                </c:pt>
                <c:pt idx="2307">
                  <c:v>-4.1013409999999997</c:v>
                </c:pt>
                <c:pt idx="2308">
                  <c:v>-2.3725740000000002</c:v>
                </c:pt>
                <c:pt idx="2309">
                  <c:v>-4.7635310000000004</c:v>
                </c:pt>
                <c:pt idx="2310">
                  <c:v>-2.3457159999999999</c:v>
                </c:pt>
                <c:pt idx="2311">
                  <c:v>-4.5816870000000005</c:v>
                </c:pt>
                <c:pt idx="2312">
                  <c:v>-2.1608100000000001</c:v>
                </c:pt>
                <c:pt idx="2313">
                  <c:v>-4.3362689999999997</c:v>
                </c:pt>
                <c:pt idx="2314">
                  <c:v>-2.3075929999999998</c:v>
                </c:pt>
                <c:pt idx="2315">
                  <c:v>-4.8680959999999995</c:v>
                </c:pt>
                <c:pt idx="2316">
                  <c:v>-2.8435869999999999</c:v>
                </c:pt>
                <c:pt idx="2317">
                  <c:v>-6.0330440000000003</c:v>
                </c:pt>
                <c:pt idx="2318">
                  <c:v>-3.4361540000000002</c:v>
                </c:pt>
                <c:pt idx="2319">
                  <c:v>-6.9247890000000005</c:v>
                </c:pt>
                <c:pt idx="2320">
                  <c:v>-3.501652</c:v>
                </c:pt>
                <c:pt idx="2321">
                  <c:v>-7.0315110000000001</c:v>
                </c:pt>
                <c:pt idx="2322">
                  <c:v>-3.5641949999999998</c:v>
                </c:pt>
                <c:pt idx="2323">
                  <c:v>-7.1074809999999999</c:v>
                </c:pt>
                <c:pt idx="2324">
                  <c:v>-3.4107129999999999</c:v>
                </c:pt>
                <c:pt idx="2325">
                  <c:v>-6.6078539999999997</c:v>
                </c:pt>
                <c:pt idx="2326">
                  <c:v>-2.9326089999999998</c:v>
                </c:pt>
                <c:pt idx="2327">
                  <c:v>-5.5980489999999996</c:v>
                </c:pt>
                <c:pt idx="2328">
                  <c:v>-2.4307850000000002</c:v>
                </c:pt>
                <c:pt idx="2329">
                  <c:v>-4.6801110000000001</c:v>
                </c:pt>
                <c:pt idx="2330">
                  <c:v>-2.1450979999999999</c:v>
                </c:pt>
                <c:pt idx="2331">
                  <c:v>-4.1753739999999997</c:v>
                </c:pt>
                <c:pt idx="2332">
                  <c:v>-1.8356889999999999</c:v>
                </c:pt>
                <c:pt idx="2333">
                  <c:v>-3.4703020000000002</c:v>
                </c:pt>
                <c:pt idx="2334">
                  <c:v>-1.468415</c:v>
                </c:pt>
                <c:pt idx="2335">
                  <c:v>-2.8352300000000001</c:v>
                </c:pt>
                <c:pt idx="2336">
                  <c:v>-1.327863</c:v>
                </c:pt>
                <c:pt idx="2337">
                  <c:v>-2.6403080000000001</c:v>
                </c:pt>
                <c:pt idx="2338">
                  <c:v>-1.258229</c:v>
                </c:pt>
                <c:pt idx="2339">
                  <c:v>-2.3496199999999998</c:v>
                </c:pt>
                <c:pt idx="2340">
                  <c:v>-0.897115</c:v>
                </c:pt>
                <c:pt idx="2341">
                  <c:v>-1.611362</c:v>
                </c:pt>
                <c:pt idx="2342">
                  <c:v>-0.59278500000000001</c:v>
                </c:pt>
                <c:pt idx="2343">
                  <c:v>-1.11612</c:v>
                </c:pt>
                <c:pt idx="2344">
                  <c:v>-0.46470699999999998</c:v>
                </c:pt>
                <c:pt idx="2345">
                  <c:v>-0.87329299999999999</c:v>
                </c:pt>
                <c:pt idx="2346">
                  <c:v>-0.35336600000000001</c:v>
                </c:pt>
                <c:pt idx="2347">
                  <c:v>-0.66843399999999997</c:v>
                </c:pt>
                <c:pt idx="2348">
                  <c:v>-0.33058500000000002</c:v>
                </c:pt>
                <c:pt idx="2349">
                  <c:v>-0.67754400000000004</c:v>
                </c:pt>
                <c:pt idx="2350">
                  <c:v>-0.32879000000000003</c:v>
                </c:pt>
                <c:pt idx="2351">
                  <c:v>-0.58097299999999996</c:v>
                </c:pt>
                <c:pt idx="2352">
                  <c:v>-5.4568999999999999E-2</c:v>
                </c:pt>
                <c:pt idx="2353">
                  <c:v>0.21729699999999999</c:v>
                </c:pt>
                <c:pt idx="2354">
                  <c:v>0.59523000000000004</c:v>
                </c:pt>
                <c:pt idx="2355">
                  <c:v>1.4008080000000001</c:v>
                </c:pt>
                <c:pt idx="2356">
                  <c:v>0.84415799999999996</c:v>
                </c:pt>
                <c:pt idx="2357">
                  <c:v>1.4566490000000001</c:v>
                </c:pt>
                <c:pt idx="2358">
                  <c:v>0.406891</c:v>
                </c:pt>
                <c:pt idx="2359">
                  <c:v>0.88210900000000003</c:v>
                </c:pt>
                <c:pt idx="2360">
                  <c:v>0.870336</c:v>
                </c:pt>
                <c:pt idx="2361">
                  <c:v>2.3159809999999998</c:v>
                </c:pt>
                <c:pt idx="2362">
                  <c:v>1.6759710000000001</c:v>
                </c:pt>
                <c:pt idx="2363">
                  <c:v>3.0617580000000002</c:v>
                </c:pt>
                <c:pt idx="2364">
                  <c:v>0.93205099999999996</c:v>
                </c:pt>
                <c:pt idx="2365">
                  <c:v>1.593375</c:v>
                </c:pt>
                <c:pt idx="2366">
                  <c:v>0.87774099999999999</c:v>
                </c:pt>
                <c:pt idx="2367">
                  <c:v>2.6303390000000002</c:v>
                </c:pt>
                <c:pt idx="2368">
                  <c:v>2.713076</c:v>
                </c:pt>
                <c:pt idx="2369">
                  <c:v>5.8635850000000005</c:v>
                </c:pt>
                <c:pt idx="2370">
                  <c:v>3.3129439999999999</c:v>
                </c:pt>
                <c:pt idx="2371">
                  <c:v>6.8801679999999994</c:v>
                </c:pt>
                <c:pt idx="2372">
                  <c:v>3.8434409999999999</c:v>
                </c:pt>
                <c:pt idx="2373">
                  <c:v>7.8742850000000004</c:v>
                </c:pt>
                <c:pt idx="2374">
                  <c:v>4.0818479999999999</c:v>
                </c:pt>
                <c:pt idx="2375">
                  <c:v>8.2132709999999989</c:v>
                </c:pt>
                <c:pt idx="2376">
                  <c:v>4.2606659999999996</c:v>
                </c:pt>
                <c:pt idx="2377">
                  <c:v>8.6998189999999997</c:v>
                </c:pt>
                <c:pt idx="2378">
                  <c:v>4.6513090000000004</c:v>
                </c:pt>
                <c:pt idx="2379">
                  <c:v>9.4791710000000009</c:v>
                </c:pt>
                <c:pt idx="2380">
                  <c:v>4.9350430000000003</c:v>
                </c:pt>
                <c:pt idx="2381">
                  <c:v>9.8305240000000005</c:v>
                </c:pt>
                <c:pt idx="2382">
                  <c:v>4.7152409999999998</c:v>
                </c:pt>
                <c:pt idx="2383">
                  <c:v>9.146566</c:v>
                </c:pt>
                <c:pt idx="2384">
                  <c:v>4.022335</c:v>
                </c:pt>
                <c:pt idx="2385">
                  <c:v>7.5715319999999995</c:v>
                </c:pt>
                <c:pt idx="2386">
                  <c:v>3.0162450000000001</c:v>
                </c:pt>
                <c:pt idx="2387">
                  <c:v>5.4297579999999996</c:v>
                </c:pt>
                <c:pt idx="2388">
                  <c:v>1.819034</c:v>
                </c:pt>
                <c:pt idx="2389">
                  <c:v>3.1349910000000003</c:v>
                </c:pt>
                <c:pt idx="2390">
                  <c:v>0.92341700000000004</c:v>
                </c:pt>
                <c:pt idx="2391">
                  <c:v>1.5746530000000001</c:v>
                </c:pt>
                <c:pt idx="2392">
                  <c:v>0.46399499999999999</c:v>
                </c:pt>
                <c:pt idx="2393">
                  <c:v>0.79908599999999996</c:v>
                </c:pt>
                <c:pt idx="2394">
                  <c:v>0.21021000000000001</c:v>
                </c:pt>
                <c:pt idx="2395">
                  <c:v>0.24216599999999999</c:v>
                </c:pt>
                <c:pt idx="2396">
                  <c:v>-0.23563200000000001</c:v>
                </c:pt>
                <c:pt idx="2397">
                  <c:v>-0.83016200000000007</c:v>
                </c:pt>
                <c:pt idx="2398">
                  <c:v>-0.94136600000000004</c:v>
                </c:pt>
                <c:pt idx="2399">
                  <c:v>-2.232129</c:v>
                </c:pt>
                <c:pt idx="2400">
                  <c:v>-1.656158</c:v>
                </c:pt>
                <c:pt idx="2401">
                  <c:v>-3.6126860000000001</c:v>
                </c:pt>
                <c:pt idx="2402">
                  <c:v>-2.1888999999999998</c:v>
                </c:pt>
                <c:pt idx="2403">
                  <c:v>-4.5680589999999999</c:v>
                </c:pt>
                <c:pt idx="2404">
                  <c:v>-2.5197989999999999</c:v>
                </c:pt>
                <c:pt idx="2405">
                  <c:v>-5.1415839999999999</c:v>
                </c:pt>
                <c:pt idx="2406">
                  <c:v>-2.6210260000000001</c:v>
                </c:pt>
                <c:pt idx="2407">
                  <c:v>-5.2862580000000001</c:v>
                </c:pt>
                <c:pt idx="2408">
                  <c:v>-2.8237589999999999</c:v>
                </c:pt>
                <c:pt idx="2409">
                  <c:v>-5.8761659999999996</c:v>
                </c:pt>
                <c:pt idx="2410">
                  <c:v>-3.3141319999999999</c:v>
                </c:pt>
                <c:pt idx="2411">
                  <c:v>-6.8924900000000004</c:v>
                </c:pt>
                <c:pt idx="2412">
                  <c:v>-3.8282660000000002</c:v>
                </c:pt>
                <c:pt idx="2413">
                  <c:v>-7.78146</c:v>
                </c:pt>
                <c:pt idx="2414">
                  <c:v>-3.9838</c:v>
                </c:pt>
                <c:pt idx="2415">
                  <c:v>-8.0314029999999992</c:v>
                </c:pt>
                <c:pt idx="2416">
                  <c:v>-4.1614000000000004</c:v>
                </c:pt>
                <c:pt idx="2417">
                  <c:v>-8.4663970000000006</c:v>
                </c:pt>
                <c:pt idx="2418">
                  <c:v>-4.4174749999999996</c:v>
                </c:pt>
                <c:pt idx="2419">
                  <c:v>-8.845879</c:v>
                </c:pt>
                <c:pt idx="2420">
                  <c:v>-4.2405280000000003</c:v>
                </c:pt>
                <c:pt idx="2421">
                  <c:v>-8.1361740000000005</c:v>
                </c:pt>
                <c:pt idx="2422">
                  <c:v>-3.4890099999999999</c:v>
                </c:pt>
                <c:pt idx="2423">
                  <c:v>-6.5842709999999993</c:v>
                </c:pt>
                <c:pt idx="2424">
                  <c:v>-2.8444970000000001</c:v>
                </c:pt>
                <c:pt idx="2425">
                  <c:v>-5.5569800000000003</c:v>
                </c:pt>
                <c:pt idx="2426">
                  <c:v>-2.6520320000000002</c:v>
                </c:pt>
                <c:pt idx="2427">
                  <c:v>-5.2833269999999999</c:v>
                </c:pt>
                <c:pt idx="2428">
                  <c:v>-2.576635</c:v>
                </c:pt>
                <c:pt idx="2429">
                  <c:v>-5.0503780000000003</c:v>
                </c:pt>
                <c:pt idx="2430">
                  <c:v>-2.2609919999999999</c:v>
                </c:pt>
                <c:pt idx="2431">
                  <c:v>-4.2541960000000003</c:v>
                </c:pt>
                <c:pt idx="2432">
                  <c:v>-1.753784</c:v>
                </c:pt>
                <c:pt idx="2433">
                  <c:v>-3.2934809999999999</c:v>
                </c:pt>
                <c:pt idx="2434">
                  <c:v>-1.3552900000000001</c:v>
                </c:pt>
                <c:pt idx="2435">
                  <c:v>-2.5680010000000002</c:v>
                </c:pt>
                <c:pt idx="2436">
                  <c:v>-1.0994470000000001</c:v>
                </c:pt>
                <c:pt idx="2437">
                  <c:v>-2.0692189999999999</c:v>
                </c:pt>
                <c:pt idx="2438">
                  <c:v>-0.81285300000000005</c:v>
                </c:pt>
                <c:pt idx="2439">
                  <c:v>-1.4215740000000001</c:v>
                </c:pt>
                <c:pt idx="2440">
                  <c:v>-0.39752399999999999</c:v>
                </c:pt>
                <c:pt idx="2441">
                  <c:v>-0.70072500000000004</c:v>
                </c:pt>
                <c:pt idx="2442">
                  <c:v>-0.26173999999999997</c:v>
                </c:pt>
                <c:pt idx="2443">
                  <c:v>-0.46738299999999999</c:v>
                </c:pt>
                <c:pt idx="2444">
                  <c:v>-3.6526000000000003E-2</c:v>
                </c:pt>
                <c:pt idx="2445">
                  <c:v>0.182453</c:v>
                </c:pt>
                <c:pt idx="2446">
                  <c:v>0.51329199999999997</c:v>
                </c:pt>
                <c:pt idx="2447">
                  <c:v>1.33874</c:v>
                </c:pt>
                <c:pt idx="2448">
                  <c:v>1.1636820000000001</c:v>
                </c:pt>
                <c:pt idx="2449">
                  <c:v>2.6860189999999999</c:v>
                </c:pt>
                <c:pt idx="2450">
                  <c:v>1.889721</c:v>
                </c:pt>
                <c:pt idx="2451">
                  <c:v>4.1081799999999999</c:v>
                </c:pt>
                <c:pt idx="2452">
                  <c:v>2.5641430000000001</c:v>
                </c:pt>
                <c:pt idx="2453">
                  <c:v>5.6535630000000001</c:v>
                </c:pt>
                <c:pt idx="2454">
                  <c:v>3.6014629999999999</c:v>
                </c:pt>
                <c:pt idx="2455">
                  <c:v>7.3949110000000005</c:v>
                </c:pt>
                <c:pt idx="2456">
                  <c:v>3.6247240000000001</c:v>
                </c:pt>
                <c:pt idx="2457">
                  <c:v>6.7409239999999997</c:v>
                </c:pt>
                <c:pt idx="2458">
                  <c:v>2.9682909999999998</c:v>
                </c:pt>
                <c:pt idx="2459">
                  <c:v>6.3389949999999997</c:v>
                </c:pt>
                <c:pt idx="2460">
                  <c:v>4.2852220000000001</c:v>
                </c:pt>
                <c:pt idx="2461">
                  <c:v>9.920107999999999</c:v>
                </c:pt>
                <c:pt idx="2462">
                  <c:v>6.4108460000000003</c:v>
                </c:pt>
                <c:pt idx="2463">
                  <c:v>12.730965000000001</c:v>
                </c:pt>
                <c:pt idx="2464">
                  <c:v>5.5535680000000003</c:v>
                </c:pt>
                <c:pt idx="2465">
                  <c:v>10.212868</c:v>
                </c:pt>
                <c:pt idx="2466">
                  <c:v>4.2247979999999998</c:v>
                </c:pt>
                <c:pt idx="2467">
                  <c:v>8.3756550000000001</c:v>
                </c:pt>
                <c:pt idx="2468">
                  <c:v>4.3324860000000003</c:v>
                </c:pt>
                <c:pt idx="2469">
                  <c:v>8.8758879999999998</c:v>
                </c:pt>
                <c:pt idx="2470">
                  <c:v>4.6556439999999997</c:v>
                </c:pt>
                <c:pt idx="2471">
                  <c:v>9.3307830000000003</c:v>
                </c:pt>
                <c:pt idx="2472">
                  <c:v>4.611103</c:v>
                </c:pt>
                <c:pt idx="2473">
                  <c:v>9.0892169999999997</c:v>
                </c:pt>
                <c:pt idx="2474">
                  <c:v>4.2887300000000002</c:v>
                </c:pt>
                <c:pt idx="2475">
                  <c:v>8.3242910000000006</c:v>
                </c:pt>
                <c:pt idx="2476">
                  <c:v>3.6995300000000002</c:v>
                </c:pt>
                <c:pt idx="2477">
                  <c:v>6.9508539999999996</c:v>
                </c:pt>
                <c:pt idx="2478">
                  <c:v>2.716574</c:v>
                </c:pt>
                <c:pt idx="2479">
                  <c:v>4.8998030000000004</c:v>
                </c:pt>
                <c:pt idx="2480">
                  <c:v>1.6850020000000001</c:v>
                </c:pt>
                <c:pt idx="2481">
                  <c:v>2.9927429999999999</c:v>
                </c:pt>
                <c:pt idx="2482">
                  <c:v>1.0307010000000001</c:v>
                </c:pt>
                <c:pt idx="2483">
                  <c:v>1.7946759999999999</c:v>
                </c:pt>
                <c:pt idx="2484">
                  <c:v>0.49941799999999997</c:v>
                </c:pt>
                <c:pt idx="2485">
                  <c:v>0.64545399999999997</c:v>
                </c:pt>
                <c:pt idx="2486">
                  <c:v>-0.26390599999999997</c:v>
                </c:pt>
                <c:pt idx="2487">
                  <c:v>-0.88930399999999998</c:v>
                </c:pt>
                <c:pt idx="2488">
                  <c:v>-0.96942700000000004</c:v>
                </c:pt>
                <c:pt idx="2489">
                  <c:v>-2.2755210000000003</c:v>
                </c:pt>
                <c:pt idx="2490">
                  <c:v>-1.61981</c:v>
                </c:pt>
                <c:pt idx="2491">
                  <c:v>-3.574427</c:v>
                </c:pt>
                <c:pt idx="2492">
                  <c:v>-2.2991009999999998</c:v>
                </c:pt>
                <c:pt idx="2493">
                  <c:v>-4.7747310000000001</c:v>
                </c:pt>
                <c:pt idx="2494">
                  <c:v>-2.5562610000000001</c:v>
                </c:pt>
                <c:pt idx="2495">
                  <c:v>-5.1626060000000003</c:v>
                </c:pt>
                <c:pt idx="2496">
                  <c:v>-2.646719</c:v>
                </c:pt>
                <c:pt idx="2497">
                  <c:v>-5.3491669999999996</c:v>
                </c:pt>
                <c:pt idx="2498">
                  <c:v>-2.8023940000000001</c:v>
                </c:pt>
                <c:pt idx="2499">
                  <c:v>-5.7083840000000006</c:v>
                </c:pt>
                <c:pt idx="2500">
                  <c:v>-3.0048659999999998</c:v>
                </c:pt>
                <c:pt idx="2501">
                  <c:v>-6.0621899999999993</c:v>
                </c:pt>
                <c:pt idx="2502">
                  <c:v>-2.9904359999999999</c:v>
                </c:pt>
                <c:pt idx="2503">
                  <c:v>-5.8872669999999996</c:v>
                </c:pt>
                <c:pt idx="2504">
                  <c:v>-2.8322120000000002</c:v>
                </c:pt>
                <c:pt idx="2505">
                  <c:v>-5.6155989999999996</c:v>
                </c:pt>
                <c:pt idx="2506">
                  <c:v>-2.744014</c:v>
                </c:pt>
                <c:pt idx="2507">
                  <c:v>-5.4552529999999999</c:v>
                </c:pt>
                <c:pt idx="2508">
                  <c:v>-2.7001080000000002</c:v>
                </c:pt>
                <c:pt idx="2509">
                  <c:v>-5.4158000000000008</c:v>
                </c:pt>
                <c:pt idx="2510">
                  <c:v>-2.6678630000000001</c:v>
                </c:pt>
                <c:pt idx="2511">
                  <c:v>-5.2219680000000004</c:v>
                </c:pt>
                <c:pt idx="2512">
                  <c:v>-2.4701689999999998</c:v>
                </c:pt>
                <c:pt idx="2513">
                  <c:v>-4.898682</c:v>
                </c:pt>
                <c:pt idx="2514">
                  <c:v>-2.436585</c:v>
                </c:pt>
                <c:pt idx="2515">
                  <c:v>-4.8961509999999997</c:v>
                </c:pt>
                <c:pt idx="2516">
                  <c:v>-2.4261539999999999</c:v>
                </c:pt>
                <c:pt idx="2517">
                  <c:v>-4.7168069999999993</c:v>
                </c:pt>
                <c:pt idx="2518">
                  <c:v>-2.0300310000000001</c:v>
                </c:pt>
                <c:pt idx="2519">
                  <c:v>-3.7317470000000004</c:v>
                </c:pt>
                <c:pt idx="2520">
                  <c:v>-1.39812</c:v>
                </c:pt>
                <c:pt idx="2521">
                  <c:v>-2.5838289999999997</c:v>
                </c:pt>
                <c:pt idx="2522">
                  <c:v>-1.091</c:v>
                </c:pt>
                <c:pt idx="2523">
                  <c:v>-2.0947930000000001</c:v>
                </c:pt>
                <c:pt idx="2524">
                  <c:v>-0.996726</c:v>
                </c:pt>
                <c:pt idx="2525">
                  <c:v>-2.0111309999999998</c:v>
                </c:pt>
                <c:pt idx="2526">
                  <c:v>-0.98512699999999997</c:v>
                </c:pt>
                <c:pt idx="2527">
                  <c:v>-1.842592</c:v>
                </c:pt>
                <c:pt idx="2528">
                  <c:v>-0.66284100000000001</c:v>
                </c:pt>
                <c:pt idx="2529">
                  <c:v>-1.104563</c:v>
                </c:pt>
                <c:pt idx="2530">
                  <c:v>-0.18696499999999999</c:v>
                </c:pt>
                <c:pt idx="2531">
                  <c:v>-0.13874300000000001</c:v>
                </c:pt>
                <c:pt idx="2532">
                  <c:v>0.20504800000000001</c:v>
                </c:pt>
                <c:pt idx="2533">
                  <c:v>0.39849600000000002</c:v>
                </c:pt>
                <c:pt idx="2534">
                  <c:v>-6.8979999999999996E-3</c:v>
                </c:pt>
                <c:pt idx="2535">
                  <c:v>-0.28428100000000001</c:v>
                </c:pt>
                <c:pt idx="2536">
                  <c:v>-0.37478099999999998</c:v>
                </c:pt>
                <c:pt idx="2537">
                  <c:v>-0.48664599999999997</c:v>
                </c:pt>
                <c:pt idx="2538">
                  <c:v>0.50537399999999999</c:v>
                </c:pt>
                <c:pt idx="2539">
                  <c:v>1.8407229999999999</c:v>
                </c:pt>
                <c:pt idx="2540">
                  <c:v>2.1268590000000001</c:v>
                </c:pt>
                <c:pt idx="2541">
                  <c:v>4.603059</c:v>
                </c:pt>
                <c:pt idx="2542">
                  <c:v>2.2483930000000001</c:v>
                </c:pt>
                <c:pt idx="2543">
                  <c:v>3.933824</c:v>
                </c:pt>
                <c:pt idx="2544">
                  <c:v>1.1661170000000001</c:v>
                </c:pt>
                <c:pt idx="2545">
                  <c:v>2.1922860000000002</c:v>
                </c:pt>
                <c:pt idx="2546">
                  <c:v>1.348751</c:v>
                </c:pt>
                <c:pt idx="2547">
                  <c:v>3.132981</c:v>
                </c:pt>
                <c:pt idx="2548">
                  <c:v>2.1147119999999999</c:v>
                </c:pt>
                <c:pt idx="2549">
                  <c:v>4.4441989999999993</c:v>
                </c:pt>
                <c:pt idx="2550">
                  <c:v>2.4084560000000002</c:v>
                </c:pt>
                <c:pt idx="2551">
                  <c:v>4.8728359999999995</c:v>
                </c:pt>
                <c:pt idx="2552">
                  <c:v>2.4523630000000001</c:v>
                </c:pt>
                <c:pt idx="2553">
                  <c:v>4.850943</c:v>
                </c:pt>
                <c:pt idx="2554">
                  <c:v>2.4824619999999999</c:v>
                </c:pt>
                <c:pt idx="2555">
                  <c:v>5.0993040000000001</c:v>
                </c:pt>
                <c:pt idx="2556">
                  <c:v>2.7772990000000002</c:v>
                </c:pt>
                <c:pt idx="2557">
                  <c:v>5.7395399999999999</c:v>
                </c:pt>
                <c:pt idx="2558">
                  <c:v>3.1337440000000001</c:v>
                </c:pt>
                <c:pt idx="2559">
                  <c:v>6.3531560000000002</c:v>
                </c:pt>
                <c:pt idx="2560">
                  <c:v>3.1686879999999999</c:v>
                </c:pt>
                <c:pt idx="2561">
                  <c:v>6.1231809999999998</c:v>
                </c:pt>
                <c:pt idx="2562">
                  <c:v>2.6423480000000001</c:v>
                </c:pt>
                <c:pt idx="2563">
                  <c:v>4.9216990000000003</c:v>
                </c:pt>
                <c:pt idx="2564">
                  <c:v>1.905688</c:v>
                </c:pt>
                <c:pt idx="2565">
                  <c:v>3.5041539999999998</c:v>
                </c:pt>
                <c:pt idx="2566">
                  <c:v>1.3512740000000001</c:v>
                </c:pt>
                <c:pt idx="2567">
                  <c:v>2.49085</c:v>
                </c:pt>
                <c:pt idx="2568">
                  <c:v>0.94639300000000004</c:v>
                </c:pt>
                <c:pt idx="2569">
                  <c:v>1.693406</c:v>
                </c:pt>
                <c:pt idx="2570">
                  <c:v>0.53758399999999995</c:v>
                </c:pt>
                <c:pt idx="2571">
                  <c:v>0.89649699999999988</c:v>
                </c:pt>
                <c:pt idx="2572">
                  <c:v>0.22195300000000001</c:v>
                </c:pt>
                <c:pt idx="2573">
                  <c:v>0.44695099999999999</c:v>
                </c:pt>
                <c:pt idx="2574">
                  <c:v>0.40342</c:v>
                </c:pt>
                <c:pt idx="2575">
                  <c:v>1.155753</c:v>
                </c:pt>
                <c:pt idx="2576">
                  <c:v>1.139886</c:v>
                </c:pt>
                <c:pt idx="2577">
                  <c:v>2.5055499999999999</c:v>
                </c:pt>
                <c:pt idx="2578">
                  <c:v>1.3216859999999999</c:v>
                </c:pt>
                <c:pt idx="2579">
                  <c:v>2.2855989999999999</c:v>
                </c:pt>
                <c:pt idx="2580">
                  <c:v>0.33677000000000001</c:v>
                </c:pt>
                <c:pt idx="2581">
                  <c:v>-0.16147400000000001</c:v>
                </c:pt>
                <c:pt idx="2582">
                  <c:v>-1.4499200000000001</c:v>
                </c:pt>
                <c:pt idx="2583">
                  <c:v>-3.7524899999999999</c:v>
                </c:pt>
                <c:pt idx="2584">
                  <c:v>-2.981786</c:v>
                </c:pt>
                <c:pt idx="2585">
                  <c:v>-6.4100450000000002</c:v>
                </c:pt>
                <c:pt idx="2586">
                  <c:v>-3.534745</c:v>
                </c:pt>
                <c:pt idx="2587">
                  <c:v>-6.9886569999999999</c:v>
                </c:pt>
                <c:pt idx="2588">
                  <c:v>-3.4110339999999999</c:v>
                </c:pt>
                <c:pt idx="2589">
                  <c:v>-6.8288289999999998</c:v>
                </c:pt>
                <c:pt idx="2590">
                  <c:v>-3.4938690000000001</c:v>
                </c:pt>
                <c:pt idx="2591">
                  <c:v>-7.0157100000000003</c:v>
                </c:pt>
                <c:pt idx="2592">
                  <c:v>-3.5353829999999999</c:v>
                </c:pt>
                <c:pt idx="2593">
                  <c:v>-7.087021</c:v>
                </c:pt>
                <c:pt idx="2594">
                  <c:v>-3.5218720000000001</c:v>
                </c:pt>
                <c:pt idx="2595">
                  <c:v>-6.9847200000000003</c:v>
                </c:pt>
                <c:pt idx="2596">
                  <c:v>-3.3888060000000002</c:v>
                </c:pt>
                <c:pt idx="2597">
                  <c:v>-6.7140890000000004</c:v>
                </c:pt>
                <c:pt idx="2598">
                  <c:v>-3.2697099999999999</c:v>
                </c:pt>
                <c:pt idx="2599">
                  <c:v>-6.4349489999999996</c:v>
                </c:pt>
                <c:pt idx="2600">
                  <c:v>-2.997871</c:v>
                </c:pt>
                <c:pt idx="2601">
                  <c:v>-5.7275159999999996</c:v>
                </c:pt>
                <c:pt idx="2602">
                  <c:v>-2.4266770000000002</c:v>
                </c:pt>
                <c:pt idx="2603">
                  <c:v>-4.5803070000000004</c:v>
                </c:pt>
                <c:pt idx="2604">
                  <c:v>-1.9104429999999999</c:v>
                </c:pt>
                <c:pt idx="2605">
                  <c:v>-3.6086939999999998</c:v>
                </c:pt>
                <c:pt idx="2606">
                  <c:v>-1.53237</c:v>
                </c:pt>
                <c:pt idx="2607">
                  <c:v>-2.937281</c:v>
                </c:pt>
                <c:pt idx="2608">
                  <c:v>-1.286899</c:v>
                </c:pt>
                <c:pt idx="2609">
                  <c:v>-2.4641130000000002</c:v>
                </c:pt>
                <c:pt idx="2610">
                  <c:v>-1.062354</c:v>
                </c:pt>
                <c:pt idx="2611">
                  <c:v>-1.999711</c:v>
                </c:pt>
                <c:pt idx="2612">
                  <c:v>-0.81471499999999997</c:v>
                </c:pt>
                <c:pt idx="2613">
                  <c:v>-1.4450370000000001</c:v>
                </c:pt>
                <c:pt idx="2614">
                  <c:v>-0.31367499999999998</c:v>
                </c:pt>
                <c:pt idx="2615">
                  <c:v>-0.20542299999999997</c:v>
                </c:pt>
                <c:pt idx="2616">
                  <c:v>0.49895099999999998</c:v>
                </c:pt>
                <c:pt idx="2617">
                  <c:v>1.1529229999999999</c:v>
                </c:pt>
                <c:pt idx="2618">
                  <c:v>0.47935499999999998</c:v>
                </c:pt>
                <c:pt idx="2619">
                  <c:v>0.57957099999999995</c:v>
                </c:pt>
                <c:pt idx="2620">
                  <c:v>-0.16655900000000001</c:v>
                </c:pt>
                <c:pt idx="2621">
                  <c:v>-0.24649900000000002</c:v>
                </c:pt>
                <c:pt idx="2622">
                  <c:v>0.44320300000000001</c:v>
                </c:pt>
                <c:pt idx="2623">
                  <c:v>1.710769</c:v>
                </c:pt>
                <c:pt idx="2624">
                  <c:v>1.9949779999999999</c:v>
                </c:pt>
                <c:pt idx="2625">
                  <c:v>4.3378240000000003</c:v>
                </c:pt>
                <c:pt idx="2626">
                  <c:v>2.212882</c:v>
                </c:pt>
                <c:pt idx="2627">
                  <c:v>4.1124340000000004</c:v>
                </c:pt>
                <c:pt idx="2628">
                  <c:v>1.901921</c:v>
                </c:pt>
                <c:pt idx="2629">
                  <c:v>4.0702740000000004</c:v>
                </c:pt>
                <c:pt idx="2630">
                  <c:v>2.417278</c:v>
                </c:pt>
                <c:pt idx="2631">
                  <c:v>4.8535539999999999</c:v>
                </c:pt>
                <c:pt idx="2632">
                  <c:v>2.2083560000000002</c:v>
                </c:pt>
                <c:pt idx="2633">
                  <c:v>3.9105060000000003</c:v>
                </c:pt>
                <c:pt idx="2634">
                  <c:v>1.1485989999999999</c:v>
                </c:pt>
                <c:pt idx="2635">
                  <c:v>2.03491</c:v>
                </c:pt>
                <c:pt idx="2636">
                  <c:v>0.962727</c:v>
                </c:pt>
                <c:pt idx="2637">
                  <c:v>2.2335340000000001</c:v>
                </c:pt>
                <c:pt idx="2638">
                  <c:v>1.632965</c:v>
                </c:pt>
                <c:pt idx="2639">
                  <c:v>3.4492430000000001</c:v>
                </c:pt>
                <c:pt idx="2640">
                  <c:v>1.7701309999999999</c:v>
                </c:pt>
                <c:pt idx="2641">
                  <c:v>3.4364739999999996</c:v>
                </c:pt>
                <c:pt idx="2642">
                  <c:v>1.5173749999999999</c:v>
                </c:pt>
                <c:pt idx="2643">
                  <c:v>2.987803</c:v>
                </c:pt>
                <c:pt idx="2644">
                  <c:v>1.552915</c:v>
                </c:pt>
                <c:pt idx="2645">
                  <c:v>3.244726</c:v>
                </c:pt>
                <c:pt idx="2646">
                  <c:v>1.840187</c:v>
                </c:pt>
                <c:pt idx="2647">
                  <c:v>3.7020550000000001</c:v>
                </c:pt>
                <c:pt idx="2648">
                  <c:v>1.7087749999999999</c:v>
                </c:pt>
                <c:pt idx="2649">
                  <c:v>3.1741349999999997</c:v>
                </c:pt>
                <c:pt idx="2650">
                  <c:v>1.2334339999999999</c:v>
                </c:pt>
                <c:pt idx="2651">
                  <c:v>2.3017289999999999</c:v>
                </c:pt>
                <c:pt idx="2652">
                  <c:v>0.95902799999999999</c:v>
                </c:pt>
                <c:pt idx="2653">
                  <c:v>1.884233</c:v>
                </c:pt>
                <c:pt idx="2654">
                  <c:v>0.96113000000000004</c:v>
                </c:pt>
                <c:pt idx="2655">
                  <c:v>1.968065</c:v>
                </c:pt>
                <c:pt idx="2656">
                  <c:v>0.97258599999999995</c:v>
                </c:pt>
                <c:pt idx="2657">
                  <c:v>1.7274229999999999</c:v>
                </c:pt>
                <c:pt idx="2658">
                  <c:v>0.38675799999999999</c:v>
                </c:pt>
                <c:pt idx="2659">
                  <c:v>0.27890599999999999</c:v>
                </c:pt>
                <c:pt idx="2660">
                  <c:v>-0.59914800000000001</c:v>
                </c:pt>
                <c:pt idx="2661">
                  <c:v>-1.6030580000000001</c:v>
                </c:pt>
                <c:pt idx="2662">
                  <c:v>-1.302084</c:v>
                </c:pt>
                <c:pt idx="2663">
                  <c:v>-2.7656339999999999</c:v>
                </c:pt>
                <c:pt idx="2664">
                  <c:v>-1.6277060000000001</c:v>
                </c:pt>
                <c:pt idx="2665">
                  <c:v>-3.5227170000000001</c:v>
                </c:pt>
                <c:pt idx="2666">
                  <c:v>-2.2050559999999999</c:v>
                </c:pt>
                <c:pt idx="2667">
                  <c:v>-4.7918830000000003</c:v>
                </c:pt>
                <c:pt idx="2668">
                  <c:v>-3.0526390000000001</c:v>
                </c:pt>
                <c:pt idx="2669">
                  <c:v>-6.6309089999999999</c:v>
                </c:pt>
                <c:pt idx="2670">
                  <c:v>-4.1791349999999996</c:v>
                </c:pt>
                <c:pt idx="2671">
                  <c:v>-9.052505</c:v>
                </c:pt>
                <c:pt idx="2672">
                  <c:v>-5.678382</c:v>
                </c:pt>
                <c:pt idx="2673">
                  <c:v>-12.178734</c:v>
                </c:pt>
                <c:pt idx="2674">
                  <c:v>-7.2460550000000001</c:v>
                </c:pt>
                <c:pt idx="2675">
                  <c:v>-15.159887000000001</c:v>
                </c:pt>
                <c:pt idx="2676">
                  <c:v>-8.4512330000000002</c:v>
                </c:pt>
                <c:pt idx="2677">
                  <c:v>-17.129556999999998</c:v>
                </c:pt>
                <c:pt idx="2678">
                  <c:v>-8.6190490000000004</c:v>
                </c:pt>
                <c:pt idx="2679">
                  <c:v>-17.072580000000002</c:v>
                </c:pt>
                <c:pt idx="2680">
                  <c:v>-8.1749550000000006</c:v>
                </c:pt>
                <c:pt idx="2681">
                  <c:v>-16.100498999999999</c:v>
                </c:pt>
                <c:pt idx="2682">
                  <c:v>-7.8095720000000002</c:v>
                </c:pt>
                <c:pt idx="2683">
                  <c:v>-15.458907</c:v>
                </c:pt>
                <c:pt idx="2684">
                  <c:v>-7.450005</c:v>
                </c:pt>
                <c:pt idx="2685">
                  <c:v>-14.807098</c:v>
                </c:pt>
                <c:pt idx="2686">
                  <c:v>-7.326943</c:v>
                </c:pt>
                <c:pt idx="2687">
                  <c:v>-14.742958999999999</c:v>
                </c:pt>
                <c:pt idx="2688">
                  <c:v>-7.6306279999999997</c:v>
                </c:pt>
                <c:pt idx="2689">
                  <c:v>-15.499625</c:v>
                </c:pt>
                <c:pt idx="2690">
                  <c:v>-8.0985220000000009</c:v>
                </c:pt>
                <c:pt idx="2691">
                  <c:v>-16.356777000000001</c:v>
                </c:pt>
                <c:pt idx="2692">
                  <c:v>-8.2518790000000006</c:v>
                </c:pt>
                <c:pt idx="2693">
                  <c:v>-16.377962</c:v>
                </c:pt>
                <c:pt idx="2694">
                  <c:v>-7.8327900000000001</c:v>
                </c:pt>
                <c:pt idx="2695">
                  <c:v>-15.225813</c:v>
                </c:pt>
                <c:pt idx="2696">
                  <c:v>-6.7973179999999997</c:v>
                </c:pt>
                <c:pt idx="2697">
                  <c:v>-12.943303</c:v>
                </c:pt>
                <c:pt idx="2698">
                  <c:v>-5.5039699999999998</c:v>
                </c:pt>
                <c:pt idx="2699">
                  <c:v>-10.403205</c:v>
                </c:pt>
                <c:pt idx="2700">
                  <c:v>-4.3742190000000001</c:v>
                </c:pt>
                <c:pt idx="2701">
                  <c:v>-8.2258709999999997</c:v>
                </c:pt>
                <c:pt idx="2702">
                  <c:v>-3.1881010000000001</c:v>
                </c:pt>
                <c:pt idx="2703">
                  <c:v>-5.8463089999999998</c:v>
                </c:pt>
                <c:pt idx="2704">
                  <c:v>-2.2789820000000001</c:v>
                </c:pt>
                <c:pt idx="2705">
                  <c:v>-4.4936749999999996</c:v>
                </c:pt>
                <c:pt idx="2706">
                  <c:v>-2.2825350000000002</c:v>
                </c:pt>
                <c:pt idx="2707">
                  <c:v>-4.7300660000000008</c:v>
                </c:pt>
                <c:pt idx="2708">
                  <c:v>-2.5243660000000001</c:v>
                </c:pt>
                <c:pt idx="2709">
                  <c:v>-5.1252390000000005</c:v>
                </c:pt>
                <c:pt idx="2710">
                  <c:v>-2.3820679999999999</c:v>
                </c:pt>
                <c:pt idx="2711">
                  <c:v>-4.1868639999999999</c:v>
                </c:pt>
                <c:pt idx="2712">
                  <c:v>-1.3861030000000001</c:v>
                </c:pt>
                <c:pt idx="2713">
                  <c:v>-2.1433770000000001</c:v>
                </c:pt>
                <c:pt idx="2714">
                  <c:v>-0.119298</c:v>
                </c:pt>
                <c:pt idx="2715">
                  <c:v>0.334096</c:v>
                </c:pt>
                <c:pt idx="2716">
                  <c:v>0.39657399999999998</c:v>
                </c:pt>
                <c:pt idx="2717">
                  <c:v>0.80338299999999996</c:v>
                </c:pt>
                <c:pt idx="2718">
                  <c:v>0.35449900000000001</c:v>
                </c:pt>
                <c:pt idx="2719">
                  <c:v>0.55703000000000003</c:v>
                </c:pt>
                <c:pt idx="2720">
                  <c:v>0.159303</c:v>
                </c:pt>
                <c:pt idx="2721">
                  <c:v>0.28810400000000003</c:v>
                </c:pt>
                <c:pt idx="2722">
                  <c:v>0.125163</c:v>
                </c:pt>
                <c:pt idx="2723">
                  <c:v>0.292383</c:v>
                </c:pt>
                <c:pt idx="2724">
                  <c:v>0.263206</c:v>
                </c:pt>
                <c:pt idx="2725">
                  <c:v>0.65684900000000002</c:v>
                </c:pt>
                <c:pt idx="2726">
                  <c:v>0.50629800000000003</c:v>
                </c:pt>
                <c:pt idx="2727">
                  <c:v>1.0949140000000002</c:v>
                </c:pt>
                <c:pt idx="2728">
                  <c:v>0.59089199999999997</c:v>
                </c:pt>
                <c:pt idx="2729">
                  <c:v>1.088733</c:v>
                </c:pt>
                <c:pt idx="2730">
                  <c:v>0.38685000000000003</c:v>
                </c:pt>
                <c:pt idx="2731">
                  <c:v>0.72009999999999996</c:v>
                </c:pt>
                <c:pt idx="2732">
                  <c:v>0.33987600000000001</c:v>
                </c:pt>
                <c:pt idx="2733">
                  <c:v>0.73134199999999994</c:v>
                </c:pt>
                <c:pt idx="2734">
                  <c:v>0.42684699999999998</c:v>
                </c:pt>
                <c:pt idx="2735">
                  <c:v>0.80125999999999997</c:v>
                </c:pt>
                <c:pt idx="2736">
                  <c:v>0.231014</c:v>
                </c:pt>
                <c:pt idx="2737">
                  <c:v>0.31963399999999997</c:v>
                </c:pt>
                <c:pt idx="2738">
                  <c:v>2.8441000000000001E-2</c:v>
                </c:pt>
                <c:pt idx="2739">
                  <c:v>5.7083000000000002E-2</c:v>
                </c:pt>
                <c:pt idx="2740">
                  <c:v>6.3653000000000001E-2</c:v>
                </c:pt>
                <c:pt idx="2741">
                  <c:v>0.14179600000000001</c:v>
                </c:pt>
                <c:pt idx="2742">
                  <c:v>4.7713999999999999E-2</c:v>
                </c:pt>
                <c:pt idx="2743">
                  <c:v>3.662E-2</c:v>
                </c:pt>
                <c:pt idx="2744">
                  <c:v>-7.1499999999999994E-2</c:v>
                </c:pt>
                <c:pt idx="2745">
                  <c:v>-0.170235</c:v>
                </c:pt>
                <c:pt idx="2746">
                  <c:v>-8.2345000000000002E-2</c:v>
                </c:pt>
                <c:pt idx="2747">
                  <c:v>-0.147651</c:v>
                </c:pt>
                <c:pt idx="2748">
                  <c:v>-3.7711000000000001E-2</c:v>
                </c:pt>
                <c:pt idx="2749">
                  <c:v>-4.0437000000000001E-2</c:v>
                </c:pt>
                <c:pt idx="2750">
                  <c:v>4.4112999999999999E-2</c:v>
                </c:pt>
                <c:pt idx="2751">
                  <c:v>0.11812300000000001</c:v>
                </c:pt>
                <c:pt idx="2752">
                  <c:v>8.0435000000000006E-2</c:v>
                </c:pt>
                <c:pt idx="2753">
                  <c:v>0.14917000000000002</c:v>
                </c:pt>
                <c:pt idx="2754">
                  <c:v>4.2096000000000001E-2</c:v>
                </c:pt>
              </c:numCache>
            </c:numRef>
          </c:val>
          <c:smooth val="0"/>
          <c:extLst>
            <c:ext xmlns:c16="http://schemas.microsoft.com/office/drawing/2014/chart" uri="{C3380CC4-5D6E-409C-BE32-E72D297353CC}">
              <c16:uniqueId val="{00000002-31F1-4C5A-AE58-4D69EFEFD979}"/>
            </c:ext>
          </c:extLst>
        </c:ser>
        <c:dLbls>
          <c:showLegendKey val="0"/>
          <c:showVal val="0"/>
          <c:showCatName val="0"/>
          <c:showSerName val="0"/>
          <c:showPercent val="0"/>
          <c:showBubbleSize val="0"/>
        </c:dLbls>
        <c:marker val="1"/>
        <c:smooth val="0"/>
        <c:axId val="388523216"/>
        <c:axId val="270429664"/>
      </c:lineChart>
      <c:catAx>
        <c:axId val="3885232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429664"/>
        <c:crosses val="autoZero"/>
        <c:auto val="1"/>
        <c:lblAlgn val="ctr"/>
        <c:lblOffset val="100"/>
        <c:noMultiLvlLbl val="0"/>
      </c:catAx>
      <c:valAx>
        <c:axId val="270429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523216"/>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Action 1 </a:t>
            </a:r>
            <a:r>
              <a:rPr lang="en-US" altLang="zh-CN"/>
              <a:t>Accel</a:t>
            </a:r>
            <a:endParaRPr lang="en-US"/>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A_x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Sheet1!$J$2:$J$3382</c:f>
              <c:numCache>
                <c:formatCode>General</c:formatCode>
                <c:ptCount val="3381"/>
                <c:pt idx="0">
                  <c:v>-10.770895212502325</c:v>
                </c:pt>
                <c:pt idx="1">
                  <c:v>-11.068095174791857</c:v>
                </c:pt>
                <c:pt idx="2">
                  <c:v>-10.554474879239605</c:v>
                </c:pt>
                <c:pt idx="3">
                  <c:v>-9.7273428899461738</c:v>
                </c:pt>
                <c:pt idx="4">
                  <c:v>-8.3107993357369718</c:v>
                </c:pt>
                <c:pt idx="5">
                  <c:v>-10.181234006453543</c:v>
                </c:pt>
                <c:pt idx="6">
                  <c:v>-8.8688908524286916</c:v>
                </c:pt>
                <c:pt idx="7">
                  <c:v>-6.3132772842023481</c:v>
                </c:pt>
                <c:pt idx="8">
                  <c:v>-5.2146550396099007</c:v>
                </c:pt>
                <c:pt idx="9">
                  <c:v>-4.9417630215570529</c:v>
                </c:pt>
                <c:pt idx="10">
                  <c:v>-5.0529474937417334</c:v>
                </c:pt>
                <c:pt idx="11">
                  <c:v>-4.8242546538939983</c:v>
                </c:pt>
                <c:pt idx="12">
                  <c:v>-4.8371843949828364</c:v>
                </c:pt>
                <c:pt idx="13">
                  <c:v>-4.1672907650007751</c:v>
                </c:pt>
                <c:pt idx="14">
                  <c:v>-3.7160783966268478</c:v>
                </c:pt>
                <c:pt idx="15">
                  <c:v>-4.375006275199449</c:v>
                </c:pt>
                <c:pt idx="16">
                  <c:v>-5.5150159148771598</c:v>
                </c:pt>
                <c:pt idx="17">
                  <c:v>-6.7525936813077951</c:v>
                </c:pt>
                <c:pt idx="18">
                  <c:v>-8.1892856923032191</c:v>
                </c:pt>
                <c:pt idx="19">
                  <c:v>-8.716111135217421</c:v>
                </c:pt>
                <c:pt idx="20">
                  <c:v>-8.2143847603815594</c:v>
                </c:pt>
                <c:pt idx="21">
                  <c:v>-7.4919969937570183</c:v>
                </c:pt>
                <c:pt idx="22">
                  <c:v>-7.1149289080615121</c:v>
                </c:pt>
                <c:pt idx="23">
                  <c:v>-7.4017396212193658</c:v>
                </c:pt>
                <c:pt idx="24">
                  <c:v>-8.2061484339219231</c:v>
                </c:pt>
                <c:pt idx="25">
                  <c:v>-8.5485704809392402</c:v>
                </c:pt>
                <c:pt idx="26">
                  <c:v>-8.7308551294080043</c:v>
                </c:pt>
                <c:pt idx="27">
                  <c:v>-8.8754661970629982</c:v>
                </c:pt>
                <c:pt idx="28">
                  <c:v>-8.6015926704702039</c:v>
                </c:pt>
                <c:pt idx="29">
                  <c:v>-8.5391042527423338</c:v>
                </c:pt>
                <c:pt idx="30">
                  <c:v>-8.4657059165617223</c:v>
                </c:pt>
                <c:pt idx="31">
                  <c:v>-8.346769680623888</c:v>
                </c:pt>
                <c:pt idx="32">
                  <c:v>-8.4300053908251922</c:v>
                </c:pt>
                <c:pt idx="33">
                  <c:v>-8.4335126990677587</c:v>
                </c:pt>
                <c:pt idx="34">
                  <c:v>-8.0231422082193298</c:v>
                </c:pt>
                <c:pt idx="35">
                  <c:v>-7.0864011093467107</c:v>
                </c:pt>
                <c:pt idx="36">
                  <c:v>-6.7017817564269597</c:v>
                </c:pt>
                <c:pt idx="37">
                  <c:v>-7.2858678748678667</c:v>
                </c:pt>
                <c:pt idx="38">
                  <c:v>-8.1859552394691413</c:v>
                </c:pt>
                <c:pt idx="39">
                  <c:v>-7.7445596081620662</c:v>
                </c:pt>
                <c:pt idx="40">
                  <c:v>-7.1719037962003158</c:v>
                </c:pt>
                <c:pt idx="41">
                  <c:v>-6.4791427682664686</c:v>
                </c:pt>
                <c:pt idx="42">
                  <c:v>-5.4938869475103251</c:v>
                </c:pt>
                <c:pt idx="43">
                  <c:v>-4.5064701432497696</c:v>
                </c:pt>
                <c:pt idx="44">
                  <c:v>-4.4899233419364206</c:v>
                </c:pt>
                <c:pt idx="45">
                  <c:v>-4.0576991705104044</c:v>
                </c:pt>
                <c:pt idx="46">
                  <c:v>-4.6896246518040225</c:v>
                </c:pt>
                <c:pt idx="47">
                  <c:v>-5.8942112131308777</c:v>
                </c:pt>
                <c:pt idx="48">
                  <c:v>-7.2563435041179023</c:v>
                </c:pt>
                <c:pt idx="49">
                  <c:v>-7.9746143489878678</c:v>
                </c:pt>
                <c:pt idx="50">
                  <c:v>-7.6078223127830231</c:v>
                </c:pt>
                <c:pt idx="51">
                  <c:v>-5.4168443452663109</c:v>
                </c:pt>
                <c:pt idx="52">
                  <c:v>-2.5924329305263223</c:v>
                </c:pt>
                <c:pt idx="53">
                  <c:v>1.5769752934832029</c:v>
                </c:pt>
                <c:pt idx="54">
                  <c:v>4.2723622859895682</c:v>
                </c:pt>
                <c:pt idx="55">
                  <c:v>4.7389738877739038</c:v>
                </c:pt>
                <c:pt idx="56">
                  <c:v>3.9013997378979388</c:v>
                </c:pt>
                <c:pt idx="57">
                  <c:v>1.9072911214978563</c:v>
                </c:pt>
                <c:pt idx="58">
                  <c:v>0.4002590589437004</c:v>
                </c:pt>
                <c:pt idx="59">
                  <c:v>-1.6754574604136887</c:v>
                </c:pt>
                <c:pt idx="60">
                  <c:v>-3.6015997551535128</c:v>
                </c:pt>
                <c:pt idx="61">
                  <c:v>-4.417391734899204</c:v>
                </c:pt>
                <c:pt idx="62">
                  <c:v>-2.8157335430129957</c:v>
                </c:pt>
                <c:pt idx="63">
                  <c:v>-1.9656769610710445</c:v>
                </c:pt>
                <c:pt idx="64">
                  <c:v>-0.62198035207062996</c:v>
                </c:pt>
                <c:pt idx="65">
                  <c:v>-3.4451425262968544E-2</c:v>
                </c:pt>
                <c:pt idx="66">
                  <c:v>0.93931464362918782</c:v>
                </c:pt>
                <c:pt idx="67">
                  <c:v>0.48952229358010663</c:v>
                </c:pt>
                <c:pt idx="68">
                  <c:v>-0.79867239670353873</c:v>
                </c:pt>
                <c:pt idx="69">
                  <c:v>-2.5190881868958486</c:v>
                </c:pt>
                <c:pt idx="70">
                  <c:v>-2.9133225370120077</c:v>
                </c:pt>
                <c:pt idx="71">
                  <c:v>-5.9314283332333595</c:v>
                </c:pt>
                <c:pt idx="72">
                  <c:v>-4.0550291488482086</c:v>
                </c:pt>
                <c:pt idx="73">
                  <c:v>-3.4404750024340718</c:v>
                </c:pt>
                <c:pt idx="74">
                  <c:v>3.5159783060502145E-2</c:v>
                </c:pt>
                <c:pt idx="75">
                  <c:v>5.058428614527017</c:v>
                </c:pt>
                <c:pt idx="76">
                  <c:v>8.8326996615199018</c:v>
                </c:pt>
                <c:pt idx="77">
                  <c:v>9.5726193396069625</c:v>
                </c:pt>
                <c:pt idx="78">
                  <c:v>7.7944461497619697</c:v>
                </c:pt>
                <c:pt idx="79">
                  <c:v>4.5202768878426465</c:v>
                </c:pt>
                <c:pt idx="80">
                  <c:v>1.286059575933709</c:v>
                </c:pt>
                <c:pt idx="81">
                  <c:v>-1.0743859780925178</c:v>
                </c:pt>
                <c:pt idx="82">
                  <c:v>-1.053656369108583</c:v>
                </c:pt>
                <c:pt idx="83">
                  <c:v>-0.85149605942827322</c:v>
                </c:pt>
                <c:pt idx="84">
                  <c:v>-0.33048003421146172</c:v>
                </c:pt>
                <c:pt idx="85">
                  <c:v>5.8368016538783894E-2</c:v>
                </c:pt>
                <c:pt idx="86">
                  <c:v>-0.96020000647240666</c:v>
                </c:pt>
                <c:pt idx="87">
                  <c:v>-3.1322889960162028</c:v>
                </c:pt>
                <c:pt idx="88">
                  <c:v>-3.6486013365325474</c:v>
                </c:pt>
                <c:pt idx="89">
                  <c:v>-2.4325182514380908</c:v>
                </c:pt>
                <c:pt idx="90">
                  <c:v>-0.11688702469296305</c:v>
                </c:pt>
                <c:pt idx="91">
                  <c:v>0.58884486778819711</c:v>
                </c:pt>
                <c:pt idx="92">
                  <c:v>3.1062101211831643</c:v>
                </c:pt>
                <c:pt idx="93">
                  <c:v>4.6345517487556309</c:v>
                </c:pt>
                <c:pt idx="94">
                  <c:v>6.2929213603697418</c:v>
                </c:pt>
                <c:pt idx="95">
                  <c:v>5.9353937814419595</c:v>
                </c:pt>
                <c:pt idx="96">
                  <c:v>1.2783079705036693</c:v>
                </c:pt>
                <c:pt idx="97">
                  <c:v>-0.52119299304438871</c:v>
                </c:pt>
                <c:pt idx="98">
                  <c:v>-1.3881929942192084</c:v>
                </c:pt>
                <c:pt idx="99">
                  <c:v>-0.38780994661524359</c:v>
                </c:pt>
                <c:pt idx="100">
                  <c:v>0.92733292935192202</c:v>
                </c:pt>
                <c:pt idx="101">
                  <c:v>2.5831795261676911</c:v>
                </c:pt>
                <c:pt idx="102">
                  <c:v>3.9592442952245768</c:v>
                </c:pt>
                <c:pt idx="103">
                  <c:v>4.5935948173748118</c:v>
                </c:pt>
                <c:pt idx="104">
                  <c:v>5.6281434597097206</c:v>
                </c:pt>
                <c:pt idx="105">
                  <c:v>4.2646868806105749</c:v>
                </c:pt>
                <c:pt idx="106">
                  <c:v>3.9323502014657321</c:v>
                </c:pt>
                <c:pt idx="107">
                  <c:v>1.073597136436933</c:v>
                </c:pt>
                <c:pt idx="108">
                  <c:v>-0.28596329629925893</c:v>
                </c:pt>
                <c:pt idx="109">
                  <c:v>0.17662213744321228</c:v>
                </c:pt>
                <c:pt idx="110">
                  <c:v>-0.92549804152853921</c:v>
                </c:pt>
                <c:pt idx="111">
                  <c:v>-2.8318821258534839</c:v>
                </c:pt>
                <c:pt idx="112">
                  <c:v>-7.116949246611977</c:v>
                </c:pt>
                <c:pt idx="113">
                  <c:v>-11.475276609163137</c:v>
                </c:pt>
                <c:pt idx="114">
                  <c:v>-16.177594577487639</c:v>
                </c:pt>
                <c:pt idx="115">
                  <c:v>-17.596980099744265</c:v>
                </c:pt>
                <c:pt idx="116">
                  <c:v>-18.291220249769864</c:v>
                </c:pt>
                <c:pt idx="117">
                  <c:v>-13.184546911436382</c:v>
                </c:pt>
                <c:pt idx="118">
                  <c:v>-5.9420938668544023</c:v>
                </c:pt>
                <c:pt idx="119">
                  <c:v>-9.0453012156024872</c:v>
                </c:pt>
                <c:pt idx="120">
                  <c:v>-10.638990841594056</c:v>
                </c:pt>
                <c:pt idx="121">
                  <c:v>-14.249329106839522</c:v>
                </c:pt>
                <c:pt idx="122">
                  <c:v>-20.41817176133927</c:v>
                </c:pt>
                <c:pt idx="123">
                  <c:v>-28.875152998402125</c:v>
                </c:pt>
                <c:pt idx="124">
                  <c:v>-34.626326607403854</c:v>
                </c:pt>
                <c:pt idx="125">
                  <c:v>-40.405192654562939</c:v>
                </c:pt>
                <c:pt idx="126">
                  <c:v>-40.235062585027428</c:v>
                </c:pt>
                <c:pt idx="127">
                  <c:v>-33.085713845911457</c:v>
                </c:pt>
                <c:pt idx="128">
                  <c:v>-27.500146129466991</c:v>
                </c:pt>
                <c:pt idx="129">
                  <c:v>-24.295387530509256</c:v>
                </c:pt>
                <c:pt idx="130">
                  <c:v>-19.068631975012966</c:v>
                </c:pt>
                <c:pt idx="131">
                  <c:v>-18.338154772957374</c:v>
                </c:pt>
                <c:pt idx="132">
                  <c:v>-25.444852537452753</c:v>
                </c:pt>
                <c:pt idx="133">
                  <c:v>-35.513936430618955</c:v>
                </c:pt>
                <c:pt idx="134">
                  <c:v>-32.060991550287945</c:v>
                </c:pt>
                <c:pt idx="135">
                  <c:v>-38.232847143417921</c:v>
                </c:pt>
                <c:pt idx="136">
                  <c:v>-42.656069209433902</c:v>
                </c:pt>
                <c:pt idx="137">
                  <c:v>-44.223240021853663</c:v>
                </c:pt>
                <c:pt idx="138">
                  <c:v>-43.772307026437069</c:v>
                </c:pt>
                <c:pt idx="139">
                  <c:v>-39.878213354934431</c:v>
                </c:pt>
                <c:pt idx="140">
                  <c:v>-34.298883888143649</c:v>
                </c:pt>
                <c:pt idx="141">
                  <c:v>-29.469274985490689</c:v>
                </c:pt>
                <c:pt idx="142">
                  <c:v>-28.063788341216583</c:v>
                </c:pt>
                <c:pt idx="143">
                  <c:v>-29.617520363615501</c:v>
                </c:pt>
                <c:pt idx="144">
                  <c:v>-31.404494739383207</c:v>
                </c:pt>
                <c:pt idx="145">
                  <c:v>-32.335400159315661</c:v>
                </c:pt>
                <c:pt idx="146">
                  <c:v>-32.884394181287234</c:v>
                </c:pt>
                <c:pt idx="147">
                  <c:v>-32.362440662918488</c:v>
                </c:pt>
                <c:pt idx="148">
                  <c:v>-30.044823106471352</c:v>
                </c:pt>
                <c:pt idx="149">
                  <c:v>-26.924263100245764</c:v>
                </c:pt>
                <c:pt idx="150">
                  <c:v>-23.487569754978459</c:v>
                </c:pt>
                <c:pt idx="151">
                  <c:v>-19.615013647246048</c:v>
                </c:pt>
                <c:pt idx="152">
                  <c:v>-16.325059441772911</c:v>
                </c:pt>
                <c:pt idx="153">
                  <c:v>-15.668225603297687</c:v>
                </c:pt>
                <c:pt idx="154">
                  <c:v>-13.423741765044317</c:v>
                </c:pt>
                <c:pt idx="155">
                  <c:v>-10.791885463458994</c:v>
                </c:pt>
                <c:pt idx="156">
                  <c:v>-8.7903846597565352</c:v>
                </c:pt>
                <c:pt idx="157">
                  <c:v>-6.9379174749592281</c:v>
                </c:pt>
                <c:pt idx="158">
                  <c:v>-6.3110462975777022</c:v>
                </c:pt>
                <c:pt idx="159">
                  <c:v>-7.3203516722021016</c:v>
                </c:pt>
                <c:pt idx="160">
                  <c:v>-9.7972456235280063</c:v>
                </c:pt>
                <c:pt idx="161">
                  <c:v>-11.916744818224945</c:v>
                </c:pt>
                <c:pt idx="162">
                  <c:v>-13.676870241338234</c:v>
                </c:pt>
                <c:pt idx="163">
                  <c:v>-14.15409232288841</c:v>
                </c:pt>
                <c:pt idx="164">
                  <c:v>-13.265793272444043</c:v>
                </c:pt>
                <c:pt idx="165">
                  <c:v>-11.675443018569595</c:v>
                </c:pt>
                <c:pt idx="166">
                  <c:v>-9.4177323356561278</c:v>
                </c:pt>
                <c:pt idx="167">
                  <c:v>-7.1492684125662178</c:v>
                </c:pt>
                <c:pt idx="168">
                  <c:v>-6.904618800637321</c:v>
                </c:pt>
                <c:pt idx="169">
                  <c:v>-8.2932483419554455</c:v>
                </c:pt>
                <c:pt idx="170">
                  <c:v>-14.306492333220211</c:v>
                </c:pt>
                <c:pt idx="171">
                  <c:v>-20.737505544647092</c:v>
                </c:pt>
                <c:pt idx="172">
                  <c:v>-21.952130855513158</c:v>
                </c:pt>
                <c:pt idx="173">
                  <c:v>-20.288169835092248</c:v>
                </c:pt>
                <c:pt idx="174">
                  <c:v>-19.541416085677543</c:v>
                </c:pt>
                <c:pt idx="175">
                  <c:v>-20.764236084388578</c:v>
                </c:pt>
                <c:pt idx="176">
                  <c:v>-21.560155285161738</c:v>
                </c:pt>
                <c:pt idx="177">
                  <c:v>-23.651940012130435</c:v>
                </c:pt>
                <c:pt idx="178">
                  <c:v>-23.604372533258474</c:v>
                </c:pt>
                <c:pt idx="179">
                  <c:v>-22.632179263655452</c:v>
                </c:pt>
                <c:pt idx="180">
                  <c:v>-21.434566256963446</c:v>
                </c:pt>
                <c:pt idx="181">
                  <c:v>-20.18083789855153</c:v>
                </c:pt>
                <c:pt idx="182">
                  <c:v>-19.812324682369937</c:v>
                </c:pt>
                <c:pt idx="183">
                  <c:v>-18.735114607573166</c:v>
                </c:pt>
                <c:pt idx="184">
                  <c:v>-17.864523916039072</c:v>
                </c:pt>
                <c:pt idx="185">
                  <c:v>-16.473859035212541</c:v>
                </c:pt>
                <c:pt idx="186">
                  <c:v>-15.003743062811044</c:v>
                </c:pt>
                <c:pt idx="187">
                  <c:v>-13.074465453877115</c:v>
                </c:pt>
                <c:pt idx="188">
                  <c:v>-11.203148921238586</c:v>
                </c:pt>
                <c:pt idx="189">
                  <c:v>-8.575366962207438</c:v>
                </c:pt>
                <c:pt idx="190">
                  <c:v>-6.1596550919789532</c:v>
                </c:pt>
                <c:pt idx="191">
                  <c:v>-4.4776651931921805</c:v>
                </c:pt>
                <c:pt idx="192">
                  <c:v>-3.2156694451807968</c:v>
                </c:pt>
                <c:pt idx="193">
                  <c:v>-2.8101291896438259</c:v>
                </c:pt>
                <c:pt idx="194">
                  <c:v>-3.1453020616759537</c:v>
                </c:pt>
                <c:pt idx="195">
                  <c:v>-3.497202254795849</c:v>
                </c:pt>
                <c:pt idx="196">
                  <c:v>-3.4291833029933789</c:v>
                </c:pt>
                <c:pt idx="197">
                  <c:v>-3.0501911754543873</c:v>
                </c:pt>
                <c:pt idx="198">
                  <c:v>-2.436004523572</c:v>
                </c:pt>
                <c:pt idx="199">
                  <c:v>-1.3567791826080366</c:v>
                </c:pt>
                <c:pt idx="200">
                  <c:v>-2.5089982014451933E-2</c:v>
                </c:pt>
                <c:pt idx="201">
                  <c:v>1.133736667902534</c:v>
                </c:pt>
                <c:pt idx="202">
                  <c:v>1.8771619275045976</c:v>
                </c:pt>
                <c:pt idx="203">
                  <c:v>1.8791108638566341</c:v>
                </c:pt>
                <c:pt idx="204">
                  <c:v>1.2611676730976933</c:v>
                </c:pt>
                <c:pt idx="205">
                  <c:v>0.56324489585389492</c:v>
                </c:pt>
                <c:pt idx="206">
                  <c:v>-0.26899753353498679</c:v>
                </c:pt>
                <c:pt idx="207">
                  <c:v>-1.0288726828088719</c:v>
                </c:pt>
                <c:pt idx="208">
                  <c:v>-2.0365220846559882</c:v>
                </c:pt>
                <c:pt idx="209">
                  <c:v>-2.967650458276486</c:v>
                </c:pt>
                <c:pt idx="210">
                  <c:v>-3.8899298412544954</c:v>
                </c:pt>
                <c:pt idx="211">
                  <c:v>-4.5520691851128348</c:v>
                </c:pt>
                <c:pt idx="212">
                  <c:v>-4.7342317160352714</c:v>
                </c:pt>
                <c:pt idx="213">
                  <c:v>-5.0502131629297242</c:v>
                </c:pt>
                <c:pt idx="214">
                  <c:v>-4.6241716015340524</c:v>
                </c:pt>
                <c:pt idx="215">
                  <c:v>-3.9510336848523973</c:v>
                </c:pt>
                <c:pt idx="216">
                  <c:v>-3.5571211321543497</c:v>
                </c:pt>
                <c:pt idx="217">
                  <c:v>-2.8700478128238327</c:v>
                </c:pt>
                <c:pt idx="218">
                  <c:v>-3.3870984942816178</c:v>
                </c:pt>
                <c:pt idx="219">
                  <c:v>-2.8549502869387613</c:v>
                </c:pt>
                <c:pt idx="220">
                  <c:v>-2.3379214689856189</c:v>
                </c:pt>
                <c:pt idx="221">
                  <c:v>-3.39444369334633</c:v>
                </c:pt>
                <c:pt idx="222">
                  <c:v>-3.7149037654363495</c:v>
                </c:pt>
                <c:pt idx="223">
                  <c:v>-7.2693418357644184</c:v>
                </c:pt>
                <c:pt idx="224">
                  <c:v>-10.182397261594319</c:v>
                </c:pt>
                <c:pt idx="225">
                  <c:v>-14.002860377094462</c:v>
                </c:pt>
                <c:pt idx="226">
                  <c:v>-17.810967921011141</c:v>
                </c:pt>
                <c:pt idx="227">
                  <c:v>-22.755264966111721</c:v>
                </c:pt>
                <c:pt idx="228">
                  <c:v>-26.105546567870039</c:v>
                </c:pt>
                <c:pt idx="229">
                  <c:v>-29.058837686955226</c:v>
                </c:pt>
                <c:pt idx="230">
                  <c:v>-31.185263014781597</c:v>
                </c:pt>
                <c:pt idx="231">
                  <c:v>-34.000731561465692</c:v>
                </c:pt>
                <c:pt idx="232">
                  <c:v>-36.51002171743739</c:v>
                </c:pt>
                <c:pt idx="233">
                  <c:v>-41.781592370772472</c:v>
                </c:pt>
                <c:pt idx="234">
                  <c:v>-39.889298738372133</c:v>
                </c:pt>
                <c:pt idx="235">
                  <c:v>-39.035148569850001</c:v>
                </c:pt>
                <c:pt idx="236">
                  <c:v>-38.870825057636701</c:v>
                </c:pt>
                <c:pt idx="237">
                  <c:v>-36.189567659632914</c:v>
                </c:pt>
                <c:pt idx="238">
                  <c:v>-32.579944259626139</c:v>
                </c:pt>
                <c:pt idx="239">
                  <c:v>-30.483416792607049</c:v>
                </c:pt>
                <c:pt idx="240">
                  <c:v>-28.706528918475797</c:v>
                </c:pt>
                <c:pt idx="241">
                  <c:v>-28.878534515645672</c:v>
                </c:pt>
                <c:pt idx="242">
                  <c:v>-27.821241006320012</c:v>
                </c:pt>
                <c:pt idx="243">
                  <c:v>-26.241358088103546</c:v>
                </c:pt>
                <c:pt idx="244">
                  <c:v>-24.764146577801252</c:v>
                </c:pt>
                <c:pt idx="245">
                  <c:v>-22.513726640848102</c:v>
                </c:pt>
                <c:pt idx="246">
                  <c:v>-19.577357332847381</c:v>
                </c:pt>
                <c:pt idx="247">
                  <c:v>-17.058626568467325</c:v>
                </c:pt>
                <c:pt idx="248">
                  <c:v>-15.611217233574815</c:v>
                </c:pt>
                <c:pt idx="249">
                  <c:v>-15.675032062377046</c:v>
                </c:pt>
                <c:pt idx="250">
                  <c:v>-17.419872673869847</c:v>
                </c:pt>
                <c:pt idx="251">
                  <c:v>-17.704323382090287</c:v>
                </c:pt>
                <c:pt idx="252">
                  <c:v>-16.896427528553527</c:v>
                </c:pt>
                <c:pt idx="253">
                  <c:v>-15.860936563546458</c:v>
                </c:pt>
                <c:pt idx="254">
                  <c:v>-14.444157929484192</c:v>
                </c:pt>
                <c:pt idx="255">
                  <c:v>-13.192027894351275</c:v>
                </c:pt>
                <c:pt idx="256">
                  <c:v>-11.23651008204196</c:v>
                </c:pt>
                <c:pt idx="257">
                  <c:v>-9.4194953057957242</c:v>
                </c:pt>
                <c:pt idx="258">
                  <c:v>-9.657416386201696</c:v>
                </c:pt>
                <c:pt idx="259">
                  <c:v>-10.85848371908766</c:v>
                </c:pt>
                <c:pt idx="260">
                  <c:v>-13.793508536809508</c:v>
                </c:pt>
                <c:pt idx="261">
                  <c:v>-15.148453391853971</c:v>
                </c:pt>
                <c:pt idx="262">
                  <c:v>-17.031884042143908</c:v>
                </c:pt>
                <c:pt idx="263">
                  <c:v>-17.709693848088218</c:v>
                </c:pt>
                <c:pt idx="264">
                  <c:v>-16.530791141383325</c:v>
                </c:pt>
                <c:pt idx="265">
                  <c:v>-13.084645969489989</c:v>
                </c:pt>
                <c:pt idx="266">
                  <c:v>-9.3438220879132174</c:v>
                </c:pt>
                <c:pt idx="267">
                  <c:v>-7.775753331719204</c:v>
                </c:pt>
                <c:pt idx="268">
                  <c:v>-9.6724593207650784</c:v>
                </c:pt>
                <c:pt idx="269">
                  <c:v>-12.493301499502996</c:v>
                </c:pt>
                <c:pt idx="270">
                  <c:v>-13.920850667870296</c:v>
                </c:pt>
                <c:pt idx="271">
                  <c:v>-14.405247895358553</c:v>
                </c:pt>
                <c:pt idx="272">
                  <c:v>-18.499084572733342</c:v>
                </c:pt>
                <c:pt idx="273">
                  <c:v>-27.316142416936017</c:v>
                </c:pt>
                <c:pt idx="274">
                  <c:v>-37.123819550774577</c:v>
                </c:pt>
                <c:pt idx="275">
                  <c:v>-41.174572963414924</c:v>
                </c:pt>
                <c:pt idx="276">
                  <c:v>-38.639491064142547</c:v>
                </c:pt>
                <c:pt idx="277">
                  <c:v>-30.661585065625044</c:v>
                </c:pt>
                <c:pt idx="278">
                  <c:v>-23.220901807943694</c:v>
                </c:pt>
                <c:pt idx="279">
                  <c:v>-18.463314482845263</c:v>
                </c:pt>
                <c:pt idx="280">
                  <c:v>-17.482563628474182</c:v>
                </c:pt>
                <c:pt idx="281">
                  <c:v>-15.938942910139753</c:v>
                </c:pt>
                <c:pt idx="282">
                  <c:v>-14.134126368129371</c:v>
                </c:pt>
                <c:pt idx="283">
                  <c:v>-13.077908326235217</c:v>
                </c:pt>
                <c:pt idx="284">
                  <c:v>-12.385082933366546</c:v>
                </c:pt>
                <c:pt idx="285">
                  <c:v>-11.696303498988105</c:v>
                </c:pt>
                <c:pt idx="286">
                  <c:v>-11.218654248645709</c:v>
                </c:pt>
                <c:pt idx="287">
                  <c:v>-10.215087692913119</c:v>
                </c:pt>
                <c:pt idx="288">
                  <c:v>-8.3863138627057303</c:v>
                </c:pt>
                <c:pt idx="289">
                  <c:v>-6.3672512407000692</c:v>
                </c:pt>
                <c:pt idx="290">
                  <c:v>-3.9089059371133712</c:v>
                </c:pt>
                <c:pt idx="291">
                  <c:v>-1.7219149253404435</c:v>
                </c:pt>
                <c:pt idx="292">
                  <c:v>-0.10067118064116934</c:v>
                </c:pt>
                <c:pt idx="293">
                  <c:v>1.3621999402883431</c:v>
                </c:pt>
                <c:pt idx="294">
                  <c:v>2.8336980750084457</c:v>
                </c:pt>
                <c:pt idx="295">
                  <c:v>4.69818487672622</c:v>
                </c:pt>
                <c:pt idx="296">
                  <c:v>6.0553928558447465</c:v>
                </c:pt>
                <c:pt idx="297">
                  <c:v>6.8482447239568431</c:v>
                </c:pt>
                <c:pt idx="298">
                  <c:v>6.7756024952297409</c:v>
                </c:pt>
                <c:pt idx="299">
                  <c:v>6.3395414338164695</c:v>
                </c:pt>
                <c:pt idx="300">
                  <c:v>5.3654713442286885</c:v>
                </c:pt>
                <c:pt idx="301">
                  <c:v>3.8112413428014453</c:v>
                </c:pt>
                <c:pt idx="302">
                  <c:v>2.0259574235164202</c:v>
                </c:pt>
                <c:pt idx="303">
                  <c:v>0.17346893295921134</c:v>
                </c:pt>
                <c:pt idx="304">
                  <c:v>-1.8939344461321348</c:v>
                </c:pt>
                <c:pt idx="305">
                  <c:v>-3.2051619855846711</c:v>
                </c:pt>
                <c:pt idx="306">
                  <c:v>-4.3014569806099319</c:v>
                </c:pt>
                <c:pt idx="307">
                  <c:v>-4.4704000830517856</c:v>
                </c:pt>
                <c:pt idx="308">
                  <c:v>-4.4309546735483343</c:v>
                </c:pt>
                <c:pt idx="309">
                  <c:v>-4.6006082935007431</c:v>
                </c:pt>
                <c:pt idx="310">
                  <c:v>-3.6270919047482701</c:v>
                </c:pt>
                <c:pt idx="311">
                  <c:v>-2.2051550596294964</c:v>
                </c:pt>
                <c:pt idx="312">
                  <c:v>-1.6629346305189316</c:v>
                </c:pt>
                <c:pt idx="313">
                  <c:v>-1.3502033910638567</c:v>
                </c:pt>
                <c:pt idx="314">
                  <c:v>-2.1224660701310678</c:v>
                </c:pt>
                <c:pt idx="315">
                  <c:v>-3.7171921085368904</c:v>
                </c:pt>
                <c:pt idx="316">
                  <c:v>-6.6820441692753558</c:v>
                </c:pt>
                <c:pt idx="317">
                  <c:v>-10.867302179299742</c:v>
                </c:pt>
                <c:pt idx="318">
                  <c:v>-15.119275378301772</c:v>
                </c:pt>
                <c:pt idx="319">
                  <c:v>-17.558066537354865</c:v>
                </c:pt>
                <c:pt idx="320">
                  <c:v>-19.263906234286399</c:v>
                </c:pt>
                <c:pt idx="321">
                  <c:v>-19.744251368965589</c:v>
                </c:pt>
                <c:pt idx="322">
                  <c:v>-20.128321002133543</c:v>
                </c:pt>
                <c:pt idx="323">
                  <c:v>-22.326450497029111</c:v>
                </c:pt>
                <c:pt idx="324">
                  <c:v>-26.221381098002414</c:v>
                </c:pt>
                <c:pt idx="325">
                  <c:v>-30.915538784448245</c:v>
                </c:pt>
                <c:pt idx="326">
                  <c:v>-39.285520620113338</c:v>
                </c:pt>
                <c:pt idx="327">
                  <c:v>-41.794981028869891</c:v>
                </c:pt>
                <c:pt idx="328">
                  <c:v>-41.656094061419438</c:v>
                </c:pt>
                <c:pt idx="329">
                  <c:v>-43.013760899177157</c:v>
                </c:pt>
                <c:pt idx="330">
                  <c:v>-40.491254058010512</c:v>
                </c:pt>
                <c:pt idx="331">
                  <c:v>-36.057154255349772</c:v>
                </c:pt>
                <c:pt idx="332">
                  <c:v>-33.052581102382774</c:v>
                </c:pt>
                <c:pt idx="333">
                  <c:v>-29.929762403197316</c:v>
                </c:pt>
                <c:pt idx="334">
                  <c:v>-28.572264952789617</c:v>
                </c:pt>
                <c:pt idx="335">
                  <c:v>-25.943385268747832</c:v>
                </c:pt>
                <c:pt idx="336">
                  <c:v>-22.451512265529079</c:v>
                </c:pt>
                <c:pt idx="337">
                  <c:v>-20.717681764816813</c:v>
                </c:pt>
                <c:pt idx="338">
                  <c:v>-19.288210660083177</c:v>
                </c:pt>
                <c:pt idx="339">
                  <c:v>-17.890222070759137</c:v>
                </c:pt>
                <c:pt idx="340">
                  <c:v>-16.70539425734199</c:v>
                </c:pt>
                <c:pt idx="341">
                  <c:v>-16.701019263391657</c:v>
                </c:pt>
                <c:pt idx="342">
                  <c:v>-15.706984211449376</c:v>
                </c:pt>
                <c:pt idx="343">
                  <c:v>-14.738672368810871</c:v>
                </c:pt>
                <c:pt idx="344">
                  <c:v>-12.510785305491995</c:v>
                </c:pt>
                <c:pt idx="345">
                  <c:v>-12.078711185764238</c:v>
                </c:pt>
                <c:pt idx="346">
                  <c:v>-12.708845631593059</c:v>
                </c:pt>
                <c:pt idx="347">
                  <c:v>-12.732077145794481</c:v>
                </c:pt>
                <c:pt idx="348">
                  <c:v>-11.833487705431105</c:v>
                </c:pt>
                <c:pt idx="349">
                  <c:v>-10.535781648959773</c:v>
                </c:pt>
                <c:pt idx="350">
                  <c:v>-9.8977151142347388</c:v>
                </c:pt>
                <c:pt idx="351">
                  <c:v>-10.333262288681661</c:v>
                </c:pt>
                <c:pt idx="352">
                  <c:v>-11.010094444099552</c:v>
                </c:pt>
                <c:pt idx="353">
                  <c:v>-12.234863713345391</c:v>
                </c:pt>
                <c:pt idx="354">
                  <c:v>-13.544415128028916</c:v>
                </c:pt>
                <c:pt idx="355">
                  <c:v>-13.659579466621459</c:v>
                </c:pt>
                <c:pt idx="356">
                  <c:v>-14.24536141258816</c:v>
                </c:pt>
                <c:pt idx="357">
                  <c:v>-14.082523368422885</c:v>
                </c:pt>
                <c:pt idx="358">
                  <c:v>-13.705396709193645</c:v>
                </c:pt>
                <c:pt idx="359">
                  <c:v>-13.792380936741656</c:v>
                </c:pt>
                <c:pt idx="360">
                  <c:v>-16.228871943067301</c:v>
                </c:pt>
                <c:pt idx="361">
                  <c:v>-20.105857243295759</c:v>
                </c:pt>
                <c:pt idx="362">
                  <c:v>-21.001795909672701</c:v>
                </c:pt>
                <c:pt idx="363">
                  <c:v>-20.162996457995252</c:v>
                </c:pt>
                <c:pt idx="364">
                  <c:v>-17.3648985786919</c:v>
                </c:pt>
                <c:pt idx="365">
                  <c:v>-16.256857905700524</c:v>
                </c:pt>
                <c:pt idx="366">
                  <c:v>-16.162180764859617</c:v>
                </c:pt>
                <c:pt idx="367">
                  <c:v>-17.622731803103456</c:v>
                </c:pt>
                <c:pt idx="368">
                  <c:v>-21.116675773057072</c:v>
                </c:pt>
                <c:pt idx="369">
                  <c:v>-26.64854166397712</c:v>
                </c:pt>
                <c:pt idx="370">
                  <c:v>-34.253704248169406</c:v>
                </c:pt>
                <c:pt idx="371">
                  <c:v>-36.454977075176977</c:v>
                </c:pt>
                <c:pt idx="372">
                  <c:v>-34.306892080334094</c:v>
                </c:pt>
                <c:pt idx="373">
                  <c:v>-30.261415240679291</c:v>
                </c:pt>
                <c:pt idx="374">
                  <c:v>-30.32724390428281</c:v>
                </c:pt>
                <c:pt idx="375">
                  <c:v>-29.711243372472541</c:v>
                </c:pt>
                <c:pt idx="376">
                  <c:v>-26.50750342625475</c:v>
                </c:pt>
                <c:pt idx="377">
                  <c:v>-23.636908470926286</c:v>
                </c:pt>
                <c:pt idx="378">
                  <c:v>-17.797248112339425</c:v>
                </c:pt>
                <c:pt idx="379">
                  <c:v>-14.108333111129095</c:v>
                </c:pt>
                <c:pt idx="380">
                  <c:v>-11.396688039751194</c:v>
                </c:pt>
                <c:pt idx="381">
                  <c:v>-9.934366645726989</c:v>
                </c:pt>
                <c:pt idx="382">
                  <c:v>-8.5700222437476068</c:v>
                </c:pt>
                <c:pt idx="383">
                  <c:v>-6.2400377983661253</c:v>
                </c:pt>
                <c:pt idx="384">
                  <c:v>-3.3067384635474788</c:v>
                </c:pt>
                <c:pt idx="385">
                  <c:v>-0.79048987601258458</c:v>
                </c:pt>
                <c:pt idx="386">
                  <c:v>2.0002793483417558</c:v>
                </c:pt>
                <c:pt idx="387">
                  <c:v>3.8971633471437315</c:v>
                </c:pt>
                <c:pt idx="388">
                  <c:v>5.8810110526054293</c:v>
                </c:pt>
                <c:pt idx="389">
                  <c:v>6.5300940974028707</c:v>
                </c:pt>
                <c:pt idx="390">
                  <c:v>6.9299897193501661</c:v>
                </c:pt>
                <c:pt idx="391">
                  <c:v>6.7816091675711796</c:v>
                </c:pt>
                <c:pt idx="392">
                  <c:v>6.6943906974598253</c:v>
                </c:pt>
                <c:pt idx="393">
                  <c:v>7.0865114583990652</c:v>
                </c:pt>
                <c:pt idx="394">
                  <c:v>8.3303920238768292</c:v>
                </c:pt>
                <c:pt idx="395">
                  <c:v>9.0011615129394666</c:v>
                </c:pt>
                <c:pt idx="396">
                  <c:v>9.319354494098695</c:v>
                </c:pt>
                <c:pt idx="397">
                  <c:v>9.2275077966341144</c:v>
                </c:pt>
                <c:pt idx="398">
                  <c:v>8.7232141848171398</c:v>
                </c:pt>
                <c:pt idx="399">
                  <c:v>8.1982144249383211</c:v>
                </c:pt>
                <c:pt idx="400">
                  <c:v>7.4831313043247336</c:v>
                </c:pt>
                <c:pt idx="401">
                  <c:v>7.0336501655520598</c:v>
                </c:pt>
                <c:pt idx="402">
                  <c:v>6.562682612969053</c:v>
                </c:pt>
                <c:pt idx="403">
                  <c:v>5.9431414573050985</c:v>
                </c:pt>
                <c:pt idx="404">
                  <c:v>6.0948383933131982</c:v>
                </c:pt>
                <c:pt idx="405">
                  <c:v>6.7217717439299527</c:v>
                </c:pt>
                <c:pt idx="406">
                  <c:v>8.0295817568958547</c:v>
                </c:pt>
                <c:pt idx="407">
                  <c:v>8.2039814642896189</c:v>
                </c:pt>
                <c:pt idx="408">
                  <c:v>7.4917967531125882</c:v>
                </c:pt>
                <c:pt idx="409">
                  <c:v>6.5571759960301259</c:v>
                </c:pt>
                <c:pt idx="410">
                  <c:v>5.7059911396098562</c:v>
                </c:pt>
                <c:pt idx="411">
                  <c:v>5.2842909018905937</c:v>
                </c:pt>
                <c:pt idx="412">
                  <c:v>4.534906648769538</c:v>
                </c:pt>
                <c:pt idx="413">
                  <c:v>3.5810842128723754</c:v>
                </c:pt>
                <c:pt idx="414">
                  <c:v>2.0220507511416881</c:v>
                </c:pt>
                <c:pt idx="415">
                  <c:v>0.81790027405512722</c:v>
                </c:pt>
                <c:pt idx="416">
                  <c:v>0.46356748935514885</c:v>
                </c:pt>
                <c:pt idx="417">
                  <c:v>-3.0773096342861952</c:v>
                </c:pt>
                <c:pt idx="418">
                  <c:v>-10.305433545874477</c:v>
                </c:pt>
                <c:pt idx="419">
                  <c:v>-13.706114634475083</c:v>
                </c:pt>
                <c:pt idx="420">
                  <c:v>-16.978083412110337</c:v>
                </c:pt>
                <c:pt idx="421">
                  <c:v>-19.666483885474744</c:v>
                </c:pt>
                <c:pt idx="422">
                  <c:v>-21.255453835191467</c:v>
                </c:pt>
                <c:pt idx="423">
                  <c:v>-24.341772140271996</c:v>
                </c:pt>
                <c:pt idx="424">
                  <c:v>-28.832467933960274</c:v>
                </c:pt>
                <c:pt idx="425">
                  <c:v>-33.861935996420321</c:v>
                </c:pt>
                <c:pt idx="426">
                  <c:v>-37.850122779280213</c:v>
                </c:pt>
                <c:pt idx="427">
                  <c:v>-39.287634091459566</c:v>
                </c:pt>
                <c:pt idx="428">
                  <c:v>-38.970615023039869</c:v>
                </c:pt>
                <c:pt idx="429">
                  <c:v>-37.113790756229506</c:v>
                </c:pt>
                <c:pt idx="430">
                  <c:v>-38.537594324922637</c:v>
                </c:pt>
                <c:pt idx="431">
                  <c:v>-40.264696328583724</c:v>
                </c:pt>
                <c:pt idx="432">
                  <c:v>-40.631376975476634</c:v>
                </c:pt>
                <c:pt idx="433">
                  <c:v>-39.660793430976035</c:v>
                </c:pt>
                <c:pt idx="434">
                  <c:v>-37.283329415445401</c:v>
                </c:pt>
                <c:pt idx="435">
                  <c:v>-35.019685555081345</c:v>
                </c:pt>
                <c:pt idx="436">
                  <c:v>-32.527144754208777</c:v>
                </c:pt>
                <c:pt idx="437">
                  <c:v>-30.138237324144651</c:v>
                </c:pt>
                <c:pt idx="438">
                  <c:v>-28.161739464883205</c:v>
                </c:pt>
                <c:pt idx="439">
                  <c:v>-25.783968562489438</c:v>
                </c:pt>
                <c:pt idx="440">
                  <c:v>-23.542924528771429</c:v>
                </c:pt>
                <c:pt idx="441">
                  <c:v>-21.697995790659039</c:v>
                </c:pt>
                <c:pt idx="442">
                  <c:v>-19.943719789328242</c:v>
                </c:pt>
                <c:pt idx="443">
                  <c:v>-17.922709906544878</c:v>
                </c:pt>
                <c:pt idx="444">
                  <c:v>-17.414731912432963</c:v>
                </c:pt>
                <c:pt idx="445">
                  <c:v>-17.86533556548239</c:v>
                </c:pt>
                <c:pt idx="446">
                  <c:v>-17.629073570396184</c:v>
                </c:pt>
                <c:pt idx="447">
                  <c:v>-17.732681358901733</c:v>
                </c:pt>
                <c:pt idx="448">
                  <c:v>-17.754927315095294</c:v>
                </c:pt>
                <c:pt idx="449">
                  <c:v>-18.783685492426599</c:v>
                </c:pt>
                <c:pt idx="450">
                  <c:v>-20.721815822699913</c:v>
                </c:pt>
                <c:pt idx="451">
                  <c:v>-23.010067504646372</c:v>
                </c:pt>
                <c:pt idx="452">
                  <c:v>-25.088060484298417</c:v>
                </c:pt>
                <c:pt idx="453">
                  <c:v>-24.776726272564304</c:v>
                </c:pt>
                <c:pt idx="454">
                  <c:v>-22.689839498885291</c:v>
                </c:pt>
                <c:pt idx="455">
                  <c:v>-19.782692033280092</c:v>
                </c:pt>
                <c:pt idx="456">
                  <c:v>-18.348731555056457</c:v>
                </c:pt>
                <c:pt idx="457">
                  <c:v>-20.835903674434576</c:v>
                </c:pt>
                <c:pt idx="458">
                  <c:v>-25.226394866258534</c:v>
                </c:pt>
                <c:pt idx="459">
                  <c:v>-30.441050384460684</c:v>
                </c:pt>
                <c:pt idx="460">
                  <c:v>-38.556247281767817</c:v>
                </c:pt>
                <c:pt idx="461">
                  <c:v>-49.271008179294682</c:v>
                </c:pt>
                <c:pt idx="462">
                  <c:v>-53.200651712903571</c:v>
                </c:pt>
                <c:pt idx="463">
                  <c:v>-43.381624828517026</c:v>
                </c:pt>
                <c:pt idx="464">
                  <c:v>-29.297900479785309</c:v>
                </c:pt>
                <c:pt idx="465">
                  <c:v>-17.244872265770013</c:v>
                </c:pt>
                <c:pt idx="466">
                  <c:v>-12.624082153459749</c:v>
                </c:pt>
                <c:pt idx="467">
                  <c:v>-10.306559291399365</c:v>
                </c:pt>
                <c:pt idx="468">
                  <c:v>-14.470272908378391</c:v>
                </c:pt>
                <c:pt idx="469">
                  <c:v>-24.178346026991321</c:v>
                </c:pt>
                <c:pt idx="470">
                  <c:v>-30.088421028586886</c:v>
                </c:pt>
                <c:pt idx="471">
                  <c:v>-28.18655045512887</c:v>
                </c:pt>
                <c:pt idx="472">
                  <c:v>-25.267993284950158</c:v>
                </c:pt>
                <c:pt idx="473">
                  <c:v>-21.317161106955265</c:v>
                </c:pt>
                <c:pt idx="474">
                  <c:v>-20.413435973058885</c:v>
                </c:pt>
                <c:pt idx="475">
                  <c:v>-20.307648553855589</c:v>
                </c:pt>
                <c:pt idx="476">
                  <c:v>-19.722006833647168</c:v>
                </c:pt>
                <c:pt idx="477">
                  <c:v>-19.622867136829857</c:v>
                </c:pt>
                <c:pt idx="478">
                  <c:v>-18.821506245713806</c:v>
                </c:pt>
                <c:pt idx="479">
                  <c:v>-16.927239614914669</c:v>
                </c:pt>
                <c:pt idx="480">
                  <c:v>-14.164894060377575</c:v>
                </c:pt>
                <c:pt idx="481">
                  <c:v>-10.84818214795204</c:v>
                </c:pt>
                <c:pt idx="482">
                  <c:v>-8.0138532377595624</c:v>
                </c:pt>
                <c:pt idx="483">
                  <c:v>-5.5321741209421722</c:v>
                </c:pt>
                <c:pt idx="484">
                  <c:v>-3.5444959531061699</c:v>
                </c:pt>
                <c:pt idx="485">
                  <c:v>-2.5174521295474879</c:v>
                </c:pt>
                <c:pt idx="486">
                  <c:v>-1.755084057490516</c:v>
                </c:pt>
                <c:pt idx="487">
                  <c:v>-0.96238632667080326</c:v>
                </c:pt>
                <c:pt idx="488">
                  <c:v>-0.3787731693916524</c:v>
                </c:pt>
                <c:pt idx="489">
                  <c:v>0.39137819234080967</c:v>
                </c:pt>
                <c:pt idx="490">
                  <c:v>1.2082267635103059</c:v>
                </c:pt>
                <c:pt idx="491">
                  <c:v>2.0668186590343764</c:v>
                </c:pt>
                <c:pt idx="492">
                  <c:v>2.3383230677518361</c:v>
                </c:pt>
                <c:pt idx="493">
                  <c:v>2.1255107476413393</c:v>
                </c:pt>
                <c:pt idx="494">
                  <c:v>1.6219000176951817</c:v>
                </c:pt>
                <c:pt idx="495">
                  <c:v>0.84822955023249569</c:v>
                </c:pt>
                <c:pt idx="496">
                  <c:v>0.75120893426392232</c:v>
                </c:pt>
                <c:pt idx="497">
                  <c:v>0.34558535557647557</c:v>
                </c:pt>
                <c:pt idx="498">
                  <c:v>0.10373088553866656</c:v>
                </c:pt>
                <c:pt idx="499">
                  <c:v>-0.36924161896336627</c:v>
                </c:pt>
                <c:pt idx="500">
                  <c:v>-1.4405910805544417</c:v>
                </c:pt>
                <c:pt idx="501">
                  <c:v>-2.7806625007796577</c:v>
                </c:pt>
                <c:pt idx="502">
                  <c:v>-4.0991999591288915</c:v>
                </c:pt>
                <c:pt idx="503">
                  <c:v>-4.6714267347582545</c:v>
                </c:pt>
                <c:pt idx="504">
                  <c:v>-3.4351572449355383</c:v>
                </c:pt>
                <c:pt idx="505">
                  <c:v>-2.1315831024295213</c:v>
                </c:pt>
                <c:pt idx="506">
                  <c:v>-2.1885245490932723E-2</c:v>
                </c:pt>
                <c:pt idx="507">
                  <c:v>-4.8922252052231177E-2</c:v>
                </c:pt>
                <c:pt idx="508">
                  <c:v>-0.71677410170526201</c:v>
                </c:pt>
                <c:pt idx="509">
                  <c:v>-2.8074665556792247</c:v>
                </c:pt>
                <c:pt idx="510">
                  <c:v>-4.9942320953839774</c:v>
                </c:pt>
                <c:pt idx="511">
                  <c:v>-7.8006292884783441</c:v>
                </c:pt>
                <c:pt idx="512">
                  <c:v>-9.9790747051124367</c:v>
                </c:pt>
                <c:pt idx="513">
                  <c:v>-10.613541206942717</c:v>
                </c:pt>
                <c:pt idx="514">
                  <c:v>-11.801511579195843</c:v>
                </c:pt>
                <c:pt idx="515">
                  <c:v>-12.11742098432221</c:v>
                </c:pt>
                <c:pt idx="516">
                  <c:v>-15.769283445107741</c:v>
                </c:pt>
                <c:pt idx="517">
                  <c:v>-19.983321923125455</c:v>
                </c:pt>
                <c:pt idx="518">
                  <c:v>-23.898954470175486</c:v>
                </c:pt>
                <c:pt idx="519">
                  <c:v>-26.953163426402156</c:v>
                </c:pt>
                <c:pt idx="520">
                  <c:v>-29.994568087679387</c:v>
                </c:pt>
                <c:pt idx="521">
                  <c:v>-34.679489625463553</c:v>
                </c:pt>
                <c:pt idx="522">
                  <c:v>-38.303237708216912</c:v>
                </c:pt>
                <c:pt idx="523">
                  <c:v>-38.740379475291952</c:v>
                </c:pt>
                <c:pt idx="524">
                  <c:v>-37.978945577742643</c:v>
                </c:pt>
                <c:pt idx="525">
                  <c:v>-36.220108067412241</c:v>
                </c:pt>
                <c:pt idx="526">
                  <c:v>-34.782853119954581</c:v>
                </c:pt>
                <c:pt idx="527">
                  <c:v>-34.327078272460462</c:v>
                </c:pt>
                <c:pt idx="528">
                  <c:v>-34.354398224968037</c:v>
                </c:pt>
                <c:pt idx="529">
                  <c:v>-31.275993154027283</c:v>
                </c:pt>
                <c:pt idx="530">
                  <c:v>-28.486926585924905</c:v>
                </c:pt>
                <c:pt idx="531">
                  <c:v>-27.077304595626845</c:v>
                </c:pt>
                <c:pt idx="532">
                  <c:v>-26.238791354216946</c:v>
                </c:pt>
                <c:pt idx="533">
                  <c:v>-25.153572551299504</c:v>
                </c:pt>
                <c:pt idx="534">
                  <c:v>-24.463723738485676</c:v>
                </c:pt>
                <c:pt idx="535">
                  <c:v>-23.924790542078295</c:v>
                </c:pt>
                <c:pt idx="536">
                  <c:v>-23.503135348898134</c:v>
                </c:pt>
                <c:pt idx="537">
                  <c:v>-22.977202940560673</c:v>
                </c:pt>
                <c:pt idx="538">
                  <c:v>-22.664237018553813</c:v>
                </c:pt>
                <c:pt idx="539">
                  <c:v>-22.154185657592826</c:v>
                </c:pt>
                <c:pt idx="540">
                  <c:v>-21.663391172644676</c:v>
                </c:pt>
                <c:pt idx="541">
                  <c:v>-20.996623427752191</c:v>
                </c:pt>
                <c:pt idx="542">
                  <c:v>-20.084585151949849</c:v>
                </c:pt>
                <c:pt idx="543">
                  <c:v>-18.877614578281506</c:v>
                </c:pt>
                <c:pt idx="544">
                  <c:v>-17.594985124229638</c:v>
                </c:pt>
                <c:pt idx="545">
                  <c:v>-16.809477489805563</c:v>
                </c:pt>
                <c:pt idx="546">
                  <c:v>-16.023490260419951</c:v>
                </c:pt>
                <c:pt idx="547">
                  <c:v>-16.869152667986725</c:v>
                </c:pt>
                <c:pt idx="548">
                  <c:v>-17.060877285773579</c:v>
                </c:pt>
                <c:pt idx="549">
                  <c:v>-19.416170021067103</c:v>
                </c:pt>
                <c:pt idx="550">
                  <c:v>-21.097839703644674</c:v>
                </c:pt>
                <c:pt idx="551">
                  <c:v>-23.217782978495677</c:v>
                </c:pt>
                <c:pt idx="552">
                  <c:v>-23.731273344864036</c:v>
                </c:pt>
                <c:pt idx="553">
                  <c:v>-23.687429491156173</c:v>
                </c:pt>
                <c:pt idx="554">
                  <c:v>-22.746748233808802</c:v>
                </c:pt>
                <c:pt idx="555">
                  <c:v>-22.08220534552472</c:v>
                </c:pt>
                <c:pt idx="556">
                  <c:v>-21.259287392478072</c:v>
                </c:pt>
                <c:pt idx="557">
                  <c:v>-20.660806409953636</c:v>
                </c:pt>
                <c:pt idx="558">
                  <c:v>-20.257374413852947</c:v>
                </c:pt>
                <c:pt idx="559">
                  <c:v>-20.812175182565536</c:v>
                </c:pt>
                <c:pt idx="560">
                  <c:v>-23.018209556514453</c:v>
                </c:pt>
                <c:pt idx="561">
                  <c:v>-26.258555167960289</c:v>
                </c:pt>
                <c:pt idx="562">
                  <c:v>-30.212463956095611</c:v>
                </c:pt>
                <c:pt idx="563">
                  <c:v>-34.0724687830972</c:v>
                </c:pt>
                <c:pt idx="564">
                  <c:v>-37.20216965923268</c:v>
                </c:pt>
                <c:pt idx="565">
                  <c:v>-37.721259296926426</c:v>
                </c:pt>
                <c:pt idx="566">
                  <c:v>-35.640710165378451</c:v>
                </c:pt>
                <c:pt idx="567">
                  <c:v>-32.75751042667892</c:v>
                </c:pt>
                <c:pt idx="568">
                  <c:v>-31.146887372960787</c:v>
                </c:pt>
                <c:pt idx="569">
                  <c:v>-31.155753401252639</c:v>
                </c:pt>
                <c:pt idx="570">
                  <c:v>-30.777272707840417</c:v>
                </c:pt>
                <c:pt idx="571">
                  <c:v>-31.394380987997227</c:v>
                </c:pt>
                <c:pt idx="572">
                  <c:v>-27.500933463649432</c:v>
                </c:pt>
                <c:pt idx="573">
                  <c:v>-22.450947665700188</c:v>
                </c:pt>
                <c:pt idx="574">
                  <c:v>-17.203469027394938</c:v>
                </c:pt>
                <c:pt idx="575">
                  <c:v>-12.591233948729052</c:v>
                </c:pt>
                <c:pt idx="576">
                  <c:v>-10.452527040588619</c:v>
                </c:pt>
                <c:pt idx="577">
                  <c:v>-9.3261934973765932</c:v>
                </c:pt>
                <c:pt idx="578">
                  <c:v>-8.400339709806234</c:v>
                </c:pt>
                <c:pt idx="579">
                  <c:v>-7.6305241857564754</c:v>
                </c:pt>
                <c:pt idx="580">
                  <c:v>-6.9839309377129632</c:v>
                </c:pt>
                <c:pt idx="581">
                  <c:v>-6.1718362729911886</c:v>
                </c:pt>
                <c:pt idx="582">
                  <c:v>-6.0179322610221009</c:v>
                </c:pt>
                <c:pt idx="583">
                  <c:v>-5.8021889657944801</c:v>
                </c:pt>
                <c:pt idx="584">
                  <c:v>-5.5461277369694315</c:v>
                </c:pt>
                <c:pt idx="585">
                  <c:v>-5.1787141792561524</c:v>
                </c:pt>
                <c:pt idx="586">
                  <c:v>-4.3664514109419228</c:v>
                </c:pt>
                <c:pt idx="587">
                  <c:v>-3.6467029740479586</c:v>
                </c:pt>
                <c:pt idx="588">
                  <c:v>-2.5033880321951574</c:v>
                </c:pt>
                <c:pt idx="589">
                  <c:v>-1.6782098025009817</c:v>
                </c:pt>
                <c:pt idx="590">
                  <c:v>-1.1499042831009894</c:v>
                </c:pt>
                <c:pt idx="591">
                  <c:v>-1.0783169327210016</c:v>
                </c:pt>
                <c:pt idx="592">
                  <c:v>-1.0795624054201853</c:v>
                </c:pt>
                <c:pt idx="593">
                  <c:v>-1.1198617288637214</c:v>
                </c:pt>
                <c:pt idx="594">
                  <c:v>-1.2011928988842684</c:v>
                </c:pt>
                <c:pt idx="595">
                  <c:v>-1.1700182324066377</c:v>
                </c:pt>
                <c:pt idx="596">
                  <c:v>-1.0267686378132403</c:v>
                </c:pt>
                <c:pt idx="597">
                  <c:v>-0.81938675820822149</c:v>
                </c:pt>
                <c:pt idx="598">
                  <c:v>-0.43662397525097507</c:v>
                </c:pt>
                <c:pt idx="599">
                  <c:v>-9.6230591043311997E-2</c:v>
                </c:pt>
                <c:pt idx="600">
                  <c:v>-0.10142323356981992</c:v>
                </c:pt>
                <c:pt idx="601">
                  <c:v>-0.69629688196969863</c:v>
                </c:pt>
                <c:pt idx="602">
                  <c:v>-0.96529342696259246</c:v>
                </c:pt>
                <c:pt idx="603">
                  <c:v>-1.6039662393884617</c:v>
                </c:pt>
                <c:pt idx="604">
                  <c:v>-1.9670778590557403</c:v>
                </c:pt>
                <c:pt idx="605">
                  <c:v>-1.614010079832441</c:v>
                </c:pt>
                <c:pt idx="606">
                  <c:v>-0.66327506010861759</c:v>
                </c:pt>
                <c:pt idx="607">
                  <c:v>0.94602977578094705</c:v>
                </c:pt>
                <c:pt idx="608">
                  <c:v>2.9204995908258016</c:v>
                </c:pt>
                <c:pt idx="609">
                  <c:v>3.5732611394212399</c:v>
                </c:pt>
                <c:pt idx="610">
                  <c:v>2.3835273006621276</c:v>
                </c:pt>
                <c:pt idx="611">
                  <c:v>0.15258471182478414</c:v>
                </c:pt>
                <c:pt idx="612">
                  <c:v>-3.5798400747168651</c:v>
                </c:pt>
                <c:pt idx="613">
                  <c:v>-8.7917858567721865</c:v>
                </c:pt>
                <c:pt idx="614">
                  <c:v>-11.411282300741505</c:v>
                </c:pt>
                <c:pt idx="615">
                  <c:v>-14.610392337695101</c:v>
                </c:pt>
                <c:pt idx="616">
                  <c:v>-18.107534595325195</c:v>
                </c:pt>
                <c:pt idx="617">
                  <c:v>-26.09585638339205</c:v>
                </c:pt>
                <c:pt idx="618">
                  <c:v>-31.928467363391238</c:v>
                </c:pt>
                <c:pt idx="619">
                  <c:v>-35.053228042431734</c:v>
                </c:pt>
                <c:pt idx="620">
                  <c:v>-35.555200243669567</c:v>
                </c:pt>
                <c:pt idx="621">
                  <c:v>-36.310574940050138</c:v>
                </c:pt>
                <c:pt idx="622">
                  <c:v>-33.444667715787013</c:v>
                </c:pt>
                <c:pt idx="623">
                  <c:v>-32.176647524133976</c:v>
                </c:pt>
                <c:pt idx="624">
                  <c:v>-30.48075279283519</c:v>
                </c:pt>
                <c:pt idx="625">
                  <c:v>-29.426690191809158</c:v>
                </c:pt>
                <c:pt idx="626">
                  <c:v>-28.792132388345351</c:v>
                </c:pt>
                <c:pt idx="627">
                  <c:v>-27.575902649565194</c:v>
                </c:pt>
                <c:pt idx="628">
                  <c:v>-26.430269689438806</c:v>
                </c:pt>
                <c:pt idx="629">
                  <c:v>-25.296344056347124</c:v>
                </c:pt>
                <c:pt idx="630">
                  <c:v>-23.654911800520249</c:v>
                </c:pt>
                <c:pt idx="631">
                  <c:v>-22.403111417323842</c:v>
                </c:pt>
                <c:pt idx="632">
                  <c:v>-21.208650296476602</c:v>
                </c:pt>
                <c:pt idx="633">
                  <c:v>-19.523331479132874</c:v>
                </c:pt>
                <c:pt idx="634">
                  <c:v>-19.06676293401361</c:v>
                </c:pt>
                <c:pt idx="635">
                  <c:v>-19.174334741847677</c:v>
                </c:pt>
                <c:pt idx="636">
                  <c:v>-19.026530298444548</c:v>
                </c:pt>
                <c:pt idx="637">
                  <c:v>-18.711451691798505</c:v>
                </c:pt>
                <c:pt idx="638">
                  <c:v>-17.726709469596443</c:v>
                </c:pt>
                <c:pt idx="639">
                  <c:v>-16.134891285189457</c:v>
                </c:pt>
                <c:pt idx="640">
                  <c:v>-14.119447571795812</c:v>
                </c:pt>
                <c:pt idx="641">
                  <c:v>-12.519226748302479</c:v>
                </c:pt>
                <c:pt idx="642">
                  <c:v>-12.237589497600089</c:v>
                </c:pt>
                <c:pt idx="643">
                  <c:v>-13.430328379938416</c:v>
                </c:pt>
                <c:pt idx="644">
                  <c:v>-15.460793244509658</c:v>
                </c:pt>
                <c:pt idx="645">
                  <c:v>-17.369465362975291</c:v>
                </c:pt>
                <c:pt idx="646">
                  <c:v>-18.209019947467393</c:v>
                </c:pt>
                <c:pt idx="647">
                  <c:v>-17.913867144346128</c:v>
                </c:pt>
                <c:pt idx="648">
                  <c:v>-17.001718344424624</c:v>
                </c:pt>
                <c:pt idx="649">
                  <c:v>-16.096245400604044</c:v>
                </c:pt>
                <c:pt idx="650">
                  <c:v>-16.223708557538782</c:v>
                </c:pt>
                <c:pt idx="651">
                  <c:v>-16.526785672889869</c:v>
                </c:pt>
                <c:pt idx="652">
                  <c:v>-17.172424135632088</c:v>
                </c:pt>
                <c:pt idx="653">
                  <c:v>-17.580441121502091</c:v>
                </c:pt>
                <c:pt idx="654">
                  <c:v>-18.41134010036188</c:v>
                </c:pt>
                <c:pt idx="655">
                  <c:v>-20.331454604157539</c:v>
                </c:pt>
                <c:pt idx="656">
                  <c:v>-22.668905500293395</c:v>
                </c:pt>
                <c:pt idx="657">
                  <c:v>-25.221440226889822</c:v>
                </c:pt>
                <c:pt idx="658">
                  <c:v>-30.660906102370667</c:v>
                </c:pt>
                <c:pt idx="659">
                  <c:v>-32.155266804710159</c:v>
                </c:pt>
                <c:pt idx="660">
                  <c:v>-30.704355190929732</c:v>
                </c:pt>
                <c:pt idx="661">
                  <c:v>-27.286519978818212</c:v>
                </c:pt>
                <c:pt idx="662">
                  <c:v>-26.509650013250667</c:v>
                </c:pt>
                <c:pt idx="663">
                  <c:v>-27.077926907820661</c:v>
                </c:pt>
                <c:pt idx="664">
                  <c:v>-28.604370422727829</c:v>
                </c:pt>
                <c:pt idx="665">
                  <c:v>-30.213293936401698</c:v>
                </c:pt>
                <c:pt idx="666">
                  <c:v>-28.806906569871337</c:v>
                </c:pt>
                <c:pt idx="667">
                  <c:v>-25.093632765839121</c:v>
                </c:pt>
                <c:pt idx="668">
                  <c:v>-19.315660491970029</c:v>
                </c:pt>
                <c:pt idx="669">
                  <c:v>-14.236602777009553</c:v>
                </c:pt>
                <c:pt idx="670">
                  <c:v>-12.357539001486147</c:v>
                </c:pt>
                <c:pt idx="671">
                  <c:v>-12.698312277437175</c:v>
                </c:pt>
                <c:pt idx="672">
                  <c:v>-12.375541365020226</c:v>
                </c:pt>
                <c:pt idx="673">
                  <c:v>-10.806782924502363</c:v>
                </c:pt>
                <c:pt idx="674">
                  <c:v>-8.5309480113630745</c:v>
                </c:pt>
                <c:pt idx="675">
                  <c:v>-6.3900403717122982</c:v>
                </c:pt>
                <c:pt idx="676">
                  <c:v>-5.0800380801871849</c:v>
                </c:pt>
                <c:pt idx="677">
                  <c:v>-2.7742929886006982</c:v>
                </c:pt>
                <c:pt idx="678">
                  <c:v>-0.58338899820788803</c:v>
                </c:pt>
                <c:pt idx="679">
                  <c:v>1.3733981230399934</c:v>
                </c:pt>
                <c:pt idx="680">
                  <c:v>3.5973287713103415</c:v>
                </c:pt>
                <c:pt idx="681">
                  <c:v>5.1297541907302158</c:v>
                </c:pt>
                <c:pt idx="682">
                  <c:v>6.3277107577012162</c:v>
                </c:pt>
                <c:pt idx="683">
                  <c:v>7.8046895899625</c:v>
                </c:pt>
                <c:pt idx="684">
                  <c:v>9.0856396286340768</c:v>
                </c:pt>
                <c:pt idx="685">
                  <c:v>10.623953632242261</c:v>
                </c:pt>
                <c:pt idx="686">
                  <c:v>12.423786323025672</c:v>
                </c:pt>
                <c:pt idx="687">
                  <c:v>13.803303688737554</c:v>
                </c:pt>
                <c:pt idx="688">
                  <c:v>14.391260092440652</c:v>
                </c:pt>
                <c:pt idx="689">
                  <c:v>14.266603759194707</c:v>
                </c:pt>
                <c:pt idx="690">
                  <c:v>14.163621988418718</c:v>
                </c:pt>
                <c:pt idx="691">
                  <c:v>13.154763511905605</c:v>
                </c:pt>
                <c:pt idx="692">
                  <c:v>12.326495279478614</c:v>
                </c:pt>
                <c:pt idx="693">
                  <c:v>10.863208108464951</c:v>
                </c:pt>
                <c:pt idx="694">
                  <c:v>9.6471749821557999</c:v>
                </c:pt>
                <c:pt idx="695">
                  <c:v>8.4744870316479854</c:v>
                </c:pt>
                <c:pt idx="696">
                  <c:v>7.1254167415325851</c:v>
                </c:pt>
                <c:pt idx="697">
                  <c:v>6.4176586525083534</c:v>
                </c:pt>
                <c:pt idx="698">
                  <c:v>6.3791400607912472</c:v>
                </c:pt>
                <c:pt idx="699">
                  <c:v>6.1883920175076685</c:v>
                </c:pt>
                <c:pt idx="700">
                  <c:v>5.434834213422552</c:v>
                </c:pt>
                <c:pt idx="701">
                  <c:v>4.2646624435305345</c:v>
                </c:pt>
                <c:pt idx="702">
                  <c:v>3.49319767036059</c:v>
                </c:pt>
                <c:pt idx="703">
                  <c:v>2.5608935846568555</c:v>
                </c:pt>
                <c:pt idx="704">
                  <c:v>1.9916333689631571</c:v>
                </c:pt>
                <c:pt idx="705">
                  <c:v>2.1825052115242158</c:v>
                </c:pt>
                <c:pt idx="706">
                  <c:v>2.3066348661201137</c:v>
                </c:pt>
                <c:pt idx="707">
                  <c:v>1.2175354909631961</c:v>
                </c:pt>
                <c:pt idx="708">
                  <c:v>2.0764802432220191</c:v>
                </c:pt>
                <c:pt idx="709">
                  <c:v>4.7920443573055493</c:v>
                </c:pt>
                <c:pt idx="710">
                  <c:v>5.316664561334326</c:v>
                </c:pt>
                <c:pt idx="711">
                  <c:v>5.277952531830004</c:v>
                </c:pt>
                <c:pt idx="712">
                  <c:v>5.4238435439001487</c:v>
                </c:pt>
                <c:pt idx="713">
                  <c:v>6.3111212702547084</c:v>
                </c:pt>
                <c:pt idx="714">
                  <c:v>6.4639340555687852</c:v>
                </c:pt>
                <c:pt idx="715">
                  <c:v>5.3084730195797665</c:v>
                </c:pt>
                <c:pt idx="716">
                  <c:v>-1.1289419884694218</c:v>
                </c:pt>
                <c:pt idx="717">
                  <c:v>-6.0307246940783079</c:v>
                </c:pt>
                <c:pt idx="718">
                  <c:v>-9.6137126375975601</c:v>
                </c:pt>
                <c:pt idx="719">
                  <c:v>-12.385688820873943</c:v>
                </c:pt>
                <c:pt idx="720">
                  <c:v>-16.108996746859848</c:v>
                </c:pt>
                <c:pt idx="721">
                  <c:v>-18.594804256115875</c:v>
                </c:pt>
                <c:pt idx="722">
                  <c:v>-20.867744712737476</c:v>
                </c:pt>
                <c:pt idx="723">
                  <c:v>-26.770441942882535</c:v>
                </c:pt>
                <c:pt idx="724">
                  <c:v>-35.040266259752002</c:v>
                </c:pt>
                <c:pt idx="725">
                  <c:v>-42.336638683610268</c:v>
                </c:pt>
                <c:pt idx="726">
                  <c:v>-43.350515922906212</c:v>
                </c:pt>
                <c:pt idx="727">
                  <c:v>-40.528719988360876</c:v>
                </c:pt>
                <c:pt idx="728">
                  <c:v>-37.074142221749618</c:v>
                </c:pt>
                <c:pt idx="729">
                  <c:v>-30.995901754935566</c:v>
                </c:pt>
                <c:pt idx="730">
                  <c:v>-27.830267741257455</c:v>
                </c:pt>
                <c:pt idx="731">
                  <c:v>-26.829693198766492</c:v>
                </c:pt>
                <c:pt idx="732">
                  <c:v>-25.307697509733863</c:v>
                </c:pt>
                <c:pt idx="733">
                  <c:v>-25.126859364806279</c:v>
                </c:pt>
                <c:pt idx="734">
                  <c:v>-23.718367555801404</c:v>
                </c:pt>
                <c:pt idx="735">
                  <c:v>-21.279433879896409</c:v>
                </c:pt>
                <c:pt idx="736">
                  <c:v>-18.421235470059319</c:v>
                </c:pt>
                <c:pt idx="737">
                  <c:v>-16.690077866475317</c:v>
                </c:pt>
                <c:pt idx="738">
                  <c:v>-16.051247707313177</c:v>
                </c:pt>
                <c:pt idx="739">
                  <c:v>-15.57695489564394</c:v>
                </c:pt>
                <c:pt idx="740">
                  <c:v>-14.884264384007817</c:v>
                </c:pt>
                <c:pt idx="741">
                  <c:v>-13.887933637344659</c:v>
                </c:pt>
                <c:pt idx="742">
                  <c:v>-13.036182527358401</c:v>
                </c:pt>
                <c:pt idx="743">
                  <c:v>-13.481439609972391</c:v>
                </c:pt>
                <c:pt idx="744">
                  <c:v>-14.508911117870211</c:v>
                </c:pt>
                <c:pt idx="745">
                  <c:v>-15.707806154923684</c:v>
                </c:pt>
                <c:pt idx="746">
                  <c:v>-16.52389297183754</c:v>
                </c:pt>
                <c:pt idx="747">
                  <c:v>-16.758234957025195</c:v>
                </c:pt>
                <c:pt idx="748">
                  <c:v>-16.52997809509786</c:v>
                </c:pt>
                <c:pt idx="749">
                  <c:v>-15.978077245800108</c:v>
                </c:pt>
                <c:pt idx="750">
                  <c:v>-15.197596532308406</c:v>
                </c:pt>
                <c:pt idx="751">
                  <c:v>-15.153417601622891</c:v>
                </c:pt>
                <c:pt idx="752">
                  <c:v>-16.075389916838297</c:v>
                </c:pt>
                <c:pt idx="753">
                  <c:v>-17.040681148966051</c:v>
                </c:pt>
                <c:pt idx="754">
                  <c:v>-18.463757483258462</c:v>
                </c:pt>
                <c:pt idx="755">
                  <c:v>-19.617429611482635</c:v>
                </c:pt>
                <c:pt idx="756">
                  <c:v>-21.043215802146893</c:v>
                </c:pt>
                <c:pt idx="757">
                  <c:v>-20.228997843580988</c:v>
                </c:pt>
                <c:pt idx="758">
                  <c:v>-18.771687308535498</c:v>
                </c:pt>
                <c:pt idx="759">
                  <c:v>-16.103998333688498</c:v>
                </c:pt>
                <c:pt idx="760">
                  <c:v>-13.568656857421862</c:v>
                </c:pt>
                <c:pt idx="761">
                  <c:v>-11.455730536015821</c:v>
                </c:pt>
                <c:pt idx="762">
                  <c:v>-10.42883452920365</c:v>
                </c:pt>
                <c:pt idx="763">
                  <c:v>-12.697196400824234</c:v>
                </c:pt>
                <c:pt idx="764">
                  <c:v>-18.818300820910252</c:v>
                </c:pt>
                <c:pt idx="765">
                  <c:v>-27.225554446454812</c:v>
                </c:pt>
                <c:pt idx="766">
                  <c:v>-35.168848943919521</c:v>
                </c:pt>
                <c:pt idx="767">
                  <c:v>-38.68873033800741</c:v>
                </c:pt>
                <c:pt idx="768">
                  <c:v>-38.731802457264735</c:v>
                </c:pt>
                <c:pt idx="769">
                  <c:v>-35.771743736958975</c:v>
                </c:pt>
                <c:pt idx="770">
                  <c:v>-30.634680171217877</c:v>
                </c:pt>
                <c:pt idx="771">
                  <c:v>-27.465039435902487</c:v>
                </c:pt>
                <c:pt idx="772">
                  <c:v>-25.979130300259467</c:v>
                </c:pt>
                <c:pt idx="773">
                  <c:v>-25.583205807227461</c:v>
                </c:pt>
                <c:pt idx="774">
                  <c:v>-23.159504103773649</c:v>
                </c:pt>
                <c:pt idx="775">
                  <c:v>-23.208411799085237</c:v>
                </c:pt>
                <c:pt idx="776">
                  <c:v>-22.577587432207114</c:v>
                </c:pt>
                <c:pt idx="777">
                  <c:v>-21.471038375015642</c:v>
                </c:pt>
                <c:pt idx="778">
                  <c:v>-17.600084291727988</c:v>
                </c:pt>
                <c:pt idx="779">
                  <c:v>-12.72944159342366</c:v>
                </c:pt>
                <c:pt idx="780">
                  <c:v>-8.3721502538128245</c:v>
                </c:pt>
                <c:pt idx="781">
                  <c:v>-3.3763658370061091</c:v>
                </c:pt>
                <c:pt idx="782">
                  <c:v>0.7607290070696171</c:v>
                </c:pt>
                <c:pt idx="783">
                  <c:v>3.160093219895975</c:v>
                </c:pt>
                <c:pt idx="784">
                  <c:v>5.0913260422246704</c:v>
                </c:pt>
                <c:pt idx="785">
                  <c:v>6.0372864655093172</c:v>
                </c:pt>
                <c:pt idx="786">
                  <c:v>6.3645185919315557</c:v>
                </c:pt>
                <c:pt idx="787">
                  <c:v>7.2194249506630932</c:v>
                </c:pt>
                <c:pt idx="788">
                  <c:v>7.7757263487531123</c:v>
                </c:pt>
                <c:pt idx="789">
                  <c:v>8.5972619983582685</c:v>
                </c:pt>
                <c:pt idx="790">
                  <c:v>9.4838962938552598</c:v>
                </c:pt>
                <c:pt idx="791">
                  <c:v>9.8564344118692855</c:v>
                </c:pt>
                <c:pt idx="792">
                  <c:v>9.9467198300633122</c:v>
                </c:pt>
                <c:pt idx="793">
                  <c:v>8.6812285503969946</c:v>
                </c:pt>
                <c:pt idx="794">
                  <c:v>6.7360360119937308</c:v>
                </c:pt>
                <c:pt idx="795">
                  <c:v>5.1772512329707396</c:v>
                </c:pt>
                <c:pt idx="796">
                  <c:v>3.1897797109721227</c:v>
                </c:pt>
                <c:pt idx="797">
                  <c:v>1.7916636000768125</c:v>
                </c:pt>
                <c:pt idx="798">
                  <c:v>0.93269946774504908</c:v>
                </c:pt>
                <c:pt idx="799">
                  <c:v>-0.17492318479665914</c:v>
                </c:pt>
                <c:pt idx="800">
                  <c:v>-0.98019677629046942</c:v>
                </c:pt>
                <c:pt idx="801">
                  <c:v>-2.3055314271038796</c:v>
                </c:pt>
                <c:pt idx="802">
                  <c:v>-2.6189287299867043</c:v>
                </c:pt>
                <c:pt idx="803">
                  <c:v>-1.1127328025012133</c:v>
                </c:pt>
                <c:pt idx="804">
                  <c:v>0.11867931689270761</c:v>
                </c:pt>
                <c:pt idx="805">
                  <c:v>1.3408295309134983</c:v>
                </c:pt>
                <c:pt idx="806">
                  <c:v>1.7831520383446293</c:v>
                </c:pt>
                <c:pt idx="807">
                  <c:v>1.795246903985938</c:v>
                </c:pt>
                <c:pt idx="808">
                  <c:v>0.32768071651093317</c:v>
                </c:pt>
                <c:pt idx="809">
                  <c:v>-2.5536908537991594</c:v>
                </c:pt>
                <c:pt idx="810">
                  <c:v>-5.79078850764341</c:v>
                </c:pt>
                <c:pt idx="811">
                  <c:v>-11.068276752794848</c:v>
                </c:pt>
                <c:pt idx="812">
                  <c:v>-14.929803922403829</c:v>
                </c:pt>
                <c:pt idx="813">
                  <c:v>-19.811592476014518</c:v>
                </c:pt>
                <c:pt idx="814">
                  <c:v>-22.947041939936668</c:v>
                </c:pt>
                <c:pt idx="815">
                  <c:v>-25.922897202629983</c:v>
                </c:pt>
                <c:pt idx="816">
                  <c:v>-28.300240644450252</c:v>
                </c:pt>
                <c:pt idx="817">
                  <c:v>-33.618034337470682</c:v>
                </c:pt>
                <c:pt idx="818">
                  <c:v>-38.569823070504668</c:v>
                </c:pt>
                <c:pt idx="819">
                  <c:v>-40.821055859993884</c:v>
                </c:pt>
                <c:pt idx="820">
                  <c:v>-37.557790629695567</c:v>
                </c:pt>
                <c:pt idx="821">
                  <c:v>-35.491333760055269</c:v>
                </c:pt>
                <c:pt idx="822">
                  <c:v>-31.257955114861247</c:v>
                </c:pt>
                <c:pt idx="823">
                  <c:v>-27.076563171874771</c:v>
                </c:pt>
                <c:pt idx="824">
                  <c:v>-25.26011497497408</c:v>
                </c:pt>
                <c:pt idx="825">
                  <c:v>-25.326700632820014</c:v>
                </c:pt>
                <c:pt idx="826">
                  <c:v>-25.959262169119796</c:v>
                </c:pt>
                <c:pt idx="827">
                  <c:v>-29.073960465340409</c:v>
                </c:pt>
                <c:pt idx="828">
                  <c:v>-29.787803310852542</c:v>
                </c:pt>
                <c:pt idx="829">
                  <c:v>-28.148249695422219</c:v>
                </c:pt>
                <c:pt idx="830">
                  <c:v>-26.917620732910173</c:v>
                </c:pt>
                <c:pt idx="831">
                  <c:v>-25.115811182193994</c:v>
                </c:pt>
                <c:pt idx="832">
                  <c:v>-23.621901615447864</c:v>
                </c:pt>
                <c:pt idx="833">
                  <c:v>-23.121620469744105</c:v>
                </c:pt>
                <c:pt idx="834">
                  <c:v>-22.251792463827019</c:v>
                </c:pt>
                <c:pt idx="835">
                  <c:v>-20.851821797956799</c:v>
                </c:pt>
                <c:pt idx="836">
                  <c:v>-20.447986110421962</c:v>
                </c:pt>
                <c:pt idx="837">
                  <c:v>-19.886722502656305</c:v>
                </c:pt>
                <c:pt idx="838">
                  <c:v>-18.654963626619711</c:v>
                </c:pt>
                <c:pt idx="839">
                  <c:v>-17.677181447552947</c:v>
                </c:pt>
                <c:pt idx="840">
                  <c:v>-16.986325391870096</c:v>
                </c:pt>
                <c:pt idx="841">
                  <c:v>-16.88019287073519</c:v>
                </c:pt>
                <c:pt idx="842">
                  <c:v>-17.708328874052782</c:v>
                </c:pt>
                <c:pt idx="843">
                  <c:v>-18.283596353815181</c:v>
                </c:pt>
                <c:pt idx="844">
                  <c:v>-18.143147136684988</c:v>
                </c:pt>
                <c:pt idx="845">
                  <c:v>-17.03487126723596</c:v>
                </c:pt>
                <c:pt idx="846">
                  <c:v>-15.525361876264421</c:v>
                </c:pt>
                <c:pt idx="847">
                  <c:v>-15.127053541094446</c:v>
                </c:pt>
                <c:pt idx="848">
                  <c:v>-16.592097646417187</c:v>
                </c:pt>
                <c:pt idx="849">
                  <c:v>-17.848270998547402</c:v>
                </c:pt>
                <c:pt idx="850">
                  <c:v>-19.60626333692267</c:v>
                </c:pt>
                <c:pt idx="851">
                  <c:v>-21.078714726180436</c:v>
                </c:pt>
                <c:pt idx="852">
                  <c:v>-19.182443588785052</c:v>
                </c:pt>
                <c:pt idx="853">
                  <c:v>-20.190745752244709</c:v>
                </c:pt>
                <c:pt idx="854">
                  <c:v>-24.851388477219313</c:v>
                </c:pt>
                <c:pt idx="855">
                  <c:v>-32.235405856177557</c:v>
                </c:pt>
                <c:pt idx="856">
                  <c:v>-38.410588645905484</c:v>
                </c:pt>
                <c:pt idx="857">
                  <c:v>-38.89440651089194</c:v>
                </c:pt>
                <c:pt idx="858">
                  <c:v>-33.884767477370779</c:v>
                </c:pt>
                <c:pt idx="859">
                  <c:v>-26.13965380807695</c:v>
                </c:pt>
                <c:pt idx="860">
                  <c:v>-23.203759288684555</c:v>
                </c:pt>
                <c:pt idx="861">
                  <c:v>-23.291666953421398</c:v>
                </c:pt>
                <c:pt idx="862">
                  <c:v>-23.657878709105056</c:v>
                </c:pt>
                <c:pt idx="863">
                  <c:v>-22.480799862987183</c:v>
                </c:pt>
                <c:pt idx="864">
                  <c:v>-19.944901066977032</c:v>
                </c:pt>
                <c:pt idx="865">
                  <c:v>-17.560167568648978</c:v>
                </c:pt>
                <c:pt idx="866">
                  <c:v>-13.452037518203639</c:v>
                </c:pt>
                <c:pt idx="867">
                  <c:v>-11.400986672840107</c:v>
                </c:pt>
                <c:pt idx="868">
                  <c:v>-9.3774904570078235</c:v>
                </c:pt>
                <c:pt idx="869">
                  <c:v>-6.9623837815102902</c:v>
                </c:pt>
                <c:pt idx="870">
                  <c:v>-4.6324759212779583</c:v>
                </c:pt>
                <c:pt idx="871">
                  <c:v>-3.1658242378949639</c:v>
                </c:pt>
                <c:pt idx="872">
                  <c:v>-1.3225871131030578</c:v>
                </c:pt>
                <c:pt idx="873">
                  <c:v>0.18039768451798907</c:v>
                </c:pt>
                <c:pt idx="874">
                  <c:v>1.3769864132745904</c:v>
                </c:pt>
                <c:pt idx="875">
                  <c:v>2.5740902780340211</c:v>
                </c:pt>
                <c:pt idx="876">
                  <c:v>3.111294086636673</c:v>
                </c:pt>
                <c:pt idx="877">
                  <c:v>3.5888521721776798</c:v>
                </c:pt>
                <c:pt idx="878">
                  <c:v>4.2423102169169011</c:v>
                </c:pt>
                <c:pt idx="879">
                  <c:v>4.9335686290183132</c:v>
                </c:pt>
                <c:pt idx="880">
                  <c:v>5.8446333588593893</c:v>
                </c:pt>
                <c:pt idx="881">
                  <c:v>6.1488205841112826</c:v>
                </c:pt>
                <c:pt idx="882">
                  <c:v>5.9131956280468803</c:v>
                </c:pt>
                <c:pt idx="883">
                  <c:v>5.2607900700244068</c:v>
                </c:pt>
                <c:pt idx="884">
                  <c:v>4.1027327614543614</c:v>
                </c:pt>
                <c:pt idx="885">
                  <c:v>2.9825724557692745</c:v>
                </c:pt>
                <c:pt idx="886">
                  <c:v>1.7118590400489746</c:v>
                </c:pt>
                <c:pt idx="887">
                  <c:v>0.58279299233593496</c:v>
                </c:pt>
                <c:pt idx="888">
                  <c:v>0.31446533445720609</c:v>
                </c:pt>
                <c:pt idx="889">
                  <c:v>0.13529870825832158</c:v>
                </c:pt>
                <c:pt idx="890">
                  <c:v>-0.82633456346280787</c:v>
                </c:pt>
                <c:pt idx="891">
                  <c:v>-2.1773462798693513</c:v>
                </c:pt>
                <c:pt idx="892">
                  <c:v>-2.6521128322213778</c:v>
                </c:pt>
                <c:pt idx="893">
                  <c:v>-3.7801086429792483</c:v>
                </c:pt>
                <c:pt idx="894">
                  <c:v>-4.7514746819051075</c:v>
                </c:pt>
                <c:pt idx="895">
                  <c:v>-6.4455563706274619</c:v>
                </c:pt>
                <c:pt idx="896">
                  <c:v>-8.5495746321189792</c:v>
                </c:pt>
                <c:pt idx="897">
                  <c:v>-13.168196123263396</c:v>
                </c:pt>
                <c:pt idx="898">
                  <c:v>-14.846092732155185</c:v>
                </c:pt>
                <c:pt idx="899">
                  <c:v>-15.929102634001985</c:v>
                </c:pt>
                <c:pt idx="900">
                  <c:v>-13.055516694587247</c:v>
                </c:pt>
                <c:pt idx="901">
                  <c:v>-13.076010152839393</c:v>
                </c:pt>
                <c:pt idx="902">
                  <c:v>-14.048294770903775</c:v>
                </c:pt>
                <c:pt idx="903">
                  <c:v>-17.845403782477902</c:v>
                </c:pt>
                <c:pt idx="904">
                  <c:v>-26.035309334919578</c:v>
                </c:pt>
                <c:pt idx="905">
                  <c:v>-34.59181497214982</c:v>
                </c:pt>
                <c:pt idx="906">
                  <c:v>-38.186362182158035</c:v>
                </c:pt>
                <c:pt idx="907">
                  <c:v>-36.122945052150065</c:v>
                </c:pt>
                <c:pt idx="908">
                  <c:v>-30.642180481138777</c:v>
                </c:pt>
                <c:pt idx="909">
                  <c:v>-23.652028460422965</c:v>
                </c:pt>
                <c:pt idx="910">
                  <c:v>-19.048082113521456</c:v>
                </c:pt>
                <c:pt idx="911">
                  <c:v>-17.193076922375873</c:v>
                </c:pt>
                <c:pt idx="912">
                  <c:v>-17.906990562282417</c:v>
                </c:pt>
                <c:pt idx="913">
                  <c:v>-19.575074257606374</c:v>
                </c:pt>
                <c:pt idx="914">
                  <c:v>-22.10558618271482</c:v>
                </c:pt>
                <c:pt idx="915">
                  <c:v>-22.291567900734705</c:v>
                </c:pt>
                <c:pt idx="916">
                  <c:v>-19.425725350227353</c:v>
                </c:pt>
                <c:pt idx="917">
                  <c:v>-16.08660596746558</c:v>
                </c:pt>
                <c:pt idx="918">
                  <c:v>-12.750822639492329</c:v>
                </c:pt>
                <c:pt idx="919">
                  <c:v>-10.106913256223322</c:v>
                </c:pt>
                <c:pt idx="920">
                  <c:v>-8.9091205415475727</c:v>
                </c:pt>
                <c:pt idx="921">
                  <c:v>-8.2674101383828464</c:v>
                </c:pt>
                <c:pt idx="922">
                  <c:v>-8.4848565800319768</c:v>
                </c:pt>
                <c:pt idx="923">
                  <c:v>-8.5330082591451859</c:v>
                </c:pt>
                <c:pt idx="924">
                  <c:v>-6.902840443617281</c:v>
                </c:pt>
                <c:pt idx="925">
                  <c:v>-5.3541879934305072</c:v>
                </c:pt>
                <c:pt idx="926">
                  <c:v>-3.5374462066525343</c:v>
                </c:pt>
                <c:pt idx="927">
                  <c:v>-2.4539507265287721</c:v>
                </c:pt>
                <c:pt idx="928">
                  <c:v>-3.2199722324905578</c:v>
                </c:pt>
                <c:pt idx="929">
                  <c:v>-4.6713077069387552</c:v>
                </c:pt>
                <c:pt idx="930">
                  <c:v>-6.6340377750931241</c:v>
                </c:pt>
                <c:pt idx="931">
                  <c:v>-8.5997276503175275</c:v>
                </c:pt>
                <c:pt idx="932">
                  <c:v>-10.881428114246809</c:v>
                </c:pt>
                <c:pt idx="933">
                  <c:v>-11.820121268122454</c:v>
                </c:pt>
                <c:pt idx="934">
                  <c:v>-10.185944239893445</c:v>
                </c:pt>
                <c:pt idx="935">
                  <c:v>-9.2309297399984978</c:v>
                </c:pt>
                <c:pt idx="936">
                  <c:v>-8.0891008094410086</c:v>
                </c:pt>
                <c:pt idx="937">
                  <c:v>-6.9103205974455717</c:v>
                </c:pt>
                <c:pt idx="938">
                  <c:v>-4.5738406385997328</c:v>
                </c:pt>
                <c:pt idx="939">
                  <c:v>-5.1910429305940289</c:v>
                </c:pt>
                <c:pt idx="940">
                  <c:v>-9.8667190431820728</c:v>
                </c:pt>
                <c:pt idx="941">
                  <c:v>-13.395133506571861</c:v>
                </c:pt>
                <c:pt idx="942">
                  <c:v>-14.103493420177093</c:v>
                </c:pt>
                <c:pt idx="943">
                  <c:v>-12.32849921046626</c:v>
                </c:pt>
                <c:pt idx="944">
                  <c:v>-10.94803574505756</c:v>
                </c:pt>
                <c:pt idx="945">
                  <c:v>-13.483319291413801</c:v>
                </c:pt>
                <c:pt idx="946">
                  <c:v>-20.062949715125772</c:v>
                </c:pt>
                <c:pt idx="947">
                  <c:v>-25.177755828511199</c:v>
                </c:pt>
                <c:pt idx="948">
                  <c:v>-33.135696024154804</c:v>
                </c:pt>
                <c:pt idx="949">
                  <c:v>-36.072374271868497</c:v>
                </c:pt>
                <c:pt idx="950">
                  <c:v>-32.120188935512196</c:v>
                </c:pt>
                <c:pt idx="951">
                  <c:v>-25.734494575284607</c:v>
                </c:pt>
                <c:pt idx="952">
                  <c:v>-17.480028898767024</c:v>
                </c:pt>
                <c:pt idx="953">
                  <c:v>-10.399824233969483</c:v>
                </c:pt>
                <c:pt idx="954">
                  <c:v>-7.9531431188326822</c:v>
                </c:pt>
                <c:pt idx="955">
                  <c:v>-6.1267257646063769</c:v>
                </c:pt>
                <c:pt idx="956">
                  <c:v>-3.8134968583514404</c:v>
                </c:pt>
                <c:pt idx="957">
                  <c:v>-0.7103940711571759</c:v>
                </c:pt>
                <c:pt idx="958">
                  <c:v>2.4686293612365326</c:v>
                </c:pt>
                <c:pt idx="959">
                  <c:v>4.2694607553499306</c:v>
                </c:pt>
                <c:pt idx="960">
                  <c:v>5.1795182689355315</c:v>
                </c:pt>
                <c:pt idx="961">
                  <c:v>5.9978446611771732</c:v>
                </c:pt>
                <c:pt idx="962">
                  <c:v>7.6726363446844204</c:v>
                </c:pt>
                <c:pt idx="963">
                  <c:v>9.8919978218704703</c:v>
                </c:pt>
                <c:pt idx="964">
                  <c:v>12.222169535434485</c:v>
                </c:pt>
                <c:pt idx="965">
                  <c:v>13.909485138598907</c:v>
                </c:pt>
                <c:pt idx="966">
                  <c:v>14.90196433452261</c:v>
                </c:pt>
                <c:pt idx="967">
                  <c:v>15.871017393760217</c:v>
                </c:pt>
                <c:pt idx="968">
                  <c:v>16.688815940676605</c:v>
                </c:pt>
                <c:pt idx="969">
                  <c:v>17.265786959691845</c:v>
                </c:pt>
                <c:pt idx="970">
                  <c:v>17.665484120092259</c:v>
                </c:pt>
                <c:pt idx="971">
                  <c:v>17.862358283481925</c:v>
                </c:pt>
                <c:pt idx="972">
                  <c:v>17.418560850446191</c:v>
                </c:pt>
                <c:pt idx="973">
                  <c:v>16.975911781912529</c:v>
                </c:pt>
                <c:pt idx="974">
                  <c:v>16.277751956660399</c:v>
                </c:pt>
                <c:pt idx="975">
                  <c:v>15.045430602949059</c:v>
                </c:pt>
                <c:pt idx="976">
                  <c:v>13.258132885328495</c:v>
                </c:pt>
                <c:pt idx="977">
                  <c:v>10.930702730403882</c:v>
                </c:pt>
                <c:pt idx="978">
                  <c:v>8.3540043591802249</c:v>
                </c:pt>
                <c:pt idx="979">
                  <c:v>7.1249493998925466</c:v>
                </c:pt>
                <c:pt idx="980">
                  <c:v>5.1010694618958299</c:v>
                </c:pt>
                <c:pt idx="981">
                  <c:v>2.6519833714429666</c:v>
                </c:pt>
                <c:pt idx="982">
                  <c:v>0.52214628877895253</c:v>
                </c:pt>
                <c:pt idx="983">
                  <c:v>-2.8454706123594589</c:v>
                </c:pt>
                <c:pt idx="984">
                  <c:v>-6.0014867027671972</c:v>
                </c:pt>
                <c:pt idx="985">
                  <c:v>-5.5768217408916705</c:v>
                </c:pt>
                <c:pt idx="986">
                  <c:v>-6.4782074711130084</c:v>
                </c:pt>
                <c:pt idx="987">
                  <c:v>-8.3617415974634071</c:v>
                </c:pt>
                <c:pt idx="988">
                  <c:v>-5.9021909157546153</c:v>
                </c:pt>
                <c:pt idx="989">
                  <c:v>-8.0026521256206209</c:v>
                </c:pt>
                <c:pt idx="990">
                  <c:v>-5.744260437409487</c:v>
                </c:pt>
                <c:pt idx="991">
                  <c:v>-7.9544929766842785</c:v>
                </c:pt>
                <c:pt idx="992">
                  <c:v>-16.123165890418534</c:v>
                </c:pt>
                <c:pt idx="993">
                  <c:v>-29.785031747621733</c:v>
                </c:pt>
                <c:pt idx="994">
                  <c:v>-34.712668722106876</c:v>
                </c:pt>
                <c:pt idx="995">
                  <c:v>-33.333711959901102</c:v>
                </c:pt>
                <c:pt idx="996">
                  <c:v>-29.186462762183307</c:v>
                </c:pt>
                <c:pt idx="997">
                  <c:v>-27.602995000461281</c:v>
                </c:pt>
                <c:pt idx="998">
                  <c:v>-27.192283247959374</c:v>
                </c:pt>
                <c:pt idx="999">
                  <c:v>-25.243674075674178</c:v>
                </c:pt>
                <c:pt idx="1000">
                  <c:v>-25.232306638287692</c:v>
                </c:pt>
                <c:pt idx="1001">
                  <c:v>-24.433386974889324</c:v>
                </c:pt>
                <c:pt idx="1002">
                  <c:v>-23.67263934712042</c:v>
                </c:pt>
                <c:pt idx="1003">
                  <c:v>-24.315203706885292</c:v>
                </c:pt>
                <c:pt idx="1004">
                  <c:v>-20.935361324975499</c:v>
                </c:pt>
                <c:pt idx="1005">
                  <c:v>-18.06623959100336</c:v>
                </c:pt>
                <c:pt idx="1006">
                  <c:v>-17.180619833179623</c:v>
                </c:pt>
                <c:pt idx="1007">
                  <c:v>-15.364299789750994</c:v>
                </c:pt>
                <c:pt idx="1008">
                  <c:v>-12.641454008948413</c:v>
                </c:pt>
                <c:pt idx="1009">
                  <c:v>-11.093714249054445</c:v>
                </c:pt>
                <c:pt idx="1010">
                  <c:v>-9.7001420879300877</c:v>
                </c:pt>
                <c:pt idx="1011">
                  <c:v>-8.9232640269784014</c:v>
                </c:pt>
                <c:pt idx="1012">
                  <c:v>-8.8322250077015081</c:v>
                </c:pt>
                <c:pt idx="1013">
                  <c:v>-9.3375293600305689</c:v>
                </c:pt>
                <c:pt idx="1014">
                  <c:v>-9.2614841471909042</c:v>
                </c:pt>
                <c:pt idx="1015">
                  <c:v>-7.1086738445432172</c:v>
                </c:pt>
                <c:pt idx="1016">
                  <c:v>-4.5672683367340694</c:v>
                </c:pt>
                <c:pt idx="1017">
                  <c:v>-2.5780892429894249</c:v>
                </c:pt>
                <c:pt idx="1018">
                  <c:v>-0.63730242276389382</c:v>
                </c:pt>
                <c:pt idx="1019">
                  <c:v>-0.53853979986521161</c:v>
                </c:pt>
                <c:pt idx="1020">
                  <c:v>-2.2233339823882399</c:v>
                </c:pt>
                <c:pt idx="1021">
                  <c:v>-4.31490412283945</c:v>
                </c:pt>
                <c:pt idx="1022">
                  <c:v>-6.2884602621547554</c:v>
                </c:pt>
                <c:pt idx="1023">
                  <c:v>-8.4945913343856141</c:v>
                </c:pt>
                <c:pt idx="1024">
                  <c:v>-10.369931648213845</c:v>
                </c:pt>
                <c:pt idx="1025">
                  <c:v>-11.020320772840229</c:v>
                </c:pt>
                <c:pt idx="1026">
                  <c:v>-9.6847755332402787</c:v>
                </c:pt>
                <c:pt idx="1027">
                  <c:v>-9.1301853426616262</c:v>
                </c:pt>
                <c:pt idx="1028">
                  <c:v>-8.2756910597527416</c:v>
                </c:pt>
                <c:pt idx="1029">
                  <c:v>-8.8905081486236295</c:v>
                </c:pt>
                <c:pt idx="1030">
                  <c:v>-9.708575306839343</c:v>
                </c:pt>
                <c:pt idx="1031">
                  <c:v>-9.5731144120839051</c:v>
                </c:pt>
                <c:pt idx="1032">
                  <c:v>-7.2164565145045545</c:v>
                </c:pt>
                <c:pt idx="1033">
                  <c:v>-4.3329294196560211</c:v>
                </c:pt>
                <c:pt idx="1034">
                  <c:v>-3.8017364101233979</c:v>
                </c:pt>
                <c:pt idx="1035">
                  <c:v>-8.3229425271747051</c:v>
                </c:pt>
                <c:pt idx="1036">
                  <c:v>-19.393913593918114</c:v>
                </c:pt>
                <c:pt idx="1037">
                  <c:v>-30.962959596523543</c:v>
                </c:pt>
                <c:pt idx="1038">
                  <c:v>-37.528848348610261</c:v>
                </c:pt>
                <c:pt idx="1039">
                  <c:v>-34.033126821500581</c:v>
                </c:pt>
                <c:pt idx="1040">
                  <c:v>-28.794378902344622</c:v>
                </c:pt>
                <c:pt idx="1041">
                  <c:v>-24.109169745756549</c:v>
                </c:pt>
                <c:pt idx="1042">
                  <c:v>-20.443628493741642</c:v>
                </c:pt>
                <c:pt idx="1043">
                  <c:v>-18.941326368232751</c:v>
                </c:pt>
                <c:pt idx="1044">
                  <c:v>-16.46565683573089</c:v>
                </c:pt>
                <c:pt idx="1045">
                  <c:v>-13.523690722902176</c:v>
                </c:pt>
                <c:pt idx="1046">
                  <c:v>-11.201508066134753</c:v>
                </c:pt>
                <c:pt idx="1047">
                  <c:v>-9.5479779612249978</c:v>
                </c:pt>
                <c:pt idx="1048">
                  <c:v>-8.0281837132889518</c:v>
                </c:pt>
                <c:pt idx="1049">
                  <c:v>-6.3066747558157426</c:v>
                </c:pt>
                <c:pt idx="1050">
                  <c:v>-5.8595043120006309</c:v>
                </c:pt>
                <c:pt idx="1051">
                  <c:v>-5.5292607113883969</c:v>
                </c:pt>
                <c:pt idx="1052">
                  <c:v>-4.6717786469293001</c:v>
                </c:pt>
                <c:pt idx="1053">
                  <c:v>-3.1960818096004271</c:v>
                </c:pt>
                <c:pt idx="1054">
                  <c:v>-1.4468119890528262</c:v>
                </c:pt>
                <c:pt idx="1055">
                  <c:v>7.6119972463831688E-3</c:v>
                </c:pt>
                <c:pt idx="1056">
                  <c:v>0.9982219577031527</c:v>
                </c:pt>
                <c:pt idx="1057">
                  <c:v>1.7059072304974015</c:v>
                </c:pt>
                <c:pt idx="1058">
                  <c:v>2.7586476334071226</c:v>
                </c:pt>
                <c:pt idx="1059">
                  <c:v>3.8398661753214656</c:v>
                </c:pt>
                <c:pt idx="1060">
                  <c:v>4.9559774199099378</c:v>
                </c:pt>
                <c:pt idx="1061">
                  <c:v>5.9281463341909371</c:v>
                </c:pt>
                <c:pt idx="1062">
                  <c:v>6.8903966291862089</c:v>
                </c:pt>
                <c:pt idx="1063">
                  <c:v>7.4983888997609185</c:v>
                </c:pt>
                <c:pt idx="1064">
                  <c:v>8.0155987504645854</c:v>
                </c:pt>
                <c:pt idx="1065">
                  <c:v>7.7425889316673855</c:v>
                </c:pt>
                <c:pt idx="1066">
                  <c:v>7.0956066909114854</c:v>
                </c:pt>
                <c:pt idx="1067">
                  <c:v>6.2433569741511148</c:v>
                </c:pt>
                <c:pt idx="1068">
                  <c:v>5.0433766560500741</c:v>
                </c:pt>
                <c:pt idx="1069">
                  <c:v>3.5815372070305105</c:v>
                </c:pt>
                <c:pt idx="1070">
                  <c:v>2.2138120447774425</c:v>
                </c:pt>
                <c:pt idx="1071">
                  <c:v>1.0704359648877997</c:v>
                </c:pt>
                <c:pt idx="1072">
                  <c:v>-0.21958668035918161</c:v>
                </c:pt>
                <c:pt idx="1073">
                  <c:v>-6.7935921725548618E-2</c:v>
                </c:pt>
                <c:pt idx="1074">
                  <c:v>-0.35041395371917827</c:v>
                </c:pt>
                <c:pt idx="1075">
                  <c:v>0.544565924748871</c:v>
                </c:pt>
                <c:pt idx="1076">
                  <c:v>1.106632828998287</c:v>
                </c:pt>
                <c:pt idx="1077">
                  <c:v>0.36713240995619362</c:v>
                </c:pt>
                <c:pt idx="1078">
                  <c:v>-0.9344651411518029</c:v>
                </c:pt>
                <c:pt idx="1079">
                  <c:v>-3.4340597189514992</c:v>
                </c:pt>
                <c:pt idx="1080">
                  <c:v>-7.0681778026902631</c:v>
                </c:pt>
                <c:pt idx="1081">
                  <c:v>-9.5366081544554575</c:v>
                </c:pt>
                <c:pt idx="1082">
                  <c:v>-14.692979308078476</c:v>
                </c:pt>
                <c:pt idx="1083">
                  <c:v>-20.018627706627054</c:v>
                </c:pt>
                <c:pt idx="1084">
                  <c:v>-22.691243474125155</c:v>
                </c:pt>
                <c:pt idx="1085">
                  <c:v>-27.209928922544286</c:v>
                </c:pt>
                <c:pt idx="1086">
                  <c:v>-29.726919637254611</c:v>
                </c:pt>
                <c:pt idx="1087">
                  <c:v>-29.851762026982293</c:v>
                </c:pt>
                <c:pt idx="1088">
                  <c:v>-28.896920384076996</c:v>
                </c:pt>
                <c:pt idx="1089">
                  <c:v>-27.320013136443727</c:v>
                </c:pt>
                <c:pt idx="1090">
                  <c:v>-27.245306409255939</c:v>
                </c:pt>
                <c:pt idx="1091">
                  <c:v>-26.425977181762018</c:v>
                </c:pt>
                <c:pt idx="1092">
                  <c:v>-26.214394287321486</c:v>
                </c:pt>
                <c:pt idx="1093">
                  <c:v>-25.206447677680529</c:v>
                </c:pt>
                <c:pt idx="1094">
                  <c:v>-23.255197068434036</c:v>
                </c:pt>
                <c:pt idx="1095">
                  <c:v>-20.967209622846042</c:v>
                </c:pt>
                <c:pt idx="1096">
                  <c:v>-20.117657840604462</c:v>
                </c:pt>
                <c:pt idx="1097">
                  <c:v>-19.310140574256376</c:v>
                </c:pt>
                <c:pt idx="1098">
                  <c:v>-17.494041351099625</c:v>
                </c:pt>
                <c:pt idx="1099">
                  <c:v>-15.805768894725809</c:v>
                </c:pt>
                <c:pt idx="1100">
                  <c:v>-13.719023496758107</c:v>
                </c:pt>
                <c:pt idx="1101">
                  <c:v>-11.89469562667659</c:v>
                </c:pt>
                <c:pt idx="1102">
                  <c:v>-10.76865873979559</c:v>
                </c:pt>
                <c:pt idx="1103">
                  <c:v>-10.331688232580694</c:v>
                </c:pt>
                <c:pt idx="1104">
                  <c:v>-9.8867202102432277</c:v>
                </c:pt>
                <c:pt idx="1105">
                  <c:v>-9.0733396101273005</c:v>
                </c:pt>
                <c:pt idx="1106">
                  <c:v>-7.5535645393061852</c:v>
                </c:pt>
                <c:pt idx="1107">
                  <c:v>-5.7360756629562344</c:v>
                </c:pt>
                <c:pt idx="1108">
                  <c:v>-4.5730228641677106</c:v>
                </c:pt>
                <c:pt idx="1109">
                  <c:v>-3.9850519647886271</c:v>
                </c:pt>
                <c:pt idx="1110">
                  <c:v>-4.3158811738288243</c:v>
                </c:pt>
                <c:pt idx="1111">
                  <c:v>-5.7455912926573287</c:v>
                </c:pt>
                <c:pt idx="1112">
                  <c:v>-7.4649371829695079</c:v>
                </c:pt>
                <c:pt idx="1113">
                  <c:v>-8.9154925549495712</c:v>
                </c:pt>
                <c:pt idx="1114">
                  <c:v>-9.0673379084883567</c:v>
                </c:pt>
                <c:pt idx="1115">
                  <c:v>-7.1669566646122664</c:v>
                </c:pt>
                <c:pt idx="1116">
                  <c:v>-5.2059718843799825</c:v>
                </c:pt>
                <c:pt idx="1117">
                  <c:v>-4.936080104254545</c:v>
                </c:pt>
                <c:pt idx="1118">
                  <c:v>-6.5496491698491592</c:v>
                </c:pt>
                <c:pt idx="1119">
                  <c:v>-8.4475233857615333</c:v>
                </c:pt>
                <c:pt idx="1120">
                  <c:v>-8.6244605560998338</c:v>
                </c:pt>
                <c:pt idx="1121">
                  <c:v>-9.4244971465922927</c:v>
                </c:pt>
                <c:pt idx="1122">
                  <c:v>-11.049578986479128</c:v>
                </c:pt>
                <c:pt idx="1123">
                  <c:v>-12.471662564469252</c:v>
                </c:pt>
                <c:pt idx="1124">
                  <c:v>-14.267881946761067</c:v>
                </c:pt>
                <c:pt idx="1125">
                  <c:v>-16.057519556580512</c:v>
                </c:pt>
                <c:pt idx="1126">
                  <c:v>-16.753943411479977</c:v>
                </c:pt>
                <c:pt idx="1127">
                  <c:v>-14.547464693289006</c:v>
                </c:pt>
                <c:pt idx="1128">
                  <c:v>-8.8552960294688781</c:v>
                </c:pt>
                <c:pt idx="1129">
                  <c:v>-3.6557617899352954</c:v>
                </c:pt>
                <c:pt idx="1130">
                  <c:v>-4.272473965980482</c:v>
                </c:pt>
                <c:pt idx="1131">
                  <c:v>-11.835508003901241</c:v>
                </c:pt>
                <c:pt idx="1132">
                  <c:v>-26.098604319295216</c:v>
                </c:pt>
                <c:pt idx="1133">
                  <c:v>-37.425371831868219</c:v>
                </c:pt>
                <c:pt idx="1134">
                  <c:v>-37.442563343967322</c:v>
                </c:pt>
                <c:pt idx="1135">
                  <c:v>-34.242123630934422</c:v>
                </c:pt>
                <c:pt idx="1136">
                  <c:v>-29.725888615470527</c:v>
                </c:pt>
                <c:pt idx="1137">
                  <c:v>-23.319959956530063</c:v>
                </c:pt>
                <c:pt idx="1138">
                  <c:v>-16.970963944234928</c:v>
                </c:pt>
                <c:pt idx="1139">
                  <c:v>-11.805481815257258</c:v>
                </c:pt>
                <c:pt idx="1140">
                  <c:v>-9.3074503576636154</c:v>
                </c:pt>
                <c:pt idx="1141">
                  <c:v>-7.0494124536597713</c:v>
                </c:pt>
                <c:pt idx="1142">
                  <c:v>-5.5019285593634804</c:v>
                </c:pt>
                <c:pt idx="1143">
                  <c:v>-4.6596432575609166</c:v>
                </c:pt>
                <c:pt idx="1144">
                  <c:v>-3.9648888650255647</c:v>
                </c:pt>
                <c:pt idx="1145">
                  <c:v>-4.1891748296390343</c:v>
                </c:pt>
                <c:pt idx="1146">
                  <c:v>-4.3912697824210216</c:v>
                </c:pt>
                <c:pt idx="1147">
                  <c:v>-4.2977180262594521</c:v>
                </c:pt>
                <c:pt idx="1148">
                  <c:v>-3.4010696355763472</c:v>
                </c:pt>
                <c:pt idx="1149">
                  <c:v>-1.5848420731755981</c:v>
                </c:pt>
                <c:pt idx="1150">
                  <c:v>-3.7615372903282316E-3</c:v>
                </c:pt>
                <c:pt idx="1151">
                  <c:v>1.8364520298725071</c:v>
                </c:pt>
                <c:pt idx="1152">
                  <c:v>3.7211770981227117</c:v>
                </c:pt>
                <c:pt idx="1153">
                  <c:v>5.0795260153845625</c:v>
                </c:pt>
                <c:pt idx="1154">
                  <c:v>6.0053966331502284</c:v>
                </c:pt>
                <c:pt idx="1155">
                  <c:v>6.3752160395812156</c:v>
                </c:pt>
                <c:pt idx="1156">
                  <c:v>6.6420311434240835</c:v>
                </c:pt>
                <c:pt idx="1157">
                  <c:v>6.7684102594053668</c:v>
                </c:pt>
                <c:pt idx="1158">
                  <c:v>6.5098066009455158</c:v>
                </c:pt>
                <c:pt idx="1159">
                  <c:v>6.3630350852431032</c:v>
                </c:pt>
                <c:pt idx="1160">
                  <c:v>5.4628879426710961</c:v>
                </c:pt>
                <c:pt idx="1161">
                  <c:v>3.6953881400211519</c:v>
                </c:pt>
                <c:pt idx="1162">
                  <c:v>1.810796862775198</c:v>
                </c:pt>
                <c:pt idx="1163">
                  <c:v>-0.151211389906236</c:v>
                </c:pt>
                <c:pt idx="1164">
                  <c:v>-2.0186511049207048</c:v>
                </c:pt>
                <c:pt idx="1165">
                  <c:v>-4.4940986446632669</c:v>
                </c:pt>
                <c:pt idx="1166">
                  <c:v>-6.822350163320019</c:v>
                </c:pt>
                <c:pt idx="1167">
                  <c:v>-8.8634844814009561</c:v>
                </c:pt>
                <c:pt idx="1168">
                  <c:v>-11.237077373278016</c:v>
                </c:pt>
                <c:pt idx="1169">
                  <c:v>-10.91306626375942</c:v>
                </c:pt>
                <c:pt idx="1170">
                  <c:v>-10.378310747553796</c:v>
                </c:pt>
                <c:pt idx="1171">
                  <c:v>-10.519623469973212</c:v>
                </c:pt>
                <c:pt idx="1172">
                  <c:v>-7.0519937352390931</c:v>
                </c:pt>
                <c:pt idx="1173">
                  <c:v>-5.5677146959799773</c:v>
                </c:pt>
                <c:pt idx="1174">
                  <c:v>-5.7228988690347178</c:v>
                </c:pt>
                <c:pt idx="1175">
                  <c:v>-6.8273269126860123</c:v>
                </c:pt>
                <c:pt idx="1176">
                  <c:v>-9.5158605020871203</c:v>
                </c:pt>
                <c:pt idx="1177">
                  <c:v>-14.217514987940429</c:v>
                </c:pt>
                <c:pt idx="1178">
                  <c:v>-17.680462865564348</c:v>
                </c:pt>
                <c:pt idx="1179">
                  <c:v>-29.438793937190312</c:v>
                </c:pt>
                <c:pt idx="1180">
                  <c:v>-32.2365186776901</c:v>
                </c:pt>
                <c:pt idx="1181">
                  <c:v>-31.808693475748477</c:v>
                </c:pt>
                <c:pt idx="1182">
                  <c:v>-28.124898610512346</c:v>
                </c:pt>
                <c:pt idx="1183">
                  <c:v>-24.850375843419414</c:v>
                </c:pt>
                <c:pt idx="1184">
                  <c:v>-19.932898315641413</c:v>
                </c:pt>
                <c:pt idx="1185">
                  <c:v>-19.235160662778728</c:v>
                </c:pt>
                <c:pt idx="1186">
                  <c:v>-19.155830475398968</c:v>
                </c:pt>
                <c:pt idx="1187">
                  <c:v>-21.191629313416147</c:v>
                </c:pt>
                <c:pt idx="1188">
                  <c:v>-22.769466517788132</c:v>
                </c:pt>
                <c:pt idx="1189">
                  <c:v>-20.38760759229956</c:v>
                </c:pt>
                <c:pt idx="1190">
                  <c:v>-17.65593791765734</c:v>
                </c:pt>
                <c:pt idx="1191">
                  <c:v>-16.254625103823237</c:v>
                </c:pt>
                <c:pt idx="1192">
                  <c:v>-13.664447293428024</c:v>
                </c:pt>
                <c:pt idx="1193">
                  <c:v>-12.233037128126256</c:v>
                </c:pt>
                <c:pt idx="1194">
                  <c:v>-11.403403013292442</c:v>
                </c:pt>
                <c:pt idx="1195">
                  <c:v>-11.269903067186728</c:v>
                </c:pt>
                <c:pt idx="1196">
                  <c:v>-11.165928514858688</c:v>
                </c:pt>
                <c:pt idx="1197">
                  <c:v>-10.479764700073394</c:v>
                </c:pt>
                <c:pt idx="1198">
                  <c:v>-10.177289004182784</c:v>
                </c:pt>
                <c:pt idx="1199">
                  <c:v>-9.0627961041830698</c:v>
                </c:pt>
                <c:pt idx="1200">
                  <c:v>-7.0293283147785193</c:v>
                </c:pt>
                <c:pt idx="1201">
                  <c:v>-4.986941412469883</c:v>
                </c:pt>
                <c:pt idx="1202">
                  <c:v>-3.3227539882319275</c:v>
                </c:pt>
                <c:pt idx="1203">
                  <c:v>-2.2530992347761947</c:v>
                </c:pt>
                <c:pt idx="1204">
                  <c:v>-2.839720914907633</c:v>
                </c:pt>
                <c:pt idx="1205">
                  <c:v>-4.971112932561053</c:v>
                </c:pt>
                <c:pt idx="1206">
                  <c:v>-6.0454389578761578</c:v>
                </c:pt>
                <c:pt idx="1207">
                  <c:v>-6.6622775337732225</c:v>
                </c:pt>
                <c:pt idx="1208">
                  <c:v>-6.2081842586071243</c:v>
                </c:pt>
                <c:pt idx="1209">
                  <c:v>-5.2418782400072024</c:v>
                </c:pt>
                <c:pt idx="1210">
                  <c:v>-4.2281900590237074</c:v>
                </c:pt>
                <c:pt idx="1211">
                  <c:v>-4.3191094003664938</c:v>
                </c:pt>
                <c:pt idx="1212">
                  <c:v>-6.5487015028548363</c:v>
                </c:pt>
                <c:pt idx="1213">
                  <c:v>-10.952066630502507</c:v>
                </c:pt>
                <c:pt idx="1214">
                  <c:v>-13.270120431369914</c:v>
                </c:pt>
                <c:pt idx="1215">
                  <c:v>-11.793145885556509</c:v>
                </c:pt>
                <c:pt idx="1216">
                  <c:v>-6.2791962060273763</c:v>
                </c:pt>
                <c:pt idx="1217">
                  <c:v>-1.0573993462822358</c:v>
                </c:pt>
                <c:pt idx="1218">
                  <c:v>-0.73830901679910355</c:v>
                </c:pt>
                <c:pt idx="1219">
                  <c:v>-6.423372622225318</c:v>
                </c:pt>
                <c:pt idx="1220">
                  <c:v>-22.054868675146196</c:v>
                </c:pt>
                <c:pt idx="1221">
                  <c:v>-40.217820973346228</c:v>
                </c:pt>
                <c:pt idx="1222">
                  <c:v>-48.162973406866044</c:v>
                </c:pt>
                <c:pt idx="1223">
                  <c:v>-47.622222741326354</c:v>
                </c:pt>
                <c:pt idx="1224">
                  <c:v>-41.272048617040163</c:v>
                </c:pt>
                <c:pt idx="1225">
                  <c:v>-31.993387075259047</c:v>
                </c:pt>
                <c:pt idx="1226">
                  <c:v>-26.80979840351613</c:v>
                </c:pt>
                <c:pt idx="1227">
                  <c:v>-23.11822062080007</c:v>
                </c:pt>
                <c:pt idx="1228">
                  <c:v>-18.08214394498599</c:v>
                </c:pt>
                <c:pt idx="1229">
                  <c:v>-13.874150631911462</c:v>
                </c:pt>
                <c:pt idx="1230">
                  <c:v>-12.059983356724301</c:v>
                </c:pt>
                <c:pt idx="1231">
                  <c:v>-10.664983064546094</c:v>
                </c:pt>
                <c:pt idx="1232">
                  <c:v>-8.1848029659190527</c:v>
                </c:pt>
                <c:pt idx="1233">
                  <c:v>-6.2007348222664902</c:v>
                </c:pt>
                <c:pt idx="1234">
                  <c:v>-4.2612768296134407</c:v>
                </c:pt>
                <c:pt idx="1235">
                  <c:v>-2.7894868365386545</c:v>
                </c:pt>
                <c:pt idx="1236">
                  <c:v>-1.7883469103637033</c:v>
                </c:pt>
                <c:pt idx="1237">
                  <c:v>-1.1606467321863185</c:v>
                </c:pt>
                <c:pt idx="1238">
                  <c:v>-0.97354402543000274</c:v>
                </c:pt>
                <c:pt idx="1239">
                  <c:v>-0.96455807647372349</c:v>
                </c:pt>
                <c:pt idx="1240">
                  <c:v>-0.54884436428467898</c:v>
                </c:pt>
                <c:pt idx="1241">
                  <c:v>6.9662782747327429E-2</c:v>
                </c:pt>
                <c:pt idx="1242">
                  <c:v>1.5337574830386651</c:v>
                </c:pt>
                <c:pt idx="1243">
                  <c:v>3.2449676346421006</c:v>
                </c:pt>
                <c:pt idx="1244">
                  <c:v>5.3283526962361032</c:v>
                </c:pt>
                <c:pt idx="1245">
                  <c:v>7.2229575956005299</c:v>
                </c:pt>
                <c:pt idx="1246">
                  <c:v>8.0532867934846166</c:v>
                </c:pt>
                <c:pt idx="1247">
                  <c:v>7.9798810324473743</c:v>
                </c:pt>
                <c:pt idx="1248">
                  <c:v>7.2118843285388374</c:v>
                </c:pt>
                <c:pt idx="1249">
                  <c:v>6.5969739052811081</c:v>
                </c:pt>
                <c:pt idx="1250">
                  <c:v>5.796371408036781</c:v>
                </c:pt>
                <c:pt idx="1251">
                  <c:v>5.4254411945730636</c:v>
                </c:pt>
                <c:pt idx="1252">
                  <c:v>5.376453697886145</c:v>
                </c:pt>
                <c:pt idx="1253">
                  <c:v>4.868927372162716</c:v>
                </c:pt>
                <c:pt idx="1254">
                  <c:v>4.029084511191674</c:v>
                </c:pt>
                <c:pt idx="1255">
                  <c:v>2.732652603935489</c:v>
                </c:pt>
                <c:pt idx="1256">
                  <c:v>1.1754151369593393</c:v>
                </c:pt>
                <c:pt idx="1257">
                  <c:v>-0.51900084731928164</c:v>
                </c:pt>
                <c:pt idx="1258">
                  <c:v>-1.8397632757552753</c:v>
                </c:pt>
                <c:pt idx="1259">
                  <c:v>-3.2085511247050871</c:v>
                </c:pt>
                <c:pt idx="1260">
                  <c:v>-5.1026095078543277</c:v>
                </c:pt>
                <c:pt idx="1261">
                  <c:v>-7.2546051790592374</c:v>
                </c:pt>
                <c:pt idx="1262">
                  <c:v>-7.9674151888469193</c:v>
                </c:pt>
                <c:pt idx="1263">
                  <c:v>-4.6623491154457746</c:v>
                </c:pt>
                <c:pt idx="1264">
                  <c:v>-3.1336143971690338</c:v>
                </c:pt>
                <c:pt idx="1265">
                  <c:v>-1.483839561057217</c:v>
                </c:pt>
                <c:pt idx="1266">
                  <c:v>-0.92024895546510843</c:v>
                </c:pt>
                <c:pt idx="1267">
                  <c:v>-3.3111429936790531</c:v>
                </c:pt>
                <c:pt idx="1268">
                  <c:v>-7.844015074467122</c:v>
                </c:pt>
                <c:pt idx="1269">
                  <c:v>-18.299665129572993</c:v>
                </c:pt>
                <c:pt idx="1270">
                  <c:v>-25.617922502334515</c:v>
                </c:pt>
                <c:pt idx="1271">
                  <c:v>-30.216893407234178</c:v>
                </c:pt>
                <c:pt idx="1272">
                  <c:v>-32.631756591122851</c:v>
                </c:pt>
                <c:pt idx="1273">
                  <c:v>-33.438120338168652</c:v>
                </c:pt>
                <c:pt idx="1274">
                  <c:v>-30.034673806441688</c:v>
                </c:pt>
                <c:pt idx="1275">
                  <c:v>-26.564692208913758</c:v>
                </c:pt>
                <c:pt idx="1276">
                  <c:v>-20.976899721171204</c:v>
                </c:pt>
                <c:pt idx="1277">
                  <c:v>-20.968571934138147</c:v>
                </c:pt>
                <c:pt idx="1278">
                  <c:v>-20.402229209018042</c:v>
                </c:pt>
                <c:pt idx="1279">
                  <c:v>-22.347824552300185</c:v>
                </c:pt>
                <c:pt idx="1280">
                  <c:v>-23.276173110680247</c:v>
                </c:pt>
                <c:pt idx="1281">
                  <c:v>-20.563147177753944</c:v>
                </c:pt>
                <c:pt idx="1282">
                  <c:v>-17.862969966206222</c:v>
                </c:pt>
                <c:pt idx="1283">
                  <c:v>-15.595151024950898</c:v>
                </c:pt>
                <c:pt idx="1284">
                  <c:v>-13.226177716935478</c:v>
                </c:pt>
                <c:pt idx="1285">
                  <c:v>-11.646474474702577</c:v>
                </c:pt>
                <c:pt idx="1286">
                  <c:v>-10.546634598012293</c:v>
                </c:pt>
                <c:pt idx="1287">
                  <c:v>-10.510037569101806</c:v>
                </c:pt>
                <c:pt idx="1288">
                  <c:v>-10.75866820650098</c:v>
                </c:pt>
                <c:pt idx="1289">
                  <c:v>-10.446340376728163</c:v>
                </c:pt>
                <c:pt idx="1290">
                  <c:v>-9.8498089012536418</c:v>
                </c:pt>
                <c:pt idx="1291">
                  <c:v>-8.7958909076547265</c:v>
                </c:pt>
                <c:pt idx="1292">
                  <c:v>-7.4670239819142621</c:v>
                </c:pt>
                <c:pt idx="1293">
                  <c:v>-6.0097982928209515</c:v>
                </c:pt>
                <c:pt idx="1294">
                  <c:v>-5.5769273761851323</c:v>
                </c:pt>
                <c:pt idx="1295">
                  <c:v>-6.8480122627435112</c:v>
                </c:pt>
                <c:pt idx="1296">
                  <c:v>-8.7536987186475645</c:v>
                </c:pt>
                <c:pt idx="1297">
                  <c:v>-10.085980552545356</c:v>
                </c:pt>
                <c:pt idx="1298">
                  <c:v>-9.866490981683258</c:v>
                </c:pt>
                <c:pt idx="1299">
                  <c:v>-8.4146586197704494</c:v>
                </c:pt>
                <c:pt idx="1300">
                  <c:v>-6.2345092432949487</c:v>
                </c:pt>
                <c:pt idx="1301">
                  <c:v>-4.2289325840780094</c:v>
                </c:pt>
                <c:pt idx="1302">
                  <c:v>-4.8863528076107849</c:v>
                </c:pt>
                <c:pt idx="1303">
                  <c:v>-7.7104623276771447</c:v>
                </c:pt>
                <c:pt idx="1304">
                  <c:v>-7.9695739712531894</c:v>
                </c:pt>
                <c:pt idx="1305">
                  <c:v>-5.8184002607431857</c:v>
                </c:pt>
                <c:pt idx="1306">
                  <c:v>-3.4689007825282956</c:v>
                </c:pt>
                <c:pt idx="1307">
                  <c:v>-1.856249873437908</c:v>
                </c:pt>
                <c:pt idx="1308">
                  <c:v>-1.1190478619143498</c:v>
                </c:pt>
                <c:pt idx="1309">
                  <c:v>-1.5875939759447808</c:v>
                </c:pt>
                <c:pt idx="1310">
                  <c:v>-5.9652014291376991</c:v>
                </c:pt>
                <c:pt idx="1311">
                  <c:v>-7.9659740811081949</c:v>
                </c:pt>
                <c:pt idx="1312">
                  <c:v>-11.517588407172026</c:v>
                </c:pt>
                <c:pt idx="1313">
                  <c:v>-15.357983321492757</c:v>
                </c:pt>
                <c:pt idx="1314">
                  <c:v>-19.101121291169086</c:v>
                </c:pt>
                <c:pt idx="1315">
                  <c:v>-22.848428462567497</c:v>
                </c:pt>
                <c:pt idx="1316">
                  <c:v>-27.900428980227307</c:v>
                </c:pt>
                <c:pt idx="1317">
                  <c:v>-32.800780567397531</c:v>
                </c:pt>
                <c:pt idx="1318">
                  <c:v>-32.680366571924317</c:v>
                </c:pt>
                <c:pt idx="1319">
                  <c:v>-26.626149451705224</c:v>
                </c:pt>
                <c:pt idx="1320">
                  <c:v>-19.576387537840116</c:v>
                </c:pt>
                <c:pt idx="1321">
                  <c:v>-13.780474662731185</c:v>
                </c:pt>
                <c:pt idx="1322">
                  <c:v>-9.9837369740298136</c:v>
                </c:pt>
                <c:pt idx="1323">
                  <c:v>-6.5554250184649474</c:v>
                </c:pt>
                <c:pt idx="1324">
                  <c:v>-5.3084708120440034</c:v>
                </c:pt>
                <c:pt idx="1325">
                  <c:v>-5.1712775326436908</c:v>
                </c:pt>
                <c:pt idx="1326">
                  <c:v>-4.6892713026297184</c:v>
                </c:pt>
                <c:pt idx="1327">
                  <c:v>-4.3434131583482412</c:v>
                </c:pt>
                <c:pt idx="1328">
                  <c:v>-3.7087345933177218</c:v>
                </c:pt>
                <c:pt idx="1329">
                  <c:v>-2.9177504108940004</c:v>
                </c:pt>
                <c:pt idx="1330">
                  <c:v>-1.4609993835914374</c:v>
                </c:pt>
                <c:pt idx="1331">
                  <c:v>0.1658206560114806</c:v>
                </c:pt>
                <c:pt idx="1332">
                  <c:v>1.5273314040739785</c:v>
                </c:pt>
                <c:pt idx="1333">
                  <c:v>3.0063968451650895</c:v>
                </c:pt>
                <c:pt idx="1334">
                  <c:v>4.2849899665612785</c:v>
                </c:pt>
                <c:pt idx="1335">
                  <c:v>5.4736393802233234</c:v>
                </c:pt>
                <c:pt idx="1336">
                  <c:v>6.6953406466424497</c:v>
                </c:pt>
                <c:pt idx="1337">
                  <c:v>7.6516795721626432</c:v>
                </c:pt>
                <c:pt idx="1338">
                  <c:v>7.8163800472156577</c:v>
                </c:pt>
                <c:pt idx="1339">
                  <c:v>7.3665998955653826</c:v>
                </c:pt>
                <c:pt idx="1340">
                  <c:v>6.1515922830369618</c:v>
                </c:pt>
                <c:pt idx="1341">
                  <c:v>4.2945501782657187</c:v>
                </c:pt>
                <c:pt idx="1342">
                  <c:v>1.7355725739838797</c:v>
                </c:pt>
                <c:pt idx="1343">
                  <c:v>-1.2112683079448312</c:v>
                </c:pt>
                <c:pt idx="1344">
                  <c:v>-3.6780565973154165</c:v>
                </c:pt>
                <c:pt idx="1345">
                  <c:v>-5.5602687751836362</c:v>
                </c:pt>
                <c:pt idx="1346">
                  <c:v>-8.2786343760307357</c:v>
                </c:pt>
                <c:pt idx="1347">
                  <c:v>-7.4659518465005617</c:v>
                </c:pt>
                <c:pt idx="1348">
                  <c:v>-6.5540691015048607</c:v>
                </c:pt>
                <c:pt idx="1349">
                  <c:v>-6.4721818188467175</c:v>
                </c:pt>
                <c:pt idx="1350">
                  <c:v>-6.6884496388133812</c:v>
                </c:pt>
                <c:pt idx="1351">
                  <c:v>-6.7434756267745977</c:v>
                </c:pt>
                <c:pt idx="1352">
                  <c:v>-7.6880414452852293</c:v>
                </c:pt>
                <c:pt idx="1353">
                  <c:v>-11.493470630382227</c:v>
                </c:pt>
                <c:pt idx="1354">
                  <c:v>-15.983719786207233</c:v>
                </c:pt>
                <c:pt idx="1355">
                  <c:v>-22.419572647823191</c:v>
                </c:pt>
                <c:pt idx="1356">
                  <c:v>-23.032649461595234</c:v>
                </c:pt>
                <c:pt idx="1357">
                  <c:v>-20.137753960782273</c:v>
                </c:pt>
                <c:pt idx="1358">
                  <c:v>-19.219581510010837</c:v>
                </c:pt>
                <c:pt idx="1359">
                  <c:v>-17.843313829836728</c:v>
                </c:pt>
                <c:pt idx="1360">
                  <c:v>-16.319245821378395</c:v>
                </c:pt>
                <c:pt idx="1361">
                  <c:v>-17.50610115689755</c:v>
                </c:pt>
                <c:pt idx="1362">
                  <c:v>-19.15782725886168</c:v>
                </c:pt>
                <c:pt idx="1363">
                  <c:v>-21.05997711654361</c:v>
                </c:pt>
                <c:pt idx="1364">
                  <c:v>-23.380412053379956</c:v>
                </c:pt>
                <c:pt idx="1365">
                  <c:v>-23.989122055826833</c:v>
                </c:pt>
                <c:pt idx="1366">
                  <c:v>-21.903540473678387</c:v>
                </c:pt>
                <c:pt idx="1367">
                  <c:v>-18.907251712532783</c:v>
                </c:pt>
                <c:pt idx="1368">
                  <c:v>-16.617302424103784</c:v>
                </c:pt>
                <c:pt idx="1369">
                  <c:v>-12.762951923508171</c:v>
                </c:pt>
                <c:pt idx="1370">
                  <c:v>-10.142632682828731</c:v>
                </c:pt>
                <c:pt idx="1371">
                  <c:v>-10.255801882318318</c:v>
                </c:pt>
                <c:pt idx="1372">
                  <c:v>-10.971162960864056</c:v>
                </c:pt>
                <c:pt idx="1373">
                  <c:v>-10.724298498830851</c:v>
                </c:pt>
                <c:pt idx="1374">
                  <c:v>-9.8472030951940255</c:v>
                </c:pt>
                <c:pt idx="1375">
                  <c:v>-8.4282925420741304</c:v>
                </c:pt>
                <c:pt idx="1376">
                  <c:v>-6.8693032625358201</c:v>
                </c:pt>
                <c:pt idx="1377">
                  <c:v>-5.9542949714652158</c:v>
                </c:pt>
                <c:pt idx="1378">
                  <c:v>-6.27235257091378</c:v>
                </c:pt>
                <c:pt idx="1379">
                  <c:v>-6.9251236547655042</c:v>
                </c:pt>
                <c:pt idx="1380">
                  <c:v>-6.7885816349616208</c:v>
                </c:pt>
                <c:pt idx="1381">
                  <c:v>-6.1295028377748038</c:v>
                </c:pt>
                <c:pt idx="1382">
                  <c:v>-5.2778634016932813</c:v>
                </c:pt>
                <c:pt idx="1383">
                  <c:v>-4.2623622677873154</c:v>
                </c:pt>
                <c:pt idx="1384">
                  <c:v>-3.9091551115573742</c:v>
                </c:pt>
                <c:pt idx="1385">
                  <c:v>-4.4773127118111553</c:v>
                </c:pt>
                <c:pt idx="1386">
                  <c:v>-5.9300759655488724</c:v>
                </c:pt>
                <c:pt idx="1387">
                  <c:v>-6.9871949407736196</c:v>
                </c:pt>
                <c:pt idx="1388">
                  <c:v>-6.4490740040558743</c:v>
                </c:pt>
                <c:pt idx="1389">
                  <c:v>-6.9043768560093879</c:v>
                </c:pt>
                <c:pt idx="1390">
                  <c:v>-9.1221022519324944</c:v>
                </c:pt>
                <c:pt idx="1391">
                  <c:v>-13.013396901128166</c:v>
                </c:pt>
                <c:pt idx="1392">
                  <c:v>-15.799916445148563</c:v>
                </c:pt>
                <c:pt idx="1393">
                  <c:v>-18.328990136899314</c:v>
                </c:pt>
                <c:pt idx="1394">
                  <c:v>-20.937563027316088</c:v>
                </c:pt>
                <c:pt idx="1395">
                  <c:v>-22.563752817249952</c:v>
                </c:pt>
                <c:pt idx="1396">
                  <c:v>-16.535214537533609</c:v>
                </c:pt>
                <c:pt idx="1397">
                  <c:v>-4.4069752031209202</c:v>
                </c:pt>
                <c:pt idx="1398">
                  <c:v>1.170351315002836E-2</c:v>
                </c:pt>
                <c:pt idx="1399">
                  <c:v>-8.575345899996714</c:v>
                </c:pt>
                <c:pt idx="1400">
                  <c:v>-21.952272936561243</c:v>
                </c:pt>
                <c:pt idx="1401">
                  <c:v>-33.749127977784276</c:v>
                </c:pt>
                <c:pt idx="1402">
                  <c:v>-44.042582169634109</c:v>
                </c:pt>
                <c:pt idx="1403">
                  <c:v>-47.221273774866262</c:v>
                </c:pt>
                <c:pt idx="1404">
                  <c:v>-40.652053846492336</c:v>
                </c:pt>
                <c:pt idx="1405">
                  <c:v>-29.081485537207683</c:v>
                </c:pt>
                <c:pt idx="1406">
                  <c:v>-22.196434746148881</c:v>
                </c:pt>
                <c:pt idx="1407">
                  <c:v>-16.447897998265077</c:v>
                </c:pt>
                <c:pt idx="1408">
                  <c:v>-10.45363054373515</c:v>
                </c:pt>
                <c:pt idx="1409">
                  <c:v>-6.4005335034864679</c:v>
                </c:pt>
                <c:pt idx="1410">
                  <c:v>-4.0376712962646515</c:v>
                </c:pt>
                <c:pt idx="1411">
                  <c:v>-2.8032011932429062</c:v>
                </c:pt>
                <c:pt idx="1412">
                  <c:v>-3.1677766411884347</c:v>
                </c:pt>
                <c:pt idx="1413">
                  <c:v>-3.8667984272937428</c:v>
                </c:pt>
                <c:pt idx="1414">
                  <c:v>-4.8503867160370726</c:v>
                </c:pt>
                <c:pt idx="1415">
                  <c:v>-4.2023530209481255</c:v>
                </c:pt>
                <c:pt idx="1416">
                  <c:v>-1.9856788729362842</c:v>
                </c:pt>
                <c:pt idx="1417">
                  <c:v>0.88736918282616095</c:v>
                </c:pt>
                <c:pt idx="1418">
                  <c:v>4.2661085315916596</c:v>
                </c:pt>
                <c:pt idx="1419">
                  <c:v>7.7190340529759682</c:v>
                </c:pt>
                <c:pt idx="1420">
                  <c:v>10.494578082808818</c:v>
                </c:pt>
                <c:pt idx="1421">
                  <c:v>12.621824982565338</c:v>
                </c:pt>
                <c:pt idx="1422">
                  <c:v>13.539116794565134</c:v>
                </c:pt>
                <c:pt idx="1423">
                  <c:v>13.681288436640987</c:v>
                </c:pt>
                <c:pt idx="1424">
                  <c:v>13.211486935940124</c:v>
                </c:pt>
                <c:pt idx="1425">
                  <c:v>12.341204215876992</c:v>
                </c:pt>
                <c:pt idx="1426">
                  <c:v>11.072409295461419</c:v>
                </c:pt>
                <c:pt idx="1427">
                  <c:v>10.046083286448971</c:v>
                </c:pt>
                <c:pt idx="1428">
                  <c:v>8.4246062568080795</c:v>
                </c:pt>
                <c:pt idx="1429">
                  <c:v>6.7923968593205863</c:v>
                </c:pt>
                <c:pt idx="1430">
                  <c:v>5.6618848786553251</c:v>
                </c:pt>
                <c:pt idx="1431">
                  <c:v>3.9906395752278536</c:v>
                </c:pt>
                <c:pt idx="1432">
                  <c:v>2.4810942752426999</c:v>
                </c:pt>
                <c:pt idx="1433">
                  <c:v>0.94788568372805182</c:v>
                </c:pt>
                <c:pt idx="1434">
                  <c:v>-3.0235350400129823E-2</c:v>
                </c:pt>
                <c:pt idx="1435">
                  <c:v>-0.79489347234084906</c:v>
                </c:pt>
                <c:pt idx="1436">
                  <c:v>-1.4071775495452956</c:v>
                </c:pt>
                <c:pt idx="1437">
                  <c:v>-0.37197154533897475</c:v>
                </c:pt>
                <c:pt idx="1438">
                  <c:v>1.2151685555255203</c:v>
                </c:pt>
                <c:pt idx="1439">
                  <c:v>1.2283834968822502</c:v>
                </c:pt>
                <c:pt idx="1440">
                  <c:v>9.3748555048901158E-2</c:v>
                </c:pt>
                <c:pt idx="1441">
                  <c:v>-0.64412388756189132</c:v>
                </c:pt>
                <c:pt idx="1442">
                  <c:v>-1.8276979383868452</c:v>
                </c:pt>
                <c:pt idx="1443">
                  <c:v>-2.9521433697988217</c:v>
                </c:pt>
                <c:pt idx="1444">
                  <c:v>-8.5420350785644672</c:v>
                </c:pt>
                <c:pt idx="1445">
                  <c:v>-13.011018909298318</c:v>
                </c:pt>
                <c:pt idx="1446">
                  <c:v>-17.190456993940266</c:v>
                </c:pt>
                <c:pt idx="1447">
                  <c:v>-24.50311124375601</c:v>
                </c:pt>
                <c:pt idx="1448">
                  <c:v>-33.899716875714823</c:v>
                </c:pt>
                <c:pt idx="1449">
                  <c:v>-36.614924504182376</c:v>
                </c:pt>
                <c:pt idx="1450">
                  <c:v>-36.124162201512398</c:v>
                </c:pt>
                <c:pt idx="1451">
                  <c:v>-32.10929469342809</c:v>
                </c:pt>
                <c:pt idx="1452">
                  <c:v>-34.263808909039327</c:v>
                </c:pt>
                <c:pt idx="1453">
                  <c:v>-32.614463105656526</c:v>
                </c:pt>
                <c:pt idx="1454">
                  <c:v>-25.642079684844745</c:v>
                </c:pt>
                <c:pt idx="1455">
                  <c:v>-19.295325356864225</c:v>
                </c:pt>
                <c:pt idx="1456">
                  <c:v>-19.430455548591755</c:v>
                </c:pt>
                <c:pt idx="1457">
                  <c:v>-20.52902274938355</c:v>
                </c:pt>
                <c:pt idx="1458">
                  <c:v>-20.603957381438409</c:v>
                </c:pt>
                <c:pt idx="1459">
                  <c:v>-18.929231300727828</c:v>
                </c:pt>
                <c:pt idx="1460">
                  <c:v>-16.030587929098989</c:v>
                </c:pt>
                <c:pt idx="1461">
                  <c:v>-15.298259955320042</c:v>
                </c:pt>
                <c:pt idx="1462">
                  <c:v>-15.942184129830673</c:v>
                </c:pt>
                <c:pt idx="1463">
                  <c:v>-16.412695909934722</c:v>
                </c:pt>
                <c:pt idx="1464">
                  <c:v>-17.333762774495511</c:v>
                </c:pt>
                <c:pt idx="1465">
                  <c:v>-17.649622017065816</c:v>
                </c:pt>
                <c:pt idx="1466">
                  <c:v>-16.541479201707734</c:v>
                </c:pt>
                <c:pt idx="1467">
                  <c:v>-14.419442991238705</c:v>
                </c:pt>
                <c:pt idx="1468">
                  <c:v>-11.996359371204381</c:v>
                </c:pt>
                <c:pt idx="1469">
                  <c:v>-10.424425458955033</c:v>
                </c:pt>
                <c:pt idx="1470">
                  <c:v>-9.8901550181142728</c:v>
                </c:pt>
                <c:pt idx="1471">
                  <c:v>-10.456191671515926</c:v>
                </c:pt>
                <c:pt idx="1472">
                  <c:v>-11.133577091973516</c:v>
                </c:pt>
                <c:pt idx="1473">
                  <c:v>-10.286234109008582</c:v>
                </c:pt>
                <c:pt idx="1474">
                  <c:v>-9.1676636032927732</c:v>
                </c:pt>
                <c:pt idx="1475">
                  <c:v>-7.6826854896531387</c:v>
                </c:pt>
                <c:pt idx="1476">
                  <c:v>-6.2408897277785895</c:v>
                </c:pt>
                <c:pt idx="1477">
                  <c:v>-5.9630864135224684</c:v>
                </c:pt>
                <c:pt idx="1478">
                  <c:v>-7.8758415184101072</c:v>
                </c:pt>
                <c:pt idx="1479">
                  <c:v>-11.360549524058419</c:v>
                </c:pt>
                <c:pt idx="1480">
                  <c:v>-13.922447056335953</c:v>
                </c:pt>
                <c:pt idx="1481">
                  <c:v>-13.883355183520361</c:v>
                </c:pt>
                <c:pt idx="1482">
                  <c:v>-13.528725104563055</c:v>
                </c:pt>
                <c:pt idx="1483">
                  <c:v>-12.657395121025393</c:v>
                </c:pt>
                <c:pt idx="1484">
                  <c:v>-12.649230026399787</c:v>
                </c:pt>
                <c:pt idx="1485">
                  <c:v>-12.386489601408831</c:v>
                </c:pt>
                <c:pt idx="1486">
                  <c:v>-11.050329419616174</c:v>
                </c:pt>
                <c:pt idx="1487">
                  <c:v>-19.922464990363093</c:v>
                </c:pt>
                <c:pt idx="1488">
                  <c:v>-35.924642593054735</c:v>
                </c:pt>
                <c:pt idx="1489">
                  <c:v>-44.62934073947558</c:v>
                </c:pt>
                <c:pt idx="1490">
                  <c:v>-46.80579682429898</c:v>
                </c:pt>
                <c:pt idx="1491">
                  <c:v>-48.386849532919754</c:v>
                </c:pt>
                <c:pt idx="1492">
                  <c:v>-44.387983861217201</c:v>
                </c:pt>
                <c:pt idx="1493">
                  <c:v>-34.621665820798221</c:v>
                </c:pt>
                <c:pt idx="1494">
                  <c:v>-23.259311808443162</c:v>
                </c:pt>
                <c:pt idx="1495">
                  <c:v>-14.316451431733761</c:v>
                </c:pt>
                <c:pt idx="1496">
                  <c:v>-8.5722568803151518</c:v>
                </c:pt>
                <c:pt idx="1497">
                  <c:v>-7.0158686350224793</c:v>
                </c:pt>
                <c:pt idx="1498">
                  <c:v>-5.9295779868049872</c:v>
                </c:pt>
                <c:pt idx="1499">
                  <c:v>-5.4558461798400906</c:v>
                </c:pt>
                <c:pt idx="1500">
                  <c:v>-5.858637311342263</c:v>
                </c:pt>
                <c:pt idx="1501">
                  <c:v>-5.5775014719665927</c:v>
                </c:pt>
                <c:pt idx="1502">
                  <c:v>-5.1225865431083282</c:v>
                </c:pt>
                <c:pt idx="1503">
                  <c:v>-4.8063845081046557</c:v>
                </c:pt>
                <c:pt idx="1504">
                  <c:v>-4.3233163927978602</c:v>
                </c:pt>
                <c:pt idx="1505">
                  <c:v>-3.6479617842868159</c:v>
                </c:pt>
                <c:pt idx="1506">
                  <c:v>-2.9851995169716399</c:v>
                </c:pt>
                <c:pt idx="1507">
                  <c:v>-2.3991855193095954</c:v>
                </c:pt>
                <c:pt idx="1508">
                  <c:v>-1.859006284415337</c:v>
                </c:pt>
                <c:pt idx="1509">
                  <c:v>-1.3450742858255724</c:v>
                </c:pt>
                <c:pt idx="1510">
                  <c:v>-1.0508685098682686</c:v>
                </c:pt>
                <c:pt idx="1511">
                  <c:v>-0.93316890924625073</c:v>
                </c:pt>
                <c:pt idx="1512">
                  <c:v>-1.0541678706594133</c:v>
                </c:pt>
                <c:pt idx="1513">
                  <c:v>-1.694297773602051</c:v>
                </c:pt>
                <c:pt idx="1514">
                  <c:v>-2.7535923658203396</c:v>
                </c:pt>
                <c:pt idx="1515">
                  <c:v>-4.2155249173042062</c:v>
                </c:pt>
                <c:pt idx="1516">
                  <c:v>-5.8527189140670917</c:v>
                </c:pt>
                <c:pt idx="1517">
                  <c:v>-7.2599081873355997</c:v>
                </c:pt>
                <c:pt idx="1518">
                  <c:v>-8.1025929730141559</c:v>
                </c:pt>
                <c:pt idx="1519">
                  <c:v>-7.575446408145373</c:v>
                </c:pt>
                <c:pt idx="1520">
                  <c:v>-7.0393802062899589</c:v>
                </c:pt>
                <c:pt idx="1521">
                  <c:v>-5.1626316428320465</c:v>
                </c:pt>
                <c:pt idx="1522">
                  <c:v>-1.3750046803023765</c:v>
                </c:pt>
                <c:pt idx="1523">
                  <c:v>-0.16406905582523187</c:v>
                </c:pt>
                <c:pt idx="1524">
                  <c:v>0.7084613964103027</c:v>
                </c:pt>
                <c:pt idx="1525">
                  <c:v>0.23131005958748016</c:v>
                </c:pt>
                <c:pt idx="1526">
                  <c:v>-0.77775613786170361</c:v>
                </c:pt>
                <c:pt idx="1527">
                  <c:v>-3.4405057259043899</c:v>
                </c:pt>
                <c:pt idx="1528">
                  <c:v>-6.9034896113894941</c:v>
                </c:pt>
                <c:pt idx="1529">
                  <c:v>-14.494046389931075</c:v>
                </c:pt>
                <c:pt idx="1530">
                  <c:v>-14.960041818092254</c:v>
                </c:pt>
                <c:pt idx="1531">
                  <c:v>-13.565879869416202</c:v>
                </c:pt>
                <c:pt idx="1532">
                  <c:v>-16.815653897473577</c:v>
                </c:pt>
                <c:pt idx="1533">
                  <c:v>-20.275365355133555</c:v>
                </c:pt>
                <c:pt idx="1534">
                  <c:v>-21.640641663415394</c:v>
                </c:pt>
                <c:pt idx="1535">
                  <c:v>-27.96187665485024</c:v>
                </c:pt>
                <c:pt idx="1536">
                  <c:v>-31.10292827742126</c:v>
                </c:pt>
                <c:pt idx="1537">
                  <c:v>-30.435263202179311</c:v>
                </c:pt>
                <c:pt idx="1538">
                  <c:v>-29.16827190235788</c:v>
                </c:pt>
                <c:pt idx="1539">
                  <c:v>-25.260671634199181</c:v>
                </c:pt>
                <c:pt idx="1540">
                  <c:v>-20.740089452737539</c:v>
                </c:pt>
                <c:pt idx="1541">
                  <c:v>-21.639601105662063</c:v>
                </c:pt>
                <c:pt idx="1542">
                  <c:v>-21.255568312585414</c:v>
                </c:pt>
                <c:pt idx="1543">
                  <c:v>-19.377456808109912</c:v>
                </c:pt>
                <c:pt idx="1544">
                  <c:v>-18.589697483008365</c:v>
                </c:pt>
                <c:pt idx="1545">
                  <c:v>-17.295457237578997</c:v>
                </c:pt>
                <c:pt idx="1546">
                  <c:v>-17.45643059383648</c:v>
                </c:pt>
                <c:pt idx="1547">
                  <c:v>-17.287540542345127</c:v>
                </c:pt>
                <c:pt idx="1548">
                  <c:v>-16.660797698189462</c:v>
                </c:pt>
                <c:pt idx="1549">
                  <c:v>-16.153085545609841</c:v>
                </c:pt>
                <c:pt idx="1550">
                  <c:v>-15.77510344562347</c:v>
                </c:pt>
                <c:pt idx="1551">
                  <c:v>-15.993602388502739</c:v>
                </c:pt>
                <c:pt idx="1552">
                  <c:v>-15.779705490450661</c:v>
                </c:pt>
                <c:pt idx="1553">
                  <c:v>-15.487068715472876</c:v>
                </c:pt>
                <c:pt idx="1554">
                  <c:v>-14.95809919075943</c:v>
                </c:pt>
                <c:pt idx="1555">
                  <c:v>-14.07259019519123</c:v>
                </c:pt>
                <c:pt idx="1556">
                  <c:v>-13.482229569029965</c:v>
                </c:pt>
                <c:pt idx="1557">
                  <c:v>-12.083468043074737</c:v>
                </c:pt>
                <c:pt idx="1558">
                  <c:v>-11.063708940810979</c:v>
                </c:pt>
                <c:pt idx="1559">
                  <c:v>-10.6131756367749</c:v>
                </c:pt>
                <c:pt idx="1560">
                  <c:v>-11.292419627754768</c:v>
                </c:pt>
                <c:pt idx="1561">
                  <c:v>-12.263221749097271</c:v>
                </c:pt>
                <c:pt idx="1562">
                  <c:v>-13.512040426917842</c:v>
                </c:pt>
                <c:pt idx="1563">
                  <c:v>-13.864951883475065</c:v>
                </c:pt>
                <c:pt idx="1564">
                  <c:v>-12.815443297079884</c:v>
                </c:pt>
                <c:pt idx="1565">
                  <c:v>-12.908086051710669</c:v>
                </c:pt>
                <c:pt idx="1566">
                  <c:v>-14.831645896421055</c:v>
                </c:pt>
                <c:pt idx="1567">
                  <c:v>-18.552695440534638</c:v>
                </c:pt>
                <c:pt idx="1568">
                  <c:v>-24.431907444141199</c:v>
                </c:pt>
                <c:pt idx="1569">
                  <c:v>-31.800690671958339</c:v>
                </c:pt>
                <c:pt idx="1570">
                  <c:v>-35.681104918167229</c:v>
                </c:pt>
                <c:pt idx="1571">
                  <c:v>-34.378476751744621</c:v>
                </c:pt>
                <c:pt idx="1572">
                  <c:v>-32.068515424934183</c:v>
                </c:pt>
                <c:pt idx="1573">
                  <c:v>-27.707802868289477</c:v>
                </c:pt>
                <c:pt idx="1574">
                  <c:v>-24.410359852217422</c:v>
                </c:pt>
                <c:pt idx="1575">
                  <c:v>-20.815044473661946</c:v>
                </c:pt>
                <c:pt idx="1576">
                  <c:v>-22.226213312816977</c:v>
                </c:pt>
                <c:pt idx="1577">
                  <c:v>-21.73486377289256</c:v>
                </c:pt>
                <c:pt idx="1578">
                  <c:v>-19.210545437555108</c:v>
                </c:pt>
                <c:pt idx="1579">
                  <c:v>-14.692348199266894</c:v>
                </c:pt>
                <c:pt idx="1580">
                  <c:v>-10.148873527957351</c:v>
                </c:pt>
                <c:pt idx="1581">
                  <c:v>-7.2428566246353752</c:v>
                </c:pt>
                <c:pt idx="1582">
                  <c:v>-5.9333525691345308</c:v>
                </c:pt>
                <c:pt idx="1583">
                  <c:v>-5.0399835978907515</c:v>
                </c:pt>
                <c:pt idx="1584">
                  <c:v>-4.594617852867346</c:v>
                </c:pt>
                <c:pt idx="1585">
                  <c:v>-4.084795872253232</c:v>
                </c:pt>
                <c:pt idx="1586">
                  <c:v>-4.0013757029641361</c:v>
                </c:pt>
                <c:pt idx="1587">
                  <c:v>-3.7346686887714289</c:v>
                </c:pt>
                <c:pt idx="1588">
                  <c:v>-3.6703223902762425</c:v>
                </c:pt>
                <c:pt idx="1589">
                  <c:v>-3.4910987486556584</c:v>
                </c:pt>
                <c:pt idx="1590">
                  <c:v>-2.9134824958129242</c:v>
                </c:pt>
                <c:pt idx="1591">
                  <c:v>-2.2576240791796196</c:v>
                </c:pt>
                <c:pt idx="1592">
                  <c:v>-1.9244317480143507</c:v>
                </c:pt>
                <c:pt idx="1593">
                  <c:v>-2.1191251914843372</c:v>
                </c:pt>
                <c:pt idx="1594">
                  <c:v>-2.8761838949358629</c:v>
                </c:pt>
                <c:pt idx="1595">
                  <c:v>-3.7390215640481776</c:v>
                </c:pt>
                <c:pt idx="1596">
                  <c:v>-5.307497792438765</c:v>
                </c:pt>
                <c:pt idx="1597">
                  <c:v>-6.5504467045480208</c:v>
                </c:pt>
                <c:pt idx="1598">
                  <c:v>-7.130272874104266</c:v>
                </c:pt>
                <c:pt idx="1599">
                  <c:v>-7.136653692016953</c:v>
                </c:pt>
                <c:pt idx="1600">
                  <c:v>-6.7399577708799043</c:v>
                </c:pt>
                <c:pt idx="1601">
                  <c:v>-6.4933804888570323</c:v>
                </c:pt>
                <c:pt idx="1602">
                  <c:v>-6.5156705404564148</c:v>
                </c:pt>
                <c:pt idx="1603">
                  <c:v>-7.7444989768059633</c:v>
                </c:pt>
                <c:pt idx="1604">
                  <c:v>-9.8453990540062861</c:v>
                </c:pt>
                <c:pt idx="1605">
                  <c:v>-12.05228621121188</c:v>
                </c:pt>
                <c:pt idx="1606">
                  <c:v>-12.362116721700181</c:v>
                </c:pt>
                <c:pt idx="1607">
                  <c:v>-8.8582333979432004</c:v>
                </c:pt>
                <c:pt idx="1608">
                  <c:v>-5.720763257038735</c:v>
                </c:pt>
                <c:pt idx="1609">
                  <c:v>-3.5539039138954092</c:v>
                </c:pt>
                <c:pt idx="1610">
                  <c:v>-4.0345418466465279</c:v>
                </c:pt>
                <c:pt idx="1611">
                  <c:v>-6.7346277773226682</c:v>
                </c:pt>
                <c:pt idx="1612">
                  <c:v>-9.5807961753021491</c:v>
                </c:pt>
                <c:pt idx="1613">
                  <c:v>-10.786756463607011</c:v>
                </c:pt>
                <c:pt idx="1614">
                  <c:v>-12.069300190094069</c:v>
                </c:pt>
                <c:pt idx="1615">
                  <c:v>-13.458369011333804</c:v>
                </c:pt>
                <c:pt idx="1616">
                  <c:v>-15.555206255653051</c:v>
                </c:pt>
                <c:pt idx="1617">
                  <c:v>-20.270148592553625</c:v>
                </c:pt>
                <c:pt idx="1618">
                  <c:v>-25.030786322049082</c:v>
                </c:pt>
                <c:pt idx="1619">
                  <c:v>-28.690497304847092</c:v>
                </c:pt>
                <c:pt idx="1620">
                  <c:v>-30.955444788093406</c:v>
                </c:pt>
                <c:pt idx="1621">
                  <c:v>-31.321444135026724</c:v>
                </c:pt>
                <c:pt idx="1622">
                  <c:v>-30.440153259871973</c:v>
                </c:pt>
                <c:pt idx="1623">
                  <c:v>-31.262124928852842</c:v>
                </c:pt>
                <c:pt idx="1624">
                  <c:v>-29.69666595959206</c:v>
                </c:pt>
                <c:pt idx="1625">
                  <c:v>-26.860385820297868</c:v>
                </c:pt>
                <c:pt idx="1626">
                  <c:v>-24.561859729389827</c:v>
                </c:pt>
                <c:pt idx="1627">
                  <c:v>-22.205016340814304</c:v>
                </c:pt>
                <c:pt idx="1628">
                  <c:v>-19.362050656841284</c:v>
                </c:pt>
                <c:pt idx="1629">
                  <c:v>-16.780100336667783</c:v>
                </c:pt>
                <c:pt idx="1630">
                  <c:v>-14.647221473697485</c:v>
                </c:pt>
                <c:pt idx="1631">
                  <c:v>-13.257082200647849</c:v>
                </c:pt>
                <c:pt idx="1632">
                  <c:v>-12.763632806190754</c:v>
                </c:pt>
                <c:pt idx="1633">
                  <c:v>-13.095683787726564</c:v>
                </c:pt>
                <c:pt idx="1634">
                  <c:v>-13.293657893505946</c:v>
                </c:pt>
                <c:pt idx="1635">
                  <c:v>-13.378888323270896</c:v>
                </c:pt>
                <c:pt idx="1636">
                  <c:v>-12.793647521482868</c:v>
                </c:pt>
                <c:pt idx="1637">
                  <c:v>-12.088779476685568</c:v>
                </c:pt>
                <c:pt idx="1638">
                  <c:v>-12.128127669121818</c:v>
                </c:pt>
                <c:pt idx="1639">
                  <c:v>-13.038926550474613</c:v>
                </c:pt>
                <c:pt idx="1640">
                  <c:v>-14.611060236731859</c:v>
                </c:pt>
                <c:pt idx="1641">
                  <c:v>-15.150184451476299</c:v>
                </c:pt>
                <c:pt idx="1642">
                  <c:v>-14.460770047133723</c:v>
                </c:pt>
                <c:pt idx="1643">
                  <c:v>-12.089786281961569</c:v>
                </c:pt>
                <c:pt idx="1644">
                  <c:v>-9.4580501640051278</c:v>
                </c:pt>
                <c:pt idx="1645">
                  <c:v>-7.4239694685248878</c:v>
                </c:pt>
                <c:pt idx="1646">
                  <c:v>-6.8048899247665258</c:v>
                </c:pt>
                <c:pt idx="1647">
                  <c:v>-8.9721963379746974</c:v>
                </c:pt>
                <c:pt idx="1648">
                  <c:v>-14.191180791237985</c:v>
                </c:pt>
                <c:pt idx="1649">
                  <c:v>-17.888324030782034</c:v>
                </c:pt>
                <c:pt idx="1650">
                  <c:v>-19.018515800143945</c:v>
                </c:pt>
                <c:pt idx="1651">
                  <c:v>-17.009249060131303</c:v>
                </c:pt>
                <c:pt idx="1652">
                  <c:v>-14.469448476802604</c:v>
                </c:pt>
                <c:pt idx="1653">
                  <c:v>-13.866521209496353</c:v>
                </c:pt>
                <c:pt idx="1654">
                  <c:v>-16.564424579317897</c:v>
                </c:pt>
                <c:pt idx="1655">
                  <c:v>-23.619476365885895</c:v>
                </c:pt>
                <c:pt idx="1656">
                  <c:v>-33.975170619582698</c:v>
                </c:pt>
                <c:pt idx="1657">
                  <c:v>-37.184498336125131</c:v>
                </c:pt>
                <c:pt idx="1658">
                  <c:v>-39.035813895270593</c:v>
                </c:pt>
                <c:pt idx="1659">
                  <c:v>-38.606910900268893</c:v>
                </c:pt>
                <c:pt idx="1660">
                  <c:v>-35.65105058384929</c:v>
                </c:pt>
                <c:pt idx="1661">
                  <c:v>-31.194644389164715</c:v>
                </c:pt>
                <c:pt idx="1662">
                  <c:v>-28.984897903658929</c:v>
                </c:pt>
                <c:pt idx="1663">
                  <c:v>-22.841882918767102</c:v>
                </c:pt>
                <c:pt idx="1664">
                  <c:v>-15.191149423584536</c:v>
                </c:pt>
                <c:pt idx="1665">
                  <c:v>-9.3916581897517979</c:v>
                </c:pt>
                <c:pt idx="1666">
                  <c:v>-6.1090056505647921</c:v>
                </c:pt>
                <c:pt idx="1667">
                  <c:v>-5.6023472381358559</c:v>
                </c:pt>
                <c:pt idx="1668">
                  <c:v>-5.2411886164120194</c:v>
                </c:pt>
                <c:pt idx="1669">
                  <c:v>-4.9943951816669854</c:v>
                </c:pt>
                <c:pt idx="1670">
                  <c:v>-5.4518675024491232</c:v>
                </c:pt>
                <c:pt idx="1671">
                  <c:v>-6.6273903035044883</c:v>
                </c:pt>
                <c:pt idx="1672">
                  <c:v>-7.7488901222755553</c:v>
                </c:pt>
                <c:pt idx="1673">
                  <c:v>-8.320346108120221</c:v>
                </c:pt>
                <c:pt idx="1674">
                  <c:v>-7.8204037729815612</c:v>
                </c:pt>
                <c:pt idx="1675">
                  <c:v>-6.2339555937487958</c:v>
                </c:pt>
                <c:pt idx="1676">
                  <c:v>-4.4699625045282945</c:v>
                </c:pt>
                <c:pt idx="1677">
                  <c:v>-2.3224549721149947</c:v>
                </c:pt>
                <c:pt idx="1678">
                  <c:v>-0.41043084934848806</c:v>
                </c:pt>
                <c:pt idx="1679">
                  <c:v>1.124844615890338</c:v>
                </c:pt>
                <c:pt idx="1680">
                  <c:v>1.9568428300279601</c:v>
                </c:pt>
                <c:pt idx="1681">
                  <c:v>2.3925185643225544</c:v>
                </c:pt>
                <c:pt idx="1682">
                  <c:v>3.1440438028951765</c:v>
                </c:pt>
                <c:pt idx="1683">
                  <c:v>3.8763612124303299</c:v>
                </c:pt>
                <c:pt idx="1684">
                  <c:v>4.5938640196623721</c:v>
                </c:pt>
                <c:pt idx="1685">
                  <c:v>4.8061117763481667</c:v>
                </c:pt>
                <c:pt idx="1686">
                  <c:v>4.0029197426969274</c:v>
                </c:pt>
                <c:pt idx="1687">
                  <c:v>2.6657129808012092</c:v>
                </c:pt>
                <c:pt idx="1688">
                  <c:v>1.238375221822525</c:v>
                </c:pt>
                <c:pt idx="1689">
                  <c:v>0.49086433338664043</c:v>
                </c:pt>
                <c:pt idx="1690">
                  <c:v>0.27487255649918152</c:v>
                </c:pt>
                <c:pt idx="1691">
                  <c:v>-0.57893334192218959</c:v>
                </c:pt>
                <c:pt idx="1692">
                  <c:v>-1.029201849826723</c:v>
                </c:pt>
                <c:pt idx="1693">
                  <c:v>-1.741170044050308</c:v>
                </c:pt>
                <c:pt idx="1694">
                  <c:v>-3.094543755243675</c:v>
                </c:pt>
                <c:pt idx="1695">
                  <c:v>-5.3774077990985392</c:v>
                </c:pt>
                <c:pt idx="1696">
                  <c:v>-4.7264104074208078</c:v>
                </c:pt>
                <c:pt idx="1697">
                  <c:v>-0.67477920118997448</c:v>
                </c:pt>
                <c:pt idx="1698">
                  <c:v>1.5402103960570279</c:v>
                </c:pt>
                <c:pt idx="1699">
                  <c:v>3.6165608561508047</c:v>
                </c:pt>
                <c:pt idx="1700">
                  <c:v>2.9578023795998645</c:v>
                </c:pt>
                <c:pt idx="1701">
                  <c:v>2.9865387279635081</c:v>
                </c:pt>
                <c:pt idx="1702">
                  <c:v>2.4356965216907702</c:v>
                </c:pt>
                <c:pt idx="1703">
                  <c:v>0.43971847015897431</c:v>
                </c:pt>
                <c:pt idx="1704">
                  <c:v>-2.9867424801244939</c:v>
                </c:pt>
                <c:pt idx="1705">
                  <c:v>-16.295253578035993</c:v>
                </c:pt>
                <c:pt idx="1706">
                  <c:v>-26.93362536674352</c:v>
                </c:pt>
                <c:pt idx="1707">
                  <c:v>-39.885865805077437</c:v>
                </c:pt>
                <c:pt idx="1708">
                  <c:v>-53.31443874285317</c:v>
                </c:pt>
                <c:pt idx="1709">
                  <c:v>-54.533289651316423</c:v>
                </c:pt>
                <c:pt idx="1710">
                  <c:v>-50.600012279284606</c:v>
                </c:pt>
                <c:pt idx="1711">
                  <c:v>-43.048532872693841</c:v>
                </c:pt>
                <c:pt idx="1712">
                  <c:v>-32.175871442151625</c:v>
                </c:pt>
                <c:pt idx="1713">
                  <c:v>-24.272753645399391</c:v>
                </c:pt>
                <c:pt idx="1714">
                  <c:v>-22.069135319595141</c:v>
                </c:pt>
                <c:pt idx="1715">
                  <c:v>-19.734081697531376</c:v>
                </c:pt>
                <c:pt idx="1716">
                  <c:v>-18.441314350973755</c:v>
                </c:pt>
                <c:pt idx="1717">
                  <c:v>-18.561081029061032</c:v>
                </c:pt>
                <c:pt idx="1718">
                  <c:v>-18.224193206546833</c:v>
                </c:pt>
                <c:pt idx="1719">
                  <c:v>-17.891056529506361</c:v>
                </c:pt>
                <c:pt idx="1720">
                  <c:v>-17.526825920790479</c:v>
                </c:pt>
                <c:pt idx="1721">
                  <c:v>-16.881178411352401</c:v>
                </c:pt>
                <c:pt idx="1722">
                  <c:v>-16.340578620907255</c:v>
                </c:pt>
                <c:pt idx="1723">
                  <c:v>-15.733240075823216</c:v>
                </c:pt>
                <c:pt idx="1724">
                  <c:v>-14.890656168744057</c:v>
                </c:pt>
                <c:pt idx="1725">
                  <c:v>-13.695238142603602</c:v>
                </c:pt>
                <c:pt idx="1726">
                  <c:v>-12.70190844702244</c:v>
                </c:pt>
                <c:pt idx="1727">
                  <c:v>-11.260789892785064</c:v>
                </c:pt>
                <c:pt idx="1728">
                  <c:v>-9.3009808483214691</c:v>
                </c:pt>
                <c:pt idx="1729">
                  <c:v>-7.829652659792214</c:v>
                </c:pt>
                <c:pt idx="1730">
                  <c:v>-8.8904691999392362</c:v>
                </c:pt>
                <c:pt idx="1731">
                  <c:v>-11.105421566521862</c:v>
                </c:pt>
                <c:pt idx="1732">
                  <c:v>-10.639393679517646</c:v>
                </c:pt>
                <c:pt idx="1733">
                  <c:v>-8.7303559107501574</c:v>
                </c:pt>
                <c:pt idx="1734">
                  <c:v>-7.953487329325938</c:v>
                </c:pt>
                <c:pt idx="1735">
                  <c:v>-8.2749348389990338</c:v>
                </c:pt>
                <c:pt idx="1736">
                  <c:v>-10.282134722850575</c:v>
                </c:pt>
                <c:pt idx="1737">
                  <c:v>-14.058539682154352</c:v>
                </c:pt>
                <c:pt idx="1738">
                  <c:v>-18.866835104119382</c:v>
                </c:pt>
                <c:pt idx="1739">
                  <c:v>-24.561107315733764</c:v>
                </c:pt>
                <c:pt idx="1740">
                  <c:v>-29.974624571377348</c:v>
                </c:pt>
                <c:pt idx="1741">
                  <c:v>-33.001681618323666</c:v>
                </c:pt>
                <c:pt idx="1742">
                  <c:v>-25.06119109466249</c:v>
                </c:pt>
                <c:pt idx="1743">
                  <c:v>-13.922237582449366</c:v>
                </c:pt>
                <c:pt idx="1744">
                  <c:v>-16.394278722197438</c:v>
                </c:pt>
                <c:pt idx="1745">
                  <c:v>-23.231542837506076</c:v>
                </c:pt>
                <c:pt idx="1746">
                  <c:v>-24.666925907603488</c:v>
                </c:pt>
                <c:pt idx="1747">
                  <c:v>-22.860791378240958</c:v>
                </c:pt>
                <c:pt idx="1748">
                  <c:v>-20.767594595394275</c:v>
                </c:pt>
                <c:pt idx="1749">
                  <c:v>-20.043091366470787</c:v>
                </c:pt>
                <c:pt idx="1750">
                  <c:v>-17.873260470752875</c:v>
                </c:pt>
                <c:pt idx="1751">
                  <c:v>-15.64491140077957</c:v>
                </c:pt>
                <c:pt idx="1752">
                  <c:v>-13.270163954660719</c:v>
                </c:pt>
                <c:pt idx="1753">
                  <c:v>-11.278450780690445</c:v>
                </c:pt>
                <c:pt idx="1754">
                  <c:v>-10.824387571166458</c:v>
                </c:pt>
                <c:pt idx="1755">
                  <c:v>-10.295861705201544</c:v>
                </c:pt>
                <c:pt idx="1756">
                  <c:v>-9.4155125424871553</c:v>
                </c:pt>
                <c:pt idx="1757">
                  <c:v>-7.980549982048176</c:v>
                </c:pt>
                <c:pt idx="1758">
                  <c:v>-5.8943214354865301</c:v>
                </c:pt>
                <c:pt idx="1759">
                  <c:v>-3.9798617955219369</c:v>
                </c:pt>
                <c:pt idx="1760">
                  <c:v>-1.9420082187657506</c:v>
                </c:pt>
                <c:pt idx="1761">
                  <c:v>-0.28418748660782206</c:v>
                </c:pt>
                <c:pt idx="1762">
                  <c:v>0.92030710362474866</c:v>
                </c:pt>
                <c:pt idx="1763">
                  <c:v>1.4888739152122972</c:v>
                </c:pt>
                <c:pt idx="1764">
                  <c:v>0.82022918083500784</c:v>
                </c:pt>
                <c:pt idx="1765">
                  <c:v>-0.67013039872060798</c:v>
                </c:pt>
                <c:pt idx="1766">
                  <c:v>-1.5944292095941375</c:v>
                </c:pt>
                <c:pt idx="1767">
                  <c:v>-3.0752621882650835</c:v>
                </c:pt>
                <c:pt idx="1768">
                  <c:v>-4.3293637273053331</c:v>
                </c:pt>
                <c:pt idx="1769">
                  <c:v>-6.1922308402745259</c:v>
                </c:pt>
                <c:pt idx="1770">
                  <c:v>-7.9874547659222941</c:v>
                </c:pt>
                <c:pt idx="1771">
                  <c:v>-9.5915644500306119</c:v>
                </c:pt>
                <c:pt idx="1772">
                  <c:v>-10.51880473721026</c:v>
                </c:pt>
                <c:pt idx="1773">
                  <c:v>-11.243114105284754</c:v>
                </c:pt>
                <c:pt idx="1774">
                  <c:v>-12.71988375486344</c:v>
                </c:pt>
                <c:pt idx="1775">
                  <c:v>-13.026217770506962</c:v>
                </c:pt>
                <c:pt idx="1776">
                  <c:v>-8.8623329266649531</c:v>
                </c:pt>
                <c:pt idx="1777">
                  <c:v>-7.0244675397836183</c:v>
                </c:pt>
                <c:pt idx="1778">
                  <c:v>-5.887148269425909</c:v>
                </c:pt>
                <c:pt idx="1779">
                  <c:v>-6.2803280830035577</c:v>
                </c:pt>
                <c:pt idx="1780">
                  <c:v>-8.0749145835517329</c:v>
                </c:pt>
                <c:pt idx="1781">
                  <c:v>-11.24676019157099</c:v>
                </c:pt>
                <c:pt idx="1782">
                  <c:v>-16.394912629265551</c:v>
                </c:pt>
                <c:pt idx="1783">
                  <c:v>-23.002403378215291</c:v>
                </c:pt>
                <c:pt idx="1784">
                  <c:v>-26.82140279704787</c:v>
                </c:pt>
                <c:pt idx="1785">
                  <c:v>-29.363134236452122</c:v>
                </c:pt>
                <c:pt idx="1786">
                  <c:v>-28.131685225264572</c:v>
                </c:pt>
                <c:pt idx="1787">
                  <c:v>-31.76178322285168</c:v>
                </c:pt>
                <c:pt idx="1788">
                  <c:v>-37.156141876234251</c:v>
                </c:pt>
                <c:pt idx="1789">
                  <c:v>-39.65885470453459</c:v>
                </c:pt>
                <c:pt idx="1790">
                  <c:v>-37.656398305328359</c:v>
                </c:pt>
                <c:pt idx="1791">
                  <c:v>-30.134118633593989</c:v>
                </c:pt>
                <c:pt idx="1792">
                  <c:v>-27.165966416690743</c:v>
                </c:pt>
                <c:pt idx="1793">
                  <c:v>-20.444662322629707</c:v>
                </c:pt>
                <c:pt idx="1794">
                  <c:v>-15.710100787315939</c:v>
                </c:pt>
                <c:pt idx="1795">
                  <c:v>-13.779333230988371</c:v>
                </c:pt>
                <c:pt idx="1796">
                  <c:v>-12.563518418213745</c:v>
                </c:pt>
                <c:pt idx="1797">
                  <c:v>-11.743695123709646</c:v>
                </c:pt>
                <c:pt idx="1798">
                  <c:v>-10.005017287792713</c:v>
                </c:pt>
                <c:pt idx="1799">
                  <c:v>-8.9274871686833475</c:v>
                </c:pt>
                <c:pt idx="1800">
                  <c:v>-7.6719518192607881</c:v>
                </c:pt>
                <c:pt idx="1801">
                  <c:v>-7.1379676350100212</c:v>
                </c:pt>
                <c:pt idx="1802">
                  <c:v>-6.7270370899339502</c:v>
                </c:pt>
                <c:pt idx="1803">
                  <c:v>-5.9742545711363588</c:v>
                </c:pt>
                <c:pt idx="1804">
                  <c:v>-5.1850437904317639</c:v>
                </c:pt>
                <c:pt idx="1805">
                  <c:v>-3.6500668115066985</c:v>
                </c:pt>
                <c:pt idx="1806">
                  <c:v>-1.9557248231032616</c:v>
                </c:pt>
                <c:pt idx="1807">
                  <c:v>-1.4176992641631811</c:v>
                </c:pt>
                <c:pt idx="1808">
                  <c:v>-1.9242721775583329</c:v>
                </c:pt>
                <c:pt idx="1809">
                  <c:v>-2.9947721919199664</c:v>
                </c:pt>
                <c:pt idx="1810">
                  <c:v>-3.9789562166471342</c:v>
                </c:pt>
                <c:pt idx="1811">
                  <c:v>-5.6468117405918701</c:v>
                </c:pt>
                <c:pt idx="1812">
                  <c:v>-6.9253581284004273</c:v>
                </c:pt>
                <c:pt idx="1813">
                  <c:v>-7.0114770322865558</c:v>
                </c:pt>
                <c:pt idx="1814">
                  <c:v>-6.9799421037517551</c:v>
                </c:pt>
                <c:pt idx="1815">
                  <c:v>-5.6155080242084514</c:v>
                </c:pt>
                <c:pt idx="1816">
                  <c:v>-3.5121052808111384</c:v>
                </c:pt>
                <c:pt idx="1817">
                  <c:v>-0.84086393006485949</c:v>
                </c:pt>
                <c:pt idx="1818">
                  <c:v>-0.43994481797897161</c:v>
                </c:pt>
                <c:pt idx="1819">
                  <c:v>-2.1778582382366443</c:v>
                </c:pt>
                <c:pt idx="1820">
                  <c:v>-6.5306208905143714</c:v>
                </c:pt>
                <c:pt idx="1821">
                  <c:v>-15.17204654612585</c:v>
                </c:pt>
                <c:pt idx="1822">
                  <c:v>-28.679904580714915</c:v>
                </c:pt>
                <c:pt idx="1823">
                  <c:v>-43.970742137394723</c:v>
                </c:pt>
                <c:pt idx="1824">
                  <c:v>-54.673984013154232</c:v>
                </c:pt>
                <c:pt idx="1825">
                  <c:v>-59.846053416448299</c:v>
                </c:pt>
                <c:pt idx="1826">
                  <c:v>-56.439318655992629</c:v>
                </c:pt>
                <c:pt idx="1827">
                  <c:v>-49.614973899542399</c:v>
                </c:pt>
                <c:pt idx="1828">
                  <c:v>-39.640501958267372</c:v>
                </c:pt>
                <c:pt idx="1829">
                  <c:v>-30.07005342317149</c:v>
                </c:pt>
                <c:pt idx="1830">
                  <c:v>-29.696890927396158</c:v>
                </c:pt>
                <c:pt idx="1831">
                  <c:v>-22.388142568925559</c:v>
                </c:pt>
                <c:pt idx="1832">
                  <c:v>-20.288775657001008</c:v>
                </c:pt>
                <c:pt idx="1833">
                  <c:v>-20.483387436353638</c:v>
                </c:pt>
                <c:pt idx="1834">
                  <c:v>-19.369851448666893</c:v>
                </c:pt>
                <c:pt idx="1835">
                  <c:v>-18.038171731491225</c:v>
                </c:pt>
                <c:pt idx="1836">
                  <c:v>-16.829792063637026</c:v>
                </c:pt>
                <c:pt idx="1837">
                  <c:v>-15.773535279285433</c:v>
                </c:pt>
                <c:pt idx="1838">
                  <c:v>-14.287796973071805</c:v>
                </c:pt>
                <c:pt idx="1839">
                  <c:v>-12.146634856446106</c:v>
                </c:pt>
                <c:pt idx="1840">
                  <c:v>-10.113815677397403</c:v>
                </c:pt>
                <c:pt idx="1841">
                  <c:v>-8.5968603676152515</c:v>
                </c:pt>
                <c:pt idx="1842">
                  <c:v>-7.7274547273200689</c:v>
                </c:pt>
                <c:pt idx="1843">
                  <c:v>-7.547665025113008</c:v>
                </c:pt>
                <c:pt idx="1844">
                  <c:v>-7.6754665539506579</c:v>
                </c:pt>
                <c:pt idx="1845">
                  <c:v>-7.6484462311399728</c:v>
                </c:pt>
                <c:pt idx="1846">
                  <c:v>-7.6095939544200872</c:v>
                </c:pt>
                <c:pt idx="1847">
                  <c:v>-7.1944631037918407</c:v>
                </c:pt>
                <c:pt idx="1848">
                  <c:v>-6.6503984684263324</c:v>
                </c:pt>
                <c:pt idx="1849">
                  <c:v>-6.3216424007304717</c:v>
                </c:pt>
                <c:pt idx="1850">
                  <c:v>-6.1339476378356954</c:v>
                </c:pt>
                <c:pt idx="1851">
                  <c:v>-6.5676597543998918</c:v>
                </c:pt>
                <c:pt idx="1852">
                  <c:v>-7.2548181095705786</c:v>
                </c:pt>
                <c:pt idx="1853">
                  <c:v>-9.0634812218655156</c:v>
                </c:pt>
                <c:pt idx="1854">
                  <c:v>-10.824792337443899</c:v>
                </c:pt>
                <c:pt idx="1855">
                  <c:v>-12.748394574067948</c:v>
                </c:pt>
                <c:pt idx="1856">
                  <c:v>-13.919493026945609</c:v>
                </c:pt>
                <c:pt idx="1857">
                  <c:v>-13.658536908997837</c:v>
                </c:pt>
                <c:pt idx="1858">
                  <c:v>-14.435115526503067</c:v>
                </c:pt>
                <c:pt idx="1859">
                  <c:v>-15.394520060218863</c:v>
                </c:pt>
                <c:pt idx="1860">
                  <c:v>-13.578418080947603</c:v>
                </c:pt>
                <c:pt idx="1861">
                  <c:v>-11.050230800635198</c:v>
                </c:pt>
                <c:pt idx="1862">
                  <c:v>-6.9241598180474897</c:v>
                </c:pt>
                <c:pt idx="1863">
                  <c:v>-7.119093893354985</c:v>
                </c:pt>
                <c:pt idx="1864">
                  <c:v>-8.9507823664089123</c:v>
                </c:pt>
                <c:pt idx="1865">
                  <c:v>-20.41287852412654</c:v>
                </c:pt>
                <c:pt idx="1866">
                  <c:v>-40.140311241498573</c:v>
                </c:pt>
                <c:pt idx="1867">
                  <c:v>-32.781020454692474</c:v>
                </c:pt>
                <c:pt idx="1868">
                  <c:v>-38.437687043466106</c:v>
                </c:pt>
                <c:pt idx="1869">
                  <c:v>-39.028692712950011</c:v>
                </c:pt>
                <c:pt idx="1870">
                  <c:v>-50.498702828419418</c:v>
                </c:pt>
                <c:pt idx="1871">
                  <c:v>-43.502804288052943</c:v>
                </c:pt>
                <c:pt idx="1872">
                  <c:v>-34.45663778483744</c:v>
                </c:pt>
                <c:pt idx="1873">
                  <c:v>-24.630419172611404</c:v>
                </c:pt>
                <c:pt idx="1874">
                  <c:v>-25.280616254369576</c:v>
                </c:pt>
                <c:pt idx="1875">
                  <c:v>-24.749891977160718</c:v>
                </c:pt>
                <c:pt idx="1876">
                  <c:v>-25.861729154978235</c:v>
                </c:pt>
                <c:pt idx="1877">
                  <c:v>-28.050010525216905</c:v>
                </c:pt>
                <c:pt idx="1878">
                  <c:v>-26.861675472585077</c:v>
                </c:pt>
                <c:pt idx="1879">
                  <c:v>-24.166855034259378</c:v>
                </c:pt>
                <c:pt idx="1880">
                  <c:v>-22.00195594880223</c:v>
                </c:pt>
                <c:pt idx="1881">
                  <c:v>-20.838871561220728</c:v>
                </c:pt>
                <c:pt idx="1882">
                  <c:v>-19.140274153837957</c:v>
                </c:pt>
                <c:pt idx="1883">
                  <c:v>-18.305370729418776</c:v>
                </c:pt>
                <c:pt idx="1884">
                  <c:v>-17.887840641315936</c:v>
                </c:pt>
                <c:pt idx="1885">
                  <c:v>-18.271487605881049</c:v>
                </c:pt>
                <c:pt idx="1886">
                  <c:v>-18.288340105675488</c:v>
                </c:pt>
                <c:pt idx="1887">
                  <c:v>-16.906329456648869</c:v>
                </c:pt>
                <c:pt idx="1888">
                  <c:v>-14.24145300029417</c:v>
                </c:pt>
                <c:pt idx="1889">
                  <c:v>-12.667455848042033</c:v>
                </c:pt>
                <c:pt idx="1890">
                  <c:v>-12.210291981312583</c:v>
                </c:pt>
                <c:pt idx="1891">
                  <c:v>-12.939936791152356</c:v>
                </c:pt>
                <c:pt idx="1892">
                  <c:v>-12.63138580535596</c:v>
                </c:pt>
                <c:pt idx="1893">
                  <c:v>-10.5832765798746</c:v>
                </c:pt>
                <c:pt idx="1894">
                  <c:v>-8.5785972841965759</c:v>
                </c:pt>
                <c:pt idx="1895">
                  <c:v>-7.3495034558660857</c:v>
                </c:pt>
                <c:pt idx="1896">
                  <c:v>-8.2546102387925497</c:v>
                </c:pt>
                <c:pt idx="1897">
                  <c:v>-8.9452764408355456</c:v>
                </c:pt>
                <c:pt idx="1898">
                  <c:v>-7.7953249790382815</c:v>
                </c:pt>
                <c:pt idx="1899">
                  <c:v>-5.8425160746458129</c:v>
                </c:pt>
                <c:pt idx="1900">
                  <c:v>-4.9051446983284173</c:v>
                </c:pt>
                <c:pt idx="1901">
                  <c:v>-4.6287966874289124</c:v>
                </c:pt>
                <c:pt idx="1902">
                  <c:v>-5.4995064826944873</c:v>
                </c:pt>
                <c:pt idx="1903">
                  <c:v>-5.1578234866971844</c:v>
                </c:pt>
                <c:pt idx="1904">
                  <c:v>-5.5086429723384764</c:v>
                </c:pt>
                <c:pt idx="1905">
                  <c:v>-6.5736546126579682</c:v>
                </c:pt>
                <c:pt idx="1906">
                  <c:v>-16.694663233819792</c:v>
                </c:pt>
                <c:pt idx="1907">
                  <c:v>-28.916109540192959</c:v>
                </c:pt>
                <c:pt idx="1908">
                  <c:v>-40.652532290286118</c:v>
                </c:pt>
                <c:pt idx="1909">
                  <c:v>-47.013515292678136</c:v>
                </c:pt>
                <c:pt idx="1910">
                  <c:v>-52.151032303720953</c:v>
                </c:pt>
                <c:pt idx="1911">
                  <c:v>-44.044480980914756</c:v>
                </c:pt>
                <c:pt idx="1912">
                  <c:v>-44.877965658864554</c:v>
                </c:pt>
                <c:pt idx="1913">
                  <c:v>-33.284439500020071</c:v>
                </c:pt>
                <c:pt idx="1914">
                  <c:v>-23.797732400809007</c:v>
                </c:pt>
                <c:pt idx="1915">
                  <c:v>-18.351221744350447</c:v>
                </c:pt>
                <c:pt idx="1916">
                  <c:v>-15.7067175255967</c:v>
                </c:pt>
                <c:pt idx="1917">
                  <c:v>-15.60203570944927</c:v>
                </c:pt>
                <c:pt idx="1918">
                  <c:v>-15.110859871257473</c:v>
                </c:pt>
                <c:pt idx="1919">
                  <c:v>-14.455928756885111</c:v>
                </c:pt>
                <c:pt idx="1920">
                  <c:v>-14.310958563234212</c:v>
                </c:pt>
                <c:pt idx="1921">
                  <c:v>-13.268447205898006</c:v>
                </c:pt>
                <c:pt idx="1922">
                  <c:v>-12.177769600492159</c:v>
                </c:pt>
                <c:pt idx="1923">
                  <c:v>-10.128375904409276</c:v>
                </c:pt>
                <c:pt idx="1924">
                  <c:v>-8.2621526462114154</c:v>
                </c:pt>
                <c:pt idx="1925">
                  <c:v>-7.0561344239429538</c:v>
                </c:pt>
                <c:pt idx="1926">
                  <c:v>-6.2758012707097963</c:v>
                </c:pt>
                <c:pt idx="1927">
                  <c:v>-6.3088807979087465</c:v>
                </c:pt>
                <c:pt idx="1928">
                  <c:v>-7.1931224460585641</c:v>
                </c:pt>
                <c:pt idx="1929">
                  <c:v>-7.0648038238067095</c:v>
                </c:pt>
                <c:pt idx="1930">
                  <c:v>-6.8753436584541188</c:v>
                </c:pt>
                <c:pt idx="1931">
                  <c:v>-7.6777188354458206</c:v>
                </c:pt>
                <c:pt idx="1932">
                  <c:v>-8.3833765866852961</c:v>
                </c:pt>
                <c:pt idx="1933">
                  <c:v>-8.7972663981320753</c:v>
                </c:pt>
                <c:pt idx="1934">
                  <c:v>-9.4507838745980468</c:v>
                </c:pt>
                <c:pt idx="1935">
                  <c:v>-10.388051322106394</c:v>
                </c:pt>
                <c:pt idx="1936">
                  <c:v>-12.058859274190315</c:v>
                </c:pt>
                <c:pt idx="1937">
                  <c:v>-15.123500157802866</c:v>
                </c:pt>
                <c:pt idx="1938">
                  <c:v>-19.498603123503742</c:v>
                </c:pt>
                <c:pt idx="1939">
                  <c:v>-24.660038192101812</c:v>
                </c:pt>
                <c:pt idx="1940">
                  <c:v>-29.213105564763588</c:v>
                </c:pt>
                <c:pt idx="1941">
                  <c:v>-30.657904471698238</c:v>
                </c:pt>
                <c:pt idx="1942">
                  <c:v>-27.683386096013187</c:v>
                </c:pt>
                <c:pt idx="1943">
                  <c:v>-21.32363735059749</c:v>
                </c:pt>
                <c:pt idx="1944">
                  <c:v>-12.784073837977385</c:v>
                </c:pt>
                <c:pt idx="1945">
                  <c:v>-6.5471356494317972</c:v>
                </c:pt>
                <c:pt idx="1946">
                  <c:v>-3.6896209279731811</c:v>
                </c:pt>
                <c:pt idx="1947">
                  <c:v>-3.2889698879817435</c:v>
                </c:pt>
                <c:pt idx="1948">
                  <c:v>-5.038153244076554</c:v>
                </c:pt>
                <c:pt idx="1949">
                  <c:v>-8.6588251501536462</c:v>
                </c:pt>
                <c:pt idx="1950">
                  <c:v>-14.614349309896227</c:v>
                </c:pt>
                <c:pt idx="1951">
                  <c:v>-22.845318402832323</c:v>
                </c:pt>
                <c:pt idx="1952">
                  <c:v>-37.246562733527867</c:v>
                </c:pt>
                <c:pt idx="1953">
                  <c:v>-42.787620715894612</c:v>
                </c:pt>
                <c:pt idx="1954">
                  <c:v>-38.818063102984389</c:v>
                </c:pt>
                <c:pt idx="1955">
                  <c:v>-28.47398416586126</c:v>
                </c:pt>
                <c:pt idx="1956">
                  <c:v>-20.076249480345293</c:v>
                </c:pt>
                <c:pt idx="1957">
                  <c:v>-16.7346008404724</c:v>
                </c:pt>
                <c:pt idx="1958">
                  <c:v>-10.649509753804416</c:v>
                </c:pt>
                <c:pt idx="1959">
                  <c:v>-13.824265643420299</c:v>
                </c:pt>
                <c:pt idx="1960">
                  <c:v>-13.595958709502396</c:v>
                </c:pt>
                <c:pt idx="1961">
                  <c:v>-15.654845146219611</c:v>
                </c:pt>
                <c:pt idx="1962">
                  <c:v>-18.979226921271625</c:v>
                </c:pt>
                <c:pt idx="1963">
                  <c:v>-19.654677616097334</c:v>
                </c:pt>
                <c:pt idx="1964">
                  <c:v>-22.218824364135347</c:v>
                </c:pt>
                <c:pt idx="1965">
                  <c:v>-25.953251583968605</c:v>
                </c:pt>
                <c:pt idx="1966">
                  <c:v>-30.04342270848819</c:v>
                </c:pt>
                <c:pt idx="1967">
                  <c:v>-33.600253466258486</c:v>
                </c:pt>
                <c:pt idx="1968">
                  <c:v>-37.697976650006467</c:v>
                </c:pt>
                <c:pt idx="1969">
                  <c:v>-39.746335505894685</c:v>
                </c:pt>
                <c:pt idx="1970">
                  <c:v>-41.73552327601422</c:v>
                </c:pt>
                <c:pt idx="1971">
                  <c:v>-41.910285629931856</c:v>
                </c:pt>
                <c:pt idx="1972">
                  <c:v>-41.298900155618597</c:v>
                </c:pt>
                <c:pt idx="1973">
                  <c:v>-41.503026654763147</c:v>
                </c:pt>
                <c:pt idx="1974">
                  <c:v>-38.194884219441938</c:v>
                </c:pt>
                <c:pt idx="1975">
                  <c:v>-35.895582783297264</c:v>
                </c:pt>
                <c:pt idx="1976">
                  <c:v>-35.413968347672252</c:v>
                </c:pt>
                <c:pt idx="1977">
                  <c:v>-37.061950797869152</c:v>
                </c:pt>
                <c:pt idx="1978">
                  <c:v>-37.167098076293833</c:v>
                </c:pt>
                <c:pt idx="1979">
                  <c:v>-29.713787849203719</c:v>
                </c:pt>
                <c:pt idx="1980">
                  <c:v>-18.766553129236062</c:v>
                </c:pt>
                <c:pt idx="1981">
                  <c:v>-19.419405951272257</c:v>
                </c:pt>
                <c:pt idx="1982">
                  <c:v>-23.671790385442144</c:v>
                </c:pt>
                <c:pt idx="1983">
                  <c:v>-22.239407903316454</c:v>
                </c:pt>
                <c:pt idx="1984">
                  <c:v>-6.2547440873215852</c:v>
                </c:pt>
                <c:pt idx="1985">
                  <c:v>7.1450482810871856</c:v>
                </c:pt>
                <c:pt idx="1986">
                  <c:v>13.295521654210141</c:v>
                </c:pt>
                <c:pt idx="1987">
                  <c:v>-2.1097888239887723</c:v>
                </c:pt>
                <c:pt idx="1988">
                  <c:v>-1.0173025240339948</c:v>
                </c:pt>
                <c:pt idx="1989">
                  <c:v>1.2058405033146313</c:v>
                </c:pt>
                <c:pt idx="1990">
                  <c:v>-13.729065144929361</c:v>
                </c:pt>
                <c:pt idx="1991">
                  <c:v>-22.800273048831574</c:v>
                </c:pt>
                <c:pt idx="1992">
                  <c:v>-23.61452880852752</c:v>
                </c:pt>
                <c:pt idx="1993">
                  <c:v>-22.704377899284157</c:v>
                </c:pt>
                <c:pt idx="1994">
                  <c:v>-19.685759870676602</c:v>
                </c:pt>
                <c:pt idx="1995">
                  <c:v>-16.808563152904398</c:v>
                </c:pt>
                <c:pt idx="1996">
                  <c:v>8.911697175775549</c:v>
                </c:pt>
                <c:pt idx="1997">
                  <c:v>23.114274837790425</c:v>
                </c:pt>
                <c:pt idx="1998">
                  <c:v>1.4504133546407376</c:v>
                </c:pt>
                <c:pt idx="1999">
                  <c:v>-5.4640441735772409</c:v>
                </c:pt>
                <c:pt idx="2000">
                  <c:v>-6.6966254963868307E-2</c:v>
                </c:pt>
                <c:pt idx="2001">
                  <c:v>-13.295887763998842</c:v>
                </c:pt>
                <c:pt idx="2002">
                  <c:v>-13.003690523046092</c:v>
                </c:pt>
                <c:pt idx="2003">
                  <c:v>-13.531132092136701</c:v>
                </c:pt>
                <c:pt idx="2004">
                  <c:v>-15.057538438438833</c:v>
                </c:pt>
                <c:pt idx="2005">
                  <c:v>-22.678910613013901</c:v>
                </c:pt>
                <c:pt idx="2006">
                  <c:v>-31.726733307118185</c:v>
                </c:pt>
                <c:pt idx="2007">
                  <c:v>-21.530229180487478</c:v>
                </c:pt>
                <c:pt idx="2008">
                  <c:v>-1.101113300449442</c:v>
                </c:pt>
                <c:pt idx="2009">
                  <c:v>6.1026058653872157</c:v>
                </c:pt>
                <c:pt idx="2010">
                  <c:v>6.3399223706771117</c:v>
                </c:pt>
                <c:pt idx="2011">
                  <c:v>6.3938641359147645</c:v>
                </c:pt>
                <c:pt idx="2012">
                  <c:v>4.6124822622968784</c:v>
                </c:pt>
                <c:pt idx="2013">
                  <c:v>0.1206784767405646</c:v>
                </c:pt>
                <c:pt idx="2014">
                  <c:v>1.1660581802700623</c:v>
                </c:pt>
                <c:pt idx="2015">
                  <c:v>-0.54472051265780197</c:v>
                </c:pt>
                <c:pt idx="2016">
                  <c:v>-2.0917656091623655</c:v>
                </c:pt>
                <c:pt idx="2017">
                  <c:v>0.39718501419813995</c:v>
                </c:pt>
                <c:pt idx="2018">
                  <c:v>0.88683122105293466</c:v>
                </c:pt>
                <c:pt idx="2019">
                  <c:v>1.9508950370377418</c:v>
                </c:pt>
                <c:pt idx="2020">
                  <c:v>0.80310639559954344</c:v>
                </c:pt>
                <c:pt idx="2021">
                  <c:v>-3.5797192620451934</c:v>
                </c:pt>
                <c:pt idx="2022">
                  <c:v>-0.26269874107700814</c:v>
                </c:pt>
                <c:pt idx="2023">
                  <c:v>-0.51726816430253952</c:v>
                </c:pt>
                <c:pt idx="2024">
                  <c:v>-2.0690801373859706</c:v>
                </c:pt>
                <c:pt idx="2025">
                  <c:v>-2.6634265050819992</c:v>
                </c:pt>
                <c:pt idx="2026">
                  <c:v>-1.5248655024068962</c:v>
                </c:pt>
                <c:pt idx="2027">
                  <c:v>-0.98342835416409868</c:v>
                </c:pt>
                <c:pt idx="2028">
                  <c:v>-1.9398920745088344</c:v>
                </c:pt>
                <c:pt idx="2029">
                  <c:v>-1.4862860393226005</c:v>
                </c:pt>
                <c:pt idx="2030">
                  <c:v>-1.195027057043059</c:v>
                </c:pt>
                <c:pt idx="2031">
                  <c:v>-2.3147979887353443</c:v>
                </c:pt>
                <c:pt idx="2032">
                  <c:v>-3.094337463975656</c:v>
                </c:pt>
                <c:pt idx="2033">
                  <c:v>-2.4460353478927161</c:v>
                </c:pt>
                <c:pt idx="2034">
                  <c:v>-2.4958098042151131</c:v>
                </c:pt>
                <c:pt idx="2035">
                  <c:v>-2.1476830423408728</c:v>
                </c:pt>
                <c:pt idx="2036">
                  <c:v>-1.9646122995446469</c:v>
                </c:pt>
                <c:pt idx="2037">
                  <c:v>-3.5418383485792799</c:v>
                </c:pt>
                <c:pt idx="2038">
                  <c:v>-2.1308351699258261</c:v>
                </c:pt>
                <c:pt idx="2039">
                  <c:v>-1.4579926738690647</c:v>
                </c:pt>
                <c:pt idx="2040">
                  <c:v>-2.3559396578901421</c:v>
                </c:pt>
                <c:pt idx="2041">
                  <c:v>-3.6054380807237565</c:v>
                </c:pt>
                <c:pt idx="2042">
                  <c:v>-3.9914919553733177</c:v>
                </c:pt>
                <c:pt idx="2043">
                  <c:v>-3.9480931833626047</c:v>
                </c:pt>
                <c:pt idx="2044">
                  <c:v>-4.1370543585016355</c:v>
                </c:pt>
                <c:pt idx="2045">
                  <c:v>-4.0565718388537029</c:v>
                </c:pt>
                <c:pt idx="2046">
                  <c:v>-4.6171753812805258</c:v>
                </c:pt>
                <c:pt idx="2047">
                  <c:v>-5.2524337948656186</c:v>
                </c:pt>
                <c:pt idx="2048">
                  <c:v>-5.0814239772427943</c:v>
                </c:pt>
                <c:pt idx="2049">
                  <c:v>-4.5746855265486328</c:v>
                </c:pt>
                <c:pt idx="2050">
                  <c:v>-3.8983776628483828</c:v>
                </c:pt>
                <c:pt idx="2051">
                  <c:v>-4.0630194721271042</c:v>
                </c:pt>
                <c:pt idx="2052">
                  <c:v>-5.7644069490531544</c:v>
                </c:pt>
                <c:pt idx="2053">
                  <c:v>-4.8698609109487254</c:v>
                </c:pt>
                <c:pt idx="2054">
                  <c:v>-2.7260847624028672</c:v>
                </c:pt>
                <c:pt idx="2055">
                  <c:v>-3.5560511235598578E-2</c:v>
                </c:pt>
                <c:pt idx="2056">
                  <c:v>0.82940964865215883</c:v>
                </c:pt>
                <c:pt idx="2057">
                  <c:v>-6.4192483303248074E-2</c:v>
                </c:pt>
                <c:pt idx="2058">
                  <c:v>-1.728965448412165</c:v>
                </c:pt>
                <c:pt idx="2059">
                  <c:v>-3.0569424050683782</c:v>
                </c:pt>
                <c:pt idx="2060">
                  <c:v>-3.5980855597984718</c:v>
                </c:pt>
                <c:pt idx="2061">
                  <c:v>-3.7338950464063441</c:v>
                </c:pt>
                <c:pt idx="2062">
                  <c:v>-3.140541533844964</c:v>
                </c:pt>
                <c:pt idx="2063">
                  <c:v>-1.580916604459802</c:v>
                </c:pt>
                <c:pt idx="2064">
                  <c:v>-5.6061007931045764E-2</c:v>
                </c:pt>
                <c:pt idx="2065">
                  <c:v>1.1350229724538636</c:v>
                </c:pt>
                <c:pt idx="2066">
                  <c:v>0.71177731167103631</c:v>
                </c:pt>
                <c:pt idx="2067">
                  <c:v>-0.37250848847575047</c:v>
                </c:pt>
                <c:pt idx="2068">
                  <c:v>-2.2980762781919362</c:v>
                </c:pt>
                <c:pt idx="2069">
                  <c:v>-3.7954068403110441</c:v>
                </c:pt>
                <c:pt idx="2070">
                  <c:v>-3.8954384533871003</c:v>
                </c:pt>
                <c:pt idx="2071">
                  <c:v>-3.1867206661053404</c:v>
                </c:pt>
                <c:pt idx="2072">
                  <c:v>-2.4137256806077576</c:v>
                </c:pt>
                <c:pt idx="2073">
                  <c:v>-1.1161809121407722</c:v>
                </c:pt>
                <c:pt idx="2074">
                  <c:v>-0.31490631467361618</c:v>
                </c:pt>
                <c:pt idx="2075">
                  <c:v>-0.1521824136286537</c:v>
                </c:pt>
                <c:pt idx="2076">
                  <c:v>-0.91166046424437719</c:v>
                </c:pt>
                <c:pt idx="2077">
                  <c:v>-2.146420948446853</c:v>
                </c:pt>
                <c:pt idx="2078">
                  <c:v>-3.1169930084266597</c:v>
                </c:pt>
                <c:pt idx="2079">
                  <c:v>-3.8952942283569136</c:v>
                </c:pt>
                <c:pt idx="2080">
                  <c:v>-3.2719762821033878</c:v>
                </c:pt>
                <c:pt idx="2081">
                  <c:v>-2.1858226609520575</c:v>
                </c:pt>
                <c:pt idx="2082">
                  <c:v>-1.0308047934514846</c:v>
                </c:pt>
                <c:pt idx="2083">
                  <c:v>-0.79222049878007472</c:v>
                </c:pt>
                <c:pt idx="2084">
                  <c:v>-1.0362509150412362</c:v>
                </c:pt>
                <c:pt idx="2085">
                  <c:v>-0.91384513328499584</c:v>
                </c:pt>
                <c:pt idx="2086">
                  <c:v>-0.68176771584890061</c:v>
                </c:pt>
                <c:pt idx="2087">
                  <c:v>-0.12059415413604882</c:v>
                </c:pt>
                <c:pt idx="2088">
                  <c:v>-9.3602111982089356E-2</c:v>
                </c:pt>
                <c:pt idx="2089">
                  <c:v>0.58266266304874426</c:v>
                </c:pt>
                <c:pt idx="2090">
                  <c:v>1.1614750938239351</c:v>
                </c:pt>
                <c:pt idx="2091">
                  <c:v>1.1766106319609155</c:v>
                </c:pt>
                <c:pt idx="2092">
                  <c:v>1.0021437627959229</c:v>
                </c:pt>
                <c:pt idx="2093">
                  <c:v>0.50508947256416825</c:v>
                </c:pt>
                <c:pt idx="2094">
                  <c:v>-0.18437142008759769</c:v>
                </c:pt>
                <c:pt idx="2095">
                  <c:v>-1.9335066394502574</c:v>
                </c:pt>
                <c:pt idx="2096">
                  <c:v>-4.088427242857974</c:v>
                </c:pt>
                <c:pt idx="2097">
                  <c:v>-5.0732757329076161</c:v>
                </c:pt>
                <c:pt idx="2098">
                  <c:v>-4.8110167682763807</c:v>
                </c:pt>
                <c:pt idx="2099">
                  <c:v>-3.6309499426759224</c:v>
                </c:pt>
                <c:pt idx="2100">
                  <c:v>-2.582326549991468</c:v>
                </c:pt>
                <c:pt idx="2101">
                  <c:v>-1.9327760155983906</c:v>
                </c:pt>
                <c:pt idx="2102">
                  <c:v>-1.6691028975362157</c:v>
                </c:pt>
                <c:pt idx="2103">
                  <c:v>-1.95211633023197</c:v>
                </c:pt>
                <c:pt idx="2104">
                  <c:v>-2.0385225850297752</c:v>
                </c:pt>
                <c:pt idx="2105">
                  <c:v>-2.1215073559289257</c:v>
                </c:pt>
                <c:pt idx="2106">
                  <c:v>-2.4146637176135206</c:v>
                </c:pt>
                <c:pt idx="2107">
                  <c:v>-2.2171188524343397</c:v>
                </c:pt>
                <c:pt idx="2108">
                  <c:v>-1.5116626222703402</c:v>
                </c:pt>
                <c:pt idx="2109">
                  <c:v>-1.3838443568626542</c:v>
                </c:pt>
                <c:pt idx="2110">
                  <c:v>-1.0414507315788415</c:v>
                </c:pt>
                <c:pt idx="2111">
                  <c:v>-0.58926321379867519</c:v>
                </c:pt>
                <c:pt idx="2112">
                  <c:v>-0.73993274192780067</c:v>
                </c:pt>
                <c:pt idx="2113">
                  <c:v>0.12103415726129489</c:v>
                </c:pt>
                <c:pt idx="2114">
                  <c:v>0.39349308593790255</c:v>
                </c:pt>
                <c:pt idx="2115">
                  <c:v>0.65491741934693282</c:v>
                </c:pt>
                <c:pt idx="2116">
                  <c:v>0.26281985153617488</c:v>
                </c:pt>
                <c:pt idx="2117">
                  <c:v>-0.38266509639710694</c:v>
                </c:pt>
                <c:pt idx="2118">
                  <c:v>-1.1623661022461866</c:v>
                </c:pt>
                <c:pt idx="2119">
                  <c:v>-1.6632355705531354</c:v>
                </c:pt>
                <c:pt idx="2120">
                  <c:v>-0.38818572331669071</c:v>
                </c:pt>
                <c:pt idx="2121">
                  <c:v>1.9393570678001331</c:v>
                </c:pt>
                <c:pt idx="2122">
                  <c:v>2.0322628029433778</c:v>
                </c:pt>
                <c:pt idx="2123">
                  <c:v>1.5857946057754828</c:v>
                </c:pt>
                <c:pt idx="2124">
                  <c:v>1.0716114827231895</c:v>
                </c:pt>
                <c:pt idx="2125">
                  <c:v>0.94434092733566366</c:v>
                </c:pt>
                <c:pt idx="2126">
                  <c:v>0.49633128208374244</c:v>
                </c:pt>
                <c:pt idx="2127">
                  <c:v>0.36294841110453829</c:v>
                </c:pt>
                <c:pt idx="2128">
                  <c:v>0.52920312336191233</c:v>
                </c:pt>
                <c:pt idx="2129">
                  <c:v>0.87986967986800324</c:v>
                </c:pt>
                <c:pt idx="2130">
                  <c:v>1.4688895771398545</c:v>
                </c:pt>
                <c:pt idx="2131">
                  <c:v>1.6934838599438924</c:v>
                </c:pt>
                <c:pt idx="2132">
                  <c:v>2.6432801178765972</c:v>
                </c:pt>
                <c:pt idx="2133">
                  <c:v>4.1167978098451945</c:v>
                </c:pt>
                <c:pt idx="2134">
                  <c:v>5.5271938441377175</c:v>
                </c:pt>
                <c:pt idx="2135">
                  <c:v>6.9127681100071872</c:v>
                </c:pt>
                <c:pt idx="2136">
                  <c:v>7.6903214271842835</c:v>
                </c:pt>
                <c:pt idx="2137">
                  <c:v>7.7629864195934362</c:v>
                </c:pt>
                <c:pt idx="2138">
                  <c:v>7.2748464025196018</c:v>
                </c:pt>
                <c:pt idx="2139">
                  <c:v>6.4223429526705518</c:v>
                </c:pt>
                <c:pt idx="2140">
                  <c:v>5.7343246877666347</c:v>
                </c:pt>
                <c:pt idx="2141">
                  <c:v>5.2135633324103283</c:v>
                </c:pt>
                <c:pt idx="2142">
                  <c:v>5.1501913039615017</c:v>
                </c:pt>
                <c:pt idx="2143">
                  <c:v>5.0996237182121735</c:v>
                </c:pt>
                <c:pt idx="2144">
                  <c:v>4.6055047081464808</c:v>
                </c:pt>
                <c:pt idx="2145">
                  <c:v>3.9861991088389157</c:v>
                </c:pt>
                <c:pt idx="2146">
                  <c:v>3.629052911795482</c:v>
                </c:pt>
                <c:pt idx="2147">
                  <c:v>3.2068826290862589</c:v>
                </c:pt>
                <c:pt idx="2148">
                  <c:v>3.0296571054562702</c:v>
                </c:pt>
                <c:pt idx="2149">
                  <c:v>2.8849015818023185</c:v>
                </c:pt>
                <c:pt idx="2150">
                  <c:v>2.7556594860295696</c:v>
                </c:pt>
                <c:pt idx="2151">
                  <c:v>3.0053335375740331</c:v>
                </c:pt>
                <c:pt idx="2152">
                  <c:v>3.3734834681653396</c:v>
                </c:pt>
                <c:pt idx="2153">
                  <c:v>4.1318382215158787</c:v>
                </c:pt>
                <c:pt idx="2154">
                  <c:v>4.771726936784928</c:v>
                </c:pt>
                <c:pt idx="2155">
                  <c:v>4.5867403931039687</c:v>
                </c:pt>
                <c:pt idx="2156">
                  <c:v>4.2857168011917226</c:v>
                </c:pt>
                <c:pt idx="2157">
                  <c:v>4.1279658951648353</c:v>
                </c:pt>
                <c:pt idx="2158">
                  <c:v>4.3997320685367605</c:v>
                </c:pt>
                <c:pt idx="2159">
                  <c:v>5.1439000637894532</c:v>
                </c:pt>
                <c:pt idx="2160">
                  <c:v>6.0456462722667004</c:v>
                </c:pt>
                <c:pt idx="2161">
                  <c:v>6.2888265823070997</c:v>
                </c:pt>
                <c:pt idx="2162">
                  <c:v>6.5652224731585367</c:v>
                </c:pt>
                <c:pt idx="2163">
                  <c:v>7.1787579540782449</c:v>
                </c:pt>
                <c:pt idx="2164">
                  <c:v>7.5295769307329294</c:v>
                </c:pt>
                <c:pt idx="2165">
                  <c:v>7.0809212453207699</c:v>
                </c:pt>
                <c:pt idx="2166">
                  <c:v>5.9835752900589885</c:v>
                </c:pt>
                <c:pt idx="2167">
                  <c:v>4.4205259330298992</c:v>
                </c:pt>
                <c:pt idx="2168">
                  <c:v>2.7300757821409034</c:v>
                </c:pt>
                <c:pt idx="2169">
                  <c:v>1.4091777398672261</c:v>
                </c:pt>
                <c:pt idx="2170">
                  <c:v>0.88151678985169368</c:v>
                </c:pt>
                <c:pt idx="2171">
                  <c:v>1.6176731038190275</c:v>
                </c:pt>
                <c:pt idx="2172">
                  <c:v>3.2115930106402919</c:v>
                </c:pt>
                <c:pt idx="2173">
                  <c:v>5.0060076735795942</c:v>
                </c:pt>
                <c:pt idx="2174">
                  <c:v>7.1205966848440827</c:v>
                </c:pt>
                <c:pt idx="2175">
                  <c:v>8.5478848916089234</c:v>
                </c:pt>
                <c:pt idx="2176">
                  <c:v>8.7470163223257753</c:v>
                </c:pt>
                <c:pt idx="2177">
                  <c:v>8.0609128764682794</c:v>
                </c:pt>
                <c:pt idx="2178">
                  <c:v>7.1027436930707921</c:v>
                </c:pt>
                <c:pt idx="2179">
                  <c:v>6.0566270589372424</c:v>
                </c:pt>
                <c:pt idx="2180">
                  <c:v>3.8273860907055921</c:v>
                </c:pt>
                <c:pt idx="2181">
                  <c:v>3.0635717027731313</c:v>
                </c:pt>
                <c:pt idx="2182">
                  <c:v>2.9251033824321793</c:v>
                </c:pt>
                <c:pt idx="2183">
                  <c:v>2.6141768318170442</c:v>
                </c:pt>
                <c:pt idx="2184">
                  <c:v>3.1643524355811796</c:v>
                </c:pt>
                <c:pt idx="2185">
                  <c:v>4.1031460787624718</c:v>
                </c:pt>
                <c:pt idx="2186">
                  <c:v>5.1463559854166485</c:v>
                </c:pt>
                <c:pt idx="2187">
                  <c:v>5.8123805320057595</c:v>
                </c:pt>
                <c:pt idx="2188">
                  <c:v>7.108214963071652</c:v>
                </c:pt>
                <c:pt idx="2189">
                  <c:v>8.1130704581482664</c:v>
                </c:pt>
                <c:pt idx="2190">
                  <c:v>9.0101159054364128</c:v>
                </c:pt>
                <c:pt idx="2191">
                  <c:v>9.8260392783590831</c:v>
                </c:pt>
                <c:pt idx="2192">
                  <c:v>10.797115293235466</c:v>
                </c:pt>
                <c:pt idx="2193">
                  <c:v>11.873621879102675</c:v>
                </c:pt>
                <c:pt idx="2194">
                  <c:v>13.958090622833485</c:v>
                </c:pt>
                <c:pt idx="2195">
                  <c:v>15.181039460374766</c:v>
                </c:pt>
                <c:pt idx="2196">
                  <c:v>14.802675323837109</c:v>
                </c:pt>
                <c:pt idx="2197">
                  <c:v>13.826020361200417</c:v>
                </c:pt>
                <c:pt idx="2198">
                  <c:v>12.081206450077079</c:v>
                </c:pt>
                <c:pt idx="2199">
                  <c:v>9.9514568526503666</c:v>
                </c:pt>
                <c:pt idx="2200">
                  <c:v>8.2384206436745817</c:v>
                </c:pt>
                <c:pt idx="2201">
                  <c:v>5.9490070737975325</c:v>
                </c:pt>
                <c:pt idx="2202">
                  <c:v>4.1504833149399332</c:v>
                </c:pt>
                <c:pt idx="2203">
                  <c:v>1.0300527544787654</c:v>
                </c:pt>
                <c:pt idx="2204">
                  <c:v>-1.2134633337770646</c:v>
                </c:pt>
                <c:pt idx="2205">
                  <c:v>-1.0462431701890658</c:v>
                </c:pt>
                <c:pt idx="2206">
                  <c:v>-1.5660259217590478</c:v>
                </c:pt>
                <c:pt idx="2207">
                  <c:v>-2.1526524339031718</c:v>
                </c:pt>
                <c:pt idx="2208">
                  <c:v>-2.4965231756150144</c:v>
                </c:pt>
                <c:pt idx="2209">
                  <c:v>-3.6765369404585124</c:v>
                </c:pt>
                <c:pt idx="2210">
                  <c:v>-4.3422182077967921</c:v>
                </c:pt>
                <c:pt idx="2211">
                  <c:v>-4.3635078111509875</c:v>
                </c:pt>
                <c:pt idx="2212">
                  <c:v>-4.1979366702899563</c:v>
                </c:pt>
                <c:pt idx="2213">
                  <c:v>-3.4543345937971166</c:v>
                </c:pt>
                <c:pt idx="2214">
                  <c:v>-1.6262605148300595</c:v>
                </c:pt>
                <c:pt idx="2215">
                  <c:v>-8.4419984230463144E-4</c:v>
                </c:pt>
                <c:pt idx="2216">
                  <c:v>0.66649668767058479</c:v>
                </c:pt>
                <c:pt idx="2217">
                  <c:v>1.1567819899035603</c:v>
                </c:pt>
                <c:pt idx="2218">
                  <c:v>1.4730112195866163</c:v>
                </c:pt>
                <c:pt idx="2219">
                  <c:v>1.5009990499051296</c:v>
                </c:pt>
                <c:pt idx="2220">
                  <c:v>1.9244104419936887</c:v>
                </c:pt>
                <c:pt idx="2221">
                  <c:v>1.0040917820636246</c:v>
                </c:pt>
                <c:pt idx="2222">
                  <c:v>-1.4802599051321372</c:v>
                </c:pt>
                <c:pt idx="2223">
                  <c:v>-3.272127529845303</c:v>
                </c:pt>
                <c:pt idx="2224">
                  <c:v>-4.8896984056776827</c:v>
                </c:pt>
                <c:pt idx="2225">
                  <c:v>-5.9951900831236893</c:v>
                </c:pt>
                <c:pt idx="2226">
                  <c:v>-6.0146566078891883</c:v>
                </c:pt>
                <c:pt idx="2227">
                  <c:v>-4.5087603555961815</c:v>
                </c:pt>
                <c:pt idx="2228">
                  <c:v>-3.8483927699157583</c:v>
                </c:pt>
                <c:pt idx="2229">
                  <c:v>-3.2757883385878857</c:v>
                </c:pt>
                <c:pt idx="2230">
                  <c:v>-3.6426907015975329</c:v>
                </c:pt>
                <c:pt idx="2231">
                  <c:v>-4.1583740507693214</c:v>
                </c:pt>
                <c:pt idx="2232">
                  <c:v>-4.4255100960769589</c:v>
                </c:pt>
                <c:pt idx="2233">
                  <c:v>-4.8286805900162664</c:v>
                </c:pt>
                <c:pt idx="2234">
                  <c:v>-5.6697301338600017</c:v>
                </c:pt>
                <c:pt idx="2235">
                  <c:v>-6.1036618090207702</c:v>
                </c:pt>
                <c:pt idx="2236">
                  <c:v>-5.9300274443839474</c:v>
                </c:pt>
                <c:pt idx="2237">
                  <c:v>-6.4879032943417752</c:v>
                </c:pt>
                <c:pt idx="2238">
                  <c:v>-5.6596643468330443</c:v>
                </c:pt>
                <c:pt idx="2239">
                  <c:v>-5.0179456148934749</c:v>
                </c:pt>
                <c:pt idx="2240">
                  <c:v>-5.9433937873952969</c:v>
                </c:pt>
                <c:pt idx="2241">
                  <c:v>-7.0160728287659628</c:v>
                </c:pt>
                <c:pt idx="2242">
                  <c:v>-7.7181697728451626</c:v>
                </c:pt>
                <c:pt idx="2243">
                  <c:v>-6.797817766898377</c:v>
                </c:pt>
                <c:pt idx="2244">
                  <c:v>-4.5434120704715566</c:v>
                </c:pt>
                <c:pt idx="2245">
                  <c:v>-3.1816850530817993</c:v>
                </c:pt>
                <c:pt idx="2246">
                  <c:v>-2.8548277058028972</c:v>
                </c:pt>
                <c:pt idx="2247">
                  <c:v>-2.9484739380351765</c:v>
                </c:pt>
                <c:pt idx="2248">
                  <c:v>-3.1054186630102913</c:v>
                </c:pt>
                <c:pt idx="2249">
                  <c:v>-2.5284632335591581</c:v>
                </c:pt>
                <c:pt idx="2250">
                  <c:v>-2.1349346343575206</c:v>
                </c:pt>
                <c:pt idx="2251">
                  <c:v>-1.9753313246602628</c:v>
                </c:pt>
                <c:pt idx="2252">
                  <c:v>-4.2055047030466284</c:v>
                </c:pt>
                <c:pt idx="2253">
                  <c:v>-4.2552760979023123</c:v>
                </c:pt>
                <c:pt idx="2254">
                  <c:v>-3.9741607479176362</c:v>
                </c:pt>
                <c:pt idx="2255">
                  <c:v>-2.8799528279061906</c:v>
                </c:pt>
                <c:pt idx="2256">
                  <c:v>-2.5661715992100924</c:v>
                </c:pt>
                <c:pt idx="2257">
                  <c:v>-2.7663641551381226</c:v>
                </c:pt>
                <c:pt idx="2258">
                  <c:v>-3.0276883457082566</c:v>
                </c:pt>
                <c:pt idx="2259">
                  <c:v>-2.8089971633475548</c:v>
                </c:pt>
                <c:pt idx="2260">
                  <c:v>-2.6830003616603264</c:v>
                </c:pt>
                <c:pt idx="2261">
                  <c:v>-2.3346452694788193</c:v>
                </c:pt>
                <c:pt idx="2262">
                  <c:v>-1.9177169232010454</c:v>
                </c:pt>
                <c:pt idx="2263">
                  <c:v>-1.8820310287434663</c:v>
                </c:pt>
                <c:pt idx="2264">
                  <c:v>-2.0772840257877618</c:v>
                </c:pt>
                <c:pt idx="2265">
                  <c:v>-2.2659460270515179</c:v>
                </c:pt>
                <c:pt idx="2266">
                  <c:v>-2.1324103205986265</c:v>
                </c:pt>
                <c:pt idx="2267">
                  <c:v>-2.2786745661926537</c:v>
                </c:pt>
                <c:pt idx="2268">
                  <c:v>-2.1336406874451184</c:v>
                </c:pt>
                <c:pt idx="2269">
                  <c:v>-1.7100926257485796</c:v>
                </c:pt>
                <c:pt idx="2270">
                  <c:v>-1.5298009213760451</c:v>
                </c:pt>
                <c:pt idx="2271">
                  <c:v>-1.4978220574647296</c:v>
                </c:pt>
                <c:pt idx="2272">
                  <c:v>-1.5295449267404011</c:v>
                </c:pt>
                <c:pt idx="2273">
                  <c:v>-1.5632332576125383</c:v>
                </c:pt>
                <c:pt idx="2274">
                  <c:v>-1.8809650984424813</c:v>
                </c:pt>
                <c:pt idx="2275">
                  <c:v>-2.6124033872857582</c:v>
                </c:pt>
                <c:pt idx="2276">
                  <c:v>-3.0006808559038798</c:v>
                </c:pt>
                <c:pt idx="2277">
                  <c:v>-3.2395392799492568</c:v>
                </c:pt>
                <c:pt idx="2278">
                  <c:v>-3.0236388491710482</c:v>
                </c:pt>
                <c:pt idx="2279">
                  <c:v>-2.0807532362752941</c:v>
                </c:pt>
                <c:pt idx="2280">
                  <c:v>-1.4318777606009296</c:v>
                </c:pt>
                <c:pt idx="2281">
                  <c:v>-0.66344878940699992</c:v>
                </c:pt>
                <c:pt idx="2282">
                  <c:v>-0.33088093020386522</c:v>
                </c:pt>
                <c:pt idx="2283">
                  <c:v>-0.46427294726621621</c:v>
                </c:pt>
                <c:pt idx="2284">
                  <c:v>-0.59354381516064136</c:v>
                </c:pt>
                <c:pt idx="2285">
                  <c:v>-0.51785493787834225</c:v>
                </c:pt>
                <c:pt idx="2286">
                  <c:v>-0.2713183966950351</c:v>
                </c:pt>
                <c:pt idx="2287">
                  <c:v>5.6287784432757594E-2</c:v>
                </c:pt>
                <c:pt idx="2288">
                  <c:v>0.32346812577857831</c:v>
                </c:pt>
                <c:pt idx="2289">
                  <c:v>0.43961093377638183</c:v>
                </c:pt>
                <c:pt idx="2290">
                  <c:v>0.28925448920430102</c:v>
                </c:pt>
                <c:pt idx="2291">
                  <c:v>0.15874585048945247</c:v>
                </c:pt>
                <c:pt idx="2292">
                  <c:v>-0.21833752189459929</c:v>
                </c:pt>
                <c:pt idx="2293">
                  <c:v>-0.54233886760800032</c:v>
                </c:pt>
                <c:pt idx="2294">
                  <c:v>-0.29339237748088814</c:v>
                </c:pt>
                <c:pt idx="2295">
                  <c:v>-0.11736540844042756</c:v>
                </c:pt>
                <c:pt idx="2296">
                  <c:v>-6.3143599406982651E-2</c:v>
                </c:pt>
                <c:pt idx="2297">
                  <c:v>-0.11669635907805954</c:v>
                </c:pt>
                <c:pt idx="2298">
                  <c:v>-0.11285848492630698</c:v>
                </c:pt>
                <c:pt idx="2299">
                  <c:v>-0.48357108930028825</c:v>
                </c:pt>
                <c:pt idx="2300">
                  <c:v>-0.88680322086475982</c:v>
                </c:pt>
                <c:pt idx="2301">
                  <c:v>-0.87894945661911195</c:v>
                </c:pt>
                <c:pt idx="2302">
                  <c:v>-0.66697680633863021</c:v>
                </c:pt>
                <c:pt idx="2303">
                  <c:v>-0.21450986612479372</c:v>
                </c:pt>
                <c:pt idx="2304">
                  <c:v>0.46487808890697196</c:v>
                </c:pt>
                <c:pt idx="2305">
                  <c:v>0.41918186686192926</c:v>
                </c:pt>
                <c:pt idx="2306">
                  <c:v>0.13291046478615218</c:v>
                </c:pt>
                <c:pt idx="2307">
                  <c:v>-0.48055952148613629</c:v>
                </c:pt>
                <c:pt idx="2308">
                  <c:v>-0.80747605509492304</c:v>
                </c:pt>
                <c:pt idx="2309">
                  <c:v>-0.79406568917808906</c:v>
                </c:pt>
                <c:pt idx="2310">
                  <c:v>-0.72754080923090181</c:v>
                </c:pt>
                <c:pt idx="2311">
                  <c:v>-0.38918025782337012</c:v>
                </c:pt>
                <c:pt idx="2312">
                  <c:v>0.20249413408573014</c:v>
                </c:pt>
                <c:pt idx="2313">
                  <c:v>0.76419890157973502</c:v>
                </c:pt>
                <c:pt idx="2314">
                  <c:v>0.85089795169800453</c:v>
                </c:pt>
                <c:pt idx="2315">
                  <c:v>0.4856680634644735</c:v>
                </c:pt>
                <c:pt idx="2316">
                  <c:v>-0.20543831284174838</c:v>
                </c:pt>
                <c:pt idx="2317">
                  <c:v>-1.6783373190972226</c:v>
                </c:pt>
                <c:pt idx="2318">
                  <c:v>-2.4608206290230821</c:v>
                </c:pt>
                <c:pt idx="2319">
                  <c:v>-3.6410318713402159</c:v>
                </c:pt>
                <c:pt idx="2320">
                  <c:v>-4.4160567515803093</c:v>
                </c:pt>
                <c:pt idx="2321">
                  <c:v>-4.4078744103067953</c:v>
                </c:pt>
                <c:pt idx="2322">
                  <c:v>-3.2646789702502423</c:v>
                </c:pt>
                <c:pt idx="2323">
                  <c:v>-2.1500636701115989</c:v>
                </c:pt>
                <c:pt idx="2324">
                  <c:v>-0.48780021062672929</c:v>
                </c:pt>
                <c:pt idx="2325">
                  <c:v>0.97907580068316635</c:v>
                </c:pt>
                <c:pt idx="2326">
                  <c:v>-1.0576911984544777</c:v>
                </c:pt>
                <c:pt idx="2327">
                  <c:v>-1.711971705493377</c:v>
                </c:pt>
                <c:pt idx="2328">
                  <c:v>-1.5948148967746809</c:v>
                </c:pt>
                <c:pt idx="2329">
                  <c:v>-1.2315055413368641</c:v>
                </c:pt>
                <c:pt idx="2330">
                  <c:v>-0.95169304651128006</c:v>
                </c:pt>
                <c:pt idx="2331">
                  <c:v>-1.0796196537962344</c:v>
                </c:pt>
                <c:pt idx="2332">
                  <c:v>-1.2546861779205258</c:v>
                </c:pt>
                <c:pt idx="2333">
                  <c:v>-1.3468601121216321</c:v>
                </c:pt>
                <c:pt idx="2334">
                  <c:v>-1.1483009117227292</c:v>
                </c:pt>
                <c:pt idx="2335">
                  <c:v>-1.0891448054750783</c:v>
                </c:pt>
                <c:pt idx="2336">
                  <c:v>-0.39983119619636343</c:v>
                </c:pt>
                <c:pt idx="2337">
                  <c:v>0.16369111675891845</c:v>
                </c:pt>
                <c:pt idx="2338">
                  <c:v>0.61924347668471025</c:v>
                </c:pt>
                <c:pt idx="2339">
                  <c:v>0.38733036130275422</c:v>
                </c:pt>
                <c:pt idx="2340">
                  <c:v>0.26641347909789553</c:v>
                </c:pt>
                <c:pt idx="2341">
                  <c:v>9.0356495331110342E-2</c:v>
                </c:pt>
                <c:pt idx="2342">
                  <c:v>-0.55021059623383783</c:v>
                </c:pt>
                <c:pt idx="2343">
                  <c:v>-1.1364097970265024</c:v>
                </c:pt>
                <c:pt idx="2344">
                  <c:v>-1.0412644633281047</c:v>
                </c:pt>
                <c:pt idx="2345">
                  <c:v>-0.38903351903652755</c:v>
                </c:pt>
                <c:pt idx="2346">
                  <c:v>0.11083100783284985</c:v>
                </c:pt>
                <c:pt idx="2347">
                  <c:v>-0.1700640227799016</c:v>
                </c:pt>
                <c:pt idx="2348">
                  <c:v>-0.33858643170702712</c:v>
                </c:pt>
                <c:pt idx="2349">
                  <c:v>-1.1283642522775073</c:v>
                </c:pt>
                <c:pt idx="2350">
                  <c:v>-1.7790293699979998</c:v>
                </c:pt>
                <c:pt idx="2351">
                  <c:v>-2.7060088227410417</c:v>
                </c:pt>
                <c:pt idx="2352">
                  <c:v>-2.8545805673566829</c:v>
                </c:pt>
                <c:pt idx="2353">
                  <c:v>-2.6694822088584318</c:v>
                </c:pt>
                <c:pt idx="2354">
                  <c:v>-2.2532351152060102</c:v>
                </c:pt>
                <c:pt idx="2355">
                  <c:v>-2.2953829981706733</c:v>
                </c:pt>
                <c:pt idx="2356">
                  <c:v>-1.7735177539892941</c:v>
                </c:pt>
                <c:pt idx="2357">
                  <c:v>-2.3726492322357204</c:v>
                </c:pt>
                <c:pt idx="2358">
                  <c:v>-2.4180562098106728</c:v>
                </c:pt>
                <c:pt idx="2359">
                  <c:v>-2.3056557657633765</c:v>
                </c:pt>
                <c:pt idx="2360">
                  <c:v>-2.5274187222892031</c:v>
                </c:pt>
                <c:pt idx="2361">
                  <c:v>-2.453962103409808</c:v>
                </c:pt>
                <c:pt idx="2362">
                  <c:v>-1.707214269490724</c:v>
                </c:pt>
                <c:pt idx="2363">
                  <c:v>-2.0035557340880867</c:v>
                </c:pt>
                <c:pt idx="2364">
                  <c:v>-2.3441585510194316</c:v>
                </c:pt>
                <c:pt idx="2365">
                  <c:v>-2.0672945333197652</c:v>
                </c:pt>
                <c:pt idx="2366">
                  <c:v>-2.0404956586290446</c:v>
                </c:pt>
                <c:pt idx="2367">
                  <c:v>-2.0031466105787938</c:v>
                </c:pt>
                <c:pt idx="2368">
                  <c:v>-2.1381791773253447</c:v>
                </c:pt>
                <c:pt idx="2369">
                  <c:v>-2.2191400017075646</c:v>
                </c:pt>
                <c:pt idx="2370">
                  <c:v>-2.258763249752485</c:v>
                </c:pt>
                <c:pt idx="2371">
                  <c:v>-1.7948109295039243</c:v>
                </c:pt>
                <c:pt idx="2372">
                  <c:v>-1.0688716897313644</c:v>
                </c:pt>
                <c:pt idx="2373">
                  <c:v>-1.0429559407408358</c:v>
                </c:pt>
                <c:pt idx="2374">
                  <c:v>-1.8144377666343749</c:v>
                </c:pt>
                <c:pt idx="2375">
                  <c:v>-2.8511643720880215</c:v>
                </c:pt>
                <c:pt idx="2376">
                  <c:v>-3.9457387278497076</c:v>
                </c:pt>
                <c:pt idx="2377">
                  <c:v>-5.1024147553472048</c:v>
                </c:pt>
                <c:pt idx="2378">
                  <c:v>-5.561264524819828</c:v>
                </c:pt>
                <c:pt idx="2379">
                  <c:v>-5.5061570429748183</c:v>
                </c:pt>
                <c:pt idx="2380">
                  <c:v>-4.5526589145388687</c:v>
                </c:pt>
                <c:pt idx="2381">
                  <c:v>-3.7482199562075369</c:v>
                </c:pt>
                <c:pt idx="2382">
                  <c:v>-3.409969241026086</c:v>
                </c:pt>
                <c:pt idx="2383">
                  <c:v>-3.7128395135329182</c:v>
                </c:pt>
                <c:pt idx="2384">
                  <c:v>-4.2002317144510055</c:v>
                </c:pt>
                <c:pt idx="2385">
                  <c:v>-4.8560951216088126</c:v>
                </c:pt>
                <c:pt idx="2386">
                  <c:v>-5.1423421826427216</c:v>
                </c:pt>
                <c:pt idx="2387">
                  <c:v>-4.8214916096728011</c:v>
                </c:pt>
                <c:pt idx="2388">
                  <c:v>-4.2172256253146134</c:v>
                </c:pt>
                <c:pt idx="2389">
                  <c:v>-3.5134571392735694</c:v>
                </c:pt>
                <c:pt idx="2390">
                  <c:v>-3.2605403087625522</c:v>
                </c:pt>
                <c:pt idx="2391">
                  <c:v>-3.2741193444064636</c:v>
                </c:pt>
                <c:pt idx="2392">
                  <c:v>-3.4655596250038285</c:v>
                </c:pt>
                <c:pt idx="2393">
                  <c:v>-3.5435889494786381</c:v>
                </c:pt>
                <c:pt idx="2394">
                  <c:v>-3.6589459305905137</c:v>
                </c:pt>
                <c:pt idx="2395">
                  <c:v>-3.5829417920227233</c:v>
                </c:pt>
                <c:pt idx="2396">
                  <c:v>-4.0519837488543287</c:v>
                </c:pt>
                <c:pt idx="2397">
                  <c:v>-4.0341758136121326</c:v>
                </c:pt>
                <c:pt idx="2398">
                  <c:v>-3.6916880177271123</c:v>
                </c:pt>
                <c:pt idx="2399">
                  <c:v>-3.6825041872415061</c:v>
                </c:pt>
                <c:pt idx="2400">
                  <c:v>-3.7616241463479252</c:v>
                </c:pt>
                <c:pt idx="2401">
                  <c:v>-3.5903377029134407</c:v>
                </c:pt>
                <c:pt idx="2402">
                  <c:v>-3.6826158890463989</c:v>
                </c:pt>
                <c:pt idx="2403">
                  <c:v>-4.3286983623840625</c:v>
                </c:pt>
                <c:pt idx="2404">
                  <c:v>-5.0953020119381964</c:v>
                </c:pt>
                <c:pt idx="2405">
                  <c:v>-6.4004317057470841</c:v>
                </c:pt>
                <c:pt idx="2406">
                  <c:v>-6.8962618041126111</c:v>
                </c:pt>
                <c:pt idx="2407">
                  <c:v>-7.421653061757624</c:v>
                </c:pt>
                <c:pt idx="2408">
                  <c:v>-7.0565789071561325</c:v>
                </c:pt>
                <c:pt idx="2409">
                  <c:v>-6.3956210404943503</c:v>
                </c:pt>
                <c:pt idx="2410">
                  <c:v>-5.9356708928886244</c:v>
                </c:pt>
                <c:pt idx="2411">
                  <c:v>-5.4215801248115687</c:v>
                </c:pt>
                <c:pt idx="2412">
                  <c:v>-5.672273484662151</c:v>
                </c:pt>
                <c:pt idx="2413">
                  <c:v>-5.8919798608766802</c:v>
                </c:pt>
                <c:pt idx="2414">
                  <c:v>-5.8996994517692141</c:v>
                </c:pt>
                <c:pt idx="2415">
                  <c:v>-6.1152976754958557</c:v>
                </c:pt>
                <c:pt idx="2416">
                  <c:v>-6.6585301524514495</c:v>
                </c:pt>
                <c:pt idx="2417">
                  <c:v>-6.8293492471305814</c:v>
                </c:pt>
                <c:pt idx="2418">
                  <c:v>-6.6961996653167564</c:v>
                </c:pt>
                <c:pt idx="2419">
                  <c:v>-6.2478153999107109</c:v>
                </c:pt>
                <c:pt idx="2420">
                  <c:v>-5.9438856707470862</c:v>
                </c:pt>
                <c:pt idx="2421">
                  <c:v>-5.3820466196507635</c:v>
                </c:pt>
                <c:pt idx="2422">
                  <c:v>-4.7280067639957508</c:v>
                </c:pt>
                <c:pt idx="2423">
                  <c:v>-4.77689994645071</c:v>
                </c:pt>
                <c:pt idx="2424">
                  <c:v>-5.9180171861408954</c:v>
                </c:pt>
                <c:pt idx="2425">
                  <c:v>-7.6357179201628593</c:v>
                </c:pt>
                <c:pt idx="2426">
                  <c:v>-8.4707550279151196</c:v>
                </c:pt>
                <c:pt idx="2427">
                  <c:v>-8.37714626243989</c:v>
                </c:pt>
                <c:pt idx="2428">
                  <c:v>-8.4448714467234538</c:v>
                </c:pt>
                <c:pt idx="2429">
                  <c:v>-7.739178105279148</c:v>
                </c:pt>
                <c:pt idx="2430">
                  <c:v>-7.5301126287311693</c:v>
                </c:pt>
                <c:pt idx="2431">
                  <c:v>-7.9805732058357721</c:v>
                </c:pt>
                <c:pt idx="2432">
                  <c:v>-7.5751976873466926</c:v>
                </c:pt>
                <c:pt idx="2433">
                  <c:v>-8.026450784299243</c:v>
                </c:pt>
                <c:pt idx="2434">
                  <c:v>-8.4808164701324404</c:v>
                </c:pt>
                <c:pt idx="2435">
                  <c:v>-9.3225297473086783</c:v>
                </c:pt>
                <c:pt idx="2436">
                  <c:v>-9.1818660452096381</c:v>
                </c:pt>
                <c:pt idx="2437">
                  <c:v>-6.8093091259223515</c:v>
                </c:pt>
                <c:pt idx="2438">
                  <c:v>-5.9637890798620319</c:v>
                </c:pt>
                <c:pt idx="2439">
                  <c:v>-6.4322400712641432</c:v>
                </c:pt>
                <c:pt idx="2440">
                  <c:v>-6.5856590167315483</c:v>
                </c:pt>
                <c:pt idx="2441">
                  <c:v>-7.0445149445424811</c:v>
                </c:pt>
                <c:pt idx="2442">
                  <c:v>-6.9196497397377952</c:v>
                </c:pt>
                <c:pt idx="2443">
                  <c:v>-5.981034556310572</c:v>
                </c:pt>
                <c:pt idx="2444">
                  <c:v>-4.8480567462140343</c:v>
                </c:pt>
                <c:pt idx="2445">
                  <c:v>-3.8727213873375272</c:v>
                </c:pt>
                <c:pt idx="2446">
                  <c:v>-4.513141091849044</c:v>
                </c:pt>
                <c:pt idx="2447">
                  <c:v>-6.3224141768829281</c:v>
                </c:pt>
                <c:pt idx="2448">
                  <c:v>-8.0771421461732942</c:v>
                </c:pt>
                <c:pt idx="2449">
                  <c:v>-9.4492895249553222</c:v>
                </c:pt>
                <c:pt idx="2450">
                  <c:v>-9.6210404315879519</c:v>
                </c:pt>
                <c:pt idx="2451">
                  <c:v>-7.7138147936067529</c:v>
                </c:pt>
                <c:pt idx="2452">
                  <c:v>-4.9173843898023151</c:v>
                </c:pt>
                <c:pt idx="2453">
                  <c:v>-1.4169244268569217</c:v>
                </c:pt>
                <c:pt idx="2454">
                  <c:v>0.35890813905074109</c:v>
                </c:pt>
                <c:pt idx="2455">
                  <c:v>-0.30511671311225919</c:v>
                </c:pt>
                <c:pt idx="2456">
                  <c:v>-2.0820769541251294</c:v>
                </c:pt>
                <c:pt idx="2457">
                  <c:v>-5.2057251159472928</c:v>
                </c:pt>
                <c:pt idx="2458">
                  <c:v>-9.4871805682866714</c:v>
                </c:pt>
                <c:pt idx="2459">
                  <c:v>-10.337750304758231</c:v>
                </c:pt>
                <c:pt idx="2460">
                  <c:v>-10.143396508922109</c:v>
                </c:pt>
                <c:pt idx="2461">
                  <c:v>-8.2337067013871916</c:v>
                </c:pt>
                <c:pt idx="2462">
                  <c:v>-4.4047831050573585</c:v>
                </c:pt>
                <c:pt idx="2463">
                  <c:v>-2.1402365942257511</c:v>
                </c:pt>
                <c:pt idx="2464">
                  <c:v>-1.1711251543844672</c:v>
                </c:pt>
                <c:pt idx="2465">
                  <c:v>-0.57499764192842073</c:v>
                </c:pt>
                <c:pt idx="2466">
                  <c:v>-1.539369027441037</c:v>
                </c:pt>
                <c:pt idx="2467">
                  <c:v>-3.7549009267971778</c:v>
                </c:pt>
                <c:pt idx="2468">
                  <c:v>-6.4473524848778423</c:v>
                </c:pt>
                <c:pt idx="2469">
                  <c:v>-9.3814599003313042</c:v>
                </c:pt>
                <c:pt idx="2470">
                  <c:v>-9.6317603165487835</c:v>
                </c:pt>
                <c:pt idx="2471">
                  <c:v>-8.1114346349674733</c:v>
                </c:pt>
                <c:pt idx="2472">
                  <c:v>-4.8133410909832</c:v>
                </c:pt>
                <c:pt idx="2473">
                  <c:v>-2.7179357990022535</c:v>
                </c:pt>
                <c:pt idx="2474">
                  <c:v>-2.3302377611656978E-2</c:v>
                </c:pt>
                <c:pt idx="2475">
                  <c:v>2.3684632971201522</c:v>
                </c:pt>
                <c:pt idx="2476">
                  <c:v>3.2502139936223302</c:v>
                </c:pt>
                <c:pt idx="2477">
                  <c:v>1.5278789577549277</c:v>
                </c:pt>
                <c:pt idx="2478">
                  <c:v>-0.99588028786387461</c:v>
                </c:pt>
                <c:pt idx="2479">
                  <c:v>-2.7473005752438411</c:v>
                </c:pt>
                <c:pt idx="2480">
                  <c:v>-5.3283011620736804</c:v>
                </c:pt>
                <c:pt idx="2481">
                  <c:v>-5.2918508131829629</c:v>
                </c:pt>
                <c:pt idx="2482">
                  <c:v>-7.7359773741081277</c:v>
                </c:pt>
                <c:pt idx="2483">
                  <c:v>-9.2878738609097748</c:v>
                </c:pt>
                <c:pt idx="2484">
                  <c:v>-10.857741268052557</c:v>
                </c:pt>
                <c:pt idx="2485">
                  <c:v>-9.971142932596587</c:v>
                </c:pt>
                <c:pt idx="2486">
                  <c:v>-7.5262966262233846</c:v>
                </c:pt>
                <c:pt idx="2487">
                  <c:v>-3.3851194629257155</c:v>
                </c:pt>
                <c:pt idx="2488">
                  <c:v>0.81558619600804116</c:v>
                </c:pt>
                <c:pt idx="2489">
                  <c:v>5.5159303887916176</c:v>
                </c:pt>
                <c:pt idx="2490">
                  <c:v>5.3914143218820039</c:v>
                </c:pt>
                <c:pt idx="2491">
                  <c:v>2.3412466950992035</c:v>
                </c:pt>
                <c:pt idx="2492">
                  <c:v>-7.8825730833377086E-2</c:v>
                </c:pt>
                <c:pt idx="2493">
                  <c:v>-1.1199413108447216</c:v>
                </c:pt>
                <c:pt idx="2494">
                  <c:v>-1.4083249770541242</c:v>
                </c:pt>
                <c:pt idx="2495">
                  <c:v>-0.51241342782640953</c:v>
                </c:pt>
                <c:pt idx="2496">
                  <c:v>-2.7699728690531349</c:v>
                </c:pt>
                <c:pt idx="2497">
                  <c:v>-4.6961373112788953</c:v>
                </c:pt>
                <c:pt idx="2498">
                  <c:v>-0.96252962300627942</c:v>
                </c:pt>
                <c:pt idx="2499">
                  <c:v>0.20472453378329142</c:v>
                </c:pt>
                <c:pt idx="2500">
                  <c:v>1.4876835781146336</c:v>
                </c:pt>
                <c:pt idx="2501">
                  <c:v>6.4484569833520888</c:v>
                </c:pt>
                <c:pt idx="2502">
                  <c:v>6.7188139564075264</c:v>
                </c:pt>
                <c:pt idx="2503">
                  <c:v>10.184403754937783</c:v>
                </c:pt>
                <c:pt idx="2504">
                  <c:v>8.039532154741531</c:v>
                </c:pt>
                <c:pt idx="2505">
                  <c:v>3.1846636787587062</c:v>
                </c:pt>
                <c:pt idx="2506">
                  <c:v>-0.75407655495695258</c:v>
                </c:pt>
                <c:pt idx="2507">
                  <c:v>-10.791869055211411</c:v>
                </c:pt>
                <c:pt idx="2508">
                  <c:v>-17.321054805639292</c:v>
                </c:pt>
                <c:pt idx="2509">
                  <c:v>-28.715622889892135</c:v>
                </c:pt>
                <c:pt idx="2510">
                  <c:v>-29.83145638452913</c:v>
                </c:pt>
                <c:pt idx="2511">
                  <c:v>-25.060058020961471</c:v>
                </c:pt>
                <c:pt idx="2512">
                  <c:v>-21.971478634924129</c:v>
                </c:pt>
                <c:pt idx="2513">
                  <c:v>-18.137659079747344</c:v>
                </c:pt>
                <c:pt idx="2514">
                  <c:v>-9.7079572120081679</c:v>
                </c:pt>
                <c:pt idx="2515">
                  <c:v>-4.009723343404759</c:v>
                </c:pt>
                <c:pt idx="2516">
                  <c:v>-0.75472774942344756</c:v>
                </c:pt>
                <c:pt idx="2517">
                  <c:v>2.7885012365456752</c:v>
                </c:pt>
                <c:pt idx="2518">
                  <c:v>7.2028933312187453</c:v>
                </c:pt>
                <c:pt idx="2519">
                  <c:v>12.246310271946394</c:v>
                </c:pt>
                <c:pt idx="2520">
                  <c:v>13.932705278867154</c:v>
                </c:pt>
                <c:pt idx="2521">
                  <c:v>12.589322110347945</c:v>
                </c:pt>
                <c:pt idx="2522">
                  <c:v>8.0064415020423141</c:v>
                </c:pt>
                <c:pt idx="2523">
                  <c:v>5.2269463874023172</c:v>
                </c:pt>
                <c:pt idx="2524">
                  <c:v>5.5585483029755913</c:v>
                </c:pt>
                <c:pt idx="2525">
                  <c:v>5.3087347663271478</c:v>
                </c:pt>
                <c:pt idx="2526">
                  <c:v>4.2037751339362304</c:v>
                </c:pt>
                <c:pt idx="2527">
                  <c:v>3.0041669298058955</c:v>
                </c:pt>
                <c:pt idx="2528">
                  <c:v>2.4972649092209478</c:v>
                </c:pt>
                <c:pt idx="2529">
                  <c:v>4.2586481318683429</c:v>
                </c:pt>
                <c:pt idx="2530">
                  <c:v>7.4272075172994532</c:v>
                </c:pt>
                <c:pt idx="2531">
                  <c:v>11.794997710642981</c:v>
                </c:pt>
                <c:pt idx="2532">
                  <c:v>14.524452150156915</c:v>
                </c:pt>
                <c:pt idx="2533">
                  <c:v>14.681225046404752</c:v>
                </c:pt>
                <c:pt idx="2534">
                  <c:v>10.192125535588458</c:v>
                </c:pt>
                <c:pt idx="2535">
                  <c:v>4.662020573625913</c:v>
                </c:pt>
                <c:pt idx="2536">
                  <c:v>2.1263495561586385</c:v>
                </c:pt>
                <c:pt idx="2537">
                  <c:v>1.2222218518071613</c:v>
                </c:pt>
                <c:pt idx="2538">
                  <c:v>-0.96729011964635914</c:v>
                </c:pt>
                <c:pt idx="2539">
                  <c:v>-6.1294014761135074</c:v>
                </c:pt>
                <c:pt idx="2540">
                  <c:v>-13.45464858260539</c:v>
                </c:pt>
                <c:pt idx="2541">
                  <c:v>-20.007427056189393</c:v>
                </c:pt>
                <c:pt idx="2542">
                  <c:v>-25.267486813587642</c:v>
                </c:pt>
                <c:pt idx="2543">
                  <c:v>-30.2388443824156</c:v>
                </c:pt>
                <c:pt idx="2544">
                  <c:v>-32.606306283744487</c:v>
                </c:pt>
                <c:pt idx="2545">
                  <c:v>-30.938684518305489</c:v>
                </c:pt>
                <c:pt idx="2546">
                  <c:v>-27.539788073521297</c:v>
                </c:pt>
                <c:pt idx="2547">
                  <c:v>-25.916767722709153</c:v>
                </c:pt>
                <c:pt idx="2548">
                  <c:v>-22.587270264714402</c:v>
                </c:pt>
                <c:pt idx="2549">
                  <c:v>-20.04443177078177</c:v>
                </c:pt>
                <c:pt idx="2550">
                  <c:v>-20.332766972825574</c:v>
                </c:pt>
                <c:pt idx="2551">
                  <c:v>-20.960154309057131</c:v>
                </c:pt>
                <c:pt idx="2552">
                  <c:v>-20.990039411356396</c:v>
                </c:pt>
                <c:pt idx="2553">
                  <c:v>-19.197162753163298</c:v>
                </c:pt>
                <c:pt idx="2554">
                  <c:v>-17.211833841233968</c:v>
                </c:pt>
                <c:pt idx="2555">
                  <c:v>-14.392554197300125</c:v>
                </c:pt>
                <c:pt idx="2556">
                  <c:v>-10.55120375065872</c:v>
                </c:pt>
                <c:pt idx="2557">
                  <c:v>-6.406115237788879</c:v>
                </c:pt>
                <c:pt idx="2558">
                  <c:v>-4.3318640522661775</c:v>
                </c:pt>
                <c:pt idx="2559">
                  <c:v>-2.9789372812669277</c:v>
                </c:pt>
                <c:pt idx="2560">
                  <c:v>-3.5178164333483473</c:v>
                </c:pt>
                <c:pt idx="2561">
                  <c:v>-4.4189854179476864</c:v>
                </c:pt>
                <c:pt idx="2562">
                  <c:v>-6.2972496227462234</c:v>
                </c:pt>
                <c:pt idx="2563">
                  <c:v>-7.7591321592732259</c:v>
                </c:pt>
                <c:pt idx="2564">
                  <c:v>-8.2529946209159153</c:v>
                </c:pt>
                <c:pt idx="2565">
                  <c:v>-8.2717055891569675</c:v>
                </c:pt>
                <c:pt idx="2566">
                  <c:v>-8.1315926317067628</c:v>
                </c:pt>
                <c:pt idx="2567">
                  <c:v>-7.9090826034000132</c:v>
                </c:pt>
                <c:pt idx="2568">
                  <c:v>-7.4802075838338062</c:v>
                </c:pt>
                <c:pt idx="2569">
                  <c:v>-6.7325312254552188</c:v>
                </c:pt>
                <c:pt idx="2570">
                  <c:v>-6.0321795086582437</c:v>
                </c:pt>
                <c:pt idx="2571">
                  <c:v>-5.6147842333668985</c:v>
                </c:pt>
                <c:pt idx="2572">
                  <c:v>-5.5638448009066339</c:v>
                </c:pt>
                <c:pt idx="2573">
                  <c:v>-6.5448865486694805</c:v>
                </c:pt>
                <c:pt idx="2574">
                  <c:v>-8.7255415359507147</c:v>
                </c:pt>
                <c:pt idx="2575">
                  <c:v>-11.666915685775937</c:v>
                </c:pt>
                <c:pt idx="2576">
                  <c:v>-14.973010579345814</c:v>
                </c:pt>
                <c:pt idx="2577">
                  <c:v>-17.679541885932633</c:v>
                </c:pt>
                <c:pt idx="2578">
                  <c:v>-19.353350736807471</c:v>
                </c:pt>
                <c:pt idx="2579">
                  <c:v>-19.979141369465747</c:v>
                </c:pt>
                <c:pt idx="2580">
                  <c:v>-20.654163337966526</c:v>
                </c:pt>
                <c:pt idx="2581">
                  <c:v>-20.98080743122598</c:v>
                </c:pt>
                <c:pt idx="2582">
                  <c:v>-20.934147857118237</c:v>
                </c:pt>
                <c:pt idx="2583">
                  <c:v>-21.6907397797724</c:v>
                </c:pt>
                <c:pt idx="2584">
                  <c:v>-22.724794593246688</c:v>
                </c:pt>
                <c:pt idx="2585">
                  <c:v>-22.503749087969094</c:v>
                </c:pt>
                <c:pt idx="2586">
                  <c:v>-20.819829305328696</c:v>
                </c:pt>
                <c:pt idx="2587">
                  <c:v>-22.37351055466603</c:v>
                </c:pt>
                <c:pt idx="2588">
                  <c:v>-25.596810677139139</c:v>
                </c:pt>
                <c:pt idx="2589">
                  <c:v>-30.560827605196025</c:v>
                </c:pt>
                <c:pt idx="2590">
                  <c:v>-36.160506860011687</c:v>
                </c:pt>
                <c:pt idx="2591">
                  <c:v>-40.07757280855256</c:v>
                </c:pt>
                <c:pt idx="2592">
                  <c:v>-40.974036439188396</c:v>
                </c:pt>
                <c:pt idx="2593">
                  <c:v>-40.207549307740081</c:v>
                </c:pt>
                <c:pt idx="2594">
                  <c:v>-36.558904469220877</c:v>
                </c:pt>
                <c:pt idx="2595">
                  <c:v>-31.197708573427832</c:v>
                </c:pt>
                <c:pt idx="2596">
                  <c:v>-24.89724724341432</c:v>
                </c:pt>
                <c:pt idx="2597">
                  <c:v>-22.457381763642516</c:v>
                </c:pt>
                <c:pt idx="2598">
                  <c:v>-22.548078898731649</c:v>
                </c:pt>
                <c:pt idx="2599">
                  <c:v>-21.942251408582212</c:v>
                </c:pt>
                <c:pt idx="2600">
                  <c:v>-20.564805097296183</c:v>
                </c:pt>
                <c:pt idx="2601">
                  <c:v>-18.318620274791449</c:v>
                </c:pt>
                <c:pt idx="2602">
                  <c:v>-15.523300638206862</c:v>
                </c:pt>
                <c:pt idx="2603">
                  <c:v>-13.163170229259732</c:v>
                </c:pt>
                <c:pt idx="2604">
                  <c:v>-11.554097212446319</c:v>
                </c:pt>
                <c:pt idx="2605">
                  <c:v>-11.595097776500888</c:v>
                </c:pt>
                <c:pt idx="2606">
                  <c:v>-11.207639569096665</c:v>
                </c:pt>
                <c:pt idx="2607">
                  <c:v>-10.508157796936503</c:v>
                </c:pt>
                <c:pt idx="2608">
                  <c:v>-9.562599129249385</c:v>
                </c:pt>
                <c:pt idx="2609">
                  <c:v>-8.1597706647108943</c:v>
                </c:pt>
                <c:pt idx="2610">
                  <c:v>-6.905733527611944</c:v>
                </c:pt>
                <c:pt idx="2611">
                  <c:v>-6.0645350196481091</c:v>
                </c:pt>
                <c:pt idx="2612">
                  <c:v>-6.010799248709481</c:v>
                </c:pt>
                <c:pt idx="2613">
                  <c:v>-6.2617289205561262</c:v>
                </c:pt>
                <c:pt idx="2614">
                  <c:v>-6.7104266928559424</c:v>
                </c:pt>
                <c:pt idx="2615">
                  <c:v>-7.0834096488785088</c:v>
                </c:pt>
                <c:pt idx="2616">
                  <c:v>-7.0318257764940686</c:v>
                </c:pt>
                <c:pt idx="2617">
                  <c:v>-7.38866841471983</c:v>
                </c:pt>
                <c:pt idx="2618">
                  <c:v>-8.0466684740588281</c:v>
                </c:pt>
                <c:pt idx="2619">
                  <c:v>-8.1836042722060807</c:v>
                </c:pt>
                <c:pt idx="2620">
                  <c:v>-9.7695737614462193</c:v>
                </c:pt>
                <c:pt idx="2621">
                  <c:v>-10.27947546729119</c:v>
                </c:pt>
                <c:pt idx="2622">
                  <c:v>-9.9891598157969561</c:v>
                </c:pt>
                <c:pt idx="2623">
                  <c:v>-9.702519122823638</c:v>
                </c:pt>
                <c:pt idx="2624">
                  <c:v>-9.2862343320889007</c:v>
                </c:pt>
                <c:pt idx="2625">
                  <c:v>-9.3329702634949676</c:v>
                </c:pt>
                <c:pt idx="2626">
                  <c:v>-10.321490167072408</c:v>
                </c:pt>
                <c:pt idx="2627">
                  <c:v>-12.030381414372936</c:v>
                </c:pt>
                <c:pt idx="2628">
                  <c:v>-14.039632693278838</c:v>
                </c:pt>
                <c:pt idx="2629">
                  <c:v>-15.024957869706125</c:v>
                </c:pt>
                <c:pt idx="2630">
                  <c:v>-9.7245223935704601</c:v>
                </c:pt>
                <c:pt idx="2631">
                  <c:v>-3.4027156277477855</c:v>
                </c:pt>
                <c:pt idx="2632">
                  <c:v>-6.335483670149106</c:v>
                </c:pt>
                <c:pt idx="2633">
                  <c:v>-16.443573742426675</c:v>
                </c:pt>
                <c:pt idx="2634">
                  <c:v>-26.389109710223799</c:v>
                </c:pt>
                <c:pt idx="2635">
                  <c:v>-32.939656406954377</c:v>
                </c:pt>
                <c:pt idx="2636">
                  <c:v>-37.666273783834249</c:v>
                </c:pt>
                <c:pt idx="2637">
                  <c:v>-38.789712227760738</c:v>
                </c:pt>
                <c:pt idx="2638">
                  <c:v>-35.978754019744542</c:v>
                </c:pt>
                <c:pt idx="2639">
                  <c:v>-33.108197280803701</c:v>
                </c:pt>
                <c:pt idx="2640">
                  <c:v>-31.952331100169161</c:v>
                </c:pt>
                <c:pt idx="2641">
                  <c:v>-31.496480780792712</c:v>
                </c:pt>
                <c:pt idx="2642">
                  <c:v>-30.62887569599479</c:v>
                </c:pt>
                <c:pt idx="2643">
                  <c:v>-29.903593281422808</c:v>
                </c:pt>
                <c:pt idx="2644">
                  <c:v>-28.901106680537946</c:v>
                </c:pt>
                <c:pt idx="2645">
                  <c:v>-28.147101908233711</c:v>
                </c:pt>
                <c:pt idx="2646">
                  <c:v>-26.484062098291279</c:v>
                </c:pt>
                <c:pt idx="2647">
                  <c:v>-23.954696576701632</c:v>
                </c:pt>
                <c:pt idx="2648">
                  <c:v>-20.44356527067524</c:v>
                </c:pt>
                <c:pt idx="2649">
                  <c:v>-16.901822228887184</c:v>
                </c:pt>
                <c:pt idx="2650">
                  <c:v>-14.22123808681982</c:v>
                </c:pt>
                <c:pt idx="2651">
                  <c:v>-11.853198545473941</c:v>
                </c:pt>
                <c:pt idx="2652">
                  <c:v>-10.537761552031375</c:v>
                </c:pt>
                <c:pt idx="2653">
                  <c:v>-9.6366656744559389</c:v>
                </c:pt>
                <c:pt idx="2654">
                  <c:v>-8.8478561875724662</c:v>
                </c:pt>
                <c:pt idx="2655">
                  <c:v>-7.6766720498980243</c:v>
                </c:pt>
                <c:pt idx="2656">
                  <c:v>-6.4723491324881932</c:v>
                </c:pt>
                <c:pt idx="2657">
                  <c:v>-5.7630651340247354</c:v>
                </c:pt>
                <c:pt idx="2658">
                  <c:v>-5.9314716489128028</c:v>
                </c:pt>
                <c:pt idx="2659">
                  <c:v>-5.8897783760026092</c:v>
                </c:pt>
                <c:pt idx="2660">
                  <c:v>-6.4045973250197514</c:v>
                </c:pt>
                <c:pt idx="2661">
                  <c:v>-6.7120390700682071</c:v>
                </c:pt>
                <c:pt idx="2662">
                  <c:v>-6.7300102001348341</c:v>
                </c:pt>
                <c:pt idx="2663">
                  <c:v>-7.4219142872407362</c:v>
                </c:pt>
                <c:pt idx="2664">
                  <c:v>-8.4327356707507715</c:v>
                </c:pt>
                <c:pt idx="2665">
                  <c:v>-9.2564596738431426</c:v>
                </c:pt>
                <c:pt idx="2666">
                  <c:v>-9.0921283493136524</c:v>
                </c:pt>
                <c:pt idx="2667">
                  <c:v>-8.6162664112312886</c:v>
                </c:pt>
                <c:pt idx="2668">
                  <c:v>-8.958659585236262</c:v>
                </c:pt>
                <c:pt idx="2669">
                  <c:v>-9.4859773316923146</c:v>
                </c:pt>
                <c:pt idx="2670">
                  <c:v>-9.3693389767712798</c:v>
                </c:pt>
                <c:pt idx="2671">
                  <c:v>-10.001127481500252</c:v>
                </c:pt>
                <c:pt idx="2672">
                  <c:v>-10.793223306973344</c:v>
                </c:pt>
                <c:pt idx="2673">
                  <c:v>-11.619524527266483</c:v>
                </c:pt>
                <c:pt idx="2674">
                  <c:v>-12.357800022639161</c:v>
                </c:pt>
                <c:pt idx="2675">
                  <c:v>-13.485071957658514</c:v>
                </c:pt>
                <c:pt idx="2676">
                  <c:v>-15.432922194986501</c:v>
                </c:pt>
                <c:pt idx="2677">
                  <c:v>-17.593922758546181</c:v>
                </c:pt>
                <c:pt idx="2678">
                  <c:v>-19.209315692754814</c:v>
                </c:pt>
                <c:pt idx="2679">
                  <c:v>-21.773458592496659</c:v>
                </c:pt>
                <c:pt idx="2680">
                  <c:v>-22.415053169132683</c:v>
                </c:pt>
                <c:pt idx="2681">
                  <c:v>-23.412825456165166</c:v>
                </c:pt>
                <c:pt idx="2682">
                  <c:v>-18.975224636085311</c:v>
                </c:pt>
                <c:pt idx="2683">
                  <c:v>-17.157468876048693</c:v>
                </c:pt>
                <c:pt idx="2684">
                  <c:v>-19.439128623628125</c:v>
                </c:pt>
                <c:pt idx="2685">
                  <c:v>-23.307490794777099</c:v>
                </c:pt>
                <c:pt idx="2686">
                  <c:v>-26.73745975267509</c:v>
                </c:pt>
                <c:pt idx="2687">
                  <c:v>-30.630623451373317</c:v>
                </c:pt>
                <c:pt idx="2688">
                  <c:v>-33.407410495163887</c:v>
                </c:pt>
                <c:pt idx="2689">
                  <c:v>-35.495216118871419</c:v>
                </c:pt>
                <c:pt idx="2690">
                  <c:v>-34.613299738607125</c:v>
                </c:pt>
                <c:pt idx="2691">
                  <c:v>-34.045148758441748</c:v>
                </c:pt>
                <c:pt idx="2692">
                  <c:v>-29.204371180993164</c:v>
                </c:pt>
                <c:pt idx="2693">
                  <c:v>-25.819304018718356</c:v>
                </c:pt>
                <c:pt idx="2694">
                  <c:v>-24.063906234354224</c:v>
                </c:pt>
                <c:pt idx="2695">
                  <c:v>-22.556374740208952</c:v>
                </c:pt>
                <c:pt idx="2696">
                  <c:v>-22.097023483221431</c:v>
                </c:pt>
                <c:pt idx="2697">
                  <c:v>-22.597796292049875</c:v>
                </c:pt>
                <c:pt idx="2698">
                  <c:v>-23.648245087214239</c:v>
                </c:pt>
                <c:pt idx="2699">
                  <c:v>-24.401750917611817</c:v>
                </c:pt>
                <c:pt idx="2700">
                  <c:v>-24.116213633039095</c:v>
                </c:pt>
                <c:pt idx="2701">
                  <c:v>-24.281909184191505</c:v>
                </c:pt>
                <c:pt idx="2702">
                  <c:v>-24.076537968341491</c:v>
                </c:pt>
                <c:pt idx="2703">
                  <c:v>-23.457950053065716</c:v>
                </c:pt>
                <c:pt idx="2704">
                  <c:v>-22.385745424844771</c:v>
                </c:pt>
                <c:pt idx="2705">
                  <c:v>-22.132199093713727</c:v>
                </c:pt>
                <c:pt idx="2706">
                  <c:v>-21.799990717503775</c:v>
                </c:pt>
                <c:pt idx="2707">
                  <c:v>-22.601318147428909</c:v>
                </c:pt>
                <c:pt idx="2708">
                  <c:v>-23.344874867538607</c:v>
                </c:pt>
                <c:pt idx="2709">
                  <c:v>-23.077930169615861</c:v>
                </c:pt>
                <c:pt idx="2710">
                  <c:v>-22.039363324597172</c:v>
                </c:pt>
                <c:pt idx="2711">
                  <c:v>-21.911703584468011</c:v>
                </c:pt>
                <c:pt idx="2712">
                  <c:v>-22.915573445115037</c:v>
                </c:pt>
                <c:pt idx="2713">
                  <c:v>-24.777964689889075</c:v>
                </c:pt>
                <c:pt idx="2714">
                  <c:v>-26.128704883405589</c:v>
                </c:pt>
                <c:pt idx="2715">
                  <c:v>-26.098826260801189</c:v>
                </c:pt>
                <c:pt idx="2716">
                  <c:v>-25.167789525507288</c:v>
                </c:pt>
                <c:pt idx="2717">
                  <c:v>-24.113931718242341</c:v>
                </c:pt>
                <c:pt idx="2718">
                  <c:v>-23.806816620021184</c:v>
                </c:pt>
                <c:pt idx="2719">
                  <c:v>-24.403518116590913</c:v>
                </c:pt>
                <c:pt idx="2720">
                  <c:v>-25.365151529311362</c:v>
                </c:pt>
                <c:pt idx="2721">
                  <c:v>-27.221121660374763</c:v>
                </c:pt>
                <c:pt idx="2722">
                  <c:v>-29.6922971966262</c:v>
                </c:pt>
                <c:pt idx="2723">
                  <c:v>-29.789193928454878</c:v>
                </c:pt>
                <c:pt idx="2724">
                  <c:v>-26.447526078651393</c:v>
                </c:pt>
                <c:pt idx="2725">
                  <c:v>-17.981758690433878</c:v>
                </c:pt>
                <c:pt idx="2726">
                  <c:v>-10.818583274187377</c:v>
                </c:pt>
                <c:pt idx="2727">
                  <c:v>-7.3020196942540156</c:v>
                </c:pt>
                <c:pt idx="2728">
                  <c:v>-12.181534153535983</c:v>
                </c:pt>
                <c:pt idx="2729">
                  <c:v>-24.828125270439688</c:v>
                </c:pt>
                <c:pt idx="2730">
                  <c:v>-40.75775653366366</c:v>
                </c:pt>
                <c:pt idx="2731">
                  <c:v>-41.581694108403177</c:v>
                </c:pt>
                <c:pt idx="2732">
                  <c:v>-31.172642231285568</c:v>
                </c:pt>
                <c:pt idx="2733">
                  <c:v>-15.632779053005653</c:v>
                </c:pt>
                <c:pt idx="2734">
                  <c:v>-5.5263052601179457</c:v>
                </c:pt>
                <c:pt idx="2735">
                  <c:v>-5.5280392650783652</c:v>
                </c:pt>
                <c:pt idx="2736">
                  <c:v>-10.63410431930803</c:v>
                </c:pt>
                <c:pt idx="2737">
                  <c:v>-16.809100393369548</c:v>
                </c:pt>
                <c:pt idx="2738">
                  <c:v>-19.526961284197473</c:v>
                </c:pt>
                <c:pt idx="2739">
                  <c:v>-19.610677446122125</c:v>
                </c:pt>
                <c:pt idx="2740">
                  <c:v>-17.474000138835784</c:v>
                </c:pt>
                <c:pt idx="2741">
                  <c:v>-14.4757746683189</c:v>
                </c:pt>
                <c:pt idx="2742">
                  <c:v>-12.031464478276799</c:v>
                </c:pt>
                <c:pt idx="2743">
                  <c:v>-10.710386027885876</c:v>
                </c:pt>
                <c:pt idx="2744">
                  <c:v>-10.1664668639956</c:v>
                </c:pt>
                <c:pt idx="2745">
                  <c:v>-9.0727478228240255</c:v>
                </c:pt>
                <c:pt idx="2746">
                  <c:v>-7.5953649213417647</c:v>
                </c:pt>
                <c:pt idx="2747">
                  <c:v>-6.0409242413501572</c:v>
                </c:pt>
                <c:pt idx="2748">
                  <c:v>-4.2838855636342661</c:v>
                </c:pt>
                <c:pt idx="2749">
                  <c:v>-2.904262717040127</c:v>
                </c:pt>
                <c:pt idx="2750">
                  <c:v>-1.9987273455944758</c:v>
                </c:pt>
                <c:pt idx="2751">
                  <c:v>-1.5490381835538003</c:v>
                </c:pt>
                <c:pt idx="2752">
                  <c:v>-1.8839710657354791</c:v>
                </c:pt>
                <c:pt idx="2753">
                  <c:v>-2.5472648940615263</c:v>
                </c:pt>
                <c:pt idx="2754">
                  <c:v>-3.0622312180647069</c:v>
                </c:pt>
                <c:pt idx="2755">
                  <c:v>-3.5601140685358352</c:v>
                </c:pt>
                <c:pt idx="2756">
                  <c:v>-4.0414483707970836</c:v>
                </c:pt>
                <c:pt idx="2757">
                  <c:v>-3.9063173590067377</c:v>
                </c:pt>
                <c:pt idx="2758">
                  <c:v>-4.0361521370438211</c:v>
                </c:pt>
                <c:pt idx="2759">
                  <c:v>-4.0234394433979297</c:v>
                </c:pt>
                <c:pt idx="2760">
                  <c:v>-3.9361548040203767</c:v>
                </c:pt>
                <c:pt idx="2761">
                  <c:v>-4.5613859997416819</c:v>
                </c:pt>
                <c:pt idx="2762">
                  <c:v>-5.830099852653805</c:v>
                </c:pt>
                <c:pt idx="2763">
                  <c:v>-7.9946475791514917</c:v>
                </c:pt>
                <c:pt idx="2764">
                  <c:v>-9.0461518638777925</c:v>
                </c:pt>
                <c:pt idx="2765">
                  <c:v>-9.9338896201011178</c:v>
                </c:pt>
                <c:pt idx="2766">
                  <c:v>-10.612531429362111</c:v>
                </c:pt>
                <c:pt idx="2767">
                  <c:v>-10.233085409348254</c:v>
                </c:pt>
                <c:pt idx="2768">
                  <c:v>-10.503919490821486</c:v>
                </c:pt>
                <c:pt idx="2769">
                  <c:v>-11.448189599708915</c:v>
                </c:pt>
                <c:pt idx="2770">
                  <c:v>-11.448092111389121</c:v>
                </c:pt>
                <c:pt idx="2771">
                  <c:v>-14.618191376144985</c:v>
                </c:pt>
                <c:pt idx="2772">
                  <c:v>-15.116576742293699</c:v>
                </c:pt>
                <c:pt idx="2773">
                  <c:v>-14.106014764980348</c:v>
                </c:pt>
                <c:pt idx="2774">
                  <c:v>-15.709025626190918</c:v>
                </c:pt>
                <c:pt idx="2775">
                  <c:v>-17.815117760944357</c:v>
                </c:pt>
                <c:pt idx="2776">
                  <c:v>-18.865536118414681</c:v>
                </c:pt>
                <c:pt idx="2777">
                  <c:v>-20.100106181875397</c:v>
                </c:pt>
                <c:pt idx="2778">
                  <c:v>-21.400669789526024</c:v>
                </c:pt>
                <c:pt idx="2779">
                  <c:v>-23.485972886876475</c:v>
                </c:pt>
                <c:pt idx="2780">
                  <c:v>-24.429430247660271</c:v>
                </c:pt>
                <c:pt idx="2781">
                  <c:v>-25.334116778148971</c:v>
                </c:pt>
                <c:pt idx="2782">
                  <c:v>-24.298772850818075</c:v>
                </c:pt>
                <c:pt idx="2783">
                  <c:v>-26.761462868227671</c:v>
                </c:pt>
                <c:pt idx="2784">
                  <c:v>-28.439656939631135</c:v>
                </c:pt>
                <c:pt idx="2785">
                  <c:v>-26.425623169263709</c:v>
                </c:pt>
                <c:pt idx="2786">
                  <c:v>-24.941130108003261</c:v>
                </c:pt>
                <c:pt idx="2787">
                  <c:v>-23.429613773690267</c:v>
                </c:pt>
                <c:pt idx="2788">
                  <c:v>-21.695125838312528</c:v>
                </c:pt>
                <c:pt idx="2789">
                  <c:v>-20.050787269557595</c:v>
                </c:pt>
                <c:pt idx="2790">
                  <c:v>-18.624318098990098</c:v>
                </c:pt>
                <c:pt idx="2791">
                  <c:v>-18.975965102799801</c:v>
                </c:pt>
                <c:pt idx="2792">
                  <c:v>-17.143430901185312</c:v>
                </c:pt>
                <c:pt idx="2793">
                  <c:v>-14.235173009012852</c:v>
                </c:pt>
                <c:pt idx="2794">
                  <c:v>-12.52749372993109</c:v>
                </c:pt>
                <c:pt idx="2795">
                  <c:v>-11.509347245108446</c:v>
                </c:pt>
                <c:pt idx="2796">
                  <c:v>-11.055693013543358</c:v>
                </c:pt>
                <c:pt idx="2797">
                  <c:v>-11.32280661720741</c:v>
                </c:pt>
                <c:pt idx="2798">
                  <c:v>-11.604254082786049</c:v>
                </c:pt>
                <c:pt idx="2799">
                  <c:v>-11.688500769021912</c:v>
                </c:pt>
                <c:pt idx="2800">
                  <c:v>-11.269115337105875</c:v>
                </c:pt>
                <c:pt idx="2801">
                  <c:v>-10.067809027129256</c:v>
                </c:pt>
                <c:pt idx="2802">
                  <c:v>-8.6479816522285411</c:v>
                </c:pt>
                <c:pt idx="2803">
                  <c:v>-7.3751589953152568</c:v>
                </c:pt>
                <c:pt idx="2804">
                  <c:v>-6.1536799085564491</c:v>
                </c:pt>
                <c:pt idx="2805">
                  <c:v>-5.7175738015227351</c:v>
                </c:pt>
                <c:pt idx="2806">
                  <c:v>-6.2952264977924743</c:v>
                </c:pt>
                <c:pt idx="2807">
                  <c:v>-8.6116613185845523</c:v>
                </c:pt>
                <c:pt idx="2808">
                  <c:v>-12.144019108339107</c:v>
                </c:pt>
                <c:pt idx="2809">
                  <c:v>-15.74581501134217</c:v>
                </c:pt>
                <c:pt idx="2810">
                  <c:v>-17.719863346735039</c:v>
                </c:pt>
                <c:pt idx="2811">
                  <c:v>-16.158691191931602</c:v>
                </c:pt>
                <c:pt idx="2812">
                  <c:v>-11.406729024278174</c:v>
                </c:pt>
                <c:pt idx="2813">
                  <c:v>-5.777399800427248</c:v>
                </c:pt>
                <c:pt idx="2814">
                  <c:v>-3.4413510545535786</c:v>
                </c:pt>
                <c:pt idx="2815">
                  <c:v>-4.3876334854718104</c:v>
                </c:pt>
                <c:pt idx="2816">
                  <c:v>-9.8793361207996977</c:v>
                </c:pt>
                <c:pt idx="2817">
                  <c:v>-20.217507777235657</c:v>
                </c:pt>
                <c:pt idx="2818">
                  <c:v>-27.022344426829736</c:v>
                </c:pt>
                <c:pt idx="2819">
                  <c:v>-27.176211498518093</c:v>
                </c:pt>
                <c:pt idx="2820">
                  <c:v>-21.717997100030189</c:v>
                </c:pt>
                <c:pt idx="2821">
                  <c:v>-19.297928968780454</c:v>
                </c:pt>
                <c:pt idx="2822">
                  <c:v>-21.208097639154889</c:v>
                </c:pt>
                <c:pt idx="2823">
                  <c:v>-28.106915128258471</c:v>
                </c:pt>
                <c:pt idx="2824">
                  <c:v>-35.264875647143668</c:v>
                </c:pt>
                <c:pt idx="2825">
                  <c:v>-36.657942142238454</c:v>
                </c:pt>
                <c:pt idx="2826">
                  <c:v>-36.399389866869463</c:v>
                </c:pt>
                <c:pt idx="2827">
                  <c:v>-33.801068917122606</c:v>
                </c:pt>
                <c:pt idx="2828">
                  <c:v>-29.142950894316961</c:v>
                </c:pt>
                <c:pt idx="2829">
                  <c:v>-23.900603511004721</c:v>
                </c:pt>
                <c:pt idx="2830">
                  <c:v>-19.56805700177884</c:v>
                </c:pt>
                <c:pt idx="2831">
                  <c:v>-15.818180896709478</c:v>
                </c:pt>
                <c:pt idx="2832">
                  <c:v>-11.749691087655226</c:v>
                </c:pt>
                <c:pt idx="2833">
                  <c:v>-7.3716201404943034</c:v>
                </c:pt>
                <c:pt idx="2834">
                  <c:v>-3.9636585384156611</c:v>
                </c:pt>
                <c:pt idx="2835">
                  <c:v>-1.3713568904156461</c:v>
                </c:pt>
                <c:pt idx="2836">
                  <c:v>0.2168425381768613</c:v>
                </c:pt>
                <c:pt idx="2837">
                  <c:v>0.16008307750426878</c:v>
                </c:pt>
                <c:pt idx="2838">
                  <c:v>-1.0082214711550093</c:v>
                </c:pt>
                <c:pt idx="2839">
                  <c:v>-3.1347629094235336</c:v>
                </c:pt>
                <c:pt idx="2840">
                  <c:v>-5.6140579075761732</c:v>
                </c:pt>
                <c:pt idx="2841">
                  <c:v>-7.6246862468487757</c:v>
                </c:pt>
                <c:pt idx="2842">
                  <c:v>-9.0344113473991445</c:v>
                </c:pt>
                <c:pt idx="2843">
                  <c:v>-9.5542218067059306</c:v>
                </c:pt>
                <c:pt idx="2844">
                  <c:v>-9.703537530834744</c:v>
                </c:pt>
                <c:pt idx="2845">
                  <c:v>-9.930974571919041</c:v>
                </c:pt>
                <c:pt idx="2846">
                  <c:v>-10.507956479974</c:v>
                </c:pt>
                <c:pt idx="2847">
                  <c:v>-11.820033876675526</c:v>
                </c:pt>
                <c:pt idx="2848">
                  <c:v>-12.140760371896281</c:v>
                </c:pt>
                <c:pt idx="2849">
                  <c:v>-11.313660917453767</c:v>
                </c:pt>
                <c:pt idx="2850">
                  <c:v>-9.2222208142924078</c:v>
                </c:pt>
                <c:pt idx="2851">
                  <c:v>-6.4032671008498179</c:v>
                </c:pt>
                <c:pt idx="2852">
                  <c:v>-3.6986815656693115</c:v>
                </c:pt>
                <c:pt idx="2853">
                  <c:v>-1.5511568912939282</c:v>
                </c:pt>
                <c:pt idx="2854">
                  <c:v>0.20444392239773226</c:v>
                </c:pt>
                <c:pt idx="2855">
                  <c:v>1.3811050742183248</c:v>
                </c:pt>
                <c:pt idx="2856">
                  <c:v>1.1201943282477218</c:v>
                </c:pt>
                <c:pt idx="2857">
                  <c:v>1.9172442481663832</c:v>
                </c:pt>
                <c:pt idx="2858">
                  <c:v>1.047628664374368</c:v>
                </c:pt>
                <c:pt idx="2859">
                  <c:v>0.50553093303193997</c:v>
                </c:pt>
                <c:pt idx="2860">
                  <c:v>-2.4545920665033707</c:v>
                </c:pt>
                <c:pt idx="2861">
                  <c:v>-7.6572240909328171</c:v>
                </c:pt>
                <c:pt idx="2862">
                  <c:v>-14.801854239941584</c:v>
                </c:pt>
                <c:pt idx="2863">
                  <c:v>-20.295588736579592</c:v>
                </c:pt>
                <c:pt idx="2864">
                  <c:v>-22.390392824353587</c:v>
                </c:pt>
                <c:pt idx="2865">
                  <c:v>-25.451187428717599</c:v>
                </c:pt>
                <c:pt idx="2866">
                  <c:v>-22.995960463484348</c:v>
                </c:pt>
                <c:pt idx="2867">
                  <c:v>-20.326772588031847</c:v>
                </c:pt>
                <c:pt idx="2868">
                  <c:v>-24.796195227694422</c:v>
                </c:pt>
                <c:pt idx="2869">
                  <c:v>-24.411200537096871</c:v>
                </c:pt>
                <c:pt idx="2870">
                  <c:v>-23.284895071634782</c:v>
                </c:pt>
                <c:pt idx="2871">
                  <c:v>-23.340804985790033</c:v>
                </c:pt>
                <c:pt idx="2872">
                  <c:v>-22.29152197732785</c:v>
                </c:pt>
                <c:pt idx="2873">
                  <c:v>-23.062961045741716</c:v>
                </c:pt>
                <c:pt idx="2874">
                  <c:v>-22.089760033498155</c:v>
                </c:pt>
                <c:pt idx="2875">
                  <c:v>-23.689204898988248</c:v>
                </c:pt>
                <c:pt idx="2876">
                  <c:v>-22.708466703160415</c:v>
                </c:pt>
                <c:pt idx="2877">
                  <c:v>-21.227132985192032</c:v>
                </c:pt>
                <c:pt idx="2878">
                  <c:v>-19.413020589431028</c:v>
                </c:pt>
                <c:pt idx="2879">
                  <c:v>-17.193206674017677</c:v>
                </c:pt>
                <c:pt idx="2880">
                  <c:v>-15.892666554851131</c:v>
                </c:pt>
                <c:pt idx="2881">
                  <c:v>-15.045926923991505</c:v>
                </c:pt>
                <c:pt idx="2882">
                  <c:v>-14.959263270169567</c:v>
                </c:pt>
                <c:pt idx="2883">
                  <c:v>-14.521176218597759</c:v>
                </c:pt>
                <c:pt idx="2884">
                  <c:v>-13.991793909036819</c:v>
                </c:pt>
                <c:pt idx="2885">
                  <c:v>-13.427415813469208</c:v>
                </c:pt>
                <c:pt idx="2886">
                  <c:v>-13.188776498983639</c:v>
                </c:pt>
                <c:pt idx="2887">
                  <c:v>-13.300523405506118</c:v>
                </c:pt>
                <c:pt idx="2888">
                  <c:v>-12.913863661096673</c:v>
                </c:pt>
                <c:pt idx="2889">
                  <c:v>-10.955109090960688</c:v>
                </c:pt>
                <c:pt idx="2890">
                  <c:v>-8.2254156000751895</c:v>
                </c:pt>
                <c:pt idx="2891">
                  <c:v>-5.6284086062782785</c:v>
                </c:pt>
                <c:pt idx="2892">
                  <c:v>-5.4693684139843981</c:v>
                </c:pt>
                <c:pt idx="2893">
                  <c:v>-8.0843616010513646</c:v>
                </c:pt>
                <c:pt idx="2894">
                  <c:v>-12.001937917112416</c:v>
                </c:pt>
                <c:pt idx="2895">
                  <c:v>-15.632921453607748</c:v>
                </c:pt>
                <c:pt idx="2896">
                  <c:v>-15.782887505641298</c:v>
                </c:pt>
                <c:pt idx="2897">
                  <c:v>-12.944956527208571</c:v>
                </c:pt>
                <c:pt idx="2898">
                  <c:v>-7.9838309398984526</c:v>
                </c:pt>
                <c:pt idx="2899">
                  <c:v>-3.5244567996846796</c:v>
                </c:pt>
                <c:pt idx="2900">
                  <c:v>-3.0081871673880807</c:v>
                </c:pt>
                <c:pt idx="2901">
                  <c:v>-5.8730069105712985</c:v>
                </c:pt>
                <c:pt idx="2902">
                  <c:v>-8.1590506962410139</c:v>
                </c:pt>
                <c:pt idx="2903">
                  <c:v>-7.8752042430812041</c:v>
                </c:pt>
                <c:pt idx="2904">
                  <c:v>-5.7066788222563165</c:v>
                </c:pt>
                <c:pt idx="2905">
                  <c:v>-4.5216824397454971</c:v>
                </c:pt>
                <c:pt idx="2906">
                  <c:v>-4.3321436913660403</c:v>
                </c:pt>
                <c:pt idx="2907">
                  <c:v>-7.9542393003197631</c:v>
                </c:pt>
                <c:pt idx="2908">
                  <c:v>-15.2388637004922</c:v>
                </c:pt>
                <c:pt idx="2909">
                  <c:v>-22.645931367073246</c:v>
                </c:pt>
                <c:pt idx="2910">
                  <c:v>-24.193463645075312</c:v>
                </c:pt>
                <c:pt idx="2911">
                  <c:v>-19.46355183663357</c:v>
                </c:pt>
                <c:pt idx="2912">
                  <c:v>-10.949907120825205</c:v>
                </c:pt>
                <c:pt idx="2913">
                  <c:v>-7.732211376012792</c:v>
                </c:pt>
                <c:pt idx="2914">
                  <c:v>-8.6488902301681208</c:v>
                </c:pt>
                <c:pt idx="2915">
                  <c:v>-15.895231362570502</c:v>
                </c:pt>
                <c:pt idx="2916">
                  <c:v>-20.363462160139282</c:v>
                </c:pt>
                <c:pt idx="2917">
                  <c:v>-16.827296586271274</c:v>
                </c:pt>
                <c:pt idx="2918">
                  <c:v>-14.763262580723822</c:v>
                </c:pt>
                <c:pt idx="2919">
                  <c:v>-12.089241505650392</c:v>
                </c:pt>
                <c:pt idx="2920">
                  <c:v>-10.563361976556218</c:v>
                </c:pt>
                <c:pt idx="2921">
                  <c:v>-10.853702464588475</c:v>
                </c:pt>
                <c:pt idx="2922">
                  <c:v>-10.971519039630945</c:v>
                </c:pt>
                <c:pt idx="2923">
                  <c:v>-12.525660636353042</c:v>
                </c:pt>
                <c:pt idx="2924">
                  <c:v>-14.172729047553966</c:v>
                </c:pt>
                <c:pt idx="2925">
                  <c:v>-14.735421472513266</c:v>
                </c:pt>
                <c:pt idx="2926">
                  <c:v>-14.640829583088099</c:v>
                </c:pt>
                <c:pt idx="2927">
                  <c:v>-14.254818032010757</c:v>
                </c:pt>
                <c:pt idx="2928">
                  <c:v>-13.452988585159678</c:v>
                </c:pt>
                <c:pt idx="2929">
                  <c:v>-14.200853763355848</c:v>
                </c:pt>
                <c:pt idx="2930">
                  <c:v>-14.637355438317091</c:v>
                </c:pt>
                <c:pt idx="2931">
                  <c:v>-14.662543336696423</c:v>
                </c:pt>
                <c:pt idx="2932">
                  <c:v>-13.546862071028928</c:v>
                </c:pt>
                <c:pt idx="2933">
                  <c:v>-12.86926981465332</c:v>
                </c:pt>
                <c:pt idx="2934">
                  <c:v>-12.357057705367472</c:v>
                </c:pt>
                <c:pt idx="2935">
                  <c:v>-12.14132211159262</c:v>
                </c:pt>
                <c:pt idx="2936">
                  <c:v>-11.697426879303185</c:v>
                </c:pt>
                <c:pt idx="2937">
                  <c:v>-11.257698737629946</c:v>
                </c:pt>
                <c:pt idx="2938">
                  <c:v>-11.686093073516707</c:v>
                </c:pt>
                <c:pt idx="2939">
                  <c:v>-11.790295769434023</c:v>
                </c:pt>
                <c:pt idx="2940">
                  <c:v>-9.9793832708240817</c:v>
                </c:pt>
                <c:pt idx="2941">
                  <c:v>-8.9291004112300083</c:v>
                </c:pt>
                <c:pt idx="2942">
                  <c:v>-8.4145568490697595</c:v>
                </c:pt>
                <c:pt idx="2943">
                  <c:v>-8.1874069187518117</c:v>
                </c:pt>
                <c:pt idx="2944">
                  <c:v>-8.8010084632057772</c:v>
                </c:pt>
                <c:pt idx="2945">
                  <c:v>-7.3697297294369797</c:v>
                </c:pt>
                <c:pt idx="2946">
                  <c:v>-6.0244844446068306</c:v>
                </c:pt>
                <c:pt idx="2947">
                  <c:v>-3.8273747086648084</c:v>
                </c:pt>
                <c:pt idx="2948">
                  <c:v>-4.7931554417541724</c:v>
                </c:pt>
                <c:pt idx="2949">
                  <c:v>-9.2526544848778922</c:v>
                </c:pt>
                <c:pt idx="2950">
                  <c:v>-13.935072856606128</c:v>
                </c:pt>
                <c:pt idx="2951">
                  <c:v>-18.350501522377652</c:v>
                </c:pt>
                <c:pt idx="2952">
                  <c:v>-24.379497722500595</c:v>
                </c:pt>
                <c:pt idx="2953">
                  <c:v>-31.619871771473317</c:v>
                </c:pt>
                <c:pt idx="2954">
                  <c:v>-42.746688090495837</c:v>
                </c:pt>
                <c:pt idx="2955">
                  <c:v>-53.095832973194788</c:v>
                </c:pt>
                <c:pt idx="2956">
                  <c:v>-62.376545666785276</c:v>
                </c:pt>
                <c:pt idx="2957">
                  <c:v>-66.014579132241437</c:v>
                </c:pt>
                <c:pt idx="2958">
                  <c:v>-60.0161434534687</c:v>
                </c:pt>
                <c:pt idx="2959">
                  <c:v>-48.325391856045876</c:v>
                </c:pt>
                <c:pt idx="2960">
                  <c:v>-37.397874007422146</c:v>
                </c:pt>
                <c:pt idx="2961">
                  <c:v>-37.382653895514949</c:v>
                </c:pt>
                <c:pt idx="2962">
                  <c:v>-40.161994936251659</c:v>
                </c:pt>
                <c:pt idx="2963">
                  <c:v>-49.469575485571532</c:v>
                </c:pt>
                <c:pt idx="2964">
                  <c:v>-52.204992575201715</c:v>
                </c:pt>
                <c:pt idx="2965">
                  <c:v>-56.409549350408803</c:v>
                </c:pt>
                <c:pt idx="2966">
                  <c:v>-62.670007647962393</c:v>
                </c:pt>
                <c:pt idx="2967">
                  <c:v>-58.890132572011254</c:v>
                </c:pt>
                <c:pt idx="2968">
                  <c:v>-56.513989278255565</c:v>
                </c:pt>
                <c:pt idx="2969">
                  <c:v>-51.076277676587132</c:v>
                </c:pt>
                <c:pt idx="2970">
                  <c:v>-46.789830103720924</c:v>
                </c:pt>
                <c:pt idx="2971">
                  <c:v>-44.794950582786477</c:v>
                </c:pt>
                <c:pt idx="2972">
                  <c:v>-42.92981204901286</c:v>
                </c:pt>
                <c:pt idx="2973">
                  <c:v>-42.420051015891595</c:v>
                </c:pt>
                <c:pt idx="2974">
                  <c:v>-42.724020301047659</c:v>
                </c:pt>
                <c:pt idx="2975">
                  <c:v>-43.530177041669937</c:v>
                </c:pt>
                <c:pt idx="2976">
                  <c:v>-44.705886153808933</c:v>
                </c:pt>
                <c:pt idx="2977">
                  <c:v>-48.059265133097767</c:v>
                </c:pt>
                <c:pt idx="2978">
                  <c:v>-47.749290749779107</c:v>
                </c:pt>
                <c:pt idx="2979">
                  <c:v>-43.601254881360013</c:v>
                </c:pt>
                <c:pt idx="2980">
                  <c:v>-39.721805737197037</c:v>
                </c:pt>
                <c:pt idx="2981">
                  <c:v>-37.461598850889025</c:v>
                </c:pt>
                <c:pt idx="2982">
                  <c:v>-29.500496979415541</c:v>
                </c:pt>
                <c:pt idx="2983">
                  <c:v>-26.727304363027383</c:v>
                </c:pt>
                <c:pt idx="2984">
                  <c:v>-35.663487093560299</c:v>
                </c:pt>
                <c:pt idx="2985">
                  <c:v>-32.879542805327965</c:v>
                </c:pt>
                <c:pt idx="2986">
                  <c:v>-31.009469060659047</c:v>
                </c:pt>
                <c:pt idx="2987">
                  <c:v>-31.716750695480652</c:v>
                </c:pt>
                <c:pt idx="2988">
                  <c:v>-31.27320873081824</c:v>
                </c:pt>
                <c:pt idx="2989">
                  <c:v>-34.319989760075707</c:v>
                </c:pt>
                <c:pt idx="2990">
                  <c:v>-21.234264864544723</c:v>
                </c:pt>
                <c:pt idx="2991">
                  <c:v>-20.848581710231578</c:v>
                </c:pt>
                <c:pt idx="2992">
                  <c:v>-13.257027515865774</c:v>
                </c:pt>
                <c:pt idx="2993">
                  <c:v>-18.750017264195957</c:v>
                </c:pt>
                <c:pt idx="2994">
                  <c:v>-19.684562358151187</c:v>
                </c:pt>
                <c:pt idx="2995">
                  <c:v>-22.292067062698262</c:v>
                </c:pt>
                <c:pt idx="2996">
                  <c:v>-23.029394608276448</c:v>
                </c:pt>
                <c:pt idx="2997">
                  <c:v>-20.572418208717789</c:v>
                </c:pt>
                <c:pt idx="2998">
                  <c:v>-15.944309057457222</c:v>
                </c:pt>
                <c:pt idx="2999">
                  <c:v>-11.271798132616558</c:v>
                </c:pt>
                <c:pt idx="3000">
                  <c:v>-9.2138426534041162</c:v>
                </c:pt>
                <c:pt idx="3001">
                  <c:v>-7.5866059621355912</c:v>
                </c:pt>
                <c:pt idx="3002">
                  <c:v>-5.1962294453551081</c:v>
                </c:pt>
                <c:pt idx="3003">
                  <c:v>-3.6352072175536723</c:v>
                </c:pt>
                <c:pt idx="3004">
                  <c:v>-2.2011354848797411</c:v>
                </c:pt>
                <c:pt idx="3005">
                  <c:v>-0.67498896890048954</c:v>
                </c:pt>
                <c:pt idx="3006">
                  <c:v>0.77621469427406864</c:v>
                </c:pt>
                <c:pt idx="3007">
                  <c:v>1.7394382525713885</c:v>
                </c:pt>
                <c:pt idx="3008">
                  <c:v>2.3480724105259498</c:v>
                </c:pt>
                <c:pt idx="3009">
                  <c:v>4.1717232840737877</c:v>
                </c:pt>
                <c:pt idx="3010">
                  <c:v>5.7904595421762242</c:v>
                </c:pt>
                <c:pt idx="3011">
                  <c:v>6.4741575214654841</c:v>
                </c:pt>
                <c:pt idx="3012">
                  <c:v>6.4834878218206606</c:v>
                </c:pt>
                <c:pt idx="3013">
                  <c:v>6.8596907192115362</c:v>
                </c:pt>
                <c:pt idx="3014">
                  <c:v>8.2831367889295997</c:v>
                </c:pt>
                <c:pt idx="3015">
                  <c:v>9.7609595654665284</c:v>
                </c:pt>
                <c:pt idx="3016">
                  <c:v>10.980961539481333</c:v>
                </c:pt>
                <c:pt idx="3017">
                  <c:v>12.123287569723042</c:v>
                </c:pt>
                <c:pt idx="3018">
                  <c:v>12.247334640420984</c:v>
                </c:pt>
                <c:pt idx="3019">
                  <c:v>10.532210492014698</c:v>
                </c:pt>
                <c:pt idx="3020">
                  <c:v>9.2092699325476115</c:v>
                </c:pt>
                <c:pt idx="3021">
                  <c:v>10.910895237974952</c:v>
                </c:pt>
                <c:pt idx="3022">
                  <c:v>11.619632276926399</c:v>
                </c:pt>
                <c:pt idx="3023">
                  <c:v>11.337103620900598</c:v>
                </c:pt>
                <c:pt idx="3024">
                  <c:v>10.594218540849567</c:v>
                </c:pt>
                <c:pt idx="3025">
                  <c:v>10.129380364064573</c:v>
                </c:pt>
                <c:pt idx="3026">
                  <c:v>10.283124037923388</c:v>
                </c:pt>
                <c:pt idx="3027">
                  <c:v>10.39589945027415</c:v>
                </c:pt>
                <c:pt idx="3028">
                  <c:v>10.461099284660007</c:v>
                </c:pt>
                <c:pt idx="3029">
                  <c:v>10.908939597558073</c:v>
                </c:pt>
                <c:pt idx="3030">
                  <c:v>11.526107658330842</c:v>
                </c:pt>
                <c:pt idx="3031">
                  <c:v>11.558423751808208</c:v>
                </c:pt>
                <c:pt idx="3032">
                  <c:v>10.37747626286205</c:v>
                </c:pt>
                <c:pt idx="3033">
                  <c:v>8.7916801243772813</c:v>
                </c:pt>
                <c:pt idx="3034">
                  <c:v>8.3146652542512527</c:v>
                </c:pt>
                <c:pt idx="3035">
                  <c:v>9.7597133505939127</c:v>
                </c:pt>
                <c:pt idx="3036">
                  <c:v>11.362801086007346</c:v>
                </c:pt>
                <c:pt idx="3037">
                  <c:v>12.011264381582661</c:v>
                </c:pt>
                <c:pt idx="3038">
                  <c:v>11.996094843545341</c:v>
                </c:pt>
                <c:pt idx="3039">
                  <c:v>11.591702134283921</c:v>
                </c:pt>
                <c:pt idx="3040">
                  <c:v>11.615133662690502</c:v>
                </c:pt>
                <c:pt idx="3041">
                  <c:v>12.54154225081075</c:v>
                </c:pt>
                <c:pt idx="3042">
                  <c:v>13.886685618096818</c:v>
                </c:pt>
                <c:pt idx="3043">
                  <c:v>13.501286097801971</c:v>
                </c:pt>
                <c:pt idx="3044">
                  <c:v>11.417254359918793</c:v>
                </c:pt>
                <c:pt idx="3045">
                  <c:v>11.004879406650828</c:v>
                </c:pt>
                <c:pt idx="3046">
                  <c:v>10.598836113407742</c:v>
                </c:pt>
                <c:pt idx="3047">
                  <c:v>11.282170852505221</c:v>
                </c:pt>
                <c:pt idx="3048">
                  <c:v>11.963979954511522</c:v>
                </c:pt>
                <c:pt idx="3049">
                  <c:v>12.115846179992555</c:v>
                </c:pt>
                <c:pt idx="3050">
                  <c:v>12.080472367219818</c:v>
                </c:pt>
                <c:pt idx="3051">
                  <c:v>11.603383547283867</c:v>
                </c:pt>
                <c:pt idx="3052">
                  <c:v>11.952500366469948</c:v>
                </c:pt>
                <c:pt idx="3053">
                  <c:v>12.56801346895247</c:v>
                </c:pt>
                <c:pt idx="3054">
                  <c:v>12.178931872138982</c:v>
                </c:pt>
                <c:pt idx="3055">
                  <c:v>11.330786518600988</c:v>
                </c:pt>
                <c:pt idx="3056">
                  <c:v>10.829255190275381</c:v>
                </c:pt>
                <c:pt idx="3057">
                  <c:v>11.36825714972546</c:v>
                </c:pt>
                <c:pt idx="3058">
                  <c:v>12.779360066955318</c:v>
                </c:pt>
                <c:pt idx="3059">
                  <c:v>13.127089896937004</c:v>
                </c:pt>
                <c:pt idx="3060">
                  <c:v>12.72879986005981</c:v>
                </c:pt>
                <c:pt idx="3061">
                  <c:v>12.308545381921247</c:v>
                </c:pt>
                <c:pt idx="3062">
                  <c:v>11.108558985527695</c:v>
                </c:pt>
                <c:pt idx="3063">
                  <c:v>10.718499164373171</c:v>
                </c:pt>
                <c:pt idx="3064">
                  <c:v>11.100366822117604</c:v>
                </c:pt>
                <c:pt idx="3065">
                  <c:v>12.013633300679176</c:v>
                </c:pt>
                <c:pt idx="3066">
                  <c:v>11.410645936269937</c:v>
                </c:pt>
                <c:pt idx="3067">
                  <c:v>11.137063510187987</c:v>
                </c:pt>
                <c:pt idx="3068">
                  <c:v>11.600634974913261</c:v>
                </c:pt>
                <c:pt idx="3069">
                  <c:v>11.45407827509716</c:v>
                </c:pt>
                <c:pt idx="3070">
                  <c:v>11.482476058760112</c:v>
                </c:pt>
                <c:pt idx="3071">
                  <c:v>11.986868315782136</c:v>
                </c:pt>
                <c:pt idx="3072">
                  <c:v>12.542886839587304</c:v>
                </c:pt>
                <c:pt idx="3073">
                  <c:v>12.843262697610594</c:v>
                </c:pt>
                <c:pt idx="3074">
                  <c:v>12.29369244253818</c:v>
                </c:pt>
                <c:pt idx="3075">
                  <c:v>11.8669214354238</c:v>
                </c:pt>
                <c:pt idx="3076">
                  <c:v>11.158347315968856</c:v>
                </c:pt>
                <c:pt idx="3077">
                  <c:v>11.213985840778324</c:v>
                </c:pt>
                <c:pt idx="3078">
                  <c:v>11.358576642970379</c:v>
                </c:pt>
                <c:pt idx="3079">
                  <c:v>11.960553675191434</c:v>
                </c:pt>
                <c:pt idx="3080">
                  <c:v>11.522310723098453</c:v>
                </c:pt>
                <c:pt idx="3081">
                  <c:v>12.145093595294906</c:v>
                </c:pt>
                <c:pt idx="3082">
                  <c:v>13.543515697087164</c:v>
                </c:pt>
                <c:pt idx="3083">
                  <c:v>14.454327297628886</c:v>
                </c:pt>
                <c:pt idx="3084">
                  <c:v>12.606908966782836</c:v>
                </c:pt>
                <c:pt idx="3085">
                  <c:v>8.839832595242159</c:v>
                </c:pt>
                <c:pt idx="3086">
                  <c:v>6.2763268950281219</c:v>
                </c:pt>
                <c:pt idx="3087">
                  <c:v>8.1577732586590574</c:v>
                </c:pt>
                <c:pt idx="3088">
                  <c:v>12.015834656476734</c:v>
                </c:pt>
                <c:pt idx="3089">
                  <c:v>14.71996685359675</c:v>
                </c:pt>
                <c:pt idx="3090">
                  <c:v>17.142117931430644</c:v>
                </c:pt>
                <c:pt idx="3091">
                  <c:v>17.563822048764255</c:v>
                </c:pt>
                <c:pt idx="3092">
                  <c:v>17.10204079671119</c:v>
                </c:pt>
                <c:pt idx="3093">
                  <c:v>9.8421951319286283</c:v>
                </c:pt>
                <c:pt idx="3094">
                  <c:v>9.079795517335592</c:v>
                </c:pt>
                <c:pt idx="3095">
                  <c:v>4.3244168452105587</c:v>
                </c:pt>
                <c:pt idx="3096">
                  <c:v>3.9321377491568255</c:v>
                </c:pt>
                <c:pt idx="3097">
                  <c:v>8.3246661580923789</c:v>
                </c:pt>
                <c:pt idx="3098">
                  <c:v>14.743713272894768</c:v>
                </c:pt>
                <c:pt idx="3099">
                  <c:v>17.060735500735262</c:v>
                </c:pt>
                <c:pt idx="3100">
                  <c:v>16.651109321617163</c:v>
                </c:pt>
                <c:pt idx="3101">
                  <c:v>15.916124144351297</c:v>
                </c:pt>
                <c:pt idx="3102">
                  <c:v>15.480464598559211</c:v>
                </c:pt>
                <c:pt idx="3103">
                  <c:v>13.603110981593927</c:v>
                </c:pt>
                <c:pt idx="3104">
                  <c:v>10.525288408247897</c:v>
                </c:pt>
                <c:pt idx="3105">
                  <c:v>10.256546049093645</c:v>
                </c:pt>
                <c:pt idx="3106">
                  <c:v>13.342232387890745</c:v>
                </c:pt>
                <c:pt idx="3107">
                  <c:v>14.029102314808549</c:v>
                </c:pt>
                <c:pt idx="3108">
                  <c:v>12.91249296322056</c:v>
                </c:pt>
                <c:pt idx="3109">
                  <c:v>12.107399221554862</c:v>
                </c:pt>
                <c:pt idx="3110">
                  <c:v>12.066686759178763</c:v>
                </c:pt>
                <c:pt idx="3111">
                  <c:v>13.178816423589682</c:v>
                </c:pt>
                <c:pt idx="3112">
                  <c:v>14.455537683494123</c:v>
                </c:pt>
                <c:pt idx="3113">
                  <c:v>15.346513602525782</c:v>
                </c:pt>
                <c:pt idx="3114">
                  <c:v>14.858738423579517</c:v>
                </c:pt>
                <c:pt idx="3115">
                  <c:v>13.918410432469896</c:v>
                </c:pt>
                <c:pt idx="3116">
                  <c:v>14.324403098145863</c:v>
                </c:pt>
                <c:pt idx="3117">
                  <c:v>16.209626578610475</c:v>
                </c:pt>
                <c:pt idx="3118">
                  <c:v>16.252675889206035</c:v>
                </c:pt>
                <c:pt idx="3119">
                  <c:v>15.292176022974841</c:v>
                </c:pt>
                <c:pt idx="3120">
                  <c:v>15.762340564388438</c:v>
                </c:pt>
                <c:pt idx="3121">
                  <c:v>16.066914103911007</c:v>
                </c:pt>
                <c:pt idx="3122">
                  <c:v>15.845128048963728</c:v>
                </c:pt>
                <c:pt idx="3123">
                  <c:v>15.291887335360952</c:v>
                </c:pt>
                <c:pt idx="3124">
                  <c:v>14.682094595880178</c:v>
                </c:pt>
                <c:pt idx="3125">
                  <c:v>13.16423039004505</c:v>
                </c:pt>
                <c:pt idx="3126">
                  <c:v>12.271040748279409</c:v>
                </c:pt>
                <c:pt idx="3127">
                  <c:v>13.338990527043265</c:v>
                </c:pt>
                <c:pt idx="3128">
                  <c:v>15.362752797621736</c:v>
                </c:pt>
                <c:pt idx="3129">
                  <c:v>16.120254838063367</c:v>
                </c:pt>
                <c:pt idx="3130">
                  <c:v>13.355733653660685</c:v>
                </c:pt>
                <c:pt idx="3131">
                  <c:v>11.530095890365473</c:v>
                </c:pt>
                <c:pt idx="3132">
                  <c:v>11.746768116224036</c:v>
                </c:pt>
                <c:pt idx="3133">
                  <c:v>13.730118829082189</c:v>
                </c:pt>
                <c:pt idx="3134">
                  <c:v>14.757192935894201</c:v>
                </c:pt>
                <c:pt idx="3135">
                  <c:v>14.555361690221602</c:v>
                </c:pt>
                <c:pt idx="3136">
                  <c:v>12.7778565373423</c:v>
                </c:pt>
                <c:pt idx="3137">
                  <c:v>11.703126675581624</c:v>
                </c:pt>
                <c:pt idx="3138">
                  <c:v>11.112102252884679</c:v>
                </c:pt>
                <c:pt idx="3139">
                  <c:v>13.139832847220008</c:v>
                </c:pt>
                <c:pt idx="3140">
                  <c:v>12.897981764136023</c:v>
                </c:pt>
                <c:pt idx="3141">
                  <c:v>14.11382517311092</c:v>
                </c:pt>
                <c:pt idx="3142">
                  <c:v>15.235141224673454</c:v>
                </c:pt>
                <c:pt idx="3143">
                  <c:v>14.667217239624467</c:v>
                </c:pt>
                <c:pt idx="3144">
                  <c:v>12.719708587073709</c:v>
                </c:pt>
                <c:pt idx="3145">
                  <c:v>9.7811145507434016</c:v>
                </c:pt>
                <c:pt idx="3146">
                  <c:v>6.4897974078799772</c:v>
                </c:pt>
                <c:pt idx="3147">
                  <c:v>5.1793884417248952</c:v>
                </c:pt>
                <c:pt idx="3148">
                  <c:v>5.7040765364107342</c:v>
                </c:pt>
                <c:pt idx="3149">
                  <c:v>6.1592635980854293</c:v>
                </c:pt>
                <c:pt idx="3150">
                  <c:v>6.8108965033796993</c:v>
                </c:pt>
                <c:pt idx="3151">
                  <c:v>6.4154327930014734</c:v>
                </c:pt>
                <c:pt idx="3152">
                  <c:v>7.0788088234468125</c:v>
                </c:pt>
                <c:pt idx="3153">
                  <c:v>7.9721939021458814</c:v>
                </c:pt>
                <c:pt idx="3154">
                  <c:v>7.7225923870859532</c:v>
                </c:pt>
                <c:pt idx="3155">
                  <c:v>7.2885510401185307</c:v>
                </c:pt>
                <c:pt idx="3156">
                  <c:v>6.9865576979585402</c:v>
                </c:pt>
                <c:pt idx="3157">
                  <c:v>6.4226812637066431</c:v>
                </c:pt>
                <c:pt idx="3158">
                  <c:v>6.5276665193363677</c:v>
                </c:pt>
                <c:pt idx="3159">
                  <c:v>6.8088839790418856</c:v>
                </c:pt>
                <c:pt idx="3160">
                  <c:v>6.9905691396247853</c:v>
                </c:pt>
                <c:pt idx="3161">
                  <c:v>7.1779185802405312</c:v>
                </c:pt>
                <c:pt idx="3162">
                  <c:v>7.4967595494307462</c:v>
                </c:pt>
                <c:pt idx="3163">
                  <c:v>7.1726873253505286</c:v>
                </c:pt>
                <c:pt idx="3164">
                  <c:v>6.8224511467847941</c:v>
                </c:pt>
                <c:pt idx="3165">
                  <c:v>6.5408557264605927</c:v>
                </c:pt>
                <c:pt idx="3166">
                  <c:v>6.3935061670851878</c:v>
                </c:pt>
                <c:pt idx="3167">
                  <c:v>6.4868247927763214</c:v>
                </c:pt>
                <c:pt idx="3168">
                  <c:v>6.5788245100919909</c:v>
                </c:pt>
                <c:pt idx="3169">
                  <c:v>6.5377416841689682</c:v>
                </c:pt>
                <c:pt idx="3170">
                  <c:v>6.181669691234764</c:v>
                </c:pt>
                <c:pt idx="3171">
                  <c:v>6.1723427254291838</c:v>
                </c:pt>
                <c:pt idx="3172">
                  <c:v>6.4072224795660038</c:v>
                </c:pt>
                <c:pt idx="3173">
                  <c:v>6.3329598833500436</c:v>
                </c:pt>
                <c:pt idx="3174">
                  <c:v>6.229560751303838</c:v>
                </c:pt>
                <c:pt idx="3175">
                  <c:v>6.4172981945804093</c:v>
                </c:pt>
                <c:pt idx="3176">
                  <c:v>6.925997363059099</c:v>
                </c:pt>
                <c:pt idx="3177">
                  <c:v>7.0709962068307144</c:v>
                </c:pt>
                <c:pt idx="3178">
                  <c:v>7.3459744570986558</c:v>
                </c:pt>
                <c:pt idx="3179">
                  <c:v>7.2957393107832171</c:v>
                </c:pt>
                <c:pt idx="3180">
                  <c:v>7.3867611485139335</c:v>
                </c:pt>
                <c:pt idx="3181">
                  <c:v>6.9299150538434562</c:v>
                </c:pt>
                <c:pt idx="3182">
                  <c:v>6.4072356825431491</c:v>
                </c:pt>
                <c:pt idx="3183">
                  <c:v>5.8149302394088425</c:v>
                </c:pt>
                <c:pt idx="3184">
                  <c:v>5.593254688303146</c:v>
                </c:pt>
                <c:pt idx="3185">
                  <c:v>5.6707828888727851</c:v>
                </c:pt>
                <c:pt idx="3186">
                  <c:v>6.0215842450512174</c:v>
                </c:pt>
                <c:pt idx="3187">
                  <c:v>6.355578076304246</c:v>
                </c:pt>
                <c:pt idx="3188">
                  <c:v>6.8211681264054862</c:v>
                </c:pt>
                <c:pt idx="3189">
                  <c:v>7.0165502089499787</c:v>
                </c:pt>
                <c:pt idx="3190">
                  <c:v>6.5520259587851832</c:v>
                </c:pt>
                <c:pt idx="3191">
                  <c:v>6.0748478597110722</c:v>
                </c:pt>
                <c:pt idx="3192">
                  <c:v>6.1086073459621355</c:v>
                </c:pt>
                <c:pt idx="3193">
                  <c:v>6.1259710801361607</c:v>
                </c:pt>
                <c:pt idx="3194">
                  <c:v>5.3061487603406485</c:v>
                </c:pt>
                <c:pt idx="3195">
                  <c:v>4.3451557933612071</c:v>
                </c:pt>
                <c:pt idx="3196">
                  <c:v>4.2054521190519862</c:v>
                </c:pt>
                <c:pt idx="3197">
                  <c:v>4.4124799677925015</c:v>
                </c:pt>
                <c:pt idx="3198">
                  <c:v>4.500575387812674</c:v>
                </c:pt>
                <c:pt idx="3199">
                  <c:v>5.4422233380982705</c:v>
                </c:pt>
                <c:pt idx="3200">
                  <c:v>6.3303084647589625</c:v>
                </c:pt>
                <c:pt idx="3201">
                  <c:v>6.5296954985107565</c:v>
                </c:pt>
                <c:pt idx="3202">
                  <c:v>6.1071274297043399</c:v>
                </c:pt>
                <c:pt idx="3203">
                  <c:v>5.3575918507515743</c:v>
                </c:pt>
                <c:pt idx="3204">
                  <c:v>5.120183258770604</c:v>
                </c:pt>
                <c:pt idx="3205">
                  <c:v>4.509882507169559</c:v>
                </c:pt>
                <c:pt idx="3206">
                  <c:v>4.4559789970962047</c:v>
                </c:pt>
                <c:pt idx="3207">
                  <c:v>5.6276476301969662</c:v>
                </c:pt>
                <c:pt idx="3208">
                  <c:v>5.8177259016978891</c:v>
                </c:pt>
                <c:pt idx="3209">
                  <c:v>5.2471645484501108</c:v>
                </c:pt>
                <c:pt idx="3210">
                  <c:v>6.8268361182905766</c:v>
                </c:pt>
                <c:pt idx="3211">
                  <c:v>8.1309718952855548</c:v>
                </c:pt>
                <c:pt idx="3212">
                  <c:v>5.6368798042849617</c:v>
                </c:pt>
                <c:pt idx="3213">
                  <c:v>8.8202467985143223</c:v>
                </c:pt>
                <c:pt idx="3214">
                  <c:v>3.8588985540579568</c:v>
                </c:pt>
                <c:pt idx="3215">
                  <c:v>5.6628619279278851</c:v>
                </c:pt>
                <c:pt idx="3216">
                  <c:v>6.6672111915554613</c:v>
                </c:pt>
                <c:pt idx="3217">
                  <c:v>6.2403494783866984</c:v>
                </c:pt>
                <c:pt idx="3218">
                  <c:v>5.6390777493859092</c:v>
                </c:pt>
                <c:pt idx="3219">
                  <c:v>4.2815349996571008</c:v>
                </c:pt>
                <c:pt idx="3220">
                  <c:v>10.635006420308603</c:v>
                </c:pt>
                <c:pt idx="3221">
                  <c:v>3.5533811509736686</c:v>
                </c:pt>
                <c:pt idx="3222">
                  <c:v>7.2706279601965704</c:v>
                </c:pt>
                <c:pt idx="3223">
                  <c:v>7.5446619841736942</c:v>
                </c:pt>
                <c:pt idx="3224">
                  <c:v>6.8890899007616335</c:v>
                </c:pt>
                <c:pt idx="3225">
                  <c:v>5.3698920146054041</c:v>
                </c:pt>
                <c:pt idx="3226">
                  <c:v>4.2194878867950498</c:v>
                </c:pt>
                <c:pt idx="3227">
                  <c:v>4.3042391192034675</c:v>
                </c:pt>
                <c:pt idx="3228">
                  <c:v>5.2562344123970259</c:v>
                </c:pt>
                <c:pt idx="3229">
                  <c:v>6.1041271349586017</c:v>
                </c:pt>
                <c:pt idx="3230">
                  <c:v>7.3913552266682467</c:v>
                </c:pt>
                <c:pt idx="3231">
                  <c:v>8.3219751047422292</c:v>
                </c:pt>
                <c:pt idx="3232">
                  <c:v>8.0617257711432302</c:v>
                </c:pt>
                <c:pt idx="3233">
                  <c:v>6.6705572350634581</c:v>
                </c:pt>
                <c:pt idx="3234">
                  <c:v>4.7812141521368785</c:v>
                </c:pt>
                <c:pt idx="3235">
                  <c:v>3.7525870202234999</c:v>
                </c:pt>
                <c:pt idx="3236">
                  <c:v>3.591231132941116</c:v>
                </c:pt>
                <c:pt idx="3237">
                  <c:v>4.5671031691291146</c:v>
                </c:pt>
                <c:pt idx="3238">
                  <c:v>5.9994205558513567</c:v>
                </c:pt>
                <c:pt idx="3239">
                  <c:v>6.7639489615552231</c:v>
                </c:pt>
                <c:pt idx="3240">
                  <c:v>7.1790379778906068</c:v>
                </c:pt>
                <c:pt idx="3241">
                  <c:v>6.6778545720572104</c:v>
                </c:pt>
                <c:pt idx="3242">
                  <c:v>6.3658637751276208</c:v>
                </c:pt>
                <c:pt idx="3243">
                  <c:v>6.6159497753366336</c:v>
                </c:pt>
                <c:pt idx="3244">
                  <c:v>6.9333584819756862</c:v>
                </c:pt>
                <c:pt idx="3245">
                  <c:v>7.1678235126964616</c:v>
                </c:pt>
                <c:pt idx="3246">
                  <c:v>8.4029504311073033</c:v>
                </c:pt>
                <c:pt idx="3247">
                  <c:v>9.1948120155460362</c:v>
                </c:pt>
                <c:pt idx="3248">
                  <c:v>8.7275872570034494</c:v>
                </c:pt>
                <c:pt idx="3249">
                  <c:v>7.0686729554242644</c:v>
                </c:pt>
                <c:pt idx="3250">
                  <c:v>4.1299949985226085</c:v>
                </c:pt>
                <c:pt idx="3251">
                  <c:v>2.5812955124726784</c:v>
                </c:pt>
                <c:pt idx="3252">
                  <c:v>3.6074593690473837</c:v>
                </c:pt>
                <c:pt idx="3253">
                  <c:v>5.8949267262847007</c:v>
                </c:pt>
                <c:pt idx="3254">
                  <c:v>7.7264661268954606</c:v>
                </c:pt>
                <c:pt idx="3255">
                  <c:v>8.9251593522197457</c:v>
                </c:pt>
                <c:pt idx="3256">
                  <c:v>10.223679988754286</c:v>
                </c:pt>
                <c:pt idx="3257">
                  <c:v>9.5900831386267313</c:v>
                </c:pt>
                <c:pt idx="3258">
                  <c:v>9.0201005398233089</c:v>
                </c:pt>
                <c:pt idx="3259">
                  <c:v>6.5157950059086263</c:v>
                </c:pt>
                <c:pt idx="3260">
                  <c:v>3.7054774711635305</c:v>
                </c:pt>
                <c:pt idx="3261">
                  <c:v>2.5193049793076625</c:v>
                </c:pt>
                <c:pt idx="3262">
                  <c:v>2.3514612171110811</c:v>
                </c:pt>
                <c:pt idx="3263">
                  <c:v>2.8517982315458359</c:v>
                </c:pt>
                <c:pt idx="3264">
                  <c:v>2.9094481289020258</c:v>
                </c:pt>
                <c:pt idx="3265">
                  <c:v>1.8239968373678062</c:v>
                </c:pt>
                <c:pt idx="3266">
                  <c:v>1.1979030040357923</c:v>
                </c:pt>
                <c:pt idx="3267">
                  <c:v>0.10121816029417099</c:v>
                </c:pt>
                <c:pt idx="3268">
                  <c:v>-0.800011290602749</c:v>
                </c:pt>
                <c:pt idx="3269">
                  <c:v>-0.96042370119614817</c:v>
                </c:pt>
                <c:pt idx="3270">
                  <c:v>-0.35746166317099776</c:v>
                </c:pt>
                <c:pt idx="3271">
                  <c:v>0.78344655357561177</c:v>
                </c:pt>
                <c:pt idx="3272">
                  <c:v>1.6434033985397032</c:v>
                </c:pt>
                <c:pt idx="3273">
                  <c:v>1.7244920914744197</c:v>
                </c:pt>
                <c:pt idx="3274">
                  <c:v>1.5976338901409928</c:v>
                </c:pt>
                <c:pt idx="3275">
                  <c:v>1.3337216181040779</c:v>
                </c:pt>
                <c:pt idx="3276">
                  <c:v>1.3632703218683015</c:v>
                </c:pt>
                <c:pt idx="3277">
                  <c:v>1.4767888711956361</c:v>
                </c:pt>
                <c:pt idx="3278">
                  <c:v>2.5572153062789282</c:v>
                </c:pt>
                <c:pt idx="3279">
                  <c:v>2.9112452061335592</c:v>
                </c:pt>
                <c:pt idx="3280">
                  <c:v>3.4326356035807883</c:v>
                </c:pt>
                <c:pt idx="3281">
                  <c:v>3.081135179246715</c:v>
                </c:pt>
                <c:pt idx="3282">
                  <c:v>1.7849818965009239</c:v>
                </c:pt>
                <c:pt idx="3283">
                  <c:v>1.38736615514316</c:v>
                </c:pt>
                <c:pt idx="3284">
                  <c:v>2.9176739862073333</c:v>
                </c:pt>
                <c:pt idx="3285">
                  <c:v>4.2810306956238682</c:v>
                </c:pt>
                <c:pt idx="3286">
                  <c:v>4.0544077814101476</c:v>
                </c:pt>
                <c:pt idx="3287">
                  <c:v>2.6602737497288027</c:v>
                </c:pt>
                <c:pt idx="3288">
                  <c:v>1.9818993740809074</c:v>
                </c:pt>
                <c:pt idx="3289">
                  <c:v>1.7699954763889083</c:v>
                </c:pt>
                <c:pt idx="3290">
                  <c:v>2.7363179632057646</c:v>
                </c:pt>
                <c:pt idx="3291">
                  <c:v>4.3196720763769392</c:v>
                </c:pt>
                <c:pt idx="3292">
                  <c:v>4.8000887092540987</c:v>
                </c:pt>
                <c:pt idx="3293">
                  <c:v>4.1333000450321062</c:v>
                </c:pt>
                <c:pt idx="3294">
                  <c:v>2.2197727665215314</c:v>
                </c:pt>
                <c:pt idx="3295">
                  <c:v>2.3139698579746137</c:v>
                </c:pt>
                <c:pt idx="3296">
                  <c:v>2.5104454865339694</c:v>
                </c:pt>
                <c:pt idx="3297">
                  <c:v>2.4414489581619807</c:v>
                </c:pt>
                <c:pt idx="3298">
                  <c:v>2.8268918130066614</c:v>
                </c:pt>
                <c:pt idx="3299">
                  <c:v>2.6420105929832522</c:v>
                </c:pt>
                <c:pt idx="3300">
                  <c:v>1.779966758432604</c:v>
                </c:pt>
                <c:pt idx="3301">
                  <c:v>-0.56855225998256553</c:v>
                </c:pt>
                <c:pt idx="3302">
                  <c:v>-2.4512840542941801</c:v>
                </c:pt>
                <c:pt idx="3303">
                  <c:v>-1.1231313570938679</c:v>
                </c:pt>
                <c:pt idx="3304">
                  <c:v>-0.20929979131520374</c:v>
                </c:pt>
                <c:pt idx="3305">
                  <c:v>-1.0098824335432362E-2</c:v>
                </c:pt>
                <c:pt idx="3306">
                  <c:v>0.23590533613633513</c:v>
                </c:pt>
                <c:pt idx="3307">
                  <c:v>0.51717019151270593</c:v>
                </c:pt>
                <c:pt idx="3308">
                  <c:v>0.88557236809327367</c:v>
                </c:pt>
                <c:pt idx="3309">
                  <c:v>1.5139855069072219</c:v>
                </c:pt>
                <c:pt idx="3310">
                  <c:v>2.30856767388121</c:v>
                </c:pt>
                <c:pt idx="3311">
                  <c:v>2.9069369932295346</c:v>
                </c:pt>
                <c:pt idx="3312">
                  <c:v>3.0560030374642566</c:v>
                </c:pt>
                <c:pt idx="3313">
                  <c:v>2.7932528129962173</c:v>
                </c:pt>
                <c:pt idx="3314">
                  <c:v>1.9206078129403998</c:v>
                </c:pt>
                <c:pt idx="3315">
                  <c:v>0.88984722120457138</c:v>
                </c:pt>
                <c:pt idx="3316">
                  <c:v>1.0439237832155415</c:v>
                </c:pt>
                <c:pt idx="3317">
                  <c:v>2.3181039720042209</c:v>
                </c:pt>
                <c:pt idx="3318">
                  <c:v>2.8071707383177014</c:v>
                </c:pt>
                <c:pt idx="3319">
                  <c:v>3.1291821301924521</c:v>
                </c:pt>
                <c:pt idx="3320">
                  <c:v>3.0182692598163441</c:v>
                </c:pt>
                <c:pt idx="3321">
                  <c:v>1.4164090284779205</c:v>
                </c:pt>
                <c:pt idx="3322">
                  <c:v>0.59857908865008902</c:v>
                </c:pt>
                <c:pt idx="3323">
                  <c:v>0.35004633104230504</c:v>
                </c:pt>
                <c:pt idx="3324">
                  <c:v>-0.40531583916086239</c:v>
                </c:pt>
                <c:pt idx="3325">
                  <c:v>0.31981986792231626</c:v>
                </c:pt>
                <c:pt idx="3326">
                  <c:v>-0.4952862147956868</c:v>
                </c:pt>
                <c:pt idx="3327">
                  <c:v>1.7758904839298635</c:v>
                </c:pt>
                <c:pt idx="3328">
                  <c:v>-9.461243819683253E-2</c:v>
                </c:pt>
                <c:pt idx="3329">
                  <c:v>8.0835410231156049E-2</c:v>
                </c:pt>
                <c:pt idx="3330">
                  <c:v>-1.8250093748721909</c:v>
                </c:pt>
                <c:pt idx="3331">
                  <c:v>-2.3834687317045806</c:v>
                </c:pt>
                <c:pt idx="3332">
                  <c:v>-3.9538700023987197</c:v>
                </c:pt>
                <c:pt idx="3333">
                  <c:v>-5.1968004280402127</c:v>
                </c:pt>
                <c:pt idx="3334">
                  <c:v>-5.1807454619607958</c:v>
                </c:pt>
                <c:pt idx="3335">
                  <c:v>-3.9471278300098995</c:v>
                </c:pt>
                <c:pt idx="3336">
                  <c:v>-2.5869922091938022</c:v>
                </c:pt>
                <c:pt idx="3337">
                  <c:v>-1.272662829021092</c:v>
                </c:pt>
                <c:pt idx="3338">
                  <c:v>0.361516674698312</c:v>
                </c:pt>
                <c:pt idx="3339">
                  <c:v>1.0249355216480445</c:v>
                </c:pt>
                <c:pt idx="3340">
                  <c:v>0.84601894010181367</c:v>
                </c:pt>
                <c:pt idx="3341">
                  <c:v>0.2991011595076295</c:v>
                </c:pt>
                <c:pt idx="3342">
                  <c:v>-0.27762411970057049</c:v>
                </c:pt>
                <c:pt idx="3343">
                  <c:v>1.4763866556134528E-2</c:v>
                </c:pt>
                <c:pt idx="3344">
                  <c:v>0.49066043109273205</c:v>
                </c:pt>
                <c:pt idx="3345">
                  <c:v>1.4320885293958054</c:v>
                </c:pt>
                <c:pt idx="3346">
                  <c:v>3.0704667807439958</c:v>
                </c:pt>
                <c:pt idx="3347">
                  <c:v>4.2249460593056449</c:v>
                </c:pt>
                <c:pt idx="3348">
                  <c:v>4.5424365686298787</c:v>
                </c:pt>
                <c:pt idx="3349">
                  <c:v>5.638760346265955</c:v>
                </c:pt>
                <c:pt idx="3350">
                  <c:v>5.2931689702022249</c:v>
                </c:pt>
                <c:pt idx="3351">
                  <c:v>5.5438159476397075</c:v>
                </c:pt>
                <c:pt idx="3352">
                  <c:v>4.7618821066349284</c:v>
                </c:pt>
                <c:pt idx="3353">
                  <c:v>4.0026735255838863</c:v>
                </c:pt>
                <c:pt idx="3354">
                  <c:v>2.9828445346874841</c:v>
                </c:pt>
                <c:pt idx="3355">
                  <c:v>2.740904078726337</c:v>
                </c:pt>
                <c:pt idx="3356">
                  <c:v>2.4417751415464846</c:v>
                </c:pt>
                <c:pt idx="3357">
                  <c:v>2.1160275066794236</c:v>
                </c:pt>
                <c:pt idx="3358">
                  <c:v>1.8729189201179264</c:v>
                </c:pt>
                <c:pt idx="3359">
                  <c:v>2.8225019535176865</c:v>
                </c:pt>
                <c:pt idx="3360">
                  <c:v>4.3039544926897264</c:v>
                </c:pt>
                <c:pt idx="3361">
                  <c:v>5.6534941575820623</c:v>
                </c:pt>
                <c:pt idx="3362">
                  <c:v>6.2252061091151001</c:v>
                </c:pt>
                <c:pt idx="3363">
                  <c:v>6.1436346699501634</c:v>
                </c:pt>
                <c:pt idx="3364">
                  <c:v>5.6261936785009894</c:v>
                </c:pt>
                <c:pt idx="3365">
                  <c:v>4.9111124632879744</c:v>
                </c:pt>
                <c:pt idx="3366">
                  <c:v>5.5390778497039008</c:v>
                </c:pt>
                <c:pt idx="3367">
                  <c:v>6.1912407279275552</c:v>
                </c:pt>
                <c:pt idx="3368">
                  <c:v>7.2396740487855782</c:v>
                </c:pt>
                <c:pt idx="3369">
                  <c:v>8.1083063960077322</c:v>
                </c:pt>
                <c:pt idx="3370">
                  <c:v>8.5689665405061834</c:v>
                </c:pt>
                <c:pt idx="3371">
                  <c:v>9.5558619294998568</c:v>
                </c:pt>
                <c:pt idx="3372">
                  <c:v>9.8375968027241303</c:v>
                </c:pt>
                <c:pt idx="3373">
                  <c:v>9.0046369489738947</c:v>
                </c:pt>
                <c:pt idx="3374">
                  <c:v>8.6860913135990607</c:v>
                </c:pt>
                <c:pt idx="3375">
                  <c:v>8.3407762326668173</c:v>
                </c:pt>
                <c:pt idx="3376">
                  <c:v>8.0380544780260372</c:v>
                </c:pt>
                <c:pt idx="3377">
                  <c:v>8.3846302228483935</c:v>
                </c:pt>
                <c:pt idx="3378">
                  <c:v>9.7471869642123803</c:v>
                </c:pt>
                <c:pt idx="3379">
                  <c:v>9.952188883428212</c:v>
                </c:pt>
                <c:pt idx="3380">
                  <c:v>11.088155240270318</c:v>
                </c:pt>
              </c:numCache>
            </c:numRef>
          </c:val>
          <c:smooth val="0"/>
          <c:extLst>
            <c:ext xmlns:c16="http://schemas.microsoft.com/office/drawing/2014/chart" uri="{C3380CC4-5D6E-409C-BE32-E72D297353CC}">
              <c16:uniqueId val="{00000000-9058-4ACF-B308-1972A3EE03C7}"/>
            </c:ext>
          </c:extLst>
        </c:ser>
        <c:ser>
          <c:idx val="1"/>
          <c:order val="1"/>
          <c:tx>
            <c:strRef>
              <c:f>Sheet1!$K$1</c:f>
              <c:strCache>
                <c:ptCount val="1"/>
                <c:pt idx="0">
                  <c:v>A_y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Sheet1!$K$2:$K$3382</c:f>
              <c:numCache>
                <c:formatCode>General</c:formatCode>
                <c:ptCount val="3381"/>
                <c:pt idx="0">
                  <c:v>-45.315843251095892</c:v>
                </c:pt>
                <c:pt idx="1">
                  <c:v>-43.468862577533393</c:v>
                </c:pt>
                <c:pt idx="2">
                  <c:v>-41.003901037551771</c:v>
                </c:pt>
                <c:pt idx="3">
                  <c:v>-42.285477595490356</c:v>
                </c:pt>
                <c:pt idx="4">
                  <c:v>-47.599696194927709</c:v>
                </c:pt>
                <c:pt idx="5">
                  <c:v>-51.058669529230677</c:v>
                </c:pt>
                <c:pt idx="6">
                  <c:v>-56.475584297402527</c:v>
                </c:pt>
                <c:pt idx="7">
                  <c:v>-43.42674009704367</c:v>
                </c:pt>
                <c:pt idx="8">
                  <c:v>-43.244693366003929</c:v>
                </c:pt>
                <c:pt idx="9">
                  <c:v>-44.095536099953144</c:v>
                </c:pt>
                <c:pt idx="10">
                  <c:v>-45.586744103160903</c:v>
                </c:pt>
                <c:pt idx="11">
                  <c:v>-46.288142779219768</c:v>
                </c:pt>
                <c:pt idx="12">
                  <c:v>-46.540466934137456</c:v>
                </c:pt>
                <c:pt idx="13">
                  <c:v>-46.051490789089129</c:v>
                </c:pt>
                <c:pt idx="14">
                  <c:v>-45.061759675224565</c:v>
                </c:pt>
                <c:pt idx="15">
                  <c:v>-43.738097792685018</c:v>
                </c:pt>
                <c:pt idx="16">
                  <c:v>-42.397794278178786</c:v>
                </c:pt>
                <c:pt idx="17">
                  <c:v>-42.176491969114906</c:v>
                </c:pt>
                <c:pt idx="18">
                  <c:v>-43.244740830865645</c:v>
                </c:pt>
                <c:pt idx="19">
                  <c:v>-44.168208723999683</c:v>
                </c:pt>
                <c:pt idx="20">
                  <c:v>-44.890309049668481</c:v>
                </c:pt>
                <c:pt idx="21">
                  <c:v>-44.637621182039183</c:v>
                </c:pt>
                <c:pt idx="22">
                  <c:v>-44.381632618823282</c:v>
                </c:pt>
                <c:pt idx="23">
                  <c:v>-43.423746892739722</c:v>
                </c:pt>
                <c:pt idx="24">
                  <c:v>-42.918451723398398</c:v>
                </c:pt>
                <c:pt idx="25">
                  <c:v>-42.329059545446647</c:v>
                </c:pt>
                <c:pt idx="26">
                  <c:v>-42.46730510260209</c:v>
                </c:pt>
                <c:pt idx="27">
                  <c:v>-43.364741379846812</c:v>
                </c:pt>
                <c:pt idx="28">
                  <c:v>-43.41773341845208</c:v>
                </c:pt>
                <c:pt idx="29">
                  <c:v>-43.052955156823664</c:v>
                </c:pt>
                <c:pt idx="30">
                  <c:v>-43.053989249723479</c:v>
                </c:pt>
                <c:pt idx="31">
                  <c:v>-42.642093982700466</c:v>
                </c:pt>
                <c:pt idx="32">
                  <c:v>-42.745703440909089</c:v>
                </c:pt>
                <c:pt idx="33">
                  <c:v>-42.796728094394901</c:v>
                </c:pt>
                <c:pt idx="34">
                  <c:v>-43.359893176578915</c:v>
                </c:pt>
                <c:pt idx="35">
                  <c:v>-43.979190800256127</c:v>
                </c:pt>
                <c:pt idx="36">
                  <c:v>-45.117753030774878</c:v>
                </c:pt>
                <c:pt idx="37">
                  <c:v>-45.954409034347478</c:v>
                </c:pt>
                <c:pt idx="38">
                  <c:v>-45.558137189533085</c:v>
                </c:pt>
                <c:pt idx="39">
                  <c:v>-45.006542355849412</c:v>
                </c:pt>
                <c:pt idx="40">
                  <c:v>-44.289083780487914</c:v>
                </c:pt>
                <c:pt idx="41">
                  <c:v>-44.018597797824768</c:v>
                </c:pt>
                <c:pt idx="42">
                  <c:v>-44.602587234372514</c:v>
                </c:pt>
                <c:pt idx="43">
                  <c:v>-44.983395028454069</c:v>
                </c:pt>
                <c:pt idx="44">
                  <c:v>-45.947515995488388</c:v>
                </c:pt>
                <c:pt idx="45">
                  <c:v>-46.457360034576801</c:v>
                </c:pt>
                <c:pt idx="46">
                  <c:v>-45.227611531183904</c:v>
                </c:pt>
                <c:pt idx="47">
                  <c:v>-44.453786354424203</c:v>
                </c:pt>
                <c:pt idx="48">
                  <c:v>-43.556737891711116</c:v>
                </c:pt>
                <c:pt idx="49">
                  <c:v>-43.687499514886404</c:v>
                </c:pt>
                <c:pt idx="50">
                  <c:v>-45.944347403164372</c:v>
                </c:pt>
                <c:pt idx="51">
                  <c:v>-47.008238001175911</c:v>
                </c:pt>
                <c:pt idx="52">
                  <c:v>-47.581941214603276</c:v>
                </c:pt>
                <c:pt idx="53">
                  <c:v>-47.720031610000376</c:v>
                </c:pt>
                <c:pt idx="54">
                  <c:v>-44.473417185582456</c:v>
                </c:pt>
                <c:pt idx="55">
                  <c:v>-42.974427288227929</c:v>
                </c:pt>
                <c:pt idx="56">
                  <c:v>-42.626772244072932</c:v>
                </c:pt>
                <c:pt idx="57">
                  <c:v>-42.800722772832245</c:v>
                </c:pt>
                <c:pt idx="58">
                  <c:v>-43.614629824629581</c:v>
                </c:pt>
                <c:pt idx="59">
                  <c:v>-46.355400941026794</c:v>
                </c:pt>
                <c:pt idx="60">
                  <c:v>-46.969017131639852</c:v>
                </c:pt>
                <c:pt idx="61">
                  <c:v>-45.692570510237779</c:v>
                </c:pt>
                <c:pt idx="62">
                  <c:v>-42.319805612739017</c:v>
                </c:pt>
                <c:pt idx="63">
                  <c:v>-38.179549685612372</c:v>
                </c:pt>
                <c:pt idx="64">
                  <c:v>-36.012720352564259</c:v>
                </c:pt>
                <c:pt idx="65">
                  <c:v>-35.739854702827714</c:v>
                </c:pt>
                <c:pt idx="66">
                  <c:v>-35.992671280662456</c:v>
                </c:pt>
                <c:pt idx="67">
                  <c:v>-39.14322416444913</c:v>
                </c:pt>
                <c:pt idx="68">
                  <c:v>-37.510490312143112</c:v>
                </c:pt>
                <c:pt idx="69">
                  <c:v>-39.239919842144417</c:v>
                </c:pt>
                <c:pt idx="70">
                  <c:v>-42.055954263502066</c:v>
                </c:pt>
                <c:pt idx="71">
                  <c:v>-33.884422754587362</c:v>
                </c:pt>
                <c:pt idx="72">
                  <c:v>-37.816927887813414</c:v>
                </c:pt>
                <c:pt idx="73">
                  <c:v>-40.215110401144422</c:v>
                </c:pt>
                <c:pt idx="74">
                  <c:v>-40.812116855329201</c:v>
                </c:pt>
                <c:pt idx="75">
                  <c:v>-39.671626024992868</c:v>
                </c:pt>
                <c:pt idx="76">
                  <c:v>-37.223571651246623</c:v>
                </c:pt>
                <c:pt idx="77">
                  <c:v>-34.813479957155927</c:v>
                </c:pt>
                <c:pt idx="78">
                  <c:v>-34.662982568351978</c:v>
                </c:pt>
                <c:pt idx="79">
                  <c:v>-36.148530671235108</c:v>
                </c:pt>
                <c:pt idx="80">
                  <c:v>-38.332528576010432</c:v>
                </c:pt>
                <c:pt idx="81">
                  <c:v>-41.246562664907735</c:v>
                </c:pt>
                <c:pt idx="82">
                  <c:v>-43.002325764443121</c:v>
                </c:pt>
                <c:pt idx="83">
                  <c:v>-42.760531506647965</c:v>
                </c:pt>
                <c:pt idx="84">
                  <c:v>-40.411135541345494</c:v>
                </c:pt>
                <c:pt idx="85">
                  <c:v>-36.715768996596481</c:v>
                </c:pt>
                <c:pt idx="86">
                  <c:v>-34.56491929781825</c:v>
                </c:pt>
                <c:pt idx="87">
                  <c:v>-31.200479037134691</c:v>
                </c:pt>
                <c:pt idx="88">
                  <c:v>-29.800561088767402</c:v>
                </c:pt>
                <c:pt idx="89">
                  <c:v>-32.423885064861658</c:v>
                </c:pt>
                <c:pt idx="90">
                  <c:v>-32.307588383237977</c:v>
                </c:pt>
                <c:pt idx="91">
                  <c:v>-34.218450288867501</c:v>
                </c:pt>
                <c:pt idx="92">
                  <c:v>-33.911941633828029</c:v>
                </c:pt>
                <c:pt idx="93">
                  <c:v>-31.687075458195178</c:v>
                </c:pt>
                <c:pt idx="94">
                  <c:v>-31.855956175046725</c:v>
                </c:pt>
                <c:pt idx="95">
                  <c:v>-29.757627538305535</c:v>
                </c:pt>
                <c:pt idx="96">
                  <c:v>-30.083051029187896</c:v>
                </c:pt>
                <c:pt idx="97">
                  <c:v>-32.393523212700345</c:v>
                </c:pt>
                <c:pt idx="98">
                  <c:v>-33.899727310071214</c:v>
                </c:pt>
                <c:pt idx="99">
                  <c:v>-34.371144567206251</c:v>
                </c:pt>
                <c:pt idx="100">
                  <c:v>-34.488666959399559</c:v>
                </c:pt>
                <c:pt idx="101">
                  <c:v>-34.107320207802083</c:v>
                </c:pt>
                <c:pt idx="102">
                  <c:v>-35.293204011276437</c:v>
                </c:pt>
                <c:pt idx="103">
                  <c:v>-33.951395071935963</c:v>
                </c:pt>
                <c:pt idx="104">
                  <c:v>-33.168734742442233</c:v>
                </c:pt>
                <c:pt idx="105">
                  <c:v>-35.418321600300359</c:v>
                </c:pt>
                <c:pt idx="106">
                  <c:v>-37.399260611415478</c:v>
                </c:pt>
                <c:pt idx="107">
                  <c:v>-39.772036534635589</c:v>
                </c:pt>
                <c:pt idx="108">
                  <c:v>-40.245886992986662</c:v>
                </c:pt>
                <c:pt idx="109">
                  <c:v>-40.574151185734017</c:v>
                </c:pt>
                <c:pt idx="110">
                  <c:v>-39.471707375111009</c:v>
                </c:pt>
                <c:pt idx="111">
                  <c:v>-37.802316812363266</c:v>
                </c:pt>
                <c:pt idx="112">
                  <c:v>-38.017755900971409</c:v>
                </c:pt>
                <c:pt idx="113">
                  <c:v>-35.284360596107547</c:v>
                </c:pt>
                <c:pt idx="114">
                  <c:v>-34.622955372730416</c:v>
                </c:pt>
                <c:pt idx="115">
                  <c:v>-33.699905772386053</c:v>
                </c:pt>
                <c:pt idx="116">
                  <c:v>-31.031345722596669</c:v>
                </c:pt>
                <c:pt idx="117">
                  <c:v>-33.168806410972962</c:v>
                </c:pt>
                <c:pt idx="118">
                  <c:v>-38.324790658446901</c:v>
                </c:pt>
                <c:pt idx="119">
                  <c:v>-32.466550856509144</c:v>
                </c:pt>
                <c:pt idx="120">
                  <c:v>-30.249470022391758</c:v>
                </c:pt>
                <c:pt idx="121">
                  <c:v>-29.209195112759588</c:v>
                </c:pt>
                <c:pt idx="122">
                  <c:v>-30.843738657544524</c:v>
                </c:pt>
                <c:pt idx="123">
                  <c:v>-33.424329262609092</c:v>
                </c:pt>
                <c:pt idx="124">
                  <c:v>-35.20059126470894</c:v>
                </c:pt>
                <c:pt idx="125">
                  <c:v>-33.431175148344188</c:v>
                </c:pt>
                <c:pt idx="126">
                  <c:v>-34.460549297822361</c:v>
                </c:pt>
                <c:pt idx="127">
                  <c:v>-35.383895769877554</c:v>
                </c:pt>
                <c:pt idx="128">
                  <c:v>-29.163785455174892</c:v>
                </c:pt>
                <c:pt idx="129">
                  <c:v>-23.04531631906282</c:v>
                </c:pt>
                <c:pt idx="130">
                  <c:v>-26.625864258347022</c:v>
                </c:pt>
                <c:pt idx="131">
                  <c:v>-29.398621740200461</c:v>
                </c:pt>
                <c:pt idx="132">
                  <c:v>-23.497014985485745</c:v>
                </c:pt>
                <c:pt idx="133">
                  <c:v>-20.688360385803882</c:v>
                </c:pt>
                <c:pt idx="134">
                  <c:v>-35.27106717659035</c:v>
                </c:pt>
                <c:pt idx="135">
                  <c:v>-42.100159831973066</c:v>
                </c:pt>
                <c:pt idx="136">
                  <c:v>-47.11321242312146</c:v>
                </c:pt>
                <c:pt idx="137">
                  <c:v>-45.74822513544332</c:v>
                </c:pt>
                <c:pt idx="138">
                  <c:v>-45.575017221546581</c:v>
                </c:pt>
                <c:pt idx="139">
                  <c:v>-44.847889844222266</c:v>
                </c:pt>
                <c:pt idx="140">
                  <c:v>-41.451609426096041</c:v>
                </c:pt>
                <c:pt idx="141">
                  <c:v>-37.166216703286331</c:v>
                </c:pt>
                <c:pt idx="142">
                  <c:v>-31.798587365560508</c:v>
                </c:pt>
                <c:pt idx="143">
                  <c:v>-27.233259915853555</c:v>
                </c:pt>
                <c:pt idx="144">
                  <c:v>-23.54558545053056</c:v>
                </c:pt>
                <c:pt idx="145">
                  <c:v>-21.03055369338157</c:v>
                </c:pt>
                <c:pt idx="146">
                  <c:v>-19.616365426573303</c:v>
                </c:pt>
                <c:pt idx="147">
                  <c:v>-19.977201752187739</c:v>
                </c:pt>
                <c:pt idx="148">
                  <c:v>-21.706247257436068</c:v>
                </c:pt>
                <c:pt idx="149">
                  <c:v>-21.446014185889258</c:v>
                </c:pt>
                <c:pt idx="150">
                  <c:v>-21.582648715914274</c:v>
                </c:pt>
                <c:pt idx="151">
                  <c:v>-19.651222203252715</c:v>
                </c:pt>
                <c:pt idx="152">
                  <c:v>-21.11760095110543</c:v>
                </c:pt>
                <c:pt idx="153">
                  <c:v>-17.093607291236225</c:v>
                </c:pt>
                <c:pt idx="154">
                  <c:v>-9.9000375832084071</c:v>
                </c:pt>
                <c:pt idx="155">
                  <c:v>-9.9879984039851735</c:v>
                </c:pt>
                <c:pt idx="156">
                  <c:v>-8.586803843439256</c:v>
                </c:pt>
                <c:pt idx="157">
                  <c:v>-8.1431419902268836</c:v>
                </c:pt>
                <c:pt idx="158">
                  <c:v>-8.1606378195590494</c:v>
                </c:pt>
                <c:pt idx="159">
                  <c:v>-7.5012617713359626</c:v>
                </c:pt>
                <c:pt idx="160">
                  <c:v>-7.1397112784303634</c:v>
                </c:pt>
                <c:pt idx="161">
                  <c:v>-6.0958403095962659</c:v>
                </c:pt>
                <c:pt idx="162">
                  <c:v>-6.4133487430847858</c:v>
                </c:pt>
                <c:pt idx="163">
                  <c:v>-5.4085344248638103</c:v>
                </c:pt>
                <c:pt idx="164">
                  <c:v>-4.1274777711949442</c:v>
                </c:pt>
                <c:pt idx="165">
                  <c:v>-2.1056198448395307</c:v>
                </c:pt>
                <c:pt idx="166">
                  <c:v>-2.2291896592822789</c:v>
                </c:pt>
                <c:pt idx="167">
                  <c:v>4.0093142869779168</c:v>
                </c:pt>
                <c:pt idx="168">
                  <c:v>10.132517800881594</c:v>
                </c:pt>
                <c:pt idx="169">
                  <c:v>16.330913993588883</c:v>
                </c:pt>
                <c:pt idx="170">
                  <c:v>18.283030312197567</c:v>
                </c:pt>
                <c:pt idx="171">
                  <c:v>21.223654694159997</c:v>
                </c:pt>
                <c:pt idx="172">
                  <c:v>23.335819852743327</c:v>
                </c:pt>
                <c:pt idx="173">
                  <c:v>22.744005501369706</c:v>
                </c:pt>
                <c:pt idx="174">
                  <c:v>24.866083927335108</c:v>
                </c:pt>
                <c:pt idx="175">
                  <c:v>31.866097902202682</c:v>
                </c:pt>
                <c:pt idx="176">
                  <c:v>28.851580820327715</c:v>
                </c:pt>
                <c:pt idx="177">
                  <c:v>43.92719542311012</c:v>
                </c:pt>
                <c:pt idx="178">
                  <c:v>59.628636804578569</c:v>
                </c:pt>
                <c:pt idx="179">
                  <c:v>66.051464701495661</c:v>
                </c:pt>
                <c:pt idx="180">
                  <c:v>68.563741211150315</c:v>
                </c:pt>
                <c:pt idx="181">
                  <c:v>68.106191120573527</c:v>
                </c:pt>
                <c:pt idx="182">
                  <c:v>65.677352406535036</c:v>
                </c:pt>
                <c:pt idx="183">
                  <c:v>62.908604146335932</c:v>
                </c:pt>
                <c:pt idx="184">
                  <c:v>59.31754042326191</c:v>
                </c:pt>
                <c:pt idx="185">
                  <c:v>56.276900133941638</c:v>
                </c:pt>
                <c:pt idx="186">
                  <c:v>54.38701689145411</c:v>
                </c:pt>
                <c:pt idx="187">
                  <c:v>53.751193583617088</c:v>
                </c:pt>
                <c:pt idx="188">
                  <c:v>54.272001576610577</c:v>
                </c:pt>
                <c:pt idx="189">
                  <c:v>52.784120772309173</c:v>
                </c:pt>
                <c:pt idx="190">
                  <c:v>50.683804442014974</c:v>
                </c:pt>
                <c:pt idx="191">
                  <c:v>48.354414243527678</c:v>
                </c:pt>
                <c:pt idx="192">
                  <c:v>46.103166862241714</c:v>
                </c:pt>
                <c:pt idx="193">
                  <c:v>44.922568303728781</c:v>
                </c:pt>
                <c:pt idx="194">
                  <c:v>43.444568325325861</c:v>
                </c:pt>
                <c:pt idx="195">
                  <c:v>43.505553524040565</c:v>
                </c:pt>
                <c:pt idx="196">
                  <c:v>44.318132693745341</c:v>
                </c:pt>
                <c:pt idx="197">
                  <c:v>44.74815132386027</c:v>
                </c:pt>
                <c:pt idx="198">
                  <c:v>45.157645921328481</c:v>
                </c:pt>
                <c:pt idx="199">
                  <c:v>44.521527671258639</c:v>
                </c:pt>
                <c:pt idx="200">
                  <c:v>43.347393500433412</c:v>
                </c:pt>
                <c:pt idx="201">
                  <c:v>41.628599063343955</c:v>
                </c:pt>
                <c:pt idx="202">
                  <c:v>40.358936573522222</c:v>
                </c:pt>
                <c:pt idx="203">
                  <c:v>40.035618895642486</c:v>
                </c:pt>
                <c:pt idx="204">
                  <c:v>40.579679017160018</c:v>
                </c:pt>
                <c:pt idx="205">
                  <c:v>41.412713874147528</c:v>
                </c:pt>
                <c:pt idx="206">
                  <c:v>41.836611796311658</c:v>
                </c:pt>
                <c:pt idx="207">
                  <c:v>42.334947786915578</c:v>
                </c:pt>
                <c:pt idx="208">
                  <c:v>43.496244145145006</c:v>
                </c:pt>
                <c:pt idx="209">
                  <c:v>44.740856803547437</c:v>
                </c:pt>
                <c:pt idx="210">
                  <c:v>46.941640154991326</c:v>
                </c:pt>
                <c:pt idx="211">
                  <c:v>49.685867137404173</c:v>
                </c:pt>
                <c:pt idx="212">
                  <c:v>51.329387481659147</c:v>
                </c:pt>
                <c:pt idx="213">
                  <c:v>51.87523935861477</c:v>
                </c:pt>
                <c:pt idx="214">
                  <c:v>53.091175045856644</c:v>
                </c:pt>
                <c:pt idx="215">
                  <c:v>54.093318896827441</c:v>
                </c:pt>
                <c:pt idx="216">
                  <c:v>54.480969766658895</c:v>
                </c:pt>
                <c:pt idx="217">
                  <c:v>54.236693375553259</c:v>
                </c:pt>
                <c:pt idx="218">
                  <c:v>54.349743536286674</c:v>
                </c:pt>
                <c:pt idx="219">
                  <c:v>55.756895436225975</c:v>
                </c:pt>
                <c:pt idx="220">
                  <c:v>56.14325218372683</c:v>
                </c:pt>
                <c:pt idx="221">
                  <c:v>57.475130864243127</c:v>
                </c:pt>
                <c:pt idx="222">
                  <c:v>56.322020262425561</c:v>
                </c:pt>
                <c:pt idx="223">
                  <c:v>63.912056112451793</c:v>
                </c:pt>
                <c:pt idx="224">
                  <c:v>64.780624320182227</c:v>
                </c:pt>
                <c:pt idx="225">
                  <c:v>64.083169650275124</c:v>
                </c:pt>
                <c:pt idx="226">
                  <c:v>65.559131696700263</c:v>
                </c:pt>
                <c:pt idx="227">
                  <c:v>62.425566734379245</c:v>
                </c:pt>
                <c:pt idx="228">
                  <c:v>60.403313216053867</c:v>
                </c:pt>
                <c:pt idx="229">
                  <c:v>59.415803717031451</c:v>
                </c:pt>
                <c:pt idx="230">
                  <c:v>58.598642086615598</c:v>
                </c:pt>
                <c:pt idx="231">
                  <c:v>55.534396899771181</c:v>
                </c:pt>
                <c:pt idx="232">
                  <c:v>49.988834770618496</c:v>
                </c:pt>
                <c:pt idx="233">
                  <c:v>38.192583249728308</c:v>
                </c:pt>
                <c:pt idx="234">
                  <c:v>30.031421614862808</c:v>
                </c:pt>
                <c:pt idx="235">
                  <c:v>21.67444291644853</c:v>
                </c:pt>
                <c:pt idx="236">
                  <c:v>15.826791589811316</c:v>
                </c:pt>
                <c:pt idx="237">
                  <c:v>11.500628374546462</c:v>
                </c:pt>
                <c:pt idx="238">
                  <c:v>8.3721720057871494</c:v>
                </c:pt>
                <c:pt idx="239">
                  <c:v>6.6268768612826721</c:v>
                </c:pt>
                <c:pt idx="240">
                  <c:v>3.3975717591476799</c:v>
                </c:pt>
                <c:pt idx="241">
                  <c:v>1.9127390189108164</c:v>
                </c:pt>
                <c:pt idx="242">
                  <c:v>-1.994278481656629</c:v>
                </c:pt>
                <c:pt idx="243">
                  <c:v>-4.8839806216507151</c:v>
                </c:pt>
                <c:pt idx="244">
                  <c:v>-5.0469612882041961</c:v>
                </c:pt>
                <c:pt idx="245">
                  <c:v>-4.2147598004146785</c:v>
                </c:pt>
                <c:pt idx="246">
                  <c:v>-3.3285184101982708</c:v>
                </c:pt>
                <c:pt idx="247">
                  <c:v>-1.944001288609984</c:v>
                </c:pt>
                <c:pt idx="248">
                  <c:v>-8.624212569934038E-2</c:v>
                </c:pt>
                <c:pt idx="249">
                  <c:v>1.8350478952729474</c:v>
                </c:pt>
                <c:pt idx="250">
                  <c:v>1.6360947457595463</c:v>
                </c:pt>
                <c:pt idx="251">
                  <c:v>-0.32511918520399286</c:v>
                </c:pt>
                <c:pt idx="252">
                  <c:v>-0.83771885778844135</c:v>
                </c:pt>
                <c:pt idx="253">
                  <c:v>-1.4147354013524265</c:v>
                </c:pt>
                <c:pt idx="254">
                  <c:v>-1.6474815195799177</c:v>
                </c:pt>
                <c:pt idx="255">
                  <c:v>-1.1217942223727164</c:v>
                </c:pt>
                <c:pt idx="256">
                  <c:v>0.82739310637293273</c:v>
                </c:pt>
                <c:pt idx="257">
                  <c:v>0.18990628182061761</c:v>
                </c:pt>
                <c:pt idx="258">
                  <c:v>2.6850743530820727</c:v>
                </c:pt>
                <c:pt idx="259">
                  <c:v>4.6181794577577087</c:v>
                </c:pt>
                <c:pt idx="260">
                  <c:v>4.0687831403468504</c:v>
                </c:pt>
                <c:pt idx="261">
                  <c:v>2.4137028766820507</c:v>
                </c:pt>
                <c:pt idx="262">
                  <c:v>0.99552452580467166</c:v>
                </c:pt>
                <c:pt idx="263">
                  <c:v>0.82231930001237163</c:v>
                </c:pt>
                <c:pt idx="264">
                  <c:v>2.1815333053267296</c:v>
                </c:pt>
                <c:pt idx="265">
                  <c:v>1.4030380277472598</c:v>
                </c:pt>
                <c:pt idx="266">
                  <c:v>5.7651817963674183</c:v>
                </c:pt>
                <c:pt idx="267">
                  <c:v>11.637634897825775</c:v>
                </c:pt>
                <c:pt idx="268">
                  <c:v>12.912944715783206</c:v>
                </c:pt>
                <c:pt idx="269">
                  <c:v>13.694591015149431</c:v>
                </c:pt>
                <c:pt idx="270">
                  <c:v>14.287892620469323</c:v>
                </c:pt>
                <c:pt idx="271">
                  <c:v>16.413191606211686</c:v>
                </c:pt>
                <c:pt idx="272">
                  <c:v>18.808919643845385</c:v>
                </c:pt>
                <c:pt idx="273">
                  <c:v>20.820416069419373</c:v>
                </c:pt>
                <c:pt idx="274">
                  <c:v>24.673514640686143</c:v>
                </c:pt>
                <c:pt idx="275">
                  <c:v>32.671481706279991</c:v>
                </c:pt>
                <c:pt idx="276">
                  <c:v>41.398519007377359</c:v>
                </c:pt>
                <c:pt idx="277">
                  <c:v>52.498642291579486</c:v>
                </c:pt>
                <c:pt idx="278">
                  <c:v>62.897669753815521</c:v>
                </c:pt>
                <c:pt idx="279">
                  <c:v>68.942499878526263</c:v>
                </c:pt>
                <c:pt idx="280">
                  <c:v>71.603338169656666</c:v>
                </c:pt>
                <c:pt idx="281">
                  <c:v>74.051877523354378</c:v>
                </c:pt>
                <c:pt idx="282">
                  <c:v>73.658543128174301</c:v>
                </c:pt>
                <c:pt idx="283">
                  <c:v>70.064772529882731</c:v>
                </c:pt>
                <c:pt idx="284">
                  <c:v>65.720786141705887</c:v>
                </c:pt>
                <c:pt idx="285">
                  <c:v>62.726731648023026</c:v>
                </c:pt>
                <c:pt idx="286">
                  <c:v>59.898274462206899</c:v>
                </c:pt>
                <c:pt idx="287">
                  <c:v>56.956064485858157</c:v>
                </c:pt>
                <c:pt idx="288">
                  <c:v>53.340871855123787</c:v>
                </c:pt>
                <c:pt idx="289">
                  <c:v>49.411992982779729</c:v>
                </c:pt>
                <c:pt idx="290">
                  <c:v>45.345854006491543</c:v>
                </c:pt>
                <c:pt idx="291">
                  <c:v>41.912836240612549</c:v>
                </c:pt>
                <c:pt idx="292">
                  <c:v>39.67524366943092</c:v>
                </c:pt>
                <c:pt idx="293">
                  <c:v>38.85323767240974</c:v>
                </c:pt>
                <c:pt idx="294">
                  <c:v>37.672152134312348</c:v>
                </c:pt>
                <c:pt idx="295">
                  <c:v>36.84854034026867</c:v>
                </c:pt>
                <c:pt idx="296">
                  <c:v>36.472252441813531</c:v>
                </c:pt>
                <c:pt idx="297">
                  <c:v>36.27929406188747</c:v>
                </c:pt>
                <c:pt idx="298">
                  <c:v>35.840744301206527</c:v>
                </c:pt>
                <c:pt idx="299">
                  <c:v>35.179908648464483</c:v>
                </c:pt>
                <c:pt idx="300">
                  <c:v>34.86374016141346</c:v>
                </c:pt>
                <c:pt idx="301">
                  <c:v>35.174839067469918</c:v>
                </c:pt>
                <c:pt idx="302">
                  <c:v>36.273156587484934</c:v>
                </c:pt>
                <c:pt idx="303">
                  <c:v>38.408323405943662</c:v>
                </c:pt>
                <c:pt idx="304">
                  <c:v>39.884887153033212</c:v>
                </c:pt>
                <c:pt idx="305">
                  <c:v>42.12389782857462</c:v>
                </c:pt>
                <c:pt idx="306">
                  <c:v>43.881932825332193</c:v>
                </c:pt>
                <c:pt idx="307">
                  <c:v>45.627565938847702</c:v>
                </c:pt>
                <c:pt idx="308">
                  <c:v>47.385786715959192</c:v>
                </c:pt>
                <c:pt idx="309">
                  <c:v>49.190585361594813</c:v>
                </c:pt>
                <c:pt idx="310">
                  <c:v>51.497368845446168</c:v>
                </c:pt>
                <c:pt idx="311">
                  <c:v>52.528547218112131</c:v>
                </c:pt>
                <c:pt idx="312">
                  <c:v>51.810649664629956</c:v>
                </c:pt>
                <c:pt idx="313">
                  <c:v>51.800868245661363</c:v>
                </c:pt>
                <c:pt idx="314">
                  <c:v>51.442545903373507</c:v>
                </c:pt>
                <c:pt idx="315">
                  <c:v>51.052402544764099</c:v>
                </c:pt>
                <c:pt idx="316">
                  <c:v>51.897432773112584</c:v>
                </c:pt>
                <c:pt idx="317">
                  <c:v>53.669463756419859</c:v>
                </c:pt>
                <c:pt idx="318">
                  <c:v>52.745756975229824</c:v>
                </c:pt>
                <c:pt idx="319">
                  <c:v>51.538685090114008</c:v>
                </c:pt>
                <c:pt idx="320">
                  <c:v>52.098100854780135</c:v>
                </c:pt>
                <c:pt idx="321">
                  <c:v>55.307327985089984</c:v>
                </c:pt>
                <c:pt idx="322">
                  <c:v>59.875901811918013</c:v>
                </c:pt>
                <c:pt idx="323">
                  <c:v>62.871790933941085</c:v>
                </c:pt>
                <c:pt idx="324">
                  <c:v>62.79742722522068</c:v>
                </c:pt>
                <c:pt idx="325">
                  <c:v>59.053495513971775</c:v>
                </c:pt>
                <c:pt idx="326">
                  <c:v>48.754121139648774</c:v>
                </c:pt>
                <c:pt idx="327">
                  <c:v>43.61015232208333</c:v>
                </c:pt>
                <c:pt idx="328">
                  <c:v>41.411232566941081</c:v>
                </c:pt>
                <c:pt idx="329">
                  <c:v>33.733805886961562</c:v>
                </c:pt>
                <c:pt idx="330">
                  <c:v>28.392660511919267</c:v>
                </c:pt>
                <c:pt idx="331">
                  <c:v>26.124617668154951</c:v>
                </c:pt>
                <c:pt idx="332">
                  <c:v>24.287957309033626</c:v>
                </c:pt>
                <c:pt idx="333">
                  <c:v>18.458454898383764</c:v>
                </c:pt>
                <c:pt idx="334">
                  <c:v>10.536136826235515</c:v>
                </c:pt>
                <c:pt idx="335">
                  <c:v>7.0806633800857668</c:v>
                </c:pt>
                <c:pt idx="336">
                  <c:v>6.6017582255404124</c:v>
                </c:pt>
                <c:pt idx="337">
                  <c:v>5.0774410949576669</c:v>
                </c:pt>
                <c:pt idx="338">
                  <c:v>3.009747881574139</c:v>
                </c:pt>
                <c:pt idx="339">
                  <c:v>2.4799458784879835</c:v>
                </c:pt>
                <c:pt idx="340">
                  <c:v>2.4876217142544297</c:v>
                </c:pt>
                <c:pt idx="341">
                  <c:v>4.206481647037716</c:v>
                </c:pt>
                <c:pt idx="342">
                  <c:v>3.3199214372172956</c:v>
                </c:pt>
                <c:pt idx="343">
                  <c:v>1.7452429351392931</c:v>
                </c:pt>
                <c:pt idx="344">
                  <c:v>2.3911659031089143</c:v>
                </c:pt>
                <c:pt idx="345">
                  <c:v>1.9647341442333155</c:v>
                </c:pt>
                <c:pt idx="346">
                  <c:v>3.6661528538003467E-2</c:v>
                </c:pt>
                <c:pt idx="347">
                  <c:v>-1.1589248610439329</c:v>
                </c:pt>
                <c:pt idx="348">
                  <c:v>-1.1549817271956537</c:v>
                </c:pt>
                <c:pt idx="349">
                  <c:v>-1.004202873681314</c:v>
                </c:pt>
                <c:pt idx="350">
                  <c:v>-0.75002430640083162</c:v>
                </c:pt>
                <c:pt idx="351">
                  <c:v>-0.10650388757379914</c:v>
                </c:pt>
                <c:pt idx="352">
                  <c:v>-7.8603915847438643E-2</c:v>
                </c:pt>
                <c:pt idx="353">
                  <c:v>-1.1106790172407972</c:v>
                </c:pt>
                <c:pt idx="354">
                  <c:v>-1.77155454963832</c:v>
                </c:pt>
                <c:pt idx="355">
                  <c:v>-0.97224214452963587</c:v>
                </c:pt>
                <c:pt idx="356">
                  <c:v>-1.1902898766744865</c:v>
                </c:pt>
                <c:pt idx="357">
                  <c:v>-1.4937032686276173</c:v>
                </c:pt>
                <c:pt idx="358">
                  <c:v>0.73479560836884972</c:v>
                </c:pt>
                <c:pt idx="359">
                  <c:v>3.6022053339436355</c:v>
                </c:pt>
                <c:pt idx="360">
                  <c:v>5.6373766237676142</c:v>
                </c:pt>
                <c:pt idx="361">
                  <c:v>5.4492331882300054</c:v>
                </c:pt>
                <c:pt idx="362">
                  <c:v>5.0692715465821072</c:v>
                </c:pt>
                <c:pt idx="363">
                  <c:v>4.5386501890443807</c:v>
                </c:pt>
                <c:pt idx="364">
                  <c:v>6.1170294430013854</c:v>
                </c:pt>
                <c:pt idx="365">
                  <c:v>9.2640488710779749</c:v>
                </c:pt>
                <c:pt idx="366">
                  <c:v>13.500563695811842</c:v>
                </c:pt>
                <c:pt idx="367">
                  <c:v>19.855467801652527</c:v>
                </c:pt>
                <c:pt idx="368">
                  <c:v>30.316742828804834</c:v>
                </c:pt>
                <c:pt idx="369">
                  <c:v>43.756637405740157</c:v>
                </c:pt>
                <c:pt idx="370">
                  <c:v>44.541779038809679</c:v>
                </c:pt>
                <c:pt idx="371">
                  <c:v>41.575114201426963</c:v>
                </c:pt>
                <c:pt idx="372">
                  <c:v>39.035773146747815</c:v>
                </c:pt>
                <c:pt idx="373">
                  <c:v>36.908522136152179</c:v>
                </c:pt>
                <c:pt idx="374">
                  <c:v>37.560936641010066</c:v>
                </c:pt>
                <c:pt idx="375">
                  <c:v>46.967058287019803</c:v>
                </c:pt>
                <c:pt idx="376">
                  <c:v>54.391680473754683</c:v>
                </c:pt>
                <c:pt idx="377">
                  <c:v>64.322080124652075</c:v>
                </c:pt>
                <c:pt idx="378">
                  <c:v>71.880456383373172</c:v>
                </c:pt>
                <c:pt idx="379">
                  <c:v>72.731821535152051</c:v>
                </c:pt>
                <c:pt idx="380">
                  <c:v>69.633089310751103</c:v>
                </c:pt>
                <c:pt idx="381">
                  <c:v>65.30284173551847</c:v>
                </c:pt>
                <c:pt idx="382">
                  <c:v>60.402110823028025</c:v>
                </c:pt>
                <c:pt idx="383">
                  <c:v>56.720357993399567</c:v>
                </c:pt>
                <c:pt idx="384">
                  <c:v>52.710369447578614</c:v>
                </c:pt>
                <c:pt idx="385">
                  <c:v>49.46759908798154</c:v>
                </c:pt>
                <c:pt idx="386">
                  <c:v>46.444180490901154</c:v>
                </c:pt>
                <c:pt idx="387">
                  <c:v>43.261142885028804</c:v>
                </c:pt>
                <c:pt idx="388">
                  <c:v>41.092273771377158</c:v>
                </c:pt>
                <c:pt idx="389">
                  <c:v>39.424718622392973</c:v>
                </c:pt>
                <c:pt idx="390">
                  <c:v>40.377436598686671</c:v>
                </c:pt>
                <c:pt idx="391">
                  <c:v>42.148373539665002</c:v>
                </c:pt>
                <c:pt idx="392">
                  <c:v>42.643060047868815</c:v>
                </c:pt>
                <c:pt idx="393">
                  <c:v>42.365625136617311</c:v>
                </c:pt>
                <c:pt idx="394">
                  <c:v>40.19386080214511</c:v>
                </c:pt>
                <c:pt idx="395">
                  <c:v>38.701364253368318</c:v>
                </c:pt>
                <c:pt idx="396">
                  <c:v>38.381985023574025</c:v>
                </c:pt>
                <c:pt idx="397">
                  <c:v>38.783727160236381</c:v>
                </c:pt>
                <c:pt idx="398">
                  <c:v>39.454602255446495</c:v>
                </c:pt>
                <c:pt idx="399">
                  <c:v>40.654808901815855</c:v>
                </c:pt>
                <c:pt idx="400">
                  <c:v>41.099898131968885</c:v>
                </c:pt>
                <c:pt idx="401">
                  <c:v>40.914287306934561</c:v>
                </c:pt>
                <c:pt idx="402">
                  <c:v>41.026353207447983</c:v>
                </c:pt>
                <c:pt idx="403">
                  <c:v>41.529558281843698</c:v>
                </c:pt>
                <c:pt idx="404">
                  <c:v>40.828581641460076</c:v>
                </c:pt>
                <c:pt idx="405">
                  <c:v>39.935467458904967</c:v>
                </c:pt>
                <c:pt idx="406">
                  <c:v>39.715859999136484</c:v>
                </c:pt>
                <c:pt idx="407">
                  <c:v>40.139252942017542</c:v>
                </c:pt>
                <c:pt idx="408">
                  <c:v>42.02206022148647</c:v>
                </c:pt>
                <c:pt idx="409">
                  <c:v>44.157963004745888</c:v>
                </c:pt>
                <c:pt idx="410">
                  <c:v>45.480732288628033</c:v>
                </c:pt>
                <c:pt idx="411">
                  <c:v>47.308723542192503</c:v>
                </c:pt>
                <c:pt idx="412">
                  <c:v>45.123069300360598</c:v>
                </c:pt>
                <c:pt idx="413">
                  <c:v>43.81871970640659</c:v>
                </c:pt>
                <c:pt idx="414">
                  <c:v>44.513698981550206</c:v>
                </c:pt>
                <c:pt idx="415">
                  <c:v>47.65472060156516</c:v>
                </c:pt>
                <c:pt idx="416">
                  <c:v>42.876955270797403</c:v>
                </c:pt>
                <c:pt idx="417">
                  <c:v>49.943250893502864</c:v>
                </c:pt>
                <c:pt idx="418">
                  <c:v>61.038544802808829</c:v>
                </c:pt>
                <c:pt idx="419">
                  <c:v>58.502963316729868</c:v>
                </c:pt>
                <c:pt idx="420">
                  <c:v>59.670213576133143</c:v>
                </c:pt>
                <c:pt idx="421">
                  <c:v>61.277280499765702</c:v>
                </c:pt>
                <c:pt idx="422">
                  <c:v>63.417291937578092</c:v>
                </c:pt>
                <c:pt idx="423">
                  <c:v>64.163285465884798</c:v>
                </c:pt>
                <c:pt idx="424">
                  <c:v>61.146830956980374</c:v>
                </c:pt>
                <c:pt idx="425">
                  <c:v>53.754640971900862</c:v>
                </c:pt>
                <c:pt idx="426">
                  <c:v>44.434855099317758</c:v>
                </c:pt>
                <c:pt idx="427">
                  <c:v>37.013592074407754</c:v>
                </c:pt>
                <c:pt idx="428">
                  <c:v>28.849387466438351</c:v>
                </c:pt>
                <c:pt idx="429">
                  <c:v>21.434677018891914</c:v>
                </c:pt>
                <c:pt idx="430">
                  <c:v>16.538907314131311</c:v>
                </c:pt>
                <c:pt idx="431">
                  <c:v>14.319981627351661</c:v>
                </c:pt>
                <c:pt idx="432">
                  <c:v>13.230489770287688</c:v>
                </c:pt>
                <c:pt idx="433">
                  <c:v>10.120820791319456</c:v>
                </c:pt>
                <c:pt idx="434">
                  <c:v>5.8298647750568371</c:v>
                </c:pt>
                <c:pt idx="435">
                  <c:v>1.4239293672519475</c:v>
                </c:pt>
                <c:pt idx="436">
                  <c:v>-1.0043940039997019</c:v>
                </c:pt>
                <c:pt idx="437">
                  <c:v>-2.899779765393887</c:v>
                </c:pt>
                <c:pt idx="438">
                  <c:v>-4.1178477669754416</c:v>
                </c:pt>
                <c:pt idx="439">
                  <c:v>-4.1758074278633934</c:v>
                </c:pt>
                <c:pt idx="440">
                  <c:v>-3.9417048463695714</c:v>
                </c:pt>
                <c:pt idx="441">
                  <c:v>-2.9783195426578044</c:v>
                </c:pt>
                <c:pt idx="442">
                  <c:v>-2.4780322913667101</c:v>
                </c:pt>
                <c:pt idx="443">
                  <c:v>-2.0704691988922459</c:v>
                </c:pt>
                <c:pt idx="444">
                  <c:v>-2.3001844863922547</c:v>
                </c:pt>
                <c:pt idx="445">
                  <c:v>-2.8722703272569814</c:v>
                </c:pt>
                <c:pt idx="446">
                  <c:v>-3.9580522630678012</c:v>
                </c:pt>
                <c:pt idx="447">
                  <c:v>-4.6518420259707405</c:v>
                </c:pt>
                <c:pt idx="448">
                  <c:v>-5.2045743982448398</c:v>
                </c:pt>
                <c:pt idx="449">
                  <c:v>-5.1560191640110862</c:v>
                </c:pt>
                <c:pt idx="450">
                  <c:v>-4.8486802526995412</c:v>
                </c:pt>
                <c:pt idx="451">
                  <c:v>-4.5249500874595716</c:v>
                </c:pt>
                <c:pt idx="452">
                  <c:v>-4.0050968909179705</c:v>
                </c:pt>
                <c:pt idx="453">
                  <c:v>-4.0450707682817484</c:v>
                </c:pt>
                <c:pt idx="454">
                  <c:v>-4.2634481514014073</c:v>
                </c:pt>
                <c:pt idx="455">
                  <c:v>-4.4145285470149451</c:v>
                </c:pt>
                <c:pt idx="456">
                  <c:v>-2.0598364083532377</c:v>
                </c:pt>
                <c:pt idx="457">
                  <c:v>-0.24915411605783538</c:v>
                </c:pt>
                <c:pt idx="458">
                  <c:v>-0.7604897041566735</c:v>
                </c:pt>
                <c:pt idx="459">
                  <c:v>0.3649659125185844</c:v>
                </c:pt>
                <c:pt idx="460">
                  <c:v>4.4117217104418254</c:v>
                </c:pt>
                <c:pt idx="461">
                  <c:v>7.4470289615465699</c:v>
                </c:pt>
                <c:pt idx="462">
                  <c:v>6.7441806109841433</c:v>
                </c:pt>
                <c:pt idx="463">
                  <c:v>8.3730578745949735</c:v>
                </c:pt>
                <c:pt idx="464">
                  <c:v>15.044988864308797</c:v>
                </c:pt>
                <c:pt idx="465">
                  <c:v>10.474856812510206</c:v>
                </c:pt>
                <c:pt idx="466">
                  <c:v>16.279998924841454</c:v>
                </c:pt>
                <c:pt idx="467">
                  <c:v>20.94487595621014</c:v>
                </c:pt>
                <c:pt idx="468">
                  <c:v>26.206057424087302</c:v>
                </c:pt>
                <c:pt idx="469">
                  <c:v>33.735933994434951</c:v>
                </c:pt>
                <c:pt idx="470">
                  <c:v>39.057999129455389</c:v>
                </c:pt>
                <c:pt idx="471">
                  <c:v>52.411465511564771</c:v>
                </c:pt>
                <c:pt idx="472">
                  <c:v>63.671515585902426</c:v>
                </c:pt>
                <c:pt idx="473">
                  <c:v>67.858508177140294</c:v>
                </c:pt>
                <c:pt idx="474">
                  <c:v>65.057756885186294</c:v>
                </c:pt>
                <c:pt idx="475">
                  <c:v>61.229827091457089</c:v>
                </c:pt>
                <c:pt idx="476">
                  <c:v>59.544400695064994</c:v>
                </c:pt>
                <c:pt idx="477">
                  <c:v>58.400358175062159</c:v>
                </c:pt>
                <c:pt idx="478">
                  <c:v>57.287491897810952</c:v>
                </c:pt>
                <c:pt idx="479">
                  <c:v>57.097793913062304</c:v>
                </c:pt>
                <c:pt idx="480">
                  <c:v>54.822528415965046</c:v>
                </c:pt>
                <c:pt idx="481">
                  <c:v>53.123162180543083</c:v>
                </c:pt>
                <c:pt idx="482">
                  <c:v>50.84320744799281</c:v>
                </c:pt>
                <c:pt idx="483">
                  <c:v>47.573650710967456</c:v>
                </c:pt>
                <c:pt idx="484">
                  <c:v>44.438454385485109</c:v>
                </c:pt>
                <c:pt idx="485">
                  <c:v>41.928986005697446</c:v>
                </c:pt>
                <c:pt idx="486">
                  <c:v>40.149172343403777</c:v>
                </c:pt>
                <c:pt idx="487">
                  <c:v>39.187069111570231</c:v>
                </c:pt>
                <c:pt idx="488">
                  <c:v>39.79493929412407</c:v>
                </c:pt>
                <c:pt idx="489">
                  <c:v>40.853888555627655</c:v>
                </c:pt>
                <c:pt idx="490">
                  <c:v>40.526594775270226</c:v>
                </c:pt>
                <c:pt idx="491">
                  <c:v>41.057964854297502</c:v>
                </c:pt>
                <c:pt idx="492">
                  <c:v>41.661581736830612</c:v>
                </c:pt>
                <c:pt idx="493">
                  <c:v>42.286358407819144</c:v>
                </c:pt>
                <c:pt idx="494">
                  <c:v>42.059082169486544</c:v>
                </c:pt>
                <c:pt idx="495">
                  <c:v>40.90507537203203</c:v>
                </c:pt>
                <c:pt idx="496">
                  <c:v>40.192694916565486</c:v>
                </c:pt>
                <c:pt idx="497">
                  <c:v>38.779512173997027</c:v>
                </c:pt>
                <c:pt idx="498">
                  <c:v>37.553358954720892</c:v>
                </c:pt>
                <c:pt idx="499">
                  <c:v>38.149274119227918</c:v>
                </c:pt>
                <c:pt idx="500">
                  <c:v>39.048068568939129</c:v>
                </c:pt>
                <c:pt idx="501">
                  <c:v>40.963304927117981</c:v>
                </c:pt>
                <c:pt idx="502">
                  <c:v>44.556866583606897</c:v>
                </c:pt>
                <c:pt idx="503">
                  <c:v>47.729560706947964</c:v>
                </c:pt>
                <c:pt idx="504">
                  <c:v>48.021843116405684</c:v>
                </c:pt>
                <c:pt idx="505">
                  <c:v>47.689059778492037</c:v>
                </c:pt>
                <c:pt idx="506">
                  <c:v>47.802953506236932</c:v>
                </c:pt>
                <c:pt idx="507">
                  <c:v>46.655507897785164</c:v>
                </c:pt>
                <c:pt idx="508">
                  <c:v>47.000662085998265</c:v>
                </c:pt>
                <c:pt idx="509">
                  <c:v>47.701850645164541</c:v>
                </c:pt>
                <c:pt idx="510">
                  <c:v>51.121231780369747</c:v>
                </c:pt>
                <c:pt idx="511">
                  <c:v>52.634921549565156</c:v>
                </c:pt>
                <c:pt idx="512">
                  <c:v>52.375282450090793</c:v>
                </c:pt>
                <c:pt idx="513">
                  <c:v>55.202576757827131</c:v>
                </c:pt>
                <c:pt idx="514">
                  <c:v>54.833129535501385</c:v>
                </c:pt>
                <c:pt idx="515">
                  <c:v>55.859993648990894</c:v>
                </c:pt>
                <c:pt idx="516">
                  <c:v>55.878419692194868</c:v>
                </c:pt>
                <c:pt idx="517">
                  <c:v>59.13806371752306</c:v>
                </c:pt>
                <c:pt idx="518">
                  <c:v>60.323608512092626</c:v>
                </c:pt>
                <c:pt idx="519">
                  <c:v>60.459816846714553</c:v>
                </c:pt>
                <c:pt idx="520">
                  <c:v>59.950730562196291</c:v>
                </c:pt>
                <c:pt idx="521">
                  <c:v>54.114815317401202</c:v>
                </c:pt>
                <c:pt idx="522">
                  <c:v>44.850773680433726</c:v>
                </c:pt>
                <c:pt idx="523">
                  <c:v>36.742940268676307</c:v>
                </c:pt>
                <c:pt idx="524">
                  <c:v>31.115113231495581</c:v>
                </c:pt>
                <c:pt idx="525">
                  <c:v>27.496473121603305</c:v>
                </c:pt>
                <c:pt idx="526">
                  <c:v>21.073900485100655</c:v>
                </c:pt>
                <c:pt idx="527">
                  <c:v>14.185872429548516</c:v>
                </c:pt>
                <c:pt idx="528">
                  <c:v>6.4833388620271535</c:v>
                </c:pt>
                <c:pt idx="529">
                  <c:v>-1.4579803307471928</c:v>
                </c:pt>
                <c:pt idx="530">
                  <c:v>-5.2766680755175299</c:v>
                </c:pt>
                <c:pt idx="531">
                  <c:v>-7.4869198593237485</c:v>
                </c:pt>
                <c:pt idx="532">
                  <c:v>-7.3193697137356706</c:v>
                </c:pt>
                <c:pt idx="533">
                  <c:v>-8.18910428602093</c:v>
                </c:pt>
                <c:pt idx="534">
                  <c:v>-7.0817466594309888</c:v>
                </c:pt>
                <c:pt idx="535">
                  <c:v>-6.8534691320112637</c:v>
                </c:pt>
                <c:pt idx="536">
                  <c:v>-6.8422320562938763</c:v>
                </c:pt>
                <c:pt idx="537">
                  <c:v>-7.8672270397570907</c:v>
                </c:pt>
                <c:pt idx="538">
                  <c:v>-8.5594002043660584</c:v>
                </c:pt>
                <c:pt idx="539">
                  <c:v>-8.2450181199314354</c:v>
                </c:pt>
                <c:pt idx="540">
                  <c:v>-8.3663630453008793</c:v>
                </c:pt>
                <c:pt idx="541">
                  <c:v>-8.570484746811637</c:v>
                </c:pt>
                <c:pt idx="542">
                  <c:v>-8.8704841074142013</c:v>
                </c:pt>
                <c:pt idx="543">
                  <c:v>-8.9964988667098922</c:v>
                </c:pt>
                <c:pt idx="544">
                  <c:v>-8.8610571380028436</c:v>
                </c:pt>
                <c:pt idx="545">
                  <c:v>-8.5242971435341754</c:v>
                </c:pt>
                <c:pt idx="546">
                  <c:v>-8.4411392478920302</c:v>
                </c:pt>
                <c:pt idx="547">
                  <c:v>-7.6938109956960874</c:v>
                </c:pt>
                <c:pt idx="548">
                  <c:v>-8.466513863161035</c:v>
                </c:pt>
                <c:pt idx="549">
                  <c:v>-8.6929534749942992</c:v>
                </c:pt>
                <c:pt idx="550">
                  <c:v>-8.0367357895630498</c:v>
                </c:pt>
                <c:pt idx="551">
                  <c:v>-7.3562625623420539</c:v>
                </c:pt>
                <c:pt idx="552">
                  <c:v>-6.2789341245032206</c:v>
                </c:pt>
                <c:pt idx="553">
                  <c:v>-4.8848381951113495</c:v>
                </c:pt>
                <c:pt idx="554">
                  <c:v>-4.2253160815963309</c:v>
                </c:pt>
                <c:pt idx="555">
                  <c:v>-4.7627689976009453</c:v>
                </c:pt>
                <c:pt idx="556">
                  <c:v>-5.0086525310548478</c:v>
                </c:pt>
                <c:pt idx="557">
                  <c:v>-5.1782568113204919</c:v>
                </c:pt>
                <c:pt idx="558">
                  <c:v>-4.1884782694245111</c:v>
                </c:pt>
                <c:pt idx="559">
                  <c:v>-2.3248804924581465</c:v>
                </c:pt>
                <c:pt idx="560">
                  <c:v>1.1198337348281622</c:v>
                </c:pt>
                <c:pt idx="561">
                  <c:v>5.2083540028868418</c:v>
                </c:pt>
                <c:pt idx="562">
                  <c:v>9.2436609472636615</c:v>
                </c:pt>
                <c:pt idx="563">
                  <c:v>14.585345013026242</c:v>
                </c:pt>
                <c:pt idx="564">
                  <c:v>22.204102710213352</c:v>
                </c:pt>
                <c:pt idx="565">
                  <c:v>30.056900960855959</c:v>
                </c:pt>
                <c:pt idx="566">
                  <c:v>38.29266821007382</c:v>
                </c:pt>
                <c:pt idx="567">
                  <c:v>46.143443115722988</c:v>
                </c:pt>
                <c:pt idx="568">
                  <c:v>49.951806971126558</c:v>
                </c:pt>
                <c:pt idx="569">
                  <c:v>51.026536170762661</c:v>
                </c:pt>
                <c:pt idx="570">
                  <c:v>52.423589681528064</c:v>
                </c:pt>
                <c:pt idx="571">
                  <c:v>55.081798232902173</c:v>
                </c:pt>
                <c:pt idx="572">
                  <c:v>61.605875670928135</c:v>
                </c:pt>
                <c:pt idx="573">
                  <c:v>67.548596016925842</c:v>
                </c:pt>
                <c:pt idx="574">
                  <c:v>71.048742045593201</c:v>
                </c:pt>
                <c:pt idx="575">
                  <c:v>69.411426829035349</c:v>
                </c:pt>
                <c:pt idx="576">
                  <c:v>65.570580234729917</c:v>
                </c:pt>
                <c:pt idx="577">
                  <c:v>61.41721720270511</c:v>
                </c:pt>
                <c:pt idx="578">
                  <c:v>57.638216812625494</c:v>
                </c:pt>
                <c:pt idx="579">
                  <c:v>52.928302154953137</c:v>
                </c:pt>
                <c:pt idx="580">
                  <c:v>49.816655316074474</c:v>
                </c:pt>
                <c:pt idx="581">
                  <c:v>47.597978984764545</c:v>
                </c:pt>
                <c:pt idx="582">
                  <c:v>45.671445431012117</c:v>
                </c:pt>
                <c:pt idx="583">
                  <c:v>44.060447064606002</c:v>
                </c:pt>
                <c:pt idx="584">
                  <c:v>42.268427723052291</c:v>
                </c:pt>
                <c:pt idx="585">
                  <c:v>40.969062421273883</c:v>
                </c:pt>
                <c:pt idx="586">
                  <c:v>38.783913051361218</c:v>
                </c:pt>
                <c:pt idx="587">
                  <c:v>36.792385502805445</c:v>
                </c:pt>
                <c:pt idx="588">
                  <c:v>35.210933146520198</c:v>
                </c:pt>
                <c:pt idx="589">
                  <c:v>34.061979541797278</c:v>
                </c:pt>
                <c:pt idx="590">
                  <c:v>33.830287774652056</c:v>
                </c:pt>
                <c:pt idx="591">
                  <c:v>34.103568571423317</c:v>
                </c:pt>
                <c:pt idx="592">
                  <c:v>34.642956831361218</c:v>
                </c:pt>
                <c:pt idx="593">
                  <c:v>35.179343948226396</c:v>
                </c:pt>
                <c:pt idx="594">
                  <c:v>35.782085071054716</c:v>
                </c:pt>
                <c:pt idx="595">
                  <c:v>36.488190219429157</c:v>
                </c:pt>
                <c:pt idx="596">
                  <c:v>37.029294430571483</c:v>
                </c:pt>
                <c:pt idx="597">
                  <c:v>37.939424967106071</c:v>
                </c:pt>
                <c:pt idx="598">
                  <c:v>38.456642603967722</c:v>
                </c:pt>
                <c:pt idx="599">
                  <c:v>38.911849749710811</c:v>
                </c:pt>
                <c:pt idx="600">
                  <c:v>39.7034798992552</c:v>
                </c:pt>
                <c:pt idx="601">
                  <c:v>41.007605624163425</c:v>
                </c:pt>
                <c:pt idx="602">
                  <c:v>42.094843641730421</c:v>
                </c:pt>
                <c:pt idx="603">
                  <c:v>43.539260036269575</c:v>
                </c:pt>
                <c:pt idx="604">
                  <c:v>45.686456791706227</c:v>
                </c:pt>
                <c:pt idx="605">
                  <c:v>46.913395852061434</c:v>
                </c:pt>
                <c:pt idx="606">
                  <c:v>48.99895970461673</c:v>
                </c:pt>
                <c:pt idx="607">
                  <c:v>52.362211875064489</c:v>
                </c:pt>
                <c:pt idx="608">
                  <c:v>52.33217059280193</c:v>
                </c:pt>
                <c:pt idx="609">
                  <c:v>50.930377403379502</c:v>
                </c:pt>
                <c:pt idx="610">
                  <c:v>53.326340098113569</c:v>
                </c:pt>
                <c:pt idx="611">
                  <c:v>55.389602420278308</c:v>
                </c:pt>
                <c:pt idx="612">
                  <c:v>60.986396709091288</c:v>
                </c:pt>
                <c:pt idx="613">
                  <c:v>65.599951544602149</c:v>
                </c:pt>
                <c:pt idx="614">
                  <c:v>67.475415382852901</c:v>
                </c:pt>
                <c:pt idx="615">
                  <c:v>71.369869324592699</c:v>
                </c:pt>
                <c:pt idx="616">
                  <c:v>71.843055034291908</c:v>
                </c:pt>
                <c:pt idx="617">
                  <c:v>62.867923577936253</c:v>
                </c:pt>
                <c:pt idx="618">
                  <c:v>52.436349533358623</c:v>
                </c:pt>
                <c:pt idx="619">
                  <c:v>48.892330574350112</c:v>
                </c:pt>
                <c:pt idx="620">
                  <c:v>44.3154739016191</c:v>
                </c:pt>
                <c:pt idx="621">
                  <c:v>39.279139844086131</c:v>
                </c:pt>
                <c:pt idx="622">
                  <c:v>35.884358299305056</c:v>
                </c:pt>
                <c:pt idx="623">
                  <c:v>25.486302012947849</c:v>
                </c:pt>
                <c:pt idx="624">
                  <c:v>17.209813964053332</c:v>
                </c:pt>
                <c:pt idx="625">
                  <c:v>9.8322596454357161</c:v>
                </c:pt>
                <c:pt idx="626">
                  <c:v>5.6280845180918213</c:v>
                </c:pt>
                <c:pt idx="627">
                  <c:v>1.4396714598497946</c:v>
                </c:pt>
                <c:pt idx="628">
                  <c:v>1.050484076399461</c:v>
                </c:pt>
                <c:pt idx="629">
                  <c:v>-1.2467014171953725</c:v>
                </c:pt>
                <c:pt idx="630">
                  <c:v>-5.0872242037488666</c:v>
                </c:pt>
                <c:pt idx="631">
                  <c:v>-4.0731213819229781</c:v>
                </c:pt>
                <c:pt idx="632">
                  <c:v>-3.2838397244744471</c:v>
                </c:pt>
                <c:pt idx="633">
                  <c:v>-5.8061689261912797</c:v>
                </c:pt>
                <c:pt idx="634">
                  <c:v>-6.9534259716739193</c:v>
                </c:pt>
                <c:pt idx="635">
                  <c:v>-3.9679731370277591</c:v>
                </c:pt>
                <c:pt idx="636">
                  <c:v>-6.4163759230835185</c:v>
                </c:pt>
                <c:pt idx="637">
                  <c:v>-6.8718576769103672</c:v>
                </c:pt>
                <c:pt idx="638">
                  <c:v>-7.3765233161549695</c:v>
                </c:pt>
                <c:pt idx="639">
                  <c:v>-7.1604841664882732</c:v>
                </c:pt>
                <c:pt idx="640">
                  <c:v>-7.4185593700311321</c:v>
                </c:pt>
                <c:pt idx="641">
                  <c:v>-4.9786073884408246</c:v>
                </c:pt>
                <c:pt idx="642">
                  <c:v>-4.9418549294905194</c:v>
                </c:pt>
                <c:pt idx="643">
                  <c:v>-5.8232708477040322</c:v>
                </c:pt>
                <c:pt idx="644">
                  <c:v>-6.0117720623747459</c:v>
                </c:pt>
                <c:pt idx="645">
                  <c:v>-6.8055513927269971</c:v>
                </c:pt>
                <c:pt idx="646">
                  <c:v>-6.1740691929948355</c:v>
                </c:pt>
                <c:pt idx="647">
                  <c:v>-6.5522582966229308</c:v>
                </c:pt>
                <c:pt idx="648">
                  <c:v>-4.1742541910446453</c:v>
                </c:pt>
                <c:pt idx="649">
                  <c:v>-4.5531924899861442</c:v>
                </c:pt>
                <c:pt idx="650">
                  <c:v>-3.2000511290914138</c:v>
                </c:pt>
                <c:pt idx="651">
                  <c:v>-2.7530814662910532</c:v>
                </c:pt>
                <c:pt idx="652">
                  <c:v>-1.4113617074051139</c:v>
                </c:pt>
                <c:pt idx="653">
                  <c:v>-0.64597308208276705</c:v>
                </c:pt>
                <c:pt idx="654">
                  <c:v>1.4599232875199175</c:v>
                </c:pt>
                <c:pt idx="655">
                  <c:v>4.169107849527407</c:v>
                </c:pt>
                <c:pt idx="656">
                  <c:v>9.6671697878964657</c:v>
                </c:pt>
                <c:pt idx="657">
                  <c:v>17.533938655015472</c:v>
                </c:pt>
                <c:pt idx="658">
                  <c:v>31.223317748710716</c:v>
                </c:pt>
                <c:pt idx="659">
                  <c:v>44.527802713410452</c:v>
                </c:pt>
                <c:pt idx="660">
                  <c:v>50.503180913197667</c:v>
                </c:pt>
                <c:pt idx="661">
                  <c:v>46.50677841043435</c:v>
                </c:pt>
                <c:pt idx="662">
                  <c:v>34.934538573736411</c:v>
                </c:pt>
                <c:pt idx="663">
                  <c:v>28.271747095033312</c:v>
                </c:pt>
                <c:pt idx="664">
                  <c:v>31.104044499650538</c:v>
                </c:pt>
                <c:pt idx="665">
                  <c:v>39.314204793710132</c:v>
                </c:pt>
                <c:pt idx="666">
                  <c:v>51.025375144635944</c:v>
                </c:pt>
                <c:pt idx="667">
                  <c:v>61.574193043566801</c:v>
                </c:pt>
                <c:pt idx="668">
                  <c:v>69.980727428411484</c:v>
                </c:pt>
                <c:pt idx="669">
                  <c:v>75.7066198285968</c:v>
                </c:pt>
                <c:pt idx="670">
                  <c:v>76.012407335480987</c:v>
                </c:pt>
                <c:pt idx="671">
                  <c:v>72.420976832067353</c:v>
                </c:pt>
                <c:pt idx="672">
                  <c:v>67.70880258788678</c:v>
                </c:pt>
                <c:pt idx="673">
                  <c:v>61.959632214082205</c:v>
                </c:pt>
                <c:pt idx="674">
                  <c:v>58.07732279318337</c:v>
                </c:pt>
                <c:pt idx="675">
                  <c:v>53.245374351020935</c:v>
                </c:pt>
                <c:pt idx="676">
                  <c:v>50.294537077812336</c:v>
                </c:pt>
                <c:pt idx="677">
                  <c:v>48.041661565641974</c:v>
                </c:pt>
                <c:pt idx="678">
                  <c:v>46.360182804173782</c:v>
                </c:pt>
                <c:pt idx="679">
                  <c:v>44.658198607129293</c:v>
                </c:pt>
                <c:pt idx="680">
                  <c:v>42.203390720322254</c:v>
                </c:pt>
                <c:pt idx="681">
                  <c:v>41.125312149765101</c:v>
                </c:pt>
                <c:pt idx="682">
                  <c:v>40.958101977327836</c:v>
                </c:pt>
                <c:pt idx="683">
                  <c:v>41.698965172112224</c:v>
                </c:pt>
                <c:pt idx="684">
                  <c:v>42.469184989240034</c:v>
                </c:pt>
                <c:pt idx="685">
                  <c:v>41.474342882584772</c:v>
                </c:pt>
                <c:pt idx="686">
                  <c:v>40.365743581303647</c:v>
                </c:pt>
                <c:pt idx="687">
                  <c:v>39.054514031733312</c:v>
                </c:pt>
                <c:pt idx="688">
                  <c:v>37.501555853374782</c:v>
                </c:pt>
                <c:pt idx="689">
                  <c:v>36.22073515997031</c:v>
                </c:pt>
                <c:pt idx="690">
                  <c:v>34.604208240156403</c:v>
                </c:pt>
                <c:pt idx="691">
                  <c:v>34.186968643656655</c:v>
                </c:pt>
                <c:pt idx="692">
                  <c:v>33.845240570628363</c:v>
                </c:pt>
                <c:pt idx="693">
                  <c:v>33.34345287524205</c:v>
                </c:pt>
                <c:pt idx="694">
                  <c:v>34.294072662620408</c:v>
                </c:pt>
                <c:pt idx="695">
                  <c:v>35.470192366119242</c:v>
                </c:pt>
                <c:pt idx="696">
                  <c:v>35.670931012690104</c:v>
                </c:pt>
                <c:pt idx="697">
                  <c:v>36.016636469266452</c:v>
                </c:pt>
                <c:pt idx="698">
                  <c:v>35.782710315999253</c:v>
                </c:pt>
                <c:pt idx="699">
                  <c:v>35.395411328961721</c:v>
                </c:pt>
                <c:pt idx="700">
                  <c:v>36.032453959826057</c:v>
                </c:pt>
                <c:pt idx="701">
                  <c:v>36.869605594378136</c:v>
                </c:pt>
                <c:pt idx="702">
                  <c:v>37.102603999446309</c:v>
                </c:pt>
                <c:pt idx="703">
                  <c:v>38.001648443923429</c:v>
                </c:pt>
                <c:pt idx="704">
                  <c:v>39.411158318150186</c:v>
                </c:pt>
                <c:pt idx="705">
                  <c:v>41.01171927641586</c:v>
                </c:pt>
                <c:pt idx="706">
                  <c:v>42.451368785856793</c:v>
                </c:pt>
                <c:pt idx="707">
                  <c:v>47.370390784695026</c:v>
                </c:pt>
                <c:pt idx="708">
                  <c:v>44.049033490025906</c:v>
                </c:pt>
                <c:pt idx="709">
                  <c:v>40.557002571106288</c:v>
                </c:pt>
                <c:pt idx="710">
                  <c:v>38.116043310126564</c:v>
                </c:pt>
                <c:pt idx="711">
                  <c:v>36.20065172306348</c:v>
                </c:pt>
                <c:pt idx="712">
                  <c:v>35.661437737262681</c:v>
                </c:pt>
                <c:pt idx="713">
                  <c:v>37.610067858646786</c:v>
                </c:pt>
                <c:pt idx="714">
                  <c:v>41.159041143290885</c:v>
                </c:pt>
                <c:pt idx="715">
                  <c:v>47.956825427589344</c:v>
                </c:pt>
                <c:pt idx="716">
                  <c:v>58.525625036512139</c:v>
                </c:pt>
                <c:pt idx="717">
                  <c:v>58.986140535821342</c:v>
                </c:pt>
                <c:pt idx="718">
                  <c:v>59.912953150772992</c:v>
                </c:pt>
                <c:pt idx="719">
                  <c:v>56.163894331361135</c:v>
                </c:pt>
                <c:pt idx="720">
                  <c:v>54.706594871334069</c:v>
                </c:pt>
                <c:pt idx="721">
                  <c:v>57.773224237525454</c:v>
                </c:pt>
                <c:pt idx="722">
                  <c:v>61.391908075317694</c:v>
                </c:pt>
                <c:pt idx="723">
                  <c:v>62.151141383672332</c:v>
                </c:pt>
                <c:pt idx="724">
                  <c:v>54.224589239025789</c:v>
                </c:pt>
                <c:pt idx="725">
                  <c:v>42.066569507935725</c:v>
                </c:pt>
                <c:pt idx="726">
                  <c:v>26.623089596557151</c:v>
                </c:pt>
                <c:pt idx="727">
                  <c:v>17.557845915893019</c:v>
                </c:pt>
                <c:pt idx="728">
                  <c:v>13.167817570465852</c:v>
                </c:pt>
                <c:pt idx="729">
                  <c:v>9.8374978608210295</c:v>
                </c:pt>
                <c:pt idx="730">
                  <c:v>3.6895007539517426</c:v>
                </c:pt>
                <c:pt idx="731">
                  <c:v>1.7161239462763014</c:v>
                </c:pt>
                <c:pt idx="732">
                  <c:v>-5.5623267916568997</c:v>
                </c:pt>
                <c:pt idx="733">
                  <c:v>-4.0711969332724349</c:v>
                </c:pt>
                <c:pt idx="734">
                  <c:v>-7.9158898019310291</c:v>
                </c:pt>
                <c:pt idx="735">
                  <c:v>-9.929488756827606</c:v>
                </c:pt>
                <c:pt idx="736">
                  <c:v>-12.596325080631464</c:v>
                </c:pt>
                <c:pt idx="737">
                  <c:v>-13.535976330699855</c:v>
                </c:pt>
                <c:pt idx="738">
                  <c:v>-14.192855926995701</c:v>
                </c:pt>
                <c:pt idx="739">
                  <c:v>-14.179963749349508</c:v>
                </c:pt>
                <c:pt idx="740">
                  <c:v>-13.786130549265224</c:v>
                </c:pt>
                <c:pt idx="741">
                  <c:v>-13.937316782876254</c:v>
                </c:pt>
                <c:pt idx="742">
                  <c:v>-14.077460965977281</c:v>
                </c:pt>
                <c:pt idx="743">
                  <c:v>-13.977903426476544</c:v>
                </c:pt>
                <c:pt idx="744">
                  <c:v>-13.81932447554413</c:v>
                </c:pt>
                <c:pt idx="745">
                  <c:v>-13.595633641532261</c:v>
                </c:pt>
                <c:pt idx="746">
                  <c:v>-13.455797903961436</c:v>
                </c:pt>
                <c:pt idx="747">
                  <c:v>-12.91521043171131</c:v>
                </c:pt>
                <c:pt idx="748">
                  <c:v>-12.504702148102496</c:v>
                </c:pt>
                <c:pt idx="749">
                  <c:v>-12.210518910344099</c:v>
                </c:pt>
                <c:pt idx="750">
                  <c:v>-11.642466531161931</c:v>
                </c:pt>
                <c:pt idx="751">
                  <c:v>-11.389302547123695</c:v>
                </c:pt>
                <c:pt idx="752">
                  <c:v>-10.836828603419669</c:v>
                </c:pt>
                <c:pt idx="753">
                  <c:v>-10.460171655792534</c:v>
                </c:pt>
                <c:pt idx="754">
                  <c:v>-9.5414671382601792</c:v>
                </c:pt>
                <c:pt idx="755">
                  <c:v>-9.7094817072704025</c:v>
                </c:pt>
                <c:pt idx="756">
                  <c:v>-8.9729668671026772</c:v>
                </c:pt>
                <c:pt idx="757">
                  <c:v>-8.9810479256235176</c:v>
                </c:pt>
                <c:pt idx="758">
                  <c:v>-8.0379864806075716</c:v>
                </c:pt>
                <c:pt idx="759">
                  <c:v>-7.1164155798133502</c:v>
                </c:pt>
                <c:pt idx="760">
                  <c:v>-3.328032111305852</c:v>
                </c:pt>
                <c:pt idx="761">
                  <c:v>-4.9416176490910763E-2</c:v>
                </c:pt>
                <c:pt idx="762">
                  <c:v>2.226906931595706</c:v>
                </c:pt>
                <c:pt idx="763">
                  <c:v>9.899732183442552</c:v>
                </c:pt>
                <c:pt idx="764">
                  <c:v>18.792968116290094</c:v>
                </c:pt>
                <c:pt idx="765">
                  <c:v>30.093001627821241</c:v>
                </c:pt>
                <c:pt idx="766">
                  <c:v>41.638985778918418</c:v>
                </c:pt>
                <c:pt idx="767">
                  <c:v>43.9084691826978</c:v>
                </c:pt>
                <c:pt idx="768">
                  <c:v>42.269120895863139</c:v>
                </c:pt>
                <c:pt idx="769">
                  <c:v>42.559113208371258</c:v>
                </c:pt>
                <c:pt idx="770">
                  <c:v>45.633264016212557</c:v>
                </c:pt>
                <c:pt idx="771">
                  <c:v>53.430230021400504</c:v>
                </c:pt>
                <c:pt idx="772">
                  <c:v>60.373258041823142</c:v>
                </c:pt>
                <c:pt idx="773">
                  <c:v>64.237994127317251</c:v>
                </c:pt>
                <c:pt idx="774">
                  <c:v>64.138718300344038</c:v>
                </c:pt>
                <c:pt idx="775">
                  <c:v>60.878867136244686</c:v>
                </c:pt>
                <c:pt idx="776">
                  <c:v>59.188802411640211</c:v>
                </c:pt>
                <c:pt idx="777">
                  <c:v>57.600573184188612</c:v>
                </c:pt>
                <c:pt idx="778">
                  <c:v>54.542491339255015</c:v>
                </c:pt>
                <c:pt idx="779">
                  <c:v>51.279078999795708</c:v>
                </c:pt>
                <c:pt idx="780">
                  <c:v>48.797336666817955</c:v>
                </c:pt>
                <c:pt idx="781">
                  <c:v>45.038875086507375</c:v>
                </c:pt>
                <c:pt idx="782">
                  <c:v>40.964667010473065</c:v>
                </c:pt>
                <c:pt idx="783">
                  <c:v>38.084220437445332</c:v>
                </c:pt>
                <c:pt idx="784">
                  <c:v>35.302928039260756</c:v>
                </c:pt>
                <c:pt idx="785">
                  <c:v>33.75169687917154</c:v>
                </c:pt>
                <c:pt idx="786">
                  <c:v>33.791039017966007</c:v>
                </c:pt>
                <c:pt idx="787">
                  <c:v>32.710382679763747</c:v>
                </c:pt>
                <c:pt idx="788">
                  <c:v>31.652317906280487</c:v>
                </c:pt>
                <c:pt idx="789">
                  <c:v>29.854520676956344</c:v>
                </c:pt>
                <c:pt idx="790">
                  <c:v>27.885566435905265</c:v>
                </c:pt>
                <c:pt idx="791">
                  <c:v>26.748572296752918</c:v>
                </c:pt>
                <c:pt idx="792">
                  <c:v>26.091681966510741</c:v>
                </c:pt>
                <c:pt idx="793">
                  <c:v>26.474277264674232</c:v>
                </c:pt>
                <c:pt idx="794">
                  <c:v>30.368781792451429</c:v>
                </c:pt>
                <c:pt idx="795">
                  <c:v>30.897035702042071</c:v>
                </c:pt>
                <c:pt idx="796">
                  <c:v>33.141044302212478</c:v>
                </c:pt>
                <c:pt idx="797">
                  <c:v>33.264363573682786</c:v>
                </c:pt>
                <c:pt idx="798">
                  <c:v>34.247051382556386</c:v>
                </c:pt>
                <c:pt idx="799">
                  <c:v>34.728886572612979</c:v>
                </c:pt>
                <c:pt idx="800">
                  <c:v>35.396786877397716</c:v>
                </c:pt>
                <c:pt idx="801">
                  <c:v>38.426774790817902</c:v>
                </c:pt>
                <c:pt idx="802">
                  <c:v>40.356899784824407</c:v>
                </c:pt>
                <c:pt idx="803">
                  <c:v>41.075919163886731</c:v>
                </c:pt>
                <c:pt idx="804">
                  <c:v>42.860356975827251</c:v>
                </c:pt>
                <c:pt idx="805">
                  <c:v>44.991234918137465</c:v>
                </c:pt>
                <c:pt idx="806">
                  <c:v>46.768487130937217</c:v>
                </c:pt>
                <c:pt idx="807">
                  <c:v>50.17860342660515</c:v>
                </c:pt>
                <c:pt idx="808">
                  <c:v>55.083119934795356</c:v>
                </c:pt>
                <c:pt idx="809">
                  <c:v>58.668157333140805</c:v>
                </c:pt>
                <c:pt idx="810">
                  <c:v>61.526767595893588</c:v>
                </c:pt>
                <c:pt idx="811">
                  <c:v>63.334811518155874</c:v>
                </c:pt>
                <c:pt idx="812">
                  <c:v>62.323805526707417</c:v>
                </c:pt>
                <c:pt idx="813">
                  <c:v>62.257266155319996</c:v>
                </c:pt>
                <c:pt idx="814">
                  <c:v>63.311541173389898</c:v>
                </c:pt>
                <c:pt idx="815">
                  <c:v>61.959528579409209</c:v>
                </c:pt>
                <c:pt idx="816">
                  <c:v>61.550176630690686</c:v>
                </c:pt>
                <c:pt idx="817">
                  <c:v>55.00535399925284</c:v>
                </c:pt>
                <c:pt idx="818">
                  <c:v>44.555041388869746</c:v>
                </c:pt>
                <c:pt idx="819">
                  <c:v>25.38566125393303</c:v>
                </c:pt>
                <c:pt idx="820">
                  <c:v>14.565121014327897</c:v>
                </c:pt>
                <c:pt idx="821">
                  <c:v>11.307884059669558</c:v>
                </c:pt>
                <c:pt idx="822">
                  <c:v>8.2787568586891354</c:v>
                </c:pt>
                <c:pt idx="823">
                  <c:v>0.68193518366045081</c:v>
                </c:pt>
                <c:pt idx="824">
                  <c:v>0.47335534350904224</c:v>
                </c:pt>
                <c:pt idx="825">
                  <c:v>1.6877474207538807</c:v>
                </c:pt>
                <c:pt idx="826">
                  <c:v>-1.5269542679226913</c:v>
                </c:pt>
                <c:pt idx="827">
                  <c:v>-1.9236336049662945</c:v>
                </c:pt>
                <c:pt idx="828">
                  <c:v>-3.540642546137315</c:v>
                </c:pt>
                <c:pt idx="829">
                  <c:v>-3.5060497029945226</c:v>
                </c:pt>
                <c:pt idx="830">
                  <c:v>-4.0373312744808718</c:v>
                </c:pt>
                <c:pt idx="831">
                  <c:v>-2.5897638989004363</c:v>
                </c:pt>
                <c:pt idx="832">
                  <c:v>-2.0366259712195833</c:v>
                </c:pt>
                <c:pt idx="833">
                  <c:v>-2.8581664242644118</c:v>
                </c:pt>
                <c:pt idx="834">
                  <c:v>1.3012289895605551</c:v>
                </c:pt>
                <c:pt idx="835">
                  <c:v>0.95933406837068291</c:v>
                </c:pt>
                <c:pt idx="836">
                  <c:v>0.89462648433011083</c:v>
                </c:pt>
                <c:pt idx="837">
                  <c:v>-0.37754490389258222</c:v>
                </c:pt>
                <c:pt idx="838">
                  <c:v>-0.46079122106081444</c:v>
                </c:pt>
                <c:pt idx="839">
                  <c:v>-0.73060477619923236</c:v>
                </c:pt>
                <c:pt idx="840">
                  <c:v>-1.0535743294660331</c:v>
                </c:pt>
                <c:pt idx="841">
                  <c:v>-1.3252212980871074</c:v>
                </c:pt>
                <c:pt idx="842">
                  <c:v>-1.667674656583104</c:v>
                </c:pt>
                <c:pt idx="843">
                  <c:v>-2.5993959306168963</c:v>
                </c:pt>
                <c:pt idx="844">
                  <c:v>-2.4808709852077566</c:v>
                </c:pt>
                <c:pt idx="845">
                  <c:v>-0.57903511088971193</c:v>
                </c:pt>
                <c:pt idx="846">
                  <c:v>1.289610747531712</c:v>
                </c:pt>
                <c:pt idx="847">
                  <c:v>3.8768790512135989</c:v>
                </c:pt>
                <c:pt idx="848">
                  <c:v>6.5271382756659984</c:v>
                </c:pt>
                <c:pt idx="849">
                  <c:v>11.765327716702942</c:v>
                </c:pt>
                <c:pt idx="850">
                  <c:v>17.967098634583408</c:v>
                </c:pt>
                <c:pt idx="851">
                  <c:v>27.772209488857893</c:v>
                </c:pt>
                <c:pt idx="852">
                  <c:v>30.018338071053247</c:v>
                </c:pt>
                <c:pt idx="853">
                  <c:v>30.384422439725824</c:v>
                </c:pt>
                <c:pt idx="854">
                  <c:v>32.119458098732686</c:v>
                </c:pt>
                <c:pt idx="855">
                  <c:v>33.23002952020974</c:v>
                </c:pt>
                <c:pt idx="856">
                  <c:v>36.069104598423678</c:v>
                </c:pt>
                <c:pt idx="857">
                  <c:v>42.816787873619823</c:v>
                </c:pt>
                <c:pt idx="858">
                  <c:v>51.276737155550592</c:v>
                </c:pt>
                <c:pt idx="859">
                  <c:v>61.204332438433305</c:v>
                </c:pt>
                <c:pt idx="860">
                  <c:v>63.987790366224175</c:v>
                </c:pt>
                <c:pt idx="861">
                  <c:v>62.842190671228728</c:v>
                </c:pt>
                <c:pt idx="862">
                  <c:v>64.836567296683157</c:v>
                </c:pt>
                <c:pt idx="863">
                  <c:v>67.519132608647709</c:v>
                </c:pt>
                <c:pt idx="864">
                  <c:v>67.979588615707115</c:v>
                </c:pt>
                <c:pt idx="865">
                  <c:v>65.575080580035689</c:v>
                </c:pt>
                <c:pt idx="866">
                  <c:v>62.142373183594778</c:v>
                </c:pt>
                <c:pt idx="867">
                  <c:v>59.063314797073666</c:v>
                </c:pt>
                <c:pt idx="868">
                  <c:v>55.99077617796187</c:v>
                </c:pt>
                <c:pt idx="869">
                  <c:v>53.155964260169789</c:v>
                </c:pt>
                <c:pt idx="870">
                  <c:v>49.92425521255015</c:v>
                </c:pt>
                <c:pt idx="871">
                  <c:v>47.844731203250255</c:v>
                </c:pt>
                <c:pt idx="872">
                  <c:v>45.867486313799944</c:v>
                </c:pt>
                <c:pt idx="873">
                  <c:v>43.956265419065097</c:v>
                </c:pt>
                <c:pt idx="874">
                  <c:v>42.671606451968792</c:v>
                </c:pt>
                <c:pt idx="875">
                  <c:v>41.154753492515034</c:v>
                </c:pt>
                <c:pt idx="876">
                  <c:v>40.180147328077176</c:v>
                </c:pt>
                <c:pt idx="877">
                  <c:v>39.858936815961776</c:v>
                </c:pt>
                <c:pt idx="878">
                  <c:v>39.118449671976165</c:v>
                </c:pt>
                <c:pt idx="879">
                  <c:v>38.070497198027589</c:v>
                </c:pt>
                <c:pt idx="880">
                  <c:v>36.766276191269512</c:v>
                </c:pt>
                <c:pt idx="881">
                  <c:v>36.227218547140048</c:v>
                </c:pt>
                <c:pt idx="882">
                  <c:v>36.834553283206091</c:v>
                </c:pt>
                <c:pt idx="883">
                  <c:v>38.487235962342034</c:v>
                </c:pt>
                <c:pt idx="884">
                  <c:v>40.463488447263103</c:v>
                </c:pt>
                <c:pt idx="885">
                  <c:v>42.088567616547131</c:v>
                </c:pt>
                <c:pt idx="886">
                  <c:v>44.404755959787508</c:v>
                </c:pt>
                <c:pt idx="887">
                  <c:v>45.32896490678143</c:v>
                </c:pt>
                <c:pt idx="888">
                  <c:v>43.618483987690738</c:v>
                </c:pt>
                <c:pt idx="889">
                  <c:v>43.553428772951698</c:v>
                </c:pt>
                <c:pt idx="890">
                  <c:v>45.299485742809459</c:v>
                </c:pt>
                <c:pt idx="891">
                  <c:v>47.074411200071516</c:v>
                </c:pt>
                <c:pt idx="892">
                  <c:v>48.573082307021778</c:v>
                </c:pt>
                <c:pt idx="893">
                  <c:v>48.065283595979146</c:v>
                </c:pt>
                <c:pt idx="894">
                  <c:v>48.204175709440456</c:v>
                </c:pt>
                <c:pt idx="895">
                  <c:v>51.834353053490162</c:v>
                </c:pt>
                <c:pt idx="896">
                  <c:v>56.392372539905253</c:v>
                </c:pt>
                <c:pt idx="897">
                  <c:v>62.195498625476617</c:v>
                </c:pt>
                <c:pt idx="898">
                  <c:v>62.277203430242828</c:v>
                </c:pt>
                <c:pt idx="899">
                  <c:v>62.814240249918633</c:v>
                </c:pt>
                <c:pt idx="900">
                  <c:v>65.673310532881956</c:v>
                </c:pt>
                <c:pt idx="901">
                  <c:v>69.225486508427394</c:v>
                </c:pt>
                <c:pt idx="902">
                  <c:v>68.988778574359614</c:v>
                </c:pt>
                <c:pt idx="903">
                  <c:v>69.436340200102435</c:v>
                </c:pt>
                <c:pt idx="904">
                  <c:v>63.844518580298868</c:v>
                </c:pt>
                <c:pt idx="905">
                  <c:v>54.902818803362834</c:v>
                </c:pt>
                <c:pt idx="906">
                  <c:v>49.773952527708431</c:v>
                </c:pt>
                <c:pt idx="907">
                  <c:v>48.212015349523604</c:v>
                </c:pt>
                <c:pt idx="908">
                  <c:v>49.60806642642298</c:v>
                </c:pt>
                <c:pt idx="909">
                  <c:v>42.389775014187514</c:v>
                </c:pt>
                <c:pt idx="910">
                  <c:v>35.456978809087225</c:v>
                </c:pt>
                <c:pt idx="911">
                  <c:v>27.419129868371623</c:v>
                </c:pt>
                <c:pt idx="912">
                  <c:v>24.49532931482403</c:v>
                </c:pt>
                <c:pt idx="913">
                  <c:v>16.867060628954739</c:v>
                </c:pt>
                <c:pt idx="914">
                  <c:v>14.415303420138365</c:v>
                </c:pt>
                <c:pt idx="915">
                  <c:v>12.033380425658011</c:v>
                </c:pt>
                <c:pt idx="916">
                  <c:v>16.448014062842503</c:v>
                </c:pt>
                <c:pt idx="917">
                  <c:v>17.252571562047574</c:v>
                </c:pt>
                <c:pt idx="918">
                  <c:v>19.375075825600018</c:v>
                </c:pt>
                <c:pt idx="919">
                  <c:v>18.339185096552722</c:v>
                </c:pt>
                <c:pt idx="920">
                  <c:v>16.790165877064648</c:v>
                </c:pt>
                <c:pt idx="921">
                  <c:v>14.950231783443066</c:v>
                </c:pt>
                <c:pt idx="922">
                  <c:v>14.204384945876821</c:v>
                </c:pt>
                <c:pt idx="923">
                  <c:v>14.523158612213896</c:v>
                </c:pt>
                <c:pt idx="924">
                  <c:v>13.601424801692474</c:v>
                </c:pt>
                <c:pt idx="925">
                  <c:v>16.884443713618722</c:v>
                </c:pt>
                <c:pt idx="926">
                  <c:v>18.740656038683603</c:v>
                </c:pt>
                <c:pt idx="927">
                  <c:v>21.567135504567155</c:v>
                </c:pt>
                <c:pt idx="928">
                  <c:v>24.56551347405231</c:v>
                </c:pt>
                <c:pt idx="929">
                  <c:v>21.833691313437249</c:v>
                </c:pt>
                <c:pt idx="930">
                  <c:v>17.363732051173713</c:v>
                </c:pt>
                <c:pt idx="931">
                  <c:v>15.178742134195595</c:v>
                </c:pt>
                <c:pt idx="932">
                  <c:v>14.527816247662784</c:v>
                </c:pt>
                <c:pt idx="933">
                  <c:v>14.018835822267484</c:v>
                </c:pt>
                <c:pt idx="934">
                  <c:v>13.439805628390259</c:v>
                </c:pt>
                <c:pt idx="935">
                  <c:v>19.083368393713872</c:v>
                </c:pt>
                <c:pt idx="936">
                  <c:v>25.00996940172481</c:v>
                </c:pt>
                <c:pt idx="937">
                  <c:v>29.866202279409258</c:v>
                </c:pt>
                <c:pt idx="938">
                  <c:v>29.829127283372259</c:v>
                </c:pt>
                <c:pt idx="939">
                  <c:v>29.874220460890232</c:v>
                </c:pt>
                <c:pt idx="940">
                  <c:v>25.664406691067281</c:v>
                </c:pt>
                <c:pt idx="941">
                  <c:v>20.175336655563768</c:v>
                </c:pt>
                <c:pt idx="942">
                  <c:v>17.365122782630369</c:v>
                </c:pt>
                <c:pt idx="943">
                  <c:v>19.049229035973109</c:v>
                </c:pt>
                <c:pt idx="944">
                  <c:v>23.072334900047959</c:v>
                </c:pt>
                <c:pt idx="945">
                  <c:v>34.212721922316703</c:v>
                </c:pt>
                <c:pt idx="946">
                  <c:v>52.176521413175415</c:v>
                </c:pt>
                <c:pt idx="947">
                  <c:v>63.929104765230967</c:v>
                </c:pt>
                <c:pt idx="948">
                  <c:v>56.839885066074082</c:v>
                </c:pt>
                <c:pt idx="949">
                  <c:v>53.041478635602736</c:v>
                </c:pt>
                <c:pt idx="950">
                  <c:v>51.287734569241572</c:v>
                </c:pt>
                <c:pt idx="951">
                  <c:v>57.080393997434776</c:v>
                </c:pt>
                <c:pt idx="952">
                  <c:v>71.526960928000321</c:v>
                </c:pt>
                <c:pt idx="953">
                  <c:v>75.415073057602996</c:v>
                </c:pt>
                <c:pt idx="954">
                  <c:v>69.895017235311499</c:v>
                </c:pt>
                <c:pt idx="955">
                  <c:v>64.37374144618849</c:v>
                </c:pt>
                <c:pt idx="956">
                  <c:v>58.697029539081633</c:v>
                </c:pt>
                <c:pt idx="957">
                  <c:v>53.253839326371072</c:v>
                </c:pt>
                <c:pt idx="958">
                  <c:v>47.783635955370457</c:v>
                </c:pt>
                <c:pt idx="959">
                  <c:v>42.684429894047774</c:v>
                </c:pt>
                <c:pt idx="960">
                  <c:v>39.261117098946698</c:v>
                </c:pt>
                <c:pt idx="961">
                  <c:v>36.885744558395388</c:v>
                </c:pt>
                <c:pt idx="962">
                  <c:v>35.574254720408575</c:v>
                </c:pt>
                <c:pt idx="963">
                  <c:v>34.935426906461863</c:v>
                </c:pt>
                <c:pt idx="964">
                  <c:v>33.638207468687483</c:v>
                </c:pt>
                <c:pt idx="965">
                  <c:v>32.593154157270675</c:v>
                </c:pt>
                <c:pt idx="966">
                  <c:v>31.663035070587622</c:v>
                </c:pt>
                <c:pt idx="967">
                  <c:v>30.493308693831583</c:v>
                </c:pt>
                <c:pt idx="968">
                  <c:v>28.960111587929376</c:v>
                </c:pt>
                <c:pt idx="969">
                  <c:v>27.048597383820852</c:v>
                </c:pt>
                <c:pt idx="970">
                  <c:v>25.427293856070179</c:v>
                </c:pt>
                <c:pt idx="971">
                  <c:v>25.02459835521692</c:v>
                </c:pt>
                <c:pt idx="972">
                  <c:v>25.790100425535893</c:v>
                </c:pt>
                <c:pt idx="973">
                  <c:v>27.397390232710123</c:v>
                </c:pt>
                <c:pt idx="974">
                  <c:v>29.126668571598717</c:v>
                </c:pt>
                <c:pt idx="975">
                  <c:v>30.982256588846326</c:v>
                </c:pt>
                <c:pt idx="976">
                  <c:v>33.313130097839867</c:v>
                </c:pt>
                <c:pt idx="977">
                  <c:v>35.635061098871233</c:v>
                </c:pt>
                <c:pt idx="978">
                  <c:v>38.132435841599772</c:v>
                </c:pt>
                <c:pt idx="979">
                  <c:v>38.143378537492417</c:v>
                </c:pt>
                <c:pt idx="980">
                  <c:v>38.500376535521795</c:v>
                </c:pt>
                <c:pt idx="981">
                  <c:v>38.664363722716054</c:v>
                </c:pt>
                <c:pt idx="982">
                  <c:v>40.055328737542823</c:v>
                </c:pt>
                <c:pt idx="983">
                  <c:v>42.515134144109602</c:v>
                </c:pt>
                <c:pt idx="984">
                  <c:v>44.025663210120364</c:v>
                </c:pt>
                <c:pt idx="985">
                  <c:v>43.583686348453043</c:v>
                </c:pt>
                <c:pt idx="986">
                  <c:v>42.477585443644188</c:v>
                </c:pt>
                <c:pt idx="987">
                  <c:v>44.296497067680207</c:v>
                </c:pt>
                <c:pt idx="988">
                  <c:v>38.197026262194214</c:v>
                </c:pt>
                <c:pt idx="989">
                  <c:v>55.513040820456801</c:v>
                </c:pt>
                <c:pt idx="990">
                  <c:v>57.652355869878647</c:v>
                </c:pt>
                <c:pt idx="991">
                  <c:v>66.903627695225396</c:v>
                </c:pt>
                <c:pt idx="992">
                  <c:v>73.559212128962699</c:v>
                </c:pt>
                <c:pt idx="993">
                  <c:v>55.015408714575813</c:v>
                </c:pt>
                <c:pt idx="994">
                  <c:v>34.918879121653518</c:v>
                </c:pt>
                <c:pt idx="995">
                  <c:v>25.559030687572548</c:v>
                </c:pt>
                <c:pt idx="996">
                  <c:v>16.554068682622443</c:v>
                </c:pt>
                <c:pt idx="997">
                  <c:v>13.348496740782199</c:v>
                </c:pt>
                <c:pt idx="998">
                  <c:v>14.417616975106229</c:v>
                </c:pt>
                <c:pt idx="999">
                  <c:v>15.199498056626926</c:v>
                </c:pt>
                <c:pt idx="1000">
                  <c:v>14.489095223494481</c:v>
                </c:pt>
                <c:pt idx="1001">
                  <c:v>11.790716059522206</c:v>
                </c:pt>
                <c:pt idx="1002">
                  <c:v>7.1310304692062187</c:v>
                </c:pt>
                <c:pt idx="1003">
                  <c:v>6.255742680267379</c:v>
                </c:pt>
                <c:pt idx="1004">
                  <c:v>1.0035968404818572</c:v>
                </c:pt>
                <c:pt idx="1005">
                  <c:v>1.768073283508623</c:v>
                </c:pt>
                <c:pt idx="1006">
                  <c:v>6.1970864399575269</c:v>
                </c:pt>
                <c:pt idx="1007">
                  <c:v>11.628431873525367</c:v>
                </c:pt>
                <c:pt idx="1008">
                  <c:v>11.451038300662974</c:v>
                </c:pt>
                <c:pt idx="1009">
                  <c:v>14.060946983541317</c:v>
                </c:pt>
                <c:pt idx="1010">
                  <c:v>17.383177281783688</c:v>
                </c:pt>
                <c:pt idx="1011">
                  <c:v>12.199899743004041</c:v>
                </c:pt>
                <c:pt idx="1012">
                  <c:v>9.9917530178889731</c:v>
                </c:pt>
                <c:pt idx="1013">
                  <c:v>8.6528618387276435</c:v>
                </c:pt>
                <c:pt idx="1014">
                  <c:v>9.0032884573695888</c:v>
                </c:pt>
                <c:pt idx="1015">
                  <c:v>9.6826910933810044</c:v>
                </c:pt>
                <c:pt idx="1016">
                  <c:v>11.699813509206725</c:v>
                </c:pt>
                <c:pt idx="1017">
                  <c:v>13.9208610126019</c:v>
                </c:pt>
                <c:pt idx="1018">
                  <c:v>14.73721094894055</c:v>
                </c:pt>
                <c:pt idx="1019">
                  <c:v>15.367653347969798</c:v>
                </c:pt>
                <c:pt idx="1020">
                  <c:v>14.256646489037351</c:v>
                </c:pt>
                <c:pt idx="1021">
                  <c:v>11.16752091428318</c:v>
                </c:pt>
                <c:pt idx="1022">
                  <c:v>7.7634785071664272</c:v>
                </c:pt>
                <c:pt idx="1023">
                  <c:v>9.6521319985872474</c:v>
                </c:pt>
                <c:pt idx="1024">
                  <c:v>11.808870592873182</c:v>
                </c:pt>
                <c:pt idx="1025">
                  <c:v>12.527962510943542</c:v>
                </c:pt>
                <c:pt idx="1026">
                  <c:v>12.281477812924265</c:v>
                </c:pt>
                <c:pt idx="1027">
                  <c:v>19.701713053554275</c:v>
                </c:pt>
                <c:pt idx="1028">
                  <c:v>22.380924994084452</c:v>
                </c:pt>
                <c:pt idx="1029">
                  <c:v>21.086021789921002</c:v>
                </c:pt>
                <c:pt idx="1030">
                  <c:v>21.457214381523681</c:v>
                </c:pt>
                <c:pt idx="1031">
                  <c:v>22.678057495300955</c:v>
                </c:pt>
                <c:pt idx="1032">
                  <c:v>22.371641659493118</c:v>
                </c:pt>
                <c:pt idx="1033">
                  <c:v>18.699563409446991</c:v>
                </c:pt>
                <c:pt idx="1034">
                  <c:v>15.780654435310902</c:v>
                </c:pt>
                <c:pt idx="1035">
                  <c:v>17.956159719490685</c:v>
                </c:pt>
                <c:pt idx="1036">
                  <c:v>25.787569876203047</c:v>
                </c:pt>
                <c:pt idx="1037">
                  <c:v>33.511711828372938</c:v>
                </c:pt>
                <c:pt idx="1038">
                  <c:v>39.906247214786177</c:v>
                </c:pt>
                <c:pt idx="1039">
                  <c:v>49.215093270422528</c:v>
                </c:pt>
                <c:pt idx="1040">
                  <c:v>54.203362492124356</c:v>
                </c:pt>
                <c:pt idx="1041">
                  <c:v>59.375626498332167</c:v>
                </c:pt>
                <c:pt idx="1042">
                  <c:v>66.197007451134141</c:v>
                </c:pt>
                <c:pt idx="1043">
                  <c:v>70.261299926760174</c:v>
                </c:pt>
                <c:pt idx="1044">
                  <c:v>72.40816363092884</c:v>
                </c:pt>
                <c:pt idx="1045">
                  <c:v>69.74848400966124</c:v>
                </c:pt>
                <c:pt idx="1046">
                  <c:v>66.443762872695075</c:v>
                </c:pt>
                <c:pt idx="1047">
                  <c:v>62.011932737504765</c:v>
                </c:pt>
                <c:pt idx="1048">
                  <c:v>56.957786977696905</c:v>
                </c:pt>
                <c:pt idx="1049">
                  <c:v>50.67465694424105</c:v>
                </c:pt>
                <c:pt idx="1050">
                  <c:v>45.675162258277041</c:v>
                </c:pt>
                <c:pt idx="1051">
                  <c:v>41.776121159762738</c:v>
                </c:pt>
                <c:pt idx="1052">
                  <c:v>38.977019584665086</c:v>
                </c:pt>
                <c:pt idx="1053">
                  <c:v>36.658085793805697</c:v>
                </c:pt>
                <c:pt idx="1054">
                  <c:v>34.559106002844295</c:v>
                </c:pt>
                <c:pt idx="1055">
                  <c:v>33.043884886417743</c:v>
                </c:pt>
                <c:pt idx="1056">
                  <c:v>32.067373836551695</c:v>
                </c:pt>
                <c:pt idx="1057">
                  <c:v>31.575817790805015</c:v>
                </c:pt>
                <c:pt idx="1058">
                  <c:v>31.158241938875832</c:v>
                </c:pt>
                <c:pt idx="1059">
                  <c:v>31.179409525659825</c:v>
                </c:pt>
                <c:pt idx="1060">
                  <c:v>31.516292345904972</c:v>
                </c:pt>
                <c:pt idx="1061">
                  <c:v>31.444568954451267</c:v>
                </c:pt>
                <c:pt idx="1062">
                  <c:v>31.41993652496117</c:v>
                </c:pt>
                <c:pt idx="1063">
                  <c:v>31.131002339275028</c:v>
                </c:pt>
                <c:pt idx="1064">
                  <c:v>30.683838319667561</c:v>
                </c:pt>
                <c:pt idx="1065">
                  <c:v>30.404860449577392</c:v>
                </c:pt>
                <c:pt idx="1066">
                  <c:v>31.34856251038963</c:v>
                </c:pt>
                <c:pt idx="1067">
                  <c:v>32.856472038471288</c:v>
                </c:pt>
                <c:pt idx="1068">
                  <c:v>35.335695348985752</c:v>
                </c:pt>
                <c:pt idx="1069">
                  <c:v>37.795053507177514</c:v>
                </c:pt>
                <c:pt idx="1070">
                  <c:v>40.873342683351645</c:v>
                </c:pt>
                <c:pt idx="1071">
                  <c:v>44.312993766666523</c:v>
                </c:pt>
                <c:pt idx="1072">
                  <c:v>46.128350106556631</c:v>
                </c:pt>
                <c:pt idx="1073">
                  <c:v>46.112756585418488</c:v>
                </c:pt>
                <c:pt idx="1074">
                  <c:v>46.209853659053834</c:v>
                </c:pt>
                <c:pt idx="1075">
                  <c:v>45.055684701693345</c:v>
                </c:pt>
                <c:pt idx="1076">
                  <c:v>41.161314104001264</c:v>
                </c:pt>
                <c:pt idx="1077">
                  <c:v>39.471548816007527</c:v>
                </c:pt>
                <c:pt idx="1078">
                  <c:v>38.222182475747616</c:v>
                </c:pt>
                <c:pt idx="1079">
                  <c:v>38.535180823728439</c:v>
                </c:pt>
                <c:pt idx="1080">
                  <c:v>42.14510501151203</c:v>
                </c:pt>
                <c:pt idx="1081">
                  <c:v>49.407760634639459</c:v>
                </c:pt>
                <c:pt idx="1082">
                  <c:v>56.317495695201174</c:v>
                </c:pt>
                <c:pt idx="1083">
                  <c:v>62.72769235825379</c:v>
                </c:pt>
                <c:pt idx="1084">
                  <c:v>66.089036270279621</c:v>
                </c:pt>
                <c:pt idx="1085">
                  <c:v>62.385434104064799</c:v>
                </c:pt>
                <c:pt idx="1086">
                  <c:v>58.806081825306038</c:v>
                </c:pt>
                <c:pt idx="1087">
                  <c:v>57.256838875495909</c:v>
                </c:pt>
                <c:pt idx="1088">
                  <c:v>56.12468434595425</c:v>
                </c:pt>
                <c:pt idx="1089">
                  <c:v>52.793394221641066</c:v>
                </c:pt>
                <c:pt idx="1090">
                  <c:v>42.516710817288377</c:v>
                </c:pt>
                <c:pt idx="1091">
                  <c:v>33.820493634646368</c:v>
                </c:pt>
                <c:pt idx="1092">
                  <c:v>22.597827085250099</c:v>
                </c:pt>
                <c:pt idx="1093">
                  <c:v>13.486980754604554</c:v>
                </c:pt>
                <c:pt idx="1094">
                  <c:v>8.9906078336023576</c:v>
                </c:pt>
                <c:pt idx="1095">
                  <c:v>5.2007101602850563</c:v>
                </c:pt>
                <c:pt idx="1096">
                  <c:v>4.3238736102989836</c:v>
                </c:pt>
                <c:pt idx="1097">
                  <c:v>5.1006881183163228</c:v>
                </c:pt>
                <c:pt idx="1098">
                  <c:v>5.170648936754616</c:v>
                </c:pt>
                <c:pt idx="1099">
                  <c:v>5.5842380703460774</c:v>
                </c:pt>
                <c:pt idx="1100">
                  <c:v>6.2096614814245452</c:v>
                </c:pt>
                <c:pt idx="1101">
                  <c:v>4.6006413823977867</c:v>
                </c:pt>
                <c:pt idx="1102">
                  <c:v>3.4043584935372322</c:v>
                </c:pt>
                <c:pt idx="1103">
                  <c:v>2.4794044179698078</c:v>
                </c:pt>
                <c:pt idx="1104">
                  <c:v>2.04553910418878</c:v>
                </c:pt>
                <c:pt idx="1105">
                  <c:v>2.5478914969899855</c:v>
                </c:pt>
                <c:pt idx="1106">
                  <c:v>3.8887285251196086</c:v>
                </c:pt>
                <c:pt idx="1107">
                  <c:v>4.6904797122448736</c:v>
                </c:pt>
                <c:pt idx="1108">
                  <c:v>4.8604869663690247</c:v>
                </c:pt>
                <c:pt idx="1109">
                  <c:v>4.2886085420738134</c:v>
                </c:pt>
                <c:pt idx="1110">
                  <c:v>3.789067108944018</c:v>
                </c:pt>
                <c:pt idx="1111">
                  <c:v>2.4716769977290172</c:v>
                </c:pt>
                <c:pt idx="1112">
                  <c:v>0.94680331059257916</c:v>
                </c:pt>
                <c:pt idx="1113">
                  <c:v>0.53530694330210327</c:v>
                </c:pt>
                <c:pt idx="1114">
                  <c:v>1.426014783095924</c:v>
                </c:pt>
                <c:pt idx="1115">
                  <c:v>1.5671199044805177</c:v>
                </c:pt>
                <c:pt idx="1116">
                  <c:v>2.9150586764527504</c:v>
                </c:pt>
                <c:pt idx="1117">
                  <c:v>4.8774570380500517</c:v>
                </c:pt>
                <c:pt idx="1118">
                  <c:v>6.4965841872695602</c:v>
                </c:pt>
                <c:pt idx="1119">
                  <c:v>7.9184080770342051</c:v>
                </c:pt>
                <c:pt idx="1120">
                  <c:v>10.262869706309107</c:v>
                </c:pt>
                <c:pt idx="1121">
                  <c:v>10.684263441043893</c:v>
                </c:pt>
                <c:pt idx="1122">
                  <c:v>9.8357917857357204</c:v>
                </c:pt>
                <c:pt idx="1123">
                  <c:v>7.5904343047208451</c:v>
                </c:pt>
                <c:pt idx="1124">
                  <c:v>5.6051997792450807</c:v>
                </c:pt>
                <c:pt idx="1125">
                  <c:v>8.7561917214805121</c:v>
                </c:pt>
                <c:pt idx="1126">
                  <c:v>14.75403228107165</c:v>
                </c:pt>
                <c:pt idx="1127">
                  <c:v>23.960064608166135</c:v>
                </c:pt>
                <c:pt idx="1128">
                  <c:v>45.536058025525833</c:v>
                </c:pt>
                <c:pt idx="1129">
                  <c:v>68.694556691122941</c:v>
                </c:pt>
                <c:pt idx="1130">
                  <c:v>84.923872064522612</c:v>
                </c:pt>
                <c:pt idx="1131">
                  <c:v>77.854351419936862</c:v>
                </c:pt>
                <c:pt idx="1132">
                  <c:v>60.690268936468946</c:v>
                </c:pt>
                <c:pt idx="1133">
                  <c:v>39.314873207164851</c:v>
                </c:pt>
                <c:pt idx="1134">
                  <c:v>31.788123494540923</c:v>
                </c:pt>
                <c:pt idx="1135">
                  <c:v>36.615164393602129</c:v>
                </c:pt>
                <c:pt idx="1136">
                  <c:v>50.623640921808089</c:v>
                </c:pt>
                <c:pt idx="1137">
                  <c:v>64.32956977770813</c:v>
                </c:pt>
                <c:pt idx="1138">
                  <c:v>72.662847458211289</c:v>
                </c:pt>
                <c:pt idx="1139">
                  <c:v>71.936523587268496</c:v>
                </c:pt>
                <c:pt idx="1140">
                  <c:v>67.532927921355267</c:v>
                </c:pt>
                <c:pt idx="1141">
                  <c:v>60.732415803762201</c:v>
                </c:pt>
                <c:pt idx="1142">
                  <c:v>54.070405186928539</c:v>
                </c:pt>
                <c:pt idx="1143">
                  <c:v>46.560792660003784</c:v>
                </c:pt>
                <c:pt idx="1144">
                  <c:v>40.065061655101282</c:v>
                </c:pt>
                <c:pt idx="1145">
                  <c:v>35.895706139839184</c:v>
                </c:pt>
                <c:pt idx="1146">
                  <c:v>33.684678570292888</c:v>
                </c:pt>
                <c:pt idx="1147">
                  <c:v>33.310301879323099</c:v>
                </c:pt>
                <c:pt idx="1148">
                  <c:v>32.81268621696077</c:v>
                </c:pt>
                <c:pt idx="1149">
                  <c:v>33.138166575618399</c:v>
                </c:pt>
                <c:pt idx="1150">
                  <c:v>32.015317852429256</c:v>
                </c:pt>
                <c:pt idx="1151">
                  <c:v>31.079799129519227</c:v>
                </c:pt>
                <c:pt idx="1152">
                  <c:v>29.560874171068601</c:v>
                </c:pt>
                <c:pt idx="1153">
                  <c:v>28.59876269936197</c:v>
                </c:pt>
                <c:pt idx="1154">
                  <c:v>28.342528822807974</c:v>
                </c:pt>
                <c:pt idx="1155">
                  <c:v>28.48207930698938</c:v>
                </c:pt>
                <c:pt idx="1156">
                  <c:v>28.853121950246805</c:v>
                </c:pt>
                <c:pt idx="1157">
                  <c:v>29.45429112623458</c:v>
                </c:pt>
                <c:pt idx="1158">
                  <c:v>29.590511448786987</c:v>
                </c:pt>
                <c:pt idx="1159">
                  <c:v>30.531780918819695</c:v>
                </c:pt>
                <c:pt idx="1160">
                  <c:v>31.491504252210138</c:v>
                </c:pt>
                <c:pt idx="1161">
                  <c:v>33.31747132768534</c:v>
                </c:pt>
                <c:pt idx="1162">
                  <c:v>34.649308902470892</c:v>
                </c:pt>
                <c:pt idx="1163">
                  <c:v>35.929318957598873</c:v>
                </c:pt>
                <c:pt idx="1164">
                  <c:v>36.662431344406585</c:v>
                </c:pt>
                <c:pt idx="1165">
                  <c:v>37.007934356299799</c:v>
                </c:pt>
                <c:pt idx="1166">
                  <c:v>38.257875371038224</c:v>
                </c:pt>
                <c:pt idx="1167">
                  <c:v>38.786787672284873</c:v>
                </c:pt>
                <c:pt idx="1168">
                  <c:v>40.144575640690576</c:v>
                </c:pt>
                <c:pt idx="1169">
                  <c:v>41.195632510163449</c:v>
                </c:pt>
                <c:pt idx="1170">
                  <c:v>43.704210874283909</c:v>
                </c:pt>
                <c:pt idx="1171">
                  <c:v>46.227772755407585</c:v>
                </c:pt>
                <c:pt idx="1172">
                  <c:v>45.277828550444532</c:v>
                </c:pt>
                <c:pt idx="1173">
                  <c:v>45.902605793054256</c:v>
                </c:pt>
                <c:pt idx="1174">
                  <c:v>48.096786819764972</c:v>
                </c:pt>
                <c:pt idx="1175">
                  <c:v>52.161350131979859</c:v>
                </c:pt>
                <c:pt idx="1176">
                  <c:v>55.903987941301267</c:v>
                </c:pt>
                <c:pt idx="1177">
                  <c:v>62.374017672035279</c:v>
                </c:pt>
                <c:pt idx="1178">
                  <c:v>63.703140425749048</c:v>
                </c:pt>
                <c:pt idx="1179">
                  <c:v>59.671579572974601</c:v>
                </c:pt>
                <c:pt idx="1180">
                  <c:v>57.602211641159393</c:v>
                </c:pt>
                <c:pt idx="1181">
                  <c:v>55.171873017029526</c:v>
                </c:pt>
                <c:pt idx="1182">
                  <c:v>46.860864662096546</c:v>
                </c:pt>
                <c:pt idx="1183">
                  <c:v>43.533629626522405</c:v>
                </c:pt>
                <c:pt idx="1184">
                  <c:v>36.336963979738613</c:v>
                </c:pt>
                <c:pt idx="1185">
                  <c:v>32.046947068847466</c:v>
                </c:pt>
                <c:pt idx="1186">
                  <c:v>29.802944142665794</c:v>
                </c:pt>
                <c:pt idx="1187">
                  <c:v>18.957643378798654</c:v>
                </c:pt>
                <c:pt idx="1188">
                  <c:v>10.415945274819093</c:v>
                </c:pt>
                <c:pt idx="1189">
                  <c:v>4.1119265371480251</c:v>
                </c:pt>
                <c:pt idx="1190">
                  <c:v>3.0808281611644284</c:v>
                </c:pt>
                <c:pt idx="1191">
                  <c:v>6.8039768206117257</c:v>
                </c:pt>
                <c:pt idx="1192">
                  <c:v>6.880433993321132</c:v>
                </c:pt>
                <c:pt idx="1193">
                  <c:v>7.9991537645556106</c:v>
                </c:pt>
                <c:pt idx="1194">
                  <c:v>14.420171148943094</c:v>
                </c:pt>
                <c:pt idx="1195">
                  <c:v>11.157043597499362</c:v>
                </c:pt>
                <c:pt idx="1196">
                  <c:v>8.0698568628289653</c:v>
                </c:pt>
                <c:pt idx="1197">
                  <c:v>4.6028981534255244</c:v>
                </c:pt>
                <c:pt idx="1198">
                  <c:v>6.6333236700461731</c:v>
                </c:pt>
                <c:pt idx="1199">
                  <c:v>5.767049517132703</c:v>
                </c:pt>
                <c:pt idx="1200">
                  <c:v>4.4379481931311995</c:v>
                </c:pt>
                <c:pt idx="1201">
                  <c:v>5.1304474399168329</c:v>
                </c:pt>
                <c:pt idx="1202">
                  <c:v>7.606395730073257</c:v>
                </c:pt>
                <c:pt idx="1203">
                  <c:v>6.9103751094016896</c:v>
                </c:pt>
                <c:pt idx="1204">
                  <c:v>5.4548016138782538</c:v>
                </c:pt>
                <c:pt idx="1205">
                  <c:v>4.4295507973950876</c:v>
                </c:pt>
                <c:pt idx="1206">
                  <c:v>2.7056470864592281</c:v>
                </c:pt>
                <c:pt idx="1207">
                  <c:v>3.4188099611305001</c:v>
                </c:pt>
                <c:pt idx="1208">
                  <c:v>4.3432102034876756</c:v>
                </c:pt>
                <c:pt idx="1209">
                  <c:v>6.200416498021835</c:v>
                </c:pt>
                <c:pt idx="1210">
                  <c:v>11.245292067468478</c:v>
                </c:pt>
                <c:pt idx="1211">
                  <c:v>14.82986182280783</c:v>
                </c:pt>
                <c:pt idx="1212">
                  <c:v>16.680391105776657</c:v>
                </c:pt>
                <c:pt idx="1213">
                  <c:v>14.169708414736489</c:v>
                </c:pt>
                <c:pt idx="1214">
                  <c:v>11.810306638474081</c:v>
                </c:pt>
                <c:pt idx="1215">
                  <c:v>12.422017589898832</c:v>
                </c:pt>
                <c:pt idx="1216">
                  <c:v>14.32714864505253</c:v>
                </c:pt>
                <c:pt idx="1217">
                  <c:v>15.058441522010062</c:v>
                </c:pt>
                <c:pt idx="1218">
                  <c:v>16.357619804976789</c:v>
                </c:pt>
                <c:pt idx="1219">
                  <c:v>20.627348610097354</c:v>
                </c:pt>
                <c:pt idx="1220">
                  <c:v>32.496507678704646</c:v>
                </c:pt>
                <c:pt idx="1221">
                  <c:v>34.860251981634697</c:v>
                </c:pt>
                <c:pt idx="1222">
                  <c:v>35.285484264886854</c:v>
                </c:pt>
                <c:pt idx="1223">
                  <c:v>35.960143630673343</c:v>
                </c:pt>
                <c:pt idx="1224">
                  <c:v>36.517821304157685</c:v>
                </c:pt>
                <c:pt idx="1225">
                  <c:v>45.24743055522805</c:v>
                </c:pt>
                <c:pt idx="1226">
                  <c:v>53.268780969365629</c:v>
                </c:pt>
                <c:pt idx="1227">
                  <c:v>64.545765701161343</c:v>
                </c:pt>
                <c:pt idx="1228">
                  <c:v>71.116903141056525</c:v>
                </c:pt>
                <c:pt idx="1229">
                  <c:v>68.307311186879488</c:v>
                </c:pt>
                <c:pt idx="1230">
                  <c:v>63.758895280371966</c:v>
                </c:pt>
                <c:pt idx="1231">
                  <c:v>59.672204985698421</c:v>
                </c:pt>
                <c:pt idx="1232">
                  <c:v>53.788967424108812</c:v>
                </c:pt>
                <c:pt idx="1233">
                  <c:v>46.648661673167112</c:v>
                </c:pt>
                <c:pt idx="1234">
                  <c:v>38.794923799198948</c:v>
                </c:pt>
                <c:pt idx="1235">
                  <c:v>32.998950763730491</c:v>
                </c:pt>
                <c:pt idx="1236">
                  <c:v>29.202958246613729</c:v>
                </c:pt>
                <c:pt idx="1237">
                  <c:v>27.371868644922355</c:v>
                </c:pt>
                <c:pt idx="1238">
                  <c:v>27.646378176978455</c:v>
                </c:pt>
                <c:pt idx="1239">
                  <c:v>28.959358476962926</c:v>
                </c:pt>
                <c:pt idx="1240">
                  <c:v>30.68071419753965</c:v>
                </c:pt>
                <c:pt idx="1241">
                  <c:v>32.750234027837266</c:v>
                </c:pt>
                <c:pt idx="1242">
                  <c:v>34.443487700355419</c:v>
                </c:pt>
                <c:pt idx="1243">
                  <c:v>34.232737224000715</c:v>
                </c:pt>
                <c:pt idx="1244">
                  <c:v>31.809639192760116</c:v>
                </c:pt>
                <c:pt idx="1245">
                  <c:v>28.678156788906154</c:v>
                </c:pt>
                <c:pt idx="1246">
                  <c:v>26.559989926370921</c:v>
                </c:pt>
                <c:pt idx="1247">
                  <c:v>26.045135734382558</c:v>
                </c:pt>
                <c:pt idx="1248">
                  <c:v>26.644061173946998</c:v>
                </c:pt>
                <c:pt idx="1249">
                  <c:v>27.736405119123713</c:v>
                </c:pt>
                <c:pt idx="1250">
                  <c:v>29.449441564393485</c:v>
                </c:pt>
                <c:pt idx="1251">
                  <c:v>32.035022642869535</c:v>
                </c:pt>
                <c:pt idx="1252">
                  <c:v>33.78092876801901</c:v>
                </c:pt>
                <c:pt idx="1253">
                  <c:v>35.889725248658053</c:v>
                </c:pt>
                <c:pt idx="1254">
                  <c:v>36.870360982507847</c:v>
                </c:pt>
                <c:pt idx="1255">
                  <c:v>37.011614839270457</c:v>
                </c:pt>
                <c:pt idx="1256">
                  <c:v>37.213560772291252</c:v>
                </c:pt>
                <c:pt idx="1257">
                  <c:v>36.887454067868553</c:v>
                </c:pt>
                <c:pt idx="1258">
                  <c:v>36.695030200774148</c:v>
                </c:pt>
                <c:pt idx="1259">
                  <c:v>37.376370165603895</c:v>
                </c:pt>
                <c:pt idx="1260">
                  <c:v>39.355454366768079</c:v>
                </c:pt>
                <c:pt idx="1261">
                  <c:v>42.888344041111381</c:v>
                </c:pt>
                <c:pt idx="1262">
                  <c:v>42.621172276675573</c:v>
                </c:pt>
                <c:pt idx="1263">
                  <c:v>39.500471475567942</c:v>
                </c:pt>
                <c:pt idx="1264">
                  <c:v>37.082968158697831</c:v>
                </c:pt>
                <c:pt idx="1265">
                  <c:v>37.129742714441861</c:v>
                </c:pt>
                <c:pt idx="1266">
                  <c:v>40.122489677674842</c:v>
                </c:pt>
                <c:pt idx="1267">
                  <c:v>48.972681840618591</c:v>
                </c:pt>
                <c:pt idx="1268">
                  <c:v>57.035300499134941</c:v>
                </c:pt>
                <c:pt idx="1269">
                  <c:v>64.584664831179452</c:v>
                </c:pt>
                <c:pt idx="1270">
                  <c:v>64.017551177214756</c:v>
                </c:pt>
                <c:pt idx="1271">
                  <c:v>59.103091905315623</c:v>
                </c:pt>
                <c:pt idx="1272">
                  <c:v>53.205708175626789</c:v>
                </c:pt>
                <c:pt idx="1273">
                  <c:v>47.928340718528446</c:v>
                </c:pt>
                <c:pt idx="1274">
                  <c:v>41.987775794665268</c:v>
                </c:pt>
                <c:pt idx="1275">
                  <c:v>35.787031937700121</c:v>
                </c:pt>
                <c:pt idx="1276">
                  <c:v>33.906127541834238</c:v>
                </c:pt>
                <c:pt idx="1277">
                  <c:v>29.408272829480008</c:v>
                </c:pt>
                <c:pt idx="1278">
                  <c:v>21.055688474426354</c:v>
                </c:pt>
                <c:pt idx="1279">
                  <c:v>11.345362898124794</c:v>
                </c:pt>
                <c:pt idx="1280">
                  <c:v>5.0642242749607531</c:v>
                </c:pt>
                <c:pt idx="1281">
                  <c:v>-0.60687445844958288</c:v>
                </c:pt>
                <c:pt idx="1282">
                  <c:v>-1.4767626737706325</c:v>
                </c:pt>
                <c:pt idx="1283">
                  <c:v>-0.44601184514882841</c:v>
                </c:pt>
                <c:pt idx="1284">
                  <c:v>-1.5914934421737794</c:v>
                </c:pt>
                <c:pt idx="1285">
                  <c:v>-1.8408459503293222</c:v>
                </c:pt>
                <c:pt idx="1286">
                  <c:v>-2.8160198877969282</c:v>
                </c:pt>
                <c:pt idx="1287">
                  <c:v>-3.1219028099583186</c:v>
                </c:pt>
                <c:pt idx="1288">
                  <c:v>-3.46861165719818</c:v>
                </c:pt>
                <c:pt idx="1289">
                  <c:v>-3.6557512829737293</c:v>
                </c:pt>
                <c:pt idx="1290">
                  <c:v>-3.67405295222789</c:v>
                </c:pt>
                <c:pt idx="1291">
                  <c:v>-3.8064147434945812</c:v>
                </c:pt>
                <c:pt idx="1292">
                  <c:v>-3.1866337188800231</c:v>
                </c:pt>
                <c:pt idx="1293">
                  <c:v>-2.3327729200442819</c:v>
                </c:pt>
                <c:pt idx="1294">
                  <c:v>-1.752951584482308</c:v>
                </c:pt>
                <c:pt idx="1295">
                  <c:v>-2.4779015092481655</c:v>
                </c:pt>
                <c:pt idx="1296">
                  <c:v>-3.097540294724006</c:v>
                </c:pt>
                <c:pt idx="1297">
                  <c:v>-3.3477212064242328</c:v>
                </c:pt>
                <c:pt idx="1298">
                  <c:v>-3.2324105501509166</c:v>
                </c:pt>
                <c:pt idx="1299">
                  <c:v>-2.2798960560985955</c:v>
                </c:pt>
                <c:pt idx="1300">
                  <c:v>-0.7767098916337194</c:v>
                </c:pt>
                <c:pt idx="1301">
                  <c:v>1.0423330461664453</c:v>
                </c:pt>
                <c:pt idx="1302">
                  <c:v>2.7701126116714074</c:v>
                </c:pt>
                <c:pt idx="1303">
                  <c:v>2.7540379444216589</c:v>
                </c:pt>
                <c:pt idx="1304">
                  <c:v>1.2969320696233424</c:v>
                </c:pt>
                <c:pt idx="1305">
                  <c:v>0.9026960119706211</c:v>
                </c:pt>
                <c:pt idx="1306">
                  <c:v>2.886642373483336</c:v>
                </c:pt>
                <c:pt idx="1307">
                  <c:v>6.4233907676569411</c:v>
                </c:pt>
                <c:pt idx="1308">
                  <c:v>13.640767856689598</c:v>
                </c:pt>
                <c:pt idx="1309">
                  <c:v>24.900323199303529</c:v>
                </c:pt>
                <c:pt idx="1310">
                  <c:v>47.394584800874412</c:v>
                </c:pt>
                <c:pt idx="1311">
                  <c:v>68.487045848590952</c:v>
                </c:pt>
                <c:pt idx="1312">
                  <c:v>68.64330045689492</c:v>
                </c:pt>
                <c:pt idx="1313">
                  <c:v>56.794104427300084</c:v>
                </c:pt>
                <c:pt idx="1314">
                  <c:v>40.215629175133792</c:v>
                </c:pt>
                <c:pt idx="1315">
                  <c:v>31.514355524142182</c:v>
                </c:pt>
                <c:pt idx="1316">
                  <c:v>36.355354132748602</c:v>
                </c:pt>
                <c:pt idx="1317">
                  <c:v>44.134238389384933</c:v>
                </c:pt>
                <c:pt idx="1318">
                  <c:v>54.878292772779083</c:v>
                </c:pt>
                <c:pt idx="1319">
                  <c:v>61.679083159727462</c:v>
                </c:pt>
                <c:pt idx="1320">
                  <c:v>62.910595909887526</c:v>
                </c:pt>
                <c:pt idx="1321">
                  <c:v>59.32822562794005</c:v>
                </c:pt>
                <c:pt idx="1322">
                  <c:v>53.922985423206214</c:v>
                </c:pt>
                <c:pt idx="1323">
                  <c:v>47.891285687826027</c:v>
                </c:pt>
                <c:pt idx="1324">
                  <c:v>41.899581260332262</c:v>
                </c:pt>
                <c:pt idx="1325">
                  <c:v>37.743351967761321</c:v>
                </c:pt>
                <c:pt idx="1326">
                  <c:v>35.37784962123385</c:v>
                </c:pt>
                <c:pt idx="1327">
                  <c:v>34.390791064213332</c:v>
                </c:pt>
                <c:pt idx="1328">
                  <c:v>34.187852922971729</c:v>
                </c:pt>
                <c:pt idx="1329">
                  <c:v>33.573620334046019</c:v>
                </c:pt>
                <c:pt idx="1330">
                  <c:v>32.513681269657098</c:v>
                </c:pt>
                <c:pt idx="1331">
                  <c:v>31.050885457006473</c:v>
                </c:pt>
                <c:pt idx="1332">
                  <c:v>30.308108572111745</c:v>
                </c:pt>
                <c:pt idx="1333">
                  <c:v>29.378096790400704</c:v>
                </c:pt>
                <c:pt idx="1334">
                  <c:v>28.25028374438482</c:v>
                </c:pt>
                <c:pt idx="1335">
                  <c:v>27.318057619114537</c:v>
                </c:pt>
                <c:pt idx="1336">
                  <c:v>26.476165335173071</c:v>
                </c:pt>
                <c:pt idx="1337">
                  <c:v>26.122807204884211</c:v>
                </c:pt>
                <c:pt idx="1338">
                  <c:v>26.354794890170169</c:v>
                </c:pt>
                <c:pt idx="1339">
                  <c:v>27.47078805985198</c:v>
                </c:pt>
                <c:pt idx="1340">
                  <c:v>29.93620747319871</c:v>
                </c:pt>
                <c:pt idx="1341">
                  <c:v>30.886807631687432</c:v>
                </c:pt>
                <c:pt idx="1342">
                  <c:v>33.024083399385937</c:v>
                </c:pt>
                <c:pt idx="1343">
                  <c:v>34.865601383676044</c:v>
                </c:pt>
                <c:pt idx="1344">
                  <c:v>35.843611416307027</c:v>
                </c:pt>
                <c:pt idx="1345">
                  <c:v>37.475607778969199</c:v>
                </c:pt>
                <c:pt idx="1346">
                  <c:v>38.882993682008966</c:v>
                </c:pt>
                <c:pt idx="1347">
                  <c:v>37.638377014929077</c:v>
                </c:pt>
                <c:pt idx="1348">
                  <c:v>36.061756649212832</c:v>
                </c:pt>
                <c:pt idx="1349">
                  <c:v>35.191253840060213</c:v>
                </c:pt>
                <c:pt idx="1350">
                  <c:v>35.238630279792936</c:v>
                </c:pt>
                <c:pt idx="1351">
                  <c:v>37.237515386940252</c:v>
                </c:pt>
                <c:pt idx="1352">
                  <c:v>42.653665103094021</c:v>
                </c:pt>
                <c:pt idx="1353">
                  <c:v>50.626529855813864</c:v>
                </c:pt>
                <c:pt idx="1354">
                  <c:v>57.066497828070446</c:v>
                </c:pt>
                <c:pt idx="1355">
                  <c:v>62.051130191281331</c:v>
                </c:pt>
                <c:pt idx="1356">
                  <c:v>64.14714596259364</c:v>
                </c:pt>
                <c:pt idx="1357">
                  <c:v>65.480173907793628</c:v>
                </c:pt>
                <c:pt idx="1358">
                  <c:v>66.3546867671987</c:v>
                </c:pt>
                <c:pt idx="1359">
                  <c:v>69.38885248163966</c:v>
                </c:pt>
                <c:pt idx="1360">
                  <c:v>73.232114058909104</c:v>
                </c:pt>
                <c:pt idx="1361">
                  <c:v>71.224222023132782</c:v>
                </c:pt>
                <c:pt idx="1362">
                  <c:v>60.55340528304064</c:v>
                </c:pt>
                <c:pt idx="1363">
                  <c:v>45.123547315204767</c:v>
                </c:pt>
                <c:pt idx="1364">
                  <c:v>27.974786925990479</c:v>
                </c:pt>
                <c:pt idx="1365">
                  <c:v>18.936487174987093</c:v>
                </c:pt>
                <c:pt idx="1366">
                  <c:v>12.305087084207285</c:v>
                </c:pt>
                <c:pt idx="1367">
                  <c:v>12.401158000303337</c:v>
                </c:pt>
                <c:pt idx="1368">
                  <c:v>13.508415947201362</c:v>
                </c:pt>
                <c:pt idx="1369">
                  <c:v>12.36847945143036</c:v>
                </c:pt>
                <c:pt idx="1370">
                  <c:v>10.24849887169716</c:v>
                </c:pt>
                <c:pt idx="1371">
                  <c:v>7.103165980032049</c:v>
                </c:pt>
                <c:pt idx="1372">
                  <c:v>6.7793468122541389</c:v>
                </c:pt>
                <c:pt idx="1373">
                  <c:v>4.0420848746316018</c:v>
                </c:pt>
                <c:pt idx="1374">
                  <c:v>4.123942034070267</c:v>
                </c:pt>
                <c:pt idx="1375">
                  <c:v>4.1680871677559796</c:v>
                </c:pt>
                <c:pt idx="1376">
                  <c:v>4.0116676636679722</c:v>
                </c:pt>
                <c:pt idx="1377">
                  <c:v>2.4668957394926818</c:v>
                </c:pt>
                <c:pt idx="1378">
                  <c:v>2.6639594017832651</c:v>
                </c:pt>
                <c:pt idx="1379">
                  <c:v>2.4716698103468366</c:v>
                </c:pt>
                <c:pt idx="1380">
                  <c:v>0.43453657155505665</c:v>
                </c:pt>
                <c:pt idx="1381">
                  <c:v>-0.90731362632858004</c:v>
                </c:pt>
                <c:pt idx="1382">
                  <c:v>-0.4440769282659956</c:v>
                </c:pt>
                <c:pt idx="1383">
                  <c:v>-1.4061883186285793</c:v>
                </c:pt>
                <c:pt idx="1384">
                  <c:v>-1.1536013770562901</c:v>
                </c:pt>
                <c:pt idx="1385">
                  <c:v>0.11380568495496156</c:v>
                </c:pt>
                <c:pt idx="1386">
                  <c:v>1.5943571806980579</c:v>
                </c:pt>
                <c:pt idx="1387">
                  <c:v>2.6282130312493739</c:v>
                </c:pt>
                <c:pt idx="1388">
                  <c:v>2.4332850482727855</c:v>
                </c:pt>
                <c:pt idx="1389">
                  <c:v>2.1323720305930398</c:v>
                </c:pt>
                <c:pt idx="1390">
                  <c:v>2.3904499203712049</c:v>
                </c:pt>
                <c:pt idx="1391">
                  <c:v>3.6297305401361477</c:v>
                </c:pt>
                <c:pt idx="1392">
                  <c:v>4.8182552463282482</c:v>
                </c:pt>
                <c:pt idx="1393">
                  <c:v>9.1971585189745788</c:v>
                </c:pt>
                <c:pt idx="1394">
                  <c:v>18.202061039173216</c:v>
                </c:pt>
                <c:pt idx="1395">
                  <c:v>24.504811317969406</c:v>
                </c:pt>
                <c:pt idx="1396">
                  <c:v>31.732770814687669</c:v>
                </c:pt>
                <c:pt idx="1397">
                  <c:v>37.402319265060662</c:v>
                </c:pt>
                <c:pt idx="1398">
                  <c:v>34.722653647456156</c:v>
                </c:pt>
                <c:pt idx="1399">
                  <c:v>23.469082764875019</c:v>
                </c:pt>
                <c:pt idx="1400">
                  <c:v>13.781913352338789</c:v>
                </c:pt>
                <c:pt idx="1401">
                  <c:v>21.187321468317514</c:v>
                </c:pt>
                <c:pt idx="1402">
                  <c:v>20.573411226774759</c:v>
                </c:pt>
                <c:pt idx="1403">
                  <c:v>30.21209902842493</c:v>
                </c:pt>
                <c:pt idx="1404">
                  <c:v>46.405043842780472</c:v>
                </c:pt>
                <c:pt idx="1405">
                  <c:v>60.836330194617766</c:v>
                </c:pt>
                <c:pt idx="1406">
                  <c:v>66.576038679908379</c:v>
                </c:pt>
                <c:pt idx="1407">
                  <c:v>68.848704313719352</c:v>
                </c:pt>
                <c:pt idx="1408">
                  <c:v>67.043243112762696</c:v>
                </c:pt>
                <c:pt idx="1409">
                  <c:v>60.44882448806483</c:v>
                </c:pt>
                <c:pt idx="1410">
                  <c:v>51.85863367263741</c:v>
                </c:pt>
                <c:pt idx="1411">
                  <c:v>45.268580991305825</c:v>
                </c:pt>
                <c:pt idx="1412">
                  <c:v>39.580544774810122</c:v>
                </c:pt>
                <c:pt idx="1413">
                  <c:v>36.615510019049204</c:v>
                </c:pt>
                <c:pt idx="1414">
                  <c:v>35.276537810961941</c:v>
                </c:pt>
                <c:pt idx="1415">
                  <c:v>34.324918638237058</c:v>
                </c:pt>
                <c:pt idx="1416">
                  <c:v>33.619752313220538</c:v>
                </c:pt>
                <c:pt idx="1417">
                  <c:v>33.455897989891909</c:v>
                </c:pt>
                <c:pt idx="1418">
                  <c:v>33.606590557827658</c:v>
                </c:pt>
                <c:pt idx="1419">
                  <c:v>32.27197944299359</c:v>
                </c:pt>
                <c:pt idx="1420">
                  <c:v>31.238700561321362</c:v>
                </c:pt>
                <c:pt idx="1421">
                  <c:v>29.945303284060188</c:v>
                </c:pt>
                <c:pt idx="1422">
                  <c:v>29.0052339881676</c:v>
                </c:pt>
                <c:pt idx="1423">
                  <c:v>28.347028574129649</c:v>
                </c:pt>
                <c:pt idx="1424">
                  <c:v>28.038000258557727</c:v>
                </c:pt>
                <c:pt idx="1425">
                  <c:v>29.433182891418216</c:v>
                </c:pt>
                <c:pt idx="1426">
                  <c:v>30.530635378477111</c:v>
                </c:pt>
                <c:pt idx="1427">
                  <c:v>32.223071224649523</c:v>
                </c:pt>
                <c:pt idx="1428">
                  <c:v>34.711998316031156</c:v>
                </c:pt>
                <c:pt idx="1429">
                  <c:v>37.066176931396704</c:v>
                </c:pt>
                <c:pt idx="1430">
                  <c:v>37.824302292941162</c:v>
                </c:pt>
                <c:pt idx="1431">
                  <c:v>38.404167454507935</c:v>
                </c:pt>
                <c:pt idx="1432">
                  <c:v>39.527514137596874</c:v>
                </c:pt>
                <c:pt idx="1433">
                  <c:v>40.778602420740924</c:v>
                </c:pt>
                <c:pt idx="1434">
                  <c:v>41.259589601072051</c:v>
                </c:pt>
                <c:pt idx="1435">
                  <c:v>42.761560574337501</c:v>
                </c:pt>
                <c:pt idx="1436">
                  <c:v>44.60066798496009</c:v>
                </c:pt>
                <c:pt idx="1437">
                  <c:v>43.989072596269786</c:v>
                </c:pt>
                <c:pt idx="1438">
                  <c:v>41.68172646038505</c:v>
                </c:pt>
                <c:pt idx="1439">
                  <c:v>42.489506411249472</c:v>
                </c:pt>
                <c:pt idx="1440">
                  <c:v>44.902460024538108</c:v>
                </c:pt>
                <c:pt idx="1441">
                  <c:v>45.831732092279921</c:v>
                </c:pt>
                <c:pt idx="1442">
                  <c:v>49.792049325674476</c:v>
                </c:pt>
                <c:pt idx="1443">
                  <c:v>53.287970728024774</c:v>
                </c:pt>
                <c:pt idx="1444">
                  <c:v>58.99499559744018</c:v>
                </c:pt>
                <c:pt idx="1445">
                  <c:v>66.347987043586855</c:v>
                </c:pt>
                <c:pt idx="1446">
                  <c:v>67.170617592983902</c:v>
                </c:pt>
                <c:pt idx="1447">
                  <c:v>60.814150733578344</c:v>
                </c:pt>
                <c:pt idx="1448">
                  <c:v>51.062807279828085</c:v>
                </c:pt>
                <c:pt idx="1449">
                  <c:v>48.86259921596757</c:v>
                </c:pt>
                <c:pt idx="1450">
                  <c:v>50.911845512994311</c:v>
                </c:pt>
                <c:pt idx="1451">
                  <c:v>57.880330295486559</c:v>
                </c:pt>
                <c:pt idx="1452">
                  <c:v>44.352673692500524</c:v>
                </c:pt>
                <c:pt idx="1453">
                  <c:v>20.674505918267801</c:v>
                </c:pt>
                <c:pt idx="1454">
                  <c:v>3.3280339220083794</c:v>
                </c:pt>
                <c:pt idx="1455">
                  <c:v>-5.1565154107843032</c:v>
                </c:pt>
                <c:pt idx="1456">
                  <c:v>-7.8996173183299634</c:v>
                </c:pt>
                <c:pt idx="1457">
                  <c:v>-9.0507804075262275</c:v>
                </c:pt>
                <c:pt idx="1458">
                  <c:v>-11.138306355442623</c:v>
                </c:pt>
                <c:pt idx="1459">
                  <c:v>-10.528446723883185</c:v>
                </c:pt>
                <c:pt idx="1460">
                  <c:v>-11.829517986909005</c:v>
                </c:pt>
                <c:pt idx="1461">
                  <c:v>-13.255088439335021</c:v>
                </c:pt>
                <c:pt idx="1462">
                  <c:v>-13.629644004074404</c:v>
                </c:pt>
                <c:pt idx="1463">
                  <c:v>-14.218827420825518</c:v>
                </c:pt>
                <c:pt idx="1464">
                  <c:v>-14.224544247803808</c:v>
                </c:pt>
                <c:pt idx="1465">
                  <c:v>-14.532633579633416</c:v>
                </c:pt>
                <c:pt idx="1466">
                  <c:v>-14.366170346444006</c:v>
                </c:pt>
                <c:pt idx="1467">
                  <c:v>-14.168998503880239</c:v>
                </c:pt>
                <c:pt idx="1468">
                  <c:v>-13.729176699841458</c:v>
                </c:pt>
                <c:pt idx="1469">
                  <c:v>-13.070662994699614</c:v>
                </c:pt>
                <c:pt idx="1470">
                  <c:v>-12.431878166935988</c:v>
                </c:pt>
                <c:pt idx="1471">
                  <c:v>-12.489863534070375</c:v>
                </c:pt>
                <c:pt idx="1472">
                  <c:v>-12.64347011282165</c:v>
                </c:pt>
                <c:pt idx="1473">
                  <c:v>-13.916682398046495</c:v>
                </c:pt>
                <c:pt idx="1474">
                  <c:v>-13.453993513522379</c:v>
                </c:pt>
                <c:pt idx="1475">
                  <c:v>-12.21600911271468</c:v>
                </c:pt>
                <c:pt idx="1476">
                  <c:v>-11.226104376711518</c:v>
                </c:pt>
                <c:pt idx="1477">
                  <c:v>-9.8254006376251244</c:v>
                </c:pt>
                <c:pt idx="1478">
                  <c:v>-9.4444791998325464</c:v>
                </c:pt>
                <c:pt idx="1479">
                  <c:v>-8.8739465161252582</c:v>
                </c:pt>
                <c:pt idx="1480">
                  <c:v>-8.574661712660868</c:v>
                </c:pt>
                <c:pt idx="1481">
                  <c:v>-7.6559262652734823</c:v>
                </c:pt>
                <c:pt idx="1482">
                  <c:v>-2.8180988896881778</c:v>
                </c:pt>
                <c:pt idx="1483">
                  <c:v>-0.42194973201262415</c:v>
                </c:pt>
                <c:pt idx="1484">
                  <c:v>7.689023560863907</c:v>
                </c:pt>
                <c:pt idx="1485">
                  <c:v>21.361548376316005</c:v>
                </c:pt>
                <c:pt idx="1486">
                  <c:v>40.705105267582404</c:v>
                </c:pt>
                <c:pt idx="1487">
                  <c:v>38.144467442158501</c:v>
                </c:pt>
                <c:pt idx="1488">
                  <c:v>26.896449414041587</c:v>
                </c:pt>
                <c:pt idx="1489">
                  <c:v>19.747897245600193</c:v>
                </c:pt>
                <c:pt idx="1490">
                  <c:v>22.698169779963631</c:v>
                </c:pt>
                <c:pt idx="1491">
                  <c:v>31.387704454688897</c:v>
                </c:pt>
                <c:pt idx="1492">
                  <c:v>43.164989690803843</c:v>
                </c:pt>
                <c:pt idx="1493">
                  <c:v>55.314165609426993</c:v>
                </c:pt>
                <c:pt idx="1494">
                  <c:v>63.531114291427215</c:v>
                </c:pt>
                <c:pt idx="1495">
                  <c:v>64.007051417397349</c:v>
                </c:pt>
                <c:pt idx="1496">
                  <c:v>62.00527968542535</c:v>
                </c:pt>
                <c:pt idx="1497">
                  <c:v>57.53857471993053</c:v>
                </c:pt>
                <c:pt idx="1498">
                  <c:v>51.4407471398249</c:v>
                </c:pt>
                <c:pt idx="1499">
                  <c:v>44.200383707917453</c:v>
                </c:pt>
                <c:pt idx="1500">
                  <c:v>38.833283814833088</c:v>
                </c:pt>
                <c:pt idx="1501">
                  <c:v>34.604619165097674</c:v>
                </c:pt>
                <c:pt idx="1502">
                  <c:v>31.375151593871291</c:v>
                </c:pt>
                <c:pt idx="1503">
                  <c:v>30.222709548806389</c:v>
                </c:pt>
                <c:pt idx="1504">
                  <c:v>29.78171772118219</c:v>
                </c:pt>
                <c:pt idx="1505">
                  <c:v>29.5765955715815</c:v>
                </c:pt>
                <c:pt idx="1506">
                  <c:v>28.971701621215992</c:v>
                </c:pt>
                <c:pt idx="1507">
                  <c:v>28.098843242571782</c:v>
                </c:pt>
                <c:pt idx="1508">
                  <c:v>26.919867028730199</c:v>
                </c:pt>
                <c:pt idx="1509">
                  <c:v>25.819559619762572</c:v>
                </c:pt>
                <c:pt idx="1510">
                  <c:v>25.276810490115821</c:v>
                </c:pt>
                <c:pt idx="1511">
                  <c:v>24.963397726198167</c:v>
                </c:pt>
                <c:pt idx="1512">
                  <c:v>25.447378350538983</c:v>
                </c:pt>
                <c:pt idx="1513">
                  <c:v>26.474365260078194</c:v>
                </c:pt>
                <c:pt idx="1514">
                  <c:v>27.611950841465479</c:v>
                </c:pt>
                <c:pt idx="1515">
                  <c:v>29.097636126184387</c:v>
                </c:pt>
                <c:pt idx="1516">
                  <c:v>30.785580056597752</c:v>
                </c:pt>
                <c:pt idx="1517">
                  <c:v>32.270129073576626</c:v>
                </c:pt>
                <c:pt idx="1518">
                  <c:v>34.770850875514888</c:v>
                </c:pt>
                <c:pt idx="1519">
                  <c:v>36.674819214352503</c:v>
                </c:pt>
                <c:pt idx="1520">
                  <c:v>38.355487691141796</c:v>
                </c:pt>
                <c:pt idx="1521">
                  <c:v>37.344930062015699</c:v>
                </c:pt>
                <c:pt idx="1522">
                  <c:v>34.617017233951373</c:v>
                </c:pt>
                <c:pt idx="1523">
                  <c:v>30.985231651434152</c:v>
                </c:pt>
                <c:pt idx="1524">
                  <c:v>29.791517446735799</c:v>
                </c:pt>
                <c:pt idx="1525">
                  <c:v>29.86497509336013</c:v>
                </c:pt>
                <c:pt idx="1526">
                  <c:v>30.729974526423042</c:v>
                </c:pt>
                <c:pt idx="1527">
                  <c:v>35.56865457128081</c:v>
                </c:pt>
                <c:pt idx="1528">
                  <c:v>40.989910200093085</c:v>
                </c:pt>
                <c:pt idx="1529">
                  <c:v>49.165493039393311</c:v>
                </c:pt>
                <c:pt idx="1530">
                  <c:v>51.279574637733347</c:v>
                </c:pt>
                <c:pt idx="1531">
                  <c:v>53.534991574570427</c:v>
                </c:pt>
                <c:pt idx="1532">
                  <c:v>49.808241231459242</c:v>
                </c:pt>
                <c:pt idx="1533">
                  <c:v>52.768059415864975</c:v>
                </c:pt>
                <c:pt idx="1534">
                  <c:v>60.396659836441202</c:v>
                </c:pt>
                <c:pt idx="1535">
                  <c:v>62.037060437562609</c:v>
                </c:pt>
                <c:pt idx="1536">
                  <c:v>50.179440999711467</c:v>
                </c:pt>
                <c:pt idx="1537">
                  <c:v>27.593765191934093</c:v>
                </c:pt>
                <c:pt idx="1538">
                  <c:v>15.002546416231798</c:v>
                </c:pt>
                <c:pt idx="1539">
                  <c:v>1.3036298997420146</c:v>
                </c:pt>
                <c:pt idx="1540">
                  <c:v>-3.8727713266771042</c:v>
                </c:pt>
                <c:pt idx="1541">
                  <c:v>-6.5103882511363818</c:v>
                </c:pt>
                <c:pt idx="1542">
                  <c:v>-6.9921280674724802</c:v>
                </c:pt>
                <c:pt idx="1543">
                  <c:v>-11.447881675393155</c:v>
                </c:pt>
                <c:pt idx="1544">
                  <c:v>-7.4430392921049675</c:v>
                </c:pt>
                <c:pt idx="1545">
                  <c:v>-8.68945433032059</c:v>
                </c:pt>
                <c:pt idx="1546">
                  <c:v>-10.31964617232175</c:v>
                </c:pt>
                <c:pt idx="1547">
                  <c:v>-12.163734139840496</c:v>
                </c:pt>
                <c:pt idx="1548">
                  <c:v>-12.713432364571789</c:v>
                </c:pt>
                <c:pt idx="1549">
                  <c:v>-12.690737738839884</c:v>
                </c:pt>
                <c:pt idx="1550">
                  <c:v>-12.958907750983027</c:v>
                </c:pt>
                <c:pt idx="1551">
                  <c:v>-13.265829983309871</c:v>
                </c:pt>
                <c:pt idx="1552">
                  <c:v>-13.397051162759837</c:v>
                </c:pt>
                <c:pt idx="1553">
                  <c:v>-13.221702995857807</c:v>
                </c:pt>
                <c:pt idx="1554">
                  <c:v>-12.727134825424432</c:v>
                </c:pt>
                <c:pt idx="1555">
                  <c:v>-13.154942296384375</c:v>
                </c:pt>
                <c:pt idx="1556">
                  <c:v>-13.17179324214692</c:v>
                </c:pt>
                <c:pt idx="1557">
                  <c:v>-13.205190800938496</c:v>
                </c:pt>
                <c:pt idx="1558">
                  <c:v>-13.340381626997512</c:v>
                </c:pt>
                <c:pt idx="1559">
                  <c:v>-14.573874047060814</c:v>
                </c:pt>
                <c:pt idx="1560">
                  <c:v>-13.210213138141402</c:v>
                </c:pt>
                <c:pt idx="1561">
                  <c:v>-12.81052557972518</c:v>
                </c:pt>
                <c:pt idx="1562">
                  <c:v>-12.032707470958352</c:v>
                </c:pt>
                <c:pt idx="1563">
                  <c:v>-10.545371972106771</c:v>
                </c:pt>
                <c:pt idx="1564">
                  <c:v>-8.9306103872169995</c:v>
                </c:pt>
                <c:pt idx="1565">
                  <c:v>-6.9325465422732835</c:v>
                </c:pt>
                <c:pt idx="1566">
                  <c:v>-1.1160643409285622</c:v>
                </c:pt>
                <c:pt idx="1567">
                  <c:v>0.85989568593473464</c:v>
                </c:pt>
                <c:pt idx="1568">
                  <c:v>10.877221630165552</c:v>
                </c:pt>
                <c:pt idx="1569">
                  <c:v>23.789132133230854</c:v>
                </c:pt>
                <c:pt idx="1570">
                  <c:v>45.195932058722114</c:v>
                </c:pt>
                <c:pt idx="1571">
                  <c:v>55.588958429569992</c:v>
                </c:pt>
                <c:pt idx="1572">
                  <c:v>57.700619258384975</c:v>
                </c:pt>
                <c:pt idx="1573">
                  <c:v>50.926560602156627</c:v>
                </c:pt>
                <c:pt idx="1574">
                  <c:v>42.727949555573879</c:v>
                </c:pt>
                <c:pt idx="1575">
                  <c:v>45.268487181089668</c:v>
                </c:pt>
                <c:pt idx="1576">
                  <c:v>48.675850081922718</c:v>
                </c:pt>
                <c:pt idx="1577">
                  <c:v>64.251094223785543</c:v>
                </c:pt>
                <c:pt idx="1578">
                  <c:v>70.72394643867095</c:v>
                </c:pt>
                <c:pt idx="1579">
                  <c:v>71.605012148941967</c:v>
                </c:pt>
                <c:pt idx="1580">
                  <c:v>65.661251873770553</c:v>
                </c:pt>
                <c:pt idx="1581">
                  <c:v>58.760856494029689</c:v>
                </c:pt>
                <c:pt idx="1582">
                  <c:v>52.524559679015795</c:v>
                </c:pt>
                <c:pt idx="1583">
                  <c:v>46.627233046771821</c:v>
                </c:pt>
                <c:pt idx="1584">
                  <c:v>42.380361993662937</c:v>
                </c:pt>
                <c:pt idx="1585">
                  <c:v>38.43869498809957</c:v>
                </c:pt>
                <c:pt idx="1586">
                  <c:v>36.192441665223214</c:v>
                </c:pt>
                <c:pt idx="1587">
                  <c:v>34.813819511018679</c:v>
                </c:pt>
                <c:pt idx="1588">
                  <c:v>33.729398625288347</c:v>
                </c:pt>
                <c:pt idx="1589">
                  <c:v>33.60999049626524</c:v>
                </c:pt>
                <c:pt idx="1590">
                  <c:v>33.169417823729816</c:v>
                </c:pt>
                <c:pt idx="1591">
                  <c:v>32.327156371199038</c:v>
                </c:pt>
                <c:pt idx="1592">
                  <c:v>31.177613163069797</c:v>
                </c:pt>
                <c:pt idx="1593">
                  <c:v>30.415952821394612</c:v>
                </c:pt>
                <c:pt idx="1594">
                  <c:v>30.225743143495436</c:v>
                </c:pt>
                <c:pt idx="1595">
                  <c:v>30.74302732595601</c:v>
                </c:pt>
                <c:pt idx="1596">
                  <c:v>32.16850146655932</c:v>
                </c:pt>
                <c:pt idx="1597">
                  <c:v>33.512659541593763</c:v>
                </c:pt>
                <c:pt idx="1598">
                  <c:v>34.501334682873384</c:v>
                </c:pt>
                <c:pt idx="1599">
                  <c:v>35.506858091454866</c:v>
                </c:pt>
                <c:pt idx="1600">
                  <c:v>36.336227290375369</c:v>
                </c:pt>
                <c:pt idx="1601">
                  <c:v>37.303723019792848</c:v>
                </c:pt>
                <c:pt idx="1602">
                  <c:v>38.622354393092294</c:v>
                </c:pt>
                <c:pt idx="1603">
                  <c:v>40.804807438429869</c:v>
                </c:pt>
                <c:pt idx="1604">
                  <c:v>43.80862691656074</c:v>
                </c:pt>
                <c:pt idx="1605">
                  <c:v>47.053275168993231</c:v>
                </c:pt>
                <c:pt idx="1606">
                  <c:v>47.940632001430565</c:v>
                </c:pt>
                <c:pt idx="1607">
                  <c:v>46.007841752806385</c:v>
                </c:pt>
                <c:pt idx="1608">
                  <c:v>45.047531544121583</c:v>
                </c:pt>
                <c:pt idx="1609">
                  <c:v>44.102871712664488</c:v>
                </c:pt>
                <c:pt idx="1610">
                  <c:v>46.12727755661561</c:v>
                </c:pt>
                <c:pt idx="1611">
                  <c:v>49.878584037636337</c:v>
                </c:pt>
                <c:pt idx="1612">
                  <c:v>55.011381469801101</c:v>
                </c:pt>
                <c:pt idx="1613">
                  <c:v>61.767162467839157</c:v>
                </c:pt>
                <c:pt idx="1614">
                  <c:v>69.653863766599585</c:v>
                </c:pt>
                <c:pt idx="1615">
                  <c:v>75.337713309372162</c:v>
                </c:pt>
                <c:pt idx="1616">
                  <c:v>70.737685559698036</c:v>
                </c:pt>
                <c:pt idx="1617">
                  <c:v>56.915477390322941</c:v>
                </c:pt>
                <c:pt idx="1618">
                  <c:v>40.801450005061362</c:v>
                </c:pt>
                <c:pt idx="1619">
                  <c:v>26.630479316662168</c:v>
                </c:pt>
                <c:pt idx="1620">
                  <c:v>20.333862381746211</c:v>
                </c:pt>
                <c:pt idx="1621">
                  <c:v>14.448819216012303</c:v>
                </c:pt>
                <c:pt idx="1622">
                  <c:v>7.4687007323978456</c:v>
                </c:pt>
                <c:pt idx="1623">
                  <c:v>3.0028889517992354</c:v>
                </c:pt>
                <c:pt idx="1624">
                  <c:v>-1.1183762471492129</c:v>
                </c:pt>
                <c:pt idx="1625">
                  <c:v>-5.2717653358240666</c:v>
                </c:pt>
                <c:pt idx="1626">
                  <c:v>-7.6543350251349427</c:v>
                </c:pt>
                <c:pt idx="1627">
                  <c:v>-9.6619696216046567</c:v>
                </c:pt>
                <c:pt idx="1628">
                  <c:v>-10.831246767384755</c:v>
                </c:pt>
                <c:pt idx="1629">
                  <c:v>-12.223708937073598</c:v>
                </c:pt>
                <c:pt idx="1630">
                  <c:v>-13.085794083829107</c:v>
                </c:pt>
                <c:pt idx="1631">
                  <c:v>-13.55880379346641</c:v>
                </c:pt>
                <c:pt idx="1632">
                  <c:v>-14.087561468832501</c:v>
                </c:pt>
                <c:pt idx="1633">
                  <c:v>-14.698167944948105</c:v>
                </c:pt>
                <c:pt idx="1634">
                  <c:v>-15.204506127215208</c:v>
                </c:pt>
                <c:pt idx="1635">
                  <c:v>-15.730685264539158</c:v>
                </c:pt>
                <c:pt idx="1636">
                  <c:v>-15.869814296472912</c:v>
                </c:pt>
                <c:pt idx="1637">
                  <c:v>-15.689949380566686</c:v>
                </c:pt>
                <c:pt idx="1638">
                  <c:v>-15.765102116634919</c:v>
                </c:pt>
                <c:pt idx="1639">
                  <c:v>-15.924078973988301</c:v>
                </c:pt>
                <c:pt idx="1640">
                  <c:v>-16.374928777846968</c:v>
                </c:pt>
                <c:pt idx="1641">
                  <c:v>-16.561611359573451</c:v>
                </c:pt>
                <c:pt idx="1642">
                  <c:v>-16.840653020686574</c:v>
                </c:pt>
                <c:pt idx="1643">
                  <c:v>-16.573807514499183</c:v>
                </c:pt>
                <c:pt idx="1644">
                  <c:v>-15.776952709758572</c:v>
                </c:pt>
                <c:pt idx="1645">
                  <c:v>-15.218053068293644</c:v>
                </c:pt>
                <c:pt idx="1646">
                  <c:v>-14.584733729526867</c:v>
                </c:pt>
                <c:pt idx="1647">
                  <c:v>-14.274431325223903</c:v>
                </c:pt>
                <c:pt idx="1648">
                  <c:v>-13.70286849592112</c:v>
                </c:pt>
                <c:pt idx="1649">
                  <c:v>-13.139722724217656</c:v>
                </c:pt>
                <c:pt idx="1650">
                  <c:v>-10.328047862283784</c:v>
                </c:pt>
                <c:pt idx="1651">
                  <c:v>-7.9271840158377689</c:v>
                </c:pt>
                <c:pt idx="1652">
                  <c:v>-5.2972509962476764</c:v>
                </c:pt>
                <c:pt idx="1653">
                  <c:v>-0.31371196361922227</c:v>
                </c:pt>
                <c:pt idx="1654">
                  <c:v>7.7082321444987292</c:v>
                </c:pt>
                <c:pt idx="1655">
                  <c:v>19.432102460407762</c:v>
                </c:pt>
                <c:pt idx="1656">
                  <c:v>41.306616180748691</c:v>
                </c:pt>
                <c:pt idx="1657">
                  <c:v>52.69852963855363</c:v>
                </c:pt>
                <c:pt idx="1658">
                  <c:v>50.943717562614509</c:v>
                </c:pt>
                <c:pt idx="1659">
                  <c:v>47.609646428022593</c:v>
                </c:pt>
                <c:pt idx="1660">
                  <c:v>40.912747171405968</c:v>
                </c:pt>
                <c:pt idx="1661">
                  <c:v>44.15923227813888</c:v>
                </c:pt>
                <c:pt idx="1662">
                  <c:v>55.371304461963177</c:v>
                </c:pt>
                <c:pt idx="1663">
                  <c:v>67.157691098073897</c:v>
                </c:pt>
                <c:pt idx="1664">
                  <c:v>68.278432222018992</c:v>
                </c:pt>
                <c:pt idx="1665">
                  <c:v>62.735392146496544</c:v>
                </c:pt>
                <c:pt idx="1666">
                  <c:v>57.415572967374601</c:v>
                </c:pt>
                <c:pt idx="1667">
                  <c:v>51.078065935400076</c:v>
                </c:pt>
                <c:pt idx="1668">
                  <c:v>45.075084459135319</c:v>
                </c:pt>
                <c:pt idx="1669">
                  <c:v>39.458539586973423</c:v>
                </c:pt>
                <c:pt idx="1670">
                  <c:v>34.380700709906385</c:v>
                </c:pt>
                <c:pt idx="1671">
                  <c:v>31.093700057929166</c:v>
                </c:pt>
                <c:pt idx="1672">
                  <c:v>29.129252165517272</c:v>
                </c:pt>
                <c:pt idx="1673">
                  <c:v>28.627516907564978</c:v>
                </c:pt>
                <c:pt idx="1674">
                  <c:v>28.509770152249484</c:v>
                </c:pt>
                <c:pt idx="1675">
                  <c:v>28.618063635669738</c:v>
                </c:pt>
                <c:pt idx="1676">
                  <c:v>28.650552384148437</c:v>
                </c:pt>
                <c:pt idx="1677">
                  <c:v>27.425088119295278</c:v>
                </c:pt>
                <c:pt idx="1678">
                  <c:v>26.258402624569165</c:v>
                </c:pt>
                <c:pt idx="1679">
                  <c:v>24.976444892707551</c:v>
                </c:pt>
                <c:pt idx="1680">
                  <c:v>23.919805652680701</c:v>
                </c:pt>
                <c:pt idx="1681">
                  <c:v>23.313371851027082</c:v>
                </c:pt>
                <c:pt idx="1682">
                  <c:v>23.440037819580745</c:v>
                </c:pt>
                <c:pt idx="1683">
                  <c:v>23.979240737881412</c:v>
                </c:pt>
                <c:pt idx="1684">
                  <c:v>24.777022626672174</c:v>
                </c:pt>
                <c:pt idx="1685">
                  <c:v>26.155701393282616</c:v>
                </c:pt>
                <c:pt idx="1686">
                  <c:v>27.257447842439749</c:v>
                </c:pt>
                <c:pt idx="1687">
                  <c:v>29.391981881961502</c:v>
                </c:pt>
                <c:pt idx="1688">
                  <c:v>30.015479779884654</c:v>
                </c:pt>
                <c:pt idx="1689">
                  <c:v>29.908020814573945</c:v>
                </c:pt>
                <c:pt idx="1690">
                  <c:v>30.258562413966619</c:v>
                </c:pt>
                <c:pt idx="1691">
                  <c:v>30.535175457333885</c:v>
                </c:pt>
                <c:pt idx="1692">
                  <c:v>31.442898869233836</c:v>
                </c:pt>
                <c:pt idx="1693">
                  <c:v>33.555606327757943</c:v>
                </c:pt>
                <c:pt idx="1694">
                  <c:v>36.449032894927186</c:v>
                </c:pt>
                <c:pt idx="1695">
                  <c:v>39.947204441593385</c:v>
                </c:pt>
                <c:pt idx="1696">
                  <c:v>39.168780910614629</c:v>
                </c:pt>
                <c:pt idx="1697">
                  <c:v>34.918815540605763</c:v>
                </c:pt>
                <c:pt idx="1698">
                  <c:v>28.535325063220064</c:v>
                </c:pt>
                <c:pt idx="1699">
                  <c:v>25.562196851338793</c:v>
                </c:pt>
                <c:pt idx="1700">
                  <c:v>22.679285298938879</c:v>
                </c:pt>
                <c:pt idx="1701">
                  <c:v>24.152504209537387</c:v>
                </c:pt>
                <c:pt idx="1702">
                  <c:v>27.546218262038916</c:v>
                </c:pt>
                <c:pt idx="1703">
                  <c:v>36.353149844953045</c:v>
                </c:pt>
                <c:pt idx="1704">
                  <c:v>44.764889068596545</c:v>
                </c:pt>
                <c:pt idx="1705">
                  <c:v>55.776432251448618</c:v>
                </c:pt>
                <c:pt idx="1706">
                  <c:v>58.967471983030428</c:v>
                </c:pt>
                <c:pt idx="1707">
                  <c:v>49.543608158234676</c:v>
                </c:pt>
                <c:pt idx="1708">
                  <c:v>32.572806167114955</c:v>
                </c:pt>
                <c:pt idx="1709">
                  <c:v>20.668932549348927</c:v>
                </c:pt>
                <c:pt idx="1710">
                  <c:v>11.798072789868886</c:v>
                </c:pt>
                <c:pt idx="1711">
                  <c:v>8.8471536565355624</c:v>
                </c:pt>
                <c:pt idx="1712">
                  <c:v>1.8235145091796734</c:v>
                </c:pt>
                <c:pt idx="1713">
                  <c:v>-3.4247410531392393</c:v>
                </c:pt>
                <c:pt idx="1714">
                  <c:v>-9.0118646586554298</c:v>
                </c:pt>
                <c:pt idx="1715">
                  <c:v>-12.488625118568196</c:v>
                </c:pt>
                <c:pt idx="1716">
                  <c:v>-14.759225756351045</c:v>
                </c:pt>
                <c:pt idx="1717">
                  <c:v>-16.144613439248634</c:v>
                </c:pt>
                <c:pt idx="1718">
                  <c:v>-16.560073127829977</c:v>
                </c:pt>
                <c:pt idx="1719">
                  <c:v>-17.826606472237998</c:v>
                </c:pt>
                <c:pt idx="1720">
                  <c:v>-17.893526790744762</c:v>
                </c:pt>
                <c:pt idx="1721">
                  <c:v>-19.939990113161706</c:v>
                </c:pt>
                <c:pt idx="1722">
                  <c:v>-18.594363979542877</c:v>
                </c:pt>
                <c:pt idx="1723">
                  <c:v>-18.984486416150432</c:v>
                </c:pt>
                <c:pt idx="1724">
                  <c:v>-18.354261927252214</c:v>
                </c:pt>
                <c:pt idx="1725">
                  <c:v>-19.264659919176498</c:v>
                </c:pt>
                <c:pt idx="1726">
                  <c:v>-19.126144354332247</c:v>
                </c:pt>
                <c:pt idx="1727">
                  <c:v>-19.313369661459298</c:v>
                </c:pt>
                <c:pt idx="1728">
                  <c:v>-20.240652443445654</c:v>
                </c:pt>
                <c:pt idx="1729">
                  <c:v>-22.767333908948729</c:v>
                </c:pt>
                <c:pt idx="1730">
                  <c:v>-23.397724580317114</c:v>
                </c:pt>
                <c:pt idx="1731">
                  <c:v>-23.824536509584537</c:v>
                </c:pt>
                <c:pt idx="1732">
                  <c:v>-22.977287005032583</c:v>
                </c:pt>
                <c:pt idx="1733">
                  <c:v>-22.110832390611513</c:v>
                </c:pt>
                <c:pt idx="1734">
                  <c:v>-20.095876987836601</c:v>
                </c:pt>
                <c:pt idx="1735">
                  <c:v>-17.02404585231772</c:v>
                </c:pt>
                <c:pt idx="1736">
                  <c:v>-13.493694678247488</c:v>
                </c:pt>
                <c:pt idx="1737">
                  <c:v>-9.2944754822001538</c:v>
                </c:pt>
                <c:pt idx="1738">
                  <c:v>-4.5778040877158457</c:v>
                </c:pt>
                <c:pt idx="1739">
                  <c:v>1.0264572386353255</c:v>
                </c:pt>
                <c:pt idx="1740">
                  <c:v>7.6505429017195006</c:v>
                </c:pt>
                <c:pt idx="1741">
                  <c:v>18.510407422201425</c:v>
                </c:pt>
                <c:pt idx="1742">
                  <c:v>36.432612614792617</c:v>
                </c:pt>
                <c:pt idx="1743">
                  <c:v>41.409698702622897</c:v>
                </c:pt>
                <c:pt idx="1744">
                  <c:v>40.689976162758029</c:v>
                </c:pt>
                <c:pt idx="1745">
                  <c:v>52.61523234718512</c:v>
                </c:pt>
                <c:pt idx="1746">
                  <c:v>63.11555127093154</c:v>
                </c:pt>
                <c:pt idx="1747">
                  <c:v>67.130452210439543</c:v>
                </c:pt>
                <c:pt idx="1748">
                  <c:v>65.914924852532423</c:v>
                </c:pt>
                <c:pt idx="1749">
                  <c:v>62.828272905010934</c:v>
                </c:pt>
                <c:pt idx="1750">
                  <c:v>57.929726678888827</c:v>
                </c:pt>
                <c:pt idx="1751">
                  <c:v>52.841364280459779</c:v>
                </c:pt>
                <c:pt idx="1752">
                  <c:v>49.212997648209381</c:v>
                </c:pt>
                <c:pt idx="1753">
                  <c:v>45.392763579254016</c:v>
                </c:pt>
                <c:pt idx="1754">
                  <c:v>42.400889842283568</c:v>
                </c:pt>
                <c:pt idx="1755">
                  <c:v>40.328272477193885</c:v>
                </c:pt>
                <c:pt idx="1756">
                  <c:v>38.210843481507432</c:v>
                </c:pt>
                <c:pt idx="1757">
                  <c:v>36.173148468366826</c:v>
                </c:pt>
                <c:pt idx="1758">
                  <c:v>33.692569156346032</c:v>
                </c:pt>
                <c:pt idx="1759">
                  <c:v>31.304057348320669</c:v>
                </c:pt>
                <c:pt idx="1760">
                  <c:v>29.38762703673579</c:v>
                </c:pt>
                <c:pt idx="1761">
                  <c:v>28.017387665383598</c:v>
                </c:pt>
                <c:pt idx="1762">
                  <c:v>27.251303952420336</c:v>
                </c:pt>
                <c:pt idx="1763">
                  <c:v>27.116875554873427</c:v>
                </c:pt>
                <c:pt idx="1764">
                  <c:v>27.715658694950928</c:v>
                </c:pt>
                <c:pt idx="1765">
                  <c:v>29.123903010150876</c:v>
                </c:pt>
                <c:pt idx="1766">
                  <c:v>29.735848264503261</c:v>
                </c:pt>
                <c:pt idx="1767">
                  <c:v>30.684613644362539</c:v>
                </c:pt>
                <c:pt idx="1768">
                  <c:v>31.832982450551036</c:v>
                </c:pt>
                <c:pt idx="1769">
                  <c:v>33.457591023735709</c:v>
                </c:pt>
                <c:pt idx="1770">
                  <c:v>35.395239546801832</c:v>
                </c:pt>
                <c:pt idx="1771">
                  <c:v>38.453547642583018</c:v>
                </c:pt>
                <c:pt idx="1772">
                  <c:v>39.993934271994704</c:v>
                </c:pt>
                <c:pt idx="1773">
                  <c:v>42.112864867836883</c:v>
                </c:pt>
                <c:pt idx="1774">
                  <c:v>45.614916022962959</c:v>
                </c:pt>
                <c:pt idx="1775">
                  <c:v>46.669936354849213</c:v>
                </c:pt>
                <c:pt idx="1776">
                  <c:v>45.149223396084182</c:v>
                </c:pt>
                <c:pt idx="1777">
                  <c:v>43.535044269261455</c:v>
                </c:pt>
                <c:pt idx="1778">
                  <c:v>44.871201458253559</c:v>
                </c:pt>
                <c:pt idx="1779">
                  <c:v>47.014398183177896</c:v>
                </c:pt>
                <c:pt idx="1780">
                  <c:v>51.498654163428569</c:v>
                </c:pt>
                <c:pt idx="1781">
                  <c:v>55.75024823321057</c:v>
                </c:pt>
                <c:pt idx="1782">
                  <c:v>58.514805571738009</c:v>
                </c:pt>
                <c:pt idx="1783">
                  <c:v>61.786119755047068</c:v>
                </c:pt>
                <c:pt idx="1784">
                  <c:v>59.967043253573635</c:v>
                </c:pt>
                <c:pt idx="1785">
                  <c:v>54.239509377545097</c:v>
                </c:pt>
                <c:pt idx="1786">
                  <c:v>51.353092994569273</c:v>
                </c:pt>
                <c:pt idx="1787">
                  <c:v>51.296257376676202</c:v>
                </c:pt>
                <c:pt idx="1788">
                  <c:v>51.457274553857495</c:v>
                </c:pt>
                <c:pt idx="1789">
                  <c:v>48.30721603913635</c:v>
                </c:pt>
                <c:pt idx="1790">
                  <c:v>33.088597250451059</c:v>
                </c:pt>
                <c:pt idx="1791">
                  <c:v>14.410269275887959</c:v>
                </c:pt>
                <c:pt idx="1792">
                  <c:v>6.0412766648729503</c:v>
                </c:pt>
                <c:pt idx="1793">
                  <c:v>-6.5259847672033615</c:v>
                </c:pt>
                <c:pt idx="1794">
                  <c:v>-11.310008516221076</c:v>
                </c:pt>
                <c:pt idx="1795">
                  <c:v>-13.587561044224072</c:v>
                </c:pt>
                <c:pt idx="1796">
                  <c:v>-15.542493192036877</c:v>
                </c:pt>
                <c:pt idx="1797">
                  <c:v>-16.335417520762068</c:v>
                </c:pt>
                <c:pt idx="1798">
                  <c:v>-17.231187543322871</c:v>
                </c:pt>
                <c:pt idx="1799">
                  <c:v>-18.767155522037118</c:v>
                </c:pt>
                <c:pt idx="1800">
                  <c:v>-19.312560417927397</c:v>
                </c:pt>
                <c:pt idx="1801">
                  <c:v>-19.746650772091698</c:v>
                </c:pt>
                <c:pt idx="1802">
                  <c:v>-19.183528012568917</c:v>
                </c:pt>
                <c:pt idx="1803">
                  <c:v>-19.391093745803449</c:v>
                </c:pt>
                <c:pt idx="1804">
                  <c:v>-19.668369749390973</c:v>
                </c:pt>
                <c:pt idx="1805">
                  <c:v>-19.357354429282395</c:v>
                </c:pt>
                <c:pt idx="1806">
                  <c:v>-19.189071238402605</c:v>
                </c:pt>
                <c:pt idx="1807">
                  <c:v>-19.006953710929711</c:v>
                </c:pt>
                <c:pt idx="1808">
                  <c:v>-17.92915489855141</c:v>
                </c:pt>
                <c:pt idx="1809">
                  <c:v>-18.413499684980312</c:v>
                </c:pt>
                <c:pt idx="1810">
                  <c:v>-18.724921149179902</c:v>
                </c:pt>
                <c:pt idx="1811">
                  <c:v>-18.912964120017179</c:v>
                </c:pt>
                <c:pt idx="1812">
                  <c:v>-19.031861568700737</c:v>
                </c:pt>
                <c:pt idx="1813">
                  <c:v>-18.779496320312465</c:v>
                </c:pt>
                <c:pt idx="1814">
                  <c:v>-18.031436785244097</c:v>
                </c:pt>
                <c:pt idx="1815">
                  <c:v>-17.215051759554743</c:v>
                </c:pt>
                <c:pt idx="1816">
                  <c:v>-13.948237851799668</c:v>
                </c:pt>
                <c:pt idx="1817">
                  <c:v>-11.331510488909453</c:v>
                </c:pt>
                <c:pt idx="1818">
                  <c:v>-7.512743578919304</c:v>
                </c:pt>
                <c:pt idx="1819">
                  <c:v>-3.1779618587919098</c:v>
                </c:pt>
                <c:pt idx="1820">
                  <c:v>3.0785177297985884</c:v>
                </c:pt>
                <c:pt idx="1821">
                  <c:v>11.865544791295399</c:v>
                </c:pt>
                <c:pt idx="1822">
                  <c:v>20.945617513851388</c:v>
                </c:pt>
                <c:pt idx="1823">
                  <c:v>26.965640363422096</c:v>
                </c:pt>
                <c:pt idx="1824">
                  <c:v>29.18360223464628</c:v>
                </c:pt>
                <c:pt idx="1825">
                  <c:v>28.755320352629365</c:v>
                </c:pt>
                <c:pt idx="1826">
                  <c:v>32.011070261332577</c:v>
                </c:pt>
                <c:pt idx="1827">
                  <c:v>34.333850724980763</c:v>
                </c:pt>
                <c:pt idx="1828">
                  <c:v>42.966307948564314</c:v>
                </c:pt>
                <c:pt idx="1829">
                  <c:v>49.30283239502819</c:v>
                </c:pt>
                <c:pt idx="1830">
                  <c:v>57.121798272737436</c:v>
                </c:pt>
                <c:pt idx="1831">
                  <c:v>65.753210274260098</c:v>
                </c:pt>
                <c:pt idx="1832">
                  <c:v>61.595309290335706</c:v>
                </c:pt>
                <c:pt idx="1833">
                  <c:v>56.543608737504634</c:v>
                </c:pt>
                <c:pt idx="1834">
                  <c:v>50.945521974712996</c:v>
                </c:pt>
                <c:pt idx="1835">
                  <c:v>46.39780820298283</c:v>
                </c:pt>
                <c:pt idx="1836">
                  <c:v>41.506928704815337</c:v>
                </c:pt>
                <c:pt idx="1837">
                  <c:v>37.585444704683148</c:v>
                </c:pt>
                <c:pt idx="1838">
                  <c:v>34.959572573256494</c:v>
                </c:pt>
                <c:pt idx="1839">
                  <c:v>32.79777688572721</c:v>
                </c:pt>
                <c:pt idx="1840">
                  <c:v>31.330365967986598</c:v>
                </c:pt>
                <c:pt idx="1841">
                  <c:v>29.863075538674465</c:v>
                </c:pt>
                <c:pt idx="1842">
                  <c:v>28.235999737618577</c:v>
                </c:pt>
                <c:pt idx="1843">
                  <c:v>27.194875884595248</c:v>
                </c:pt>
                <c:pt idx="1844">
                  <c:v>25.712678626247133</c:v>
                </c:pt>
                <c:pt idx="1845">
                  <c:v>24.535627295455779</c:v>
                </c:pt>
                <c:pt idx="1846">
                  <c:v>24.458459110420097</c:v>
                </c:pt>
                <c:pt idx="1847">
                  <c:v>24.908608722497963</c:v>
                </c:pt>
                <c:pt idx="1848">
                  <c:v>26.70241956185998</c:v>
                </c:pt>
                <c:pt idx="1849">
                  <c:v>28.264240946680321</c:v>
                </c:pt>
                <c:pt idx="1850">
                  <c:v>30.120050166069085</c:v>
                </c:pt>
                <c:pt idx="1851">
                  <c:v>31.515040852135392</c:v>
                </c:pt>
                <c:pt idx="1852">
                  <c:v>32.720608862030119</c:v>
                </c:pt>
                <c:pt idx="1853">
                  <c:v>33.422599802107108</c:v>
                </c:pt>
                <c:pt idx="1854">
                  <c:v>33.523421109142987</c:v>
                </c:pt>
                <c:pt idx="1855">
                  <c:v>34.618913914571401</c:v>
                </c:pt>
                <c:pt idx="1856">
                  <c:v>35.921185050304963</c:v>
                </c:pt>
                <c:pt idx="1857">
                  <c:v>36.732145627635049</c:v>
                </c:pt>
                <c:pt idx="1858">
                  <c:v>40.384837349204325</c:v>
                </c:pt>
                <c:pt idx="1859">
                  <c:v>43.647289260672444</c:v>
                </c:pt>
                <c:pt idx="1860">
                  <c:v>47.329180553324207</c:v>
                </c:pt>
                <c:pt idx="1861">
                  <c:v>55.346369431091063</c:v>
                </c:pt>
                <c:pt idx="1862">
                  <c:v>63.678164731546183</c:v>
                </c:pt>
                <c:pt idx="1863">
                  <c:v>68.802558569575055</c:v>
                </c:pt>
                <c:pt idx="1864">
                  <c:v>71.861319492463622</c:v>
                </c:pt>
                <c:pt idx="1865">
                  <c:v>68.412261959897037</c:v>
                </c:pt>
                <c:pt idx="1866">
                  <c:v>43.315309317798906</c:v>
                </c:pt>
                <c:pt idx="1867">
                  <c:v>49.761189508267641</c:v>
                </c:pt>
                <c:pt idx="1868">
                  <c:v>48.118500521926585</c:v>
                </c:pt>
                <c:pt idx="1869">
                  <c:v>48.278744959479553</c:v>
                </c:pt>
                <c:pt idx="1870">
                  <c:v>38.362783171772108</c:v>
                </c:pt>
                <c:pt idx="1871">
                  <c:v>11.041577339472441</c:v>
                </c:pt>
                <c:pt idx="1872">
                  <c:v>-2.8562032986964963</c:v>
                </c:pt>
                <c:pt idx="1873">
                  <c:v>-9.7716893418478854</c:v>
                </c:pt>
                <c:pt idx="1874">
                  <c:v>-19.083197949367712</c:v>
                </c:pt>
                <c:pt idx="1875">
                  <c:v>-25.715871010300368</c:v>
                </c:pt>
                <c:pt idx="1876">
                  <c:v>-28.858057618484075</c:v>
                </c:pt>
                <c:pt idx="1877">
                  <c:v>-29.775486342094528</c:v>
                </c:pt>
                <c:pt idx="1878">
                  <c:v>-31.070021086262539</c:v>
                </c:pt>
                <c:pt idx="1879">
                  <c:v>-29.390681133249796</c:v>
                </c:pt>
                <c:pt idx="1880">
                  <c:v>-28.178761227352254</c:v>
                </c:pt>
                <c:pt idx="1881">
                  <c:v>-28.240544991675733</c:v>
                </c:pt>
                <c:pt idx="1882">
                  <c:v>-28.653407047571928</c:v>
                </c:pt>
                <c:pt idx="1883">
                  <c:v>-27.984678244906195</c:v>
                </c:pt>
                <c:pt idx="1884">
                  <c:v>-30.229424495691461</c:v>
                </c:pt>
                <c:pt idx="1885">
                  <c:v>-31.859949175032206</c:v>
                </c:pt>
                <c:pt idx="1886">
                  <c:v>-32.310380125824125</c:v>
                </c:pt>
                <c:pt idx="1887">
                  <c:v>-33.001548537394385</c:v>
                </c:pt>
                <c:pt idx="1888">
                  <c:v>-32.61121320349902</c:v>
                </c:pt>
                <c:pt idx="1889">
                  <c:v>-30.674922985384786</c:v>
                </c:pt>
                <c:pt idx="1890">
                  <c:v>-29.626076298771988</c:v>
                </c:pt>
                <c:pt idx="1891">
                  <c:v>-28.663327712222316</c:v>
                </c:pt>
                <c:pt idx="1892">
                  <c:v>-27.094954287486008</c:v>
                </c:pt>
                <c:pt idx="1893">
                  <c:v>-28.499195396032846</c:v>
                </c:pt>
                <c:pt idx="1894">
                  <c:v>-29.178056555809789</c:v>
                </c:pt>
                <c:pt idx="1895">
                  <c:v>-31.199672570959397</c:v>
                </c:pt>
                <c:pt idx="1896">
                  <c:v>-32.89592093839989</c:v>
                </c:pt>
                <c:pt idx="1897">
                  <c:v>-34.271867853527901</c:v>
                </c:pt>
                <c:pt idx="1898">
                  <c:v>-35.102076991736141</c:v>
                </c:pt>
                <c:pt idx="1899">
                  <c:v>-31.909367103988373</c:v>
                </c:pt>
                <c:pt idx="1900">
                  <c:v>-25.918878605838756</c:v>
                </c:pt>
                <c:pt idx="1901">
                  <c:v>-19.654676457642509</c:v>
                </c:pt>
                <c:pt idx="1902">
                  <c:v>-15.979572549732342</c:v>
                </c:pt>
                <c:pt idx="1903">
                  <c:v>-16.741534011343678</c:v>
                </c:pt>
                <c:pt idx="1904">
                  <c:v>-7.5673953978037272</c:v>
                </c:pt>
                <c:pt idx="1905">
                  <c:v>1.1036058059584606</c:v>
                </c:pt>
                <c:pt idx="1906">
                  <c:v>16.694663233819792</c:v>
                </c:pt>
                <c:pt idx="1907">
                  <c:v>33.191117230284981</c:v>
                </c:pt>
                <c:pt idx="1908">
                  <c:v>36.704954062278063</c:v>
                </c:pt>
                <c:pt idx="1909">
                  <c:v>33.748567937432725</c:v>
                </c:pt>
                <c:pt idx="1910">
                  <c:v>31.221710481565804</c:v>
                </c:pt>
                <c:pt idx="1911">
                  <c:v>41.170906223879534</c:v>
                </c:pt>
                <c:pt idx="1912">
                  <c:v>43.658519932427161</c:v>
                </c:pt>
                <c:pt idx="1913">
                  <c:v>56.368582019543076</c:v>
                </c:pt>
                <c:pt idx="1914">
                  <c:v>59.324902502438022</c:v>
                </c:pt>
                <c:pt idx="1915">
                  <c:v>54.679937798188817</c:v>
                </c:pt>
                <c:pt idx="1916">
                  <c:v>49.408715675514756</c:v>
                </c:pt>
                <c:pt idx="1917">
                  <c:v>43.412017092339845</c:v>
                </c:pt>
                <c:pt idx="1918">
                  <c:v>39.856154960555237</c:v>
                </c:pt>
                <c:pt idx="1919">
                  <c:v>37.303197496765769</c:v>
                </c:pt>
                <c:pt idx="1920">
                  <c:v>36.533706591481383</c:v>
                </c:pt>
                <c:pt idx="1921">
                  <c:v>33.236591514772336</c:v>
                </c:pt>
                <c:pt idx="1922">
                  <c:v>31.574000914701021</c:v>
                </c:pt>
                <c:pt idx="1923">
                  <c:v>28.832555825562743</c:v>
                </c:pt>
                <c:pt idx="1924">
                  <c:v>26.451385297774419</c:v>
                </c:pt>
                <c:pt idx="1925">
                  <c:v>23.583939767630085</c:v>
                </c:pt>
                <c:pt idx="1926">
                  <c:v>22.346910728457612</c:v>
                </c:pt>
                <c:pt idx="1927">
                  <c:v>22.162299336069921</c:v>
                </c:pt>
                <c:pt idx="1928">
                  <c:v>22.818330362378759</c:v>
                </c:pt>
                <c:pt idx="1929">
                  <c:v>23.025314559827144</c:v>
                </c:pt>
                <c:pt idx="1930">
                  <c:v>23.560945010461882</c:v>
                </c:pt>
                <c:pt idx="1931">
                  <c:v>24.042398727748111</c:v>
                </c:pt>
                <c:pt idx="1932">
                  <c:v>24.250377737193823</c:v>
                </c:pt>
                <c:pt idx="1933">
                  <c:v>25.12509007758549</c:v>
                </c:pt>
                <c:pt idx="1934">
                  <c:v>25.941765881240482</c:v>
                </c:pt>
                <c:pt idx="1935">
                  <c:v>26.476514504611362</c:v>
                </c:pt>
                <c:pt idx="1936">
                  <c:v>26.512662159486048</c:v>
                </c:pt>
                <c:pt idx="1937">
                  <c:v>26.758592028623319</c:v>
                </c:pt>
                <c:pt idx="1938">
                  <c:v>27.153495421246944</c:v>
                </c:pt>
                <c:pt idx="1939">
                  <c:v>28.30122033185333</c:v>
                </c:pt>
                <c:pt idx="1940">
                  <c:v>29.786502554477398</c:v>
                </c:pt>
                <c:pt idx="1941">
                  <c:v>30.833167763035441</c:v>
                </c:pt>
                <c:pt idx="1942">
                  <c:v>37.992111412344514</c:v>
                </c:pt>
                <c:pt idx="1943">
                  <c:v>40.106807438032661</c:v>
                </c:pt>
                <c:pt idx="1944">
                  <c:v>38.812444506418181</c:v>
                </c:pt>
                <c:pt idx="1945">
                  <c:v>34.596412124358686</c:v>
                </c:pt>
                <c:pt idx="1946">
                  <c:v>36.614020358635337</c:v>
                </c:pt>
                <c:pt idx="1947">
                  <c:v>38.565311446761037</c:v>
                </c:pt>
                <c:pt idx="1948">
                  <c:v>36.591884267324978</c:v>
                </c:pt>
                <c:pt idx="1949">
                  <c:v>33.963018564624058</c:v>
                </c:pt>
                <c:pt idx="1950">
                  <c:v>33.029211006566605</c:v>
                </c:pt>
                <c:pt idx="1951">
                  <c:v>24.264562969788855</c:v>
                </c:pt>
                <c:pt idx="1952">
                  <c:v>19.587704077988196</c:v>
                </c:pt>
                <c:pt idx="1953">
                  <c:v>15.794348850457636</c:v>
                </c:pt>
                <c:pt idx="1954">
                  <c:v>6.7937672875295503</c:v>
                </c:pt>
                <c:pt idx="1955">
                  <c:v>5.7152222711593286</c:v>
                </c:pt>
                <c:pt idx="1956">
                  <c:v>9.2079597861971276</c:v>
                </c:pt>
                <c:pt idx="1957">
                  <c:v>6.5311220810754707</c:v>
                </c:pt>
                <c:pt idx="1958">
                  <c:v>3.6008825320563873</c:v>
                </c:pt>
                <c:pt idx="1959">
                  <c:v>0.68649188298897545</c:v>
                </c:pt>
                <c:pt idx="1960">
                  <c:v>11.338869228885031</c:v>
                </c:pt>
                <c:pt idx="1961">
                  <c:v>13.248265602983421</c:v>
                </c:pt>
                <c:pt idx="1962">
                  <c:v>12.123133042514034</c:v>
                </c:pt>
                <c:pt idx="1963">
                  <c:v>10.788759165408408</c:v>
                </c:pt>
                <c:pt idx="1964">
                  <c:v>7.7811311804715713</c:v>
                </c:pt>
                <c:pt idx="1965">
                  <c:v>5.5937959561522552</c:v>
                </c:pt>
                <c:pt idx="1966">
                  <c:v>1.7156753567730838</c:v>
                </c:pt>
                <c:pt idx="1967">
                  <c:v>-0.67551674917920768</c:v>
                </c:pt>
                <c:pt idx="1968">
                  <c:v>-6.1524020645057584</c:v>
                </c:pt>
                <c:pt idx="1969">
                  <c:v>-14.045790173419809</c:v>
                </c:pt>
                <c:pt idx="1970">
                  <c:v>-18.386247095354435</c:v>
                </c:pt>
                <c:pt idx="1971">
                  <c:v>-20.543443633144538</c:v>
                </c:pt>
                <c:pt idx="1972">
                  <c:v>-25.35008949777756</c:v>
                </c:pt>
                <c:pt idx="1973">
                  <c:v>-25.311858058530103</c:v>
                </c:pt>
                <c:pt idx="1974">
                  <c:v>-28.214015370738046</c:v>
                </c:pt>
                <c:pt idx="1975">
                  <c:v>-26.04143969859507</c:v>
                </c:pt>
                <c:pt idx="1976">
                  <c:v>-18.728455188046777</c:v>
                </c:pt>
                <c:pt idx="1977">
                  <c:v>-16.001003431447845</c:v>
                </c:pt>
                <c:pt idx="1978">
                  <c:v>-20.632418401474826</c:v>
                </c:pt>
                <c:pt idx="1979">
                  <c:v>-24.285245598463536</c:v>
                </c:pt>
                <c:pt idx="1980">
                  <c:v>-27.35243327851164</c:v>
                </c:pt>
                <c:pt idx="1981">
                  <c:v>-31.951504634346978</c:v>
                </c:pt>
                <c:pt idx="1982">
                  <c:v>-35.905121874221535</c:v>
                </c:pt>
                <c:pt idx="1983">
                  <c:v>-48.692727676751673</c:v>
                </c:pt>
                <c:pt idx="1984">
                  <c:v>-65.219588766342298</c:v>
                </c:pt>
                <c:pt idx="1985">
                  <c:v>-55.336197504300117</c:v>
                </c:pt>
                <c:pt idx="1986">
                  <c:v>-46.264179266488945</c:v>
                </c:pt>
                <c:pt idx="1987">
                  <c:v>-25.180173611857466</c:v>
                </c:pt>
                <c:pt idx="1988">
                  <c:v>-22.02405936540513</c:v>
                </c:pt>
                <c:pt idx="1989">
                  <c:v>-17.453288373676308</c:v>
                </c:pt>
                <c:pt idx="1990">
                  <c:v>-25.367792707583323</c:v>
                </c:pt>
                <c:pt idx="1991">
                  <c:v>-37.073133961552948</c:v>
                </c:pt>
                <c:pt idx="1992">
                  <c:v>-39.534734125204622</c:v>
                </c:pt>
                <c:pt idx="1993">
                  <c:v>-39.292907105457829</c:v>
                </c:pt>
                <c:pt idx="1994">
                  <c:v>-41.116806927487424</c:v>
                </c:pt>
                <c:pt idx="1995">
                  <c:v>-39.124912109741516</c:v>
                </c:pt>
                <c:pt idx="1996">
                  <c:v>-21.549313044232573</c:v>
                </c:pt>
                <c:pt idx="1997">
                  <c:v>-9.8344364315877435</c:v>
                </c:pt>
                <c:pt idx="1998">
                  <c:v>-24.030506863253152</c:v>
                </c:pt>
                <c:pt idx="1999">
                  <c:v>-42.131156016136835</c:v>
                </c:pt>
                <c:pt idx="2000">
                  <c:v>-41.169642871377889</c:v>
                </c:pt>
                <c:pt idx="2001">
                  <c:v>-35.006886260308335</c:v>
                </c:pt>
                <c:pt idx="2002">
                  <c:v>-30.739736597683788</c:v>
                </c:pt>
                <c:pt idx="2003">
                  <c:v>-26.369479573312784</c:v>
                </c:pt>
                <c:pt idx="2004">
                  <c:v>-29.296997520820732</c:v>
                </c:pt>
                <c:pt idx="2005">
                  <c:v>-42.027501389100927</c:v>
                </c:pt>
                <c:pt idx="2006">
                  <c:v>-54.893871826353347</c:v>
                </c:pt>
                <c:pt idx="2007">
                  <c:v>-58.967737589069515</c:v>
                </c:pt>
                <c:pt idx="2008">
                  <c:v>-49.676117302406865</c:v>
                </c:pt>
                <c:pt idx="2009">
                  <c:v>-42.922418309867531</c:v>
                </c:pt>
                <c:pt idx="2010">
                  <c:v>-38.447159134673477</c:v>
                </c:pt>
                <c:pt idx="2011">
                  <c:v>-34.054975089192453</c:v>
                </c:pt>
                <c:pt idx="2012">
                  <c:v>-26.611904211253695</c:v>
                </c:pt>
                <c:pt idx="2013">
                  <c:v>-25.041561450489255</c:v>
                </c:pt>
                <c:pt idx="2014">
                  <c:v>-26.023256095532883</c:v>
                </c:pt>
                <c:pt idx="2015">
                  <c:v>-30.478394891501619</c:v>
                </c:pt>
                <c:pt idx="2016">
                  <c:v>-38.371408470369445</c:v>
                </c:pt>
                <c:pt idx="2017">
                  <c:v>-42.561767247606149</c:v>
                </c:pt>
                <c:pt idx="2018">
                  <c:v>-40.619805875707932</c:v>
                </c:pt>
                <c:pt idx="2019">
                  <c:v>-39.551962866220109</c:v>
                </c:pt>
                <c:pt idx="2020">
                  <c:v>-38.591959414366698</c:v>
                </c:pt>
                <c:pt idx="2021">
                  <c:v>-37.191907392035951</c:v>
                </c:pt>
                <c:pt idx="2022">
                  <c:v>-36.829033444639308</c:v>
                </c:pt>
                <c:pt idx="2023">
                  <c:v>-38.320438101475141</c:v>
                </c:pt>
                <c:pt idx="2024">
                  <c:v>-37.620550715134591</c:v>
                </c:pt>
                <c:pt idx="2025">
                  <c:v>-37.834432867592895</c:v>
                </c:pt>
                <c:pt idx="2026">
                  <c:v>-39.849558202636224</c:v>
                </c:pt>
                <c:pt idx="2027">
                  <c:v>-42.417229437816516</c:v>
                </c:pt>
                <c:pt idx="2028">
                  <c:v>-44.603896006571809</c:v>
                </c:pt>
                <c:pt idx="2029">
                  <c:v>-46.593271387000605</c:v>
                </c:pt>
                <c:pt idx="2030">
                  <c:v>-46.093731974470465</c:v>
                </c:pt>
                <c:pt idx="2031">
                  <c:v>-45.713329990551131</c:v>
                </c:pt>
                <c:pt idx="2032">
                  <c:v>-44.740104276603724</c:v>
                </c:pt>
                <c:pt idx="2033">
                  <c:v>-45.684664865423244</c:v>
                </c:pt>
                <c:pt idx="2034">
                  <c:v>-44.859480327648988</c:v>
                </c:pt>
                <c:pt idx="2035">
                  <c:v>-44.489875212195471</c:v>
                </c:pt>
                <c:pt idx="2036">
                  <c:v>-44.186521381197551</c:v>
                </c:pt>
                <c:pt idx="2037">
                  <c:v>-46.68241344466086</c:v>
                </c:pt>
                <c:pt idx="2038">
                  <c:v>-49.355922295440003</c:v>
                </c:pt>
                <c:pt idx="2039">
                  <c:v>-50.289163930499406</c:v>
                </c:pt>
                <c:pt idx="2040">
                  <c:v>-48.172676557730618</c:v>
                </c:pt>
                <c:pt idx="2041">
                  <c:v>-46.526050513376902</c:v>
                </c:pt>
                <c:pt idx="2042">
                  <c:v>-45.877371216193964</c:v>
                </c:pt>
                <c:pt idx="2043">
                  <c:v>-45.137309231933102</c:v>
                </c:pt>
                <c:pt idx="2044">
                  <c:v>-44.518086811621458</c:v>
                </c:pt>
                <c:pt idx="2045">
                  <c:v>-43.040511588629982</c:v>
                </c:pt>
                <c:pt idx="2046">
                  <c:v>-42.581109912742662</c:v>
                </c:pt>
                <c:pt idx="2047">
                  <c:v>-43.700203933523376</c:v>
                </c:pt>
                <c:pt idx="2048">
                  <c:v>-45.364810171224065</c:v>
                </c:pt>
                <c:pt idx="2049">
                  <c:v>-45.253801943836827</c:v>
                </c:pt>
                <c:pt idx="2050">
                  <c:v>-43.300729737777552</c:v>
                </c:pt>
                <c:pt idx="2051">
                  <c:v>-41.984280722549208</c:v>
                </c:pt>
                <c:pt idx="2052">
                  <c:v>-43.433509151254391</c:v>
                </c:pt>
                <c:pt idx="2053">
                  <c:v>-50.50658978528827</c:v>
                </c:pt>
                <c:pt idx="2054">
                  <c:v>-56.270015648320907</c:v>
                </c:pt>
                <c:pt idx="2055">
                  <c:v>-47.950832086827667</c:v>
                </c:pt>
                <c:pt idx="2056">
                  <c:v>-47.161666353080619</c:v>
                </c:pt>
                <c:pt idx="2057">
                  <c:v>-46.177919559384904</c:v>
                </c:pt>
                <c:pt idx="2058">
                  <c:v>-45.57224522892438</c:v>
                </c:pt>
                <c:pt idx="2059">
                  <c:v>-45.982152478418016</c:v>
                </c:pt>
                <c:pt idx="2060">
                  <c:v>-46.751665828235268</c:v>
                </c:pt>
                <c:pt idx="2061">
                  <c:v>-47.793198607643284</c:v>
                </c:pt>
                <c:pt idx="2062">
                  <c:v>-47.848459475631117</c:v>
                </c:pt>
                <c:pt idx="2063">
                  <c:v>-47.849302982196861</c:v>
                </c:pt>
                <c:pt idx="2064">
                  <c:v>-46.935799092501924</c:v>
                </c:pt>
                <c:pt idx="2065">
                  <c:v>-45.063222331736043</c:v>
                </c:pt>
                <c:pt idx="2066">
                  <c:v>-43.211008958648208</c:v>
                </c:pt>
                <c:pt idx="2067">
                  <c:v>-42.521281090060711</c:v>
                </c:pt>
                <c:pt idx="2068">
                  <c:v>-43.527043163300839</c:v>
                </c:pt>
                <c:pt idx="2069">
                  <c:v>-44.726913923888006</c:v>
                </c:pt>
                <c:pt idx="2070">
                  <c:v>-45.310205672024296</c:v>
                </c:pt>
                <c:pt idx="2071">
                  <c:v>-44.887225945516569</c:v>
                </c:pt>
                <c:pt idx="2072">
                  <c:v>-45.113803014480297</c:v>
                </c:pt>
                <c:pt idx="2073">
                  <c:v>-46.56987768996818</c:v>
                </c:pt>
                <c:pt idx="2074">
                  <c:v>-47.320582283930655</c:v>
                </c:pt>
                <c:pt idx="2075">
                  <c:v>-46.815756937041833</c:v>
                </c:pt>
                <c:pt idx="2076">
                  <c:v>-45.21617710485927</c:v>
                </c:pt>
                <c:pt idx="2077">
                  <c:v>-44.25174416211879</c:v>
                </c:pt>
                <c:pt idx="2078">
                  <c:v>-44.442448996286636</c:v>
                </c:pt>
                <c:pt idx="2079">
                  <c:v>-44.814591466069956</c:v>
                </c:pt>
                <c:pt idx="2080">
                  <c:v>-45.74238326504274</c:v>
                </c:pt>
                <c:pt idx="2081">
                  <c:v>-46.694562788346907</c:v>
                </c:pt>
                <c:pt idx="2082">
                  <c:v>-47.043252306900825</c:v>
                </c:pt>
                <c:pt idx="2083">
                  <c:v>-46.716813889341111</c:v>
                </c:pt>
                <c:pt idx="2084">
                  <c:v>-46.178977768887982</c:v>
                </c:pt>
                <c:pt idx="2085">
                  <c:v>-45.835536689414127</c:v>
                </c:pt>
                <c:pt idx="2086">
                  <c:v>-45.756079183785715</c:v>
                </c:pt>
                <c:pt idx="2087">
                  <c:v>-45.908861701859564</c:v>
                </c:pt>
                <c:pt idx="2088">
                  <c:v>-45.539233243385951</c:v>
                </c:pt>
                <c:pt idx="2089">
                  <c:v>-45.605839742468362</c:v>
                </c:pt>
                <c:pt idx="2090">
                  <c:v>-46.152042941409796</c:v>
                </c:pt>
                <c:pt idx="2091">
                  <c:v>-46.685912649045967</c:v>
                </c:pt>
                <c:pt idx="2092">
                  <c:v>-46.650491539673453</c:v>
                </c:pt>
                <c:pt idx="2093">
                  <c:v>-46.151269127155878</c:v>
                </c:pt>
                <c:pt idx="2094">
                  <c:v>-45.672441628072043</c:v>
                </c:pt>
                <c:pt idx="2095">
                  <c:v>-44.842265879166504</c:v>
                </c:pt>
                <c:pt idx="2096">
                  <c:v>-43.896438984887979</c:v>
                </c:pt>
                <c:pt idx="2097">
                  <c:v>-44.113385608817701</c:v>
                </c:pt>
                <c:pt idx="2098">
                  <c:v>-45.390749010177515</c:v>
                </c:pt>
                <c:pt idx="2099">
                  <c:v>-47.060831002608822</c:v>
                </c:pt>
                <c:pt idx="2100">
                  <c:v>-48.345116888693632</c:v>
                </c:pt>
                <c:pt idx="2101">
                  <c:v>-48.804284525511719</c:v>
                </c:pt>
                <c:pt idx="2102">
                  <c:v>-48.616498910370524</c:v>
                </c:pt>
                <c:pt idx="2103">
                  <c:v>-48.241277555403194</c:v>
                </c:pt>
                <c:pt idx="2104">
                  <c:v>-48.699665224778101</c:v>
                </c:pt>
                <c:pt idx="2105">
                  <c:v>-49.549390928824273</c:v>
                </c:pt>
                <c:pt idx="2106">
                  <c:v>-49.929338649476833</c:v>
                </c:pt>
                <c:pt idx="2107">
                  <c:v>-48.867727490281446</c:v>
                </c:pt>
                <c:pt idx="2108">
                  <c:v>-47.546245906838266</c:v>
                </c:pt>
                <c:pt idx="2109">
                  <c:v>-46.220767090117178</c:v>
                </c:pt>
                <c:pt idx="2110">
                  <c:v>-45.593830845691407</c:v>
                </c:pt>
                <c:pt idx="2111">
                  <c:v>-45.712003717960975</c:v>
                </c:pt>
                <c:pt idx="2112">
                  <c:v>-44.758345160211782</c:v>
                </c:pt>
                <c:pt idx="2113">
                  <c:v>-44.981870254391097</c:v>
                </c:pt>
                <c:pt idx="2114">
                  <c:v>-45.02764371211893</c:v>
                </c:pt>
                <c:pt idx="2115">
                  <c:v>-45.329336428740028</c:v>
                </c:pt>
                <c:pt idx="2116">
                  <c:v>-45.322055352903512</c:v>
                </c:pt>
                <c:pt idx="2117">
                  <c:v>-44.084056297055632</c:v>
                </c:pt>
                <c:pt idx="2118">
                  <c:v>-42.898423735306636</c:v>
                </c:pt>
                <c:pt idx="2119">
                  <c:v>-42.606752884026349</c:v>
                </c:pt>
                <c:pt idx="2120">
                  <c:v>-44.15002948655048</c:v>
                </c:pt>
                <c:pt idx="2121">
                  <c:v>-48.032339274762847</c:v>
                </c:pt>
                <c:pt idx="2122">
                  <c:v>-47.86800407686394</c:v>
                </c:pt>
                <c:pt idx="2123">
                  <c:v>-46.107532287701289</c:v>
                </c:pt>
                <c:pt idx="2124">
                  <c:v>-44.584156342343462</c:v>
                </c:pt>
                <c:pt idx="2125">
                  <c:v>-43.287666432069578</c:v>
                </c:pt>
                <c:pt idx="2126">
                  <c:v>-41.950705017004708</c:v>
                </c:pt>
                <c:pt idx="2127">
                  <c:v>-40.456949283613973</c:v>
                </c:pt>
                <c:pt idx="2128">
                  <c:v>-39.821847603874112</c:v>
                </c:pt>
                <c:pt idx="2129">
                  <c:v>-39.72582183951949</c:v>
                </c:pt>
                <c:pt idx="2130">
                  <c:v>-38.919877149988061</c:v>
                </c:pt>
                <c:pt idx="2131">
                  <c:v>-37.856807053775057</c:v>
                </c:pt>
                <c:pt idx="2132">
                  <c:v>-37.397510562889231</c:v>
                </c:pt>
                <c:pt idx="2133">
                  <c:v>-38.065726403876575</c:v>
                </c:pt>
                <c:pt idx="2134">
                  <c:v>-39.039832059548381</c:v>
                </c:pt>
                <c:pt idx="2135">
                  <c:v>-39.804842712473182</c:v>
                </c:pt>
                <c:pt idx="2136">
                  <c:v>-39.848923335748083</c:v>
                </c:pt>
                <c:pt idx="2137">
                  <c:v>-38.927881771583529</c:v>
                </c:pt>
                <c:pt idx="2138">
                  <c:v>-38.510686322438552</c:v>
                </c:pt>
                <c:pt idx="2139">
                  <c:v>-38.841976867098815</c:v>
                </c:pt>
                <c:pt idx="2140">
                  <c:v>-39.309811303857181</c:v>
                </c:pt>
                <c:pt idx="2141">
                  <c:v>-40.20558518036534</c:v>
                </c:pt>
                <c:pt idx="2142">
                  <c:v>-40.590511754959024</c:v>
                </c:pt>
                <c:pt idx="2143">
                  <c:v>-41.65751805446871</c:v>
                </c:pt>
                <c:pt idx="2144">
                  <c:v>-42.066028334257489</c:v>
                </c:pt>
                <c:pt idx="2145">
                  <c:v>-41.968154785343799</c:v>
                </c:pt>
                <c:pt idx="2146">
                  <c:v>-43.114191395145816</c:v>
                </c:pt>
                <c:pt idx="2147">
                  <c:v>-43.824172223867158</c:v>
                </c:pt>
                <c:pt idx="2148">
                  <c:v>-42.043204383603509</c:v>
                </c:pt>
                <c:pt idx="2149">
                  <c:v>-39.537291143978877</c:v>
                </c:pt>
                <c:pt idx="2150">
                  <c:v>-37.546875241406163</c:v>
                </c:pt>
                <c:pt idx="2151">
                  <c:v>-36.597477955768255</c:v>
                </c:pt>
                <c:pt idx="2152">
                  <c:v>-37.426858315473723</c:v>
                </c:pt>
                <c:pt idx="2153">
                  <c:v>-39.929816317635456</c:v>
                </c:pt>
                <c:pt idx="2154">
                  <c:v>-42.267352500828224</c:v>
                </c:pt>
                <c:pt idx="2155">
                  <c:v>-43.167272680721197</c:v>
                </c:pt>
                <c:pt idx="2156">
                  <c:v>-43.488581048402182</c:v>
                </c:pt>
                <c:pt idx="2157">
                  <c:v>-42.357354239877431</c:v>
                </c:pt>
                <c:pt idx="2158">
                  <c:v>-41.668297101677474</c:v>
                </c:pt>
                <c:pt idx="2159">
                  <c:v>-41.703671226953304</c:v>
                </c:pt>
                <c:pt idx="2160">
                  <c:v>-41.712047658424758</c:v>
                </c:pt>
                <c:pt idx="2161">
                  <c:v>-41.248570804474724</c:v>
                </c:pt>
                <c:pt idx="2162">
                  <c:v>-40.299576884609834</c:v>
                </c:pt>
                <c:pt idx="2163">
                  <c:v>-39.818470110855223</c:v>
                </c:pt>
                <c:pt idx="2164">
                  <c:v>-38.914983331673376</c:v>
                </c:pt>
                <c:pt idx="2165">
                  <c:v>-38.342550277536795</c:v>
                </c:pt>
                <c:pt idx="2166">
                  <c:v>-39.056129379871294</c:v>
                </c:pt>
                <c:pt idx="2167">
                  <c:v>-40.31032669259195</c:v>
                </c:pt>
                <c:pt idx="2168">
                  <c:v>-41.548630255990091</c:v>
                </c:pt>
                <c:pt idx="2169">
                  <c:v>-41.74111481796853</c:v>
                </c:pt>
                <c:pt idx="2170">
                  <c:v>-41.353582408767707</c:v>
                </c:pt>
                <c:pt idx="2171">
                  <c:v>-41.433663933771911</c:v>
                </c:pt>
                <c:pt idx="2172">
                  <c:v>-42.521777233043444</c:v>
                </c:pt>
                <c:pt idx="2173">
                  <c:v>-43.379935974120691</c:v>
                </c:pt>
                <c:pt idx="2174">
                  <c:v>-43.163468229665533</c:v>
                </c:pt>
                <c:pt idx="2175">
                  <c:v>-41.756032656513092</c:v>
                </c:pt>
                <c:pt idx="2176">
                  <c:v>-38.475208955744101</c:v>
                </c:pt>
                <c:pt idx="2177">
                  <c:v>-36.839706321789727</c:v>
                </c:pt>
                <c:pt idx="2178">
                  <c:v>-35.618516831782586</c:v>
                </c:pt>
                <c:pt idx="2179">
                  <c:v>-34.176647355428329</c:v>
                </c:pt>
                <c:pt idx="2180">
                  <c:v>-35.212836764410866</c:v>
                </c:pt>
                <c:pt idx="2181">
                  <c:v>-35.739653498642426</c:v>
                </c:pt>
                <c:pt idx="2182">
                  <c:v>-37.771474428032029</c:v>
                </c:pt>
                <c:pt idx="2183">
                  <c:v>-38.279667162432922</c:v>
                </c:pt>
                <c:pt idx="2184">
                  <c:v>-38.678781564834026</c:v>
                </c:pt>
                <c:pt idx="2185">
                  <c:v>-39.526464054508978</c:v>
                </c:pt>
                <c:pt idx="2186">
                  <c:v>-39.776518233880701</c:v>
                </c:pt>
                <c:pt idx="2187">
                  <c:v>-40.578329925154904</c:v>
                </c:pt>
                <c:pt idx="2188">
                  <c:v>-42.160091136185976</c:v>
                </c:pt>
                <c:pt idx="2189">
                  <c:v>-43.269461001030308</c:v>
                </c:pt>
                <c:pt idx="2190">
                  <c:v>-42.0479071971317</c:v>
                </c:pt>
                <c:pt idx="2191">
                  <c:v>-40.023058278420187</c:v>
                </c:pt>
                <c:pt idx="2192">
                  <c:v>-36.649190893573255</c:v>
                </c:pt>
                <c:pt idx="2193">
                  <c:v>-36.385978908011637</c:v>
                </c:pt>
                <c:pt idx="2194">
                  <c:v>-37.408712986934724</c:v>
                </c:pt>
                <c:pt idx="2195">
                  <c:v>-38.899366640560096</c:v>
                </c:pt>
                <c:pt idx="2196">
                  <c:v>-41.117138918589184</c:v>
                </c:pt>
                <c:pt idx="2197">
                  <c:v>-42.886920552959531</c:v>
                </c:pt>
                <c:pt idx="2198">
                  <c:v>-44.339369321392226</c:v>
                </c:pt>
                <c:pt idx="2199">
                  <c:v>-48.06834410447501</c:v>
                </c:pt>
                <c:pt idx="2200">
                  <c:v>-49.335360834829885</c:v>
                </c:pt>
                <c:pt idx="2201">
                  <c:v>-48.736471288452634</c:v>
                </c:pt>
                <c:pt idx="2202">
                  <c:v>-47.849838942736021</c:v>
                </c:pt>
                <c:pt idx="2203">
                  <c:v>-46.889832375359731</c:v>
                </c:pt>
                <c:pt idx="2204">
                  <c:v>-45.505960357684124</c:v>
                </c:pt>
                <c:pt idx="2205">
                  <c:v>-46.72665919541658</c:v>
                </c:pt>
                <c:pt idx="2206">
                  <c:v>-47.362503660615012</c:v>
                </c:pt>
                <c:pt idx="2207">
                  <c:v>-46.970900029692267</c:v>
                </c:pt>
                <c:pt idx="2208">
                  <c:v>-47.161017392684442</c:v>
                </c:pt>
                <c:pt idx="2209">
                  <c:v>-47.22704928382062</c:v>
                </c:pt>
                <c:pt idx="2210">
                  <c:v>-46.737359174075905</c:v>
                </c:pt>
                <c:pt idx="2211">
                  <c:v>-45.564850094307467</c:v>
                </c:pt>
                <c:pt idx="2212">
                  <c:v>-45.038599653765388</c:v>
                </c:pt>
                <c:pt idx="2213">
                  <c:v>-45.06612108982835</c:v>
                </c:pt>
                <c:pt idx="2214">
                  <c:v>-45.962495583767307</c:v>
                </c:pt>
                <c:pt idx="2215">
                  <c:v>-46.84147796802354</c:v>
                </c:pt>
                <c:pt idx="2216">
                  <c:v>-46.954722318069663</c:v>
                </c:pt>
                <c:pt idx="2217">
                  <c:v>-47.26821995705648</c:v>
                </c:pt>
                <c:pt idx="2218">
                  <c:v>-47.678207732600477</c:v>
                </c:pt>
                <c:pt idx="2219">
                  <c:v>-48.865197261549994</c:v>
                </c:pt>
                <c:pt idx="2220">
                  <c:v>-49.898505353624152</c:v>
                </c:pt>
                <c:pt idx="2221">
                  <c:v>-50.484016739975573</c:v>
                </c:pt>
                <c:pt idx="2222">
                  <c:v>-50.171234883773032</c:v>
                </c:pt>
                <c:pt idx="2223">
                  <c:v>-48.943344933795828</c:v>
                </c:pt>
                <c:pt idx="2224">
                  <c:v>-46.685851759129591</c:v>
                </c:pt>
                <c:pt idx="2225">
                  <c:v>-45.312202437487777</c:v>
                </c:pt>
                <c:pt idx="2226">
                  <c:v>-45.331140502615284</c:v>
                </c:pt>
                <c:pt idx="2227">
                  <c:v>-47.020530406023624</c:v>
                </c:pt>
                <c:pt idx="2228">
                  <c:v>-47.487142080750303</c:v>
                </c:pt>
                <c:pt idx="2229">
                  <c:v>-47.118512166480677</c:v>
                </c:pt>
                <c:pt idx="2230">
                  <c:v>-46.706080233199465</c:v>
                </c:pt>
                <c:pt idx="2231">
                  <c:v>-46.728559147217524</c:v>
                </c:pt>
                <c:pt idx="2232">
                  <c:v>-47.496918117322807</c:v>
                </c:pt>
                <c:pt idx="2233">
                  <c:v>-48.376984948454087</c:v>
                </c:pt>
                <c:pt idx="2234">
                  <c:v>-48.153912405901266</c:v>
                </c:pt>
                <c:pt idx="2235">
                  <c:v>-46.16724398605875</c:v>
                </c:pt>
                <c:pt idx="2236">
                  <c:v>-43.636613072895415</c:v>
                </c:pt>
                <c:pt idx="2237">
                  <c:v>-42.675078094486018</c:v>
                </c:pt>
                <c:pt idx="2238">
                  <c:v>-45.293268244344695</c:v>
                </c:pt>
                <c:pt idx="2239">
                  <c:v>-47.954575167912417</c:v>
                </c:pt>
                <c:pt idx="2240">
                  <c:v>-47.946900596772096</c:v>
                </c:pt>
                <c:pt idx="2241">
                  <c:v>-47.923023968478105</c:v>
                </c:pt>
                <c:pt idx="2242">
                  <c:v>-48.059623027474672</c:v>
                </c:pt>
                <c:pt idx="2243">
                  <c:v>-48.006055181711979</c:v>
                </c:pt>
                <c:pt idx="2244">
                  <c:v>-47.815253331020152</c:v>
                </c:pt>
                <c:pt idx="2245">
                  <c:v>-47.282343954684578</c:v>
                </c:pt>
                <c:pt idx="2246">
                  <c:v>-51.691870896704842</c:v>
                </c:pt>
                <c:pt idx="2247">
                  <c:v>-48.51400874991581</c:v>
                </c:pt>
                <c:pt idx="2248">
                  <c:v>-44.996626045123101</c:v>
                </c:pt>
                <c:pt idx="2249">
                  <c:v>-44.701124310675034</c:v>
                </c:pt>
                <c:pt idx="2250">
                  <c:v>-46.529979292215806</c:v>
                </c:pt>
                <c:pt idx="2251">
                  <c:v>-49.881884082439861</c:v>
                </c:pt>
                <c:pt idx="2252">
                  <c:v>-54.939353911093043</c:v>
                </c:pt>
                <c:pt idx="2253">
                  <c:v>-57.450091069124738</c:v>
                </c:pt>
                <c:pt idx="2254">
                  <c:v>-58.127353991154983</c:v>
                </c:pt>
                <c:pt idx="2255">
                  <c:v>-50.795696707675134</c:v>
                </c:pt>
                <c:pt idx="2256">
                  <c:v>-50.719281775168383</c:v>
                </c:pt>
                <c:pt idx="2257">
                  <c:v>-50.224851757610509</c:v>
                </c:pt>
                <c:pt idx="2258">
                  <c:v>-49.742640383924872</c:v>
                </c:pt>
                <c:pt idx="2259">
                  <c:v>-49.60312133783949</c:v>
                </c:pt>
                <c:pt idx="2260">
                  <c:v>-49.914477084239287</c:v>
                </c:pt>
                <c:pt idx="2261">
                  <c:v>-50.275461979753153</c:v>
                </c:pt>
                <c:pt idx="2262">
                  <c:v>-50.487200297459175</c:v>
                </c:pt>
                <c:pt idx="2263">
                  <c:v>-50.334862797681829</c:v>
                </c:pt>
                <c:pt idx="2264">
                  <c:v>-50.346007393070053</c:v>
                </c:pt>
                <c:pt idx="2265">
                  <c:v>-50.104746786460105</c:v>
                </c:pt>
                <c:pt idx="2266">
                  <c:v>-49.357653804928482</c:v>
                </c:pt>
                <c:pt idx="2267">
                  <c:v>-49.163668101128152</c:v>
                </c:pt>
                <c:pt idx="2268">
                  <c:v>-48.802454984139402</c:v>
                </c:pt>
                <c:pt idx="2269">
                  <c:v>-49.107730716675839</c:v>
                </c:pt>
                <c:pt idx="2270">
                  <c:v>-49.291898149493065</c:v>
                </c:pt>
                <c:pt idx="2271">
                  <c:v>-49.461897174592657</c:v>
                </c:pt>
                <c:pt idx="2272">
                  <c:v>-49.446898989642641</c:v>
                </c:pt>
                <c:pt idx="2273">
                  <c:v>-49.077566944451341</c:v>
                </c:pt>
                <c:pt idx="2274">
                  <c:v>-49.260714342523961</c:v>
                </c:pt>
                <c:pt idx="2275">
                  <c:v>-49.552442975570798</c:v>
                </c:pt>
                <c:pt idx="2276">
                  <c:v>-50.138658451144927</c:v>
                </c:pt>
                <c:pt idx="2277">
                  <c:v>-50.544244409924005</c:v>
                </c:pt>
                <c:pt idx="2278">
                  <c:v>-50.366179660374264</c:v>
                </c:pt>
                <c:pt idx="2279">
                  <c:v>-49.853025051589412</c:v>
                </c:pt>
                <c:pt idx="2280">
                  <c:v>-49.896924855184672</c:v>
                </c:pt>
                <c:pt idx="2281">
                  <c:v>-49.916084989489725</c:v>
                </c:pt>
                <c:pt idx="2282">
                  <c:v>-50.381299391279974</c:v>
                </c:pt>
                <c:pt idx="2283">
                  <c:v>-51.093284642012478</c:v>
                </c:pt>
                <c:pt idx="2284">
                  <c:v>-51.342469577047531</c:v>
                </c:pt>
                <c:pt idx="2285">
                  <c:v>-51.19092832952991</c:v>
                </c:pt>
                <c:pt idx="2286">
                  <c:v>-51.08240722946806</c:v>
                </c:pt>
                <c:pt idx="2287">
                  <c:v>-51.151513784115352</c:v>
                </c:pt>
                <c:pt idx="2288">
                  <c:v>-51.0986893235374</c:v>
                </c:pt>
                <c:pt idx="2289">
                  <c:v>-50.919447275023984</c:v>
                </c:pt>
                <c:pt idx="2290">
                  <c:v>-50.830853343718388</c:v>
                </c:pt>
                <c:pt idx="2291">
                  <c:v>-50.690588963946098</c:v>
                </c:pt>
                <c:pt idx="2292">
                  <c:v>-50.647777643015587</c:v>
                </c:pt>
                <c:pt idx="2293">
                  <c:v>-50.143966567545917</c:v>
                </c:pt>
                <c:pt idx="2294">
                  <c:v>-49.752967875965105</c:v>
                </c:pt>
                <c:pt idx="2295">
                  <c:v>-49.418581752047629</c:v>
                </c:pt>
                <c:pt idx="2296">
                  <c:v>-49.124924624452738</c:v>
                </c:pt>
                <c:pt idx="2297">
                  <c:v>-49.129804595736161</c:v>
                </c:pt>
                <c:pt idx="2298">
                  <c:v>-49.374167641678476</c:v>
                </c:pt>
                <c:pt idx="2299">
                  <c:v>-49.512698632169162</c:v>
                </c:pt>
                <c:pt idx="2300">
                  <c:v>-49.443460271335496</c:v>
                </c:pt>
                <c:pt idx="2301">
                  <c:v>-49.075011992644939</c:v>
                </c:pt>
                <c:pt idx="2302">
                  <c:v>-48.693899898119163</c:v>
                </c:pt>
                <c:pt idx="2303">
                  <c:v>-48.030546348044474</c:v>
                </c:pt>
                <c:pt idx="2304">
                  <c:v>-47.426553839116607</c:v>
                </c:pt>
                <c:pt idx="2305">
                  <c:v>-47.422720557364009</c:v>
                </c:pt>
                <c:pt idx="2306">
                  <c:v>-47.835551338168848</c:v>
                </c:pt>
                <c:pt idx="2307">
                  <c:v>-48.407035126994117</c:v>
                </c:pt>
                <c:pt idx="2308">
                  <c:v>-49.104096139351746</c:v>
                </c:pt>
                <c:pt idx="2309">
                  <c:v>-49.945039866065436</c:v>
                </c:pt>
                <c:pt idx="2310">
                  <c:v>-49.686754126614403</c:v>
                </c:pt>
                <c:pt idx="2311">
                  <c:v>-49.380230213113833</c:v>
                </c:pt>
                <c:pt idx="2312">
                  <c:v>-48.65838452135344</c:v>
                </c:pt>
                <c:pt idx="2313">
                  <c:v>-47.517644391262216</c:v>
                </c:pt>
                <c:pt idx="2314">
                  <c:v>-46.577808168270835</c:v>
                </c:pt>
                <c:pt idx="2315">
                  <c:v>-46.433968301851031</c:v>
                </c:pt>
                <c:pt idx="2316">
                  <c:v>-46.667514654942785</c:v>
                </c:pt>
                <c:pt idx="2317">
                  <c:v>-47.249109916649225</c:v>
                </c:pt>
                <c:pt idx="2318">
                  <c:v>-48.80594117266029</c:v>
                </c:pt>
                <c:pt idx="2319">
                  <c:v>-50.659657002054928</c:v>
                </c:pt>
                <c:pt idx="2320">
                  <c:v>-53.638511362135191</c:v>
                </c:pt>
                <c:pt idx="2321">
                  <c:v>-55.346200886419332</c:v>
                </c:pt>
                <c:pt idx="2322">
                  <c:v>-55.487023394266757</c:v>
                </c:pt>
                <c:pt idx="2323">
                  <c:v>-53.804392973372686</c:v>
                </c:pt>
                <c:pt idx="2324">
                  <c:v>-51.465799035920107</c:v>
                </c:pt>
                <c:pt idx="2325">
                  <c:v>-48.895466660129969</c:v>
                </c:pt>
                <c:pt idx="2326">
                  <c:v>-49.401633658651519</c:v>
                </c:pt>
                <c:pt idx="2327">
                  <c:v>-49.191363625706224</c:v>
                </c:pt>
                <c:pt idx="2328">
                  <c:v>-49.795719868356571</c:v>
                </c:pt>
                <c:pt idx="2329">
                  <c:v>-49.909807313545706</c:v>
                </c:pt>
                <c:pt idx="2330">
                  <c:v>-49.637255381040433</c:v>
                </c:pt>
                <c:pt idx="2331">
                  <c:v>-49.096432010972059</c:v>
                </c:pt>
                <c:pt idx="2332">
                  <c:v>-49.086304104665956</c:v>
                </c:pt>
                <c:pt idx="2333">
                  <c:v>-48.799883626303071</c:v>
                </c:pt>
                <c:pt idx="2334">
                  <c:v>-49.419891752675547</c:v>
                </c:pt>
                <c:pt idx="2335">
                  <c:v>-50.397102188961959</c:v>
                </c:pt>
                <c:pt idx="2336">
                  <c:v>-50.424881028181495</c:v>
                </c:pt>
                <c:pt idx="2337">
                  <c:v>-50.925316268855035</c:v>
                </c:pt>
                <c:pt idx="2338">
                  <c:v>-50.52610300206959</c:v>
                </c:pt>
                <c:pt idx="2339">
                  <c:v>-50.131019757260859</c:v>
                </c:pt>
                <c:pt idx="2340">
                  <c:v>-50.194588002275005</c:v>
                </c:pt>
                <c:pt idx="2341">
                  <c:v>-50.108224823141612</c:v>
                </c:pt>
                <c:pt idx="2342">
                  <c:v>-49.582573806496448</c:v>
                </c:pt>
                <c:pt idx="2343">
                  <c:v>-48.955296584222651</c:v>
                </c:pt>
                <c:pt idx="2344">
                  <c:v>-49.452860291904422</c:v>
                </c:pt>
                <c:pt idx="2345">
                  <c:v>-49.302065930360385</c:v>
                </c:pt>
                <c:pt idx="2346">
                  <c:v>-49.775305354350593</c:v>
                </c:pt>
                <c:pt idx="2347">
                  <c:v>-50.335174642079792</c:v>
                </c:pt>
                <c:pt idx="2348">
                  <c:v>-50.742381213031294</c:v>
                </c:pt>
                <c:pt idx="2349">
                  <c:v>-50.266197051463493</c:v>
                </c:pt>
                <c:pt idx="2350">
                  <c:v>-49.655040234249697</c:v>
                </c:pt>
                <c:pt idx="2351">
                  <c:v>-48.928421661571541</c:v>
                </c:pt>
                <c:pt idx="2352">
                  <c:v>-47.477377264589059</c:v>
                </c:pt>
                <c:pt idx="2353">
                  <c:v>-47.570791582466335</c:v>
                </c:pt>
                <c:pt idx="2354">
                  <c:v>-50.041113677751433</c:v>
                </c:pt>
                <c:pt idx="2355">
                  <c:v>-52.209477611766296</c:v>
                </c:pt>
                <c:pt idx="2356">
                  <c:v>-53.659990385061271</c:v>
                </c:pt>
                <c:pt idx="2357">
                  <c:v>-53.842108547078595</c:v>
                </c:pt>
                <c:pt idx="2358">
                  <c:v>-52.805831246404722</c:v>
                </c:pt>
                <c:pt idx="2359">
                  <c:v>-50.902523935020938</c:v>
                </c:pt>
                <c:pt idx="2360">
                  <c:v>-49.795892644157796</c:v>
                </c:pt>
                <c:pt idx="2361">
                  <c:v>-49.911948900099382</c:v>
                </c:pt>
                <c:pt idx="2362">
                  <c:v>-51.129742649702692</c:v>
                </c:pt>
                <c:pt idx="2363">
                  <c:v>-52.243267343783167</c:v>
                </c:pt>
                <c:pt idx="2364">
                  <c:v>-53.064269684572288</c:v>
                </c:pt>
                <c:pt idx="2365">
                  <c:v>-52.799088040591478</c:v>
                </c:pt>
                <c:pt idx="2366">
                  <c:v>-52.606870934644228</c:v>
                </c:pt>
                <c:pt idx="2367">
                  <c:v>-52.282112020379095</c:v>
                </c:pt>
                <c:pt idx="2368">
                  <c:v>-52.333791369523418</c:v>
                </c:pt>
                <c:pt idx="2369">
                  <c:v>-52.748946156056633</c:v>
                </c:pt>
                <c:pt idx="2370">
                  <c:v>-53.049909351582997</c:v>
                </c:pt>
                <c:pt idx="2371">
                  <c:v>-52.914152416048609</c:v>
                </c:pt>
                <c:pt idx="2372">
                  <c:v>-52.413236441837491</c:v>
                </c:pt>
                <c:pt idx="2373">
                  <c:v>-51.554446634655157</c:v>
                </c:pt>
                <c:pt idx="2374">
                  <c:v>-50.939743311096223</c:v>
                </c:pt>
                <c:pt idx="2375">
                  <c:v>-51.055678825902362</c:v>
                </c:pt>
                <c:pt idx="2376">
                  <c:v>-51.410252352993872</c:v>
                </c:pt>
                <c:pt idx="2377">
                  <c:v>-51.76761155526826</c:v>
                </c:pt>
                <c:pt idx="2378">
                  <c:v>-52.572786647457718</c:v>
                </c:pt>
                <c:pt idx="2379">
                  <c:v>-53.397693424223085</c:v>
                </c:pt>
                <c:pt idx="2380">
                  <c:v>-53.818995952162226</c:v>
                </c:pt>
                <c:pt idx="2381">
                  <c:v>-53.763505138795963</c:v>
                </c:pt>
                <c:pt idx="2382">
                  <c:v>-52.772563802975291</c:v>
                </c:pt>
                <c:pt idx="2383">
                  <c:v>-51.979300696039623</c:v>
                </c:pt>
                <c:pt idx="2384">
                  <c:v>-51.478252456757673</c:v>
                </c:pt>
                <c:pt idx="2385">
                  <c:v>-51.578694972611359</c:v>
                </c:pt>
                <c:pt idx="2386">
                  <c:v>-52.14959269533054</c:v>
                </c:pt>
                <c:pt idx="2387">
                  <c:v>-53.097900326363657</c:v>
                </c:pt>
                <c:pt idx="2388">
                  <c:v>-53.604520694437973</c:v>
                </c:pt>
                <c:pt idx="2389">
                  <c:v>-53.171962107587127</c:v>
                </c:pt>
                <c:pt idx="2390">
                  <c:v>-52.80516097748999</c:v>
                </c:pt>
                <c:pt idx="2391">
                  <c:v>-52.586364387263558</c:v>
                </c:pt>
                <c:pt idx="2392">
                  <c:v>-52.589595547186796</c:v>
                </c:pt>
                <c:pt idx="2393">
                  <c:v>-52.986701568792093</c:v>
                </c:pt>
                <c:pt idx="2394">
                  <c:v>-53.425093451561587</c:v>
                </c:pt>
                <c:pt idx="2395">
                  <c:v>-52.9725616857638</c:v>
                </c:pt>
                <c:pt idx="2396">
                  <c:v>-52.14052456289491</c:v>
                </c:pt>
                <c:pt idx="2397">
                  <c:v>-51.548391761509976</c:v>
                </c:pt>
                <c:pt idx="2398">
                  <c:v>-51.475035464479348</c:v>
                </c:pt>
                <c:pt idx="2399">
                  <c:v>-52.417301508022241</c:v>
                </c:pt>
                <c:pt idx="2400">
                  <c:v>-53.780683491097818</c:v>
                </c:pt>
                <c:pt idx="2401">
                  <c:v>-54.012038967319064</c:v>
                </c:pt>
                <c:pt idx="2402">
                  <c:v>-53.97549748064376</c:v>
                </c:pt>
                <c:pt idx="2403">
                  <c:v>-53.080118602643459</c:v>
                </c:pt>
                <c:pt idx="2404">
                  <c:v>-52.230878138445597</c:v>
                </c:pt>
                <c:pt idx="2405">
                  <c:v>-51.334590388237579</c:v>
                </c:pt>
                <c:pt idx="2406">
                  <c:v>-51.42562115079253</c:v>
                </c:pt>
                <c:pt idx="2407">
                  <c:v>-52.428953962638793</c:v>
                </c:pt>
                <c:pt idx="2408">
                  <c:v>-54.194446339438358</c:v>
                </c:pt>
                <c:pt idx="2409">
                  <c:v>-55.159871948494427</c:v>
                </c:pt>
                <c:pt idx="2410">
                  <c:v>-55.216618517188294</c:v>
                </c:pt>
                <c:pt idx="2411">
                  <c:v>-55.24050887601571</c:v>
                </c:pt>
                <c:pt idx="2412">
                  <c:v>-56.015789866089612</c:v>
                </c:pt>
                <c:pt idx="2413">
                  <c:v>-57.123632218631158</c:v>
                </c:pt>
                <c:pt idx="2414">
                  <c:v>-57.975165776470561</c:v>
                </c:pt>
                <c:pt idx="2415">
                  <c:v>-58.567741871731997</c:v>
                </c:pt>
                <c:pt idx="2416">
                  <c:v>-58.374451635867153</c:v>
                </c:pt>
                <c:pt idx="2417">
                  <c:v>-57.614598077099423</c:v>
                </c:pt>
                <c:pt idx="2418">
                  <c:v>-57.349409979579548</c:v>
                </c:pt>
                <c:pt idx="2419">
                  <c:v>-57.293896589452814</c:v>
                </c:pt>
                <c:pt idx="2420">
                  <c:v>-57.154208378056644</c:v>
                </c:pt>
                <c:pt idx="2421">
                  <c:v>-57.237032885214923</c:v>
                </c:pt>
                <c:pt idx="2422">
                  <c:v>-56.739714865463924</c:v>
                </c:pt>
                <c:pt idx="2423">
                  <c:v>-54.246029049876611</c:v>
                </c:pt>
                <c:pt idx="2424">
                  <c:v>-51.459093473589583</c:v>
                </c:pt>
                <c:pt idx="2425">
                  <c:v>-48.498720963781032</c:v>
                </c:pt>
                <c:pt idx="2426">
                  <c:v>-49.230578230826197</c:v>
                </c:pt>
                <c:pt idx="2427">
                  <c:v>-52.895260204687375</c:v>
                </c:pt>
                <c:pt idx="2428">
                  <c:v>-56.296455688313912</c:v>
                </c:pt>
                <c:pt idx="2429">
                  <c:v>-59.66680004293238</c:v>
                </c:pt>
                <c:pt idx="2430">
                  <c:v>-61.107668040698947</c:v>
                </c:pt>
                <c:pt idx="2431">
                  <c:v>-61.759483459656202</c:v>
                </c:pt>
                <c:pt idx="2432">
                  <c:v>-59.272685943047769</c:v>
                </c:pt>
                <c:pt idx="2433">
                  <c:v>-60.208509677348751</c:v>
                </c:pt>
                <c:pt idx="2434">
                  <c:v>-52.961313751140523</c:v>
                </c:pt>
                <c:pt idx="2435">
                  <c:v>-52.916807846873958</c:v>
                </c:pt>
                <c:pt idx="2436">
                  <c:v>-55.537137763203148</c:v>
                </c:pt>
                <c:pt idx="2437">
                  <c:v>-57.96721612521312</c:v>
                </c:pt>
                <c:pt idx="2438">
                  <c:v>-59.447044917950954</c:v>
                </c:pt>
                <c:pt idx="2439">
                  <c:v>-59.254012468391444</c:v>
                </c:pt>
                <c:pt idx="2440">
                  <c:v>-58.01491733139224</c:v>
                </c:pt>
                <c:pt idx="2441">
                  <c:v>-56.845912913293624</c:v>
                </c:pt>
                <c:pt idx="2442">
                  <c:v>-55.892812398240515</c:v>
                </c:pt>
                <c:pt idx="2443">
                  <c:v>-54.331980537351512</c:v>
                </c:pt>
                <c:pt idx="2444">
                  <c:v>-54.124746277154664</c:v>
                </c:pt>
                <c:pt idx="2445">
                  <c:v>-54.286913342326841</c:v>
                </c:pt>
                <c:pt idx="2446">
                  <c:v>-54.981207411754376</c:v>
                </c:pt>
                <c:pt idx="2447">
                  <c:v>-55.547955341422451</c:v>
                </c:pt>
                <c:pt idx="2448">
                  <c:v>-55.643256797099028</c:v>
                </c:pt>
                <c:pt idx="2449">
                  <c:v>-56.128747429119606</c:v>
                </c:pt>
                <c:pt idx="2450">
                  <c:v>-56.237219491772706</c:v>
                </c:pt>
                <c:pt idx="2451">
                  <c:v>-56.318674303716961</c:v>
                </c:pt>
                <c:pt idx="2452">
                  <c:v>-56.69809793433275</c:v>
                </c:pt>
                <c:pt idx="2453">
                  <c:v>-56.427685320058281</c:v>
                </c:pt>
                <c:pt idx="2454">
                  <c:v>-57.207050132744286</c:v>
                </c:pt>
                <c:pt idx="2455">
                  <c:v>-58.561431486511239</c:v>
                </c:pt>
                <c:pt idx="2456">
                  <c:v>-60.21458368249813</c:v>
                </c:pt>
                <c:pt idx="2457">
                  <c:v>-61.032537045769836</c:v>
                </c:pt>
                <c:pt idx="2458">
                  <c:v>-60.940281784884149</c:v>
                </c:pt>
                <c:pt idx="2459">
                  <c:v>-59.973983129972687</c:v>
                </c:pt>
                <c:pt idx="2460">
                  <c:v>-57.781563453525706</c:v>
                </c:pt>
                <c:pt idx="2461">
                  <c:v>-57.394266388934071</c:v>
                </c:pt>
                <c:pt idx="2462">
                  <c:v>-58.67994077821276</c:v>
                </c:pt>
                <c:pt idx="2463">
                  <c:v>-61.262784663734401</c:v>
                </c:pt>
                <c:pt idx="2464">
                  <c:v>-62.16881929019015</c:v>
                </c:pt>
                <c:pt idx="2465">
                  <c:v>-63.239161224941924</c:v>
                </c:pt>
                <c:pt idx="2466">
                  <c:v>-63.838275925481064</c:v>
                </c:pt>
                <c:pt idx="2467">
                  <c:v>-61.285445974815779</c:v>
                </c:pt>
                <c:pt idx="2468">
                  <c:v>-58.771282401899512</c:v>
                </c:pt>
                <c:pt idx="2469">
                  <c:v>-57.809533085322741</c:v>
                </c:pt>
                <c:pt idx="2470">
                  <c:v>-58.434167156692808</c:v>
                </c:pt>
                <c:pt idx="2471">
                  <c:v>-59.342179898433841</c:v>
                </c:pt>
                <c:pt idx="2472">
                  <c:v>-61.247382843240537</c:v>
                </c:pt>
                <c:pt idx="2473">
                  <c:v>-60.957220189822522</c:v>
                </c:pt>
                <c:pt idx="2474">
                  <c:v>-58.666885296077822</c:v>
                </c:pt>
                <c:pt idx="2475">
                  <c:v>-58.800953669193319</c:v>
                </c:pt>
                <c:pt idx="2476">
                  <c:v>-59.401643269297153</c:v>
                </c:pt>
                <c:pt idx="2477">
                  <c:v>-61.951408824478555</c:v>
                </c:pt>
                <c:pt idx="2478">
                  <c:v>-65.158423266471118</c:v>
                </c:pt>
                <c:pt idx="2479">
                  <c:v>-64.905404229568674</c:v>
                </c:pt>
                <c:pt idx="2480">
                  <c:v>-64.231166481248096</c:v>
                </c:pt>
                <c:pt idx="2481">
                  <c:v>-64.440947650178927</c:v>
                </c:pt>
                <c:pt idx="2482">
                  <c:v>-60.006000100082133</c:v>
                </c:pt>
                <c:pt idx="2483">
                  <c:v>-55.021240140935852</c:v>
                </c:pt>
                <c:pt idx="2484">
                  <c:v>-51.734259141027017</c:v>
                </c:pt>
                <c:pt idx="2485">
                  <c:v>-51.712254525159125</c:v>
                </c:pt>
                <c:pt idx="2486">
                  <c:v>-51.851186961644686</c:v>
                </c:pt>
                <c:pt idx="2487">
                  <c:v>-51.90336030084012</c:v>
                </c:pt>
                <c:pt idx="2488">
                  <c:v>-50.387951334545633</c:v>
                </c:pt>
                <c:pt idx="2489">
                  <c:v>-49.995336668855302</c:v>
                </c:pt>
                <c:pt idx="2490">
                  <c:v>-50.465158970348725</c:v>
                </c:pt>
                <c:pt idx="2491">
                  <c:v>-52.301593551356106</c:v>
                </c:pt>
                <c:pt idx="2492">
                  <c:v>-54.116298072469476</c:v>
                </c:pt>
                <c:pt idx="2493">
                  <c:v>-52.424618190391321</c:v>
                </c:pt>
                <c:pt idx="2494">
                  <c:v>-52.058937993648037</c:v>
                </c:pt>
                <c:pt idx="2495">
                  <c:v>-54.722420140196093</c:v>
                </c:pt>
                <c:pt idx="2496">
                  <c:v>-52.463498997753014</c:v>
                </c:pt>
                <c:pt idx="2497">
                  <c:v>-50.008530089596746</c:v>
                </c:pt>
                <c:pt idx="2498">
                  <c:v>-48.93180498510813</c:v>
                </c:pt>
                <c:pt idx="2499">
                  <c:v>-47.431305684694394</c:v>
                </c:pt>
                <c:pt idx="2500">
                  <c:v>-40.572181651871773</c:v>
                </c:pt>
                <c:pt idx="2501">
                  <c:v>-36.348676337020137</c:v>
                </c:pt>
                <c:pt idx="2502">
                  <c:v>-35.55222876330258</c:v>
                </c:pt>
                <c:pt idx="2503">
                  <c:v>-39.32898039978538</c:v>
                </c:pt>
                <c:pt idx="2504">
                  <c:v>-41.972448116970732</c:v>
                </c:pt>
                <c:pt idx="2505">
                  <c:v>-41.62907426608637</c:v>
                </c:pt>
                <c:pt idx="2506">
                  <c:v>-53.895011516173355</c:v>
                </c:pt>
                <c:pt idx="2507">
                  <c:v>-59.606856950170595</c:v>
                </c:pt>
                <c:pt idx="2508">
                  <c:v>-59.28569573749197</c:v>
                </c:pt>
                <c:pt idx="2509">
                  <c:v>-51.180780232433762</c:v>
                </c:pt>
                <c:pt idx="2510">
                  <c:v>-51.625265801342003</c:v>
                </c:pt>
                <c:pt idx="2511">
                  <c:v>-57.041761033939586</c:v>
                </c:pt>
                <c:pt idx="2512">
                  <c:v>-67.24208088434014</c:v>
                </c:pt>
                <c:pt idx="2513">
                  <c:v>-60.959227882843635</c:v>
                </c:pt>
                <c:pt idx="2514">
                  <c:v>-44.30875354936542</c:v>
                </c:pt>
                <c:pt idx="2515">
                  <c:v>-32.505667669406321</c:v>
                </c:pt>
                <c:pt idx="2516">
                  <c:v>-23.616996457616111</c:v>
                </c:pt>
                <c:pt idx="2517">
                  <c:v>-21.475998312944203</c:v>
                </c:pt>
                <c:pt idx="2518">
                  <c:v>-20.457421217826386</c:v>
                </c:pt>
                <c:pt idx="2519">
                  <c:v>-20.176411232449119</c:v>
                </c:pt>
                <c:pt idx="2520">
                  <c:v>-21.107938928555448</c:v>
                </c:pt>
                <c:pt idx="2521">
                  <c:v>-23.619833990809905</c:v>
                </c:pt>
                <c:pt idx="2522">
                  <c:v>-27.161404612040812</c:v>
                </c:pt>
                <c:pt idx="2523">
                  <c:v>-27.197969723068365</c:v>
                </c:pt>
                <c:pt idx="2524">
                  <c:v>-25.934470622718418</c:v>
                </c:pt>
                <c:pt idx="2525">
                  <c:v>-24.252459866735151</c:v>
                </c:pt>
                <c:pt idx="2526">
                  <c:v>-21.369215689299583</c:v>
                </c:pt>
                <c:pt idx="2527">
                  <c:v>-18.774918752610414</c:v>
                </c:pt>
                <c:pt idx="2528">
                  <c:v>-17.740024597068995</c:v>
                </c:pt>
                <c:pt idx="2529">
                  <c:v>-16.365149448375078</c:v>
                </c:pt>
                <c:pt idx="2530">
                  <c:v>-13.749837232207907</c:v>
                </c:pt>
                <c:pt idx="2531">
                  <c:v>-7.7544664348038985</c:v>
                </c:pt>
                <c:pt idx="2532">
                  <c:v>-4.864360213964706</c:v>
                </c:pt>
                <c:pt idx="2533">
                  <c:v>-2.0001785325808843</c:v>
                </c:pt>
                <c:pt idx="2534">
                  <c:v>-0.29987383677469637</c:v>
                </c:pt>
                <c:pt idx="2535">
                  <c:v>3.436066386816853E-2</c:v>
                </c:pt>
                <c:pt idx="2536">
                  <c:v>1.9239201598815134</c:v>
                </c:pt>
                <c:pt idx="2537">
                  <c:v>4.3387567382549266</c:v>
                </c:pt>
                <c:pt idx="2538">
                  <c:v>9.9929673988767505</c:v>
                </c:pt>
                <c:pt idx="2539">
                  <c:v>20.541136221889786</c:v>
                </c:pt>
                <c:pt idx="2540">
                  <c:v>26.04989857821321</c:v>
                </c:pt>
                <c:pt idx="2541">
                  <c:v>32.792027041119113</c:v>
                </c:pt>
                <c:pt idx="2542">
                  <c:v>37.721169416409019</c:v>
                </c:pt>
                <c:pt idx="2543">
                  <c:v>40.000676117352867</c:v>
                </c:pt>
                <c:pt idx="2544">
                  <c:v>44.856177459747116</c:v>
                </c:pt>
                <c:pt idx="2545">
                  <c:v>48.085363587803791</c:v>
                </c:pt>
                <c:pt idx="2546">
                  <c:v>55.077433976341112</c:v>
                </c:pt>
                <c:pt idx="2547">
                  <c:v>62.694340053171352</c:v>
                </c:pt>
                <c:pt idx="2548">
                  <c:v>65.958821805033963</c:v>
                </c:pt>
                <c:pt idx="2549">
                  <c:v>58.702657249056109</c:v>
                </c:pt>
                <c:pt idx="2550">
                  <c:v>49.499575480180354</c:v>
                </c:pt>
                <c:pt idx="2551">
                  <c:v>44.312437274693593</c:v>
                </c:pt>
                <c:pt idx="2552">
                  <c:v>42.816797491613471</c:v>
                </c:pt>
                <c:pt idx="2553">
                  <c:v>44.749626665376539</c:v>
                </c:pt>
                <c:pt idx="2554">
                  <c:v>48.384099763774145</c:v>
                </c:pt>
                <c:pt idx="2555">
                  <c:v>48.946023713326582</c:v>
                </c:pt>
                <c:pt idx="2556">
                  <c:v>43.875208957473845</c:v>
                </c:pt>
                <c:pt idx="2557">
                  <c:v>38.615121805467595</c:v>
                </c:pt>
                <c:pt idx="2558">
                  <c:v>33.030333646118429</c:v>
                </c:pt>
                <c:pt idx="2559">
                  <c:v>29.250631908088373</c:v>
                </c:pt>
                <c:pt idx="2560">
                  <c:v>28.973786501113516</c:v>
                </c:pt>
                <c:pt idx="2561">
                  <c:v>29.631967438830305</c:v>
                </c:pt>
                <c:pt idx="2562">
                  <c:v>31.786774176156666</c:v>
                </c:pt>
                <c:pt idx="2563">
                  <c:v>31.883279632832885</c:v>
                </c:pt>
                <c:pt idx="2564">
                  <c:v>31.48856535793816</c:v>
                </c:pt>
                <c:pt idx="2565">
                  <c:v>30.615311811702544</c:v>
                </c:pt>
                <c:pt idx="2566">
                  <c:v>29.793324764506306</c:v>
                </c:pt>
                <c:pt idx="2567">
                  <c:v>29.31216248912591</c:v>
                </c:pt>
                <c:pt idx="2568">
                  <c:v>28.794877980721399</c:v>
                </c:pt>
                <c:pt idx="2569">
                  <c:v>28.691165114137192</c:v>
                </c:pt>
                <c:pt idx="2570">
                  <c:v>29.535334365302681</c:v>
                </c:pt>
                <c:pt idx="2571">
                  <c:v>31.23118551416102</c:v>
                </c:pt>
                <c:pt idx="2572">
                  <c:v>31.697192768200551</c:v>
                </c:pt>
                <c:pt idx="2573">
                  <c:v>32.420666046482232</c:v>
                </c:pt>
                <c:pt idx="2574">
                  <c:v>33.935966433567373</c:v>
                </c:pt>
                <c:pt idx="2575">
                  <c:v>35.500565810220252</c:v>
                </c:pt>
                <c:pt idx="2576">
                  <c:v>36.863054610461859</c:v>
                </c:pt>
                <c:pt idx="2577">
                  <c:v>39.897724839800347</c:v>
                </c:pt>
                <c:pt idx="2578">
                  <c:v>44.23454620006693</c:v>
                </c:pt>
                <c:pt idx="2579">
                  <c:v>48.033004938588149</c:v>
                </c:pt>
                <c:pt idx="2580">
                  <c:v>51.565328929999687</c:v>
                </c:pt>
                <c:pt idx="2581">
                  <c:v>56.308664460319051</c:v>
                </c:pt>
                <c:pt idx="2582">
                  <c:v>59.461855832510913</c:v>
                </c:pt>
                <c:pt idx="2583">
                  <c:v>62.758381134427466</c:v>
                </c:pt>
                <c:pt idx="2584">
                  <c:v>64.066438392871078</c:v>
                </c:pt>
                <c:pt idx="2585">
                  <c:v>66.395203599540366</c:v>
                </c:pt>
                <c:pt idx="2586">
                  <c:v>68.580782394313331</c:v>
                </c:pt>
                <c:pt idx="2587">
                  <c:v>67.447410991493982</c:v>
                </c:pt>
                <c:pt idx="2588">
                  <c:v>64.308021078737454</c:v>
                </c:pt>
                <c:pt idx="2589">
                  <c:v>58.296477150491903</c:v>
                </c:pt>
                <c:pt idx="2590">
                  <c:v>51.738298912478911</c:v>
                </c:pt>
                <c:pt idx="2591">
                  <c:v>46.426506570422234</c:v>
                </c:pt>
                <c:pt idx="2592">
                  <c:v>43.641728563225918</c:v>
                </c:pt>
                <c:pt idx="2593">
                  <c:v>37.102308574256135</c:v>
                </c:pt>
                <c:pt idx="2594">
                  <c:v>26.783330076745433</c:v>
                </c:pt>
                <c:pt idx="2595">
                  <c:v>18.214435553632022</c:v>
                </c:pt>
                <c:pt idx="2596">
                  <c:v>10.588911970157044</c:v>
                </c:pt>
                <c:pt idx="2597">
                  <c:v>6.2024436781830339</c:v>
                </c:pt>
                <c:pt idx="2598">
                  <c:v>3.7717329124348096</c:v>
                </c:pt>
                <c:pt idx="2599">
                  <c:v>2.5617118929308442</c:v>
                </c:pt>
                <c:pt idx="2600">
                  <c:v>0.82617258484402201</c:v>
                </c:pt>
                <c:pt idx="2601">
                  <c:v>-0.21257245275900608</c:v>
                </c:pt>
                <c:pt idx="2602">
                  <c:v>-1.6671263437537891</c:v>
                </c:pt>
                <c:pt idx="2603">
                  <c:v>-3.7544065123803265</c:v>
                </c:pt>
                <c:pt idx="2604">
                  <c:v>-5.2498408970034269</c:v>
                </c:pt>
                <c:pt idx="2605">
                  <c:v>-5.6973287612536696</c:v>
                </c:pt>
                <c:pt idx="2606">
                  <c:v>-6.9566859404276835</c:v>
                </c:pt>
                <c:pt idx="2607">
                  <c:v>-6.5134866101194673</c:v>
                </c:pt>
                <c:pt idx="2608">
                  <c:v>-5.1042568406562356</c:v>
                </c:pt>
                <c:pt idx="2609">
                  <c:v>-4.8384570479270135</c:v>
                </c:pt>
                <c:pt idx="2610">
                  <c:v>-3.8965509412167703</c:v>
                </c:pt>
                <c:pt idx="2611">
                  <c:v>-3.7755493401711036</c:v>
                </c:pt>
                <c:pt idx="2612">
                  <c:v>-5.0583792799414908</c:v>
                </c:pt>
                <c:pt idx="2613">
                  <c:v>-6.2273706271027818</c:v>
                </c:pt>
                <c:pt idx="2614">
                  <c:v>-7.259046704989446</c:v>
                </c:pt>
                <c:pt idx="2615">
                  <c:v>-7.4349127067892722</c:v>
                </c:pt>
                <c:pt idx="2616">
                  <c:v>-6.931243976993108</c:v>
                </c:pt>
                <c:pt idx="2617">
                  <c:v>-4.7520169851885781</c:v>
                </c:pt>
                <c:pt idx="2618">
                  <c:v>-2.7883175250382481</c:v>
                </c:pt>
                <c:pt idx="2619">
                  <c:v>-1.3761418099533766</c:v>
                </c:pt>
                <c:pt idx="2620">
                  <c:v>-0.61891872022936512</c:v>
                </c:pt>
                <c:pt idx="2621">
                  <c:v>-3.179893274280837</c:v>
                </c:pt>
                <c:pt idx="2622">
                  <c:v>-6.2385873992328227</c:v>
                </c:pt>
                <c:pt idx="2623">
                  <c:v>-5.9935606872354006</c:v>
                </c:pt>
                <c:pt idx="2624">
                  <c:v>-4.9255962361787038</c:v>
                </c:pt>
                <c:pt idx="2625">
                  <c:v>-4.4187127880221153</c:v>
                </c:pt>
                <c:pt idx="2626">
                  <c:v>1.3660952488301243</c:v>
                </c:pt>
                <c:pt idx="2627">
                  <c:v>7.0542485736590956</c:v>
                </c:pt>
                <c:pt idx="2628">
                  <c:v>10.711983755307232</c:v>
                </c:pt>
                <c:pt idx="2629">
                  <c:v>20.676892238641496</c:v>
                </c:pt>
                <c:pt idx="2630">
                  <c:v>30.696744083755501</c:v>
                </c:pt>
                <c:pt idx="2631">
                  <c:v>34.95018954896139</c:v>
                </c:pt>
                <c:pt idx="2632">
                  <c:v>28.834247783310786</c:v>
                </c:pt>
                <c:pt idx="2633">
                  <c:v>17.362053981272716</c:v>
                </c:pt>
                <c:pt idx="2634">
                  <c:v>12.354560571875281</c:v>
                </c:pt>
                <c:pt idx="2635">
                  <c:v>20.190986013722895</c:v>
                </c:pt>
                <c:pt idx="2636">
                  <c:v>26.418693469033549</c:v>
                </c:pt>
                <c:pt idx="2637">
                  <c:v>34.280044788906643</c:v>
                </c:pt>
                <c:pt idx="2638">
                  <c:v>47.668025241259805</c:v>
                </c:pt>
                <c:pt idx="2639">
                  <c:v>54.713819716109846</c:v>
                </c:pt>
                <c:pt idx="2640">
                  <c:v>57.826527752712963</c:v>
                </c:pt>
                <c:pt idx="2641">
                  <c:v>58.351775272803792</c:v>
                </c:pt>
                <c:pt idx="2642">
                  <c:v>57.967957445709779</c:v>
                </c:pt>
                <c:pt idx="2643">
                  <c:v>56.707834647018856</c:v>
                </c:pt>
                <c:pt idx="2644">
                  <c:v>54.164718576974479</c:v>
                </c:pt>
                <c:pt idx="2645">
                  <c:v>50.844103839968206</c:v>
                </c:pt>
                <c:pt idx="2646">
                  <c:v>47.571922659433142</c:v>
                </c:pt>
                <c:pt idx="2647">
                  <c:v>44.284260739501889</c:v>
                </c:pt>
                <c:pt idx="2648">
                  <c:v>41.315306804260388</c:v>
                </c:pt>
                <c:pt idx="2649">
                  <c:v>38.801889513654793</c:v>
                </c:pt>
                <c:pt idx="2650">
                  <c:v>36.490325491075829</c:v>
                </c:pt>
                <c:pt idx="2651">
                  <c:v>35.881985921698593</c:v>
                </c:pt>
                <c:pt idx="2652">
                  <c:v>36.04220042168253</c:v>
                </c:pt>
                <c:pt idx="2653">
                  <c:v>36.955446169257563</c:v>
                </c:pt>
                <c:pt idx="2654">
                  <c:v>38.057716349168096</c:v>
                </c:pt>
                <c:pt idx="2655">
                  <c:v>38.844356468567582</c:v>
                </c:pt>
                <c:pt idx="2656">
                  <c:v>39.120151975634286</c:v>
                </c:pt>
                <c:pt idx="2657">
                  <c:v>39.781405844852983</c:v>
                </c:pt>
                <c:pt idx="2658">
                  <c:v>40.74027403810004</c:v>
                </c:pt>
                <c:pt idx="2659">
                  <c:v>40.924949654324116</c:v>
                </c:pt>
                <c:pt idx="2660">
                  <c:v>40.32761153503268</c:v>
                </c:pt>
                <c:pt idx="2661">
                  <c:v>39.625202053910911</c:v>
                </c:pt>
                <c:pt idx="2662">
                  <c:v>38.709139650369465</c:v>
                </c:pt>
                <c:pt idx="2663">
                  <c:v>39.224035187719203</c:v>
                </c:pt>
                <c:pt idx="2664">
                  <c:v>39.914602394972384</c:v>
                </c:pt>
                <c:pt idx="2665">
                  <c:v>40.241649229245162</c:v>
                </c:pt>
                <c:pt idx="2666">
                  <c:v>40.42894209547768</c:v>
                </c:pt>
                <c:pt idx="2667">
                  <c:v>39.968344273018985</c:v>
                </c:pt>
                <c:pt idx="2668">
                  <c:v>39.224318947545072</c:v>
                </c:pt>
                <c:pt idx="2669">
                  <c:v>38.88111004782067</c:v>
                </c:pt>
                <c:pt idx="2670">
                  <c:v>38.633269422318641</c:v>
                </c:pt>
                <c:pt idx="2671">
                  <c:v>39.550277370926317</c:v>
                </c:pt>
                <c:pt idx="2672">
                  <c:v>41.733446571479533</c:v>
                </c:pt>
                <c:pt idx="2673">
                  <c:v>44.191838312947759</c:v>
                </c:pt>
                <c:pt idx="2674">
                  <c:v>47.924793774227538</c:v>
                </c:pt>
                <c:pt idx="2675">
                  <c:v>52.091714826201546</c:v>
                </c:pt>
                <c:pt idx="2676">
                  <c:v>54.899633667098342</c:v>
                </c:pt>
                <c:pt idx="2677">
                  <c:v>56.534480482772736</c:v>
                </c:pt>
                <c:pt idx="2678">
                  <c:v>57.138991619937713</c:v>
                </c:pt>
                <c:pt idx="2679">
                  <c:v>55.572833584973274</c:v>
                </c:pt>
                <c:pt idx="2680">
                  <c:v>55.384122093429255</c:v>
                </c:pt>
                <c:pt idx="2681">
                  <c:v>55.317097998489999</c:v>
                </c:pt>
                <c:pt idx="2682">
                  <c:v>55.244828503851863</c:v>
                </c:pt>
                <c:pt idx="2683">
                  <c:v>57.39643623690759</c:v>
                </c:pt>
                <c:pt idx="2684">
                  <c:v>59.234627155838744</c:v>
                </c:pt>
                <c:pt idx="2685">
                  <c:v>60.475401962466066</c:v>
                </c:pt>
                <c:pt idx="2686">
                  <c:v>62.511172005917743</c:v>
                </c:pt>
                <c:pt idx="2687">
                  <c:v>58.876462682691553</c:v>
                </c:pt>
                <c:pt idx="2688">
                  <c:v>53.51249322617177</c:v>
                </c:pt>
                <c:pt idx="2689">
                  <c:v>44.546062619263907</c:v>
                </c:pt>
                <c:pt idx="2690">
                  <c:v>37.73805772468112</c:v>
                </c:pt>
                <c:pt idx="2691">
                  <c:v>33.179750250968503</c:v>
                </c:pt>
                <c:pt idx="2692">
                  <c:v>23.075209623511558</c:v>
                </c:pt>
                <c:pt idx="2693">
                  <c:v>13.789156401752276</c:v>
                </c:pt>
                <c:pt idx="2694">
                  <c:v>11.630599610823554</c:v>
                </c:pt>
                <c:pt idx="2695">
                  <c:v>3.8848729859608926</c:v>
                </c:pt>
                <c:pt idx="2696">
                  <c:v>0.54722479113224254</c:v>
                </c:pt>
                <c:pt idx="2697">
                  <c:v>0.19857949155283203</c:v>
                </c:pt>
                <c:pt idx="2698">
                  <c:v>-1.5301588393287426</c:v>
                </c:pt>
                <c:pt idx="2699">
                  <c:v>-2.6471445501971687</c:v>
                </c:pt>
                <c:pt idx="2700">
                  <c:v>-3.9183681432046233</c:v>
                </c:pt>
                <c:pt idx="2701">
                  <c:v>-6.3300338263438052</c:v>
                </c:pt>
                <c:pt idx="2702">
                  <c:v>-5.6750055133508122</c:v>
                </c:pt>
                <c:pt idx="2703">
                  <c:v>-7.103461944360574</c:v>
                </c:pt>
                <c:pt idx="2704">
                  <c:v>-7.5104046284238652</c:v>
                </c:pt>
                <c:pt idx="2705">
                  <c:v>-7.486778940521809</c:v>
                </c:pt>
                <c:pt idx="2706">
                  <c:v>-7.2134995515045324</c:v>
                </c:pt>
                <c:pt idx="2707">
                  <c:v>-7.4991882819941331</c:v>
                </c:pt>
                <c:pt idx="2708">
                  <c:v>-7.7213364203462191</c:v>
                </c:pt>
                <c:pt idx="2709">
                  <c:v>-7.6616508466689144</c:v>
                </c:pt>
                <c:pt idx="2710">
                  <c:v>-7.6473557134693744</c:v>
                </c:pt>
                <c:pt idx="2711">
                  <c:v>-6.7125761999952607</c:v>
                </c:pt>
                <c:pt idx="2712">
                  <c:v>-5.6917387822428749</c:v>
                </c:pt>
                <c:pt idx="2713">
                  <c:v>-4.9385400767861691</c:v>
                </c:pt>
                <c:pt idx="2714">
                  <c:v>-4.5190835819142672</c:v>
                </c:pt>
                <c:pt idx="2715">
                  <c:v>-4.7137397547683682</c:v>
                </c:pt>
                <c:pt idx="2716">
                  <c:v>-5.4965343197484424</c:v>
                </c:pt>
                <c:pt idx="2717">
                  <c:v>-5.9525779295214614</c:v>
                </c:pt>
                <c:pt idx="2718">
                  <c:v>-4.467549738788219</c:v>
                </c:pt>
                <c:pt idx="2719">
                  <c:v>-1.9650997949743778</c:v>
                </c:pt>
                <c:pt idx="2720">
                  <c:v>1.1159591229044452</c:v>
                </c:pt>
                <c:pt idx="2721">
                  <c:v>1.2900247893124457</c:v>
                </c:pt>
                <c:pt idx="2722">
                  <c:v>6.7687396302369187</c:v>
                </c:pt>
                <c:pt idx="2723">
                  <c:v>11.61211802310183</c:v>
                </c:pt>
                <c:pt idx="2724">
                  <c:v>15.13231012819074</c:v>
                </c:pt>
                <c:pt idx="2725">
                  <c:v>17.061000659790206</c:v>
                </c:pt>
                <c:pt idx="2726">
                  <c:v>19.473545134962531</c:v>
                </c:pt>
                <c:pt idx="2727">
                  <c:v>18.546132736812318</c:v>
                </c:pt>
                <c:pt idx="2728">
                  <c:v>28.83251086442765</c:v>
                </c:pt>
                <c:pt idx="2729">
                  <c:v>37.056398642265314</c:v>
                </c:pt>
                <c:pt idx="2730">
                  <c:v>36.389611908390364</c:v>
                </c:pt>
                <c:pt idx="2731">
                  <c:v>41.689840816257778</c:v>
                </c:pt>
                <c:pt idx="2732">
                  <c:v>53.066764665948547</c:v>
                </c:pt>
                <c:pt idx="2733">
                  <c:v>67.602183722181536</c:v>
                </c:pt>
                <c:pt idx="2734">
                  <c:v>81.509396505357572</c:v>
                </c:pt>
                <c:pt idx="2735">
                  <c:v>84.372601482492882</c:v>
                </c:pt>
                <c:pt idx="2736">
                  <c:v>76.293379855695122</c:v>
                </c:pt>
                <c:pt idx="2737">
                  <c:v>67.300338528405135</c:v>
                </c:pt>
                <c:pt idx="2738">
                  <c:v>60.50743299687754</c:v>
                </c:pt>
                <c:pt idx="2739">
                  <c:v>55.069590360652199</c:v>
                </c:pt>
                <c:pt idx="2740">
                  <c:v>51.172022070703697</c:v>
                </c:pt>
                <c:pt idx="2741">
                  <c:v>47.029296845644367</c:v>
                </c:pt>
                <c:pt idx="2742">
                  <c:v>43.814487009278317</c:v>
                </c:pt>
                <c:pt idx="2743">
                  <c:v>42.882229828127727</c:v>
                </c:pt>
                <c:pt idx="2744">
                  <c:v>42.688841472643645</c:v>
                </c:pt>
                <c:pt idx="2745">
                  <c:v>41.501311342086666</c:v>
                </c:pt>
                <c:pt idx="2746">
                  <c:v>39.824154082314848</c:v>
                </c:pt>
                <c:pt idx="2747">
                  <c:v>38.651609206486448</c:v>
                </c:pt>
                <c:pt idx="2748">
                  <c:v>37.395145484104823</c:v>
                </c:pt>
                <c:pt idx="2749">
                  <c:v>37.259486187975646</c:v>
                </c:pt>
                <c:pt idx="2750">
                  <c:v>37.037380163478353</c:v>
                </c:pt>
                <c:pt idx="2751">
                  <c:v>36.489548143417089</c:v>
                </c:pt>
                <c:pt idx="2752">
                  <c:v>35.861091469519863</c:v>
                </c:pt>
                <c:pt idx="2753">
                  <c:v>35.735167463512354</c:v>
                </c:pt>
                <c:pt idx="2754">
                  <c:v>35.954662748672717</c:v>
                </c:pt>
                <c:pt idx="2755">
                  <c:v>36.544736928195825</c:v>
                </c:pt>
                <c:pt idx="2756">
                  <c:v>36.904866894945521</c:v>
                </c:pt>
                <c:pt idx="2757">
                  <c:v>36.772399771421533</c:v>
                </c:pt>
                <c:pt idx="2758">
                  <c:v>36.068809228163943</c:v>
                </c:pt>
                <c:pt idx="2759">
                  <c:v>35.358618783972744</c:v>
                </c:pt>
                <c:pt idx="2760">
                  <c:v>34.667987955489423</c:v>
                </c:pt>
                <c:pt idx="2761">
                  <c:v>35.037827634717935</c:v>
                </c:pt>
                <c:pt idx="2762">
                  <c:v>37.249421415983257</c:v>
                </c:pt>
                <c:pt idx="2763">
                  <c:v>39.201880547266029</c:v>
                </c:pt>
                <c:pt idx="2764">
                  <c:v>41.267901158031314</c:v>
                </c:pt>
                <c:pt idx="2765">
                  <c:v>43.291344751831168</c:v>
                </c:pt>
                <c:pt idx="2766">
                  <c:v>45.516442355882738</c:v>
                </c:pt>
                <c:pt idx="2767">
                  <c:v>47.042001857056675</c:v>
                </c:pt>
                <c:pt idx="2768">
                  <c:v>50.547386957663065</c:v>
                </c:pt>
                <c:pt idx="2769">
                  <c:v>53.725234611605714</c:v>
                </c:pt>
                <c:pt idx="2770">
                  <c:v>56.36807782852398</c:v>
                </c:pt>
                <c:pt idx="2771">
                  <c:v>62.716180329280824</c:v>
                </c:pt>
                <c:pt idx="2772">
                  <c:v>64.31140932348336</c:v>
                </c:pt>
                <c:pt idx="2773">
                  <c:v>66.948226290741417</c:v>
                </c:pt>
                <c:pt idx="2774">
                  <c:v>65.868734576592416</c:v>
                </c:pt>
                <c:pt idx="2775">
                  <c:v>67.853149846595684</c:v>
                </c:pt>
                <c:pt idx="2776">
                  <c:v>69.990407232441285</c:v>
                </c:pt>
                <c:pt idx="2777">
                  <c:v>69.680341226308229</c:v>
                </c:pt>
                <c:pt idx="2778">
                  <c:v>67.06787966959061</c:v>
                </c:pt>
                <c:pt idx="2779">
                  <c:v>59.762420318147257</c:v>
                </c:pt>
                <c:pt idx="2780">
                  <c:v>43.647145158226323</c:v>
                </c:pt>
                <c:pt idx="2781">
                  <c:v>32.601642264034453</c:v>
                </c:pt>
                <c:pt idx="2782">
                  <c:v>25.024320108580397</c:v>
                </c:pt>
                <c:pt idx="2783">
                  <c:v>16.229033752317367</c:v>
                </c:pt>
                <c:pt idx="2784">
                  <c:v>10.553163855778743</c:v>
                </c:pt>
                <c:pt idx="2785">
                  <c:v>3.9396888335041713</c:v>
                </c:pt>
                <c:pt idx="2786">
                  <c:v>0.55811880737294506</c:v>
                </c:pt>
                <c:pt idx="2787">
                  <c:v>-4.3137959233307805</c:v>
                </c:pt>
                <c:pt idx="2788">
                  <c:v>-8.5378932309789981</c:v>
                </c:pt>
                <c:pt idx="2789">
                  <c:v>-9.8134670790570553</c:v>
                </c:pt>
                <c:pt idx="2790">
                  <c:v>-11.546036100457831</c:v>
                </c:pt>
                <c:pt idx="2791">
                  <c:v>-10.57779135238345</c:v>
                </c:pt>
                <c:pt idx="2792">
                  <c:v>-11.805127972539035</c:v>
                </c:pt>
                <c:pt idx="2793">
                  <c:v>-14.13073096656435</c:v>
                </c:pt>
                <c:pt idx="2794">
                  <c:v>-11.430531791936241</c:v>
                </c:pt>
                <c:pt idx="2795">
                  <c:v>-13.524327878281952</c:v>
                </c:pt>
                <c:pt idx="2796">
                  <c:v>-15.010460344396529</c:v>
                </c:pt>
                <c:pt idx="2797">
                  <c:v>-14.762378358493807</c:v>
                </c:pt>
                <c:pt idx="2798">
                  <c:v>-14.041141059639939</c:v>
                </c:pt>
                <c:pt idx="2799">
                  <c:v>-13.273407452241207</c:v>
                </c:pt>
                <c:pt idx="2800">
                  <c:v>-13.89266460237635</c:v>
                </c:pt>
                <c:pt idx="2801">
                  <c:v>-13.760071163172325</c:v>
                </c:pt>
                <c:pt idx="2802">
                  <c:v>-13.227698683944395</c:v>
                </c:pt>
                <c:pt idx="2803">
                  <c:v>-12.588692233208381</c:v>
                </c:pt>
                <c:pt idx="2804">
                  <c:v>-11.54282688876085</c:v>
                </c:pt>
                <c:pt idx="2805">
                  <c:v>-10.609719331372629</c:v>
                </c:pt>
                <c:pt idx="2806">
                  <c:v>-9.9664712073246857</c:v>
                </c:pt>
                <c:pt idx="2807">
                  <c:v>-9.0192046802963191</c:v>
                </c:pt>
                <c:pt idx="2808">
                  <c:v>-8.4270102790462609</c:v>
                </c:pt>
                <c:pt idx="2809">
                  <c:v>-7.5320687428841113</c:v>
                </c:pt>
                <c:pt idx="2810">
                  <c:v>-5.472971544536418</c:v>
                </c:pt>
                <c:pt idx="2811">
                  <c:v>-2.5877305936363078</c:v>
                </c:pt>
                <c:pt idx="2812">
                  <c:v>3.4431138423273465E-2</c:v>
                </c:pt>
                <c:pt idx="2813">
                  <c:v>2.679121319172411</c:v>
                </c:pt>
                <c:pt idx="2814">
                  <c:v>6.1306732545352514</c:v>
                </c:pt>
                <c:pt idx="2815">
                  <c:v>8.5708592211960895</c:v>
                </c:pt>
                <c:pt idx="2816">
                  <c:v>12.856336719415598</c:v>
                </c:pt>
                <c:pt idx="2817">
                  <c:v>20.474490579315788</c:v>
                </c:pt>
                <c:pt idx="2818">
                  <c:v>27.351768558981043</c:v>
                </c:pt>
                <c:pt idx="2819">
                  <c:v>39.33147898275385</c:v>
                </c:pt>
                <c:pt idx="2820">
                  <c:v>56.301560116423559</c:v>
                </c:pt>
                <c:pt idx="2821">
                  <c:v>65.988021005751307</c:v>
                </c:pt>
                <c:pt idx="2822">
                  <c:v>65.20224106488611</c:v>
                </c:pt>
                <c:pt idx="2823">
                  <c:v>60.098137761166804</c:v>
                </c:pt>
                <c:pt idx="2824">
                  <c:v>52.7882466283586</c:v>
                </c:pt>
                <c:pt idx="2825">
                  <c:v>51.806224534472122</c:v>
                </c:pt>
                <c:pt idx="2826">
                  <c:v>53.544263449546513</c:v>
                </c:pt>
                <c:pt idx="2827">
                  <c:v>53.881948240866599</c:v>
                </c:pt>
                <c:pt idx="2828">
                  <c:v>50.430147779712648</c:v>
                </c:pt>
                <c:pt idx="2829">
                  <c:v>46.410516487872869</c:v>
                </c:pt>
                <c:pt idx="2830">
                  <c:v>41.547616186737265</c:v>
                </c:pt>
                <c:pt idx="2831">
                  <c:v>37.571226126721562</c:v>
                </c:pt>
                <c:pt idx="2832">
                  <c:v>35.078751626775897</c:v>
                </c:pt>
                <c:pt idx="2833">
                  <c:v>32.332195766211491</c:v>
                </c:pt>
                <c:pt idx="2834">
                  <c:v>30.529114235451765</c:v>
                </c:pt>
                <c:pt idx="2835">
                  <c:v>28.602108954076201</c:v>
                </c:pt>
                <c:pt idx="2836">
                  <c:v>26.450142499891317</c:v>
                </c:pt>
                <c:pt idx="2837">
                  <c:v>25.255941156434186</c:v>
                </c:pt>
                <c:pt idx="2838">
                  <c:v>23.969202522420552</c:v>
                </c:pt>
                <c:pt idx="2839">
                  <c:v>22.657335113461798</c:v>
                </c:pt>
                <c:pt idx="2840">
                  <c:v>21.34037566235067</c:v>
                </c:pt>
                <c:pt idx="2841">
                  <c:v>19.889117369514295</c:v>
                </c:pt>
                <c:pt idx="2842">
                  <c:v>18.988713435238068</c:v>
                </c:pt>
                <c:pt idx="2843">
                  <c:v>19.107655914071923</c:v>
                </c:pt>
                <c:pt idx="2844">
                  <c:v>19.275720867240249</c:v>
                </c:pt>
                <c:pt idx="2845">
                  <c:v>20.174883694334557</c:v>
                </c:pt>
                <c:pt idx="2846">
                  <c:v>20.217021347573827</c:v>
                </c:pt>
                <c:pt idx="2847">
                  <c:v>20.366254887474941</c:v>
                </c:pt>
                <c:pt idx="2848">
                  <c:v>21.748136158891732</c:v>
                </c:pt>
                <c:pt idx="2849">
                  <c:v>22.496515303467184</c:v>
                </c:pt>
                <c:pt idx="2850">
                  <c:v>23.053495914751217</c:v>
                </c:pt>
                <c:pt idx="2851">
                  <c:v>21.920436108252659</c:v>
                </c:pt>
                <c:pt idx="2852">
                  <c:v>20.448778294522324</c:v>
                </c:pt>
                <c:pt idx="2853">
                  <c:v>18.3443006278303</c:v>
                </c:pt>
                <c:pt idx="2854">
                  <c:v>18.551000661673648</c:v>
                </c:pt>
                <c:pt idx="2855">
                  <c:v>18.998381239596277</c:v>
                </c:pt>
                <c:pt idx="2856">
                  <c:v>20.463299497499925</c:v>
                </c:pt>
                <c:pt idx="2857">
                  <c:v>26.998351403696809</c:v>
                </c:pt>
                <c:pt idx="2858">
                  <c:v>33.48677877200938</c:v>
                </c:pt>
                <c:pt idx="2859">
                  <c:v>38.898714416213288</c:v>
                </c:pt>
                <c:pt idx="2860">
                  <c:v>41.856249308835828</c:v>
                </c:pt>
                <c:pt idx="2861">
                  <c:v>47.569091152643281</c:v>
                </c:pt>
                <c:pt idx="2862">
                  <c:v>53.167849382180428</c:v>
                </c:pt>
                <c:pt idx="2863">
                  <c:v>56.817325959363501</c:v>
                </c:pt>
                <c:pt idx="2864">
                  <c:v>58.589374010644576</c:v>
                </c:pt>
                <c:pt idx="2865">
                  <c:v>62.792768653980374</c:v>
                </c:pt>
                <c:pt idx="2866">
                  <c:v>64.424847764533482</c:v>
                </c:pt>
                <c:pt idx="2867">
                  <c:v>58.514087981406504</c:v>
                </c:pt>
                <c:pt idx="2868">
                  <c:v>40.210711765443321</c:v>
                </c:pt>
                <c:pt idx="2869">
                  <c:v>27.048366412911673</c:v>
                </c:pt>
                <c:pt idx="2870">
                  <c:v>18.959564619859695</c:v>
                </c:pt>
                <c:pt idx="2871">
                  <c:v>8.1281156767802401</c:v>
                </c:pt>
                <c:pt idx="2872">
                  <c:v>1.143288974314608</c:v>
                </c:pt>
                <c:pt idx="2873">
                  <c:v>-2.7947458730272334</c:v>
                </c:pt>
                <c:pt idx="2874">
                  <c:v>-5.0320719779375036</c:v>
                </c:pt>
                <c:pt idx="2875">
                  <c:v>-7.4173490796074759</c:v>
                </c:pt>
                <c:pt idx="2876">
                  <c:v>-8.5266629637171363</c:v>
                </c:pt>
                <c:pt idx="2877">
                  <c:v>-9.6629632598987225</c:v>
                </c:pt>
                <c:pt idx="2878">
                  <c:v>-10.326826567101886</c:v>
                </c:pt>
                <c:pt idx="2879">
                  <c:v>-12.571324606889727</c:v>
                </c:pt>
                <c:pt idx="2880">
                  <c:v>-14.636009126677076</c:v>
                </c:pt>
                <c:pt idx="2881">
                  <c:v>-16.103662379590716</c:v>
                </c:pt>
                <c:pt idx="2882">
                  <c:v>-16.546520293575352</c:v>
                </c:pt>
                <c:pt idx="2883">
                  <c:v>-16.641194209398531</c:v>
                </c:pt>
                <c:pt idx="2884">
                  <c:v>-16.449286305242513</c:v>
                </c:pt>
                <c:pt idx="2885">
                  <c:v>-16.43441973124871</c:v>
                </c:pt>
                <c:pt idx="2886">
                  <c:v>-16.711515522845332</c:v>
                </c:pt>
                <c:pt idx="2887">
                  <c:v>-17.200955937332751</c:v>
                </c:pt>
                <c:pt idx="2888">
                  <c:v>-17.176443281427719</c:v>
                </c:pt>
                <c:pt idx="2889">
                  <c:v>-16.797517357611547</c:v>
                </c:pt>
                <c:pt idx="2890">
                  <c:v>-15.648320658475443</c:v>
                </c:pt>
                <c:pt idx="2891">
                  <c:v>-14.521618665356298</c:v>
                </c:pt>
                <c:pt idx="2892">
                  <c:v>-14.106757643925981</c:v>
                </c:pt>
                <c:pt idx="2893">
                  <c:v>-13.948018632356987</c:v>
                </c:pt>
                <c:pt idx="2894">
                  <c:v>-14.968562828676584</c:v>
                </c:pt>
                <c:pt idx="2895">
                  <c:v>-15.267117764888996</c:v>
                </c:pt>
                <c:pt idx="2896">
                  <c:v>-14.036531179422296</c:v>
                </c:pt>
                <c:pt idx="2897">
                  <c:v>-11.497084189540322</c:v>
                </c:pt>
                <c:pt idx="2898">
                  <c:v>-8.2931393198326955</c:v>
                </c:pt>
                <c:pt idx="2899">
                  <c:v>-5.3731747104235872</c:v>
                </c:pt>
                <c:pt idx="2900">
                  <c:v>-2.7228335277926154</c:v>
                </c:pt>
                <c:pt idx="2901">
                  <c:v>0.36731459990480497</c:v>
                </c:pt>
                <c:pt idx="2902">
                  <c:v>4.3908870755691582</c:v>
                </c:pt>
                <c:pt idx="2903">
                  <c:v>10.709690853446737</c:v>
                </c:pt>
                <c:pt idx="2904">
                  <c:v>18.879666434493711</c:v>
                </c:pt>
                <c:pt idx="2905">
                  <c:v>28.32495854058774</c:v>
                </c:pt>
                <c:pt idx="2906">
                  <c:v>32.997508326460817</c:v>
                </c:pt>
                <c:pt idx="2907">
                  <c:v>44.451371020558661</c:v>
                </c:pt>
                <c:pt idx="2908">
                  <c:v>64.312766071655091</c:v>
                </c:pt>
                <c:pt idx="2909">
                  <c:v>65.209095594319237</c:v>
                </c:pt>
                <c:pt idx="2910">
                  <c:v>65.675530908910275</c:v>
                </c:pt>
                <c:pt idx="2911">
                  <c:v>69.638314885380538</c:v>
                </c:pt>
                <c:pt idx="2912">
                  <c:v>73.90910948537568</c:v>
                </c:pt>
                <c:pt idx="2913">
                  <c:v>73.685971323544791</c:v>
                </c:pt>
                <c:pt idx="2914">
                  <c:v>70.744400787820624</c:v>
                </c:pt>
                <c:pt idx="2915">
                  <c:v>63.5984408750694</c:v>
                </c:pt>
                <c:pt idx="2916">
                  <c:v>55.703020998166551</c:v>
                </c:pt>
                <c:pt idx="2917">
                  <c:v>48.157086031021748</c:v>
                </c:pt>
                <c:pt idx="2918">
                  <c:v>42.721000084553097</c:v>
                </c:pt>
                <c:pt idx="2919">
                  <c:v>37.348031397713072</c:v>
                </c:pt>
                <c:pt idx="2920">
                  <c:v>34.400329838741804</c:v>
                </c:pt>
                <c:pt idx="2921">
                  <c:v>32.641372097504991</c:v>
                </c:pt>
                <c:pt idx="2922">
                  <c:v>31.789037140505535</c:v>
                </c:pt>
                <c:pt idx="2923">
                  <c:v>31.433172535599869</c:v>
                </c:pt>
                <c:pt idx="2924">
                  <c:v>31.534333067239288</c:v>
                </c:pt>
                <c:pt idx="2925">
                  <c:v>31.144421274542733</c:v>
                </c:pt>
                <c:pt idx="2926">
                  <c:v>29.36083166200606</c:v>
                </c:pt>
                <c:pt idx="2927">
                  <c:v>26.919988787189265</c:v>
                </c:pt>
                <c:pt idx="2928">
                  <c:v>24.393283792022736</c:v>
                </c:pt>
                <c:pt idx="2929">
                  <c:v>23.125289016774815</c:v>
                </c:pt>
                <c:pt idx="2930">
                  <c:v>23.570790277912181</c:v>
                </c:pt>
                <c:pt idx="2931">
                  <c:v>24.765279612388898</c:v>
                </c:pt>
                <c:pt idx="2932">
                  <c:v>25.752018612065399</c:v>
                </c:pt>
                <c:pt idx="2933">
                  <c:v>25.556980394904983</c:v>
                </c:pt>
                <c:pt idx="2934">
                  <c:v>24.931399513616892</c:v>
                </c:pt>
                <c:pt idx="2935">
                  <c:v>23.738622907309249</c:v>
                </c:pt>
                <c:pt idx="2936">
                  <c:v>23.138056801697552</c:v>
                </c:pt>
                <c:pt idx="2937">
                  <c:v>22.853528404778157</c:v>
                </c:pt>
                <c:pt idx="2938">
                  <c:v>23.798647265262062</c:v>
                </c:pt>
                <c:pt idx="2939">
                  <c:v>25.565578475270428</c:v>
                </c:pt>
                <c:pt idx="2940">
                  <c:v>27.955115276868124</c:v>
                </c:pt>
                <c:pt idx="2941">
                  <c:v>30.239652810815929</c:v>
                </c:pt>
                <c:pt idx="2942">
                  <c:v>34.205259811123931</c:v>
                </c:pt>
                <c:pt idx="2943">
                  <c:v>36.966727913229136</c:v>
                </c:pt>
                <c:pt idx="2944">
                  <c:v>42.66255440160505</c:v>
                </c:pt>
                <c:pt idx="2945">
                  <c:v>46.619688520237197</c:v>
                </c:pt>
                <c:pt idx="2946">
                  <c:v>48.635391728025219</c:v>
                </c:pt>
                <c:pt idx="2947">
                  <c:v>49.553313805210834</c:v>
                </c:pt>
                <c:pt idx="2948">
                  <c:v>52.180203902211986</c:v>
                </c:pt>
                <c:pt idx="2949">
                  <c:v>55.259235255388859</c:v>
                </c:pt>
                <c:pt idx="2950">
                  <c:v>53.4106546462422</c:v>
                </c:pt>
                <c:pt idx="2951">
                  <c:v>50.303709121748803</c:v>
                </c:pt>
                <c:pt idx="2952">
                  <c:v>43.641864106201623</c:v>
                </c:pt>
                <c:pt idx="2953">
                  <c:v>32.132804733500564</c:v>
                </c:pt>
                <c:pt idx="2954">
                  <c:v>29.104175032935746</c:v>
                </c:pt>
                <c:pt idx="2955">
                  <c:v>17.595795036391639</c:v>
                </c:pt>
                <c:pt idx="2956">
                  <c:v>6.939433593679138</c:v>
                </c:pt>
                <c:pt idx="2957">
                  <c:v>-1.4078949932163471</c:v>
                </c:pt>
                <c:pt idx="2958">
                  <c:v>-3.3375275997218328</c:v>
                </c:pt>
                <c:pt idx="2959">
                  <c:v>-9.2666181091689861</c:v>
                </c:pt>
                <c:pt idx="2960">
                  <c:v>-4.0291674356072997</c:v>
                </c:pt>
                <c:pt idx="2961">
                  <c:v>-0.21236834831846843</c:v>
                </c:pt>
                <c:pt idx="2962">
                  <c:v>-2.7218945792010723</c:v>
                </c:pt>
                <c:pt idx="2963">
                  <c:v>-6.032217886127234</c:v>
                </c:pt>
                <c:pt idx="2964">
                  <c:v>-8.2149569041578463</c:v>
                </c:pt>
                <c:pt idx="2965">
                  <c:v>-11.473106337942578</c:v>
                </c:pt>
                <c:pt idx="2966">
                  <c:v>-12.234279544904808</c:v>
                </c:pt>
                <c:pt idx="2967">
                  <c:v>-15.834430038684328</c:v>
                </c:pt>
                <c:pt idx="2968">
                  <c:v>-14.710996352986532</c:v>
                </c:pt>
                <c:pt idx="2969">
                  <c:v>-16.058666870368558</c:v>
                </c:pt>
                <c:pt idx="2970">
                  <c:v>-17.730725115648443</c:v>
                </c:pt>
                <c:pt idx="2971">
                  <c:v>-17.659011990597222</c:v>
                </c:pt>
                <c:pt idx="2972">
                  <c:v>-20.843930452980313</c:v>
                </c:pt>
                <c:pt idx="2973">
                  <c:v>-23.342408651914621</c:v>
                </c:pt>
                <c:pt idx="2974">
                  <c:v>-25.590522757891865</c:v>
                </c:pt>
                <c:pt idx="2975">
                  <c:v>-28.830801100825962</c:v>
                </c:pt>
                <c:pt idx="2976">
                  <c:v>-30.147426650382894</c:v>
                </c:pt>
                <c:pt idx="2977">
                  <c:v>-32.679029447680207</c:v>
                </c:pt>
                <c:pt idx="2978">
                  <c:v>-34.906928299309499</c:v>
                </c:pt>
                <c:pt idx="2979">
                  <c:v>-38.09807679878719</c:v>
                </c:pt>
                <c:pt idx="2980">
                  <c:v>-40.548724550280312</c:v>
                </c:pt>
                <c:pt idx="2981">
                  <c:v>-37.979383290426192</c:v>
                </c:pt>
                <c:pt idx="2982">
                  <c:v>-41.844382462916393</c:v>
                </c:pt>
                <c:pt idx="2983">
                  <c:v>-47.135339571845606</c:v>
                </c:pt>
                <c:pt idx="2984">
                  <c:v>-44.352625230238544</c:v>
                </c:pt>
                <c:pt idx="2985">
                  <c:v>-39.074669808055155</c:v>
                </c:pt>
                <c:pt idx="2986">
                  <c:v>-33.816115981128121</c:v>
                </c:pt>
                <c:pt idx="2987">
                  <c:v>-30.670199901449021</c:v>
                </c:pt>
                <c:pt idx="2988">
                  <c:v>-36.212081452538065</c:v>
                </c:pt>
                <c:pt idx="2989">
                  <c:v>-38.613700097928209</c:v>
                </c:pt>
                <c:pt idx="2990">
                  <c:v>-28.424895420764695</c:v>
                </c:pt>
                <c:pt idx="2991">
                  <c:v>-29.101930409050432</c:v>
                </c:pt>
                <c:pt idx="2992">
                  <c:v>-24.486666836102735</c:v>
                </c:pt>
                <c:pt idx="2993">
                  <c:v>-25.736361667202338</c:v>
                </c:pt>
                <c:pt idx="2994">
                  <c:v>-37.969516583122754</c:v>
                </c:pt>
                <c:pt idx="2995">
                  <c:v>-46.913636855503974</c:v>
                </c:pt>
                <c:pt idx="2996">
                  <c:v>-53.500777704021999</c:v>
                </c:pt>
                <c:pt idx="2997">
                  <c:v>-55.246926543844026</c:v>
                </c:pt>
                <c:pt idx="2998">
                  <c:v>-51.189103178588034</c:v>
                </c:pt>
                <c:pt idx="2999">
                  <c:v>-42.898876057133336</c:v>
                </c:pt>
                <c:pt idx="3000">
                  <c:v>-35.950319989505708</c:v>
                </c:pt>
                <c:pt idx="3001">
                  <c:v>-33.377866399092625</c:v>
                </c:pt>
                <c:pt idx="3002">
                  <c:v>-34.282127583748753</c:v>
                </c:pt>
                <c:pt idx="3003">
                  <c:v>-36.908564549400168</c:v>
                </c:pt>
                <c:pt idx="3004">
                  <c:v>-41.661442825042258</c:v>
                </c:pt>
                <c:pt idx="3005">
                  <c:v>-50.406580869919175</c:v>
                </c:pt>
                <c:pt idx="3006">
                  <c:v>-55.920773644546699</c:v>
                </c:pt>
                <c:pt idx="3007">
                  <c:v>-54.822246651653451</c:v>
                </c:pt>
                <c:pt idx="3008">
                  <c:v>-53.407152996229335</c:v>
                </c:pt>
                <c:pt idx="3009">
                  <c:v>-52.179600603891984</c:v>
                </c:pt>
                <c:pt idx="3010">
                  <c:v>-50.888881643159422</c:v>
                </c:pt>
                <c:pt idx="3011">
                  <c:v>-49.420128075283365</c:v>
                </c:pt>
                <c:pt idx="3012">
                  <c:v>-49.906739619951772</c:v>
                </c:pt>
                <c:pt idx="3013">
                  <c:v>-52.975709682330248</c:v>
                </c:pt>
                <c:pt idx="3014">
                  <c:v>-53.568111585484793</c:v>
                </c:pt>
                <c:pt idx="3015">
                  <c:v>-54.107379423696109</c:v>
                </c:pt>
                <c:pt idx="3016">
                  <c:v>-54.517700287562711</c:v>
                </c:pt>
                <c:pt idx="3017">
                  <c:v>-54.868522619470376</c:v>
                </c:pt>
                <c:pt idx="3018">
                  <c:v>-53.981332862723541</c:v>
                </c:pt>
                <c:pt idx="3019">
                  <c:v>-52.86698766682283</c:v>
                </c:pt>
                <c:pt idx="3020">
                  <c:v>-53.37577867450252</c:v>
                </c:pt>
                <c:pt idx="3021">
                  <c:v>-54.782427094788375</c:v>
                </c:pt>
                <c:pt idx="3022">
                  <c:v>-55.229258421009909</c:v>
                </c:pt>
                <c:pt idx="3023">
                  <c:v>-55.191713961024824</c:v>
                </c:pt>
                <c:pt idx="3024">
                  <c:v>-55.406963405956645</c:v>
                </c:pt>
                <c:pt idx="3025">
                  <c:v>-55.844425806423246</c:v>
                </c:pt>
                <c:pt idx="3026">
                  <c:v>-56.905465741585886</c:v>
                </c:pt>
                <c:pt idx="3027">
                  <c:v>-56.612354816673538</c:v>
                </c:pt>
                <c:pt idx="3028">
                  <c:v>-55.934820578982212</c:v>
                </c:pt>
                <c:pt idx="3029">
                  <c:v>-55.831626618007377</c:v>
                </c:pt>
                <c:pt idx="3030">
                  <c:v>-56.182915994210639</c:v>
                </c:pt>
                <c:pt idx="3031">
                  <c:v>-56.678749519184066</c:v>
                </c:pt>
                <c:pt idx="3032">
                  <c:v>-57.656235019134584</c:v>
                </c:pt>
                <c:pt idx="3033">
                  <c:v>-58.464225991369418</c:v>
                </c:pt>
                <c:pt idx="3034">
                  <c:v>-58.345443950813078</c:v>
                </c:pt>
                <c:pt idx="3035">
                  <c:v>-57.574007170009345</c:v>
                </c:pt>
                <c:pt idx="3036">
                  <c:v>-55.937502987478808</c:v>
                </c:pt>
                <c:pt idx="3037">
                  <c:v>-55.06773533360947</c:v>
                </c:pt>
                <c:pt idx="3038">
                  <c:v>-54.536738557173663</c:v>
                </c:pt>
                <c:pt idx="3039">
                  <c:v>-54.667397746877619</c:v>
                </c:pt>
                <c:pt idx="3040">
                  <c:v>-55.682704475572933</c:v>
                </c:pt>
                <c:pt idx="3041">
                  <c:v>-56.562978614479405</c:v>
                </c:pt>
                <c:pt idx="3042">
                  <c:v>-56.601360726624037</c:v>
                </c:pt>
                <c:pt idx="3043">
                  <c:v>-57.418176665221964</c:v>
                </c:pt>
                <c:pt idx="3044">
                  <c:v>-55.936807293814766</c:v>
                </c:pt>
                <c:pt idx="3045">
                  <c:v>-54.066992112125106</c:v>
                </c:pt>
                <c:pt idx="3046">
                  <c:v>-54.619348225219717</c:v>
                </c:pt>
                <c:pt idx="3047">
                  <c:v>-55.526143366677914</c:v>
                </c:pt>
                <c:pt idx="3048">
                  <c:v>-56.051101902708545</c:v>
                </c:pt>
                <c:pt idx="3049">
                  <c:v>-55.977815996759382</c:v>
                </c:pt>
                <c:pt idx="3050">
                  <c:v>-57.267814929477062</c:v>
                </c:pt>
                <c:pt idx="3051">
                  <c:v>-62.230010750190793</c:v>
                </c:pt>
                <c:pt idx="3052">
                  <c:v>-55.073624030943357</c:v>
                </c:pt>
                <c:pt idx="3053">
                  <c:v>-56.554699696459032</c:v>
                </c:pt>
                <c:pt idx="3054">
                  <c:v>-57.383072090249918</c:v>
                </c:pt>
                <c:pt idx="3055">
                  <c:v>-57.561629347494751</c:v>
                </c:pt>
                <c:pt idx="3056">
                  <c:v>-57.739448882240438</c:v>
                </c:pt>
                <c:pt idx="3057">
                  <c:v>-57.10236684577886</c:v>
                </c:pt>
                <c:pt idx="3058">
                  <c:v>-56.005996450783911</c:v>
                </c:pt>
                <c:pt idx="3059">
                  <c:v>-55.472892175972518</c:v>
                </c:pt>
                <c:pt idx="3060">
                  <c:v>-55.276898121088792</c:v>
                </c:pt>
                <c:pt idx="3061">
                  <c:v>-54.862605078466977</c:v>
                </c:pt>
                <c:pt idx="3062">
                  <c:v>-54.982087309543559</c:v>
                </c:pt>
                <c:pt idx="3063">
                  <c:v>-54.792770900849092</c:v>
                </c:pt>
                <c:pt idx="3064">
                  <c:v>-55.048570350321647</c:v>
                </c:pt>
                <c:pt idx="3065">
                  <c:v>-55.012467327861536</c:v>
                </c:pt>
                <c:pt idx="3066">
                  <c:v>-54.459427287700095</c:v>
                </c:pt>
                <c:pt idx="3067">
                  <c:v>-54.993894469557979</c:v>
                </c:pt>
                <c:pt idx="3068">
                  <c:v>-54.381578763209674</c:v>
                </c:pt>
                <c:pt idx="3069">
                  <c:v>-53.782197529251256</c:v>
                </c:pt>
                <c:pt idx="3070">
                  <c:v>-53.924506599486669</c:v>
                </c:pt>
                <c:pt idx="3071">
                  <c:v>-53.986694339824872</c:v>
                </c:pt>
                <c:pt idx="3072">
                  <c:v>-53.800444635968951</c:v>
                </c:pt>
                <c:pt idx="3073">
                  <c:v>-53.570505462147587</c:v>
                </c:pt>
                <c:pt idx="3074">
                  <c:v>-53.590787578765962</c:v>
                </c:pt>
                <c:pt idx="3075">
                  <c:v>-54.050187645949094</c:v>
                </c:pt>
                <c:pt idx="3076">
                  <c:v>-54.583046950737156</c:v>
                </c:pt>
                <c:pt idx="3077">
                  <c:v>-54.60705074860622</c:v>
                </c:pt>
                <c:pt idx="3078">
                  <c:v>-54.653632863790619</c:v>
                </c:pt>
                <c:pt idx="3079">
                  <c:v>-54.36092115915519</c:v>
                </c:pt>
                <c:pt idx="3080">
                  <c:v>-54.418355264640084</c:v>
                </c:pt>
                <c:pt idx="3081">
                  <c:v>-54.381017124526544</c:v>
                </c:pt>
                <c:pt idx="3082">
                  <c:v>-54.957777364807754</c:v>
                </c:pt>
                <c:pt idx="3083">
                  <c:v>-55.437853150207978</c:v>
                </c:pt>
                <c:pt idx="3084">
                  <c:v>-55.173121324944262</c:v>
                </c:pt>
                <c:pt idx="3085">
                  <c:v>-54.502149698299974</c:v>
                </c:pt>
                <c:pt idx="3086">
                  <c:v>-56.782088683867372</c:v>
                </c:pt>
                <c:pt idx="3087">
                  <c:v>-58.356630499574713</c:v>
                </c:pt>
                <c:pt idx="3088">
                  <c:v>-54.977837951109521</c:v>
                </c:pt>
                <c:pt idx="3089">
                  <c:v>-53.326069703354371</c:v>
                </c:pt>
                <c:pt idx="3090">
                  <c:v>-52.625284604141143</c:v>
                </c:pt>
                <c:pt idx="3091">
                  <c:v>-56.053821988753938</c:v>
                </c:pt>
                <c:pt idx="3092">
                  <c:v>-57.116508971707681</c:v>
                </c:pt>
                <c:pt idx="3093">
                  <c:v>-56.707879573171802</c:v>
                </c:pt>
                <c:pt idx="3094">
                  <c:v>-57.776721506544696</c:v>
                </c:pt>
                <c:pt idx="3095">
                  <c:v>-58.518430451741743</c:v>
                </c:pt>
                <c:pt idx="3096">
                  <c:v>-59.158219740141483</c:v>
                </c:pt>
                <c:pt idx="3097">
                  <c:v>-60.157387199486209</c:v>
                </c:pt>
                <c:pt idx="3098">
                  <c:v>-55.65847316383384</c:v>
                </c:pt>
                <c:pt idx="3099">
                  <c:v>-51.878812105247647</c:v>
                </c:pt>
                <c:pt idx="3100">
                  <c:v>-52.879541579347546</c:v>
                </c:pt>
                <c:pt idx="3101">
                  <c:v>-55.336190722584924</c:v>
                </c:pt>
                <c:pt idx="3102">
                  <c:v>-56.524628600642487</c:v>
                </c:pt>
                <c:pt idx="3103">
                  <c:v>-57.742594862886655</c:v>
                </c:pt>
                <c:pt idx="3104">
                  <c:v>-60.259481873952922</c:v>
                </c:pt>
                <c:pt idx="3105">
                  <c:v>-60.617389436714781</c:v>
                </c:pt>
                <c:pt idx="3106">
                  <c:v>-56.199694915892316</c:v>
                </c:pt>
                <c:pt idx="3107">
                  <c:v>-53.577331520972756</c:v>
                </c:pt>
                <c:pt idx="3108">
                  <c:v>-52.814363853275502</c:v>
                </c:pt>
                <c:pt idx="3109">
                  <c:v>-52.572492642432657</c:v>
                </c:pt>
                <c:pt idx="3110">
                  <c:v>-53.014399813553332</c:v>
                </c:pt>
                <c:pt idx="3111">
                  <c:v>-54.328604860651232</c:v>
                </c:pt>
                <c:pt idx="3112">
                  <c:v>-55.319431428373491</c:v>
                </c:pt>
                <c:pt idx="3113">
                  <c:v>-56.72924702942376</c:v>
                </c:pt>
                <c:pt idx="3114">
                  <c:v>-58.716529556293267</c:v>
                </c:pt>
                <c:pt idx="3115">
                  <c:v>-60.444709810059116</c:v>
                </c:pt>
                <c:pt idx="3116">
                  <c:v>-60.556731394595921</c:v>
                </c:pt>
                <c:pt idx="3117">
                  <c:v>-59.50838038065401</c:v>
                </c:pt>
                <c:pt idx="3118">
                  <c:v>-58.881784027111898</c:v>
                </c:pt>
                <c:pt idx="3119">
                  <c:v>-59.663340026752977</c:v>
                </c:pt>
                <c:pt idx="3120">
                  <c:v>-59.407194320778423</c:v>
                </c:pt>
                <c:pt idx="3121">
                  <c:v>-63.532469286392441</c:v>
                </c:pt>
                <c:pt idx="3122">
                  <c:v>-64.592802621301672</c:v>
                </c:pt>
                <c:pt idx="3123">
                  <c:v>-62.24480492441225</c:v>
                </c:pt>
                <c:pt idx="3124">
                  <c:v>-59.206730394708117</c:v>
                </c:pt>
                <c:pt idx="3125">
                  <c:v>-55.152494120462009</c:v>
                </c:pt>
                <c:pt idx="3126">
                  <c:v>-54.246816635051509</c:v>
                </c:pt>
                <c:pt idx="3127">
                  <c:v>-52.820357866746143</c:v>
                </c:pt>
                <c:pt idx="3128">
                  <c:v>-54.296349603549039</c:v>
                </c:pt>
                <c:pt idx="3129">
                  <c:v>-59.526685088197958</c:v>
                </c:pt>
                <c:pt idx="3130">
                  <c:v>-60.433221861924075</c:v>
                </c:pt>
                <c:pt idx="3131">
                  <c:v>-58.857590694049172</c:v>
                </c:pt>
                <c:pt idx="3132">
                  <c:v>-53.807494835762334</c:v>
                </c:pt>
                <c:pt idx="3133">
                  <c:v>-54.178063480890984</c:v>
                </c:pt>
                <c:pt idx="3134">
                  <c:v>-53.10563481025094</c:v>
                </c:pt>
                <c:pt idx="3135">
                  <c:v>-53.31523269141227</c:v>
                </c:pt>
                <c:pt idx="3136">
                  <c:v>-53.299880508368837</c:v>
                </c:pt>
                <c:pt idx="3137">
                  <c:v>-53.384133272040152</c:v>
                </c:pt>
                <c:pt idx="3138">
                  <c:v>-54.939912873225786</c:v>
                </c:pt>
                <c:pt idx="3139">
                  <c:v>-57.731549878865046</c:v>
                </c:pt>
                <c:pt idx="3140">
                  <c:v>-58.482320553978212</c:v>
                </c:pt>
                <c:pt idx="3141">
                  <c:v>-60.122056112083989</c:v>
                </c:pt>
                <c:pt idx="3142">
                  <c:v>-57.962161466866441</c:v>
                </c:pt>
                <c:pt idx="3143">
                  <c:v>-56.189998691100108</c:v>
                </c:pt>
                <c:pt idx="3144">
                  <c:v>-54.781477194248531</c:v>
                </c:pt>
                <c:pt idx="3145">
                  <c:v>-52.068527053863185</c:v>
                </c:pt>
                <c:pt idx="3146">
                  <c:v>-50.028056290227347</c:v>
                </c:pt>
                <c:pt idx="3147">
                  <c:v>-49.100415243410588</c:v>
                </c:pt>
                <c:pt idx="3148">
                  <c:v>-51.803165163087023</c:v>
                </c:pt>
                <c:pt idx="3149">
                  <c:v>-53.578048703397023</c:v>
                </c:pt>
                <c:pt idx="3150">
                  <c:v>-55.882747100083236</c:v>
                </c:pt>
                <c:pt idx="3151">
                  <c:v>-59.502285510975653</c:v>
                </c:pt>
                <c:pt idx="3152">
                  <c:v>-59.87514503752552</c:v>
                </c:pt>
                <c:pt idx="3153">
                  <c:v>-55.64350198076577</c:v>
                </c:pt>
                <c:pt idx="3154">
                  <c:v>-53.109721790422</c:v>
                </c:pt>
                <c:pt idx="3155">
                  <c:v>-52.920652681991804</c:v>
                </c:pt>
                <c:pt idx="3156">
                  <c:v>-53.019921687615856</c:v>
                </c:pt>
                <c:pt idx="3157">
                  <c:v>-52.410899482215093</c:v>
                </c:pt>
                <c:pt idx="3158">
                  <c:v>-52.124453814339731</c:v>
                </c:pt>
                <c:pt idx="3159">
                  <c:v>-51.868262096755487</c:v>
                </c:pt>
                <c:pt idx="3160">
                  <c:v>-51.97950082901496</c:v>
                </c:pt>
                <c:pt idx="3161">
                  <c:v>-52.644157958102227</c:v>
                </c:pt>
                <c:pt idx="3162">
                  <c:v>-52.95146952417273</c:v>
                </c:pt>
                <c:pt idx="3163">
                  <c:v>-52.964795586295658</c:v>
                </c:pt>
                <c:pt idx="3164">
                  <c:v>-53.201184967337817</c:v>
                </c:pt>
                <c:pt idx="3165">
                  <c:v>-52.984604851740364</c:v>
                </c:pt>
                <c:pt idx="3166">
                  <c:v>-52.411273479363139</c:v>
                </c:pt>
                <c:pt idx="3167">
                  <c:v>-52.654630845548553</c:v>
                </c:pt>
                <c:pt idx="3168">
                  <c:v>-52.386867614492488</c:v>
                </c:pt>
                <c:pt idx="3169">
                  <c:v>-52.686019007608365</c:v>
                </c:pt>
                <c:pt idx="3170">
                  <c:v>-52.815570731008684</c:v>
                </c:pt>
                <c:pt idx="3171">
                  <c:v>-52.588584953287381</c:v>
                </c:pt>
                <c:pt idx="3172">
                  <c:v>-52.812855262758241</c:v>
                </c:pt>
                <c:pt idx="3173">
                  <c:v>-53.678549986698719</c:v>
                </c:pt>
                <c:pt idx="3174">
                  <c:v>-54.151346042476895</c:v>
                </c:pt>
                <c:pt idx="3175">
                  <c:v>-54.492658961208825</c:v>
                </c:pt>
                <c:pt idx="3176">
                  <c:v>-54.129582502488923</c:v>
                </c:pt>
                <c:pt idx="3177">
                  <c:v>-53.817467720813177</c:v>
                </c:pt>
                <c:pt idx="3178">
                  <c:v>-54.035526964924635</c:v>
                </c:pt>
                <c:pt idx="3179">
                  <c:v>-54.140138045136283</c:v>
                </c:pt>
                <c:pt idx="3180">
                  <c:v>-53.998214229644809</c:v>
                </c:pt>
                <c:pt idx="3181">
                  <c:v>-53.997908532549644</c:v>
                </c:pt>
                <c:pt idx="3182">
                  <c:v>-53.612280739924117</c:v>
                </c:pt>
                <c:pt idx="3183">
                  <c:v>-52.449495114289874</c:v>
                </c:pt>
                <c:pt idx="3184">
                  <c:v>-51.873627040479789</c:v>
                </c:pt>
                <c:pt idx="3185">
                  <c:v>-51.779500572474483</c:v>
                </c:pt>
                <c:pt idx="3186">
                  <c:v>-52.149544513875036</c:v>
                </c:pt>
                <c:pt idx="3187">
                  <c:v>-52.838375740348724</c:v>
                </c:pt>
                <c:pt idx="3188">
                  <c:v>-53.60406896056125</c:v>
                </c:pt>
                <c:pt idx="3189">
                  <c:v>-53.8455574375838</c:v>
                </c:pt>
                <c:pt idx="3190">
                  <c:v>-53.833154072122348</c:v>
                </c:pt>
                <c:pt idx="3191">
                  <c:v>-53.21776848383886</c:v>
                </c:pt>
                <c:pt idx="3192">
                  <c:v>-53.269380337890887</c:v>
                </c:pt>
                <c:pt idx="3193">
                  <c:v>-53.777809599020358</c:v>
                </c:pt>
                <c:pt idx="3194">
                  <c:v>-54.291370313257318</c:v>
                </c:pt>
                <c:pt idx="3195">
                  <c:v>-54.742777785687068</c:v>
                </c:pt>
                <c:pt idx="3196">
                  <c:v>-54.780327483157301</c:v>
                </c:pt>
                <c:pt idx="3197">
                  <c:v>-54.588145978731674</c:v>
                </c:pt>
                <c:pt idx="3198">
                  <c:v>-54.149222516019265</c:v>
                </c:pt>
                <c:pt idx="3199">
                  <c:v>-53.109071391407745</c:v>
                </c:pt>
                <c:pt idx="3200">
                  <c:v>-53.433714458391975</c:v>
                </c:pt>
                <c:pt idx="3201">
                  <c:v>-54.196127629559221</c:v>
                </c:pt>
                <c:pt idx="3202">
                  <c:v>-54.319763781172014</c:v>
                </c:pt>
                <c:pt idx="3203">
                  <c:v>-53.081947116362954</c:v>
                </c:pt>
                <c:pt idx="3204">
                  <c:v>-52.866314164823763</c:v>
                </c:pt>
                <c:pt idx="3205">
                  <c:v>-54.32371524216498</c:v>
                </c:pt>
                <c:pt idx="3206">
                  <c:v>-57.950885554738718</c:v>
                </c:pt>
                <c:pt idx="3207">
                  <c:v>-61.155444622871926</c:v>
                </c:pt>
                <c:pt idx="3208">
                  <c:v>-60.314486058509374</c:v>
                </c:pt>
                <c:pt idx="3209">
                  <c:v>-57.807876005223598</c:v>
                </c:pt>
                <c:pt idx="3210">
                  <c:v>-54.479616881678147</c:v>
                </c:pt>
                <c:pt idx="3211">
                  <c:v>-52.204888499998745</c:v>
                </c:pt>
                <c:pt idx="3212">
                  <c:v>-61.304750308426023</c:v>
                </c:pt>
                <c:pt idx="3213">
                  <c:v>-57.315518423219693</c:v>
                </c:pt>
                <c:pt idx="3214">
                  <c:v>-53.53211055048196</c:v>
                </c:pt>
                <c:pt idx="3215">
                  <c:v>-53.874361049788554</c:v>
                </c:pt>
                <c:pt idx="3216">
                  <c:v>-51.641009054841994</c:v>
                </c:pt>
                <c:pt idx="3217">
                  <c:v>-53.350503063862121</c:v>
                </c:pt>
                <c:pt idx="3218">
                  <c:v>-55.742500161849883</c:v>
                </c:pt>
                <c:pt idx="3219">
                  <c:v>-59.732413844891461</c:v>
                </c:pt>
                <c:pt idx="3220">
                  <c:v>-57.732753950454899</c:v>
                </c:pt>
                <c:pt idx="3221">
                  <c:v>-58.033663961519274</c:v>
                </c:pt>
                <c:pt idx="3222">
                  <c:v>-56.540188538299269</c:v>
                </c:pt>
                <c:pt idx="3223">
                  <c:v>-53.951329372621402</c:v>
                </c:pt>
                <c:pt idx="3224">
                  <c:v>-52.27285385683448</c:v>
                </c:pt>
                <c:pt idx="3225">
                  <c:v>-51.617142251460834</c:v>
                </c:pt>
                <c:pt idx="3226">
                  <c:v>-51.9156146438824</c:v>
                </c:pt>
                <c:pt idx="3227">
                  <c:v>-53.762955631805269</c:v>
                </c:pt>
                <c:pt idx="3228">
                  <c:v>-55.603576452686681</c:v>
                </c:pt>
                <c:pt idx="3229">
                  <c:v>-57.303562174216466</c:v>
                </c:pt>
                <c:pt idx="3230">
                  <c:v>-58.056075096394487</c:v>
                </c:pt>
                <c:pt idx="3231">
                  <c:v>-56.652032189024084</c:v>
                </c:pt>
                <c:pt idx="3232">
                  <c:v>-54.936088339184892</c:v>
                </c:pt>
                <c:pt idx="3233">
                  <c:v>-53.565011340127306</c:v>
                </c:pt>
                <c:pt idx="3234">
                  <c:v>-53.013354995634188</c:v>
                </c:pt>
                <c:pt idx="3235">
                  <c:v>-51.394896997110031</c:v>
                </c:pt>
                <c:pt idx="3236">
                  <c:v>-51.283924739956021</c:v>
                </c:pt>
                <c:pt idx="3237">
                  <c:v>-52.329105677040403</c:v>
                </c:pt>
                <c:pt idx="3238">
                  <c:v>-53.21738471598119</c:v>
                </c:pt>
                <c:pt idx="3239">
                  <c:v>-54.214490134236634</c:v>
                </c:pt>
                <c:pt idx="3240">
                  <c:v>-53.57701610728045</c:v>
                </c:pt>
                <c:pt idx="3241">
                  <c:v>-53.164585445332065</c:v>
                </c:pt>
                <c:pt idx="3242">
                  <c:v>-52.868220409524163</c:v>
                </c:pt>
                <c:pt idx="3243">
                  <c:v>-52.423920805504061</c:v>
                </c:pt>
                <c:pt idx="3244">
                  <c:v>-52.348497605564944</c:v>
                </c:pt>
                <c:pt idx="3245">
                  <c:v>-51.522061087414066</c:v>
                </c:pt>
                <c:pt idx="3246">
                  <c:v>-50.791392815328166</c:v>
                </c:pt>
                <c:pt idx="3247">
                  <c:v>-49.684015931716218</c:v>
                </c:pt>
                <c:pt idx="3248">
                  <c:v>-48.120535859895689</c:v>
                </c:pt>
                <c:pt idx="3249">
                  <c:v>-46.653508300883423</c:v>
                </c:pt>
                <c:pt idx="3250">
                  <c:v>-47.235885423564604</c:v>
                </c:pt>
                <c:pt idx="3251">
                  <c:v>-48.846366323331083</c:v>
                </c:pt>
                <c:pt idx="3252">
                  <c:v>-49.722358805196158</c:v>
                </c:pt>
                <c:pt idx="3253">
                  <c:v>-51.250656626732173</c:v>
                </c:pt>
                <c:pt idx="3254">
                  <c:v>-52.953971821712422</c:v>
                </c:pt>
                <c:pt idx="3255">
                  <c:v>-52.57102376327358</c:v>
                </c:pt>
                <c:pt idx="3256">
                  <c:v>-51.045502469553128</c:v>
                </c:pt>
                <c:pt idx="3257">
                  <c:v>-50.811196834379317</c:v>
                </c:pt>
                <c:pt idx="3258">
                  <c:v>-48.035999264061978</c:v>
                </c:pt>
                <c:pt idx="3259">
                  <c:v>-48.1311891164993</c:v>
                </c:pt>
                <c:pt idx="3260">
                  <c:v>-49.820897642628658</c:v>
                </c:pt>
                <c:pt idx="3261">
                  <c:v>-49.887282070106636</c:v>
                </c:pt>
                <c:pt idx="3262">
                  <c:v>-49.292618005475049</c:v>
                </c:pt>
                <c:pt idx="3263">
                  <c:v>-46.517348720353567</c:v>
                </c:pt>
                <c:pt idx="3264">
                  <c:v>-44.998445557323777</c:v>
                </c:pt>
                <c:pt idx="3265">
                  <c:v>-45.574967585723869</c:v>
                </c:pt>
                <c:pt idx="3266">
                  <c:v>-45.336550571488338</c:v>
                </c:pt>
                <c:pt idx="3267">
                  <c:v>-46.978100786443569</c:v>
                </c:pt>
                <c:pt idx="3268">
                  <c:v>-49.110258933786767</c:v>
                </c:pt>
                <c:pt idx="3269">
                  <c:v>-49.708116167191228</c:v>
                </c:pt>
                <c:pt idx="3270">
                  <c:v>-49.654318354870369</c:v>
                </c:pt>
                <c:pt idx="3271">
                  <c:v>-49.57934539449311</c:v>
                </c:pt>
                <c:pt idx="3272">
                  <c:v>-48.739892624079744</c:v>
                </c:pt>
                <c:pt idx="3273">
                  <c:v>-48.809172388897309</c:v>
                </c:pt>
                <c:pt idx="3274">
                  <c:v>-48.107988709594821</c:v>
                </c:pt>
                <c:pt idx="3275">
                  <c:v>-48.080800236176621</c:v>
                </c:pt>
                <c:pt idx="3276">
                  <c:v>-48.732262235441638</c:v>
                </c:pt>
                <c:pt idx="3277">
                  <c:v>-50.480374229021869</c:v>
                </c:pt>
                <c:pt idx="3278">
                  <c:v>-51.259217488355326</c:v>
                </c:pt>
                <c:pt idx="3279">
                  <c:v>-52.386280268990504</c:v>
                </c:pt>
                <c:pt idx="3280">
                  <c:v>-53.445539357093338</c:v>
                </c:pt>
                <c:pt idx="3281">
                  <c:v>-54.01031264855591</c:v>
                </c:pt>
                <c:pt idx="3282">
                  <c:v>-55.425490279133996</c:v>
                </c:pt>
                <c:pt idx="3283">
                  <c:v>-55.595623228098098</c:v>
                </c:pt>
                <c:pt idx="3284">
                  <c:v>-53.746874485556688</c:v>
                </c:pt>
                <c:pt idx="3285">
                  <c:v>-52.530235451510158</c:v>
                </c:pt>
                <c:pt idx="3286">
                  <c:v>-51.213028645043515</c:v>
                </c:pt>
                <c:pt idx="3287">
                  <c:v>-49.146562723470481</c:v>
                </c:pt>
                <c:pt idx="3288">
                  <c:v>-47.520693349747923</c:v>
                </c:pt>
                <c:pt idx="3289">
                  <c:v>-46.04258231670385</c:v>
                </c:pt>
                <c:pt idx="3290">
                  <c:v>-47.004043393339892</c:v>
                </c:pt>
                <c:pt idx="3291">
                  <c:v>-44.878519923581258</c:v>
                </c:pt>
                <c:pt idx="3292">
                  <c:v>-44.052652695651638</c:v>
                </c:pt>
                <c:pt idx="3293">
                  <c:v>-50.119912727137645</c:v>
                </c:pt>
                <c:pt idx="3294">
                  <c:v>-49.289041377337888</c:v>
                </c:pt>
                <c:pt idx="3295">
                  <c:v>-50.138428495135621</c:v>
                </c:pt>
                <c:pt idx="3296">
                  <c:v>-50.216939498206337</c:v>
                </c:pt>
                <c:pt idx="3297">
                  <c:v>-49.390567856555059</c:v>
                </c:pt>
                <c:pt idx="3298">
                  <c:v>-47.488893919630797</c:v>
                </c:pt>
                <c:pt idx="3299">
                  <c:v>-47.208704544072695</c:v>
                </c:pt>
                <c:pt idx="3300">
                  <c:v>-47.847325310815755</c:v>
                </c:pt>
                <c:pt idx="3301">
                  <c:v>-47.057904537623941</c:v>
                </c:pt>
                <c:pt idx="3302">
                  <c:v>-42.823577929753171</c:v>
                </c:pt>
                <c:pt idx="3303">
                  <c:v>-44.015461432024672</c:v>
                </c:pt>
                <c:pt idx="3304">
                  <c:v>-46.332798493346182</c:v>
                </c:pt>
                <c:pt idx="3305">
                  <c:v>-48.655285814671281</c:v>
                </c:pt>
                <c:pt idx="3306">
                  <c:v>-50.346139316627614</c:v>
                </c:pt>
                <c:pt idx="3307">
                  <c:v>-50.650195067993657</c:v>
                </c:pt>
                <c:pt idx="3308">
                  <c:v>-49.817819699565348</c:v>
                </c:pt>
                <c:pt idx="3309">
                  <c:v>-49.515166969955693</c:v>
                </c:pt>
                <c:pt idx="3310">
                  <c:v>-50.330939822120079</c:v>
                </c:pt>
                <c:pt idx="3311">
                  <c:v>-50.032390418616984</c:v>
                </c:pt>
                <c:pt idx="3312">
                  <c:v>-49.965444099635675</c:v>
                </c:pt>
                <c:pt idx="3313">
                  <c:v>-50.446311878265057</c:v>
                </c:pt>
                <c:pt idx="3314">
                  <c:v>-51.947430557482242</c:v>
                </c:pt>
                <c:pt idx="3315">
                  <c:v>-53.920949949317986</c:v>
                </c:pt>
                <c:pt idx="3316">
                  <c:v>-55.691825911298693</c:v>
                </c:pt>
                <c:pt idx="3317">
                  <c:v>-54.364675263441946</c:v>
                </c:pt>
                <c:pt idx="3318">
                  <c:v>-51.946972180830187</c:v>
                </c:pt>
                <c:pt idx="3319">
                  <c:v>-51.595830599773635</c:v>
                </c:pt>
                <c:pt idx="3320">
                  <c:v>-50.929676194220107</c:v>
                </c:pt>
                <c:pt idx="3321">
                  <c:v>-50.755558014868512</c:v>
                </c:pt>
                <c:pt idx="3322">
                  <c:v>-52.570122412726334</c:v>
                </c:pt>
                <c:pt idx="3323">
                  <c:v>-55.336402808761875</c:v>
                </c:pt>
                <c:pt idx="3324">
                  <c:v>-55.398158769663077</c:v>
                </c:pt>
                <c:pt idx="3325">
                  <c:v>-55.281085545297422</c:v>
                </c:pt>
                <c:pt idx="3326">
                  <c:v>-56.323731878696194</c:v>
                </c:pt>
                <c:pt idx="3327">
                  <c:v>-51.556490387276419</c:v>
                </c:pt>
                <c:pt idx="3328">
                  <c:v>-50.705225666991062</c:v>
                </c:pt>
                <c:pt idx="3329">
                  <c:v>-51.166681980401187</c:v>
                </c:pt>
                <c:pt idx="3330">
                  <c:v>-49.941370233424387</c:v>
                </c:pt>
                <c:pt idx="3331">
                  <c:v>-49.803645164924319</c:v>
                </c:pt>
                <c:pt idx="3332">
                  <c:v>-51.583316024882343</c:v>
                </c:pt>
                <c:pt idx="3333">
                  <c:v>-52.402575344161491</c:v>
                </c:pt>
                <c:pt idx="3334">
                  <c:v>-52.454516063891298</c:v>
                </c:pt>
                <c:pt idx="3335">
                  <c:v>-51.733238940442334</c:v>
                </c:pt>
                <c:pt idx="3336">
                  <c:v>-50.354877666775423</c:v>
                </c:pt>
                <c:pt idx="3337">
                  <c:v>-49.287712422416355</c:v>
                </c:pt>
                <c:pt idx="3338">
                  <c:v>-48.93824468450898</c:v>
                </c:pt>
                <c:pt idx="3339">
                  <c:v>-47.795231717860915</c:v>
                </c:pt>
                <c:pt idx="3340">
                  <c:v>-47.465734998482887</c:v>
                </c:pt>
                <c:pt idx="3341">
                  <c:v>-47.175010256932765</c:v>
                </c:pt>
                <c:pt idx="3342">
                  <c:v>-46.808874905928164</c:v>
                </c:pt>
                <c:pt idx="3343">
                  <c:v>-47.1032864641328</c:v>
                </c:pt>
                <c:pt idx="3344">
                  <c:v>-46.643794700895548</c:v>
                </c:pt>
                <c:pt idx="3345">
                  <c:v>-46.124413481921081</c:v>
                </c:pt>
                <c:pt idx="3346">
                  <c:v>-46.613032464608857</c:v>
                </c:pt>
                <c:pt idx="3347">
                  <c:v>-48.110992563018726</c:v>
                </c:pt>
                <c:pt idx="3348">
                  <c:v>-50.156192043780294</c:v>
                </c:pt>
                <c:pt idx="3349">
                  <c:v>-50.549549704192401</c:v>
                </c:pt>
                <c:pt idx="3350">
                  <c:v>-50.686008416242075</c:v>
                </c:pt>
                <c:pt idx="3351">
                  <c:v>-50.49662246871258</c:v>
                </c:pt>
                <c:pt idx="3352">
                  <c:v>-50.352456075131222</c:v>
                </c:pt>
                <c:pt idx="3353">
                  <c:v>-49.947036773880363</c:v>
                </c:pt>
                <c:pt idx="3354">
                  <c:v>-49.18524598715301</c:v>
                </c:pt>
                <c:pt idx="3355">
                  <c:v>-48.703031867329742</c:v>
                </c:pt>
                <c:pt idx="3356">
                  <c:v>-49.19403153636825</c:v>
                </c:pt>
                <c:pt idx="3357">
                  <c:v>-49.574658054653412</c:v>
                </c:pt>
                <c:pt idx="3358">
                  <c:v>-50.251113487173342</c:v>
                </c:pt>
                <c:pt idx="3359">
                  <c:v>-50.914346005254764</c:v>
                </c:pt>
                <c:pt idx="3360">
                  <c:v>-50.749454076010466</c:v>
                </c:pt>
                <c:pt idx="3361">
                  <c:v>-50.539312212267852</c:v>
                </c:pt>
                <c:pt idx="3362">
                  <c:v>-50.117087997963559</c:v>
                </c:pt>
                <c:pt idx="3363">
                  <c:v>-50.013189054124993</c:v>
                </c:pt>
                <c:pt idx="3364">
                  <c:v>-49.59371611736713</c:v>
                </c:pt>
                <c:pt idx="3365">
                  <c:v>-49.692707447339039</c:v>
                </c:pt>
                <c:pt idx="3366">
                  <c:v>-50.484909363512685</c:v>
                </c:pt>
                <c:pt idx="3367">
                  <c:v>-50.881275207320165</c:v>
                </c:pt>
                <c:pt idx="3368">
                  <c:v>-50.860146357606268</c:v>
                </c:pt>
                <c:pt idx="3369">
                  <c:v>-50.957768174494532</c:v>
                </c:pt>
                <c:pt idx="3370">
                  <c:v>-51.026832838177199</c:v>
                </c:pt>
                <c:pt idx="3371">
                  <c:v>-50.439499295771519</c:v>
                </c:pt>
                <c:pt idx="3372">
                  <c:v>-50.551485458876883</c:v>
                </c:pt>
                <c:pt idx="3373">
                  <c:v>-50.609667012362777</c:v>
                </c:pt>
                <c:pt idx="3374">
                  <c:v>-50.102637155903004</c:v>
                </c:pt>
                <c:pt idx="3375">
                  <c:v>-50.803090596246314</c:v>
                </c:pt>
                <c:pt idx="3376">
                  <c:v>-51.242730746842483</c:v>
                </c:pt>
                <c:pt idx="3377">
                  <c:v>-51.630389127942237</c:v>
                </c:pt>
                <c:pt idx="3378">
                  <c:v>-51.496271842083253</c:v>
                </c:pt>
                <c:pt idx="3379">
                  <c:v>-51.953007950904116</c:v>
                </c:pt>
                <c:pt idx="3380">
                  <c:v>-52.027324201879232</c:v>
                </c:pt>
              </c:numCache>
            </c:numRef>
          </c:val>
          <c:smooth val="0"/>
          <c:extLst>
            <c:ext xmlns:c16="http://schemas.microsoft.com/office/drawing/2014/chart" uri="{C3380CC4-5D6E-409C-BE32-E72D297353CC}">
              <c16:uniqueId val="{00000001-9058-4ACF-B308-1972A3EE03C7}"/>
            </c:ext>
          </c:extLst>
        </c:ser>
        <c:ser>
          <c:idx val="2"/>
          <c:order val="2"/>
          <c:tx>
            <c:strRef>
              <c:f>Sheet1!$L$1</c:f>
              <c:strCache>
                <c:ptCount val="1"/>
                <c:pt idx="0">
                  <c:v>A_z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Sheet1!$L$2:$L$3382</c:f>
              <c:numCache>
                <c:formatCode>General</c:formatCode>
                <c:ptCount val="3381"/>
                <c:pt idx="0">
                  <c:v>-42.68057650941148</c:v>
                </c:pt>
                <c:pt idx="1">
                  <c:v>-44.418757433119282</c:v>
                </c:pt>
                <c:pt idx="2">
                  <c:v>-47.062584592155936</c:v>
                </c:pt>
                <c:pt idx="3">
                  <c:v>-46.075070478297448</c:v>
                </c:pt>
                <c:pt idx="4">
                  <c:v>-41.195642614039606</c:v>
                </c:pt>
                <c:pt idx="5">
                  <c:v>-37.096307197032253</c:v>
                </c:pt>
                <c:pt idx="6">
                  <c:v>-32.028217944881973</c:v>
                </c:pt>
                <c:pt idx="7">
                  <c:v>-45.879775749387242</c:v>
                </c:pt>
                <c:pt idx="8">
                  <c:v>-46.281345370124043</c:v>
                </c:pt>
                <c:pt idx="9">
                  <c:v>-45.479166160344178</c:v>
                </c:pt>
                <c:pt idx="10">
                  <c:v>-43.968607430185116</c:v>
                </c:pt>
                <c:pt idx="11">
                  <c:v>-43.306066847655558</c:v>
                </c:pt>
                <c:pt idx="12">
                  <c:v>-43.051365603345793</c:v>
                </c:pt>
                <c:pt idx="13">
                  <c:v>-43.645677185378062</c:v>
                </c:pt>
                <c:pt idx="14">
                  <c:v>-44.697557371008365</c:v>
                </c:pt>
                <c:pt idx="15">
                  <c:v>-45.928239004203633</c:v>
                </c:pt>
                <c:pt idx="16">
                  <c:v>-47.071222858341251</c:v>
                </c:pt>
                <c:pt idx="17">
                  <c:v>-47.028486132446091</c:v>
                </c:pt>
                <c:pt idx="18">
                  <c:v>-45.591659172927081</c:v>
                </c:pt>
                <c:pt idx="19">
                  <c:v>-44.515912696386593</c:v>
                </c:pt>
                <c:pt idx="20">
                  <c:v>-43.939816607662983</c:v>
                </c:pt>
                <c:pt idx="21">
                  <c:v>-44.388241290512397</c:v>
                </c:pt>
                <c:pt idx="22">
                  <c:v>-44.739325127101253</c:v>
                </c:pt>
                <c:pt idx="23">
                  <c:v>-45.624624612138142</c:v>
                </c:pt>
                <c:pt idx="24">
                  <c:v>-45.912567707419839</c:v>
                </c:pt>
                <c:pt idx="25">
                  <c:v>-46.401616753585365</c:v>
                </c:pt>
                <c:pt idx="26">
                  <c:v>-46.209597067886705</c:v>
                </c:pt>
                <c:pt idx="27">
                  <c:v>-45.270474305594639</c:v>
                </c:pt>
                <c:pt idx="28">
                  <c:v>-45.299817717221551</c:v>
                </c:pt>
                <c:pt idx="29">
                  <c:v>-45.682377273971895</c:v>
                </c:pt>
                <c:pt idx="30">
                  <c:v>-45.702817023909532</c:v>
                </c:pt>
                <c:pt idx="31">
                  <c:v>-46.148185203409881</c:v>
                </c:pt>
                <c:pt idx="32">
                  <c:v>-46.020794482607997</c:v>
                </c:pt>
                <c:pt idx="33">
                  <c:v>-45.968875423002018</c:v>
                </c:pt>
                <c:pt idx="34">
                  <c:v>-45.523083140086534</c:v>
                </c:pt>
                <c:pt idx="35">
                  <c:v>-45.148601939137841</c:v>
                </c:pt>
                <c:pt idx="36">
                  <c:v>-44.101775074256878</c:v>
                </c:pt>
                <c:pt idx="37">
                  <c:v>-43.122921012290305</c:v>
                </c:pt>
                <c:pt idx="38">
                  <c:v>-43.279258511817837</c:v>
                </c:pt>
                <c:pt idx="39">
                  <c:v>-43.952768594976973</c:v>
                </c:pt>
                <c:pt idx="40">
                  <c:v>-44.817791337059916</c:v>
                </c:pt>
                <c:pt idx="41">
                  <c:v>-45.251655939177816</c:v>
                </c:pt>
                <c:pt idx="42">
                  <c:v>-44.872224501769047</c:v>
                </c:pt>
                <c:pt idx="43">
                  <c:v>-44.662882794995838</c:v>
                </c:pt>
                <c:pt idx="44">
                  <c:v>-43.70108481069834</c:v>
                </c:pt>
                <c:pt idx="45">
                  <c:v>-43.255304700854921</c:v>
                </c:pt>
                <c:pt idx="46">
                  <c:v>-44.389359642000606</c:v>
                </c:pt>
                <c:pt idx="47">
                  <c:v>-44.941960552188533</c:v>
                </c:pt>
                <c:pt idx="48">
                  <c:v>-45.528591355737468</c:v>
                </c:pt>
                <c:pt idx="49">
                  <c:v>-45.209260546425341</c:v>
                </c:pt>
                <c:pt idx="50">
                  <c:v>-43.050064293907049</c:v>
                </c:pt>
                <c:pt idx="51">
                  <c:v>-42.479563556266356</c:v>
                </c:pt>
                <c:pt idx="52">
                  <c:v>-42.300341977841867</c:v>
                </c:pt>
                <c:pt idx="53">
                  <c:v>-42.236377641391648</c:v>
                </c:pt>
                <c:pt idx="54">
                  <c:v>-45.208570221809602</c:v>
                </c:pt>
                <c:pt idx="55">
                  <c:v>-46.633701433791458</c:v>
                </c:pt>
                <c:pt idx="56">
                  <c:v>-47.10717045160176</c:v>
                </c:pt>
                <c:pt idx="57">
                  <c:v>-47.135629235424346</c:v>
                </c:pt>
                <c:pt idx="58">
                  <c:v>-46.38257234503358</c:v>
                </c:pt>
                <c:pt idx="59">
                  <c:v>-43.595563531655579</c:v>
                </c:pt>
                <c:pt idx="60">
                  <c:v>-42.804287481175471</c:v>
                </c:pt>
                <c:pt idx="61">
                  <c:v>-43.967376958700662</c:v>
                </c:pt>
                <c:pt idx="62">
                  <c:v>-47.541355089787778</c:v>
                </c:pt>
                <c:pt idx="63">
                  <c:v>-51.751104411739995</c:v>
                </c:pt>
                <c:pt idx="64">
                  <c:v>-53.980183325585813</c:v>
                </c:pt>
                <c:pt idx="65">
                  <c:v>-54.260124985671354</c:v>
                </c:pt>
                <c:pt idx="66">
                  <c:v>-53.991140116735629</c:v>
                </c:pt>
                <c:pt idx="67">
                  <c:v>-50.852506221044493</c:v>
                </c:pt>
                <c:pt idx="68">
                  <c:v>-52.477987923137256</c:v>
                </c:pt>
                <c:pt idx="69">
                  <c:v>-50.647167281112878</c:v>
                </c:pt>
                <c:pt idx="70">
                  <c:v>-47.795295137098243</c:v>
                </c:pt>
                <c:pt idx="71">
                  <c:v>-55.45762625674115</c:v>
                </c:pt>
                <c:pt idx="72">
                  <c:v>-51.887699831600059</c:v>
                </c:pt>
                <c:pt idx="73">
                  <c:v>-49.575761794267272</c:v>
                </c:pt>
                <c:pt idx="74">
                  <c:v>-49.187862871359478</c:v>
                </c:pt>
                <c:pt idx="75">
                  <c:v>-49.875781588895073</c:v>
                </c:pt>
                <c:pt idx="76">
                  <c:v>-51.383070647345946</c:v>
                </c:pt>
                <c:pt idx="77">
                  <c:v>-53.513469154687925</c:v>
                </c:pt>
                <c:pt idx="78">
                  <c:v>-54.218617513861716</c:v>
                </c:pt>
                <c:pt idx="79">
                  <c:v>-53.478662292804742</c:v>
                </c:pt>
                <c:pt idx="80">
                  <c:v>-51.637814852808496</c:v>
                </c:pt>
                <c:pt idx="81">
                  <c:v>-48.733121609193091</c:v>
                </c:pt>
                <c:pt idx="82">
                  <c:v>-46.978254712384555</c:v>
                </c:pt>
                <c:pt idx="83">
                  <c:v>-47.226777987528934</c:v>
                </c:pt>
                <c:pt idx="84">
                  <c:v>-49.586935109727769</c:v>
                </c:pt>
                <c:pt idx="85">
                  <c:v>-53.284170502603132</c:v>
                </c:pt>
                <c:pt idx="86">
                  <c:v>-55.417864259666139</c:v>
                </c:pt>
                <c:pt idx="87">
                  <c:v>-58.606827071608372</c:v>
                </c:pt>
                <c:pt idx="88">
                  <c:v>-59.931161211861216</c:v>
                </c:pt>
                <c:pt idx="89">
                  <c:v>-57.462199417383374</c:v>
                </c:pt>
                <c:pt idx="90">
                  <c:v>-57.692149212224805</c:v>
                </c:pt>
                <c:pt idx="91">
                  <c:v>-55.775044630326605</c:v>
                </c:pt>
                <c:pt idx="92">
                  <c:v>-55.906620305840157</c:v>
                </c:pt>
                <c:pt idx="93">
                  <c:v>-57.895994269936423</c:v>
                </c:pt>
                <c:pt idx="94">
                  <c:v>-57.381174963740044</c:v>
                </c:pt>
                <c:pt idx="95">
                  <c:v>-59.536480426998715</c:v>
                </c:pt>
                <c:pt idx="96">
                  <c:v>-59.88408968066198</c:v>
                </c:pt>
                <c:pt idx="97">
                  <c:v>-57.601238404856325</c:v>
                </c:pt>
                <c:pt idx="98">
                  <c:v>-56.063963803845532</c:v>
                </c:pt>
                <c:pt idx="99">
                  <c:v>-55.626040508800003</c:v>
                </c:pt>
                <c:pt idx="100">
                  <c:v>-55.495258566452883</c:v>
                </c:pt>
                <c:pt idx="101">
                  <c:v>-55.767455244559997</c:v>
                </c:pt>
                <c:pt idx="102">
                  <c:v>-54.417684005349244</c:v>
                </c:pt>
                <c:pt idx="103">
                  <c:v>-55.653073354624965</c:v>
                </c:pt>
                <c:pt idx="104">
                  <c:v>-56.232307827688778</c:v>
                </c:pt>
                <c:pt idx="105">
                  <c:v>-54.246917514613308</c:v>
                </c:pt>
                <c:pt idx="106">
                  <c:v>-52.32187149456</c:v>
                </c:pt>
                <c:pt idx="107">
                  <c:v>-50.207512201843954</c:v>
                </c:pt>
                <c:pt idx="108">
                  <c:v>-49.752667436549679</c:v>
                </c:pt>
                <c:pt idx="109">
                  <c:v>-49.425299327257783</c:v>
                </c:pt>
                <c:pt idx="110">
                  <c:v>-50.513063978733996</c:v>
                </c:pt>
                <c:pt idx="111">
                  <c:v>-52.053390381506652</c:v>
                </c:pt>
                <c:pt idx="112">
                  <c:v>-51.079360592457029</c:v>
                </c:pt>
                <c:pt idx="113">
                  <c:v>-52.342886976662911</c:v>
                </c:pt>
                <c:pt idx="114">
                  <c:v>-50.742300757480287</c:v>
                </c:pt>
                <c:pt idx="115">
                  <c:v>-50.812463416408441</c:v>
                </c:pt>
                <c:pt idx="116">
                  <c:v>-52.876933334320853</c:v>
                </c:pt>
                <c:pt idx="117">
                  <c:v>-53.647696757914666</c:v>
                </c:pt>
                <c:pt idx="118">
                  <c:v>-51.045703784825925</c:v>
                </c:pt>
                <c:pt idx="119">
                  <c:v>-55.988763578658208</c:v>
                </c:pt>
                <c:pt idx="120">
                  <c:v>-57.552247440035821</c:v>
                </c:pt>
                <c:pt idx="121">
                  <c:v>-56.868557425920272</c:v>
                </c:pt>
                <c:pt idx="122">
                  <c:v>-51.673887391850897</c:v>
                </c:pt>
                <c:pt idx="123">
                  <c:v>-42.900271313470476</c:v>
                </c:pt>
                <c:pt idx="124">
                  <c:v>-35.960739472013572</c:v>
                </c:pt>
                <c:pt idx="125">
                  <c:v>-31.712905896714911</c:v>
                </c:pt>
                <c:pt idx="126">
                  <c:v>-30.827328347417438</c:v>
                </c:pt>
                <c:pt idx="127">
                  <c:v>-37.26894833172711</c:v>
                </c:pt>
                <c:pt idx="128">
                  <c:v>-47.83027193311699</c:v>
                </c:pt>
                <c:pt idx="129">
                  <c:v>-55.395260592341089</c:v>
                </c:pt>
                <c:pt idx="130">
                  <c:v>-56.316718425484574</c:v>
                </c:pt>
                <c:pt idx="131">
                  <c:v>-54.334210879587644</c:v>
                </c:pt>
                <c:pt idx="132">
                  <c:v>-54.116736466532444</c:v>
                </c:pt>
                <c:pt idx="133">
                  <c:v>-47.164628217797286</c:v>
                </c:pt>
                <c:pt idx="134">
                  <c:v>-38.338812636035811</c:v>
                </c:pt>
                <c:pt idx="135">
                  <c:v>-24.16184181587418</c:v>
                </c:pt>
                <c:pt idx="136">
                  <c:v>-3.6327589057853973</c:v>
                </c:pt>
                <c:pt idx="137">
                  <c:v>1.2785562961819188</c:v>
                </c:pt>
                <c:pt idx="138">
                  <c:v>6.1252799974688878</c:v>
                </c:pt>
                <c:pt idx="139">
                  <c:v>17.614295364780205</c:v>
                </c:pt>
                <c:pt idx="140">
                  <c:v>29.616730004206687</c:v>
                </c:pt>
                <c:pt idx="141">
                  <c:v>38.82193663518013</c:v>
                </c:pt>
                <c:pt idx="142">
                  <c:v>45.058010879423286</c:v>
                </c:pt>
                <c:pt idx="143">
                  <c:v>47.659364927830268</c:v>
                </c:pt>
                <c:pt idx="144">
                  <c:v>48.960054494685259</c:v>
                </c:pt>
                <c:pt idx="145">
                  <c:v>49.901159116855922</c:v>
                </c:pt>
                <c:pt idx="146">
                  <c:v>50.330659768434451</c:v>
                </c:pt>
                <c:pt idx="147">
                  <c:v>50.579168924101666</c:v>
                </c:pt>
                <c:pt idx="148">
                  <c:v>51.503475495741185</c:v>
                </c:pt>
                <c:pt idx="149">
                  <c:v>54.408896577609774</c:v>
                </c:pt>
                <c:pt idx="150">
                  <c:v>57.155797272939026</c:v>
                </c:pt>
                <c:pt idx="151">
                  <c:v>61.629561591352008</c:v>
                </c:pt>
                <c:pt idx="152">
                  <c:v>62.808795916575647</c:v>
                </c:pt>
                <c:pt idx="153">
                  <c:v>66.473993722469487</c:v>
                </c:pt>
                <c:pt idx="154">
                  <c:v>73.20885247207454</c:v>
                </c:pt>
                <c:pt idx="155">
                  <c:v>75.212859845556551</c:v>
                </c:pt>
                <c:pt idx="156">
                  <c:v>77.663610165300952</c:v>
                </c:pt>
                <c:pt idx="157">
                  <c:v>79.27132962954532</c:v>
                </c:pt>
                <c:pt idx="158">
                  <c:v>79.657261754035929</c:v>
                </c:pt>
                <c:pt idx="159">
                  <c:v>79.489123403481784</c:v>
                </c:pt>
                <c:pt idx="160">
                  <c:v>77.835446192235651</c:v>
                </c:pt>
                <c:pt idx="161">
                  <c:v>76.573618370887019</c:v>
                </c:pt>
                <c:pt idx="162">
                  <c:v>74.840755363339099</c:v>
                </c:pt>
                <c:pt idx="163">
                  <c:v>74.807211968481539</c:v>
                </c:pt>
                <c:pt idx="164">
                  <c:v>76.084422234773513</c:v>
                </c:pt>
                <c:pt idx="165">
                  <c:v>78.13093069726483</c:v>
                </c:pt>
                <c:pt idx="166">
                  <c:v>80.317353058161899</c:v>
                </c:pt>
                <c:pt idx="167">
                  <c:v>81.792986221666879</c:v>
                </c:pt>
                <c:pt idx="168">
                  <c:v>77.697261163007596</c:v>
                </c:pt>
                <c:pt idx="169">
                  <c:v>71.577489315500713</c:v>
                </c:pt>
                <c:pt idx="170">
                  <c:v>66.462679300124535</c:v>
                </c:pt>
                <c:pt idx="171">
                  <c:v>59.576485991293971</c:v>
                </c:pt>
                <c:pt idx="172">
                  <c:v>56.998163741676528</c:v>
                </c:pt>
                <c:pt idx="173">
                  <c:v>58.712867940563655</c:v>
                </c:pt>
                <c:pt idx="174">
                  <c:v>57.499324247423246</c:v>
                </c:pt>
                <c:pt idx="175">
                  <c:v>50.511229722143533</c:v>
                </c:pt>
                <c:pt idx="176">
                  <c:v>52.660476778881716</c:v>
                </c:pt>
                <c:pt idx="177">
                  <c:v>36.736986979756061</c:v>
                </c:pt>
                <c:pt idx="178">
                  <c:v>17.98119539493549</c:v>
                </c:pt>
                <c:pt idx="179">
                  <c:v>7.4219048259898042</c:v>
                </c:pt>
                <c:pt idx="180">
                  <c:v>-0.25697659421321839</c:v>
                </c:pt>
                <c:pt idx="181">
                  <c:v>-8.1364332021996777</c:v>
                </c:pt>
                <c:pt idx="182">
                  <c:v>-13.53320773775609</c:v>
                </c:pt>
                <c:pt idx="183">
                  <c:v>-18.835560808444228</c:v>
                </c:pt>
                <c:pt idx="184">
                  <c:v>-24.065039760572809</c:v>
                </c:pt>
                <c:pt idx="185">
                  <c:v>-28.508726821755591</c:v>
                </c:pt>
                <c:pt idx="186">
                  <c:v>-31.43932720605083</c:v>
                </c:pt>
                <c:pt idx="187">
                  <c:v>-33.114130523670717</c:v>
                </c:pt>
                <c:pt idx="188">
                  <c:v>-33.412878354816058</c:v>
                </c:pt>
                <c:pt idx="189">
                  <c:v>-35.884357512686442</c:v>
                </c:pt>
                <c:pt idx="190">
                  <c:v>-38.641684608756023</c:v>
                </c:pt>
                <c:pt idx="191">
                  <c:v>-41.29369881151613</c:v>
                </c:pt>
                <c:pt idx="192">
                  <c:v>-43.716390957742647</c:v>
                </c:pt>
                <c:pt idx="193">
                  <c:v>-44.93971795806074</c:v>
                </c:pt>
                <c:pt idx="194">
                  <c:v>-46.382715165180784</c:v>
                </c:pt>
                <c:pt idx="195">
                  <c:v>-46.281000941515501</c:v>
                </c:pt>
                <c:pt idx="196">
                  <c:v>-45.47683295524908</c:v>
                </c:pt>
                <c:pt idx="197">
                  <c:v>-45.089620848300306</c:v>
                </c:pt>
                <c:pt idx="198">
                  <c:v>-44.738845286729706</c:v>
                </c:pt>
                <c:pt idx="199">
                  <c:v>-45.446346793646491</c:v>
                </c:pt>
                <c:pt idx="200">
                  <c:v>-46.652597029522383</c:v>
                </c:pt>
                <c:pt idx="201">
                  <c:v>-48.348816476873623</c:v>
                </c:pt>
                <c:pt idx="202">
                  <c:v>-49.578781490655487</c:v>
                </c:pt>
                <c:pt idx="203">
                  <c:v>-49.90185133187051</c:v>
                </c:pt>
                <c:pt idx="204">
                  <c:v>-49.39223519699474</c:v>
                </c:pt>
                <c:pt idx="205">
                  <c:v>-48.58170724747626</c:v>
                </c:pt>
                <c:pt idx="206">
                  <c:v>-48.162119098027489</c:v>
                </c:pt>
                <c:pt idx="207">
                  <c:v>-47.646500378045907</c:v>
                </c:pt>
                <c:pt idx="208">
                  <c:v>-46.431306637495936</c:v>
                </c:pt>
                <c:pt idx="209">
                  <c:v>-45.105568583987903</c:v>
                </c:pt>
                <c:pt idx="210">
                  <c:v>-42.793978096731692</c:v>
                </c:pt>
                <c:pt idx="211">
                  <c:v>-39.947960830232056</c:v>
                </c:pt>
                <c:pt idx="212">
                  <c:v>-38.269958060442583</c:v>
                </c:pt>
                <c:pt idx="213">
                  <c:v>-37.666758091645484</c:v>
                </c:pt>
                <c:pt idx="214">
                  <c:v>-36.520293437823163</c:v>
                </c:pt>
                <c:pt idx="215">
                  <c:v>-35.619876631029591</c:v>
                </c:pt>
                <c:pt idx="216">
                  <c:v>-35.285492036949684</c:v>
                </c:pt>
                <c:pt idx="217">
                  <c:v>-35.611723808546131</c:v>
                </c:pt>
                <c:pt idx="218">
                  <c:v>-35.438847772810725</c:v>
                </c:pt>
                <c:pt idx="219">
                  <c:v>-34.0901602920759</c:v>
                </c:pt>
                <c:pt idx="220">
                  <c:v>-33.753631126859688</c:v>
                </c:pt>
                <c:pt idx="221">
                  <c:v>-32.302926962301974</c:v>
                </c:pt>
                <c:pt idx="222">
                  <c:v>-33.416864481268973</c:v>
                </c:pt>
                <c:pt idx="223">
                  <c:v>-24.907372284438278</c:v>
                </c:pt>
                <c:pt idx="224">
                  <c:v>-22.81028934080501</c:v>
                </c:pt>
                <c:pt idx="225">
                  <c:v>-21.344454767903549</c:v>
                </c:pt>
                <c:pt idx="226">
                  <c:v>-16.178086787186494</c:v>
                </c:pt>
                <c:pt idx="227">
                  <c:v>-14.731823208345601</c:v>
                </c:pt>
                <c:pt idx="228">
                  <c:v>-12.961124214862339</c:v>
                </c:pt>
                <c:pt idx="229">
                  <c:v>-8.7172048175394483</c:v>
                </c:pt>
                <c:pt idx="230">
                  <c:v>-3.3171284382182549</c:v>
                </c:pt>
                <c:pt idx="231">
                  <c:v>4.9838226965588159</c:v>
                </c:pt>
                <c:pt idx="232">
                  <c:v>14.104625468409811</c:v>
                </c:pt>
                <c:pt idx="233">
                  <c:v>24.634868528330681</c:v>
                </c:pt>
                <c:pt idx="234">
                  <c:v>35.562706839895569</c:v>
                </c:pt>
                <c:pt idx="235">
                  <c:v>43.104959124767205</c:v>
                </c:pt>
                <c:pt idx="236">
                  <c:v>46.821992486355015</c:v>
                </c:pt>
                <c:pt idx="237">
                  <c:v>51.448918522757431</c:v>
                </c:pt>
                <c:pt idx="238">
                  <c:v>56.095252574814985</c:v>
                </c:pt>
                <c:pt idx="239">
                  <c:v>58.650985152546106</c:v>
                </c:pt>
                <c:pt idx="240">
                  <c:v>61.055268483997722</c:v>
                </c:pt>
                <c:pt idx="241">
                  <c:v>61.046061496541817</c:v>
                </c:pt>
                <c:pt idx="242">
                  <c:v>62.094794169521421</c:v>
                </c:pt>
                <c:pt idx="243">
                  <c:v>63.238629670329296</c:v>
                </c:pt>
                <c:pt idx="244">
                  <c:v>64.657901743368072</c:v>
                </c:pt>
                <c:pt idx="245">
                  <c:v>67.052077248013049</c:v>
                </c:pt>
                <c:pt idx="246">
                  <c:v>70.118721736828959</c:v>
                </c:pt>
                <c:pt idx="247">
                  <c:v>72.824177191459341</c:v>
                </c:pt>
                <c:pt idx="248">
                  <c:v>74.388533875469861</c:v>
                </c:pt>
                <c:pt idx="249">
                  <c:v>74.212404973163402</c:v>
                </c:pt>
                <c:pt idx="250">
                  <c:v>72.498538685411148</c:v>
                </c:pt>
                <c:pt idx="251">
                  <c:v>72.292494378409444</c:v>
                </c:pt>
                <c:pt idx="252">
                  <c:v>73.08156658619049</c:v>
                </c:pt>
                <c:pt idx="253">
                  <c:v>74.072765497776786</c:v>
                </c:pt>
                <c:pt idx="254">
                  <c:v>75.458115685518933</c:v>
                </c:pt>
                <c:pt idx="255">
                  <c:v>76.758640922320694</c:v>
                </c:pt>
                <c:pt idx="256">
                  <c:v>78.732277134854229</c:v>
                </c:pt>
                <c:pt idx="257">
                  <c:v>80.57855714849623</c:v>
                </c:pt>
                <c:pt idx="258">
                  <c:v>79.969356228113341</c:v>
                </c:pt>
                <c:pt idx="259">
                  <c:v>78.178189397741576</c:v>
                </c:pt>
                <c:pt idx="260">
                  <c:v>75.596013024632015</c:v>
                </c:pt>
                <c:pt idx="261">
                  <c:v>74.651305418217078</c:v>
                </c:pt>
                <c:pt idx="262">
                  <c:v>72.937263276690302</c:v>
                </c:pt>
                <c:pt idx="263">
                  <c:v>72.269955290579105</c:v>
                </c:pt>
                <c:pt idx="264">
                  <c:v>73.317643222349332</c:v>
                </c:pt>
                <c:pt idx="265">
                  <c:v>76.837682509516256</c:v>
                </c:pt>
                <c:pt idx="266">
                  <c:v>78.993461313403657</c:v>
                </c:pt>
                <c:pt idx="267">
                  <c:v>75.942703635013899</c:v>
                </c:pt>
                <c:pt idx="268">
                  <c:v>73.76451614611436</c:v>
                </c:pt>
                <c:pt idx="269">
                  <c:v>71.295012741651817</c:v>
                </c:pt>
                <c:pt idx="270">
                  <c:v>69.839292592292892</c:v>
                </c:pt>
                <c:pt idx="271">
                  <c:v>67.884591344393826</c:v>
                </c:pt>
                <c:pt idx="272">
                  <c:v>63.105281131907979</c:v>
                </c:pt>
                <c:pt idx="273">
                  <c:v>54.517527248413778</c:v>
                </c:pt>
                <c:pt idx="274">
                  <c:v>42.790664370586221</c:v>
                </c:pt>
                <c:pt idx="275">
                  <c:v>31.638482824454016</c:v>
                </c:pt>
                <c:pt idx="276">
                  <c:v>24.562483865540539</c:v>
                </c:pt>
                <c:pt idx="277">
                  <c:v>19.419810629580208</c:v>
                </c:pt>
                <c:pt idx="278">
                  <c:v>13.194271037766647</c:v>
                </c:pt>
                <c:pt idx="279">
                  <c:v>9.7711545224027034</c:v>
                </c:pt>
                <c:pt idx="280">
                  <c:v>5.5488877991536478</c:v>
                </c:pt>
                <c:pt idx="281">
                  <c:v>-0.5271488141791415</c:v>
                </c:pt>
                <c:pt idx="282">
                  <c:v>-8.0342041662829686</c:v>
                </c:pt>
                <c:pt idx="283">
                  <c:v>-14.776651206803441</c:v>
                </c:pt>
                <c:pt idx="284">
                  <c:v>-20.537064384934727</c:v>
                </c:pt>
                <c:pt idx="285">
                  <c:v>-24.264701311312969</c:v>
                </c:pt>
                <c:pt idx="286">
                  <c:v>-27.533297604395493</c:v>
                </c:pt>
                <c:pt idx="287">
                  <c:v>-31.040048361861988</c:v>
                </c:pt>
                <c:pt idx="288">
                  <c:v>-35.377817565897352</c:v>
                </c:pt>
                <c:pt idx="289">
                  <c:v>-39.873429357448273</c:v>
                </c:pt>
                <c:pt idx="290">
                  <c:v>-44.387844457931052</c:v>
                </c:pt>
                <c:pt idx="291">
                  <c:v>-48.035135258055476</c:v>
                </c:pt>
                <c:pt idx="292">
                  <c:v>-50.324577882411759</c:v>
                </c:pt>
                <c:pt idx="293">
                  <c:v>-51.113628090795636</c:v>
                </c:pt>
                <c:pt idx="294">
                  <c:v>-52.183201904476789</c:v>
                </c:pt>
                <c:pt idx="295">
                  <c:v>-52.751777695875283</c:v>
                </c:pt>
                <c:pt idx="296">
                  <c:v>-52.863129628823195</c:v>
                </c:pt>
                <c:pt idx="297">
                  <c:v>-52.870643780934344</c:v>
                </c:pt>
                <c:pt idx="298">
                  <c:v>-53.323073952638815</c:v>
                </c:pt>
                <c:pt idx="299">
                  <c:v>-54.08166802996503</c:v>
                </c:pt>
                <c:pt idx="300">
                  <c:v>-54.603991217657537</c:v>
                </c:pt>
                <c:pt idx="301">
                  <c:v>-54.556807971049736</c:v>
                </c:pt>
                <c:pt idx="302">
                  <c:v>-53.651812576719315</c:v>
                </c:pt>
                <c:pt idx="303">
                  <c:v>-51.591138720820894</c:v>
                </c:pt>
                <c:pt idx="304">
                  <c:v>-50.051534119812892</c:v>
                </c:pt>
                <c:pt idx="305">
                  <c:v>-47.696141184520556</c:v>
                </c:pt>
                <c:pt idx="306">
                  <c:v>-45.795563289158565</c:v>
                </c:pt>
                <c:pt idx="307">
                  <c:v>-44.024209402453025</c:v>
                </c:pt>
                <c:pt idx="308">
                  <c:v>-42.27086131863674</c:v>
                </c:pt>
                <c:pt idx="309">
                  <c:v>-40.436452630062867</c:v>
                </c:pt>
                <c:pt idx="310">
                  <c:v>-38.26707447658557</c:v>
                </c:pt>
                <c:pt idx="311">
                  <c:v>-37.383573617188127</c:v>
                </c:pt>
                <c:pt idx="312">
                  <c:v>-38.139694073627062</c:v>
                </c:pt>
                <c:pt idx="313">
                  <c:v>-38.166398479068803</c:v>
                </c:pt>
                <c:pt idx="314">
                  <c:v>-38.476810800343344</c:v>
                </c:pt>
                <c:pt idx="315">
                  <c:v>-38.701069145636858</c:v>
                </c:pt>
                <c:pt idx="316">
                  <c:v>-37.300911672482606</c:v>
                </c:pt>
                <c:pt idx="317">
                  <c:v>-34.169496618168594</c:v>
                </c:pt>
                <c:pt idx="318">
                  <c:v>-33.112080192504699</c:v>
                </c:pt>
                <c:pt idx="319">
                  <c:v>-32.951622141553351</c:v>
                </c:pt>
                <c:pt idx="320">
                  <c:v>-31.211599302233591</c:v>
                </c:pt>
                <c:pt idx="321">
                  <c:v>-27.263163361198135</c:v>
                </c:pt>
                <c:pt idx="322">
                  <c:v>-21.427124550748655</c:v>
                </c:pt>
                <c:pt idx="323">
                  <c:v>-14.608266857143736</c:v>
                </c:pt>
                <c:pt idx="324">
                  <c:v>-6.7344825002859077</c:v>
                </c:pt>
                <c:pt idx="325">
                  <c:v>1.2509377379033269</c:v>
                </c:pt>
                <c:pt idx="326">
                  <c:v>10.584764225822147</c:v>
                </c:pt>
                <c:pt idx="327">
                  <c:v>16.437272311332862</c:v>
                </c:pt>
                <c:pt idx="328">
                  <c:v>20.329698752215023</c:v>
                </c:pt>
                <c:pt idx="329">
                  <c:v>28.401581509058005</c:v>
                </c:pt>
                <c:pt idx="330">
                  <c:v>36.406647744646676</c:v>
                </c:pt>
                <c:pt idx="331">
                  <c:v>42.686945288439937</c:v>
                </c:pt>
                <c:pt idx="332">
                  <c:v>46.911843454267256</c:v>
                </c:pt>
                <c:pt idx="333">
                  <c:v>53.777742984756202</c:v>
                </c:pt>
                <c:pt idx="334">
                  <c:v>59.200821070140826</c:v>
                </c:pt>
                <c:pt idx="335">
                  <c:v>62.966128477842851</c:v>
                </c:pt>
                <c:pt idx="336">
                  <c:v>66.494874532570179</c:v>
                </c:pt>
                <c:pt idx="337">
                  <c:v>68.61297613349987</c:v>
                </c:pt>
                <c:pt idx="338">
                  <c:v>70.459861200919349</c:v>
                </c:pt>
                <c:pt idx="339">
                  <c:v>71.927113462559049</c:v>
                </c:pt>
                <c:pt idx="340">
                  <c:v>73.09958904604602</c:v>
                </c:pt>
                <c:pt idx="341">
                  <c:v>72.747035066651804</c:v>
                </c:pt>
                <c:pt idx="342">
                  <c:v>73.928150412168065</c:v>
                </c:pt>
                <c:pt idx="343">
                  <c:v>75.153687693905312</c:v>
                </c:pt>
                <c:pt idx="344">
                  <c:v>77.255455721401958</c:v>
                </c:pt>
                <c:pt idx="345">
                  <c:v>77.757767341999823</c:v>
                </c:pt>
                <c:pt idx="346">
                  <c:v>77.291101249427058</c:v>
                </c:pt>
                <c:pt idx="347">
                  <c:v>77.213518041089159</c:v>
                </c:pt>
                <c:pt idx="348">
                  <c:v>78.108654867932955</c:v>
                </c:pt>
                <c:pt idx="349">
                  <c:v>79.415379776238424</c:v>
                </c:pt>
                <c:pt idx="350">
                  <c:v>80.073337891165977</c:v>
                </c:pt>
                <c:pt idx="351">
                  <c:v>79.66617831470225</c:v>
                </c:pt>
                <c:pt idx="352">
                  <c:v>78.989619479743595</c:v>
                </c:pt>
                <c:pt idx="353">
                  <c:v>77.713268070501897</c:v>
                </c:pt>
                <c:pt idx="354">
                  <c:v>76.335826234416601</c:v>
                </c:pt>
                <c:pt idx="355">
                  <c:v>76.304521941131711</c:v>
                </c:pt>
                <c:pt idx="356">
                  <c:v>75.702895504326747</c:v>
                </c:pt>
                <c:pt idx="357">
                  <c:v>75.835217689339629</c:v>
                </c:pt>
                <c:pt idx="358">
                  <c:v>76.274150572832866</c:v>
                </c:pt>
                <c:pt idx="359">
                  <c:v>75.726885969577481</c:v>
                </c:pt>
                <c:pt idx="360">
                  <c:v>72.768329320643488</c:v>
                </c:pt>
                <c:pt idx="361">
                  <c:v>69.106527618187897</c:v>
                </c:pt>
                <c:pt idx="362">
                  <c:v>68.338103636310336</c:v>
                </c:pt>
                <c:pt idx="363">
                  <c:v>69.288747244891155</c:v>
                </c:pt>
                <c:pt idx="364">
                  <c:v>71.523933288212845</c:v>
                </c:pt>
                <c:pt idx="365">
                  <c:v>71.159710363305791</c:v>
                </c:pt>
                <c:pt idx="366">
                  <c:v>68.697253186747531</c:v>
                </c:pt>
                <c:pt idx="367">
                  <c:v>62.93559310845697</c:v>
                </c:pt>
                <c:pt idx="368">
                  <c:v>51.672324023733879</c:v>
                </c:pt>
                <c:pt idx="369">
                  <c:v>34.482257859129824</c:v>
                </c:pt>
                <c:pt idx="370">
                  <c:v>25.928555083178349</c:v>
                </c:pt>
                <c:pt idx="371">
                  <c:v>27.032779205665573</c:v>
                </c:pt>
                <c:pt idx="372">
                  <c:v>32.30881798168992</c:v>
                </c:pt>
                <c:pt idx="373">
                  <c:v>38.374487589947869</c:v>
                </c:pt>
                <c:pt idx="374">
                  <c:v>37.667676215587925</c:v>
                </c:pt>
                <c:pt idx="375">
                  <c:v>27.975360833188883</c:v>
                </c:pt>
                <c:pt idx="376">
                  <c:v>21.956866520278162</c:v>
                </c:pt>
                <c:pt idx="377">
                  <c:v>9.4587589045030853</c:v>
                </c:pt>
                <c:pt idx="378">
                  <c:v>-3.2930786438910022</c:v>
                </c:pt>
                <c:pt idx="379">
                  <c:v>-9.753506915838063</c:v>
                </c:pt>
                <c:pt idx="380">
                  <c:v>-16.648229363251481</c:v>
                </c:pt>
                <c:pt idx="381">
                  <c:v>-22.367252000782987</c:v>
                </c:pt>
                <c:pt idx="382">
                  <c:v>-28.092303980560285</c:v>
                </c:pt>
                <c:pt idx="383">
                  <c:v>-32.537589620638848</c:v>
                </c:pt>
                <c:pt idx="384">
                  <c:v>-37.091691145111348</c:v>
                </c:pt>
                <c:pt idx="385">
                  <c:v>-40.521362724797264</c:v>
                </c:pt>
                <c:pt idx="386">
                  <c:v>-43.485923575473208</c:v>
                </c:pt>
                <c:pt idx="387">
                  <c:v>-46.473771101233666</c:v>
                </c:pt>
                <c:pt idx="388">
                  <c:v>-48.301395617430117</c:v>
                </c:pt>
                <c:pt idx="389">
                  <c:v>-49.821862095870316</c:v>
                </c:pt>
                <c:pt idx="390">
                  <c:v>-48.779374447972991</c:v>
                </c:pt>
                <c:pt idx="391">
                  <c:v>-47.049730161613134</c:v>
                </c:pt>
                <c:pt idx="392">
                  <c:v>-46.576464742582921</c:v>
                </c:pt>
                <c:pt idx="393">
                  <c:v>-46.759751195615564</c:v>
                </c:pt>
                <c:pt idx="394">
                  <c:v>-48.590350392971501</c:v>
                </c:pt>
                <c:pt idx="395">
                  <c:v>-49.868933752500446</c:v>
                </c:pt>
                <c:pt idx="396">
                  <c:v>-50.083440479499245</c:v>
                </c:pt>
                <c:pt idx="397">
                  <c:v>-49.715583817659002</c:v>
                </c:pt>
                <c:pt idx="398">
                  <c:v>-49.208080747542446</c:v>
                </c:pt>
                <c:pt idx="399">
                  <c:v>-48.169951334319542</c:v>
                </c:pt>
                <c:pt idx="400">
                  <c:v>-47.921335560786218</c:v>
                </c:pt>
                <c:pt idx="401">
                  <c:v>-48.219525865949983</c:v>
                </c:pt>
                <c:pt idx="402">
                  <c:v>-48.219279072915405</c:v>
                </c:pt>
                <c:pt idx="403">
                  <c:v>-47.852413170693687</c:v>
                </c:pt>
                <c:pt idx="404">
                  <c:v>-48.519646021383146</c:v>
                </c:pt>
                <c:pt idx="405">
                  <c:v>-49.269009630219692</c:v>
                </c:pt>
                <c:pt idx="406">
                  <c:v>-49.150798032984518</c:v>
                </c:pt>
                <c:pt idx="407">
                  <c:v>-48.680886183565079</c:v>
                </c:pt>
                <c:pt idx="408">
                  <c:v>-47.00017468488155</c:v>
                </c:pt>
                <c:pt idx="409">
                  <c:v>-45.094756533074978</c:v>
                </c:pt>
                <c:pt idx="410">
                  <c:v>-43.952684521404265</c:v>
                </c:pt>
                <c:pt idx="411">
                  <c:v>-42.20335564892698</c:v>
                </c:pt>
                <c:pt idx="412">
                  <c:v>-44.518725313985861</c:v>
                </c:pt>
                <c:pt idx="413">
                  <c:v>-45.95759283467283</c:v>
                </c:pt>
                <c:pt idx="414">
                  <c:v>-45.41496224282848</c:v>
                </c:pt>
                <c:pt idx="415">
                  <c:v>-42.333555627187891</c:v>
                </c:pt>
                <c:pt idx="416">
                  <c:v>-47.119285419881436</c:v>
                </c:pt>
                <c:pt idx="417">
                  <c:v>-39.889054175764286</c:v>
                </c:pt>
                <c:pt idx="418">
                  <c:v>-26.741296690809694</c:v>
                </c:pt>
                <c:pt idx="419">
                  <c:v>-27.75141693848278</c:v>
                </c:pt>
                <c:pt idx="420">
                  <c:v>-24.329752608803826</c:v>
                </c:pt>
                <c:pt idx="421">
                  <c:v>-20.063098262098688</c:v>
                </c:pt>
                <c:pt idx="422">
                  <c:v>-15.208807060265451</c:v>
                </c:pt>
                <c:pt idx="423">
                  <c:v>-8.1377259181458186</c:v>
                </c:pt>
                <c:pt idx="424">
                  <c:v>1.0012846084155336</c:v>
                </c:pt>
                <c:pt idx="425">
                  <c:v>11.405435957959369</c:v>
                </c:pt>
                <c:pt idx="426">
                  <c:v>21.418999845329115</c:v>
                </c:pt>
                <c:pt idx="427">
                  <c:v>29.107332969142934</c:v>
                </c:pt>
                <c:pt idx="428">
                  <c:v>37.562395794059725</c:v>
                </c:pt>
                <c:pt idx="429">
                  <c:v>45.135332134772604</c:v>
                </c:pt>
                <c:pt idx="430">
                  <c:v>46.765895984494882</c:v>
                </c:pt>
                <c:pt idx="431">
                  <c:v>46.209029240841573</c:v>
                </c:pt>
                <c:pt idx="432">
                  <c:v>46.351004065609899</c:v>
                </c:pt>
                <c:pt idx="433">
                  <c:v>48.54817508385797</c:v>
                </c:pt>
                <c:pt idx="434">
                  <c:v>52.105167276953786</c:v>
                </c:pt>
                <c:pt idx="435">
                  <c:v>54.942683134377965</c:v>
                </c:pt>
                <c:pt idx="436">
                  <c:v>57.453443214556366</c:v>
                </c:pt>
                <c:pt idx="437">
                  <c:v>59.693195738260449</c:v>
                </c:pt>
                <c:pt idx="438">
                  <c:v>61.484687580384147</c:v>
                </c:pt>
                <c:pt idx="439">
                  <c:v>63.830257435920942</c:v>
                </c:pt>
                <c:pt idx="440">
                  <c:v>66.089577555833912</c:v>
                </c:pt>
                <c:pt idx="441">
                  <c:v>68.07779339174499</c:v>
                </c:pt>
                <c:pt idx="442">
                  <c:v>69.889838063421792</c:v>
                </c:pt>
                <c:pt idx="443">
                  <c:v>71.949972958399101</c:v>
                </c:pt>
                <c:pt idx="444">
                  <c:v>72.424322775724093</c:v>
                </c:pt>
                <c:pt idx="445">
                  <c:v>71.88975869170261</c:v>
                </c:pt>
                <c:pt idx="446">
                  <c:v>71.903395264971479</c:v>
                </c:pt>
                <c:pt idx="447">
                  <c:v>71.627775671460981</c:v>
                </c:pt>
                <c:pt idx="448">
                  <c:v>71.448782562759021</c:v>
                </c:pt>
                <c:pt idx="449">
                  <c:v>70.469906895994768</c:v>
                </c:pt>
                <c:pt idx="450">
                  <c:v>68.667068701694888</c:v>
                </c:pt>
                <c:pt idx="451">
                  <c:v>66.498391621243229</c:v>
                </c:pt>
                <c:pt idx="452">
                  <c:v>64.549902763235437</c:v>
                </c:pt>
                <c:pt idx="453">
                  <c:v>64.850687956070374</c:v>
                </c:pt>
                <c:pt idx="454">
                  <c:v>66.868611427870974</c:v>
                </c:pt>
                <c:pt idx="455">
                  <c:v>69.690211886384958</c:v>
                </c:pt>
                <c:pt idx="456">
                  <c:v>71.527760667967243</c:v>
                </c:pt>
                <c:pt idx="457">
                  <c:v>69.162468321671426</c:v>
                </c:pt>
                <c:pt idx="458">
                  <c:v>64.760519496371685</c:v>
                </c:pt>
                <c:pt idx="459">
                  <c:v>59.556290167330111</c:v>
                </c:pt>
                <c:pt idx="460">
                  <c:v>51.096438952362242</c:v>
                </c:pt>
                <c:pt idx="461">
                  <c:v>39.753020761070886</c:v>
                </c:pt>
                <c:pt idx="462">
                  <c:v>35.972014676850435</c:v>
                </c:pt>
                <c:pt idx="463">
                  <c:v>45.402597989365816</c:v>
                </c:pt>
                <c:pt idx="464">
                  <c:v>56.362587856090805</c:v>
                </c:pt>
                <c:pt idx="465">
                  <c:v>69.649466209014506</c:v>
                </c:pt>
                <c:pt idx="466">
                  <c:v>69.178395817830733</c:v>
                </c:pt>
                <c:pt idx="467">
                  <c:v>66.437844199337263</c:v>
                </c:pt>
                <c:pt idx="468">
                  <c:v>59.509511584655634</c:v>
                </c:pt>
                <c:pt idx="469">
                  <c:v>46.36496733291262</c:v>
                </c:pt>
                <c:pt idx="470">
                  <c:v>36.368917745562932</c:v>
                </c:pt>
                <c:pt idx="471">
                  <c:v>22.704141894278525</c:v>
                </c:pt>
                <c:pt idx="472">
                  <c:v>6.9170472687386759</c:v>
                </c:pt>
                <c:pt idx="473">
                  <c:v>-5.709061445867313</c:v>
                </c:pt>
                <c:pt idx="474">
                  <c:v>-13.710779259516075</c:v>
                </c:pt>
                <c:pt idx="475">
                  <c:v>-19.478957234666794</c:v>
                </c:pt>
                <c:pt idx="476">
                  <c:v>-22.222670144648973</c:v>
                </c:pt>
                <c:pt idx="477">
                  <c:v>-23.716616378172784</c:v>
                </c:pt>
                <c:pt idx="478">
                  <c:v>-25.693667323568569</c:v>
                </c:pt>
                <c:pt idx="479">
                  <c:v>-27.295907957965138</c:v>
                </c:pt>
                <c:pt idx="480">
                  <c:v>-31.43659257666663</c:v>
                </c:pt>
                <c:pt idx="481">
                  <c:v>-34.737644016115418</c:v>
                </c:pt>
                <c:pt idx="482">
                  <c:v>-38.014617769965383</c:v>
                </c:pt>
                <c:pt idx="483">
                  <c:v>-41.891214144149167</c:v>
                </c:pt>
                <c:pt idx="484">
                  <c:v>-45.342525340495349</c:v>
                </c:pt>
                <c:pt idx="485">
                  <c:v>-47.959860045369204</c:v>
                </c:pt>
                <c:pt idx="486">
                  <c:v>-49.796313334466753</c:v>
                </c:pt>
                <c:pt idx="487">
                  <c:v>-50.796431350872417</c:v>
                </c:pt>
                <c:pt idx="488">
                  <c:v>-50.202516383728749</c:v>
                </c:pt>
                <c:pt idx="489">
                  <c:v>-49.143411354049455</c:v>
                </c:pt>
                <c:pt idx="490">
                  <c:v>-49.447620070739099</c:v>
                </c:pt>
                <c:pt idx="491">
                  <c:v>-48.866815541119323</c:v>
                </c:pt>
                <c:pt idx="492">
                  <c:v>-48.242409808754608</c:v>
                </c:pt>
                <c:pt idx="493">
                  <c:v>-47.634484256725145</c:v>
                </c:pt>
                <c:pt idx="494">
                  <c:v>-47.894780584365833</c:v>
                </c:pt>
                <c:pt idx="495">
                  <c:v>-49.082240578057572</c:v>
                </c:pt>
                <c:pt idx="496">
                  <c:v>-49.797318016301119</c:v>
                </c:pt>
                <c:pt idx="497">
                  <c:v>-51.218354848595681</c:v>
                </c:pt>
                <c:pt idx="498">
                  <c:v>-52.446448253601268</c:v>
                </c:pt>
                <c:pt idx="499">
                  <c:v>-51.848278205929212</c:v>
                </c:pt>
                <c:pt idx="500">
                  <c:v>-50.914928884039774</c:v>
                </c:pt>
                <c:pt idx="501">
                  <c:v>-48.900547760456284</c:v>
                </c:pt>
                <c:pt idx="502">
                  <c:v>-45.150342663641688</c:v>
                </c:pt>
                <c:pt idx="503">
                  <c:v>-41.888428035356533</c:v>
                </c:pt>
                <c:pt idx="504">
                  <c:v>-41.771220234030913</c:v>
                </c:pt>
                <c:pt idx="505">
                  <c:v>-42.231315744983476</c:v>
                </c:pt>
                <c:pt idx="506">
                  <c:v>-42.197039629326945</c:v>
                </c:pt>
                <c:pt idx="507">
                  <c:v>-43.344451795133445</c:v>
                </c:pt>
                <c:pt idx="508">
                  <c:v>-42.990351015966752</c:v>
                </c:pt>
                <c:pt idx="509">
                  <c:v>-42.160050785100125</c:v>
                </c:pt>
                <c:pt idx="510">
                  <c:v>-38.433672317167542</c:v>
                </c:pt>
                <c:pt idx="511">
                  <c:v>-36.264933139296716</c:v>
                </c:pt>
                <c:pt idx="512">
                  <c:v>-35.82957641798329</c:v>
                </c:pt>
                <c:pt idx="513">
                  <c:v>-32.692981526890648</c:v>
                </c:pt>
                <c:pt idx="514">
                  <c:v>-32.576420243682172</c:v>
                </c:pt>
                <c:pt idx="515">
                  <c:v>-31.364486779827836</c:v>
                </c:pt>
                <c:pt idx="516">
                  <c:v>-29.388176533242113</c:v>
                </c:pt>
                <c:pt idx="517">
                  <c:v>-22.492059914171939</c:v>
                </c:pt>
                <c:pt idx="518">
                  <c:v>-16.535086007024482</c:v>
                </c:pt>
                <c:pt idx="519">
                  <c:v>-11.186306364045121</c:v>
                </c:pt>
                <c:pt idx="520">
                  <c:v>-1.6481147677136283</c:v>
                </c:pt>
                <c:pt idx="521">
                  <c:v>8.0978749389418549</c:v>
                </c:pt>
                <c:pt idx="522">
                  <c:v>20.128522206677896</c:v>
                </c:pt>
                <c:pt idx="523">
                  <c:v>30.033701416485027</c:v>
                </c:pt>
                <c:pt idx="524">
                  <c:v>36.527754367643126</c:v>
                </c:pt>
                <c:pt idx="525">
                  <c:v>41.420539396048056</c:v>
                </c:pt>
                <c:pt idx="526">
                  <c:v>47.597604265970439</c:v>
                </c:pt>
                <c:pt idx="527">
                  <c:v>52.057817070516435</c:v>
                </c:pt>
                <c:pt idx="528">
                  <c:v>54.865633038208969</c:v>
                </c:pt>
                <c:pt idx="529">
                  <c:v>58.682226420819703</c:v>
                </c:pt>
                <c:pt idx="530">
                  <c:v>60.938806886571541</c:v>
                </c:pt>
                <c:pt idx="531">
                  <c:v>61.739934872447698</c:v>
                </c:pt>
                <c:pt idx="532">
                  <c:v>62.606242003410195</c:v>
                </c:pt>
                <c:pt idx="533">
                  <c:v>63.366727291997279</c:v>
                </c:pt>
                <c:pt idx="534">
                  <c:v>64.400435998058754</c:v>
                </c:pt>
                <c:pt idx="535">
                  <c:v>64.992975464048044</c:v>
                </c:pt>
                <c:pt idx="536">
                  <c:v>65.404203005784026</c:v>
                </c:pt>
                <c:pt idx="537">
                  <c:v>65.564610076230352</c:v>
                </c:pt>
                <c:pt idx="538">
                  <c:v>65.601844139682939</c:v>
                </c:pt>
                <c:pt idx="539">
                  <c:v>66.206108592637236</c:v>
                </c:pt>
                <c:pt idx="540">
                  <c:v>66.622142806393995</c:v>
                </c:pt>
                <c:pt idx="541">
                  <c:v>67.165653452232092</c:v>
                </c:pt>
                <c:pt idx="542">
                  <c:v>67.886709936911927</c:v>
                </c:pt>
                <c:pt idx="543">
                  <c:v>68.939412006431553</c:v>
                </c:pt>
                <c:pt idx="544">
                  <c:v>70.167512429142661</c:v>
                </c:pt>
                <c:pt idx="545">
                  <c:v>71.03650335560215</c:v>
                </c:pt>
                <c:pt idx="546">
                  <c:v>71.781806942930515</c:v>
                </c:pt>
                <c:pt idx="547">
                  <c:v>71.36240347673683</c:v>
                </c:pt>
                <c:pt idx="548">
                  <c:v>70.836919106015188</c:v>
                </c:pt>
                <c:pt idx="549">
                  <c:v>68.581799335083858</c:v>
                </c:pt>
                <c:pt idx="550">
                  <c:v>67.284300104443446</c:v>
                </c:pt>
                <c:pt idx="551">
                  <c:v>65.512268861522116</c:v>
                </c:pt>
                <c:pt idx="552">
                  <c:v>65.351910328826492</c:v>
                </c:pt>
                <c:pt idx="553">
                  <c:v>65.75293525952064</c:v>
                </c:pt>
                <c:pt idx="554">
                  <c:v>66.820323368182542</c:v>
                </c:pt>
                <c:pt idx="555">
                  <c:v>67.356481061122849</c:v>
                </c:pt>
                <c:pt idx="556">
                  <c:v>68.102208161560554</c:v>
                </c:pt>
                <c:pt idx="557">
                  <c:v>68.64192244077482</c:v>
                </c:pt>
                <c:pt idx="558">
                  <c:v>69.276563320043749</c:v>
                </c:pt>
                <c:pt idx="559">
                  <c:v>69.046276748562363</c:v>
                </c:pt>
                <c:pt idx="560">
                  <c:v>66.951403662158455</c:v>
                </c:pt>
                <c:pt idx="561">
                  <c:v>63.151071162344721</c:v>
                </c:pt>
                <c:pt idx="562">
                  <c:v>58.114419441108332</c:v>
                </c:pt>
                <c:pt idx="563">
                  <c:v>52.103668960215991</c:v>
                </c:pt>
                <c:pt idx="564">
                  <c:v>44.519248766968055</c:v>
                </c:pt>
                <c:pt idx="565">
                  <c:v>37.750299591459758</c:v>
                </c:pt>
                <c:pt idx="566">
                  <c:v>31.721658650978569</c:v>
                </c:pt>
                <c:pt idx="567">
                  <c:v>25.642447890110279</c:v>
                </c:pt>
                <c:pt idx="568">
                  <c:v>22.50218130575854</c:v>
                </c:pt>
                <c:pt idx="569">
                  <c:v>20.956784310657959</c:v>
                </c:pt>
                <c:pt idx="570">
                  <c:v>19.37338254659976</c:v>
                </c:pt>
                <c:pt idx="571">
                  <c:v>13.724006874805436</c:v>
                </c:pt>
                <c:pt idx="572">
                  <c:v>6.5235211048106034</c:v>
                </c:pt>
                <c:pt idx="573">
                  <c:v>0.13608064727108818</c:v>
                </c:pt>
                <c:pt idx="574">
                  <c:v>-7.7089926489909315</c:v>
                </c:pt>
                <c:pt idx="575">
                  <c:v>-16.017714851591755</c:v>
                </c:pt>
                <c:pt idx="576">
                  <c:v>-21.817793913431331</c:v>
                </c:pt>
                <c:pt idx="577">
                  <c:v>-26.75306209989304</c:v>
                </c:pt>
                <c:pt idx="578">
                  <c:v>-30.993566058328771</c:v>
                </c:pt>
                <c:pt idx="579">
                  <c:v>-36.015749846151429</c:v>
                </c:pt>
                <c:pt idx="580">
                  <c:v>-39.321820460475173</c:v>
                </c:pt>
                <c:pt idx="581">
                  <c:v>-41.736270865575023</c:v>
                </c:pt>
                <c:pt idx="582">
                  <c:v>-43.69841089057428</c:v>
                </c:pt>
                <c:pt idx="583">
                  <c:v>-45.353828819525717</c:v>
                </c:pt>
                <c:pt idx="584">
                  <c:v>-47.194401459140714</c:v>
                </c:pt>
                <c:pt idx="585">
                  <c:v>-48.559998783285927</c:v>
                </c:pt>
                <c:pt idx="586">
                  <c:v>-50.876430758898159</c:v>
                </c:pt>
                <c:pt idx="587">
                  <c:v>-52.966274875721915</c:v>
                </c:pt>
                <c:pt idx="588">
                  <c:v>-54.673134682649831</c:v>
                </c:pt>
                <c:pt idx="589">
                  <c:v>-55.885087282454954</c:v>
                </c:pt>
                <c:pt idx="590">
                  <c:v>-56.144770840247425</c:v>
                </c:pt>
                <c:pt idx="591">
                  <c:v>-55.874582741911951</c:v>
                </c:pt>
                <c:pt idx="592">
                  <c:v>-55.335303591762766</c:v>
                </c:pt>
                <c:pt idx="593">
                  <c:v>-54.79742367679323</c:v>
                </c:pt>
                <c:pt idx="594">
                  <c:v>-54.1913793780937</c:v>
                </c:pt>
                <c:pt idx="595">
                  <c:v>-53.486830719691355</c:v>
                </c:pt>
                <c:pt idx="596">
                  <c:v>-52.951574859430494</c:v>
                </c:pt>
                <c:pt idx="597">
                  <c:v>-52.048494855989496</c:v>
                </c:pt>
                <c:pt idx="598">
                  <c:v>-51.539943021152055</c:v>
                </c:pt>
                <c:pt idx="599">
                  <c:v>-51.087986442912317</c:v>
                </c:pt>
                <c:pt idx="600">
                  <c:v>-50.296338987217887</c:v>
                </c:pt>
                <c:pt idx="601">
                  <c:v>-48.983851800883258</c:v>
                </c:pt>
                <c:pt idx="602">
                  <c:v>-47.888813104336705</c:v>
                </c:pt>
                <c:pt idx="603">
                  <c:v>-46.415794370071545</c:v>
                </c:pt>
                <c:pt idx="604">
                  <c:v>-44.246016231147038</c:v>
                </c:pt>
                <c:pt idx="605">
                  <c:v>-43.041047369000864</c:v>
                </c:pt>
                <c:pt idx="606">
                  <c:v>-40.993288316807408</c:v>
                </c:pt>
                <c:pt idx="607">
                  <c:v>-37.621639322848736</c:v>
                </c:pt>
                <c:pt idx="608">
                  <c:v>-37.513978167830246</c:v>
                </c:pt>
                <c:pt idx="609">
                  <c:v>-38.842018294080425</c:v>
                </c:pt>
                <c:pt idx="610">
                  <c:v>-36.570168611009059</c:v>
                </c:pt>
                <c:pt idx="611">
                  <c:v>-34.609964495518035</c:v>
                </c:pt>
                <c:pt idx="612">
                  <c:v>-28.749517478599618</c:v>
                </c:pt>
                <c:pt idx="613">
                  <c:v>-22.568628409707369</c:v>
                </c:pt>
                <c:pt idx="614">
                  <c:v>-19.14940687365328</c:v>
                </c:pt>
                <c:pt idx="615">
                  <c:v>-11.304599232624424</c:v>
                </c:pt>
                <c:pt idx="616">
                  <c:v>-1.2941849202531512</c:v>
                </c:pt>
                <c:pt idx="617">
                  <c:v>6.9127767216858604</c:v>
                </c:pt>
                <c:pt idx="618">
                  <c:v>17.653934954375227</c:v>
                </c:pt>
                <c:pt idx="619">
                  <c:v>18.664026678491087</c:v>
                </c:pt>
                <c:pt idx="620">
                  <c:v>24.640035231104473</c:v>
                </c:pt>
                <c:pt idx="621">
                  <c:v>29.902638839317078</c:v>
                </c:pt>
                <c:pt idx="622">
                  <c:v>36.432082199489976</c:v>
                </c:pt>
                <c:pt idx="623">
                  <c:v>46.792025588073557</c:v>
                </c:pt>
                <c:pt idx="624">
                  <c:v>54.039170360245542</c:v>
                </c:pt>
                <c:pt idx="625">
                  <c:v>58.658365898321712</c:v>
                </c:pt>
                <c:pt idx="626">
                  <c:v>60.559691402417215</c:v>
                </c:pt>
                <c:pt idx="627">
                  <c:v>62.380052267224102</c:v>
                </c:pt>
                <c:pt idx="628">
                  <c:v>63.545581738685541</c:v>
                </c:pt>
                <c:pt idx="629">
                  <c:v>64.668571698816592</c:v>
                </c:pt>
                <c:pt idx="630">
                  <c:v>65.738073046156401</c:v>
                </c:pt>
                <c:pt idx="631">
                  <c:v>67.189597440588088</c:v>
                </c:pt>
                <c:pt idx="632">
                  <c:v>68.514095756439531</c:v>
                </c:pt>
                <c:pt idx="633">
                  <c:v>69.563640500120556</c:v>
                </c:pt>
                <c:pt idx="634">
                  <c:v>69.611689642786558</c:v>
                </c:pt>
                <c:pt idx="635">
                  <c:v>70.387683597804042</c:v>
                </c:pt>
                <c:pt idx="636">
                  <c:v>69.840900473951692</c:v>
                </c:pt>
                <c:pt idx="637">
                  <c:v>69.977525471239943</c:v>
                </c:pt>
                <c:pt idx="638">
                  <c:v>70.704560991256372</c:v>
                </c:pt>
                <c:pt idx="639">
                  <c:v>72.267437605184583</c:v>
                </c:pt>
                <c:pt idx="640">
                  <c:v>73.977961476333377</c:v>
                </c:pt>
                <c:pt idx="641">
                  <c:v>76.497135181101157</c:v>
                </c:pt>
                <c:pt idx="642">
                  <c:v>76.773432339270315</c:v>
                </c:pt>
                <c:pt idx="643">
                  <c:v>75.317855415059171</c:v>
                </c:pt>
                <c:pt idx="644">
                  <c:v>73.356581860354297</c:v>
                </c:pt>
                <c:pt idx="645">
                  <c:v>71.26502421166731</c:v>
                </c:pt>
                <c:pt idx="646">
                  <c:v>70.702421179214426</c:v>
                </c:pt>
                <c:pt idx="647">
                  <c:v>70.848258980903339</c:v>
                </c:pt>
                <c:pt idx="648">
                  <c:v>72.462836297516759</c:v>
                </c:pt>
                <c:pt idx="649">
                  <c:v>73.238241148574886</c:v>
                </c:pt>
                <c:pt idx="650">
                  <c:v>73.446497502610939</c:v>
                </c:pt>
                <c:pt idx="651">
                  <c:v>73.232415538831233</c:v>
                </c:pt>
                <c:pt idx="652">
                  <c:v>72.76606357025355</c:v>
                </c:pt>
                <c:pt idx="653">
                  <c:v>72.406918171315183</c:v>
                </c:pt>
                <c:pt idx="654">
                  <c:v>71.526696887688288</c:v>
                </c:pt>
                <c:pt idx="655">
                  <c:v>69.208093808301228</c:v>
                </c:pt>
                <c:pt idx="656">
                  <c:v>65.140176071989217</c:v>
                </c:pt>
                <c:pt idx="657">
                  <c:v>58.542735952620582</c:v>
                </c:pt>
                <c:pt idx="658">
                  <c:v>43.350808794394204</c:v>
                </c:pt>
                <c:pt idx="659">
                  <c:v>28.315653927744595</c:v>
                </c:pt>
                <c:pt idx="660">
                  <c:v>22.286389453326997</c:v>
                </c:pt>
                <c:pt idx="661">
                  <c:v>30.888401801869385</c:v>
                </c:pt>
                <c:pt idx="662">
                  <c:v>43.444012943915261</c:v>
                </c:pt>
                <c:pt idx="663">
                  <c:v>48.933854494699311</c:v>
                </c:pt>
                <c:pt idx="664">
                  <c:v>45.224652709154618</c:v>
                </c:pt>
                <c:pt idx="665">
                  <c:v>35.991765382078285</c:v>
                </c:pt>
                <c:pt idx="666">
                  <c:v>23.844490964870431</c:v>
                </c:pt>
                <c:pt idx="667">
                  <c:v>12.485014583765858</c:v>
                </c:pt>
                <c:pt idx="668">
                  <c:v>5.0615336694724524</c:v>
                </c:pt>
                <c:pt idx="669">
                  <c:v>-1.246607583407515</c:v>
                </c:pt>
                <c:pt idx="670">
                  <c:v>-6.4510986122417169</c:v>
                </c:pt>
                <c:pt idx="671">
                  <c:v>-11.953378619229673</c:v>
                </c:pt>
                <c:pt idx="672">
                  <c:v>-18.237975285665268</c:v>
                </c:pt>
                <c:pt idx="673">
                  <c:v>-25.536312930210109</c:v>
                </c:pt>
                <c:pt idx="674">
                  <c:v>-30.500083894876891</c:v>
                </c:pt>
                <c:pt idx="675">
                  <c:v>-36.011531207160871</c:v>
                </c:pt>
                <c:pt idx="676">
                  <c:v>-39.247744225662515</c:v>
                </c:pt>
                <c:pt idx="677">
                  <c:v>-41.823317587529274</c:v>
                </c:pt>
                <c:pt idx="678">
                  <c:v>-43.633872104561114</c:v>
                </c:pt>
                <c:pt idx="679">
                  <c:v>-45.30888631749977</c:v>
                </c:pt>
                <c:pt idx="680">
                  <c:v>-47.570054636181716</c:v>
                </c:pt>
                <c:pt idx="681">
                  <c:v>-48.412907426915048</c:v>
                </c:pt>
                <c:pt idx="682">
                  <c:v>-48.340073233894145</c:v>
                </c:pt>
                <c:pt idx="683">
                  <c:v>-47.239440186304861</c:v>
                </c:pt>
                <c:pt idx="684">
                  <c:v>-46.099082240380007</c:v>
                </c:pt>
                <c:pt idx="685">
                  <c:v>-46.570099628496081</c:v>
                </c:pt>
                <c:pt idx="686">
                  <c:v>-46.963643130131935</c:v>
                </c:pt>
                <c:pt idx="687">
                  <c:v>-47.645097849998308</c:v>
                </c:pt>
                <c:pt idx="688">
                  <c:v>-48.88567812360214</c:v>
                </c:pt>
                <c:pt idx="689">
                  <c:v>-50.191297864165151</c:v>
                </c:pt>
                <c:pt idx="690">
                  <c:v>-51.802340391483582</c:v>
                </c:pt>
                <c:pt idx="691">
                  <c:v>-52.682295404143161</c:v>
                </c:pt>
                <c:pt idx="692">
                  <c:v>-53.382909468217605</c:v>
                </c:pt>
                <c:pt idx="693">
                  <c:v>-54.474228660056347</c:v>
                </c:pt>
                <c:pt idx="694">
                  <c:v>-53.996566487502299</c:v>
                </c:pt>
                <c:pt idx="695">
                  <c:v>-53.223150173133234</c:v>
                </c:pt>
                <c:pt idx="696">
                  <c:v>-53.40348418846127</c:v>
                </c:pt>
                <c:pt idx="697">
                  <c:v>-53.233925482774445</c:v>
                </c:pt>
                <c:pt idx="698">
                  <c:v>-53.474851938700041</c:v>
                </c:pt>
                <c:pt idx="699">
                  <c:v>-53.902463116195413</c:v>
                </c:pt>
                <c:pt idx="700">
                  <c:v>-53.428921626496461</c:v>
                </c:pt>
                <c:pt idx="701">
                  <c:v>-52.800895299286751</c:v>
                </c:pt>
                <c:pt idx="702">
                  <c:v>-52.676580808282075</c:v>
                </c:pt>
                <c:pt idx="703">
                  <c:v>-51.880527529866697</c:v>
                </c:pt>
                <c:pt idx="704">
                  <c:v>-50.518319786026417</c:v>
                </c:pt>
                <c:pt idx="705">
                  <c:v>-48.904391968214554</c:v>
                </c:pt>
                <c:pt idx="706">
                  <c:v>-47.455466393162908</c:v>
                </c:pt>
                <c:pt idx="707">
                  <c:v>-42.603652227736177</c:v>
                </c:pt>
                <c:pt idx="708">
                  <c:v>-45.875708135027139</c:v>
                </c:pt>
                <c:pt idx="709">
                  <c:v>-49.038715679393789</c:v>
                </c:pt>
                <c:pt idx="710">
                  <c:v>-51.378535385438198</c:v>
                </c:pt>
                <c:pt idx="711">
                  <c:v>-53.292123836277348</c:v>
                </c:pt>
                <c:pt idx="712">
                  <c:v>-53.799876874794975</c:v>
                </c:pt>
                <c:pt idx="713">
                  <c:v>-51.67615169313207</c:v>
                </c:pt>
                <c:pt idx="714">
                  <c:v>-48.109412167194158</c:v>
                </c:pt>
                <c:pt idx="715">
                  <c:v>-41.549661455060942</c:v>
                </c:pt>
                <c:pt idx="716">
                  <c:v>-31.449397304645483</c:v>
                </c:pt>
                <c:pt idx="717">
                  <c:v>-30.292880573225816</c:v>
                </c:pt>
                <c:pt idx="718">
                  <c:v>-28.208397343122869</c:v>
                </c:pt>
                <c:pt idx="719">
                  <c:v>-30.920568434224581</c:v>
                </c:pt>
                <c:pt idx="720">
                  <c:v>-30.449441049459036</c:v>
                </c:pt>
                <c:pt idx="721">
                  <c:v>-25.304725022835612</c:v>
                </c:pt>
                <c:pt idx="722">
                  <c:v>-18.660811687560187</c:v>
                </c:pt>
                <c:pt idx="723">
                  <c:v>-7.1158033527591771</c:v>
                </c:pt>
                <c:pt idx="724">
                  <c:v>6.3199908884610485</c:v>
                </c:pt>
                <c:pt idx="725">
                  <c:v>18.197394558328476</c:v>
                </c:pt>
                <c:pt idx="726">
                  <c:v>34.937303392020844</c:v>
                </c:pt>
                <c:pt idx="727">
                  <c:v>44.238921580674116</c:v>
                </c:pt>
                <c:pt idx="728">
                  <c:v>49.875287167172992</c:v>
                </c:pt>
                <c:pt idx="729">
                  <c:v>57.140606247292659</c:v>
                </c:pt>
                <c:pt idx="730">
                  <c:v>61.883374300508933</c:v>
                </c:pt>
                <c:pt idx="731">
                  <c:v>63.106567205293508</c:v>
                </c:pt>
                <c:pt idx="732">
                  <c:v>64.002587170766333</c:v>
                </c:pt>
                <c:pt idx="733">
                  <c:v>64.499553313897337</c:v>
                </c:pt>
                <c:pt idx="734">
                  <c:v>64.838940632111246</c:v>
                </c:pt>
                <c:pt idx="735">
                  <c:v>66.309282773667746</c:v>
                </c:pt>
                <c:pt idx="736">
                  <c:v>67.42159226334401</c:v>
                </c:pt>
                <c:pt idx="737">
                  <c:v>68.254155144654803</c:v>
                </c:pt>
                <c:pt idx="738">
                  <c:v>68.312148254371607</c:v>
                </c:pt>
                <c:pt idx="739">
                  <c:v>68.685810781324349</c:v>
                </c:pt>
                <c:pt idx="740">
                  <c:v>69.489370622939703</c:v>
                </c:pt>
                <c:pt idx="741">
                  <c:v>70.120889721514388</c:v>
                </c:pt>
                <c:pt idx="742">
                  <c:v>70.626381227981682</c:v>
                </c:pt>
                <c:pt idx="743">
                  <c:v>70.384841043969701</c:v>
                </c:pt>
                <c:pt idx="744">
                  <c:v>69.7479617780903</c:v>
                </c:pt>
                <c:pt idx="745">
                  <c:v>68.989300515722292</c:v>
                </c:pt>
                <c:pt idx="746">
                  <c:v>68.439928453468454</c:v>
                </c:pt>
                <c:pt idx="747">
                  <c:v>68.60357844542132</c:v>
                </c:pt>
                <c:pt idx="748">
                  <c:v>69.051161602459317</c:v>
                </c:pt>
                <c:pt idx="749">
                  <c:v>69.687413656008047</c:v>
                </c:pt>
                <c:pt idx="750">
                  <c:v>70.680999620307006</c:v>
                </c:pt>
                <c:pt idx="751">
                  <c:v>70.876214651447242</c:v>
                </c:pt>
                <c:pt idx="752">
                  <c:v>70.445763288163079</c:v>
                </c:pt>
                <c:pt idx="753">
                  <c:v>69.834596371515332</c:v>
                </c:pt>
                <c:pt idx="754">
                  <c:v>69.055622294376931</c:v>
                </c:pt>
                <c:pt idx="755">
                  <c:v>67.93132612282956</c:v>
                </c:pt>
                <c:pt idx="756">
                  <c:v>66.953200253889534</c:v>
                </c:pt>
                <c:pt idx="757">
                  <c:v>67.704758145080476</c:v>
                </c:pt>
                <c:pt idx="758">
                  <c:v>69.459775300530765</c:v>
                </c:pt>
                <c:pt idx="759">
                  <c:v>72.314626260581178</c:v>
                </c:pt>
                <c:pt idx="760">
                  <c:v>76.013931446759827</c:v>
                </c:pt>
                <c:pt idx="761">
                  <c:v>78.544161522943583</c:v>
                </c:pt>
                <c:pt idx="762">
                  <c:v>79.330838785854638</c:v>
                </c:pt>
                <c:pt idx="763">
                  <c:v>73.796434501325678</c:v>
                </c:pt>
                <c:pt idx="764">
                  <c:v>62.8781584427784</c:v>
                </c:pt>
                <c:pt idx="765">
                  <c:v>47.253572846917734</c:v>
                </c:pt>
                <c:pt idx="766">
                  <c:v>28.437356526174675</c:v>
                </c:pt>
                <c:pt idx="767">
                  <c:v>20.989911718561462</c:v>
                </c:pt>
                <c:pt idx="768">
                  <c:v>23.273518144069619</c:v>
                </c:pt>
                <c:pt idx="769">
                  <c:v>26.625336691113485</c:v>
                </c:pt>
                <c:pt idx="770">
                  <c:v>28.610137372470398</c:v>
                </c:pt>
                <c:pt idx="771">
                  <c:v>22.159294299508677</c:v>
                </c:pt>
                <c:pt idx="772">
                  <c:v>13.245437531174835</c:v>
                </c:pt>
                <c:pt idx="773">
                  <c:v>2.8296158641057101</c:v>
                </c:pt>
                <c:pt idx="774">
                  <c:v>-10.873622660236375</c:v>
                </c:pt>
                <c:pt idx="775">
                  <c:v>-16.591759563437485</c:v>
                </c:pt>
                <c:pt idx="776">
                  <c:v>-19.818961611702388</c:v>
                </c:pt>
                <c:pt idx="777">
                  <c:v>-23.035973055047144</c:v>
                </c:pt>
                <c:pt idx="778">
                  <c:v>-29.673847811276737</c:v>
                </c:pt>
                <c:pt idx="779">
                  <c:v>-35.833584314741337</c:v>
                </c:pt>
                <c:pt idx="780">
                  <c:v>-39.973352027564729</c:v>
                </c:pt>
                <c:pt idx="781">
                  <c:v>-44.762389089415919</c:v>
                </c:pt>
                <c:pt idx="782">
                  <c:v>-49.025133972602973</c:v>
                </c:pt>
                <c:pt idx="783">
                  <c:v>-51.736603029025737</c:v>
                </c:pt>
                <c:pt idx="784">
                  <c:v>-54.220077194606041</c:v>
                </c:pt>
                <c:pt idx="785">
                  <c:v>-55.565604204373336</c:v>
                </c:pt>
                <c:pt idx="786">
                  <c:v>-55.451367879252409</c:v>
                </c:pt>
                <c:pt idx="787">
                  <c:v>-56.30218072715828</c:v>
                </c:pt>
                <c:pt idx="788">
                  <c:v>-57.185292567535711</c:v>
                </c:pt>
                <c:pt idx="789">
                  <c:v>-58.68381215478076</c:v>
                </c:pt>
                <c:pt idx="790">
                  <c:v>-60.272053135915556</c:v>
                </c:pt>
                <c:pt idx="791">
                  <c:v>-61.21462293411475</c:v>
                </c:pt>
                <c:pt idx="792">
                  <c:v>-61.802477933049978</c:v>
                </c:pt>
                <c:pt idx="793">
                  <c:v>-61.923185931800433</c:v>
                </c:pt>
                <c:pt idx="794">
                  <c:v>-58.735327428274516</c:v>
                </c:pt>
                <c:pt idx="795">
                  <c:v>-58.57612422306957</c:v>
                </c:pt>
                <c:pt idx="796">
                  <c:v>-56.665478324403423</c:v>
                </c:pt>
                <c:pt idx="797">
                  <c:v>-56.674606208635772</c:v>
                </c:pt>
                <c:pt idx="798">
                  <c:v>-55.736634161453438</c:v>
                </c:pt>
                <c:pt idx="799">
                  <c:v>-55.270544665308236</c:v>
                </c:pt>
                <c:pt idx="800">
                  <c:v>-54.585461053405929</c:v>
                </c:pt>
                <c:pt idx="801">
                  <c:v>-51.478045536857564</c:v>
                </c:pt>
                <c:pt idx="802">
                  <c:v>-49.521929657674939</c:v>
                </c:pt>
                <c:pt idx="803">
                  <c:v>-48.902271710460177</c:v>
                </c:pt>
                <c:pt idx="804">
                  <c:v>-47.139398046817853</c:v>
                </c:pt>
                <c:pt idx="805">
                  <c:v>-44.977394397537338</c:v>
                </c:pt>
                <c:pt idx="806">
                  <c:v>-43.175928043720674</c:v>
                </c:pt>
                <c:pt idx="807">
                  <c:v>-39.764224214725857</c:v>
                </c:pt>
                <c:pt idx="808">
                  <c:v>-34.914885167012869</c:v>
                </c:pt>
                <c:pt idx="809">
                  <c:v>-31.203653097961492</c:v>
                </c:pt>
                <c:pt idx="810">
                  <c:v>-27.771675620369081</c:v>
                </c:pt>
                <c:pt idx="811">
                  <c:v>-23.931272432499341</c:v>
                </c:pt>
                <c:pt idx="812">
                  <c:v>-22.735123573257923</c:v>
                </c:pt>
                <c:pt idx="813">
                  <c:v>-18.608051732094363</c:v>
                </c:pt>
                <c:pt idx="814">
                  <c:v>-12.884029315264337</c:v>
                </c:pt>
                <c:pt idx="815">
                  <c:v>-9.9539646189012814</c:v>
                </c:pt>
                <c:pt idx="816">
                  <c:v>-2.6781802129467858</c:v>
                </c:pt>
                <c:pt idx="817">
                  <c:v>8.6017279180336139</c:v>
                </c:pt>
                <c:pt idx="818">
                  <c:v>20.184316514189554</c:v>
                </c:pt>
                <c:pt idx="819">
                  <c:v>38.580066587630434</c:v>
                </c:pt>
                <c:pt idx="820">
                  <c:v>48.745932994470081</c:v>
                </c:pt>
                <c:pt idx="821">
                  <c:v>52.207949271102294</c:v>
                </c:pt>
                <c:pt idx="822">
                  <c:v>57.418445643911397</c:v>
                </c:pt>
                <c:pt idx="823">
                  <c:v>62.913427081636414</c:v>
                </c:pt>
                <c:pt idx="824">
                  <c:v>64.734820410663545</c:v>
                </c:pt>
                <c:pt idx="825">
                  <c:v>64.609090376996903</c:v>
                </c:pt>
                <c:pt idx="826">
                  <c:v>63.989089257054928</c:v>
                </c:pt>
                <c:pt idx="827">
                  <c:v>60.850098930895122</c:v>
                </c:pt>
                <c:pt idx="828">
                  <c:v>59.959435447084935</c:v>
                </c:pt>
                <c:pt idx="829">
                  <c:v>61.594949435744567</c:v>
                </c:pt>
                <c:pt idx="830">
                  <c:v>62.732133942340987</c:v>
                </c:pt>
                <c:pt idx="831">
                  <c:v>64.73233644372165</c:v>
                </c:pt>
                <c:pt idx="832">
                  <c:v>66.279702120332416</c:v>
                </c:pt>
                <c:pt idx="833">
                  <c:v>66.681789893682534</c:v>
                </c:pt>
                <c:pt idx="834">
                  <c:v>67.706088317527275</c:v>
                </c:pt>
                <c:pt idx="835">
                  <c:v>69.124049127361971</c:v>
                </c:pt>
                <c:pt idx="836">
                  <c:v>69.530689648436862</c:v>
                </c:pt>
                <c:pt idx="837">
                  <c:v>70.109390728737097</c:v>
                </c:pt>
                <c:pt idx="838">
                  <c:v>71.338924934851164</c:v>
                </c:pt>
                <c:pt idx="839">
                  <c:v>72.306726802102517</c:v>
                </c:pt>
                <c:pt idx="840">
                  <c:v>72.979041135630567</c:v>
                </c:pt>
                <c:pt idx="841">
                  <c:v>73.064741052767147</c:v>
                </c:pt>
                <c:pt idx="842">
                  <c:v>72.208108292652739</c:v>
                </c:pt>
                <c:pt idx="843">
                  <c:v>71.519505399114038</c:v>
                </c:pt>
                <c:pt idx="844">
                  <c:v>71.676234106552371</c:v>
                </c:pt>
                <c:pt idx="845">
                  <c:v>72.954687611371469</c:v>
                </c:pt>
                <c:pt idx="846">
                  <c:v>74.41846552670286</c:v>
                </c:pt>
                <c:pt idx="847">
                  <c:v>74.360901855171264</c:v>
                </c:pt>
                <c:pt idx="848">
                  <c:v>72.10039506129047</c:v>
                </c:pt>
                <c:pt idx="849">
                  <c:v>68.399864022275992</c:v>
                </c:pt>
                <c:pt idx="850">
                  <c:v>62.88376165051902</c:v>
                </c:pt>
                <c:pt idx="851">
                  <c:v>53.941392431380038</c:v>
                </c:pt>
                <c:pt idx="852">
                  <c:v>53.23518798803935</c:v>
                </c:pt>
                <c:pt idx="853">
                  <c:v>52.241180304528839</c:v>
                </c:pt>
                <c:pt idx="854">
                  <c:v>47.333726676770304</c:v>
                </c:pt>
                <c:pt idx="855">
                  <c:v>40.116531335883721</c:v>
                </c:pt>
                <c:pt idx="856">
                  <c:v>31.13560174391846</c:v>
                </c:pt>
                <c:pt idx="857">
                  <c:v>22.286796894346562</c:v>
                </c:pt>
                <c:pt idx="858">
                  <c:v>16.481736567800748</c:v>
                </c:pt>
                <c:pt idx="859">
                  <c:v>11.230359195374644</c:v>
                </c:pt>
                <c:pt idx="860">
                  <c:v>11.105273196746303</c:v>
                </c:pt>
                <c:pt idx="861">
                  <c:v>13.180065044674668</c:v>
                </c:pt>
                <c:pt idx="862">
                  <c:v>8.0839938788935388</c:v>
                </c:pt>
                <c:pt idx="863">
                  <c:v>-5.2878985538770101E-2</c:v>
                </c:pt>
                <c:pt idx="864">
                  <c:v>-8.9527092104459385</c:v>
                </c:pt>
                <c:pt idx="865">
                  <c:v>-16.425235595184134</c:v>
                </c:pt>
                <c:pt idx="866">
                  <c:v>-23.90695554562787</c:v>
                </c:pt>
                <c:pt idx="867">
                  <c:v>-28.331173435087329</c:v>
                </c:pt>
                <c:pt idx="868">
                  <c:v>-32.348480544817868</c:v>
                </c:pt>
                <c:pt idx="869">
                  <c:v>-35.962732963890552</c:v>
                </c:pt>
                <c:pt idx="870">
                  <c:v>-39.695979048402954</c:v>
                </c:pt>
                <c:pt idx="871">
                  <c:v>-41.979603793301607</c:v>
                </c:pt>
                <c:pt idx="872">
                  <c:v>-44.101976206155271</c:v>
                </c:pt>
                <c:pt idx="873">
                  <c:v>-46.043167752922365</c:v>
                </c:pt>
                <c:pt idx="874">
                  <c:v>-47.2952003885663</c:v>
                </c:pt>
                <c:pt idx="875">
                  <c:v>-48.728664148910838</c:v>
                </c:pt>
                <c:pt idx="876">
                  <c:v>-49.648738155760739</c:v>
                </c:pt>
                <c:pt idx="877">
                  <c:v>-49.913060609098402</c:v>
                </c:pt>
                <c:pt idx="878">
                  <c:v>-50.561654538602895</c:v>
                </c:pt>
                <c:pt idx="879">
                  <c:v>-51.4938323229742</c:v>
                </c:pt>
                <c:pt idx="880">
                  <c:v>-52.616097332440539</c:v>
                </c:pt>
                <c:pt idx="881">
                  <c:v>-53.085902541120689</c:v>
                </c:pt>
                <c:pt idx="882">
                  <c:v>-52.533765156287011</c:v>
                </c:pt>
                <c:pt idx="883">
                  <c:v>-51.019323293737472</c:v>
                </c:pt>
                <c:pt idx="884">
                  <c:v>-49.239757962096917</c:v>
                </c:pt>
                <c:pt idx="885">
                  <c:v>-47.755552143838194</c:v>
                </c:pt>
                <c:pt idx="886">
                  <c:v>-45.544104476052865</c:v>
                </c:pt>
                <c:pt idx="887">
                  <c:v>-44.665108464896953</c:v>
                </c:pt>
                <c:pt idx="888">
                  <c:v>-46.379789629632612</c:v>
                </c:pt>
                <c:pt idx="889">
                  <c:v>-46.446252859782852</c:v>
                </c:pt>
                <c:pt idx="890">
                  <c:v>-44.68859833046664</c:v>
                </c:pt>
                <c:pt idx="891">
                  <c:v>-42.842660831702126</c:v>
                </c:pt>
                <c:pt idx="892">
                  <c:v>-41.303251379112197</c:v>
                </c:pt>
                <c:pt idx="893">
                  <c:v>-41.684132334849835</c:v>
                </c:pt>
                <c:pt idx="894">
                  <c:v>-41.399902078312074</c:v>
                </c:pt>
                <c:pt idx="895">
                  <c:v>-37.420112820461696</c:v>
                </c:pt>
                <c:pt idx="896">
                  <c:v>-32.219471205895495</c:v>
                </c:pt>
                <c:pt idx="897">
                  <c:v>-24.019196859151482</c:v>
                </c:pt>
                <c:pt idx="898">
                  <c:v>-22.847032059429171</c:v>
                </c:pt>
                <c:pt idx="899">
                  <c:v>-21.423591574654136</c:v>
                </c:pt>
                <c:pt idx="900">
                  <c:v>-20.149931983222999</c:v>
                </c:pt>
                <c:pt idx="901">
                  <c:v>-15.852751023874205</c:v>
                </c:pt>
                <c:pt idx="902">
                  <c:v>-15.300804476774767</c:v>
                </c:pt>
                <c:pt idx="903">
                  <c:v>-9.8837564163136147</c:v>
                </c:pt>
                <c:pt idx="904">
                  <c:v>-2.33300045337799</c:v>
                </c:pt>
                <c:pt idx="905">
                  <c:v>5.2182286215035845</c:v>
                </c:pt>
                <c:pt idx="906">
                  <c:v>10.761736552895808</c:v>
                </c:pt>
                <c:pt idx="907">
                  <c:v>18.100352096261449</c:v>
                </c:pt>
                <c:pt idx="908">
                  <c:v>23.590047127414959</c:v>
                </c:pt>
                <c:pt idx="909">
                  <c:v>38.324841655962139</c:v>
                </c:pt>
                <c:pt idx="910">
                  <c:v>48.271939135652943</c:v>
                </c:pt>
                <c:pt idx="911">
                  <c:v>56.824625638128467</c:v>
                </c:pt>
                <c:pt idx="912">
                  <c:v>58.923210370049354</c:v>
                </c:pt>
                <c:pt idx="913">
                  <c:v>63.690692171913589</c:v>
                </c:pt>
                <c:pt idx="914">
                  <c:v>63.178828963780695</c:v>
                </c:pt>
                <c:pt idx="915">
                  <c:v>64.352238480698418</c:v>
                </c:pt>
                <c:pt idx="916">
                  <c:v>64.100879811721853</c:v>
                </c:pt>
                <c:pt idx="917">
                  <c:v>66.053512875032951</c:v>
                </c:pt>
                <c:pt idx="918">
                  <c:v>66.517923138853234</c:v>
                </c:pt>
                <c:pt idx="919">
                  <c:v>68.88321495386657</c:v>
                </c:pt>
                <c:pt idx="920">
                  <c:v>70.866962778880961</c:v>
                </c:pt>
                <c:pt idx="921">
                  <c:v>72.821623395842039</c:v>
                </c:pt>
                <c:pt idx="922">
                  <c:v>73.361879945229646</c:v>
                </c:pt>
                <c:pt idx="923">
                  <c:v>73.059376215938499</c:v>
                </c:pt>
                <c:pt idx="924">
                  <c:v>74.686625904349</c:v>
                </c:pt>
                <c:pt idx="925">
                  <c:v>72.237994914591198</c:v>
                </c:pt>
                <c:pt idx="926">
                  <c:v>70.903752710100107</c:v>
                </c:pt>
                <c:pt idx="927">
                  <c:v>68.279674147851821</c:v>
                </c:pt>
                <c:pt idx="928">
                  <c:v>65.196295224666386</c:v>
                </c:pt>
                <c:pt idx="929">
                  <c:v>67.621347814801069</c:v>
                </c:pt>
                <c:pt idx="930">
                  <c:v>71.336035884598843</c:v>
                </c:pt>
                <c:pt idx="931">
                  <c:v>72.451017167545729</c:v>
                </c:pt>
                <c:pt idx="932">
                  <c:v>71.70276291807032</c:v>
                </c:pt>
                <c:pt idx="933">
                  <c:v>71.504025737136118</c:v>
                </c:pt>
                <c:pt idx="934">
                  <c:v>73.019161072838926</c:v>
                </c:pt>
                <c:pt idx="935">
                  <c:v>68.643068245503855</c:v>
                </c:pt>
                <c:pt idx="936">
                  <c:v>63.539685783902705</c:v>
                </c:pt>
                <c:pt idx="937">
                  <c:v>59.182525820205996</c:v>
                </c:pt>
                <c:pt idx="938">
                  <c:v>59.750490070312146</c:v>
                </c:pt>
                <c:pt idx="939">
                  <c:v>59.58575008838249</c:v>
                </c:pt>
                <c:pt idx="940">
                  <c:v>62.240183440573972</c:v>
                </c:pt>
                <c:pt idx="941">
                  <c:v>65.450668004967113</c:v>
                </c:pt>
                <c:pt idx="942">
                  <c:v>67.337692606304444</c:v>
                </c:pt>
                <c:pt idx="943">
                  <c:v>67.044431850521292</c:v>
                </c:pt>
                <c:pt idx="944">
                  <c:v>64.183697910489443</c:v>
                </c:pt>
                <c:pt idx="945">
                  <c:v>52.50484472189482</c:v>
                </c:pt>
                <c:pt idx="946">
                  <c:v>30.550543265399448</c:v>
                </c:pt>
                <c:pt idx="947">
                  <c:v>6.3300539987672666</c:v>
                </c:pt>
                <c:pt idx="948">
                  <c:v>1.1319496753931784</c:v>
                </c:pt>
                <c:pt idx="949">
                  <c:v>6.9858044455671271</c:v>
                </c:pt>
                <c:pt idx="950">
                  <c:v>19.226026596223576</c:v>
                </c:pt>
                <c:pt idx="951">
                  <c:v>19.076656976688408</c:v>
                </c:pt>
                <c:pt idx="952">
                  <c:v>5.7893687871893169</c:v>
                </c:pt>
                <c:pt idx="953">
                  <c:v>-10.111796154297943</c:v>
                </c:pt>
                <c:pt idx="954">
                  <c:v>-18.340562787739842</c:v>
                </c:pt>
                <c:pt idx="955">
                  <c:v>-24.779267959356506</c:v>
                </c:pt>
                <c:pt idx="956">
                  <c:v>-31.01677199778241</c:v>
                </c:pt>
                <c:pt idx="957">
                  <c:v>-36.736975611485875</c:v>
                </c:pt>
                <c:pt idx="958">
                  <c:v>-42.109545291892218</c:v>
                </c:pt>
                <c:pt idx="959">
                  <c:v>-46.997112944130635</c:v>
                </c:pt>
                <c:pt idx="960">
                  <c:v>-50.263183286123521</c:v>
                </c:pt>
                <c:pt idx="961">
                  <c:v>-52.464806190775015</c:v>
                </c:pt>
                <c:pt idx="962">
                  <c:v>-53.353124011760279</c:v>
                </c:pt>
                <c:pt idx="963">
                  <c:v>-53.282794690020587</c:v>
                </c:pt>
                <c:pt idx="964">
                  <c:v>-53.628237934011381</c:v>
                </c:pt>
                <c:pt idx="965">
                  <c:v>-53.851879412161793</c:v>
                </c:pt>
                <c:pt idx="966">
                  <c:v>-54.230041124604973</c:v>
                </c:pt>
                <c:pt idx="967">
                  <c:v>-54.799627326078301</c:v>
                </c:pt>
                <c:pt idx="968">
                  <c:v>-55.739565141783828</c:v>
                </c:pt>
                <c:pt idx="969">
                  <c:v>-57.109516299543955</c:v>
                </c:pt>
                <c:pt idx="970">
                  <c:v>-58.279396168225198</c:v>
                </c:pt>
                <c:pt idx="971">
                  <c:v>-58.49906379685423</c:v>
                </c:pt>
                <c:pt idx="972">
                  <c:v>-58.122099394858488</c:v>
                </c:pt>
                <c:pt idx="973">
                  <c:v>-56.977351192640839</c:v>
                </c:pt>
                <c:pt idx="974">
                  <c:v>-55.828057760460553</c:v>
                </c:pt>
                <c:pt idx="975">
                  <c:v>-54.79386412407986</c:v>
                </c:pt>
                <c:pt idx="976">
                  <c:v>-53.474936006156483</c:v>
                </c:pt>
                <c:pt idx="977">
                  <c:v>-52.214917888382963</c:v>
                </c:pt>
                <c:pt idx="978">
                  <c:v>-50.628674925134064</c:v>
                </c:pt>
                <c:pt idx="979">
                  <c:v>-50.952632279326039</c:v>
                </c:pt>
                <c:pt idx="980">
                  <c:v>-51.035607257142956</c:v>
                </c:pt>
                <c:pt idx="981">
                  <c:v>-51.209975682672741</c:v>
                </c:pt>
                <c:pt idx="982">
                  <c:v>-49.939842823298648</c:v>
                </c:pt>
                <c:pt idx="983">
                  <c:v>-47.343166481141523</c:v>
                </c:pt>
                <c:pt idx="984">
                  <c:v>-45.347824784793893</c:v>
                </c:pt>
                <c:pt idx="985">
                  <c:v>-45.874772450252493</c:v>
                </c:pt>
                <c:pt idx="986">
                  <c:v>-46.790975165157874</c:v>
                </c:pt>
                <c:pt idx="987">
                  <c:v>-44.49173422461913</c:v>
                </c:pt>
                <c:pt idx="988">
                  <c:v>-51.18121342205491</c:v>
                </c:pt>
                <c:pt idx="989">
                  <c:v>-33.287238847062348</c:v>
                </c:pt>
                <c:pt idx="990">
                  <c:v>-31.709340393794339</c:v>
                </c:pt>
                <c:pt idx="991">
                  <c:v>-21.534317994179062</c:v>
                </c:pt>
                <c:pt idx="992">
                  <c:v>-3.1312734941466585</c:v>
                </c:pt>
                <c:pt idx="993">
                  <c:v>16.637798550567947</c:v>
                </c:pt>
                <c:pt idx="994">
                  <c:v>36.154223138051044</c:v>
                </c:pt>
                <c:pt idx="995">
                  <c:v>45.68146544275757</c:v>
                </c:pt>
                <c:pt idx="996">
                  <c:v>55.612444144129327</c:v>
                </c:pt>
                <c:pt idx="997">
                  <c:v>58.823496564103252</c:v>
                </c:pt>
                <c:pt idx="998">
                  <c:v>58.640417054182329</c:v>
                </c:pt>
                <c:pt idx="999">
                  <c:v>59.959367406706789</c:v>
                </c:pt>
                <c:pt idx="1000">
                  <c:v>60.377193865199693</c:v>
                </c:pt>
                <c:pt idx="1001">
                  <c:v>62.525473605771737</c:v>
                </c:pt>
                <c:pt idx="1002">
                  <c:v>65.14879863694442</c:v>
                </c:pt>
                <c:pt idx="1003">
                  <c:v>64.790421211086894</c:v>
                </c:pt>
                <c:pt idx="1004">
                  <c:v>69.03831881403093</c:v>
                </c:pt>
                <c:pt idx="1005">
                  <c:v>71.841465252865817</c:v>
                </c:pt>
                <c:pt idx="1006">
                  <c:v>71.669855174036314</c:v>
                </c:pt>
                <c:pt idx="1007">
                  <c:v>70.554476883387821</c:v>
                </c:pt>
                <c:pt idx="1008">
                  <c:v>72.813585558411233</c:v>
                </c:pt>
                <c:pt idx="1009">
                  <c:v>71.945645462094078</c:v>
                </c:pt>
                <c:pt idx="1010">
                  <c:v>69.940388400893895</c:v>
                </c:pt>
                <c:pt idx="1011">
                  <c:v>74.802960987003274</c:v>
                </c:pt>
                <c:pt idx="1012">
                  <c:v>76.603506824659277</c:v>
                </c:pt>
                <c:pt idx="1013">
                  <c:v>77.216475035231596</c:v>
                </c:pt>
                <c:pt idx="1014">
                  <c:v>77.027696697967102</c:v>
                </c:pt>
                <c:pt idx="1015">
                  <c:v>77.947197693330253</c:v>
                </c:pt>
                <c:pt idx="1016">
                  <c:v>77.41672858951722</c:v>
                </c:pt>
                <c:pt idx="1017">
                  <c:v>75.832921925285447</c:v>
                </c:pt>
                <c:pt idx="1018">
                  <c:v>75.248390616937712</c:v>
                </c:pt>
                <c:pt idx="1019">
                  <c:v>74.622446907592149</c:v>
                </c:pt>
                <c:pt idx="1020">
                  <c:v>75.563747576436811</c:v>
                </c:pt>
                <c:pt idx="1021">
                  <c:v>78.007784369273253</c:v>
                </c:pt>
                <c:pt idx="1022">
                  <c:v>79.984646650335108</c:v>
                </c:pt>
                <c:pt idx="1023">
                  <c:v>77.087995401690875</c:v>
                </c:pt>
                <c:pt idx="1024">
                  <c:v>74.184135047150676</c:v>
                </c:pt>
                <c:pt idx="1025">
                  <c:v>73.1943860383642</c:v>
                </c:pt>
                <c:pt idx="1026">
                  <c:v>74.264479308621063</c:v>
                </c:pt>
                <c:pt idx="1027">
                  <c:v>68.123927850046741</c:v>
                </c:pt>
                <c:pt idx="1028">
                  <c:v>65.9797231137252</c:v>
                </c:pt>
                <c:pt idx="1029">
                  <c:v>66.948453370652601</c:v>
                </c:pt>
                <c:pt idx="1030">
                  <c:v>66.246288293079374</c:v>
                </c:pt>
                <c:pt idx="1031">
                  <c:v>65.172284544697362</c:v>
                </c:pt>
                <c:pt idx="1032">
                  <c:v>66.371385248604781</c:v>
                </c:pt>
                <c:pt idx="1033">
                  <c:v>70.768396742365937</c:v>
                </c:pt>
                <c:pt idx="1034">
                  <c:v>73.744492316764976</c:v>
                </c:pt>
                <c:pt idx="1035">
                  <c:v>70.087719295839875</c:v>
                </c:pt>
                <c:pt idx="1036">
                  <c:v>56.819068326142563</c:v>
                </c:pt>
                <c:pt idx="1037">
                  <c:v>41.004070780212011</c:v>
                </c:pt>
                <c:pt idx="1038">
                  <c:v>27.78900639596484</c:v>
                </c:pt>
                <c:pt idx="1039">
                  <c:v>19.68481282450286</c:v>
                </c:pt>
                <c:pt idx="1040">
                  <c:v>19.380335183822453</c:v>
                </c:pt>
                <c:pt idx="1041">
                  <c:v>17.720450046640469</c:v>
                </c:pt>
                <c:pt idx="1042">
                  <c:v>11.665941287712547</c:v>
                </c:pt>
                <c:pt idx="1043">
                  <c:v>5.3511486692693619</c:v>
                </c:pt>
                <c:pt idx="1044">
                  <c:v>-6.022196390387327</c:v>
                </c:pt>
                <c:pt idx="1045">
                  <c:v>-14.7857350494813</c:v>
                </c:pt>
                <c:pt idx="1046">
                  <c:v>-20.442040426266942</c:v>
                </c:pt>
                <c:pt idx="1047">
                  <c:v>-26.039799555439991</c:v>
                </c:pt>
                <c:pt idx="1048">
                  <c:v>-31.807522212878975</c:v>
                </c:pt>
                <c:pt idx="1049">
                  <c:v>-38.618341776427215</c:v>
                </c:pt>
                <c:pt idx="1050">
                  <c:v>-43.72733168896</c:v>
                </c:pt>
                <c:pt idx="1051">
                  <c:v>-47.689087010687182</c:v>
                </c:pt>
                <c:pt idx="1052">
                  <c:v>-50.634889681282068</c:v>
                </c:pt>
                <c:pt idx="1053">
                  <c:v>-53.156168607038367</c:v>
                </c:pt>
                <c:pt idx="1054">
                  <c:v>-55.401811285499861</c:v>
                </c:pt>
                <c:pt idx="1055">
                  <c:v>-56.956115542578068</c:v>
                </c:pt>
                <c:pt idx="1056">
                  <c:v>-57.913305353588271</c:v>
                </c:pt>
                <c:pt idx="1057">
                  <c:v>-58.367301420481731</c:v>
                </c:pt>
                <c:pt idx="1058">
                  <c:v>-58.6920879898354</c:v>
                </c:pt>
                <c:pt idx="1059">
                  <c:v>-58.531291266584596</c:v>
                </c:pt>
                <c:pt idx="1060">
                  <c:v>-58.005929918012086</c:v>
                </c:pt>
                <c:pt idx="1061">
                  <c:v>-57.872915338922105</c:v>
                </c:pt>
                <c:pt idx="1062">
                  <c:v>-57.660623427361166</c:v>
                </c:pt>
                <c:pt idx="1063">
                  <c:v>-57.777252230513682</c:v>
                </c:pt>
                <c:pt idx="1064">
                  <c:v>-58.061467671430485</c:v>
                </c:pt>
                <c:pt idx="1065">
                  <c:v>-58.417129081904619</c:v>
                </c:pt>
                <c:pt idx="1066">
                  <c:v>-57.675966480055259</c:v>
                </c:pt>
                <c:pt idx="1067">
                  <c:v>-56.404322198368561</c:v>
                </c:pt>
                <c:pt idx="1068">
                  <c:v>-54.196387027619117</c:v>
                </c:pt>
                <c:pt idx="1069">
                  <c:v>-51.974332425406722</c:v>
                </c:pt>
                <c:pt idx="1070">
                  <c:v>-49.040287477212587</c:v>
                </c:pt>
                <c:pt idx="1071">
                  <c:v>-45.667005948985121</c:v>
                </c:pt>
                <c:pt idx="1072">
                  <c:v>-43.870809210861445</c:v>
                </c:pt>
                <c:pt idx="1073">
                  <c:v>-43.887164337049519</c:v>
                </c:pt>
                <c:pt idx="1074">
                  <c:v>-43.788002898292241</c:v>
                </c:pt>
                <c:pt idx="1075">
                  <c:v>-44.939141169152492</c:v>
                </c:pt>
                <c:pt idx="1076">
                  <c:v>-48.817123942956954</c:v>
                </c:pt>
                <c:pt idx="1077">
                  <c:v>-50.526055814326241</c:v>
                </c:pt>
                <c:pt idx="1078">
                  <c:v>-51.762144101524498</c:v>
                </c:pt>
                <c:pt idx="1079">
                  <c:v>-51.254072658657222</c:v>
                </c:pt>
                <c:pt idx="1080">
                  <c:v>-46.984222465597867</c:v>
                </c:pt>
                <c:pt idx="1081">
                  <c:v>-38.992970040803975</c:v>
                </c:pt>
                <c:pt idx="1082">
                  <c:v>-29.550544969545893</c:v>
                </c:pt>
                <c:pt idx="1083">
                  <c:v>-17.733863814236805</c:v>
                </c:pt>
                <c:pt idx="1084">
                  <c:v>-7.1441288698380401</c:v>
                </c:pt>
                <c:pt idx="1085">
                  <c:v>4.3573940662969237</c:v>
                </c:pt>
                <c:pt idx="1086">
                  <c:v>8.6025788727013435</c:v>
                </c:pt>
                <c:pt idx="1087">
                  <c:v>12.217170987116903</c:v>
                </c:pt>
                <c:pt idx="1088">
                  <c:v>16.128043272455407</c:v>
                </c:pt>
                <c:pt idx="1089">
                  <c:v>23.185496575566894</c:v>
                </c:pt>
                <c:pt idx="1090">
                  <c:v>35.287004167986595</c:v>
                </c:pt>
                <c:pt idx="1091">
                  <c:v>44.549795465516546</c:v>
                </c:pt>
                <c:pt idx="1092">
                  <c:v>54.16335665465359</c:v>
                </c:pt>
                <c:pt idx="1093">
                  <c:v>60.950844280312111</c:v>
                </c:pt>
                <c:pt idx="1094">
                  <c:v>64.872831031326513</c:v>
                </c:pt>
                <c:pt idx="1095">
                  <c:v>68.337659251893754</c:v>
                </c:pt>
                <c:pt idx="1096">
                  <c:v>69.383243209099987</c:v>
                </c:pt>
                <c:pt idx="1097">
                  <c:v>69.975345590950809</c:v>
                </c:pt>
                <c:pt idx="1098">
                  <c:v>71.710082528580017</c:v>
                </c:pt>
                <c:pt idx="1099">
                  <c:v>73.187686508085918</c:v>
                </c:pt>
                <c:pt idx="1100">
                  <c:v>74.890584221286545</c:v>
                </c:pt>
                <c:pt idx="1101">
                  <c:v>77.222199331581137</c:v>
                </c:pt>
                <c:pt idx="1102">
                  <c:v>78.693735992807547</c:v>
                </c:pt>
                <c:pt idx="1103">
                  <c:v>79.368601809395798</c:v>
                </c:pt>
                <c:pt idx="1104">
                  <c:v>79.899717117659449</c:v>
                </c:pt>
                <c:pt idx="1105">
                  <c:v>80.569881571670138</c:v>
                </c:pt>
                <c:pt idx="1106">
                  <c:v>81.493792973685885</c:v>
                </c:pt>
                <c:pt idx="1107">
                  <c:v>82.580343518971276</c:v>
                </c:pt>
                <c:pt idx="1108">
                  <c:v>83.318845851018452</c:v>
                </c:pt>
                <c:pt idx="1109">
                  <c:v>84.140615222665303</c:v>
                </c:pt>
                <c:pt idx="1110">
                  <c:v>84.25209545743887</c:v>
                </c:pt>
                <c:pt idx="1111">
                  <c:v>83.74203130094908</c:v>
                </c:pt>
                <c:pt idx="1112">
                  <c:v>82.474581246206213</c:v>
                </c:pt>
                <c:pt idx="1113">
                  <c:v>81.0681909946709</c:v>
                </c:pt>
                <c:pt idx="1114">
                  <c:v>80.819342596149369</c:v>
                </c:pt>
                <c:pt idx="1115">
                  <c:v>82.661953593312603</c:v>
                </c:pt>
                <c:pt idx="1116">
                  <c:v>84.029514308488075</c:v>
                </c:pt>
                <c:pt idx="1117">
                  <c:v>83.052124413819797</c:v>
                </c:pt>
                <c:pt idx="1118">
                  <c:v>80.754694566895708</c:v>
                </c:pt>
                <c:pt idx="1119">
                  <c:v>78.381559506101894</c:v>
                </c:pt>
                <c:pt idx="1120">
                  <c:v>76.533722819683007</c:v>
                </c:pt>
                <c:pt idx="1121">
                  <c:v>75.678858485284906</c:v>
                </c:pt>
                <c:pt idx="1122">
                  <c:v>75.1234405328549</c:v>
                </c:pt>
                <c:pt idx="1123">
                  <c:v>75.335963999914739</c:v>
                </c:pt>
                <c:pt idx="1124">
                  <c:v>74.626826706494583</c:v>
                </c:pt>
                <c:pt idx="1125">
                  <c:v>71.59536188989712</c:v>
                </c:pt>
                <c:pt idx="1126">
                  <c:v>67.378289013552305</c:v>
                </c:pt>
                <c:pt idx="1127">
                  <c:v>61.477535312996473</c:v>
                </c:pt>
                <c:pt idx="1128">
                  <c:v>43.104833503824516</c:v>
                </c:pt>
                <c:pt idx="1129">
                  <c:v>20.959091952109642</c:v>
                </c:pt>
                <c:pt idx="1130">
                  <c:v>2.7359106397570652</c:v>
                </c:pt>
                <c:pt idx="1131">
                  <c:v>-2.6884142467976635</c:v>
                </c:pt>
                <c:pt idx="1132">
                  <c:v>12.400232459492754</c:v>
                </c:pt>
                <c:pt idx="1133">
                  <c:v>28.606511416505356</c:v>
                </c:pt>
                <c:pt idx="1134">
                  <c:v>36.444064705623845</c:v>
                </c:pt>
                <c:pt idx="1135">
                  <c:v>34.917711556943601</c:v>
                </c:pt>
                <c:pt idx="1136">
                  <c:v>23.312107829977698</c:v>
                </c:pt>
                <c:pt idx="1137">
                  <c:v>10.132161997035739</c:v>
                </c:pt>
                <c:pt idx="1138">
                  <c:v>-3.4409339975881621</c:v>
                </c:pt>
                <c:pt idx="1139">
                  <c:v>-13.473475029392702</c:v>
                </c:pt>
                <c:pt idx="1140">
                  <c:v>-20.257602147452438</c:v>
                </c:pt>
                <c:pt idx="1141">
                  <c:v>-28.244466152213363</c:v>
                </c:pt>
                <c:pt idx="1142">
                  <c:v>-35.373532913532998</c:v>
                </c:pt>
                <c:pt idx="1143">
                  <c:v>-43.060383399440816</c:v>
                </c:pt>
                <c:pt idx="1144">
                  <c:v>-49.657120582795251</c:v>
                </c:pt>
                <c:pt idx="1145">
                  <c:v>-53.783018380428288</c:v>
                </c:pt>
                <c:pt idx="1146">
                  <c:v>-55.952354084454129</c:v>
                </c:pt>
                <c:pt idx="1147">
                  <c:v>-56.340067804524701</c:v>
                </c:pt>
                <c:pt idx="1148">
                  <c:v>-56.966316724895357</c:v>
                </c:pt>
                <c:pt idx="1149">
                  <c:v>-56.813980465778201</c:v>
                </c:pt>
                <c:pt idx="1150">
                  <c:v>-57.984683408120397</c:v>
                </c:pt>
                <c:pt idx="1151">
                  <c:v>-58.853698667189697</c:v>
                </c:pt>
                <c:pt idx="1152">
                  <c:v>-60.15874769872589</c:v>
                </c:pt>
                <c:pt idx="1153">
                  <c:v>-60.870032785615791</c:v>
                </c:pt>
                <c:pt idx="1154">
                  <c:v>-60.913263838066449</c:v>
                </c:pt>
                <c:pt idx="1155">
                  <c:v>-60.683041204818409</c:v>
                </c:pt>
                <c:pt idx="1156">
                  <c:v>-60.248827766672029</c:v>
                </c:pt>
                <c:pt idx="1157">
                  <c:v>-59.625117151893221</c:v>
                </c:pt>
                <c:pt idx="1158">
                  <c:v>-59.559345168829239</c:v>
                </c:pt>
                <c:pt idx="1159">
                  <c:v>-58.670119165353533</c:v>
                </c:pt>
                <c:pt idx="1160">
                  <c:v>-57.92855577988086</c:v>
                </c:pt>
                <c:pt idx="1161">
                  <c:v>-56.423760486153355</c:v>
                </c:pt>
                <c:pt idx="1162">
                  <c:v>-55.289558517377209</c:v>
                </c:pt>
                <c:pt idx="1163">
                  <c:v>-54.070262637278965</c:v>
                </c:pt>
                <c:pt idx="1164">
                  <c:v>-53.263386106032996</c:v>
                </c:pt>
                <c:pt idx="1165">
                  <c:v>-52.626796318979352</c:v>
                </c:pt>
                <c:pt idx="1166">
                  <c:v>-50.913442809453322</c:v>
                </c:pt>
                <c:pt idx="1167">
                  <c:v>-49.827177629161348</c:v>
                </c:pt>
                <c:pt idx="1168">
                  <c:v>-47.660287018331807</c:v>
                </c:pt>
                <c:pt idx="1169">
                  <c:v>-46.740682708206613</c:v>
                </c:pt>
                <c:pt idx="1170">
                  <c:v>-44.435899933529065</c:v>
                </c:pt>
                <c:pt idx="1171">
                  <c:v>-41.856480812665247</c:v>
                </c:pt>
                <c:pt idx="1172">
                  <c:v>-43.858286193573129</c:v>
                </c:pt>
                <c:pt idx="1173">
                  <c:v>-43.557594178601136</c:v>
                </c:pt>
                <c:pt idx="1174">
                  <c:v>-41.329483656694585</c:v>
                </c:pt>
                <c:pt idx="1175">
                  <c:v>-36.999724478376606</c:v>
                </c:pt>
                <c:pt idx="1176">
                  <c:v>-32.387981624272932</c:v>
                </c:pt>
                <c:pt idx="1177">
                  <c:v>-23.160755771859829</c:v>
                </c:pt>
                <c:pt idx="1178">
                  <c:v>-18.816400385917095</c:v>
                </c:pt>
                <c:pt idx="1179">
                  <c:v>-6.6509881016436179</c:v>
                </c:pt>
                <c:pt idx="1180">
                  <c:v>2.8907458482871449</c:v>
                </c:pt>
                <c:pt idx="1181">
                  <c:v>12.703142041973155</c:v>
                </c:pt>
                <c:pt idx="1182">
                  <c:v>29.690143535664831</c:v>
                </c:pt>
                <c:pt idx="1183">
                  <c:v>36.209417339351582</c:v>
                </c:pt>
                <c:pt idx="1184">
                  <c:v>46.873684053880062</c:v>
                </c:pt>
                <c:pt idx="1185">
                  <c:v>51.349471634481581</c:v>
                </c:pt>
                <c:pt idx="1186">
                  <c:v>53.446802237038227</c:v>
                </c:pt>
                <c:pt idx="1187">
                  <c:v>60.920793827540315</c:v>
                </c:pt>
                <c:pt idx="1188">
                  <c:v>64.711934172744975</c:v>
                </c:pt>
                <c:pt idx="1189">
                  <c:v>69.165346784090403</c:v>
                </c:pt>
                <c:pt idx="1190">
                  <c:v>72.059734751406182</c:v>
                </c:pt>
                <c:pt idx="1191">
                  <c:v>72.305206929367131</c:v>
                </c:pt>
                <c:pt idx="1192">
                  <c:v>74.640494010214582</c:v>
                </c:pt>
                <c:pt idx="1193">
                  <c:v>75.315338410655727</c:v>
                </c:pt>
                <c:pt idx="1194">
                  <c:v>71.459523110539763</c:v>
                </c:pt>
                <c:pt idx="1195">
                  <c:v>74.036894969179144</c:v>
                </c:pt>
                <c:pt idx="1196">
                  <c:v>76.161818976073491</c:v>
                </c:pt>
                <c:pt idx="1197">
                  <c:v>78.532933765799513</c:v>
                </c:pt>
                <c:pt idx="1198">
                  <c:v>77.812975517667894</c:v>
                </c:pt>
                <c:pt idx="1199">
                  <c:v>79.231661424557714</c:v>
                </c:pt>
                <c:pt idx="1200">
                  <c:v>81.674952902392448</c:v>
                </c:pt>
                <c:pt idx="1201">
                  <c:v>82.835855592926194</c:v>
                </c:pt>
                <c:pt idx="1202">
                  <c:v>81.691634858934876</c:v>
                </c:pt>
                <c:pt idx="1203">
                  <c:v>82.728183157844512</c:v>
                </c:pt>
                <c:pt idx="1204">
                  <c:v>83.846314320337498</c:v>
                </c:pt>
                <c:pt idx="1205">
                  <c:v>83.334270069041253</c:v>
                </c:pt>
                <c:pt idx="1206">
                  <c:v>83.372593889641422</c:v>
                </c:pt>
                <c:pt idx="1207">
                  <c:v>82.504642545339095</c:v>
                </c:pt>
                <c:pt idx="1208">
                  <c:v>82.413573778149143</c:v>
                </c:pt>
                <c:pt idx="1209">
                  <c:v>81.867412162473414</c:v>
                </c:pt>
                <c:pt idx="1210">
                  <c:v>77.966593403329227</c:v>
                </c:pt>
                <c:pt idx="1211">
                  <c:v>74.526091672241108</c:v>
                </c:pt>
                <c:pt idx="1212">
                  <c:v>72.009444638908718</c:v>
                </c:pt>
                <c:pt idx="1213">
                  <c:v>71.94856506191978</c:v>
                </c:pt>
                <c:pt idx="1214">
                  <c:v>72.089013562334955</c:v>
                </c:pt>
                <c:pt idx="1215">
                  <c:v>72.739238200786133</c:v>
                </c:pt>
                <c:pt idx="1216">
                  <c:v>74.302919393425682</c:v>
                </c:pt>
                <c:pt idx="1217">
                  <c:v>74.902718325255861</c:v>
                </c:pt>
                <c:pt idx="1218">
                  <c:v>73.624788107606278</c:v>
                </c:pt>
                <c:pt idx="1219">
                  <c:v>68.307480806609959</c:v>
                </c:pt>
                <c:pt idx="1220">
                  <c:v>49.045242407781672</c:v>
                </c:pt>
                <c:pt idx="1221">
                  <c:v>30.420181614598881</c:v>
                </c:pt>
                <c:pt idx="1222">
                  <c:v>19.481811854924068</c:v>
                </c:pt>
                <c:pt idx="1223">
                  <c:v>19.320897343360052</c:v>
                </c:pt>
                <c:pt idx="1224">
                  <c:v>27.32884663107842</c:v>
                </c:pt>
                <c:pt idx="1225">
                  <c:v>27.622858439185585</c:v>
                </c:pt>
                <c:pt idx="1226">
                  <c:v>23.125507538769529</c:v>
                </c:pt>
                <c:pt idx="1227">
                  <c:v>10.06808854137638</c:v>
                </c:pt>
                <c:pt idx="1228">
                  <c:v>-5.2604762969183856</c:v>
                </c:pt>
                <c:pt idx="1229">
                  <c:v>-16.337388942581114</c:v>
                </c:pt>
                <c:pt idx="1230">
                  <c:v>-22.933915946542356</c:v>
                </c:pt>
                <c:pt idx="1231">
                  <c:v>-28.021965526541887</c:v>
                </c:pt>
                <c:pt idx="1232">
                  <c:v>-34.984176685487775</c:v>
                </c:pt>
                <c:pt idx="1233">
                  <c:v>-42.681271076229507</c:v>
                </c:pt>
                <c:pt idx="1234">
                  <c:v>-50.881563064814237</c:v>
                </c:pt>
                <c:pt idx="1235">
                  <c:v>-56.852675611598677</c:v>
                </c:pt>
                <c:pt idx="1236">
                  <c:v>-60.731578588945567</c:v>
                </c:pt>
                <c:pt idx="1237">
                  <c:v>-62.599354530078486</c:v>
                </c:pt>
                <c:pt idx="1238">
                  <c:v>-62.333507835926014</c:v>
                </c:pt>
                <c:pt idx="1239">
                  <c:v>-61.021484305747251</c:v>
                </c:pt>
                <c:pt idx="1240">
                  <c:v>-59.31329755390248</c:v>
                </c:pt>
                <c:pt idx="1241">
                  <c:v>-57.249674427918897</c:v>
                </c:pt>
                <c:pt idx="1242">
                  <c:v>-55.51252559834716</c:v>
                </c:pt>
                <c:pt idx="1243">
                  <c:v>-55.570170363795391</c:v>
                </c:pt>
                <c:pt idx="1244">
                  <c:v>-57.641406070988737</c:v>
                </c:pt>
                <c:pt idx="1245">
                  <c:v>-60.258586030899572</c:v>
                </c:pt>
                <c:pt idx="1246">
                  <c:v>-62.058639900882163</c:v>
                </c:pt>
                <c:pt idx="1247">
                  <c:v>-62.580439820130238</c:v>
                </c:pt>
                <c:pt idx="1248">
                  <c:v>-62.245309678094898</c:v>
                </c:pt>
                <c:pt idx="1249">
                  <c:v>-61.355447480512098</c:v>
                </c:pt>
                <c:pt idx="1250">
                  <c:v>-59.872831279960252</c:v>
                </c:pt>
                <c:pt idx="1251">
                  <c:v>-57.398120667827108</c:v>
                </c:pt>
                <c:pt idx="1252">
                  <c:v>-55.676925782706228</c:v>
                </c:pt>
                <c:pt idx="1253">
                  <c:v>-53.676790361948683</c:v>
                </c:pt>
                <c:pt idx="1254">
                  <c:v>-52.835429782088539</c:v>
                </c:pt>
                <c:pt idx="1255">
                  <c:v>-52.853013483487914</c:v>
                </c:pt>
                <c:pt idx="1256">
                  <c:v>-52.761414889411192</c:v>
                </c:pt>
                <c:pt idx="1257">
                  <c:v>-53.107651460148183</c:v>
                </c:pt>
                <c:pt idx="1258">
                  <c:v>-53.243365222872335</c:v>
                </c:pt>
                <c:pt idx="1259">
                  <c:v>-52.437755426054288</c:v>
                </c:pt>
                <c:pt idx="1260">
                  <c:v>-50.183102341922293</c:v>
                </c:pt>
                <c:pt idx="1261">
                  <c:v>-46.196437310425495</c:v>
                </c:pt>
                <c:pt idx="1262">
                  <c:v>-46.275711195240518</c:v>
                </c:pt>
                <c:pt idx="1263">
                  <c:v>-50.114383329107639</c:v>
                </c:pt>
                <c:pt idx="1264">
                  <c:v>-52.739223538655366</c:v>
                </c:pt>
                <c:pt idx="1265">
                  <c:v>-52.830350060633691</c:v>
                </c:pt>
                <c:pt idx="1266">
                  <c:v>-49.862516515699262</c:v>
                </c:pt>
                <c:pt idx="1267">
                  <c:v>-40.834235587390779</c:v>
                </c:pt>
                <c:pt idx="1268">
                  <c:v>-31.784692737898283</c:v>
                </c:pt>
                <c:pt idx="1269">
                  <c:v>-17.012684341522085</c:v>
                </c:pt>
                <c:pt idx="1270">
                  <c:v>-4.0491233286051527</c:v>
                </c:pt>
                <c:pt idx="1271">
                  <c:v>5.8508512281186356</c:v>
                </c:pt>
                <c:pt idx="1272">
                  <c:v>15.110692001962333</c:v>
                </c:pt>
                <c:pt idx="1273">
                  <c:v>22.410115333812605</c:v>
                </c:pt>
                <c:pt idx="1274">
                  <c:v>33.332836988274053</c:v>
                </c:pt>
                <c:pt idx="1275">
                  <c:v>42.593285922542172</c:v>
                </c:pt>
                <c:pt idx="1276">
                  <c:v>48.484345017304932</c:v>
                </c:pt>
                <c:pt idx="1277">
                  <c:v>52.584246569984515</c:v>
                </c:pt>
                <c:pt idx="1278">
                  <c:v>59.959889101765633</c:v>
                </c:pt>
                <c:pt idx="1279">
                  <c:v>64.652687680289446</c:v>
                </c:pt>
                <c:pt idx="1280">
                  <c:v>66.1149698183971</c:v>
                </c:pt>
                <c:pt idx="1281">
                  <c:v>69.427083507842397</c:v>
                </c:pt>
                <c:pt idx="1282">
                  <c:v>72.07196277323952</c:v>
                </c:pt>
                <c:pt idx="1283">
                  <c:v>74.398147861421577</c:v>
                </c:pt>
                <c:pt idx="1284">
                  <c:v>76.674952520786661</c:v>
                </c:pt>
                <c:pt idx="1285">
                  <c:v>78.204904886794779</c:v>
                </c:pt>
                <c:pt idx="1286">
                  <c:v>79.075548150369798</c:v>
                </c:pt>
                <c:pt idx="1287">
                  <c:v>79.025959583254902</c:v>
                </c:pt>
                <c:pt idx="1288">
                  <c:v>78.683277298283116</c:v>
                </c:pt>
                <c:pt idx="1289">
                  <c:v>78.918847897464516</c:v>
                </c:pt>
                <c:pt idx="1290">
                  <c:v>79.474432562632344</c:v>
                </c:pt>
                <c:pt idx="1291">
                  <c:v>80.403796720840049</c:v>
                </c:pt>
                <c:pt idx="1292">
                  <c:v>81.874292361287232</c:v>
                </c:pt>
                <c:pt idx="1293">
                  <c:v>83.550221963963622</c:v>
                </c:pt>
                <c:pt idx="1294">
                  <c:v>84.152398477778902</c:v>
                </c:pt>
                <c:pt idx="1295">
                  <c:v>82.713425813234494</c:v>
                </c:pt>
                <c:pt idx="1296">
                  <c:v>80.706285537580015</c:v>
                </c:pt>
                <c:pt idx="1297">
                  <c:v>79.361884067071145</c:v>
                </c:pt>
                <c:pt idx="1298">
                  <c:v>79.60741310835482</c:v>
                </c:pt>
                <c:pt idx="1299">
                  <c:v>81.277618598432881</c:v>
                </c:pt>
                <c:pt idx="1300">
                  <c:v>83.716915304848712</c:v>
                </c:pt>
                <c:pt idx="1301">
                  <c:v>85.64405324872412</c:v>
                </c:pt>
                <c:pt idx="1302">
                  <c:v>84.379739742981144</c:v>
                </c:pt>
                <c:pt idx="1303">
                  <c:v>81.80680877166624</c:v>
                </c:pt>
                <c:pt idx="1304">
                  <c:v>81.924232821552678</c:v>
                </c:pt>
                <c:pt idx="1305">
                  <c:v>84.11151517993369</c:v>
                </c:pt>
                <c:pt idx="1306">
                  <c:v>85.484871572914884</c:v>
                </c:pt>
                <c:pt idx="1307">
                  <c:v>83.311603492269612</c:v>
                </c:pt>
                <c:pt idx="1308">
                  <c:v>76.31163324341496</c:v>
                </c:pt>
                <c:pt idx="1309">
                  <c:v>65.042148185154275</c:v>
                </c:pt>
                <c:pt idx="1310">
                  <c:v>41.983824188982666</c:v>
                </c:pt>
                <c:pt idx="1311">
                  <c:v>19.847432482685331</c:v>
                </c:pt>
                <c:pt idx="1312">
                  <c:v>17.731460249271215</c:v>
                </c:pt>
                <c:pt idx="1313">
                  <c:v>28.642846690359438</c:v>
                </c:pt>
                <c:pt idx="1314">
                  <c:v>43.626195239392615</c:v>
                </c:pt>
                <c:pt idx="1315">
                  <c:v>49.371381860135408</c:v>
                </c:pt>
                <c:pt idx="1316">
                  <c:v>40.954881908807991</c:v>
                </c:pt>
                <c:pt idx="1317">
                  <c:v>28.085913797544031</c:v>
                </c:pt>
                <c:pt idx="1318">
                  <c:v>11.454739505727193</c:v>
                </c:pt>
                <c:pt idx="1319">
                  <c:v>-8.9514780155097622</c:v>
                </c:pt>
                <c:pt idx="1320">
                  <c:v>-17.962172692529748</c:v>
                </c:pt>
                <c:pt idx="1321">
                  <c:v>-26.813572676583433</c:v>
                </c:pt>
                <c:pt idx="1322">
                  <c:v>-34.247806691222657</c:v>
                </c:pt>
                <c:pt idx="1323">
                  <c:v>-41.357047920073988</c:v>
                </c:pt>
                <c:pt idx="1324">
                  <c:v>-47.607544753019027</c:v>
                </c:pt>
                <c:pt idx="1325">
                  <c:v>-51.77685225772327</c:v>
                </c:pt>
                <c:pt idx="1326">
                  <c:v>-54.217543198018568</c:v>
                </c:pt>
                <c:pt idx="1327">
                  <c:v>-55.257510682481495</c:v>
                </c:pt>
                <c:pt idx="1328">
                  <c:v>-55.554724247766814</c:v>
                </c:pt>
                <c:pt idx="1329">
                  <c:v>-56.265469134859906</c:v>
                </c:pt>
                <c:pt idx="1330">
                  <c:v>-57.445246349607466</c:v>
                </c:pt>
                <c:pt idx="1331">
                  <c:v>-58.948573069242784</c:v>
                </c:pt>
                <c:pt idx="1332">
                  <c:v>-59.645200368475592</c:v>
                </c:pt>
                <c:pt idx="1333">
                  <c:v>-60.437921065468892</c:v>
                </c:pt>
                <c:pt idx="1334">
                  <c:v>-61.367809783296579</c:v>
                </c:pt>
                <c:pt idx="1335">
                  <c:v>-62.047600821860662</c:v>
                </c:pt>
                <c:pt idx="1336">
                  <c:v>-62.560072328487671</c:v>
                </c:pt>
                <c:pt idx="1337">
                  <c:v>-62.61358654429899</c:v>
                </c:pt>
                <c:pt idx="1338">
                  <c:v>-62.335521516669708</c:v>
                </c:pt>
                <c:pt idx="1339">
                  <c:v>-61.393995384394614</c:v>
                </c:pt>
                <c:pt idx="1340">
                  <c:v>-59.308782164054094</c:v>
                </c:pt>
                <c:pt idx="1341">
                  <c:v>-58.749767454687905</c:v>
                </c:pt>
                <c:pt idx="1342">
                  <c:v>-56.918434486292142</c:v>
                </c:pt>
                <c:pt idx="1343">
                  <c:v>-55.107111741561575</c:v>
                </c:pt>
                <c:pt idx="1344">
                  <c:v>-53.908378298011648</c:v>
                </c:pt>
                <c:pt idx="1345">
                  <c:v>-51.968800431158115</c:v>
                </c:pt>
                <c:pt idx="1346">
                  <c:v>-49.906713286494707</c:v>
                </c:pt>
                <c:pt idx="1347">
                  <c:v>-51.365769602285511</c:v>
                </c:pt>
                <c:pt idx="1348">
                  <c:v>-53.15725859157844</c:v>
                </c:pt>
                <c:pt idx="1349">
                  <c:v>-54.039476761595715</c:v>
                </c:pt>
                <c:pt idx="1350">
                  <c:v>-53.940776752312104</c:v>
                </c:pt>
                <c:pt idx="1351">
                  <c:v>-51.945672630021363</c:v>
                </c:pt>
                <c:pt idx="1352">
                  <c:v>-46.318762184418894</c:v>
                </c:pt>
                <c:pt idx="1353">
                  <c:v>-37.032437490132537</c:v>
                </c:pt>
                <c:pt idx="1354">
                  <c:v>-27.954568948111994</c:v>
                </c:pt>
                <c:pt idx="1355">
                  <c:v>-15.807896942805824</c:v>
                </c:pt>
                <c:pt idx="1356">
                  <c:v>-11.1005976737703</c:v>
                </c:pt>
                <c:pt idx="1357">
                  <c:v>-13.399620931834592</c:v>
                </c:pt>
                <c:pt idx="1358">
                  <c:v>-13.245069160972056</c:v>
                </c:pt>
                <c:pt idx="1359">
                  <c:v>-9.9793587394551899</c:v>
                </c:pt>
                <c:pt idx="1360">
                  <c:v>-3.7487012694984556</c:v>
                </c:pt>
                <c:pt idx="1361">
                  <c:v>6.5753106003480015</c:v>
                </c:pt>
                <c:pt idx="1362">
                  <c:v>21.47165812683885</c:v>
                </c:pt>
                <c:pt idx="1363">
                  <c:v>37.388687154251606</c:v>
                </c:pt>
                <c:pt idx="1364">
                  <c:v>52.089964098393246</c:v>
                </c:pt>
                <c:pt idx="1365">
                  <c:v>58.65441624457906</c:v>
                </c:pt>
                <c:pt idx="1366">
                  <c:v>64.55594726171438</c:v>
                </c:pt>
                <c:pt idx="1367">
                  <c:v>67.123797876793233</c:v>
                </c:pt>
                <c:pt idx="1368">
                  <c:v>68.330534879708054</c:v>
                </c:pt>
                <c:pt idx="1369">
                  <c:v>72.078717368103952</c:v>
                </c:pt>
                <c:pt idx="1370">
                  <c:v>75.502894645374724</c:v>
                </c:pt>
                <c:pt idx="1371">
                  <c:v>77.480472355455234</c:v>
                </c:pt>
                <c:pt idx="1372">
                  <c:v>77.058724218283317</c:v>
                </c:pt>
                <c:pt idx="1373">
                  <c:v>78.522288606017682</c:v>
                </c:pt>
                <c:pt idx="1374">
                  <c:v>79.308195134717337</c:v>
                </c:pt>
                <c:pt idx="1375">
                  <c:v>80.583904767408271</c:v>
                </c:pt>
                <c:pt idx="1376">
                  <c:v>82.035302852829517</c:v>
                </c:pt>
                <c:pt idx="1377">
                  <c:v>83.55149172298816</c:v>
                </c:pt>
                <c:pt idx="1378">
                  <c:v>83.181192043561694</c:v>
                </c:pt>
                <c:pt idx="1379">
                  <c:v>82.642933660087778</c:v>
                </c:pt>
                <c:pt idx="1380">
                  <c:v>83.197396042188601</c:v>
                </c:pt>
                <c:pt idx="1381">
                  <c:v>83.803200867941356</c:v>
                </c:pt>
                <c:pt idx="1382">
                  <c:v>84.703383138706997</c:v>
                </c:pt>
                <c:pt idx="1383">
                  <c:v>85.510857510465939</c:v>
                </c:pt>
                <c:pt idx="1384">
                  <c:v>85.923676043967006</c:v>
                </c:pt>
                <c:pt idx="1385">
                  <c:v>85.521236780284411</c:v>
                </c:pt>
                <c:pt idx="1386">
                  <c:v>83.857849886547754</c:v>
                </c:pt>
                <c:pt idx="1387">
                  <c:v>82.530233936520276</c:v>
                </c:pt>
                <c:pt idx="1388">
                  <c:v>83.103496605064407</c:v>
                </c:pt>
                <c:pt idx="1389">
                  <c:v>82.770770717601465</c:v>
                </c:pt>
                <c:pt idx="1390">
                  <c:v>80.564706125331099</c:v>
                </c:pt>
                <c:pt idx="1391">
                  <c:v>76.472673562543036</c:v>
                </c:pt>
                <c:pt idx="1392">
                  <c:v>73.444720352577789</c:v>
                </c:pt>
                <c:pt idx="1393">
                  <c:v>69.343790853262561</c:v>
                </c:pt>
                <c:pt idx="1394">
                  <c:v>61.664731912653274</c:v>
                </c:pt>
                <c:pt idx="1395">
                  <c:v>55.595058924297028</c:v>
                </c:pt>
                <c:pt idx="1396">
                  <c:v>53.271548183037481</c:v>
                </c:pt>
                <c:pt idx="1397">
                  <c:v>52.247697989807328</c:v>
                </c:pt>
                <c:pt idx="1398">
                  <c:v>55.27734533462182</c:v>
                </c:pt>
                <c:pt idx="1399">
                  <c:v>64.83332191074507</c:v>
                </c:pt>
                <c:pt idx="1400">
                  <c:v>63.686162071325022</c:v>
                </c:pt>
                <c:pt idx="1401">
                  <c:v>48.488338391389398</c:v>
                </c:pt>
                <c:pt idx="1402">
                  <c:v>38.834468923712429</c:v>
                </c:pt>
                <c:pt idx="1403">
                  <c:v>27.13787904481277</c:v>
                </c:pt>
                <c:pt idx="1404">
                  <c:v>13.062494494853246</c:v>
                </c:pt>
                <c:pt idx="1405">
                  <c:v>-2.0014098644798768</c:v>
                </c:pt>
                <c:pt idx="1406">
                  <c:v>-7.1079352422779998</c:v>
                </c:pt>
                <c:pt idx="1407">
                  <c:v>-12.924849924631328</c:v>
                </c:pt>
                <c:pt idx="1408">
                  <c:v>-20.197975645594983</c:v>
                </c:pt>
                <c:pt idx="1409">
                  <c:v>-28.713940599259189</c:v>
                </c:pt>
                <c:pt idx="1410">
                  <c:v>-37.848590832298868</c:v>
                </c:pt>
                <c:pt idx="1411">
                  <c:v>-44.594373448652242</c:v>
                </c:pt>
                <c:pt idx="1412">
                  <c:v>-50.241421403555037</c:v>
                </c:pt>
                <c:pt idx="1413">
                  <c:v>-53.112735352298102</c:v>
                </c:pt>
                <c:pt idx="1414">
                  <c:v>-54.290190246723</c:v>
                </c:pt>
                <c:pt idx="1415">
                  <c:v>-55.345477711476455</c:v>
                </c:pt>
                <c:pt idx="1416">
                  <c:v>-56.305691478388916</c:v>
                </c:pt>
                <c:pt idx="1417">
                  <c:v>-56.529166613484065</c:v>
                </c:pt>
                <c:pt idx="1418">
                  <c:v>-56.050367304755163</c:v>
                </c:pt>
                <c:pt idx="1419">
                  <c:v>-56.593622470148972</c:v>
                </c:pt>
                <c:pt idx="1420">
                  <c:v>-56.656276632696837</c:v>
                </c:pt>
                <c:pt idx="1421">
                  <c:v>-56.981763909382117</c:v>
                </c:pt>
                <c:pt idx="1422">
                  <c:v>-57.422034217771028</c:v>
                </c:pt>
                <c:pt idx="1423">
                  <c:v>-57.963490052015246</c:v>
                </c:pt>
                <c:pt idx="1424">
                  <c:v>-58.488287467382186</c:v>
                </c:pt>
                <c:pt idx="1425">
                  <c:v>-57.596614967946287</c:v>
                </c:pt>
                <c:pt idx="1426">
                  <c:v>-57.105814325576169</c:v>
                </c:pt>
                <c:pt idx="1427">
                  <c:v>-55.873247175273498</c:v>
                </c:pt>
                <c:pt idx="1428">
                  <c:v>-53.985046301327948</c:v>
                </c:pt>
                <c:pt idx="1429">
                  <c:v>-52.103904820443731</c:v>
                </c:pt>
                <c:pt idx="1430">
                  <c:v>-51.601489080505786</c:v>
                </c:pt>
                <c:pt idx="1431">
                  <c:v>-51.311141823761318</c:v>
                </c:pt>
                <c:pt idx="1432">
                  <c:v>-50.363165840069286</c:v>
                </c:pt>
                <c:pt idx="1433">
                  <c:v>-49.205547846171832</c:v>
                </c:pt>
                <c:pt idx="1434">
                  <c:v>-48.740395841806276</c:v>
                </c:pt>
                <c:pt idx="1435">
                  <c:v>-47.227380126235914</c:v>
                </c:pt>
                <c:pt idx="1436">
                  <c:v>-45.364777310278882</c:v>
                </c:pt>
                <c:pt idx="1437">
                  <c:v>-46.008512585248347</c:v>
                </c:pt>
                <c:pt idx="1438">
                  <c:v>-48.292334334600326</c:v>
                </c:pt>
                <c:pt idx="1439">
                  <c:v>-47.484063067937704</c:v>
                </c:pt>
                <c:pt idx="1440">
                  <c:v>-45.097388116597948</c:v>
                </c:pt>
                <c:pt idx="1441">
                  <c:v>-44.1610253746721</c:v>
                </c:pt>
                <c:pt idx="1442">
                  <c:v>-40.148834264591805</c:v>
                </c:pt>
                <c:pt idx="1443">
                  <c:v>-36.553336164228917</c:v>
                </c:pt>
                <c:pt idx="1444">
                  <c:v>-29.553295564453361</c:v>
                </c:pt>
                <c:pt idx="1445">
                  <c:v>-19.393385457140919</c:v>
                </c:pt>
                <c:pt idx="1446">
                  <c:v>-14.558464327741309</c:v>
                </c:pt>
                <c:pt idx="1447">
                  <c:v>-14.861679495634444</c:v>
                </c:pt>
                <c:pt idx="1448">
                  <c:v>-16.83700722241371</c:v>
                </c:pt>
                <c:pt idx="1449">
                  <c:v>-16.116349212527695</c:v>
                </c:pt>
                <c:pt idx="1450">
                  <c:v>-12.920402614359844</c:v>
                </c:pt>
                <c:pt idx="1451">
                  <c:v>-0.73172977019880114</c:v>
                </c:pt>
                <c:pt idx="1452">
                  <c:v>26.156293286635488</c:v>
                </c:pt>
                <c:pt idx="1453">
                  <c:v>49.884986907975467</c:v>
                </c:pt>
                <c:pt idx="1454">
                  <c:v>64.111297559937043</c:v>
                </c:pt>
                <c:pt idx="1455">
                  <c:v>69.974262393767589</c:v>
                </c:pt>
                <c:pt idx="1456">
                  <c:v>68.90377266591419</c:v>
                </c:pt>
                <c:pt idx="1457">
                  <c:v>67.396675255285501</c:v>
                </c:pt>
                <c:pt idx="1458">
                  <c:v>66.331637880729573</c:v>
                </c:pt>
                <c:pt idx="1459">
                  <c:v>68.141136842390694</c:v>
                </c:pt>
                <c:pt idx="1460">
                  <c:v>69.883829631650059</c:v>
                </c:pt>
                <c:pt idx="1461">
                  <c:v>69.540139858864663</c:v>
                </c:pt>
                <c:pt idx="1462">
                  <c:v>68.78315699921599</c:v>
                </c:pt>
                <c:pt idx="1463">
                  <c:v>68.013302810960369</c:v>
                </c:pt>
                <c:pt idx="1464">
                  <c:v>67.282073506742563</c:v>
                </c:pt>
                <c:pt idx="1465">
                  <c:v>66.823451710803795</c:v>
                </c:pt>
                <c:pt idx="1466">
                  <c:v>67.811607387436055</c:v>
                </c:pt>
                <c:pt idx="1467">
                  <c:v>69.562641335086326</c:v>
                </c:pt>
                <c:pt idx="1468">
                  <c:v>71.610142615926691</c:v>
                </c:pt>
                <c:pt idx="1469">
                  <c:v>73.164385115096437</c:v>
                </c:pt>
                <c:pt idx="1470">
                  <c:v>74.014019282315772</c:v>
                </c:pt>
                <c:pt idx="1471">
                  <c:v>73.600954130213665</c:v>
                </c:pt>
                <c:pt idx="1472">
                  <c:v>73.029197490878772</c:v>
                </c:pt>
                <c:pt idx="1473">
                  <c:v>72.569331027819857</c:v>
                </c:pt>
                <c:pt idx="1474">
                  <c:v>73.621143327392929</c:v>
                </c:pt>
                <c:pt idx="1475">
                  <c:v>75.50524299221847</c:v>
                </c:pt>
                <c:pt idx="1476">
                  <c:v>77.116099754253383</c:v>
                </c:pt>
                <c:pt idx="1477">
                  <c:v>78.475793047021241</c:v>
                </c:pt>
                <c:pt idx="1478">
                  <c:v>77.655957040027687</c:v>
                </c:pt>
                <c:pt idx="1479">
                  <c:v>75.510831923265087</c:v>
                </c:pt>
                <c:pt idx="1480">
                  <c:v>73.557119652870938</c:v>
                </c:pt>
                <c:pt idx="1481">
                  <c:v>74.070773005327965</c:v>
                </c:pt>
                <c:pt idx="1482">
                  <c:v>76.169907898999995</c:v>
                </c:pt>
                <c:pt idx="1483">
                  <c:v>77.335341244584001</c:v>
                </c:pt>
                <c:pt idx="1484">
                  <c:v>75.130331260639352</c:v>
                </c:pt>
                <c:pt idx="1485">
                  <c:v>64.993597576813343</c:v>
                </c:pt>
                <c:pt idx="1486">
                  <c:v>47.175993795857487</c:v>
                </c:pt>
                <c:pt idx="1487">
                  <c:v>45.137715379152496</c:v>
                </c:pt>
                <c:pt idx="1488">
                  <c:v>42.194423738551428</c:v>
                </c:pt>
                <c:pt idx="1489">
                  <c:v>38.780778437134707</c:v>
                </c:pt>
                <c:pt idx="1490">
                  <c:v>34.425520876635368</c:v>
                </c:pt>
                <c:pt idx="1491">
                  <c:v>24.332194521252873</c:v>
                </c:pt>
                <c:pt idx="1492">
                  <c:v>11.923521571849653</c:v>
                </c:pt>
                <c:pt idx="1493">
                  <c:v>1.8549113528806194</c:v>
                </c:pt>
                <c:pt idx="1494">
                  <c:v>-11.928110166540037</c:v>
                </c:pt>
                <c:pt idx="1495">
                  <c:v>-21.2130779503151</c:v>
                </c:pt>
                <c:pt idx="1496">
                  <c:v>-26.429400017222466</c:v>
                </c:pt>
                <c:pt idx="1497">
                  <c:v>-31.510091317400263</c:v>
                </c:pt>
                <c:pt idx="1498">
                  <c:v>-37.930371195186346</c:v>
                </c:pt>
                <c:pt idx="1499">
                  <c:v>-45.281567665070781</c:v>
                </c:pt>
                <c:pt idx="1500">
                  <c:v>-50.557011791031378</c:v>
                </c:pt>
                <c:pt idx="1501">
                  <c:v>-54.818616133279292</c:v>
                </c:pt>
                <c:pt idx="1502">
                  <c:v>-58.113382389458785</c:v>
                </c:pt>
                <c:pt idx="1503">
                  <c:v>-59.316953191204583</c:v>
                </c:pt>
                <c:pt idx="1504">
                  <c:v>-59.842079326752213</c:v>
                </c:pt>
                <c:pt idx="1505">
                  <c:v>-60.153993106685661</c:v>
                </c:pt>
                <c:pt idx="1506">
                  <c:v>-60.845315467603477</c:v>
                </c:pt>
                <c:pt idx="1507">
                  <c:v>-61.7804993769237</c:v>
                </c:pt>
                <c:pt idx="1508">
                  <c:v>-63.005523721545813</c:v>
                </c:pt>
                <c:pt idx="1509">
                  <c:v>-64.140201001177786</c:v>
                </c:pt>
                <c:pt idx="1510">
                  <c:v>-64.698243423894581</c:v>
                </c:pt>
                <c:pt idx="1511">
                  <c:v>-65.016749939037354</c:v>
                </c:pt>
                <c:pt idx="1512">
                  <c:v>-64.527640524496348</c:v>
                </c:pt>
                <c:pt idx="1513">
                  <c:v>-63.46292921988455</c:v>
                </c:pt>
                <c:pt idx="1514">
                  <c:v>-62.227374432011572</c:v>
                </c:pt>
                <c:pt idx="1515">
                  <c:v>-60.539484431979311</c:v>
                </c:pt>
                <c:pt idx="1516">
                  <c:v>-58.541170935698666</c:v>
                </c:pt>
                <c:pt idx="1517">
                  <c:v>-56.724662889403476</c:v>
                </c:pt>
                <c:pt idx="1518">
                  <c:v>-54.023409077430436</c:v>
                </c:pt>
                <c:pt idx="1519">
                  <c:v>-52.291182866047365</c:v>
                </c:pt>
                <c:pt idx="1520">
                  <c:v>-50.763381091994177</c:v>
                </c:pt>
                <c:pt idx="1521">
                  <c:v>-52.175158465099017</c:v>
                </c:pt>
                <c:pt idx="1522">
                  <c:v>-55.347708853556831</c:v>
                </c:pt>
                <c:pt idx="1523">
                  <c:v>-59.014237638818038</c:v>
                </c:pt>
                <c:pt idx="1524">
                  <c:v>-60.198327405211664</c:v>
                </c:pt>
                <c:pt idx="1525">
                  <c:v>-60.133945214886225</c:v>
                </c:pt>
                <c:pt idx="1526">
                  <c:v>-59.25801115797524</c:v>
                </c:pt>
                <c:pt idx="1527">
                  <c:v>-54.213569260001755</c:v>
                </c:pt>
                <c:pt idx="1528">
                  <c:v>-48.175734222687069</c:v>
                </c:pt>
                <c:pt idx="1529">
                  <c:v>-37.162783804743739</c:v>
                </c:pt>
                <c:pt idx="1530">
                  <c:v>-34.734156088792595</c:v>
                </c:pt>
                <c:pt idx="1531">
                  <c:v>-33.098933886994359</c:v>
                </c:pt>
                <c:pt idx="1532">
                  <c:v>-35.23095042796016</c:v>
                </c:pt>
                <c:pt idx="1533">
                  <c:v>-29.734146605363286</c:v>
                </c:pt>
                <c:pt idx="1534">
                  <c:v>-19.188353586507411</c:v>
                </c:pt>
                <c:pt idx="1535">
                  <c:v>-0.22475959614104377</c:v>
                </c:pt>
                <c:pt idx="1536">
                  <c:v>22.23910453970376</c:v>
                </c:pt>
                <c:pt idx="1537">
                  <c:v>46.653245185088032</c:v>
                </c:pt>
                <c:pt idx="1538">
                  <c:v>56.505563815771502</c:v>
                </c:pt>
                <c:pt idx="1539">
                  <c:v>64.70092982158566</c:v>
                </c:pt>
                <c:pt idx="1540">
                  <c:v>68.868319942103128</c:v>
                </c:pt>
                <c:pt idx="1541">
                  <c:v>67.306320270033993</c:v>
                </c:pt>
                <c:pt idx="1542">
                  <c:v>67.516268255838867</c:v>
                </c:pt>
                <c:pt idx="1543">
                  <c:v>67.255453030421606</c:v>
                </c:pt>
                <c:pt idx="1544">
                  <c:v>69.872933416596723</c:v>
                </c:pt>
                <c:pt idx="1545">
                  <c:v>70.51962004468335</c:v>
                </c:pt>
                <c:pt idx="1546">
                  <c:v>69.54947587214761</c:v>
                </c:pt>
                <c:pt idx="1547">
                  <c:v>68.636256838974163</c:v>
                </c:pt>
                <c:pt idx="1548">
                  <c:v>68.811862033715656</c:v>
                </c:pt>
                <c:pt idx="1549">
                  <c:v>69.238006051511562</c:v>
                </c:pt>
                <c:pt idx="1550">
                  <c:v>69.36475374291787</c:v>
                </c:pt>
                <c:pt idx="1551">
                  <c:v>68.987556902967214</c:v>
                </c:pt>
                <c:pt idx="1552">
                  <c:v>69.067964271798132</c:v>
                </c:pt>
                <c:pt idx="1553">
                  <c:v>69.41563943196536</c:v>
                </c:pt>
                <c:pt idx="1554">
                  <c:v>70.162779510686761</c:v>
                </c:pt>
                <c:pt idx="1555">
                  <c:v>70.546443769126782</c:v>
                </c:pt>
                <c:pt idx="1556">
                  <c:v>70.973323315576707</c:v>
                </c:pt>
                <c:pt idx="1557">
                  <c:v>71.949895402583635</c:v>
                </c:pt>
                <c:pt idx="1558">
                  <c:v>72.53592693549713</c:v>
                </c:pt>
                <c:pt idx="1559">
                  <c:v>71.830447733150365</c:v>
                </c:pt>
                <c:pt idx="1560">
                  <c:v>72.485672895838803</c:v>
                </c:pt>
                <c:pt idx="1561">
                  <c:v>72.118604244124896</c:v>
                </c:pt>
                <c:pt idx="1562">
                  <c:v>71.751892744952215</c:v>
                </c:pt>
                <c:pt idx="1563">
                  <c:v>72.45064213164045</c:v>
                </c:pt>
                <c:pt idx="1564">
                  <c:v>74.291804323616844</c:v>
                </c:pt>
                <c:pt idx="1565">
                  <c:v>75.290943252192193</c:v>
                </c:pt>
                <c:pt idx="1566">
                  <c:v>75.124492627081111</c:v>
                </c:pt>
                <c:pt idx="1567">
                  <c:v>71.425926422050082</c:v>
                </c:pt>
                <c:pt idx="1568">
                  <c:v>62.959179505343798</c:v>
                </c:pt>
                <c:pt idx="1569">
                  <c:v>48.422855330371121</c:v>
                </c:pt>
                <c:pt idx="1570">
                  <c:v>23.293401079307607</c:v>
                </c:pt>
                <c:pt idx="1571">
                  <c:v>1.3190225280106016</c:v>
                </c:pt>
                <c:pt idx="1572">
                  <c:v>3.4554883977326694</c:v>
                </c:pt>
                <c:pt idx="1573">
                  <c:v>25.18661470288032</c:v>
                </c:pt>
                <c:pt idx="1574">
                  <c:v>37.395041219371556</c:v>
                </c:pt>
                <c:pt idx="1575">
                  <c:v>37.407917893295156</c:v>
                </c:pt>
                <c:pt idx="1576">
                  <c:v>32.767813261289106</c:v>
                </c:pt>
                <c:pt idx="1577">
                  <c:v>13.129288551924722</c:v>
                </c:pt>
                <c:pt idx="1578">
                  <c:v>1.5285384966803868</c:v>
                </c:pt>
                <c:pt idx="1579">
                  <c:v>-10.822177250226447</c:v>
                </c:pt>
                <c:pt idx="1580">
                  <c:v>-21.87375263956153</c:v>
                </c:pt>
                <c:pt idx="1581">
                  <c:v>-30.202215113325643</c:v>
                </c:pt>
                <c:pt idx="1582">
                  <c:v>-36.839504250746344</c:v>
                </c:pt>
                <c:pt idx="1583">
                  <c:v>-42.929645281334388</c:v>
                </c:pt>
                <c:pt idx="1584">
                  <c:v>-47.250645886131913</c:v>
                </c:pt>
                <c:pt idx="1585">
                  <c:v>-51.263142606155839</c:v>
                </c:pt>
                <c:pt idx="1586">
                  <c:v>-53.515312110620982</c:v>
                </c:pt>
                <c:pt idx="1587">
                  <c:v>-54.927303467789685</c:v>
                </c:pt>
                <c:pt idx="1588">
                  <c:v>-56.01684833552126</c:v>
                </c:pt>
                <c:pt idx="1589">
                  <c:v>-56.159969091371927</c:v>
                </c:pt>
                <c:pt idx="1590">
                  <c:v>-56.669173941816531</c:v>
                </c:pt>
                <c:pt idx="1591">
                  <c:v>-57.574543768580902</c:v>
                </c:pt>
                <c:pt idx="1592">
                  <c:v>-58.749497300602343</c:v>
                </c:pt>
                <c:pt idx="1593">
                  <c:v>-59.494408344665253</c:v>
                </c:pt>
                <c:pt idx="1594">
                  <c:v>-59.608700868473413</c:v>
                </c:pt>
                <c:pt idx="1595">
                  <c:v>-58.980404282577183</c:v>
                </c:pt>
                <c:pt idx="1596">
                  <c:v>-57.290028177830528</c:v>
                </c:pt>
                <c:pt idx="1597">
                  <c:v>-55.682156528109658</c:v>
                </c:pt>
                <c:pt idx="1598">
                  <c:v>-54.558858853942766</c:v>
                </c:pt>
                <c:pt idx="1599">
                  <c:v>-53.562955728701724</c:v>
                </c:pt>
                <c:pt idx="1600">
                  <c:v>-52.840631008711455</c:v>
                </c:pt>
                <c:pt idx="1601">
                  <c:v>-51.938929068767948</c:v>
                </c:pt>
                <c:pt idx="1602">
                  <c:v>-50.62336741068814</c:v>
                </c:pt>
                <c:pt idx="1603">
                  <c:v>-48.146094921219309</c:v>
                </c:pt>
                <c:pt idx="1604">
                  <c:v>-44.515813448647116</c:v>
                </c:pt>
                <c:pt idx="1605">
                  <c:v>-40.431089266667527</c:v>
                </c:pt>
                <c:pt idx="1606">
                  <c:v>-39.402876719818998</c:v>
                </c:pt>
                <c:pt idx="1607">
                  <c:v>-42.63101567240772</c:v>
                </c:pt>
                <c:pt idx="1608">
                  <c:v>-44.383121751503047</c:v>
                </c:pt>
                <c:pt idx="1609">
                  <c:v>-45.676889590205747</c:v>
                </c:pt>
                <c:pt idx="1610">
                  <c:v>-43.588817019454027</c:v>
                </c:pt>
                <c:pt idx="1611">
                  <c:v>-39.319860627857615</c:v>
                </c:pt>
                <c:pt idx="1612">
                  <c:v>-33.279741570716183</c:v>
                </c:pt>
                <c:pt idx="1613">
                  <c:v>-25.75090759192916</c:v>
                </c:pt>
                <c:pt idx="1614">
                  <c:v>-16.128460018321274</c:v>
                </c:pt>
                <c:pt idx="1615">
                  <c:v>-5.7111809808314868</c:v>
                </c:pt>
                <c:pt idx="1616">
                  <c:v>11.077484366626388</c:v>
                </c:pt>
                <c:pt idx="1617">
                  <c:v>24.951240859182093</c:v>
                </c:pt>
                <c:pt idx="1618">
                  <c:v>38.880121278991886</c:v>
                </c:pt>
                <c:pt idx="1619">
                  <c:v>48.943551878608041</c:v>
                </c:pt>
                <c:pt idx="1620">
                  <c:v>51.629280240083716</c:v>
                </c:pt>
                <c:pt idx="1621">
                  <c:v>54.786864495747096</c:v>
                </c:pt>
                <c:pt idx="1622">
                  <c:v>58.463141515195495</c:v>
                </c:pt>
                <c:pt idx="1623">
                  <c:v>58.560931111721892</c:v>
                </c:pt>
                <c:pt idx="1624">
                  <c:v>60.277981875387042</c:v>
                </c:pt>
                <c:pt idx="1625">
                  <c:v>62.544115218369242</c:v>
                </c:pt>
                <c:pt idx="1626">
                  <c:v>64.119580230707641</c:v>
                </c:pt>
                <c:pt idx="1627">
                  <c:v>65.574253040768269</c:v>
                </c:pt>
                <c:pt idx="1628">
                  <c:v>67.598822856931704</c:v>
                </c:pt>
                <c:pt idx="1629">
                  <c:v>69.021506395475768</c:v>
                </c:pt>
                <c:pt idx="1630">
                  <c:v>70.158720431848863</c:v>
                </c:pt>
                <c:pt idx="1631">
                  <c:v>70.855568630674284</c:v>
                </c:pt>
                <c:pt idx="1632">
                  <c:v>70.809015339965498</c:v>
                </c:pt>
                <c:pt idx="1633">
                  <c:v>70.112829797575827</c:v>
                </c:pt>
                <c:pt idx="1634">
                  <c:v>69.586516823217536</c:v>
                </c:pt>
                <c:pt idx="1635">
                  <c:v>69.118665725285567</c:v>
                </c:pt>
                <c:pt idx="1636">
                  <c:v>69.398299803390017</c:v>
                </c:pt>
                <c:pt idx="1637">
                  <c:v>69.998650705211418</c:v>
                </c:pt>
                <c:pt idx="1638">
                  <c:v>69.912688551108431</c:v>
                </c:pt>
                <c:pt idx="1639">
                  <c:v>69.193484662032688</c:v>
                </c:pt>
                <c:pt idx="1640">
                  <c:v>67.771409303915277</c:v>
                </c:pt>
                <c:pt idx="1641">
                  <c:v>67.249212048390504</c:v>
                </c:pt>
                <c:pt idx="1642">
                  <c:v>67.51260844606675</c:v>
                </c:pt>
                <c:pt idx="1643">
                  <c:v>69.274876956053745</c:v>
                </c:pt>
                <c:pt idx="1644">
                  <c:v>71.47654605079633</c:v>
                </c:pt>
                <c:pt idx="1645">
                  <c:v>72.988035598143881</c:v>
                </c:pt>
                <c:pt idx="1646">
                  <c:v>73.841476345278608</c:v>
                </c:pt>
                <c:pt idx="1647">
                  <c:v>73.037347568394424</c:v>
                </c:pt>
                <c:pt idx="1648">
                  <c:v>70.067832484149008</c:v>
                </c:pt>
                <c:pt idx="1649">
                  <c:v>67.534082250185065</c:v>
                </c:pt>
                <c:pt idx="1650">
                  <c:v>68.164939122622215</c:v>
                </c:pt>
                <c:pt idx="1651">
                  <c:v>71.130926959114589</c:v>
                </c:pt>
                <c:pt idx="1652">
                  <c:v>74.551358568359419</c:v>
                </c:pt>
                <c:pt idx="1653">
                  <c:v>76.129789701204302</c:v>
                </c:pt>
                <c:pt idx="1654">
                  <c:v>71.635005266729749</c:v>
                </c:pt>
                <c:pt idx="1655">
                  <c:v>58.615454827985339</c:v>
                </c:pt>
                <c:pt idx="1656">
                  <c:v>30.131374002826806</c:v>
                </c:pt>
                <c:pt idx="1657">
                  <c:v>2.5420730147260757</c:v>
                </c:pt>
                <c:pt idx="1658">
                  <c:v>-1.0713280070642355</c:v>
                </c:pt>
                <c:pt idx="1659">
                  <c:v>14.790736250494406</c:v>
                </c:pt>
                <c:pt idx="1660">
                  <c:v>28.752256388488316</c:v>
                </c:pt>
                <c:pt idx="1661">
                  <c:v>29.761444035418961</c:v>
                </c:pt>
                <c:pt idx="1662">
                  <c:v>17.266283835570199</c:v>
                </c:pt>
                <c:pt idx="1663">
                  <c:v>-0.13238657103663487</c:v>
                </c:pt>
                <c:pt idx="1664">
                  <c:v>-15.150474993106808</c:v>
                </c:pt>
                <c:pt idx="1665">
                  <c:v>-25.343936299718983</c:v>
                </c:pt>
                <c:pt idx="1666">
                  <c:v>-31.865182321268545</c:v>
                </c:pt>
                <c:pt idx="1667">
                  <c:v>-38.362146595527143</c:v>
                </c:pt>
                <c:pt idx="1668">
                  <c:v>-44.446775638432143</c:v>
                </c:pt>
                <c:pt idx="1669">
                  <c:v>-50.099606076391069</c:v>
                </c:pt>
                <c:pt idx="1670">
                  <c:v>-55.066453804431418</c:v>
                </c:pt>
                <c:pt idx="1671">
                  <c:v>-58.050069111977237</c:v>
                </c:pt>
                <c:pt idx="1672">
                  <c:v>-59.661370892861214</c:v>
                </c:pt>
                <c:pt idx="1673">
                  <c:v>-59.967594363250399</c:v>
                </c:pt>
                <c:pt idx="1674">
                  <c:v>-60.242867226622984</c:v>
                </c:pt>
                <c:pt idx="1675">
                  <c:v>-60.585540372456791</c:v>
                </c:pt>
                <c:pt idx="1676">
                  <c:v>-60.937773579220661</c:v>
                </c:pt>
                <c:pt idx="1677">
                  <c:v>-62.460004083427094</c:v>
                </c:pt>
                <c:pt idx="1678">
                  <c:v>-63.737894116975816</c:v>
                </c:pt>
                <c:pt idx="1679">
                  <c:v>-64.994725026673791</c:v>
                </c:pt>
                <c:pt idx="1680">
                  <c:v>-65.990198863970974</c:v>
                </c:pt>
                <c:pt idx="1681">
                  <c:v>-66.549577802603494</c:v>
                </c:pt>
                <c:pt idx="1682">
                  <c:v>-66.324741129357662</c:v>
                </c:pt>
                <c:pt idx="1683">
                  <c:v>-65.670094628609448</c:v>
                </c:pt>
                <c:pt idx="1684">
                  <c:v>-64.743421808226032</c:v>
                </c:pt>
                <c:pt idx="1685">
                  <c:v>-63.339457139043006</c:v>
                </c:pt>
                <c:pt idx="1686">
                  <c:v>-62.401103823969805</c:v>
                </c:pt>
                <c:pt idx="1687">
                  <c:v>-60.463325493089506</c:v>
                </c:pt>
                <c:pt idx="1688">
                  <c:v>-59.953639192465332</c:v>
                </c:pt>
                <c:pt idx="1689">
                  <c:v>-60.087116137279466</c:v>
                </c:pt>
                <c:pt idx="1690">
                  <c:v>-59.739924304461248</c:v>
                </c:pt>
                <c:pt idx="1691">
                  <c:v>-59.458142988071039</c:v>
                </c:pt>
                <c:pt idx="1692">
                  <c:v>-58.536338595566995</c:v>
                </c:pt>
                <c:pt idx="1693">
                  <c:v>-56.387002096360632</c:v>
                </c:pt>
                <c:pt idx="1694">
                  <c:v>-53.376432737238041</c:v>
                </c:pt>
                <c:pt idx="1695">
                  <c:v>-49.542442247125877</c:v>
                </c:pt>
                <c:pt idx="1696">
                  <c:v>-50.434569903812999</c:v>
                </c:pt>
                <c:pt idx="1697">
                  <c:v>-55.072721106589256</c:v>
                </c:pt>
                <c:pt idx="1698">
                  <c:v>-61.415387193342163</c:v>
                </c:pt>
                <c:pt idx="1699">
                  <c:v>-64.146158329737332</c:v>
                </c:pt>
                <c:pt idx="1700">
                  <c:v>-67.107091415451322</c:v>
                </c:pt>
                <c:pt idx="1701">
                  <c:v>-65.639871961171352</c:v>
                </c:pt>
                <c:pt idx="1702">
                  <c:v>-62.327791175991905</c:v>
                </c:pt>
                <c:pt idx="1703">
                  <c:v>-53.643317414257993</c:v>
                </c:pt>
                <c:pt idx="1704">
                  <c:v>-45.07955653201217</c:v>
                </c:pt>
                <c:pt idx="1705">
                  <c:v>-29.172009809313426</c:v>
                </c:pt>
                <c:pt idx="1706">
                  <c:v>-14.25039205026842</c:v>
                </c:pt>
                <c:pt idx="1707">
                  <c:v>5.6860360158127792</c:v>
                </c:pt>
                <c:pt idx="1708">
                  <c:v>15.00960681317404</c:v>
                </c:pt>
                <c:pt idx="1709">
                  <c:v>27.42080220594411</c:v>
                </c:pt>
                <c:pt idx="1710">
                  <c:v>36.934183466948291</c:v>
                </c:pt>
                <c:pt idx="1711">
                  <c:v>45.594719129568993</c:v>
                </c:pt>
                <c:pt idx="1712">
                  <c:v>57.759807277978453</c:v>
                </c:pt>
                <c:pt idx="1713">
                  <c:v>65.455575292151707</c:v>
                </c:pt>
                <c:pt idx="1714">
                  <c:v>65.979158892083731</c:v>
                </c:pt>
                <c:pt idx="1715">
                  <c:v>66.361454525021031</c:v>
                </c:pt>
                <c:pt idx="1716">
                  <c:v>66.035993471353493</c:v>
                </c:pt>
                <c:pt idx="1717">
                  <c:v>64.997205431856273</c:v>
                </c:pt>
                <c:pt idx="1718">
                  <c:v>64.967533895695098</c:v>
                </c:pt>
                <c:pt idx="1719">
                  <c:v>64.297309858736767</c:v>
                </c:pt>
                <c:pt idx="1720">
                  <c:v>64.518075294600209</c:v>
                </c:pt>
                <c:pt idx="1721">
                  <c:v>63.389821109958397</c:v>
                </c:pt>
                <c:pt idx="1722">
                  <c:v>64.833973566951272</c:v>
                </c:pt>
                <c:pt idx="1723">
                  <c:v>64.944030998354108</c:v>
                </c:pt>
                <c:pt idx="1724">
                  <c:v>66.018650403011904</c:v>
                </c:pt>
                <c:pt idx="1725">
                  <c:v>66.040533590746648</c:v>
                </c:pt>
                <c:pt idx="1726">
                  <c:v>66.759653071540058</c:v>
                </c:pt>
                <c:pt idx="1727">
                  <c:v>67.413342160945774</c:v>
                </c:pt>
                <c:pt idx="1728">
                  <c:v>67.551441762803449</c:v>
                </c:pt>
                <c:pt idx="1729">
                  <c:v>65.778366052115317</c:v>
                </c:pt>
                <c:pt idx="1730">
                  <c:v>64.778148482874656</c:v>
                </c:pt>
                <c:pt idx="1731">
                  <c:v>63.415930266628706</c:v>
                </c:pt>
                <c:pt idx="1732">
                  <c:v>64.416558364643365</c:v>
                </c:pt>
                <c:pt idx="1733">
                  <c:v>66.055532832160296</c:v>
                </c:pt>
                <c:pt idx="1734">
                  <c:v>68.259262994605791</c:v>
                </c:pt>
                <c:pt idx="1735">
                  <c:v>70.959524263534973</c:v>
                </c:pt>
                <c:pt idx="1736">
                  <c:v>72.915533308163859</c:v>
                </c:pt>
                <c:pt idx="1737">
                  <c:v>73.03993884371998</c:v>
                </c:pt>
                <c:pt idx="1738">
                  <c:v>70.544560691774706</c:v>
                </c:pt>
                <c:pt idx="1739">
                  <c:v>65.414585067493562</c:v>
                </c:pt>
                <c:pt idx="1740">
                  <c:v>58.865446478154929</c:v>
                </c:pt>
                <c:pt idx="1741">
                  <c:v>50.917673503097681</c:v>
                </c:pt>
                <c:pt idx="1742">
                  <c:v>43.15868789654845</c:v>
                </c:pt>
                <c:pt idx="1743">
                  <c:v>45.264025105589731</c:v>
                </c:pt>
                <c:pt idx="1744">
                  <c:v>44.729448899608997</c:v>
                </c:pt>
                <c:pt idx="1745">
                  <c:v>27.489367458953527</c:v>
                </c:pt>
                <c:pt idx="1746">
                  <c:v>10.025047641281907</c:v>
                </c:pt>
                <c:pt idx="1747">
                  <c:v>-0.59944016919634724</c:v>
                </c:pt>
                <c:pt idx="1748">
                  <c:v>-11.655379155563082</c:v>
                </c:pt>
                <c:pt idx="1749">
                  <c:v>-17.565007295877304</c:v>
                </c:pt>
                <c:pt idx="1750">
                  <c:v>-25.675212147654008</c:v>
                </c:pt>
                <c:pt idx="1751">
                  <c:v>-32.71643554309675</c:v>
                </c:pt>
                <c:pt idx="1752">
                  <c:v>-37.704666769426069</c:v>
                </c:pt>
                <c:pt idx="1753">
                  <c:v>-42.412140739436872</c:v>
                </c:pt>
                <c:pt idx="1754">
                  <c:v>-45.574843320313072</c:v>
                </c:pt>
                <c:pt idx="1755">
                  <c:v>-47.825324779872389</c:v>
                </c:pt>
                <c:pt idx="1756">
                  <c:v>-50.221255741100677</c:v>
                </c:pt>
                <c:pt idx="1757">
                  <c:v>-52.674915640102576</c:v>
                </c:pt>
                <c:pt idx="1758">
                  <c:v>-55.655888565539954</c:v>
                </c:pt>
                <c:pt idx="1759">
                  <c:v>-58.385950517562492</c:v>
                </c:pt>
                <c:pt idx="1760">
                  <c:v>-60.535492773371956</c:v>
                </c:pt>
                <c:pt idx="1761">
                  <c:v>-61.980914362153548</c:v>
                </c:pt>
                <c:pt idx="1762">
                  <c:v>-62.730546299184333</c:v>
                </c:pt>
                <c:pt idx="1763">
                  <c:v>-62.835483300985565</c:v>
                </c:pt>
                <c:pt idx="1764">
                  <c:v>-62.270086493852297</c:v>
                </c:pt>
                <c:pt idx="1765">
                  <c:v>-60.866882483703122</c:v>
                </c:pt>
                <c:pt idx="1766">
                  <c:v>-60.212683524993643</c:v>
                </c:pt>
                <c:pt idx="1767">
                  <c:v>-59.127848070153519</c:v>
                </c:pt>
                <c:pt idx="1768">
                  <c:v>-57.803829138089917</c:v>
                </c:pt>
                <c:pt idx="1769">
                  <c:v>-55.821551184818702</c:v>
                </c:pt>
                <c:pt idx="1770">
                  <c:v>-53.441130022573056</c:v>
                </c:pt>
                <c:pt idx="1771">
                  <c:v>-49.923096868230736</c:v>
                </c:pt>
                <c:pt idx="1772">
                  <c:v>-48.077016395665545</c:v>
                </c:pt>
                <c:pt idx="1773">
                  <c:v>-45.704266455588318</c:v>
                </c:pt>
                <c:pt idx="1774">
                  <c:v>-41.599377272331708</c:v>
                </c:pt>
                <c:pt idx="1775">
                  <c:v>-40.400434101764432</c:v>
                </c:pt>
                <c:pt idx="1776">
                  <c:v>-43.490179180479977</c:v>
                </c:pt>
                <c:pt idx="1777">
                  <c:v>-45.607470290659748</c:v>
                </c:pt>
                <c:pt idx="1778">
                  <c:v>-44.525998615430545</c:v>
                </c:pt>
                <c:pt idx="1779">
                  <c:v>-42.297607628292717</c:v>
                </c:pt>
                <c:pt idx="1780">
                  <c:v>-37.335310204368348</c:v>
                </c:pt>
                <c:pt idx="1781">
                  <c:v>-31.865488703084807</c:v>
                </c:pt>
                <c:pt idx="1782">
                  <c:v>-26.068043460140203</c:v>
                </c:pt>
                <c:pt idx="1783">
                  <c:v>-15.431862900104253</c:v>
                </c:pt>
                <c:pt idx="1784">
                  <c:v>-12.508256088966869</c:v>
                </c:pt>
                <c:pt idx="1785">
                  <c:v>-18.538310194661246</c:v>
                </c:pt>
                <c:pt idx="1786">
                  <c:v>-24.175124648566026</c:v>
                </c:pt>
                <c:pt idx="1787">
                  <c:v>-19.724700676968393</c:v>
                </c:pt>
                <c:pt idx="1788">
                  <c:v>-8.8082520264357314</c:v>
                </c:pt>
                <c:pt idx="1789">
                  <c:v>10.796269293380114</c:v>
                </c:pt>
                <c:pt idx="1790">
                  <c:v>34.983887943163801</c:v>
                </c:pt>
                <c:pt idx="1791">
                  <c:v>55.921795095290655</c:v>
                </c:pt>
                <c:pt idx="1792">
                  <c:v>62.060262196104418</c:v>
                </c:pt>
                <c:pt idx="1793">
                  <c:v>68.44911249542622</c:v>
                </c:pt>
                <c:pt idx="1794">
                  <c:v>70.468020978872275</c:v>
                </c:pt>
                <c:pt idx="1795">
                  <c:v>70.454813736906715</c:v>
                </c:pt>
                <c:pt idx="1796">
                  <c:v>69.810286080253832</c:v>
                </c:pt>
                <c:pt idx="1797">
                  <c:v>69.685134377537693</c:v>
                </c:pt>
                <c:pt idx="1798">
                  <c:v>69.914858501183517</c:v>
                </c:pt>
                <c:pt idx="1799">
                  <c:v>69.07200612011971</c:v>
                </c:pt>
                <c:pt idx="1800">
                  <c:v>69.105409149346698</c:v>
                </c:pt>
                <c:pt idx="1801">
                  <c:v>68.900587258439799</c:v>
                </c:pt>
                <c:pt idx="1802">
                  <c:v>69.583002797915285</c:v>
                </c:pt>
                <c:pt idx="1803">
                  <c:v>69.638250233707168</c:v>
                </c:pt>
                <c:pt idx="1804">
                  <c:v>69.604580729100036</c:v>
                </c:pt>
                <c:pt idx="1805">
                  <c:v>70.274309220979831</c:v>
                </c:pt>
                <c:pt idx="1806">
                  <c:v>70.703700791096921</c:v>
                </c:pt>
                <c:pt idx="1807">
                  <c:v>70.936171803883241</c:v>
                </c:pt>
                <c:pt idx="1808">
                  <c:v>71.960855028028831</c:v>
                </c:pt>
                <c:pt idx="1809">
                  <c:v>71.327155169933903</c:v>
                </c:pt>
                <c:pt idx="1810">
                  <c:v>70.825960880360128</c:v>
                </c:pt>
                <c:pt idx="1811">
                  <c:v>70.200036930429491</c:v>
                </c:pt>
                <c:pt idx="1812">
                  <c:v>69.655008633373384</c:v>
                </c:pt>
                <c:pt idx="1813">
                  <c:v>69.86136646657549</c:v>
                </c:pt>
                <c:pt idx="1814">
                  <c:v>70.577080437005847</c:v>
                </c:pt>
                <c:pt idx="1815">
                  <c:v>71.837333377927152</c:v>
                </c:pt>
                <c:pt idx="1816">
                  <c:v>75.598948886250398</c:v>
                </c:pt>
                <c:pt idx="1817">
                  <c:v>78.636508971499026</c:v>
                </c:pt>
                <c:pt idx="1818">
                  <c:v>82.474238849280297</c:v>
                </c:pt>
                <c:pt idx="1819">
                  <c:v>86.146138982345747</c:v>
                </c:pt>
                <c:pt idx="1820">
                  <c:v>82.774423557781716</c:v>
                </c:pt>
                <c:pt idx="1821">
                  <c:v>70.559503143344983</c:v>
                </c:pt>
                <c:pt idx="1822">
                  <c:v>53.24282979104656</c:v>
                </c:pt>
                <c:pt idx="1823">
                  <c:v>33.97781026738258</c:v>
                </c:pt>
                <c:pt idx="1824">
                  <c:v>18.106269774279536</c:v>
                </c:pt>
                <c:pt idx="1825">
                  <c:v>8.312684619359942</c:v>
                </c:pt>
                <c:pt idx="1826">
                  <c:v>9.0277616424877198</c:v>
                </c:pt>
                <c:pt idx="1827">
                  <c:v>18.595698363361503</c:v>
                </c:pt>
                <c:pt idx="1828">
                  <c:v>21.002864162418227</c:v>
                </c:pt>
                <c:pt idx="1829">
                  <c:v>24.663077607870921</c:v>
                </c:pt>
                <c:pt idx="1830">
                  <c:v>12.823215843981087</c:v>
                </c:pt>
                <c:pt idx="1831">
                  <c:v>-8.8330117440570302</c:v>
                </c:pt>
                <c:pt idx="1832">
                  <c:v>-19.005155912511466</c:v>
                </c:pt>
                <c:pt idx="1833">
                  <c:v>-25.214201326357447</c:v>
                </c:pt>
                <c:pt idx="1834">
                  <c:v>-32.391294982813726</c:v>
                </c:pt>
                <c:pt idx="1835">
                  <c:v>-38.040786855518832</c:v>
                </c:pt>
                <c:pt idx="1836">
                  <c:v>-43.681004548011508</c:v>
                </c:pt>
                <c:pt idx="1837">
                  <c:v>-48.104272614975642</c:v>
                </c:pt>
                <c:pt idx="1838">
                  <c:v>-51.399536975984319</c:v>
                </c:pt>
                <c:pt idx="1839">
                  <c:v>-54.47148193101053</c:v>
                </c:pt>
                <c:pt idx="1840">
                  <c:v>-56.713642963045046</c:v>
                </c:pt>
                <c:pt idx="1841">
                  <c:v>-58.675627836151207</c:v>
                </c:pt>
                <c:pt idx="1842">
                  <c:v>-60.538345890399157</c:v>
                </c:pt>
                <c:pt idx="1843">
                  <c:v>-61.60681627687589</c:v>
                </c:pt>
                <c:pt idx="1844">
                  <c:v>-63.002511359130253</c:v>
                </c:pt>
                <c:pt idx="1845">
                  <c:v>-64.146812696364364</c:v>
                </c:pt>
                <c:pt idx="1846">
                  <c:v>-64.234143964928421</c:v>
                </c:pt>
                <c:pt idx="1847">
                  <c:v>-63.934544027476612</c:v>
                </c:pt>
                <c:pt idx="1848">
                  <c:v>-62.351855960788569</c:v>
                </c:pt>
                <c:pt idx="1849">
                  <c:v>-60.91073122890738</c:v>
                </c:pt>
                <c:pt idx="1850">
                  <c:v>-59.131884414749386</c:v>
                </c:pt>
                <c:pt idx="1851">
                  <c:v>-57.650028101940201</c:v>
                </c:pt>
                <c:pt idx="1852">
                  <c:v>-56.282526878532529</c:v>
                </c:pt>
                <c:pt idx="1853">
                  <c:v>-55.047757277706346</c:v>
                </c:pt>
                <c:pt idx="1854">
                  <c:v>-54.314411408864608</c:v>
                </c:pt>
                <c:pt idx="1855">
                  <c:v>-52.449002835649182</c:v>
                </c:pt>
                <c:pt idx="1856">
                  <c:v>-50.648529514714475</c:v>
                </c:pt>
                <c:pt idx="1857">
                  <c:v>-49.983863341459909</c:v>
                </c:pt>
                <c:pt idx="1858">
                  <c:v>-46.034963818240954</c:v>
                </c:pt>
                <c:pt idx="1859">
                  <c:v>-42.310565208126867</c:v>
                </c:pt>
                <c:pt idx="1860">
                  <c:v>-39.481184733015056</c:v>
                </c:pt>
                <c:pt idx="1861">
                  <c:v>-32.366703930784695</c:v>
                </c:pt>
                <c:pt idx="1862">
                  <c:v>-25.258941518078455</c:v>
                </c:pt>
                <c:pt idx="1863">
                  <c:v>-19.857428811345592</c:v>
                </c:pt>
                <c:pt idx="1864">
                  <c:v>-15.643532344633478</c:v>
                </c:pt>
                <c:pt idx="1865">
                  <c:v>-6.7265985939935193</c:v>
                </c:pt>
                <c:pt idx="1866">
                  <c:v>-19.714856848091149</c:v>
                </c:pt>
                <c:pt idx="1867">
                  <c:v>-20.629983780375095</c:v>
                </c:pt>
                <c:pt idx="1868">
                  <c:v>-14.083748150506995</c:v>
                </c:pt>
                <c:pt idx="1869">
                  <c:v>-12.434741951395784</c:v>
                </c:pt>
                <c:pt idx="1870">
                  <c:v>8.0117015360491521</c:v>
                </c:pt>
                <c:pt idx="1871">
                  <c:v>44.394838795021016</c:v>
                </c:pt>
                <c:pt idx="1872">
                  <c:v>55.391044755818761</c:v>
                </c:pt>
                <c:pt idx="1873">
                  <c:v>63.256493377359035</c:v>
                </c:pt>
                <c:pt idx="1874">
                  <c:v>57.463800733998461</c:v>
                </c:pt>
                <c:pt idx="1875">
                  <c:v>52.918379162438768</c:v>
                </c:pt>
                <c:pt idx="1876">
                  <c:v>49.417002302602349</c:v>
                </c:pt>
                <c:pt idx="1877">
                  <c:v>46.849545677678492</c:v>
                </c:pt>
                <c:pt idx="1878">
                  <c:v>46.691115659479351</c:v>
                </c:pt>
                <c:pt idx="1879">
                  <c:v>50.275079388283658</c:v>
                </c:pt>
                <c:pt idx="1880">
                  <c:v>52.930404925273521</c:v>
                </c:pt>
                <c:pt idx="1881">
                  <c:v>53.7020406466143</c:v>
                </c:pt>
                <c:pt idx="1882">
                  <c:v>54.486635530725387</c:v>
                </c:pt>
                <c:pt idx="1883">
                  <c:v>55.622046621391831</c:v>
                </c:pt>
                <c:pt idx="1884">
                  <c:v>53.859850685565583</c:v>
                </c:pt>
                <c:pt idx="1885">
                  <c:v>52.125504388976189</c:v>
                </c:pt>
                <c:pt idx="1886">
                  <c:v>51.69764470807808</c:v>
                </c:pt>
                <c:pt idx="1887">
                  <c:v>51.870958452683496</c:v>
                </c:pt>
                <c:pt idx="1888">
                  <c:v>53.670446187085808</c:v>
                </c:pt>
                <c:pt idx="1889">
                  <c:v>56.268570846578669</c:v>
                </c:pt>
                <c:pt idx="1890">
                  <c:v>57.474015454994856</c:v>
                </c:pt>
                <c:pt idx="1891">
                  <c:v>58.037904714242686</c:v>
                </c:pt>
                <c:pt idx="1892">
                  <c:v>59.652567359870027</c:v>
                </c:pt>
                <c:pt idx="1893">
                  <c:v>59.251258969835462</c:v>
                </c:pt>
                <c:pt idx="1894">
                  <c:v>59.34718206507219</c:v>
                </c:pt>
                <c:pt idx="1895">
                  <c:v>57.752135068152157</c:v>
                </c:pt>
                <c:pt idx="1896">
                  <c:v>55.821645820117745</c:v>
                </c:pt>
                <c:pt idx="1897">
                  <c:v>54.253968531219314</c:v>
                </c:pt>
                <c:pt idx="1898">
                  <c:v>53.785163325682184</c:v>
                </c:pt>
                <c:pt idx="1899">
                  <c:v>57.432708330924392</c:v>
                </c:pt>
                <c:pt idx="1900">
                  <c:v>63.552146609250137</c:v>
                </c:pt>
                <c:pt idx="1901">
                  <c:v>69.763498680725391</c:v>
                </c:pt>
                <c:pt idx="1902">
                  <c:v>73.052257878009158</c:v>
                </c:pt>
                <c:pt idx="1903">
                  <c:v>72.436820363732352</c:v>
                </c:pt>
                <c:pt idx="1904">
                  <c:v>80.62087720883865</c:v>
                </c:pt>
                <c:pt idx="1905">
                  <c:v>83.333545440529704</c:v>
                </c:pt>
                <c:pt idx="1906">
                  <c:v>66.029705789065147</c:v>
                </c:pt>
                <c:pt idx="1907">
                  <c:v>43.080115982289541</c:v>
                </c:pt>
                <c:pt idx="1908">
                  <c:v>27.85770457636124</c:v>
                </c:pt>
                <c:pt idx="1909">
                  <c:v>23.283833590588479</c:v>
                </c:pt>
                <c:pt idx="1910">
                  <c:v>19.166948001238151</c:v>
                </c:pt>
                <c:pt idx="1911">
                  <c:v>16.775756364080017</c:v>
                </c:pt>
                <c:pt idx="1912">
                  <c:v>9.1950280609692889</c:v>
                </c:pt>
                <c:pt idx="1913">
                  <c:v>-4.2804920617757887</c:v>
                </c:pt>
                <c:pt idx="1914">
                  <c:v>-18.190333361566601</c:v>
                </c:pt>
                <c:pt idx="1915">
                  <c:v>-29.005707409595882</c:v>
                </c:pt>
                <c:pt idx="1916">
                  <c:v>-36.275468065477014</c:v>
                </c:pt>
                <c:pt idx="1917">
                  <c:v>-42.439199155614546</c:v>
                </c:pt>
                <c:pt idx="1918">
                  <c:v>-46.222918197957377</c:v>
                </c:pt>
                <c:pt idx="1919">
                  <c:v>-49.047448499811388</c:v>
                </c:pt>
                <c:pt idx="1920">
                  <c:v>-49.866183436152482</c:v>
                </c:pt>
                <c:pt idx="1921">
                  <c:v>-53.543551055924802</c:v>
                </c:pt>
                <c:pt idx="1922">
                  <c:v>-55.632788586420745</c:v>
                </c:pt>
                <c:pt idx="1923">
                  <c:v>-59.115175091652347</c:v>
                </c:pt>
                <c:pt idx="1924">
                  <c:v>-62.092562384641106</c:v>
                </c:pt>
                <c:pt idx="1925">
                  <c:v>-65.258453410090411</c:v>
                </c:pt>
                <c:pt idx="1926">
                  <c:v>-66.695605101390768</c:v>
                </c:pt>
                <c:pt idx="1927">
                  <c:v>-66.86425021379732</c:v>
                </c:pt>
                <c:pt idx="1928">
                  <c:v>-65.950629801012241</c:v>
                </c:pt>
                <c:pt idx="1929">
                  <c:v>-65.793958500117029</c:v>
                </c:pt>
                <c:pt idx="1930">
                  <c:v>-65.337978404439966</c:v>
                </c:pt>
                <c:pt idx="1931">
                  <c:v>-64.611181313957189</c:v>
                </c:pt>
                <c:pt idx="1932">
                  <c:v>-64.161618881695986</c:v>
                </c:pt>
                <c:pt idx="1933">
                  <c:v>-63.172861823077596</c:v>
                </c:pt>
                <c:pt idx="1934">
                  <c:v>-62.143499154485056</c:v>
                </c:pt>
                <c:pt idx="1935">
                  <c:v>-61.254880848005875</c:v>
                </c:pt>
                <c:pt idx="1936">
                  <c:v>-60.470992313128662</c:v>
                </c:pt>
                <c:pt idx="1937">
                  <c:v>-58.643360548552998</c:v>
                </c:pt>
                <c:pt idx="1938">
                  <c:v>-55.56910235885519</c:v>
                </c:pt>
                <c:pt idx="1939">
                  <c:v>-50.835099414082251</c:v>
                </c:pt>
                <c:pt idx="1940">
                  <c:v>-45.860607470110736</c:v>
                </c:pt>
                <c:pt idx="1941">
                  <c:v>-43.698565032524087</c:v>
                </c:pt>
                <c:pt idx="1942">
                  <c:v>-39.538492860683419</c:v>
                </c:pt>
                <c:pt idx="1943">
                  <c:v>-42.289124203473939</c:v>
                </c:pt>
                <c:pt idx="1944">
                  <c:v>-48.341720449903271</c:v>
                </c:pt>
                <c:pt idx="1945">
                  <c:v>-54.61080205390649</c:v>
                </c:pt>
                <c:pt idx="1946">
                  <c:v>-53.138489939488593</c:v>
                </c:pt>
                <c:pt idx="1947">
                  <c:v>-51.241387608636813</c:v>
                </c:pt>
                <c:pt idx="1948">
                  <c:v>-52.947600195768551</c:v>
                </c:pt>
                <c:pt idx="1949">
                  <c:v>-54.648724634969462</c:v>
                </c:pt>
                <c:pt idx="1950">
                  <c:v>-53.084830834284745</c:v>
                </c:pt>
                <c:pt idx="1951">
                  <c:v>-55.573792657006912</c:v>
                </c:pt>
                <c:pt idx="1952">
                  <c:v>-46.219901845198486</c:v>
                </c:pt>
                <c:pt idx="1953">
                  <c:v>-42.963718434247795</c:v>
                </c:pt>
                <c:pt idx="1954">
                  <c:v>-50.363558912689413</c:v>
                </c:pt>
                <c:pt idx="1955">
                  <c:v>-60.853193200510027</c:v>
                </c:pt>
                <c:pt idx="1956">
                  <c:v>-67.744635726520841</c:v>
                </c:pt>
                <c:pt idx="1957">
                  <c:v>-71.965450187411832</c:v>
                </c:pt>
                <c:pt idx="1958">
                  <c:v>-78.744668994719376</c:v>
                </c:pt>
                <c:pt idx="1959">
                  <c:v>-76.158022175358255</c:v>
                </c:pt>
                <c:pt idx="1960">
                  <c:v>-72.154188531542871</c:v>
                </c:pt>
                <c:pt idx="1961">
                  <c:v>-69.266289050489974</c:v>
                </c:pt>
                <c:pt idx="1962">
                  <c:v>-67.223364729644885</c:v>
                </c:pt>
                <c:pt idx="1963">
                  <c:v>-67.360600838255067</c:v>
                </c:pt>
                <c:pt idx="1964">
                  <c:v>-66.318543684174415</c:v>
                </c:pt>
                <c:pt idx="1965">
                  <c:v>-63.361387046861736</c:v>
                </c:pt>
                <c:pt idx="1966">
                  <c:v>-59.897361349399034</c:v>
                </c:pt>
                <c:pt idx="1967">
                  <c:v>-56.39110965730611</c:v>
                </c:pt>
                <c:pt idx="1968">
                  <c:v>-51.623972130249541</c:v>
                </c:pt>
                <c:pt idx="1969">
                  <c:v>-46.850721018874481</c:v>
                </c:pt>
                <c:pt idx="1970">
                  <c:v>-42.554057412527854</c:v>
                </c:pt>
                <c:pt idx="1971">
                  <c:v>-41.015314383394973</c:v>
                </c:pt>
                <c:pt idx="1972">
                  <c:v>-38.121993849836038</c:v>
                </c:pt>
                <c:pt idx="1973">
                  <c:v>-37.943801486661002</c:v>
                </c:pt>
                <c:pt idx="1974">
                  <c:v>-38.888994463738136</c:v>
                </c:pt>
                <c:pt idx="1975">
                  <c:v>-42.906911344430902</c:v>
                </c:pt>
                <c:pt idx="1976">
                  <c:v>-48.510038551558978</c:v>
                </c:pt>
                <c:pt idx="1977">
                  <c:v>-48.491867676836705</c:v>
                </c:pt>
                <c:pt idx="1978">
                  <c:v>-45.621562721976744</c:v>
                </c:pt>
                <c:pt idx="1979">
                  <c:v>-49.90336523052801</c:v>
                </c:pt>
                <c:pt idx="1980">
                  <c:v>-55.882167581062433</c:v>
                </c:pt>
                <c:pt idx="1981">
                  <c:v>-51.319438603868257</c:v>
                </c:pt>
                <c:pt idx="1982">
                  <c:v>-44.706801067540916</c:v>
                </c:pt>
                <c:pt idx="1983">
                  <c:v>-32.739263348705336</c:v>
                </c:pt>
                <c:pt idx="1984">
                  <c:v>-23.874478596672379</c:v>
                </c:pt>
                <c:pt idx="1985">
                  <c:v>-33.710229311558003</c:v>
                </c:pt>
                <c:pt idx="1986">
                  <c:v>-40.689736065926319</c:v>
                </c:pt>
                <c:pt idx="1987">
                  <c:v>-64.719135494302634</c:v>
                </c:pt>
                <c:pt idx="1988">
                  <c:v>-67.949977669280685</c:v>
                </c:pt>
                <c:pt idx="1989">
                  <c:v>-72.502420268047729</c:v>
                </c:pt>
                <c:pt idx="1990">
                  <c:v>-60.674450994448094</c:v>
                </c:pt>
                <c:pt idx="1991">
                  <c:v>-44.221801392987089</c:v>
                </c:pt>
                <c:pt idx="1992">
                  <c:v>-41.227288334913382</c:v>
                </c:pt>
                <c:pt idx="1993">
                  <c:v>-42.128811913901593</c:v>
                </c:pt>
                <c:pt idx="1994">
                  <c:v>-42.365936799138446</c:v>
                </c:pt>
                <c:pt idx="1995">
                  <c:v>-46.04303078604228</c:v>
                </c:pt>
                <c:pt idx="1996">
                  <c:v>-66.507241053661133</c:v>
                </c:pt>
                <c:pt idx="1997">
                  <c:v>-64.652078909524604</c:v>
                </c:pt>
                <c:pt idx="1998">
                  <c:v>-65.920183733649765</c:v>
                </c:pt>
                <c:pt idx="1999">
                  <c:v>-47.347174241423517</c:v>
                </c:pt>
                <c:pt idx="2000">
                  <c:v>-48.830279690125295</c:v>
                </c:pt>
                <c:pt idx="2001">
                  <c:v>-51.825665924570544</c:v>
                </c:pt>
                <c:pt idx="2002">
                  <c:v>-56.049595835923434</c:v>
                </c:pt>
                <c:pt idx="2003">
                  <c:v>-59.866538623412744</c:v>
                </c:pt>
                <c:pt idx="2004">
                  <c:v>-56.356599680996325</c:v>
                </c:pt>
                <c:pt idx="2005">
                  <c:v>-39.414167080327339</c:v>
                </c:pt>
                <c:pt idx="2006">
                  <c:v>-13.461736707200519</c:v>
                </c:pt>
                <c:pt idx="2007">
                  <c:v>-21.225993354717691</c:v>
                </c:pt>
                <c:pt idx="2008">
                  <c:v>-40.30243923134131</c:v>
                </c:pt>
                <c:pt idx="2009">
                  <c:v>-46.428817121680936</c:v>
                </c:pt>
                <c:pt idx="2010">
                  <c:v>-50.837492801899884</c:v>
                </c:pt>
                <c:pt idx="2011">
                  <c:v>-55.183234938504462</c:v>
                </c:pt>
                <c:pt idx="2012">
                  <c:v>-62.928256281939035</c:v>
                </c:pt>
                <c:pt idx="2013">
                  <c:v>-64.958108684832979</c:v>
                </c:pt>
                <c:pt idx="2014">
                  <c:v>-63.946665790626561</c:v>
                </c:pt>
                <c:pt idx="2015">
                  <c:v>-59.515683540976582</c:v>
                </c:pt>
                <c:pt idx="2016">
                  <c:v>-51.550195650730323</c:v>
                </c:pt>
                <c:pt idx="2017">
                  <c:v>-47.435470980258671</c:v>
                </c:pt>
                <c:pt idx="2018">
                  <c:v>-49.366308778106365</c:v>
                </c:pt>
                <c:pt idx="2019">
                  <c:v>-50.380433462961612</c:v>
                </c:pt>
                <c:pt idx="2020">
                  <c:v>-51.396498773353031</c:v>
                </c:pt>
                <c:pt idx="2021">
                  <c:v>-52.576429898774023</c:v>
                </c:pt>
                <c:pt idx="2022">
                  <c:v>-53.169712935352059</c:v>
                </c:pt>
                <c:pt idx="2023">
                  <c:v>-51.674763868104996</c:v>
                </c:pt>
                <c:pt idx="2024">
                  <c:v>-52.302243188896284</c:v>
                </c:pt>
                <c:pt idx="2025">
                  <c:v>-52.037945442992424</c:v>
                </c:pt>
                <c:pt idx="2026">
                  <c:v>-50.109210980154288</c:v>
                </c:pt>
                <c:pt idx="2027">
                  <c:v>-47.565825755801669</c:v>
                </c:pt>
                <c:pt idx="2028">
                  <c:v>-45.330445426197308</c:v>
                </c:pt>
                <c:pt idx="2029">
                  <c:v>-43.368122515867384</c:v>
                </c:pt>
                <c:pt idx="2030">
                  <c:v>-43.881329717199897</c:v>
                </c:pt>
                <c:pt idx="2031">
                  <c:v>-44.193169669803645</c:v>
                </c:pt>
                <c:pt idx="2032">
                  <c:v>-45.092942314065446</c:v>
                </c:pt>
                <c:pt idx="2033">
                  <c:v>-44.210940905536198</c:v>
                </c:pt>
                <c:pt idx="2034">
                  <c:v>-45.031871677319259</c:v>
                </c:pt>
                <c:pt idx="2035">
                  <c:v>-45.429649117436782</c:v>
                </c:pt>
                <c:pt idx="2036">
                  <c:v>-45.746117083093033</c:v>
                </c:pt>
                <c:pt idx="2037">
                  <c:v>-43.098492919666498</c:v>
                </c:pt>
                <c:pt idx="2038">
                  <c:v>-40.563927995626898</c:v>
                </c:pt>
                <c:pt idx="2039">
                  <c:v>-39.673098448564751</c:v>
                </c:pt>
                <c:pt idx="2040">
                  <c:v>-41.729890503412257</c:v>
                </c:pt>
                <c:pt idx="2041">
                  <c:v>-43.246999615965429</c:v>
                </c:pt>
                <c:pt idx="2042">
                  <c:v>-43.84483800899752</c:v>
                </c:pt>
                <c:pt idx="2043">
                  <c:v>-44.591057113139343</c:v>
                </c:pt>
                <c:pt idx="2044">
                  <c:v>-45.183695108391028</c:v>
                </c:pt>
                <c:pt idx="2045">
                  <c:v>-46.672183920580721</c:v>
                </c:pt>
                <c:pt idx="2046">
                  <c:v>-47.046488645612932</c:v>
                </c:pt>
                <c:pt idx="2047">
                  <c:v>-45.819308197152132</c:v>
                </c:pt>
                <c:pt idx="2048">
                  <c:v>-44.18561266996393</c:v>
                </c:pt>
                <c:pt idx="2049">
                  <c:v>-44.381672316827682</c:v>
                </c:pt>
                <c:pt idx="2050">
                  <c:v>-46.43403963516414</c:v>
                </c:pt>
                <c:pt idx="2051">
                  <c:v>-47.726630366172131</c:v>
                </c:pt>
                <c:pt idx="2052">
                  <c:v>-45.987916987150697</c:v>
                </c:pt>
                <c:pt idx="2053">
                  <c:v>-39.072127861080766</c:v>
                </c:pt>
                <c:pt idx="2054">
                  <c:v>-33.589516186190458</c:v>
                </c:pt>
                <c:pt idx="2055">
                  <c:v>-42.049147260247899</c:v>
                </c:pt>
                <c:pt idx="2056">
                  <c:v>-42.82629509471014</c:v>
                </c:pt>
                <c:pt idx="2057">
                  <c:v>-43.822009995695687</c:v>
                </c:pt>
                <c:pt idx="2058">
                  <c:v>-44.375587253604387</c:v>
                </c:pt>
                <c:pt idx="2059">
                  <c:v>-43.854791940712879</c:v>
                </c:pt>
                <c:pt idx="2060">
                  <c:v>-43.02219894673506</c:v>
                </c:pt>
                <c:pt idx="2061">
                  <c:v>-41.962549514685854</c:v>
                </c:pt>
                <c:pt idx="2062">
                  <c:v>-41.978665873430153</c:v>
                </c:pt>
                <c:pt idx="2063">
                  <c:v>-42.106868701707782</c:v>
                </c:pt>
                <c:pt idx="2064">
                  <c:v>-43.06414746443334</c:v>
                </c:pt>
                <c:pt idx="2065">
                  <c:v>-44.914297390529967</c:v>
                </c:pt>
                <c:pt idx="2066">
                  <c:v>-46.780133540546572</c:v>
                </c:pt>
                <c:pt idx="2067">
                  <c:v>-47.476289530803463</c:v>
                </c:pt>
                <c:pt idx="2068">
                  <c:v>-46.380719833081002</c:v>
                </c:pt>
                <c:pt idx="2069">
                  <c:v>-45.022034357241381</c:v>
                </c:pt>
                <c:pt idx="2070">
                  <c:v>-44.425327255919669</c:v>
                </c:pt>
                <c:pt idx="2071">
                  <c:v>-44.935716457241355</c:v>
                </c:pt>
                <c:pt idx="2072">
                  <c:v>-44.784572797995573</c:v>
                </c:pt>
                <c:pt idx="2073">
                  <c:v>-43.408349098970632</c:v>
                </c:pt>
                <c:pt idx="2074">
                  <c:v>-42.677682797697564</c:v>
                </c:pt>
                <c:pt idx="2075">
                  <c:v>-43.183839576400928</c:v>
                </c:pt>
                <c:pt idx="2076">
                  <c:v>-44.769319349164917</c:v>
                </c:pt>
                <c:pt idx="2077">
                  <c:v>-45.66786093858228</c:v>
                </c:pt>
                <c:pt idx="2078">
                  <c:v>-45.388126434319354</c:v>
                </c:pt>
                <c:pt idx="2079">
                  <c:v>-44.9209920965272</c:v>
                </c:pt>
                <c:pt idx="2080">
                  <c:v>-44.070889558750807</c:v>
                </c:pt>
                <c:pt idx="2081">
                  <c:v>-43.221937142110129</c:v>
                </c:pt>
                <c:pt idx="2082">
                  <c:v>-42.93815838814966</c:v>
                </c:pt>
                <c:pt idx="2083">
                  <c:v>-43.272214600890251</c:v>
                </c:pt>
                <c:pt idx="2084">
                  <c:v>-43.802268051445253</c:v>
                </c:pt>
                <c:pt idx="2085">
                  <c:v>-44.149884301988287</c:v>
                </c:pt>
                <c:pt idx="2086">
                  <c:v>-44.235807461645024</c:v>
                </c:pt>
                <c:pt idx="2087">
                  <c:v>-44.090885883569435</c:v>
                </c:pt>
                <c:pt idx="2088">
                  <c:v>-44.460615350388913</c:v>
                </c:pt>
                <c:pt idx="2089">
                  <c:v>-44.388235339790057</c:v>
                </c:pt>
                <c:pt idx="2090">
                  <c:v>-43.824397461246612</c:v>
                </c:pt>
                <c:pt idx="2091">
                  <c:v>-43.289887224979793</c:v>
                </c:pt>
                <c:pt idx="2092">
                  <c:v>-43.331954140074231</c:v>
                </c:pt>
                <c:pt idx="2093">
                  <c:v>-43.844276308504078</c:v>
                </c:pt>
                <c:pt idx="2094">
                  <c:v>-44.326966458958836</c:v>
                </c:pt>
                <c:pt idx="2095">
                  <c:v>-45.092511560169896</c:v>
                </c:pt>
                <c:pt idx="2096">
                  <c:v>-45.812157314777096</c:v>
                </c:pt>
                <c:pt idx="2097">
                  <c:v>-45.438449231350788</c:v>
                </c:pt>
                <c:pt idx="2098">
                  <c:v>-44.206139723422389</c:v>
                </c:pt>
                <c:pt idx="2099">
                  <c:v>-42.708712585739882</c:v>
                </c:pt>
                <c:pt idx="2100">
                  <c:v>-41.537751880741325</c:v>
                </c:pt>
                <c:pt idx="2101">
                  <c:v>-41.129953767394284</c:v>
                </c:pt>
                <c:pt idx="2102">
                  <c:v>-41.334497909967382</c:v>
                </c:pt>
                <c:pt idx="2103">
                  <c:v>-41.691802674214351</c:v>
                </c:pt>
                <c:pt idx="2104">
                  <c:v>-41.227217475443013</c:v>
                </c:pt>
                <c:pt idx="2105">
                  <c:v>-40.37107448599884</c:v>
                </c:pt>
                <c:pt idx="2106">
                  <c:v>-39.967403023558205</c:v>
                </c:pt>
                <c:pt idx="2107">
                  <c:v>-41.045717792080119</c:v>
                </c:pt>
                <c:pt idx="2108">
                  <c:v>-42.413721423997934</c:v>
                </c:pt>
                <c:pt idx="2109">
                  <c:v>-43.745786246047174</c:v>
                </c:pt>
                <c:pt idx="2110">
                  <c:v>-44.387238392714785</c:v>
                </c:pt>
                <c:pt idx="2111">
                  <c:v>-44.281935816333004</c:v>
                </c:pt>
                <c:pt idx="2112">
                  <c:v>-45.232100893977233</c:v>
                </c:pt>
                <c:pt idx="2113">
                  <c:v>-45.017875603231545</c:v>
                </c:pt>
                <c:pt idx="2114">
                  <c:v>-44.96965545214892</c:v>
                </c:pt>
                <c:pt idx="2115">
                  <c:v>-44.663178915809574</c:v>
                </c:pt>
                <c:pt idx="2116">
                  <c:v>-44.676740540822671</c:v>
                </c:pt>
                <c:pt idx="2117">
                  <c:v>-45.913388242462865</c:v>
                </c:pt>
                <c:pt idx="2118">
                  <c:v>-47.077937109021605</c:v>
                </c:pt>
                <c:pt idx="2119">
                  <c:v>-47.344814734796167</c:v>
                </c:pt>
                <c:pt idx="2120">
                  <c:v>-45.847340930106135</c:v>
                </c:pt>
                <c:pt idx="2121">
                  <c:v>-41.901666194985737</c:v>
                </c:pt>
                <c:pt idx="2122">
                  <c:v>-42.05957211493692</c:v>
                </c:pt>
                <c:pt idx="2123">
                  <c:v>-43.848555751797925</c:v>
                </c:pt>
                <c:pt idx="2124">
                  <c:v>-45.395803009911695</c:v>
                </c:pt>
                <c:pt idx="2125">
                  <c:v>-46.696744430113711</c:v>
                </c:pt>
                <c:pt idx="2126">
                  <c:v>-48.044972663048341</c:v>
                </c:pt>
                <c:pt idx="2127">
                  <c:v>-49.540723932668769</c:v>
                </c:pt>
                <c:pt idx="2128">
                  <c:v>-50.173185304882935</c:v>
                </c:pt>
                <c:pt idx="2129">
                  <c:v>-50.260437297857131</c:v>
                </c:pt>
                <c:pt idx="2130">
                  <c:v>-51.041616176933196</c:v>
                </c:pt>
                <c:pt idx="2131">
                  <c:v>-52.091569905285589</c:v>
                </c:pt>
                <c:pt idx="2132">
                  <c:v>-52.476287118367736</c:v>
                </c:pt>
                <c:pt idx="2133">
                  <c:v>-51.630510197312695</c:v>
                </c:pt>
                <c:pt idx="2134">
                  <c:v>-50.417961370466003</c:v>
                </c:pt>
                <c:pt idx="2135">
                  <c:v>-49.353477259953884</c:v>
                </c:pt>
                <c:pt idx="2136">
                  <c:v>-49.11144407553661</c:v>
                </c:pt>
                <c:pt idx="2137">
                  <c:v>-50.006821904665941</c:v>
                </c:pt>
                <c:pt idx="2138">
                  <c:v>-50.549876906691118</c:v>
                </c:pt>
                <c:pt idx="2139">
                  <c:v>-50.426221629417313</c:v>
                </c:pt>
                <c:pt idx="2140">
                  <c:v>-50.107875793376444</c:v>
                </c:pt>
                <c:pt idx="2141">
                  <c:v>-49.315273147519413</c:v>
                </c:pt>
                <c:pt idx="2142">
                  <c:v>-48.942841329378624</c:v>
                </c:pt>
                <c:pt idx="2143">
                  <c:v>-47.887093834882755</c:v>
                </c:pt>
                <c:pt idx="2144">
                  <c:v>-47.562864596133174</c:v>
                </c:pt>
                <c:pt idx="2145">
                  <c:v>-47.753546253372761</c:v>
                </c:pt>
                <c:pt idx="2146">
                  <c:v>-46.655817205208479</c:v>
                </c:pt>
                <c:pt idx="2147">
                  <c:v>-45.996396096439994</c:v>
                </c:pt>
                <c:pt idx="2148">
                  <c:v>-47.795935387203691</c:v>
                </c:pt>
                <c:pt idx="2149">
                  <c:v>-50.31496904478908</c:v>
                </c:pt>
                <c:pt idx="2150">
                  <c:v>-52.316168923343156</c:v>
                </c:pt>
                <c:pt idx="2151">
                  <c:v>-53.238144980300525</c:v>
                </c:pt>
                <c:pt idx="2152">
                  <c:v>-52.367804862645841</c:v>
                </c:pt>
                <c:pt idx="2153">
                  <c:v>-49.76829610155319</c:v>
                </c:pt>
                <c:pt idx="2154">
                  <c:v>-47.334607509064604</c:v>
                </c:pt>
                <c:pt idx="2155">
                  <c:v>-46.465716427337753</c:v>
                </c:pt>
                <c:pt idx="2156">
                  <c:v>-46.191088922578494</c:v>
                </c:pt>
                <c:pt idx="2157">
                  <c:v>-47.344625998002037</c:v>
                </c:pt>
                <c:pt idx="2158">
                  <c:v>-47.99244691425276</c:v>
                </c:pt>
                <c:pt idx="2159">
                  <c:v>-47.833107541890314</c:v>
                </c:pt>
                <c:pt idx="2160">
                  <c:v>-47.648962321465604</c:v>
                </c:pt>
                <c:pt idx="2161">
                  <c:v>-48.059029672260174</c:v>
                </c:pt>
                <c:pt idx="2162">
                  <c:v>-48.942811066427311</c:v>
                </c:pt>
                <c:pt idx="2163">
                  <c:v>-49.274417300148826</c:v>
                </c:pt>
                <c:pt idx="2164">
                  <c:v>-50.082157097926718</c:v>
                </c:pt>
                <c:pt idx="2165">
                  <c:v>-50.765887689066076</c:v>
                </c:pt>
                <c:pt idx="2166">
                  <c:v>-50.309040174180943</c:v>
                </c:pt>
                <c:pt idx="2167">
                  <c:v>-49.345017308659855</c:v>
                </c:pt>
                <c:pt idx="2168">
                  <c:v>-48.320471509803198</c:v>
                </c:pt>
                <c:pt idx="2169">
                  <c:v>-48.224012269981372</c:v>
                </c:pt>
                <c:pt idx="2170">
                  <c:v>-48.632747549391247</c:v>
                </c:pt>
                <c:pt idx="2171">
                  <c:v>-48.520325297048508</c:v>
                </c:pt>
                <c:pt idx="2172">
                  <c:v>-47.29776687410282</c:v>
                </c:pt>
                <c:pt idx="2173">
                  <c:v>-46.183268966735355</c:v>
                </c:pt>
                <c:pt idx="2174">
                  <c:v>-45.955066601138455</c:v>
                </c:pt>
                <c:pt idx="2175">
                  <c:v>-46.972784635267423</c:v>
                </c:pt>
                <c:pt idx="2176">
                  <c:v>-50.171555811684364</c:v>
                </c:pt>
                <c:pt idx="2177">
                  <c:v>-51.993007792696503</c:v>
                </c:pt>
                <c:pt idx="2178">
                  <c:v>-53.461182462059853</c:v>
                </c:pt>
                <c:pt idx="2179">
                  <c:v>-55.1402709880442</c:v>
                </c:pt>
                <c:pt idx="2180">
                  <c:v>-54.516664819250202</c:v>
                </c:pt>
                <c:pt idx="2181">
                  <c:v>-54.0879308691772</c:v>
                </c:pt>
                <c:pt idx="2182">
                  <c:v>-52.074549313639139</c:v>
                </c:pt>
                <c:pt idx="2183">
                  <c:v>-51.597848455392949</c:v>
                </c:pt>
                <c:pt idx="2184">
                  <c:v>-51.142421566956749</c:v>
                </c:pt>
                <c:pt idx="2185">
                  <c:v>-50.17505773153573</c:v>
                </c:pt>
                <c:pt idx="2186">
                  <c:v>-49.755388385508063</c:v>
                </c:pt>
                <c:pt idx="2187">
                  <c:v>-48.827898949354221</c:v>
                </c:pt>
                <c:pt idx="2188">
                  <c:v>-46.959446219781746</c:v>
                </c:pt>
                <c:pt idx="2189">
                  <c:v>-45.588378122959782</c:v>
                </c:pt>
                <c:pt idx="2190">
                  <c:v>-46.542362319761516</c:v>
                </c:pt>
                <c:pt idx="2191">
                  <c:v>-48.290498443936976</c:v>
                </c:pt>
                <c:pt idx="2192">
                  <c:v>-51.272348740483139</c:v>
                </c:pt>
                <c:pt idx="2193">
                  <c:v>-51.105324653777572</c:v>
                </c:pt>
                <c:pt idx="2194">
                  <c:v>-49.183961553009247</c:v>
                </c:pt>
                <c:pt idx="2195">
                  <c:v>-47.127481093419632</c:v>
                </c:pt>
                <c:pt idx="2196">
                  <c:v>-45.130969326479502</c:v>
                </c:pt>
                <c:pt idx="2197">
                  <c:v>-43.838754588676743</c:v>
                </c:pt>
                <c:pt idx="2198">
                  <c:v>-43.149411992006584</c:v>
                </c:pt>
                <c:pt idx="2199">
                  <c:v>-40.204034586109096</c:v>
                </c:pt>
                <c:pt idx="2200">
                  <c:v>-39.470457672167704</c:v>
                </c:pt>
                <c:pt idx="2201">
                  <c:v>-40.641856888762746</c:v>
                </c:pt>
                <c:pt idx="2202">
                  <c:v>-41.848373356248715</c:v>
                </c:pt>
                <c:pt idx="2203">
                  <c:v>-43.091612300355486</c:v>
                </c:pt>
                <c:pt idx="2204">
                  <c:v>-44.468340949480904</c:v>
                </c:pt>
                <c:pt idx="2205">
                  <c:v>-43.25420452039809</c:v>
                </c:pt>
                <c:pt idx="2206">
                  <c:v>-42.594556828598179</c:v>
                </c:pt>
                <c:pt idx="2207">
                  <c:v>-42.948062831214429</c:v>
                </c:pt>
                <c:pt idx="2208">
                  <c:v>-42.729947112864608</c:v>
                </c:pt>
                <c:pt idx="2209">
                  <c:v>-42.536568723838101</c:v>
                </c:pt>
                <c:pt idx="2210">
                  <c:v>-42.933465544191904</c:v>
                </c:pt>
                <c:pt idx="2211">
                  <c:v>-44.103369450804969</c:v>
                </c:pt>
                <c:pt idx="2212">
                  <c:v>-44.654369834786053</c:v>
                </c:pt>
                <c:pt idx="2213">
                  <c:v>-44.725868384229926</c:v>
                </c:pt>
                <c:pt idx="2214">
                  <c:v>-43.991331890098195</c:v>
                </c:pt>
                <c:pt idx="2215">
                  <c:v>-43.158523554746729</c:v>
                </c:pt>
                <c:pt idx="2216">
                  <c:v>-43.037508348853976</c:v>
                </c:pt>
                <c:pt idx="2217">
                  <c:v>-42.708355574767715</c:v>
                </c:pt>
                <c:pt idx="2218">
                  <c:v>-42.283764221479203</c:v>
                </c:pt>
                <c:pt idx="2219">
                  <c:v>-41.095126734926538</c:v>
                </c:pt>
                <c:pt idx="2220">
                  <c:v>-40.035915530697487</c:v>
                </c:pt>
                <c:pt idx="2221">
                  <c:v>-39.498061722170164</c:v>
                </c:pt>
                <c:pt idx="2222">
                  <c:v>-39.78989572811313</c:v>
                </c:pt>
                <c:pt idx="2223">
                  <c:v>-40.868120670710482</c:v>
                </c:pt>
                <c:pt idx="2224">
                  <c:v>-42.896952921880718</c:v>
                </c:pt>
                <c:pt idx="2225">
                  <c:v>-44.062612543365155</c:v>
                </c:pt>
                <c:pt idx="2226">
                  <c:v>-44.039612466057029</c:v>
                </c:pt>
                <c:pt idx="2227">
                  <c:v>-42.624349245350416</c:v>
                </c:pt>
                <c:pt idx="2228">
                  <c:v>-42.25368114325299</c:v>
                </c:pt>
                <c:pt idx="2229">
                  <c:v>-42.693846166921318</c:v>
                </c:pt>
                <c:pt idx="2230">
                  <c:v>-43.062172866675425</c:v>
                </c:pt>
                <c:pt idx="2231">
                  <c:v>-42.969517336867703</c:v>
                </c:pt>
                <c:pt idx="2232">
                  <c:v>-42.160450379803883</c:v>
                </c:pt>
                <c:pt idx="2233">
                  <c:v>-41.213838385850906</c:v>
                </c:pt>
                <c:pt idx="2234">
                  <c:v>-41.282812744006158</c:v>
                </c:pt>
                <c:pt idx="2235">
                  <c:v>-43.184103696183321</c:v>
                </c:pt>
                <c:pt idx="2236">
                  <c:v>-45.751399406612052</c:v>
                </c:pt>
                <c:pt idx="2237">
                  <c:v>-46.59166611482906</c:v>
                </c:pt>
                <c:pt idx="2238">
                  <c:v>-44.149369019429436</c:v>
                </c:pt>
                <c:pt idx="2239">
                  <c:v>-41.604368321739713</c:v>
                </c:pt>
                <c:pt idx="2240">
                  <c:v>-41.434788873940136</c:v>
                </c:pt>
                <c:pt idx="2241">
                  <c:v>-41.216197379001969</c:v>
                </c:pt>
                <c:pt idx="2242">
                  <c:v>-40.898775667999125</c:v>
                </c:pt>
                <c:pt idx="2243">
                  <c:v>-41.185452801111353</c:v>
                </c:pt>
                <c:pt idx="2244">
                  <c:v>-41.823244043449961</c:v>
                </c:pt>
                <c:pt idx="2245">
                  <c:v>-42.540550893528298</c:v>
                </c:pt>
                <c:pt idx="2246">
                  <c:v>-38.161946177717056</c:v>
                </c:pt>
                <c:pt idx="2247">
                  <c:v>-41.333197896210585</c:v>
                </c:pt>
                <c:pt idx="2248">
                  <c:v>-44.835226323572726</c:v>
                </c:pt>
                <c:pt idx="2249">
                  <c:v>-45.18736445099244</c:v>
                </c:pt>
                <c:pt idx="2250">
                  <c:v>-43.390388340669034</c:v>
                </c:pt>
                <c:pt idx="2251">
                  <c:v>-40.04902790580136</c:v>
                </c:pt>
                <c:pt idx="2252">
                  <c:v>-34.732307072805789</c:v>
                </c:pt>
                <c:pt idx="2253">
                  <c:v>-32.201134845841999</c:v>
                </c:pt>
                <c:pt idx="2254">
                  <c:v>-31.564953794999969</c:v>
                </c:pt>
                <c:pt idx="2255">
                  <c:v>-39.056576835005231</c:v>
                </c:pt>
                <c:pt idx="2256">
                  <c:v>-39.163486136337674</c:v>
                </c:pt>
                <c:pt idx="2257">
                  <c:v>-39.639376774909792</c:v>
                </c:pt>
                <c:pt idx="2258">
                  <c:v>-40.095224285985999</c:v>
                </c:pt>
                <c:pt idx="2259">
                  <c:v>-40.257424708983002</c:v>
                </c:pt>
                <c:pt idx="2260">
                  <c:v>-39.958059101576914</c:v>
                </c:pt>
                <c:pt idx="2261">
                  <c:v>-39.627796050724115</c:v>
                </c:pt>
                <c:pt idx="2262">
                  <c:v>-39.44742854047719</c:v>
                </c:pt>
                <c:pt idx="2263">
                  <c:v>-39.602240397566561</c:v>
                </c:pt>
                <c:pt idx="2264">
                  <c:v>-39.577364786119119</c:v>
                </c:pt>
                <c:pt idx="2265">
                  <c:v>-39.804220125098553</c:v>
                </c:pt>
                <c:pt idx="2266">
                  <c:v>-40.562077222215429</c:v>
                </c:pt>
                <c:pt idx="2267">
                  <c:v>-40.744770756763813</c:v>
                </c:pt>
                <c:pt idx="2268">
                  <c:v>-41.117408697295495</c:v>
                </c:pt>
                <c:pt idx="2269">
                  <c:v>-40.840709476657267</c:v>
                </c:pt>
                <c:pt idx="2270">
                  <c:v>-40.666800200613494</c:v>
                </c:pt>
                <c:pt idx="2271">
                  <c:v>-40.498473349180479</c:v>
                </c:pt>
                <c:pt idx="2272">
                  <c:v>-40.511778657979917</c:v>
                </c:pt>
                <c:pt idx="2273">
                  <c:v>-40.879354338676997</c:v>
                </c:pt>
                <c:pt idx="2274">
                  <c:v>-40.676859813185082</c:v>
                </c:pt>
                <c:pt idx="2275">
                  <c:v>-40.326968532055936</c:v>
                </c:pt>
                <c:pt idx="2276">
                  <c:v>-39.701694146352949</c:v>
                </c:pt>
                <c:pt idx="2277">
                  <c:v>-39.269185465971184</c:v>
                </c:pt>
                <c:pt idx="2278">
                  <c:v>-39.471478856641717</c:v>
                </c:pt>
                <c:pt idx="2279">
                  <c:v>-40.070330564066495</c:v>
                </c:pt>
                <c:pt idx="2280">
                  <c:v>-40.066767004368387</c:v>
                </c:pt>
                <c:pt idx="2281">
                  <c:v>-40.076119875654641</c:v>
                </c:pt>
                <c:pt idx="2282">
                  <c:v>-39.616757113895964</c:v>
                </c:pt>
                <c:pt idx="2283">
                  <c:v>-38.90286814487429</c:v>
                </c:pt>
                <c:pt idx="2284">
                  <c:v>-38.651229502770086</c:v>
                </c:pt>
                <c:pt idx="2285">
                  <c:v>-38.804281273379978</c:v>
                </c:pt>
                <c:pt idx="2286">
                  <c:v>-38.916279995898762</c:v>
                </c:pt>
                <c:pt idx="2287">
                  <c:v>-38.84843115380756</c:v>
                </c:pt>
                <c:pt idx="2288">
                  <c:v>-38.899443875204248</c:v>
                </c:pt>
                <c:pt idx="2289">
                  <c:v>-39.077107991655915</c:v>
                </c:pt>
                <c:pt idx="2290">
                  <c:v>-39.167657133003843</c:v>
                </c:pt>
                <c:pt idx="2291">
                  <c:v>-39.308963922272135</c:v>
                </c:pt>
                <c:pt idx="2292">
                  <c:v>-39.35137543845228</c:v>
                </c:pt>
                <c:pt idx="2293">
                  <c:v>-39.850817592607726</c:v>
                </c:pt>
                <c:pt idx="2294">
                  <c:v>-40.245510385418051</c:v>
                </c:pt>
                <c:pt idx="2295">
                  <c:v>-40.581176482325702</c:v>
                </c:pt>
                <c:pt idx="2296">
                  <c:v>-40.875006594884063</c:v>
                </c:pt>
                <c:pt idx="2297">
                  <c:v>-40.869956768831415</c:v>
                </c:pt>
                <c:pt idx="2298">
                  <c:v>-40.62560897373772</c:v>
                </c:pt>
                <c:pt idx="2299">
                  <c:v>-40.483170494180342</c:v>
                </c:pt>
                <c:pt idx="2300">
                  <c:v>-40.542649452832023</c:v>
                </c:pt>
                <c:pt idx="2301">
                  <c:v>-40.911368998476831</c:v>
                </c:pt>
                <c:pt idx="2302">
                  <c:v>-41.298272620403239</c:v>
                </c:pt>
                <c:pt idx="2303">
                  <c:v>-41.968647570853697</c:v>
                </c:pt>
                <c:pt idx="2304">
                  <c:v>-42.569662327123176</c:v>
                </c:pt>
                <c:pt idx="2305">
                  <c:v>-42.574203241378946</c:v>
                </c:pt>
                <c:pt idx="2306">
                  <c:v>-42.16414036524116</c:v>
                </c:pt>
                <c:pt idx="2307">
                  <c:v>-41.588907176989061</c:v>
                </c:pt>
                <c:pt idx="2308">
                  <c:v>-40.884408186886041</c:v>
                </c:pt>
                <c:pt idx="2309">
                  <c:v>-40.043790988407331</c:v>
                </c:pt>
                <c:pt idx="2310">
                  <c:v>-40.30388433570927</c:v>
                </c:pt>
                <c:pt idx="2311">
                  <c:v>-40.617096642347143</c:v>
                </c:pt>
                <c:pt idx="2312">
                  <c:v>-41.3408954878713</c:v>
                </c:pt>
                <c:pt idx="2313">
                  <c:v>-42.472125379710761</c:v>
                </c:pt>
                <c:pt idx="2314">
                  <c:v>-43.409538292410637</c:v>
                </c:pt>
                <c:pt idx="2315">
                  <c:v>-43.56191138601433</c:v>
                </c:pt>
                <c:pt idx="2316">
                  <c:v>-43.33174901882208</c:v>
                </c:pt>
                <c:pt idx="2317">
                  <c:v>-42.701587744006517</c:v>
                </c:pt>
                <c:pt idx="2318">
                  <c:v>-41.087468725257139</c:v>
                </c:pt>
                <c:pt idx="2319">
                  <c:v>-39.104494778488061</c:v>
                </c:pt>
                <c:pt idx="2320">
                  <c:v>-36.005047190939649</c:v>
                </c:pt>
                <c:pt idx="2321">
                  <c:v>-34.291148382641637</c:v>
                </c:pt>
                <c:pt idx="2322">
                  <c:v>-34.313707197239729</c:v>
                </c:pt>
                <c:pt idx="2323">
                  <c:v>-36.110959566609083</c:v>
                </c:pt>
                <c:pt idx="2324">
                  <c:v>-38.529941465881016</c:v>
                </c:pt>
                <c:pt idx="2325">
                  <c:v>-41.087649422211221</c:v>
                </c:pt>
                <c:pt idx="2326">
                  <c:v>-40.57861112474589</c:v>
                </c:pt>
                <c:pt idx="2327">
                  <c:v>-40.756941059449389</c:v>
                </c:pt>
                <c:pt idx="2328">
                  <c:v>-40.159266645119189</c:v>
                </c:pt>
                <c:pt idx="2329">
                  <c:v>-40.063332849638059</c:v>
                </c:pt>
                <c:pt idx="2330">
                  <c:v>-40.346729721160671</c:v>
                </c:pt>
                <c:pt idx="2331">
                  <c:v>-40.883017946103735</c:v>
                </c:pt>
                <c:pt idx="2332">
                  <c:v>-40.885942409738696</c:v>
                </c:pt>
                <c:pt idx="2333">
                  <c:v>-41.168180005888026</c:v>
                </c:pt>
                <c:pt idx="2334">
                  <c:v>-40.556820956397971</c:v>
                </c:pt>
                <c:pt idx="2335">
                  <c:v>-39.58182374818589</c:v>
                </c:pt>
                <c:pt idx="2336">
                  <c:v>-39.572279571357001</c:v>
                </c:pt>
                <c:pt idx="2337">
                  <c:v>-39.074207425112256</c:v>
                </c:pt>
                <c:pt idx="2338">
                  <c:v>-39.467079481857297</c:v>
                </c:pt>
                <c:pt idx="2339">
                  <c:v>-39.866320802154249</c:v>
                </c:pt>
                <c:pt idx="2340">
                  <c:v>-39.804154122217938</c:v>
                </c:pt>
                <c:pt idx="2341">
                  <c:v>-39.891631922621983</c:v>
                </c:pt>
                <c:pt idx="2342">
                  <c:v>-40.412075820680677</c:v>
                </c:pt>
                <c:pt idx="2343">
                  <c:v>-41.02195047291459</c:v>
                </c:pt>
                <c:pt idx="2344">
                  <c:v>-40.52798801829767</c:v>
                </c:pt>
                <c:pt idx="2345">
                  <c:v>-40.695264055342875</c:v>
                </c:pt>
                <c:pt idx="2346">
                  <c:v>-40.2244787799847</c:v>
                </c:pt>
                <c:pt idx="2347">
                  <c:v>-39.664313231803781</c:v>
                </c:pt>
                <c:pt idx="2348">
                  <c:v>-39.255578591975194</c:v>
                </c:pt>
                <c:pt idx="2349">
                  <c:v>-39.711203299073929</c:v>
                </c:pt>
                <c:pt idx="2350">
                  <c:v>-40.288994213377613</c:v>
                </c:pt>
                <c:pt idx="2351">
                  <c:v>-40.942622754347404</c:v>
                </c:pt>
                <c:pt idx="2352">
                  <c:v>-42.379957095273248</c:v>
                </c:pt>
                <c:pt idx="2353">
                  <c:v>-42.304398436403808</c:v>
                </c:pt>
                <c:pt idx="2354">
                  <c:v>-39.868907568333427</c:v>
                </c:pt>
                <c:pt idx="2355">
                  <c:v>-37.695585682821601</c:v>
                </c:pt>
                <c:pt idx="2356">
                  <c:v>-36.282507079553611</c:v>
                </c:pt>
                <c:pt idx="2357">
                  <c:v>-36.054766639295238</c:v>
                </c:pt>
                <c:pt idx="2358">
                  <c:v>-37.088219832220503</c:v>
                </c:pt>
                <c:pt idx="2359">
                  <c:v>-39.002708459808908</c:v>
                </c:pt>
                <c:pt idx="2360">
                  <c:v>-40.09107458081602</c:v>
                </c:pt>
                <c:pt idx="2361">
                  <c:v>-39.981416654452758</c:v>
                </c:pt>
                <c:pt idx="2362">
                  <c:v>-38.818207870417787</c:v>
                </c:pt>
                <c:pt idx="2363">
                  <c:v>-37.684377716872291</c:v>
                </c:pt>
                <c:pt idx="2364">
                  <c:v>-36.835900334294649</c:v>
                </c:pt>
                <c:pt idx="2365">
                  <c:v>-37.123475416027077</c:v>
                </c:pt>
                <c:pt idx="2366">
                  <c:v>-37.317827228569264</c:v>
                </c:pt>
                <c:pt idx="2367">
                  <c:v>-37.645537030878522</c:v>
                </c:pt>
                <c:pt idx="2368">
                  <c:v>-37.583736159798946</c:v>
                </c:pt>
                <c:pt idx="2369">
                  <c:v>-37.161868116735391</c:v>
                </c:pt>
                <c:pt idx="2370">
                  <c:v>-36.857414882531366</c:v>
                </c:pt>
                <c:pt idx="2371">
                  <c:v>-37.027412390233593</c:v>
                </c:pt>
                <c:pt idx="2372">
                  <c:v>-37.566138596897794</c:v>
                </c:pt>
                <c:pt idx="2373">
                  <c:v>-38.426062595234129</c:v>
                </c:pt>
                <c:pt idx="2374">
                  <c:v>-39.001548140423047</c:v>
                </c:pt>
                <c:pt idx="2375">
                  <c:v>-38.799252872308017</c:v>
                </c:pt>
                <c:pt idx="2376">
                  <c:v>-38.311201761127847</c:v>
                </c:pt>
                <c:pt idx="2377">
                  <c:v>-37.765316155655867</c:v>
                </c:pt>
                <c:pt idx="2378">
                  <c:v>-36.868243582169825</c:v>
                </c:pt>
                <c:pt idx="2379">
                  <c:v>-36.049641850710842</c:v>
                </c:pt>
                <c:pt idx="2380">
                  <c:v>-35.801399114548495</c:v>
                </c:pt>
                <c:pt idx="2381">
                  <c:v>-35.97935333765961</c:v>
                </c:pt>
                <c:pt idx="2382">
                  <c:v>-37.016818425185193</c:v>
                </c:pt>
                <c:pt idx="2383">
                  <c:v>-37.772860434223098</c:v>
                </c:pt>
                <c:pt idx="2384">
                  <c:v>-38.2059537563498</c:v>
                </c:pt>
                <c:pt idx="2385">
                  <c:v>-37.998900979512541</c:v>
                </c:pt>
                <c:pt idx="2386">
                  <c:v>-37.374371359003554</c:v>
                </c:pt>
                <c:pt idx="2387">
                  <c:v>-36.479677552661833</c:v>
                </c:pt>
                <c:pt idx="2388">
                  <c:v>-36.070535178352216</c:v>
                </c:pt>
                <c:pt idx="2389">
                  <c:v>-36.603537349583569</c:v>
                </c:pt>
                <c:pt idx="2390">
                  <c:v>-37.002211714471272</c:v>
                </c:pt>
                <c:pt idx="2391">
                  <c:v>-37.219814441561113</c:v>
                </c:pt>
                <c:pt idx="2392">
                  <c:v>-37.193251995105591</c:v>
                </c:pt>
                <c:pt idx="2393">
                  <c:v>-36.785365372769569</c:v>
                </c:pt>
                <c:pt idx="2394">
                  <c:v>-36.330776990201407</c:v>
                </c:pt>
                <c:pt idx="2395">
                  <c:v>-36.794448581118715</c:v>
                </c:pt>
                <c:pt idx="2396">
                  <c:v>-37.563880260218646</c:v>
                </c:pt>
                <c:pt idx="2397">
                  <c:v>-38.160110727741838</c:v>
                </c:pt>
                <c:pt idx="2398">
                  <c:v>-38.280990780826883</c:v>
                </c:pt>
                <c:pt idx="2399">
                  <c:v>-37.337914916774096</c:v>
                </c:pt>
                <c:pt idx="2400">
                  <c:v>-35.960282549506353</c:v>
                </c:pt>
                <c:pt idx="2401">
                  <c:v>-35.75135897346707</c:v>
                </c:pt>
                <c:pt idx="2402">
                  <c:v>-35.77568585172105</c:v>
                </c:pt>
                <c:pt idx="2403">
                  <c:v>-36.579449146883981</c:v>
                </c:pt>
                <c:pt idx="2404">
                  <c:v>-37.3013987941018</c:v>
                </c:pt>
                <c:pt idx="2405">
                  <c:v>-37.933447124154434</c:v>
                </c:pt>
                <c:pt idx="2406">
                  <c:v>-37.724103086106176</c:v>
                </c:pt>
                <c:pt idx="2407">
                  <c:v>-36.577227449165562</c:v>
                </c:pt>
                <c:pt idx="2408">
                  <c:v>-34.889291307521802</c:v>
                </c:pt>
                <c:pt idx="2409">
                  <c:v>-34.078160067223052</c:v>
                </c:pt>
                <c:pt idx="2410">
                  <c:v>-34.126658999459593</c:v>
                </c:pt>
                <c:pt idx="2411">
                  <c:v>-34.211503606354142</c:v>
                </c:pt>
                <c:pt idx="2412">
                  <c:v>-33.377754671952026</c:v>
                </c:pt>
                <c:pt idx="2413">
                  <c:v>-32.210643231510517</c:v>
                </c:pt>
                <c:pt idx="2414">
                  <c:v>-31.34765617822508</c:v>
                </c:pt>
                <c:pt idx="2415">
                  <c:v>-30.696693891511028</c:v>
                </c:pt>
                <c:pt idx="2416">
                  <c:v>-30.756121291000369</c:v>
                </c:pt>
                <c:pt idx="2417">
                  <c:v>-31.482951305895774</c:v>
                </c:pt>
                <c:pt idx="2418">
                  <c:v>-31.786996593387094</c:v>
                </c:pt>
                <c:pt idx="2419">
                  <c:v>-31.955252480597721</c:v>
                </c:pt>
                <c:pt idx="2420">
                  <c:v>-32.167924301143401</c:v>
                </c:pt>
                <c:pt idx="2421">
                  <c:v>-32.206637784520247</c:v>
                </c:pt>
                <c:pt idx="2422">
                  <c:v>-32.834490011337458</c:v>
                </c:pt>
                <c:pt idx="2423">
                  <c:v>-35.333954322274472</c:v>
                </c:pt>
                <c:pt idx="2424">
                  <c:v>-37.914375751724464</c:v>
                </c:pt>
                <c:pt idx="2425">
                  <c:v>-40.479647180891924</c:v>
                </c:pt>
                <c:pt idx="2426">
                  <c:v>-39.507963994546728</c:v>
                </c:pt>
                <c:pt idx="2427">
                  <c:v>-35.832534493168886</c:v>
                </c:pt>
                <c:pt idx="2428">
                  <c:v>-32.351344259856681</c:v>
                </c:pt>
                <c:pt idx="2429">
                  <c:v>-29.126735943263874</c:v>
                </c:pt>
                <c:pt idx="2430">
                  <c:v>-27.713719913686692</c:v>
                </c:pt>
                <c:pt idx="2431">
                  <c:v>-26.894358586859472</c:v>
                </c:pt>
                <c:pt idx="2432">
                  <c:v>-29.581035835134525</c:v>
                </c:pt>
                <c:pt idx="2433">
                  <c:v>-28.477993708940932</c:v>
                </c:pt>
                <c:pt idx="2434">
                  <c:v>-35.733867451738568</c:v>
                </c:pt>
                <c:pt idx="2435">
                  <c:v>-35.507293899435361</c:v>
                </c:pt>
                <c:pt idx="2436">
                  <c:v>-32.881806267910129</c:v>
                </c:pt>
                <c:pt idx="2437">
                  <c:v>-31.130075670019455</c:v>
                </c:pt>
                <c:pt idx="2438">
                  <c:v>-29.841545396151282</c:v>
                </c:pt>
                <c:pt idx="2439">
                  <c:v>-29.921128435195111</c:v>
                </c:pt>
                <c:pt idx="2440">
                  <c:v>-31.140165608774257</c:v>
                </c:pt>
                <c:pt idx="2441">
                  <c:v>-32.205949560048268</c:v>
                </c:pt>
                <c:pt idx="2442">
                  <c:v>-33.205772415680919</c:v>
                </c:pt>
                <c:pt idx="2443">
                  <c:v>-35.008782296725641</c:v>
                </c:pt>
                <c:pt idx="2444">
                  <c:v>-35.443252721301434</c:v>
                </c:pt>
                <c:pt idx="2445">
                  <c:v>-35.436909490961305</c:v>
                </c:pt>
                <c:pt idx="2446">
                  <c:v>-34.640436074713385</c:v>
                </c:pt>
                <c:pt idx="2447">
                  <c:v>-33.703442461390658</c:v>
                </c:pt>
                <c:pt idx="2448">
                  <c:v>-33.132223525626813</c:v>
                </c:pt>
                <c:pt idx="2449">
                  <c:v>-32.18123925964229</c:v>
                </c:pt>
                <c:pt idx="2450">
                  <c:v>-32.007475397052318</c:v>
                </c:pt>
                <c:pt idx="2451">
                  <c:v>-32.553349547689415</c:v>
                </c:pt>
                <c:pt idx="2452">
                  <c:v>-32.841571728842524</c:v>
                </c:pt>
                <c:pt idx="2453">
                  <c:v>-33.534287290483881</c:v>
                </c:pt>
                <c:pt idx="2454">
                  <c:v>-32.790482364706357</c:v>
                </c:pt>
                <c:pt idx="2455">
                  <c:v>-31.436744442034772</c:v>
                </c:pt>
                <c:pt idx="2456">
                  <c:v>-29.697629835279596</c:v>
                </c:pt>
                <c:pt idx="2457">
                  <c:v>-28.407413135650327</c:v>
                </c:pt>
                <c:pt idx="2458">
                  <c:v>-27.187204012639704</c:v>
                </c:pt>
                <c:pt idx="2459">
                  <c:v>-27.846805322859442</c:v>
                </c:pt>
                <c:pt idx="2460">
                  <c:v>-30.2133590894252</c:v>
                </c:pt>
                <c:pt idx="2461">
                  <c:v>-31.297113715366795</c:v>
                </c:pt>
                <c:pt idx="2462">
                  <c:v>-30.938201143356075</c:v>
                </c:pt>
                <c:pt idx="2463">
                  <c:v>-28.642341631190572</c:v>
                </c:pt>
                <c:pt idx="2464">
                  <c:v>-27.802186334497129</c:v>
                </c:pt>
                <c:pt idx="2465">
                  <c:v>-26.753663443854816</c:v>
                </c:pt>
                <c:pt idx="2466">
                  <c:v>-26.109446499014897</c:v>
                </c:pt>
                <c:pt idx="2467">
                  <c:v>-28.422010686596963</c:v>
                </c:pt>
                <c:pt idx="2468">
                  <c:v>-30.407681752998499</c:v>
                </c:pt>
                <c:pt idx="2469">
                  <c:v>-30.476459303957455</c:v>
                </c:pt>
                <c:pt idx="2470">
                  <c:v>-29.736959345287772</c:v>
                </c:pt>
                <c:pt idx="2471">
                  <c:v>-29.340523108596024</c:v>
                </c:pt>
                <c:pt idx="2472">
                  <c:v>-28.271732156141706</c:v>
                </c:pt>
                <c:pt idx="2473">
                  <c:v>-28.890752774546517</c:v>
                </c:pt>
                <c:pt idx="2474">
                  <c:v>-31.333105570854087</c:v>
                </c:pt>
                <c:pt idx="2475">
                  <c:v>-31.088518757723573</c:v>
                </c:pt>
                <c:pt idx="2476">
                  <c:v>-30.387749965065264</c:v>
                </c:pt>
                <c:pt idx="2477">
                  <c:v>-27.999486936240576</c:v>
                </c:pt>
                <c:pt idx="2478">
                  <c:v>-24.818870910105385</c:v>
                </c:pt>
                <c:pt idx="2479">
                  <c:v>-24.922809288825313</c:v>
                </c:pt>
                <c:pt idx="2480">
                  <c:v>-25.132160237055455</c:v>
                </c:pt>
                <c:pt idx="2481">
                  <c:v>-24.927303809717024</c:v>
                </c:pt>
                <c:pt idx="2482">
                  <c:v>-28.779862089120819</c:v>
                </c:pt>
                <c:pt idx="2483">
                  <c:v>-33.372832493327238</c:v>
                </c:pt>
                <c:pt idx="2484">
                  <c:v>-36.154651548763376</c:v>
                </c:pt>
                <c:pt idx="2485">
                  <c:v>-36.507321726321557</c:v>
                </c:pt>
                <c:pt idx="2486">
                  <c:v>-37.132439454966871</c:v>
                </c:pt>
                <c:pt idx="2487">
                  <c:v>-37.890748679336419</c:v>
                </c:pt>
                <c:pt idx="2488">
                  <c:v>-39.600232540220318</c:v>
                </c:pt>
                <c:pt idx="2489">
                  <c:v>-39.466204113735593</c:v>
                </c:pt>
                <c:pt idx="2490">
                  <c:v>-39.018745588780597</c:v>
                </c:pt>
                <c:pt idx="2491">
                  <c:v>-37.599555510477053</c:v>
                </c:pt>
                <c:pt idx="2492">
                  <c:v>-35.883589284388897</c:v>
                </c:pt>
                <c:pt idx="2493">
                  <c:v>-37.55273639264427</c:v>
                </c:pt>
                <c:pt idx="2494">
                  <c:v>-37.90537050896809</c:v>
                </c:pt>
                <c:pt idx="2495">
                  <c:v>-35.272721516624301</c:v>
                </c:pt>
                <c:pt idx="2496">
                  <c:v>-37.397929053542576</c:v>
                </c:pt>
                <c:pt idx="2497">
                  <c:v>-39.600995650370656</c:v>
                </c:pt>
                <c:pt idx="2498">
                  <c:v>-41.051874112842889</c:v>
                </c:pt>
                <c:pt idx="2499">
                  <c:v>-42.567961705805693</c:v>
                </c:pt>
                <c:pt idx="2500">
                  <c:v>-49.388739118297451</c:v>
                </c:pt>
                <c:pt idx="2501">
                  <c:v>-52.897380334193038</c:v>
                </c:pt>
                <c:pt idx="2502">
                  <c:v>-53.622773099696346</c:v>
                </c:pt>
                <c:pt idx="2503">
                  <c:v>-48.854367438877333</c:v>
                </c:pt>
                <c:pt idx="2504">
                  <c:v>-46.902625972583124</c:v>
                </c:pt>
                <c:pt idx="2505">
                  <c:v>-48.192929706045447</c:v>
                </c:pt>
                <c:pt idx="2506">
                  <c:v>-36.094567126235468</c:v>
                </c:pt>
                <c:pt idx="2507">
                  <c:v>-28.034724559474306</c:v>
                </c:pt>
                <c:pt idx="2508">
                  <c:v>-24.51990246986346</c:v>
                </c:pt>
                <c:pt idx="2509">
                  <c:v>-23.743063755011985</c:v>
                </c:pt>
                <c:pt idx="2510">
                  <c:v>-21.8020305850231</c:v>
                </c:pt>
                <c:pt idx="2511">
                  <c:v>-19.962391668307106</c:v>
                </c:pt>
                <c:pt idx="2512">
                  <c:v>-5.640292193044476</c:v>
                </c:pt>
                <c:pt idx="2513">
                  <c:v>21.868183027856936</c:v>
                </c:pt>
                <c:pt idx="2514">
                  <c:v>44.061818096814029</c:v>
                </c:pt>
                <c:pt idx="2515">
                  <c:v>57.186013774505163</c:v>
                </c:pt>
                <c:pt idx="2516">
                  <c:v>66.369466802186125</c:v>
                </c:pt>
                <c:pt idx="2517">
                  <c:v>68.32572483733648</c:v>
                </c:pt>
                <c:pt idx="2518">
                  <c:v>68.20291008724891</c:v>
                </c:pt>
                <c:pt idx="2519">
                  <c:v>66.11415061102214</c:v>
                </c:pt>
                <c:pt idx="2520">
                  <c:v>64.328853891097381</c:v>
                </c:pt>
                <c:pt idx="2521">
                  <c:v>62.863325495552601</c:v>
                </c:pt>
                <c:pt idx="2522">
                  <c:v>61.492437311566164</c:v>
                </c:pt>
                <c:pt idx="2523">
                  <c:v>62.221353780051956</c:v>
                </c:pt>
                <c:pt idx="2524">
                  <c:v>63.388337780511051</c:v>
                </c:pt>
                <c:pt idx="2525">
                  <c:v>65.099148824809987</c:v>
                </c:pt>
                <c:pt idx="2526">
                  <c:v>68.180930810514937</c:v>
                </c:pt>
                <c:pt idx="2527">
                  <c:v>70.968356596309818</c:v>
                </c:pt>
                <c:pt idx="2528">
                  <c:v>72.073419199947381</c:v>
                </c:pt>
                <c:pt idx="2529">
                  <c:v>73.059449128357826</c:v>
                </c:pt>
                <c:pt idx="2530">
                  <c:v>74.302366599130664</c:v>
                </c:pt>
                <c:pt idx="2531">
                  <c:v>75.822473951387551</c:v>
                </c:pt>
                <c:pt idx="2532">
                  <c:v>74.648441640363131</c:v>
                </c:pt>
                <c:pt idx="2533">
                  <c:v>75.177052241546932</c:v>
                </c:pt>
                <c:pt idx="2534">
                  <c:v>79.803371078038865</c:v>
                </c:pt>
                <c:pt idx="2535">
                  <c:v>85.337853777875722</c:v>
                </c:pt>
                <c:pt idx="2536">
                  <c:v>87.131860351817011</c:v>
                </c:pt>
                <c:pt idx="2537">
                  <c:v>85.491746485521304</c:v>
                </c:pt>
                <c:pt idx="2538">
                  <c:v>79.959369214902779</c:v>
                </c:pt>
                <c:pt idx="2539">
                  <c:v>68.48368915838428</c:v>
                </c:pt>
                <c:pt idx="2540">
                  <c:v>60.199281888668089</c:v>
                </c:pt>
                <c:pt idx="2541">
                  <c:v>50.16262211615156</c:v>
                </c:pt>
                <c:pt idx="2542">
                  <c:v>41.754745011685571</c:v>
                </c:pt>
                <c:pt idx="2543">
                  <c:v>35.255904666411901</c:v>
                </c:pt>
                <c:pt idx="2544">
                  <c:v>27.424706954335239</c:v>
                </c:pt>
                <c:pt idx="2545">
                  <c:v>25.248036869388439</c:v>
                </c:pt>
                <c:pt idx="2546">
                  <c:v>19.727649878833631</c:v>
                </c:pt>
                <c:pt idx="2547">
                  <c:v>8.0093432162774096</c:v>
                </c:pt>
                <c:pt idx="2548">
                  <c:v>-7.8053587326108689</c:v>
                </c:pt>
                <c:pt idx="2549">
                  <c:v>-22.977006732717562</c:v>
                </c:pt>
                <c:pt idx="2550">
                  <c:v>-33.276727574801306</c:v>
                </c:pt>
                <c:pt idx="2551">
                  <c:v>-38.294725684970636</c:v>
                </c:pt>
                <c:pt idx="2552">
                  <c:v>-39.800903876955395</c:v>
                </c:pt>
                <c:pt idx="2553">
                  <c:v>-39.011898716016958</c:v>
                </c:pt>
                <c:pt idx="2554">
                  <c:v>-36.48199360540896</c:v>
                </c:pt>
                <c:pt idx="2555">
                  <c:v>-37.439001699944434</c:v>
                </c:pt>
                <c:pt idx="2556">
                  <c:v>-44.203227812216575</c:v>
                </c:pt>
                <c:pt idx="2557">
                  <c:v>-50.655541521550248</c:v>
                </c:pt>
                <c:pt idx="2558">
                  <c:v>-56.612989075508544</c:v>
                </c:pt>
                <c:pt idx="2559">
                  <c:v>-60.568235845821278</c:v>
                </c:pt>
                <c:pt idx="2560">
                  <c:v>-60.772405018638047</c:v>
                </c:pt>
                <c:pt idx="2561">
                  <c:v>-59.973902977517923</c:v>
                </c:pt>
                <c:pt idx="2562">
                  <c:v>-57.448439450058224</c:v>
                </c:pt>
                <c:pt idx="2563">
                  <c:v>-56.963573799428829</c:v>
                </c:pt>
                <c:pt idx="2564">
                  <c:v>-57.200999225304685</c:v>
                </c:pt>
                <c:pt idx="2565">
                  <c:v>-58.048417199062804</c:v>
                </c:pt>
                <c:pt idx="2566">
                  <c:v>-58.894610122237083</c:v>
                </c:pt>
                <c:pt idx="2567">
                  <c:v>-59.433526341065487</c:v>
                </c:pt>
                <c:pt idx="2568">
                  <c:v>-60.068926638201155</c:v>
                </c:pt>
                <c:pt idx="2569">
                  <c:v>-60.383321580204615</c:v>
                </c:pt>
                <c:pt idx="2570">
                  <c:v>-59.732570461505773</c:v>
                </c:pt>
                <c:pt idx="2571">
                  <c:v>-58.15366549122097</c:v>
                </c:pt>
                <c:pt idx="2572">
                  <c:v>-57.703524362824034</c:v>
                </c:pt>
                <c:pt idx="2573">
                  <c:v>-56.762304364440553</c:v>
                </c:pt>
                <c:pt idx="2574">
                  <c:v>-54.654161097416548</c:v>
                </c:pt>
                <c:pt idx="2575">
                  <c:v>-52.054347601611823</c:v>
                </c:pt>
                <c:pt idx="2576">
                  <c:v>-49.218603977539537</c:v>
                </c:pt>
                <c:pt idx="2577">
                  <c:v>-44.790989576975164</c:v>
                </c:pt>
                <c:pt idx="2578">
                  <c:v>-39.438190360492442</c:v>
                </c:pt>
                <c:pt idx="2579">
                  <c:v>-35.087090845261038</c:v>
                </c:pt>
                <c:pt idx="2580">
                  <c:v>-30.787624284275019</c:v>
                </c:pt>
                <c:pt idx="2581">
                  <c:v>-25.067475437748278</c:v>
                </c:pt>
                <c:pt idx="2582">
                  <c:v>-21.178396348340126</c:v>
                </c:pt>
                <c:pt idx="2583">
                  <c:v>-15.667333735343982</c:v>
                </c:pt>
                <c:pt idx="2584">
                  <c:v>-11.829445835918131</c:v>
                </c:pt>
                <c:pt idx="2585">
                  <c:v>-6.7580637314577832</c:v>
                </c:pt>
                <c:pt idx="2586">
                  <c:v>-4.8103846059898681</c:v>
                </c:pt>
                <c:pt idx="2587">
                  <c:v>-2.6928146092145111</c:v>
                </c:pt>
                <c:pt idx="2588">
                  <c:v>2.0631825671001338</c:v>
                </c:pt>
                <c:pt idx="2589">
                  <c:v>7.6347640710781013</c:v>
                </c:pt>
                <c:pt idx="2590">
                  <c:v>10.83201696735115</c:v>
                </c:pt>
                <c:pt idx="2591">
                  <c:v>14.251449857240429</c:v>
                </c:pt>
                <c:pt idx="2592">
                  <c:v>17.827845184654869</c:v>
                </c:pt>
                <c:pt idx="2593">
                  <c:v>27.92752957272824</c:v>
                </c:pt>
                <c:pt idx="2594">
                  <c:v>41.677767956286921</c:v>
                </c:pt>
                <c:pt idx="2595">
                  <c:v>52.771504375343994</c:v>
                </c:pt>
                <c:pt idx="2596">
                  <c:v>62.654816024281715</c:v>
                </c:pt>
                <c:pt idx="2597">
                  <c:v>66.610409060167527</c:v>
                </c:pt>
                <c:pt idx="2598">
                  <c:v>67.103978761404235</c:v>
                </c:pt>
                <c:pt idx="2599">
                  <c:v>67.893126342474162</c:v>
                </c:pt>
                <c:pt idx="2600">
                  <c:v>69.41709299186418</c:v>
                </c:pt>
                <c:pt idx="2601">
                  <c:v>71.680059703288748</c:v>
                </c:pt>
                <c:pt idx="2602">
                  <c:v>74.382925968920929</c:v>
                </c:pt>
                <c:pt idx="2603">
                  <c:v>76.293281879373794</c:v>
                </c:pt>
                <c:pt idx="2604">
                  <c:v>77.279046302497719</c:v>
                </c:pt>
                <c:pt idx="2605">
                  <c:v>77.045710202062864</c:v>
                </c:pt>
                <c:pt idx="2606">
                  <c:v>76.760946718752109</c:v>
                </c:pt>
                <c:pt idx="2607">
                  <c:v>77.597605657662413</c:v>
                </c:pt>
                <c:pt idx="2608">
                  <c:v>79.13773727629335</c:v>
                </c:pt>
                <c:pt idx="2609">
                  <c:v>80.496677161922179</c:v>
                </c:pt>
                <c:pt idx="2610">
                  <c:v>82.061447846566438</c:v>
                </c:pt>
                <c:pt idx="2611">
                  <c:v>82.848735608668406</c:v>
                </c:pt>
                <c:pt idx="2612">
                  <c:v>82.131945253423666</c:v>
                </c:pt>
                <c:pt idx="2613">
                  <c:v>81.151179562713324</c:v>
                </c:pt>
                <c:pt idx="2614">
                  <c:v>80.089792143157112</c:v>
                </c:pt>
                <c:pt idx="2615">
                  <c:v>79.703183629109802</c:v>
                </c:pt>
                <c:pt idx="2616">
                  <c:v>80.101621516935879</c:v>
                </c:pt>
                <c:pt idx="2617">
                  <c:v>81.200727753536171</c:v>
                </c:pt>
                <c:pt idx="2618">
                  <c:v>81.477860755146509</c:v>
                </c:pt>
                <c:pt idx="2619">
                  <c:v>81.699931917455459</c:v>
                </c:pt>
                <c:pt idx="2620">
                  <c:v>80.210458184152088</c:v>
                </c:pt>
                <c:pt idx="2621">
                  <c:v>79.229674128613951</c:v>
                </c:pt>
                <c:pt idx="2622">
                  <c:v>78.188657406519567</c:v>
                </c:pt>
                <c:pt idx="2623">
                  <c:v>78.564908009697291</c:v>
                </c:pt>
                <c:pt idx="2624">
                  <c:v>79.467798128002045</c:v>
                </c:pt>
                <c:pt idx="2625">
                  <c:v>79.656885240940326</c:v>
                </c:pt>
                <c:pt idx="2626">
                  <c:v>79.586530385473154</c:v>
                </c:pt>
                <c:pt idx="2627">
                  <c:v>76.000116137068247</c:v>
                </c:pt>
                <c:pt idx="2628">
                  <c:v>72.204903841334456</c:v>
                </c:pt>
                <c:pt idx="2629">
                  <c:v>64.020811474739773</c:v>
                </c:pt>
                <c:pt idx="2630">
                  <c:v>57.471918644172341</c:v>
                </c:pt>
                <c:pt idx="2631">
                  <c:v>54.835168907045677</c:v>
                </c:pt>
                <c:pt idx="2632">
                  <c:v>60.347334277997817</c:v>
                </c:pt>
                <c:pt idx="2633">
                  <c:v>65.71276990527781</c:v>
                </c:pt>
                <c:pt idx="2634">
                  <c:v>60.443400080053316</c:v>
                </c:pt>
                <c:pt idx="2635">
                  <c:v>49.905604504849791</c:v>
                </c:pt>
                <c:pt idx="2636">
                  <c:v>40.897587745384556</c:v>
                </c:pt>
                <c:pt idx="2637">
                  <c:v>32.602001658464758</c:v>
                </c:pt>
                <c:pt idx="2638">
                  <c:v>19.219301259743961</c:v>
                </c:pt>
                <c:pt idx="2639">
                  <c:v>10.834493022427766</c:v>
                </c:pt>
                <c:pt idx="2640">
                  <c:v>3.3783974817204903</c:v>
                </c:pt>
                <c:pt idx="2641">
                  <c:v>-2.7861797582848178</c:v>
                </c:pt>
                <c:pt idx="2642">
                  <c:v>-8.4813026185106217</c:v>
                </c:pt>
                <c:pt idx="2643">
                  <c:v>-13.278676062261091</c:v>
                </c:pt>
                <c:pt idx="2644">
                  <c:v>-19.294668455808608</c:v>
                </c:pt>
                <c:pt idx="2645">
                  <c:v>-24.817404964419659</c:v>
                </c:pt>
                <c:pt idx="2646">
                  <c:v>-30.415175285214438</c:v>
                </c:pt>
                <c:pt idx="2647">
                  <c:v>-36.12953411908051</c:v>
                </c:pt>
                <c:pt idx="2648">
                  <c:v>-41.677026984380916</c:v>
                </c:pt>
                <c:pt idx="2649">
                  <c:v>-46.30737183796326</c:v>
                </c:pt>
                <c:pt idx="2650">
                  <c:v>-49.951783178756131</c:v>
                </c:pt>
                <c:pt idx="2651">
                  <c:v>-51.605858772299399</c:v>
                </c:pt>
                <c:pt idx="2652">
                  <c:v>-51.964607519133246</c:v>
                </c:pt>
                <c:pt idx="2653">
                  <c:v>-51.386435216954844</c:v>
                </c:pt>
                <c:pt idx="2654">
                  <c:v>-50.55376277625998</c:v>
                </c:pt>
                <c:pt idx="2655">
                  <c:v>-50.11308443695075</c:v>
                </c:pt>
                <c:pt idx="2656">
                  <c:v>-50.138120697567892</c:v>
                </c:pt>
                <c:pt idx="2657">
                  <c:v>-49.63221785359449</c:v>
                </c:pt>
                <c:pt idx="2658">
                  <c:v>-48.641993009098279</c:v>
                </c:pt>
                <c:pt idx="2659">
                  <c:v>-48.466460028258268</c:v>
                </c:pt>
                <c:pt idx="2660">
                  <c:v>-48.951281262825383</c:v>
                </c:pt>
                <c:pt idx="2661">
                  <c:v>-49.580103428036267</c:v>
                </c:pt>
                <c:pt idx="2662">
                  <c:v>-50.487028636549638</c:v>
                </c:pt>
                <c:pt idx="2663">
                  <c:v>-49.803341580006148</c:v>
                </c:pt>
                <c:pt idx="2664">
                  <c:v>-48.838018332426877</c:v>
                </c:pt>
                <c:pt idx="2665">
                  <c:v>-48.26107283458775</c:v>
                </c:pt>
                <c:pt idx="2666">
                  <c:v>-48.127157072092871</c:v>
                </c:pt>
                <c:pt idx="2667">
                  <c:v>-48.730365011207446</c:v>
                </c:pt>
                <c:pt idx="2668">
                  <c:v>-49.364113953326161</c:v>
                </c:pt>
                <c:pt idx="2669">
                  <c:v>-49.535176436884882</c:v>
                </c:pt>
                <c:pt idx="2670">
                  <c:v>-49.818619979345456</c:v>
                </c:pt>
                <c:pt idx="2671">
                  <c:v>-48.699120412278155</c:v>
                </c:pt>
                <c:pt idx="2672">
                  <c:v>-46.250616847847901</c:v>
                </c:pt>
                <c:pt idx="2673">
                  <c:v>-43.483047751090609</c:v>
                </c:pt>
                <c:pt idx="2674">
                  <c:v>-39.420776666195323</c:v>
                </c:pt>
                <c:pt idx="2675">
                  <c:v>-34.640532128246143</c:v>
                </c:pt>
                <c:pt idx="2676">
                  <c:v>-30.645706610535427</c:v>
                </c:pt>
                <c:pt idx="2677">
                  <c:v>-27.465183490628615</c:v>
                </c:pt>
                <c:pt idx="2678">
                  <c:v>-25.560689454100331</c:v>
                </c:pt>
                <c:pt idx="2679">
                  <c:v>-25.255510530541056</c:v>
                </c:pt>
                <c:pt idx="2680">
                  <c:v>-24.902600565776151</c:v>
                </c:pt>
                <c:pt idx="2681">
                  <c:v>-24.036642781290066</c:v>
                </c:pt>
                <c:pt idx="2682">
                  <c:v>-27.920363185089595</c:v>
                </c:pt>
                <c:pt idx="2683">
                  <c:v>-26.80110801515346</c:v>
                </c:pt>
                <c:pt idx="2684">
                  <c:v>-22.858389533450818</c:v>
                </c:pt>
                <c:pt idx="2685">
                  <c:v>-17.083491426398375</c:v>
                </c:pt>
                <c:pt idx="2686">
                  <c:v>-5.9204459450738822</c:v>
                </c:pt>
                <c:pt idx="2687">
                  <c:v>4.9941825334272814</c:v>
                </c:pt>
                <c:pt idx="2688">
                  <c:v>12.981003994829738</c:v>
                </c:pt>
                <c:pt idx="2689">
                  <c:v>24.40990929146384</c:v>
                </c:pt>
                <c:pt idx="2690">
                  <c:v>33.381248695046786</c:v>
                </c:pt>
                <c:pt idx="2691">
                  <c:v>38.473320429193642</c:v>
                </c:pt>
                <c:pt idx="2692">
                  <c:v>51.25539547366602</c:v>
                </c:pt>
                <c:pt idx="2693">
                  <c:v>60.232053117967453</c:v>
                </c:pt>
                <c:pt idx="2694">
                  <c:v>62.943383422460833</c:v>
                </c:pt>
                <c:pt idx="2695">
                  <c:v>67.074765283650848</c:v>
                </c:pt>
                <c:pt idx="2696">
                  <c:v>67.895481733668916</c:v>
                </c:pt>
                <c:pt idx="2697">
                  <c:v>67.401235236795586</c:v>
                </c:pt>
                <c:pt idx="2698">
                  <c:v>66.296211225690371</c:v>
                </c:pt>
                <c:pt idx="2699">
                  <c:v>65.43622948146745</c:v>
                </c:pt>
                <c:pt idx="2700">
                  <c:v>65.527040958126662</c:v>
                </c:pt>
                <c:pt idx="2701">
                  <c:v>64.80182190688619</c:v>
                </c:pt>
                <c:pt idx="2702">
                  <c:v>65.179924054519262</c:v>
                </c:pt>
                <c:pt idx="2703">
                  <c:v>65.364681970304218</c:v>
                </c:pt>
                <c:pt idx="2704">
                  <c:v>66.256328534965903</c:v>
                </c:pt>
                <c:pt idx="2705">
                  <c:v>66.506793684228796</c:v>
                </c:pt>
                <c:pt idx="2706">
                  <c:v>66.919646506734523</c:v>
                </c:pt>
                <c:pt idx="2707">
                  <c:v>66.054175617520499</c:v>
                </c:pt>
                <c:pt idx="2708">
                  <c:v>65.26499361688748</c:v>
                </c:pt>
                <c:pt idx="2709">
                  <c:v>65.541402477475771</c:v>
                </c:pt>
                <c:pt idx="2710">
                  <c:v>66.53794429018825</c:v>
                </c:pt>
                <c:pt idx="2711">
                  <c:v>66.979820328814924</c:v>
                </c:pt>
                <c:pt idx="2712">
                  <c:v>66.308854400264579</c:v>
                </c:pt>
                <c:pt idx="2713">
                  <c:v>64.668613628550617</c:v>
                </c:pt>
                <c:pt idx="2714">
                  <c:v>63.424170710226377</c:v>
                </c:pt>
                <c:pt idx="2715">
                  <c:v>63.414656659994705</c:v>
                </c:pt>
                <c:pt idx="2716">
                  <c:v>64.155884600468212</c:v>
                </c:pt>
                <c:pt idx="2717">
                  <c:v>65.070106348391278</c:v>
                </c:pt>
                <c:pt idx="2718">
                  <c:v>65.725970550362064</c:v>
                </c:pt>
                <c:pt idx="2719">
                  <c:v>65.507074635835991</c:v>
                </c:pt>
                <c:pt idx="2720">
                  <c:v>64.606788819636918</c:v>
                </c:pt>
                <c:pt idx="2721">
                  <c:v>62.743199164626681</c:v>
                </c:pt>
                <c:pt idx="2722">
                  <c:v>59.39137707825099</c:v>
                </c:pt>
                <c:pt idx="2723">
                  <c:v>57.585705024589217</c:v>
                </c:pt>
                <c:pt idx="2724">
                  <c:v>58.919344192356185</c:v>
                </c:pt>
                <c:pt idx="2725">
                  <c:v>64.793016037990469</c:v>
                </c:pt>
                <c:pt idx="2726">
                  <c:v>67.506382835223988</c:v>
                </c:pt>
                <c:pt idx="2727">
                  <c:v>69.96937168430857</c:v>
                </c:pt>
                <c:pt idx="2728">
                  <c:v>58.237845239143404</c:v>
                </c:pt>
                <c:pt idx="2729">
                  <c:v>42.737801136466558</c:v>
                </c:pt>
                <c:pt idx="2730">
                  <c:v>28.09626714645233</c:v>
                </c:pt>
                <c:pt idx="2731">
                  <c:v>20.016589727364817</c:v>
                </c:pt>
                <c:pt idx="2732">
                  <c:v>17.768779323384951</c:v>
                </c:pt>
                <c:pt idx="2733">
                  <c:v>15.628226561712564</c:v>
                </c:pt>
                <c:pt idx="2734">
                  <c:v>6.4258529995977502</c:v>
                </c:pt>
                <c:pt idx="2735">
                  <c:v>-1.0495457299600981</c:v>
                </c:pt>
                <c:pt idx="2736">
                  <c:v>-8.5477260435967928</c:v>
                </c:pt>
                <c:pt idx="2737">
                  <c:v>-14.804575866496918</c:v>
                </c:pt>
                <c:pt idx="2738">
                  <c:v>-21.18930326337896</c:v>
                </c:pt>
                <c:pt idx="2739">
                  <c:v>-27.639079663526303</c:v>
                </c:pt>
                <c:pt idx="2740">
                  <c:v>-33.394789578745517</c:v>
                </c:pt>
                <c:pt idx="2741">
                  <c:v>-39.355812382972069</c:v>
                </c:pt>
                <c:pt idx="2742">
                  <c:v>-43.695171388562237</c:v>
                </c:pt>
                <c:pt idx="2743">
                  <c:v>-45.136947170137141</c:v>
                </c:pt>
                <c:pt idx="2744">
                  <c:v>-45.5236147342397</c:v>
                </c:pt>
                <c:pt idx="2745">
                  <c:v>-47.067097051577719</c:v>
                </c:pt>
                <c:pt idx="2746">
                  <c:v>-49.161365133004139</c:v>
                </c:pt>
                <c:pt idx="2747">
                  <c:v>-50.699524063852515</c:v>
                </c:pt>
                <c:pt idx="2748">
                  <c:v>-52.274062212601265</c:v>
                </c:pt>
                <c:pt idx="2749">
                  <c:v>-52.588001671498667</c:v>
                </c:pt>
                <c:pt idx="2750">
                  <c:v>-52.890169708082695</c:v>
                </c:pt>
                <c:pt idx="2751">
                  <c:v>-53.466676335923765</c:v>
                </c:pt>
                <c:pt idx="2752">
                  <c:v>-54.073718706208908</c:v>
                </c:pt>
                <c:pt idx="2753">
                  <c:v>-54.145557133917812</c:v>
                </c:pt>
                <c:pt idx="2754">
                  <c:v>-53.873494671302851</c:v>
                </c:pt>
                <c:pt idx="2755">
                  <c:v>-53.22463415310196</c:v>
                </c:pt>
                <c:pt idx="2756">
                  <c:v>-52.799222678304325</c:v>
                </c:pt>
                <c:pt idx="2757">
                  <c:v>-52.950723212168526</c:v>
                </c:pt>
                <c:pt idx="2758">
                  <c:v>-53.633456424790779</c:v>
                </c:pt>
                <c:pt idx="2759">
                  <c:v>-54.343085196560004</c:v>
                </c:pt>
                <c:pt idx="2760">
                  <c:v>-55.044007026440248</c:v>
                </c:pt>
                <c:pt idx="2761">
                  <c:v>-54.577655580566535</c:v>
                </c:pt>
                <c:pt idx="2762">
                  <c:v>-52.138834772618587</c:v>
                </c:pt>
                <c:pt idx="2763">
                  <c:v>-49.67099037535381</c:v>
                </c:pt>
                <c:pt idx="2764">
                  <c:v>-47.307622882730769</c:v>
                </c:pt>
                <c:pt idx="2765">
                  <c:v>-45.002504179841722</c:v>
                </c:pt>
                <c:pt idx="2766">
                  <c:v>-42.537240392595457</c:v>
                </c:pt>
                <c:pt idx="2767">
                  <c:v>-41.13976816876567</c:v>
                </c:pt>
                <c:pt idx="2768">
                  <c:v>-37.49756874951327</c:v>
                </c:pt>
                <c:pt idx="2769">
                  <c:v>-33.874301733850217</c:v>
                </c:pt>
                <c:pt idx="2770">
                  <c:v>-31.135932811709235</c:v>
                </c:pt>
                <c:pt idx="2771">
                  <c:v>-22.499087288724532</c:v>
                </c:pt>
                <c:pt idx="2772">
                  <c:v>-20.25876785524903</c:v>
                </c:pt>
                <c:pt idx="2773">
                  <c:v>-17.846591150700601</c:v>
                </c:pt>
                <c:pt idx="2774">
                  <c:v>-17.83780616744885</c:v>
                </c:pt>
                <c:pt idx="2775">
                  <c:v>-12.723973689640312</c:v>
                </c:pt>
                <c:pt idx="2776">
                  <c:v>-6.4273562592866389</c:v>
                </c:pt>
                <c:pt idx="2777">
                  <c:v>2.8571119750436749</c:v>
                </c:pt>
                <c:pt idx="2778">
                  <c:v>7.8547528274730487</c:v>
                </c:pt>
                <c:pt idx="2779">
                  <c:v>17.930311785262401</c:v>
                </c:pt>
                <c:pt idx="2780">
                  <c:v>36.424895064128208</c:v>
                </c:pt>
                <c:pt idx="2781">
                  <c:v>46.525071993255501</c:v>
                </c:pt>
                <c:pt idx="2782">
                  <c:v>53.833403507320739</c:v>
                </c:pt>
                <c:pt idx="2783">
                  <c:v>57.997273030709863</c:v>
                </c:pt>
                <c:pt idx="2784">
                  <c:v>59.320440857047458</c:v>
                </c:pt>
                <c:pt idx="2785">
                  <c:v>63.236551413624497</c:v>
                </c:pt>
                <c:pt idx="2786">
                  <c:v>65.051763090294486</c:v>
                </c:pt>
                <c:pt idx="2787">
                  <c:v>66.129283867976753</c:v>
                </c:pt>
                <c:pt idx="2788">
                  <c:v>66.523920640244398</c:v>
                </c:pt>
                <c:pt idx="2789">
                  <c:v>67.487711135013143</c:v>
                </c:pt>
                <c:pt idx="2790">
                  <c:v>67.85818390672037</c:v>
                </c:pt>
                <c:pt idx="2791">
                  <c:v>68.073964424132157</c:v>
                </c:pt>
                <c:pt idx="2792">
                  <c:v>68.973202113864303</c:v>
                </c:pt>
                <c:pt idx="2793">
                  <c:v>69.725929635765283</c:v>
                </c:pt>
                <c:pt idx="2794">
                  <c:v>72.91381006303682</c:v>
                </c:pt>
                <c:pt idx="2795">
                  <c:v>72.09677783137964</c:v>
                </c:pt>
                <c:pt idx="2796">
                  <c:v>71.200329420971713</c:v>
                </c:pt>
                <c:pt idx="2797">
                  <c:v>71.235582198412544</c:v>
                </c:pt>
                <c:pt idx="2798">
                  <c:v>71.629574356571965</c:v>
                </c:pt>
                <c:pt idx="2799">
                  <c:v>72.169644537839048</c:v>
                </c:pt>
                <c:pt idx="2800">
                  <c:v>71.966270138811566</c:v>
                </c:pt>
                <c:pt idx="2801">
                  <c:v>72.831230911413044</c:v>
                </c:pt>
                <c:pt idx="2802">
                  <c:v>74.109272848538239</c:v>
                </c:pt>
                <c:pt idx="2803">
                  <c:v>75.348262857674925</c:v>
                </c:pt>
                <c:pt idx="2804">
                  <c:v>76.879223078726113</c:v>
                </c:pt>
                <c:pt idx="2805">
                  <c:v>77.916133124867258</c:v>
                </c:pt>
                <c:pt idx="2806">
                  <c:v>78.177312426822468</c:v>
                </c:pt>
                <c:pt idx="2807">
                  <c:v>77.479631774419559</c:v>
                </c:pt>
                <c:pt idx="2808">
                  <c:v>75.144464242945617</c:v>
                </c:pt>
                <c:pt idx="2809">
                  <c:v>72.460081190494947</c:v>
                </c:pt>
                <c:pt idx="2810">
                  <c:v>71.400134200172886</c:v>
                </c:pt>
                <c:pt idx="2811">
                  <c:v>73.624143313070959</c:v>
                </c:pt>
                <c:pt idx="2812">
                  <c:v>78.59321914708238</c:v>
                </c:pt>
                <c:pt idx="2813">
                  <c:v>83.627798220590293</c:v>
                </c:pt>
                <c:pt idx="2814">
                  <c:v>82.963021695684631</c:v>
                </c:pt>
                <c:pt idx="2815">
                  <c:v>80.356247771643822</c:v>
                </c:pt>
                <c:pt idx="2816">
                  <c:v>73.68158844864611</c:v>
                </c:pt>
                <c:pt idx="2817">
                  <c:v>60.546730048088023</c:v>
                </c:pt>
                <c:pt idx="2818">
                  <c:v>49.747494946215284</c:v>
                </c:pt>
                <c:pt idx="2819">
                  <c:v>38.627218098838533</c:v>
                </c:pt>
                <c:pt idx="2820">
                  <c:v>24.418529454135939</c:v>
                </c:pt>
                <c:pt idx="2821">
                  <c:v>13.734893801447381</c:v>
                </c:pt>
                <c:pt idx="2822">
                  <c:v>12.253215482845283</c:v>
                </c:pt>
                <c:pt idx="2823">
                  <c:v>9.3804729371312909</c:v>
                </c:pt>
                <c:pt idx="2824">
                  <c:v>10.369173363524549</c:v>
                </c:pt>
                <c:pt idx="2825">
                  <c:v>9.2559013890802433</c:v>
                </c:pt>
                <c:pt idx="2826">
                  <c:v>1.7567054976664849</c:v>
                </c:pt>
                <c:pt idx="2827">
                  <c:v>-11.23653092488092</c:v>
                </c:pt>
                <c:pt idx="2828">
                  <c:v>-24.245645377657418</c:v>
                </c:pt>
                <c:pt idx="2829">
                  <c:v>-33.910191529827713</c:v>
                </c:pt>
                <c:pt idx="2830">
                  <c:v>-42.011426959479408</c:v>
                </c:pt>
                <c:pt idx="2831">
                  <c:v>-48.094571825139035</c:v>
                </c:pt>
                <c:pt idx="2832">
                  <c:v>-52.431246033101111</c:v>
                </c:pt>
                <c:pt idx="2833">
                  <c:v>-56.632852130672966</c:v>
                </c:pt>
                <c:pt idx="2834">
                  <c:v>-59.15898649837488</c:v>
                </c:pt>
                <c:pt idx="2835">
                  <c:v>-61.358870334301109</c:v>
                </c:pt>
                <c:pt idx="2836">
                  <c:v>-63.548830118374248</c:v>
                </c:pt>
                <c:pt idx="2837">
                  <c:v>-64.743480839115023</c:v>
                </c:pt>
                <c:pt idx="2838">
                  <c:v>-66.006913832994215</c:v>
                </c:pt>
                <c:pt idx="2839">
                  <c:v>-67.102669435940257</c:v>
                </c:pt>
                <c:pt idx="2840">
                  <c:v>-67.862694427021196</c:v>
                </c:pt>
                <c:pt idx="2841">
                  <c:v>-68.582592303772785</c:v>
                </c:pt>
                <c:pt idx="2842">
                  <c:v>-68.820510902574213</c:v>
                </c:pt>
                <c:pt idx="2843">
                  <c:v>-68.468036560228001</c:v>
                </c:pt>
                <c:pt idx="2844">
                  <c:v>-68.244017297078045</c:v>
                </c:pt>
                <c:pt idx="2845">
                  <c:v>-67.318803271161499</c:v>
                </c:pt>
                <c:pt idx="2846">
                  <c:v>-66.999028919689152</c:v>
                </c:pt>
                <c:pt idx="2847">
                  <c:v>-66.182330266423335</c:v>
                </c:pt>
                <c:pt idx="2848">
                  <c:v>-64.782572725614102</c:v>
                </c:pt>
                <c:pt idx="2849">
                  <c:v>-64.533166294626255</c:v>
                </c:pt>
                <c:pt idx="2850">
                  <c:v>-64.968496861334557</c:v>
                </c:pt>
                <c:pt idx="2851">
                  <c:v>-67.06905981183678</c:v>
                </c:pt>
                <c:pt idx="2852">
                  <c:v>-69.189664592207222</c:v>
                </c:pt>
                <c:pt idx="2853">
                  <c:v>-71.585546154787039</c:v>
                </c:pt>
                <c:pt idx="2854">
                  <c:v>-71.447791599679675</c:v>
                </c:pt>
                <c:pt idx="2855">
                  <c:v>-70.947617938426703</c:v>
                </c:pt>
                <c:pt idx="2856">
                  <c:v>-69.503296776594453</c:v>
                </c:pt>
                <c:pt idx="2857">
                  <c:v>-62.922455589529825</c:v>
                </c:pt>
                <c:pt idx="2858">
                  <c:v>-56.492414503148147</c:v>
                </c:pt>
                <c:pt idx="2859">
                  <c:v>-51.096723820279749</c:v>
                </c:pt>
                <c:pt idx="2860">
                  <c:v>-48.038045348418358</c:v>
                </c:pt>
                <c:pt idx="2861">
                  <c:v>-41.407683345981994</c:v>
                </c:pt>
                <c:pt idx="2862">
                  <c:v>-32.840968632269835</c:v>
                </c:pt>
                <c:pt idx="2863">
                  <c:v>-25.046938575391128</c:v>
                </c:pt>
                <c:pt idx="2864">
                  <c:v>-20.836096389046475</c:v>
                </c:pt>
                <c:pt idx="2865">
                  <c:v>-8.9798138089012767</c:v>
                </c:pt>
                <c:pt idx="2866">
                  <c:v>10.584470228050252</c:v>
                </c:pt>
                <c:pt idx="2867">
                  <c:v>22.955865129126046</c:v>
                </c:pt>
                <c:pt idx="2868">
                  <c:v>39.65838964981404</c:v>
                </c:pt>
                <c:pt idx="2869">
                  <c:v>52.085416173683271</c:v>
                </c:pt>
                <c:pt idx="2870">
                  <c:v>59.223626411621275</c:v>
                </c:pt>
                <c:pt idx="2871">
                  <c:v>65.123025152367774</c:v>
                </c:pt>
                <c:pt idx="2872">
                  <c:v>67.676002197988453</c:v>
                </c:pt>
                <c:pt idx="2873">
                  <c:v>66.748677174652244</c:v>
                </c:pt>
                <c:pt idx="2874">
                  <c:v>67.284693907684058</c:v>
                </c:pt>
                <c:pt idx="2875">
                  <c:v>65.038699714258087</c:v>
                </c:pt>
                <c:pt idx="2876">
                  <c:v>65.572803027189806</c:v>
                </c:pt>
                <c:pt idx="2877">
                  <c:v>66.479220511916665</c:v>
                </c:pt>
                <c:pt idx="2878">
                  <c:v>67.812700029572611</c:v>
                </c:pt>
                <c:pt idx="2879">
                  <c:v>68.464174959629503</c:v>
                </c:pt>
                <c:pt idx="2880">
                  <c:v>68.123831897954489</c:v>
                </c:pt>
                <c:pt idx="2881">
                  <c:v>67.672340599618479</c:v>
                </c:pt>
                <c:pt idx="2882">
                  <c:v>67.39541348176212</c:v>
                </c:pt>
                <c:pt idx="2883">
                  <c:v>67.627109763062833</c:v>
                </c:pt>
                <c:pt idx="2884">
                  <c:v>68.139566025585708</c:v>
                </c:pt>
                <c:pt idx="2885">
                  <c:v>68.530068149573722</c:v>
                </c:pt>
                <c:pt idx="2886">
                  <c:v>68.464685682201306</c:v>
                </c:pt>
                <c:pt idx="2887">
                  <c:v>67.995914993652505</c:v>
                </c:pt>
                <c:pt idx="2888">
                  <c:v>68.262966755591421</c:v>
                </c:pt>
                <c:pt idx="2889">
                  <c:v>69.76469272710348</c:v>
                </c:pt>
                <c:pt idx="2890">
                  <c:v>72.222239739002902</c:v>
                </c:pt>
                <c:pt idx="2891">
                  <c:v>74.380734278026125</c:v>
                </c:pt>
                <c:pt idx="2892">
                  <c:v>74.828838345092507</c:v>
                </c:pt>
                <c:pt idx="2893">
                  <c:v>73.795505964650587</c:v>
                </c:pt>
                <c:pt idx="2894">
                  <c:v>70.634478716843532</c:v>
                </c:pt>
                <c:pt idx="2895">
                  <c:v>67.866471140213619</c:v>
                </c:pt>
                <c:pt idx="2896">
                  <c:v>68.627765388874352</c:v>
                </c:pt>
                <c:pt idx="2897">
                  <c:v>72.551373829681722</c:v>
                </c:pt>
                <c:pt idx="2898">
                  <c:v>78.449021778599317</c:v>
                </c:pt>
                <c:pt idx="2899">
                  <c:v>83.568356145172928</c:v>
                </c:pt>
                <c:pt idx="2900">
                  <c:v>85.940855225856495</c:v>
                </c:pt>
                <c:pt idx="2901">
                  <c:v>84.115438686303634</c:v>
                </c:pt>
                <c:pt idx="2902">
                  <c:v>80.720245909760408</c:v>
                </c:pt>
                <c:pt idx="2903">
                  <c:v>76.650909928362324</c:v>
                </c:pt>
                <c:pt idx="2904">
                  <c:v>70.213563171301757</c:v>
                </c:pt>
                <c:pt idx="2905">
                  <c:v>61.250791209084994</c:v>
                </c:pt>
                <c:pt idx="2906">
                  <c:v>56.64559028833802</c:v>
                </c:pt>
                <c:pt idx="2907">
                  <c:v>44.451371020558661</c:v>
                </c:pt>
                <c:pt idx="2908">
                  <c:v>20.161821737344972</c:v>
                </c:pt>
                <c:pt idx="2909">
                  <c:v>9.5572591028655705</c:v>
                </c:pt>
                <c:pt idx="2910">
                  <c:v>2.3720323119144275</c:v>
                </c:pt>
                <c:pt idx="2911">
                  <c:v>-5.7503525893886875</c:v>
                </c:pt>
                <c:pt idx="2912">
                  <c:v>-11.644299112729001</c:v>
                </c:pt>
                <c:pt idx="2913">
                  <c:v>-14.275488538503874</c:v>
                </c:pt>
                <c:pt idx="2914">
                  <c:v>-17.067683048421422</c:v>
                </c:pt>
                <c:pt idx="2915">
                  <c:v>-20.505861824765095</c:v>
                </c:pt>
                <c:pt idx="2916">
                  <c:v>-26.308248046108886</c:v>
                </c:pt>
                <c:pt idx="2917">
                  <c:v>-36.941892916779928</c:v>
                </c:pt>
                <c:pt idx="2918">
                  <c:v>-43.555417151313755</c:v>
                </c:pt>
                <c:pt idx="2919">
                  <c:v>-50.074638529043995</c:v>
                </c:pt>
                <c:pt idx="2920">
                  <c:v>-53.560763459792099</c:v>
                </c:pt>
                <c:pt idx="2921">
                  <c:v>-55.158853924753082</c:v>
                </c:pt>
                <c:pt idx="2922">
                  <c:v>-55.935983721213312</c:v>
                </c:pt>
                <c:pt idx="2923">
                  <c:v>-55.611434072849597</c:v>
                </c:pt>
                <c:pt idx="2924">
                  <c:v>-54.726191401663307</c:v>
                </c:pt>
                <c:pt idx="2925">
                  <c:v>-54.805142666728948</c:v>
                </c:pt>
                <c:pt idx="2926">
                  <c:v>-56.521502820825319</c:v>
                </c:pt>
                <c:pt idx="2927">
                  <c:v>-58.977546109389358</c:v>
                </c:pt>
                <c:pt idx="2928">
                  <c:v>-61.704648894760169</c:v>
                </c:pt>
                <c:pt idx="2929">
                  <c:v>-62.414887215677133</c:v>
                </c:pt>
                <c:pt idx="2930">
                  <c:v>-61.768463426762921</c:v>
                </c:pt>
                <c:pt idx="2931">
                  <c:v>-60.696231548806097</c:v>
                </c:pt>
                <c:pt idx="2932">
                  <c:v>-60.422663552737205</c:v>
                </c:pt>
                <c:pt idx="2933">
                  <c:v>-60.95405764333195</c:v>
                </c:pt>
                <c:pt idx="2934">
                  <c:v>-61.787408012103562</c:v>
                </c:pt>
                <c:pt idx="2935">
                  <c:v>-62.986745637294568</c:v>
                </c:pt>
                <c:pt idx="2936">
                  <c:v>-63.75767993443138</c:v>
                </c:pt>
                <c:pt idx="2937">
                  <c:v>-64.234965379852284</c:v>
                </c:pt>
                <c:pt idx="2938">
                  <c:v>-63.159649612075349</c:v>
                </c:pt>
                <c:pt idx="2939">
                  <c:v>-61.479477622043483</c:v>
                </c:pt>
                <c:pt idx="2940">
                  <c:v>-60.014216135527789</c:v>
                </c:pt>
                <c:pt idx="2941">
                  <c:v>-58.197477657007376</c:v>
                </c:pt>
                <c:pt idx="2942">
                  <c:v>-54.486616441427479</c:v>
                </c:pt>
                <c:pt idx="2943">
                  <c:v>-51.830938132993758</c:v>
                </c:pt>
                <c:pt idx="2944">
                  <c:v>-45.993760259878478</c:v>
                </c:pt>
                <c:pt idx="2945">
                  <c:v>-42.435027219028669</c:v>
                </c:pt>
                <c:pt idx="2946">
                  <c:v>-40.727411286402209</c:v>
                </c:pt>
                <c:pt idx="2947">
                  <c:v>-40.187948376667528</c:v>
                </c:pt>
                <c:pt idx="2948">
                  <c:v>-37.406072507013363</c:v>
                </c:pt>
                <c:pt idx="2949">
                  <c:v>-33.141638396070306</c:v>
                </c:pt>
                <c:pt idx="2950">
                  <c:v>-33.042577820585684</c:v>
                </c:pt>
                <c:pt idx="2951">
                  <c:v>-33.761473848085174</c:v>
                </c:pt>
                <c:pt idx="2952">
                  <c:v>-36.469728494030093</c:v>
                </c:pt>
                <c:pt idx="2953">
                  <c:v>-41.682561943947647</c:v>
                </c:pt>
                <c:pt idx="2954">
                  <c:v>-33.379682782840206</c:v>
                </c:pt>
                <c:pt idx="2955">
                  <c:v>-31.254093280215955</c:v>
                </c:pt>
                <c:pt idx="2956">
                  <c:v>-26.592399119460996</c:v>
                </c:pt>
                <c:pt idx="2957">
                  <c:v>-23.938823598163069</c:v>
                </c:pt>
                <c:pt idx="2958">
                  <c:v>-29.759036858521888</c:v>
                </c:pt>
                <c:pt idx="2959">
                  <c:v>-40.173577255967906</c:v>
                </c:pt>
                <c:pt idx="2960">
                  <c:v>-52.309395027437304</c:v>
                </c:pt>
                <c:pt idx="2961">
                  <c:v>-52.61653182776891</c:v>
                </c:pt>
                <c:pt idx="2962">
                  <c:v>-49.70698342483611</c:v>
                </c:pt>
                <c:pt idx="2963">
                  <c:v>-39.88872082080082</c:v>
                </c:pt>
                <c:pt idx="2964">
                  <c:v>-36.580235463275955</c:v>
                </c:pt>
                <c:pt idx="2965">
                  <c:v>-31.081701799449597</c:v>
                </c:pt>
                <c:pt idx="2966">
                  <c:v>-24.034362757647322</c:v>
                </c:pt>
                <c:pt idx="2967">
                  <c:v>-26.024573680813848</c:v>
                </c:pt>
                <c:pt idx="2968">
                  <c:v>-29.32866821280242</c:v>
                </c:pt>
                <c:pt idx="2969">
                  <c:v>-34.340683993958805</c:v>
                </c:pt>
                <c:pt idx="2970">
                  <c:v>-37.822469422389908</c:v>
                </c:pt>
                <c:pt idx="2971">
                  <c:v>-39.905765557293996</c:v>
                </c:pt>
                <c:pt idx="2972">
                  <c:v>-39.78539603509104</c:v>
                </c:pt>
                <c:pt idx="2973">
                  <c:v>-38.526394345357986</c:v>
                </c:pt>
                <c:pt idx="2974">
                  <c:v>-36.45794577080661</c:v>
                </c:pt>
                <c:pt idx="2975">
                  <c:v>-32.778201753444193</c:v>
                </c:pt>
                <c:pt idx="2976">
                  <c:v>-30.191595877980358</c:v>
                </c:pt>
                <c:pt idx="2977">
                  <c:v>-23.199216793165704</c:v>
                </c:pt>
                <c:pt idx="2978">
                  <c:v>-20.672313755574805</c:v>
                </c:pt>
                <c:pt idx="2979">
                  <c:v>-22.276765956615044</c:v>
                </c:pt>
                <c:pt idx="2980">
                  <c:v>-24.272085943236089</c:v>
                </c:pt>
                <c:pt idx="2981">
                  <c:v>-30.090350085595094</c:v>
                </c:pt>
                <c:pt idx="2982">
                  <c:v>-33.986374967824837</c:v>
                </c:pt>
                <c:pt idx="2983">
                  <c:v>-30.689653563853732</c:v>
                </c:pt>
                <c:pt idx="2984">
                  <c:v>-24.455247463558184</c:v>
                </c:pt>
                <c:pt idx="2985">
                  <c:v>-33.707171595601366</c:v>
                </c:pt>
                <c:pt idx="2986">
                  <c:v>-40.678712018891702</c:v>
                </c:pt>
                <c:pt idx="2987">
                  <c:v>-42.902279044771284</c:v>
                </c:pt>
                <c:pt idx="2988">
                  <c:v>-38.145162540755692</c:v>
                </c:pt>
                <c:pt idx="2989">
                  <c:v>-32.750077556321173</c:v>
                </c:pt>
                <c:pt idx="2990">
                  <c:v>-53.264009909022462</c:v>
                </c:pt>
                <c:pt idx="2991">
                  <c:v>-52.938397688210337</c:v>
                </c:pt>
                <c:pt idx="2992">
                  <c:v>-61.725894888302399</c:v>
                </c:pt>
                <c:pt idx="2993">
                  <c:v>-57.298719903516044</c:v>
                </c:pt>
                <c:pt idx="2994">
                  <c:v>-45.45923907596034</c:v>
                </c:pt>
                <c:pt idx="2995">
                  <c:v>-34.617729505390578</c:v>
                </c:pt>
                <c:pt idx="2996">
                  <c:v>-26.619525821455646</c:v>
                </c:pt>
                <c:pt idx="2997">
                  <c:v>-26.670255544076962</c:v>
                </c:pt>
                <c:pt idx="2998">
                  <c:v>-34.287373362571444</c:v>
                </c:pt>
                <c:pt idx="2999">
                  <c:v>-44.910201936669239</c:v>
                </c:pt>
                <c:pt idx="3000">
                  <c:v>-52.516912576513711</c:v>
                </c:pt>
                <c:pt idx="3001">
                  <c:v>-55.543678958089814</c:v>
                </c:pt>
                <c:pt idx="3002">
                  <c:v>-55.214696717065436</c:v>
                </c:pt>
                <c:pt idx="3003">
                  <c:v>-52.85189063389911</c:v>
                </c:pt>
                <c:pt idx="3004">
                  <c:v>-48.253476615417313</c:v>
                </c:pt>
                <c:pt idx="3005">
                  <c:v>-39.585325180199575</c:v>
                </c:pt>
                <c:pt idx="3006">
                  <c:v>-34.067898677458636</c:v>
                </c:pt>
                <c:pt idx="3007">
                  <c:v>-35.12168149138251</c:v>
                </c:pt>
                <c:pt idx="3008">
                  <c:v>-36.492325817404662</c:v>
                </c:pt>
                <c:pt idx="3009">
                  <c:v>-37.506970003968249</c:v>
                </c:pt>
                <c:pt idx="3010">
                  <c:v>-38.51402757974725</c:v>
                </c:pt>
                <c:pt idx="3011">
                  <c:v>-39.841111135135179</c:v>
                </c:pt>
                <c:pt idx="3012">
                  <c:v>-39.350129703795432</c:v>
                </c:pt>
                <c:pt idx="3013">
                  <c:v>-36.170441771010928</c:v>
                </c:pt>
                <c:pt idx="3014">
                  <c:v>-35.178639206516834</c:v>
                </c:pt>
                <c:pt idx="3015">
                  <c:v>-34.140161073359785</c:v>
                </c:pt>
                <c:pt idx="3016">
                  <c:v>-33.25091948607146</c:v>
                </c:pt>
                <c:pt idx="3017">
                  <c:v>-32.395631519373175</c:v>
                </c:pt>
                <c:pt idx="3018">
                  <c:v>-33.260987514718366</c:v>
                </c:pt>
                <c:pt idx="3019">
                  <c:v>-35.122638433674624</c:v>
                </c:pt>
                <c:pt idx="3020">
                  <c:v>-35.078363792628195</c:v>
                </c:pt>
                <c:pt idx="3021">
                  <c:v>-33.006509108546425</c:v>
                </c:pt>
                <c:pt idx="3022">
                  <c:v>-32.24514939290377</c:v>
                </c:pt>
                <c:pt idx="3023">
                  <c:v>-32.406019295276487</c:v>
                </c:pt>
                <c:pt idx="3024">
                  <c:v>-32.489912458483431</c:v>
                </c:pt>
                <c:pt idx="3025">
                  <c:v>-32.220906144583061</c:v>
                </c:pt>
                <c:pt idx="3026">
                  <c:v>-31.065448620808766</c:v>
                </c:pt>
                <c:pt idx="3027">
                  <c:v>-31.323810694371204</c:v>
                </c:pt>
                <c:pt idx="3028">
                  <c:v>-31.998128412177657</c:v>
                </c:pt>
                <c:pt idx="3029">
                  <c:v>-31.923143989944524</c:v>
                </c:pt>
                <c:pt idx="3030">
                  <c:v>-31.294490334422569</c:v>
                </c:pt>
                <c:pt idx="3031">
                  <c:v>-30.762969090328909</c:v>
                </c:pt>
                <c:pt idx="3032">
                  <c:v>-30.249130055740217</c:v>
                </c:pt>
                <c:pt idx="3033">
                  <c:v>-30.013262753547572</c:v>
                </c:pt>
                <c:pt idx="3034">
                  <c:v>-30.29681317595433</c:v>
                </c:pt>
                <c:pt idx="3035">
                  <c:v>-30.577890260616769</c:v>
                </c:pt>
                <c:pt idx="3036">
                  <c:v>-31.621183828828961</c:v>
                </c:pt>
                <c:pt idx="3037">
                  <c:v>-32.239067890845057</c:v>
                </c:pt>
                <c:pt idx="3038">
                  <c:v>-32.797638716278186</c:v>
                </c:pt>
                <c:pt idx="3039">
                  <c:v>-32.839824966193092</c:v>
                </c:pt>
                <c:pt idx="3040">
                  <c:v>-31.775934571315425</c:v>
                </c:pt>
                <c:pt idx="3041">
                  <c:v>-30.426245170438008</c:v>
                </c:pt>
                <c:pt idx="3042">
                  <c:v>-29.695125045496926</c:v>
                </c:pt>
                <c:pt idx="3043">
                  <c:v>-29.0296327693645</c:v>
                </c:pt>
                <c:pt idx="3044">
                  <c:v>-31.598289782536337</c:v>
                </c:pt>
                <c:pt idx="3045">
                  <c:v>-33.70543793534587</c:v>
                </c:pt>
                <c:pt idx="3046">
                  <c:v>-33.299439655434938</c:v>
                </c:pt>
                <c:pt idx="3047">
                  <c:v>-32.082833743979755</c:v>
                </c:pt>
                <c:pt idx="3048">
                  <c:v>-31.235299727240658</c:v>
                </c:pt>
                <c:pt idx="3049">
                  <c:v>-31.242034864887994</c:v>
                </c:pt>
                <c:pt idx="3050">
                  <c:v>-29.905312868070336</c:v>
                </c:pt>
                <c:pt idx="3051">
                  <c:v>-24.851786790810014</c:v>
                </c:pt>
                <c:pt idx="3052">
                  <c:v>-32.259386386316152</c:v>
                </c:pt>
                <c:pt idx="3053">
                  <c:v>-30.422101336827239</c:v>
                </c:pt>
                <c:pt idx="3054">
                  <c:v>-29.737032111707311</c:v>
                </c:pt>
                <c:pt idx="3055">
                  <c:v>-29.94140610414442</c:v>
                </c:pt>
                <c:pt idx="3056">
                  <c:v>-29.974240054361768</c:v>
                </c:pt>
                <c:pt idx="3057">
                  <c:v>-30.405030298046601</c:v>
                </c:pt>
                <c:pt idx="3058">
                  <c:v>-30.896546193377489</c:v>
                </c:pt>
                <c:pt idx="3059">
                  <c:v>-31.285668399435448</c:v>
                </c:pt>
                <c:pt idx="3060">
                  <c:v>-31.686416254641756</c:v>
                </c:pt>
                <c:pt idx="3061">
                  <c:v>-32.317046994382451</c:v>
                </c:pt>
                <c:pt idx="3062">
                  <c:v>-32.719090315138011</c:v>
                </c:pt>
                <c:pt idx="3063">
                  <c:v>-33.073428041461838</c:v>
                </c:pt>
                <c:pt idx="3064">
                  <c:v>-32.653785156162634</c:v>
                </c:pt>
                <c:pt idx="3065">
                  <c:v>-32.295493934697717</c:v>
                </c:pt>
                <c:pt idx="3066">
                  <c:v>-33.132420144775786</c:v>
                </c:pt>
                <c:pt idx="3067">
                  <c:v>-32.695020099219278</c:v>
                </c:pt>
                <c:pt idx="3068">
                  <c:v>-33.131773797406687</c:v>
                </c:pt>
                <c:pt idx="3069">
                  <c:v>-33.813103688998737</c:v>
                </c:pt>
                <c:pt idx="3070">
                  <c:v>-33.654350486657719</c:v>
                </c:pt>
                <c:pt idx="3071">
                  <c:v>-33.371896668203881</c:v>
                </c:pt>
                <c:pt idx="3072">
                  <c:v>-33.313650739681741</c:v>
                </c:pt>
                <c:pt idx="3073">
                  <c:v>-33.412358996561146</c:v>
                </c:pt>
                <c:pt idx="3074">
                  <c:v>-33.644813714659719</c:v>
                </c:pt>
                <c:pt idx="3075">
                  <c:v>-33.358979916193093</c:v>
                </c:pt>
                <c:pt idx="3076">
                  <c:v>-33.110542330357632</c:v>
                </c:pt>
                <c:pt idx="3077">
                  <c:v>-33.0626097199942</c:v>
                </c:pt>
                <c:pt idx="3078">
                  <c:v>-32.95373302843992</c:v>
                </c:pt>
                <c:pt idx="3079">
                  <c:v>-32.995837689514268</c:v>
                </c:pt>
                <c:pt idx="3080">
                  <c:v>-33.127342710292375</c:v>
                </c:pt>
                <c:pt idx="3081">
                  <c:v>-32.892413823908868</c:v>
                </c:pt>
                <c:pt idx="3082">
                  <c:v>-31.61792808308337</c:v>
                </c:pt>
                <c:pt idx="3083">
                  <c:v>-30.626257247871159</c:v>
                </c:pt>
                <c:pt idx="3084">
                  <c:v>-31.853294142990439</c:v>
                </c:pt>
                <c:pt idx="3085">
                  <c:v>-34.053644979979502</c:v>
                </c:pt>
                <c:pt idx="3086">
                  <c:v>-32.466452525963192</c:v>
                </c:pt>
                <c:pt idx="3087">
                  <c:v>-30.336393008730397</c:v>
                </c:pt>
                <c:pt idx="3088">
                  <c:v>-32.330519412284382</c:v>
                </c:pt>
                <c:pt idx="3089">
                  <c:v>-32.718648806631606</c:v>
                </c:pt>
                <c:pt idx="3090">
                  <c:v>-32.050457058579902</c:v>
                </c:pt>
                <c:pt idx="3091">
                  <c:v>-28.024778720487191</c:v>
                </c:pt>
                <c:pt idx="3092">
                  <c:v>-27.154698526040697</c:v>
                </c:pt>
                <c:pt idx="3093">
                  <c:v>-31.440570262685039</c:v>
                </c:pt>
                <c:pt idx="3094">
                  <c:v>-30.619383073442481</c:v>
                </c:pt>
                <c:pt idx="3095">
                  <c:v>-31.114624453365835</c:v>
                </c:pt>
                <c:pt idx="3096">
                  <c:v>-30.53483327225964</c:v>
                </c:pt>
                <c:pt idx="3097">
                  <c:v>-28.430434739451286</c:v>
                </c:pt>
                <c:pt idx="3098">
                  <c:v>-30.228948595411509</c:v>
                </c:pt>
                <c:pt idx="3099">
                  <c:v>-32.898684802775996</c:v>
                </c:pt>
                <c:pt idx="3100">
                  <c:v>-32.081676262267152</c:v>
                </c:pt>
                <c:pt idx="3101">
                  <c:v>-29.886476885331074</c:v>
                </c:pt>
                <c:pt idx="3102">
                  <c:v>-28.861805546711405</c:v>
                </c:pt>
                <c:pt idx="3103">
                  <c:v>-28.627162084933552</c:v>
                </c:pt>
                <c:pt idx="3104">
                  <c:v>-27.465596457988099</c:v>
                </c:pt>
                <c:pt idx="3105">
                  <c:v>-27.205955100898095</c:v>
                </c:pt>
                <c:pt idx="3106">
                  <c:v>-30.409593990460827</c:v>
                </c:pt>
                <c:pt idx="3107">
                  <c:v>-32.819583552270778</c:v>
                </c:pt>
                <c:pt idx="3108">
                  <c:v>-34.164582113356168</c:v>
                </c:pt>
                <c:pt idx="3109">
                  <c:v>-34.779330777416853</c:v>
                </c:pt>
                <c:pt idx="3110">
                  <c:v>-34.341604143541858</c:v>
                </c:pt>
                <c:pt idx="3111">
                  <c:v>-32.460574069734179</c:v>
                </c:pt>
                <c:pt idx="3112">
                  <c:v>-30.751741380056135</c:v>
                </c:pt>
                <c:pt idx="3113">
                  <c:v>-28.720418978757511</c:v>
                </c:pt>
                <c:pt idx="3114">
                  <c:v>-26.842235989862761</c:v>
                </c:pt>
                <c:pt idx="3115">
                  <c:v>-25.508061673941725</c:v>
                </c:pt>
                <c:pt idx="3116">
                  <c:v>-25.135410302368658</c:v>
                </c:pt>
                <c:pt idx="3117">
                  <c:v>-25.069862346571608</c:v>
                </c:pt>
                <c:pt idx="3118">
                  <c:v>-25.751166280605833</c:v>
                </c:pt>
                <c:pt idx="3119">
                  <c:v>-25.515220198713486</c:v>
                </c:pt>
                <c:pt idx="3120">
                  <c:v>-25.491215346485685</c:v>
                </c:pt>
                <c:pt idx="3121">
                  <c:v>-20.447450631422804</c:v>
                </c:pt>
                <c:pt idx="3122">
                  <c:v>-19.326910396383873</c:v>
                </c:pt>
                <c:pt idx="3123">
                  <c:v>-22.570254450434113</c:v>
                </c:pt>
                <c:pt idx="3124">
                  <c:v>-26.410384446304185</c:v>
                </c:pt>
                <c:pt idx="3125">
                  <c:v>-31.604060526996118</c:v>
                </c:pt>
                <c:pt idx="3126">
                  <c:v>-32.974715517510575</c:v>
                </c:pt>
                <c:pt idx="3127">
                  <c:v>-33.955074157496306</c:v>
                </c:pt>
                <c:pt idx="3128">
                  <c:v>-31.331813792669294</c:v>
                </c:pt>
                <c:pt idx="3129">
                  <c:v>-25.111253165395382</c:v>
                </c:pt>
                <c:pt idx="3130">
                  <c:v>-25.85079935883056</c:v>
                </c:pt>
                <c:pt idx="3131">
                  <c:v>-28.488258780480663</c:v>
                </c:pt>
                <c:pt idx="3132">
                  <c:v>-33.662168533416143</c:v>
                </c:pt>
                <c:pt idx="3133">
                  <c:v>-32.342604319962362</c:v>
                </c:pt>
                <c:pt idx="3134">
                  <c:v>-32.930619686438106</c:v>
                </c:pt>
                <c:pt idx="3135">
                  <c:v>-32.818487448568263</c:v>
                </c:pt>
                <c:pt idx="3136">
                  <c:v>-33.724114213899092</c:v>
                </c:pt>
                <c:pt idx="3137">
                  <c:v>-34.11782004923657</c:v>
                </c:pt>
                <c:pt idx="3138">
                  <c:v>-32.761198308583424</c:v>
                </c:pt>
                <c:pt idx="3139">
                  <c:v>-28.886125122477296</c:v>
                </c:pt>
                <c:pt idx="3140">
                  <c:v>-28.210333662754081</c:v>
                </c:pt>
                <c:pt idx="3141">
                  <c:v>-25.746514210422738</c:v>
                </c:pt>
                <c:pt idx="3142">
                  <c:v>-27.439983122653018</c:v>
                </c:pt>
                <c:pt idx="3143">
                  <c:v>-29.702292506281232</c:v>
                </c:pt>
                <c:pt idx="3144">
                  <c:v>-32.209001692474956</c:v>
                </c:pt>
                <c:pt idx="3145">
                  <c:v>-36.212205521563433</c:v>
                </c:pt>
                <c:pt idx="3146">
                  <c:v>-39.226772184609246</c:v>
                </c:pt>
                <c:pt idx="3147">
                  <c:v>-40.427250467630543</c:v>
                </c:pt>
                <c:pt idx="3148">
                  <c:v>-37.613017571090552</c:v>
                </c:pt>
                <c:pt idx="3149">
                  <c:v>-35.729013040632999</c:v>
                </c:pt>
                <c:pt idx="3150">
                  <c:v>-33.244127259174036</c:v>
                </c:pt>
                <c:pt idx="3151">
                  <c:v>-29.673097732570238</c:v>
                </c:pt>
                <c:pt idx="3152">
                  <c:v>-29.112183186745607</c:v>
                </c:pt>
                <c:pt idx="3153">
                  <c:v>-33.163661907164226</c:v>
                </c:pt>
                <c:pt idx="3154">
                  <c:v>-35.806575422235959</c:v>
                </c:pt>
                <c:pt idx="3155">
                  <c:v>-36.115985495047703</c:v>
                </c:pt>
                <c:pt idx="3156">
                  <c:v>-36.093944337340339</c:v>
                </c:pt>
                <c:pt idx="3157">
                  <c:v>-36.844830958633139</c:v>
                </c:pt>
                <c:pt idx="3158">
                  <c:v>-37.108867444704231</c:v>
                </c:pt>
                <c:pt idx="3159">
                  <c:v>-37.299607024168751</c:v>
                </c:pt>
                <c:pt idx="3160">
                  <c:v>-37.142509004720715</c:v>
                </c:pt>
                <c:pt idx="3161">
                  <c:v>-36.424177493975982</c:v>
                </c:pt>
                <c:pt idx="3162">
                  <c:v>-36.029020663650094</c:v>
                </c:pt>
                <c:pt idx="3163">
                  <c:v>-36.101783925327098</c:v>
                </c:pt>
                <c:pt idx="3164">
                  <c:v>-35.952162993017168</c:v>
                </c:pt>
                <c:pt idx="3165">
                  <c:v>-36.23898654727244</c:v>
                </c:pt>
                <c:pt idx="3166">
                  <c:v>-36.85119715372894</c:v>
                </c:pt>
                <c:pt idx="3167">
                  <c:v>-36.584326974342922</c:v>
                </c:pt>
                <c:pt idx="3168">
                  <c:v>-36.832437702535728</c:v>
                </c:pt>
                <c:pt idx="3169">
                  <c:v>-36.540703696076456</c:v>
                </c:pt>
                <c:pt idx="3170">
                  <c:v>-36.49214956669762</c:v>
                </c:pt>
                <c:pt idx="3171">
                  <c:v>-36.722803727675199</c:v>
                </c:pt>
                <c:pt idx="3172">
                  <c:v>-36.443461142887308</c:v>
                </c:pt>
                <c:pt idx="3173">
                  <c:v>-35.588035238074518</c:v>
                </c:pt>
                <c:pt idx="3174">
                  <c:v>-35.135040527134628</c:v>
                </c:pt>
                <c:pt idx="3175">
                  <c:v>-34.746849063942484</c:v>
                </c:pt>
                <c:pt idx="3176">
                  <c:v>-34.98847206299763</c:v>
                </c:pt>
                <c:pt idx="3177">
                  <c:v>-35.266685625459786</c:v>
                </c:pt>
                <c:pt idx="3178">
                  <c:v>-34.973393327579913</c:v>
                </c:pt>
                <c:pt idx="3179">
                  <c:v>-34.881050534385977</c:v>
                </c:pt>
                <c:pt idx="3180">
                  <c:v>-35.000116391988421</c:v>
                </c:pt>
                <c:pt idx="3181">
                  <c:v>-35.120552054333992</c:v>
                </c:pt>
                <c:pt idx="3182">
                  <c:v>-35.637564903308586</c:v>
                </c:pt>
                <c:pt idx="3183">
                  <c:v>-36.940137883449701</c:v>
                </c:pt>
                <c:pt idx="3184">
                  <c:v>-37.564654345212055</c:v>
                </c:pt>
                <c:pt idx="3185">
                  <c:v>-37.643593426524895</c:v>
                </c:pt>
                <c:pt idx="3186">
                  <c:v>-37.197826991354368</c:v>
                </c:pt>
                <c:pt idx="3187">
                  <c:v>-36.429685060659899</c:v>
                </c:pt>
                <c:pt idx="3188">
                  <c:v>-35.545782679939364</c:v>
                </c:pt>
                <c:pt idx="3189">
                  <c:v>-35.252351941715155</c:v>
                </c:pt>
                <c:pt idx="3190">
                  <c:v>-35.380395725630756</c:v>
                </c:pt>
                <c:pt idx="3191">
                  <c:v>-36.110831331571838</c:v>
                </c:pt>
                <c:pt idx="3192">
                  <c:v>-36.051357846891065</c:v>
                </c:pt>
                <c:pt idx="3193">
                  <c:v>-35.535158723154218</c:v>
                </c:pt>
                <c:pt idx="3194">
                  <c:v>-35.190075704689882</c:v>
                </c:pt>
                <c:pt idx="3195">
                  <c:v>-34.907585003410603</c:v>
                </c:pt>
                <c:pt idx="3196">
                  <c:v>-34.892007528436125</c:v>
                </c:pt>
                <c:pt idx="3197">
                  <c:v>-35.051992270032436</c:v>
                </c:pt>
                <c:pt idx="3198">
                  <c:v>-35.478385646808064</c:v>
                </c:pt>
                <c:pt idx="3199">
                  <c:v>-36.352693332175129</c:v>
                </c:pt>
                <c:pt idx="3200">
                  <c:v>-35.835506587011018</c:v>
                </c:pt>
                <c:pt idx="3201">
                  <c:v>-35.019380450425615</c:v>
                </c:pt>
                <c:pt idx="3202">
                  <c:v>-34.992999889452079</c:v>
                </c:pt>
                <c:pt idx="3203">
                  <c:v>-36.396573788792892</c:v>
                </c:pt>
                <c:pt idx="3204">
                  <c:v>-36.658450411589108</c:v>
                </c:pt>
                <c:pt idx="3205">
                  <c:v>-35.301570857382252</c:v>
                </c:pt>
                <c:pt idx="3206">
                  <c:v>-31.663370668000681</c:v>
                </c:pt>
                <c:pt idx="3207">
                  <c:v>-28.187817688971595</c:v>
                </c:pt>
                <c:pt idx="3208">
                  <c:v>-28.996397556890585</c:v>
                </c:pt>
                <c:pt idx="3209">
                  <c:v>-31.658282939380875</c:v>
                </c:pt>
                <c:pt idx="3210">
                  <c:v>-34.659795263914042</c:v>
                </c:pt>
                <c:pt idx="3211">
                  <c:v>-36.605032871319139</c:v>
                </c:pt>
                <c:pt idx="3212">
                  <c:v>-28.034084880937311</c:v>
                </c:pt>
                <c:pt idx="3213">
                  <c:v>-31.183819961240705</c:v>
                </c:pt>
                <c:pt idx="3214">
                  <c:v>-36.196034540260818</c:v>
                </c:pt>
                <c:pt idx="3215">
                  <c:v>-35.537917193710712</c:v>
                </c:pt>
                <c:pt idx="3216">
                  <c:v>-37.562717765299595</c:v>
                </c:pt>
                <c:pt idx="3217">
                  <c:v>-35.939993322835981</c:v>
                </c:pt>
                <c:pt idx="3218">
                  <c:v>-33.660487434747331</c:v>
                </c:pt>
                <c:pt idx="3219">
                  <c:v>-29.899448840060487</c:v>
                </c:pt>
                <c:pt idx="3220">
                  <c:v>-30.063261217594011</c:v>
                </c:pt>
                <c:pt idx="3221">
                  <c:v>-31.720804574165705</c:v>
                </c:pt>
                <c:pt idx="3222">
                  <c:v>-32.454571321296385</c:v>
                </c:pt>
                <c:pt idx="3223">
                  <c:v>-35.004285483705509</c:v>
                </c:pt>
                <c:pt idx="3224">
                  <c:v>-36.872071256989067</c:v>
                </c:pt>
                <c:pt idx="3225">
                  <c:v>-37.866238517797619</c:v>
                </c:pt>
                <c:pt idx="3226">
                  <c:v>-37.764499652338593</c:v>
                </c:pt>
                <c:pt idx="3227">
                  <c:v>-35.897953492308083</c:v>
                </c:pt>
                <c:pt idx="3228">
                  <c:v>-33.878804995605762</c:v>
                </c:pt>
                <c:pt idx="3229">
                  <c:v>-31.979686214888897</c:v>
                </c:pt>
                <c:pt idx="3230">
                  <c:v>-30.877944638157061</c:v>
                </c:pt>
                <c:pt idx="3231">
                  <c:v>-32.027522583096228</c:v>
                </c:pt>
                <c:pt idx="3232">
                  <c:v>-33.856157756044567</c:v>
                </c:pt>
                <c:pt idx="3233">
                  <c:v>-35.622335962224014</c:v>
                </c:pt>
                <c:pt idx="3234">
                  <c:v>-36.571614418081033</c:v>
                </c:pt>
                <c:pt idx="3235">
                  <c:v>-38.353181189140003</c:v>
                </c:pt>
                <c:pt idx="3236">
                  <c:v>-38.485549418296564</c:v>
                </c:pt>
                <c:pt idx="3237">
                  <c:v>-37.294739662043931</c:v>
                </c:pt>
                <c:pt idx="3238">
                  <c:v>-36.127785364364541</c:v>
                </c:pt>
                <c:pt idx="3239">
                  <c:v>-34.943500292862602</c:v>
                </c:pt>
                <c:pt idx="3240">
                  <c:v>-35.481562223134191</c:v>
                </c:pt>
                <c:pt idx="3241">
                  <c:v>-36.024589621889604</c:v>
                </c:pt>
                <c:pt idx="3242">
                  <c:v>-36.397243407862696</c:v>
                </c:pt>
                <c:pt idx="3243">
                  <c:v>-36.786267054720554</c:v>
                </c:pt>
                <c:pt idx="3244">
                  <c:v>-36.784773437849161</c:v>
                </c:pt>
                <c:pt idx="3245">
                  <c:v>-37.5586970782728</c:v>
                </c:pt>
                <c:pt idx="3246">
                  <c:v>-37.953579594491458</c:v>
                </c:pt>
                <c:pt idx="3247">
                  <c:v>-38.826192718795276</c:v>
                </c:pt>
                <c:pt idx="3248">
                  <c:v>-40.548561309995755</c:v>
                </c:pt>
                <c:pt idx="3249">
                  <c:v>-42.476490884695423</c:v>
                </c:pt>
                <c:pt idx="3250">
                  <c:v>-42.465898810012966</c:v>
                </c:pt>
                <c:pt idx="3251">
                  <c:v>-41.036332903550274</c:v>
                </c:pt>
                <c:pt idx="3252">
                  <c:v>-40.047536378992682</c:v>
                </c:pt>
                <c:pt idx="3253">
                  <c:v>-38.128761533182484</c:v>
                </c:pt>
                <c:pt idx="3254">
                  <c:v>-35.963067069023317</c:v>
                </c:pt>
                <c:pt idx="3255">
                  <c:v>-35.989897486624294</c:v>
                </c:pt>
                <c:pt idx="3256">
                  <c:v>-37.094306971039096</c:v>
                </c:pt>
                <c:pt idx="3257">
                  <c:v>-37.554809308533741</c:v>
                </c:pt>
                <c:pt idx="3258">
                  <c:v>-40.543382629620723</c:v>
                </c:pt>
                <c:pt idx="3259">
                  <c:v>-41.125440755014132</c:v>
                </c:pt>
                <c:pt idx="3260">
                  <c:v>-39.936187512651891</c:v>
                </c:pt>
                <c:pt idx="3261">
                  <c:v>-40.000347617335308</c:v>
                </c:pt>
                <c:pt idx="3262">
                  <c:v>-40.609813721748843</c:v>
                </c:pt>
                <c:pt idx="3263">
                  <c:v>-43.340608255524465</c:v>
                </c:pt>
                <c:pt idx="3264">
                  <c:v>-44.85394211561632</c:v>
                </c:pt>
                <c:pt idx="3265">
                  <c:v>-44.366974166127726</c:v>
                </c:pt>
                <c:pt idx="3266">
                  <c:v>-44.638407774067765</c:v>
                </c:pt>
                <c:pt idx="3267">
                  <c:v>-43.021721510826389</c:v>
                </c:pt>
                <c:pt idx="3268">
                  <c:v>-40.878456624555696</c:v>
                </c:pt>
                <c:pt idx="3269">
                  <c:v>-40.275567084085587</c:v>
                </c:pt>
                <c:pt idx="3270">
                  <c:v>-40.343423273510979</c:v>
                </c:pt>
                <c:pt idx="3271">
                  <c:v>-40.409805519467902</c:v>
                </c:pt>
                <c:pt idx="3272">
                  <c:v>-41.212574795951205</c:v>
                </c:pt>
                <c:pt idx="3273">
                  <c:v>-41.13847242684411</c:v>
                </c:pt>
                <c:pt idx="3274">
                  <c:v>-41.847208769647587</c:v>
                </c:pt>
                <c:pt idx="3275">
                  <c:v>-41.887978554631793</c:v>
                </c:pt>
                <c:pt idx="3276">
                  <c:v>-41.235028733699224</c:v>
                </c:pt>
                <c:pt idx="3277">
                  <c:v>-39.480859542664476</c:v>
                </c:pt>
                <c:pt idx="3278">
                  <c:v>-38.623895754009972</c:v>
                </c:pt>
                <c:pt idx="3279">
                  <c:v>-37.460765094208114</c:v>
                </c:pt>
                <c:pt idx="3280">
                  <c:v>-36.339548411020253</c:v>
                </c:pt>
                <c:pt idx="3281">
                  <c:v>-35.815445125202181</c:v>
                </c:pt>
                <c:pt idx="3282">
                  <c:v>-34.515000839836318</c:v>
                </c:pt>
                <c:pt idx="3283">
                  <c:v>-34.368346322905069</c:v>
                </c:pt>
                <c:pt idx="3284">
                  <c:v>-36.097345694035951</c:v>
                </c:pt>
                <c:pt idx="3285">
                  <c:v>-37.138611612552211</c:v>
                </c:pt>
                <c:pt idx="3286">
                  <c:v>-38.493343107565501</c:v>
                </c:pt>
                <c:pt idx="3287">
                  <c:v>-40.728665286168976</c:v>
                </c:pt>
                <c:pt idx="3288">
                  <c:v>-42.410506813421044</c:v>
                </c:pt>
                <c:pt idx="3289">
                  <c:v>-43.90271931773016</c:v>
                </c:pt>
                <c:pt idx="3290">
                  <c:v>-42.865035479084611</c:v>
                </c:pt>
                <c:pt idx="3291">
                  <c:v>-44.796425234769899</c:v>
                </c:pt>
                <c:pt idx="3292">
                  <c:v>-45.546010471913867</c:v>
                </c:pt>
                <c:pt idx="3293">
                  <c:v>-39.577318292600602</c:v>
                </c:pt>
                <c:pt idx="3294">
                  <c:v>-40.62401151661674</c:v>
                </c:pt>
                <c:pt idx="3295">
                  <c:v>-39.766619374801671</c:v>
                </c:pt>
                <c:pt idx="3296">
                  <c:v>-39.671247183457361</c:v>
                </c:pt>
                <c:pt idx="3297">
                  <c:v>-40.504200045983424</c:v>
                </c:pt>
                <c:pt idx="3298">
                  <c:v>-42.371188035345341</c:v>
                </c:pt>
                <c:pt idx="3299">
                  <c:v>-42.669172293103955</c:v>
                </c:pt>
                <c:pt idx="3300">
                  <c:v>-42.097117494156038</c:v>
                </c:pt>
                <c:pt idx="3301">
                  <c:v>-42.936440749420917</c:v>
                </c:pt>
                <c:pt idx="3302">
                  <c:v>-47.07132559406601</c:v>
                </c:pt>
                <c:pt idx="3303">
                  <c:v>-45.962514203310256</c:v>
                </c:pt>
                <c:pt idx="3304">
                  <c:v>-43.666437650699223</c:v>
                </c:pt>
                <c:pt idx="3305">
                  <c:v>-41.344713925979157</c:v>
                </c:pt>
                <c:pt idx="3306">
                  <c:v>-39.652873760250344</c:v>
                </c:pt>
                <c:pt idx="3307">
                  <c:v>-39.345046083581991</c:v>
                </c:pt>
                <c:pt idx="3308">
                  <c:v>-40.168298961740426</c:v>
                </c:pt>
                <c:pt idx="3309">
                  <c:v>-40.444331750725503</c:v>
                </c:pt>
                <c:pt idx="3310">
                  <c:v>-39.574432227173659</c:v>
                </c:pt>
                <c:pt idx="3311">
                  <c:v>-39.817879055476403</c:v>
                </c:pt>
                <c:pt idx="3312">
                  <c:v>-39.869151335335474</c:v>
                </c:pt>
                <c:pt idx="3313">
                  <c:v>-39.415060775866216</c:v>
                </c:pt>
                <c:pt idx="3314">
                  <c:v>-37.986255518622286</c:v>
                </c:pt>
                <c:pt idx="3315">
                  <c:v>-36.064533314867177</c:v>
                </c:pt>
                <c:pt idx="3316">
                  <c:v>-34.287748685009774</c:v>
                </c:pt>
                <c:pt idx="3317">
                  <c:v>-35.536290834617432</c:v>
                </c:pt>
                <c:pt idx="3318">
                  <c:v>-37.911374593401781</c:v>
                </c:pt>
                <c:pt idx="3319">
                  <c:v>-38.228687619666523</c:v>
                </c:pt>
                <c:pt idx="3320">
                  <c:v>-38.907911573507356</c:v>
                </c:pt>
                <c:pt idx="3321">
                  <c:v>-39.208712454117908</c:v>
                </c:pt>
                <c:pt idx="3322">
                  <c:v>-37.423400832512201</c:v>
                </c:pt>
                <c:pt idx="3323">
                  <c:v>-34.661312949215542</c:v>
                </c:pt>
                <c:pt idx="3324">
                  <c:v>-34.598775687312042</c:v>
                </c:pt>
                <c:pt idx="3325">
                  <c:v>-34.7170093090919</c:v>
                </c:pt>
                <c:pt idx="3326">
                  <c:v>-33.671630457330643</c:v>
                </c:pt>
                <c:pt idx="3327">
                  <c:v>-38.386998535725404</c:v>
                </c:pt>
                <c:pt idx="3328">
                  <c:v>-39.294616484719583</c:v>
                </c:pt>
                <c:pt idx="3329">
                  <c:v>-38.833202814494072</c:v>
                </c:pt>
                <c:pt idx="3330">
                  <c:v>-39.999634066974473</c:v>
                </c:pt>
                <c:pt idx="3331">
                  <c:v>-40.0958230969932</c:v>
                </c:pt>
                <c:pt idx="3332">
                  <c:v>-38.136590028753858</c:v>
                </c:pt>
                <c:pt idx="3333">
                  <c:v>-37.110100034207427</c:v>
                </c:pt>
                <c:pt idx="3334">
                  <c:v>-37.060923033785997</c:v>
                </c:pt>
                <c:pt idx="3335">
                  <c:v>-37.987267204101315</c:v>
                </c:pt>
                <c:pt idx="3336">
                  <c:v>-39.526280305026731</c:v>
                </c:pt>
                <c:pt idx="3337">
                  <c:v>-40.683703469544291</c:v>
                </c:pt>
                <c:pt idx="3338">
                  <c:v>-41.059454097722551</c:v>
                </c:pt>
                <c:pt idx="3339">
                  <c:v>-42.186349020432054</c:v>
                </c:pt>
                <c:pt idx="3340">
                  <c:v>-42.521728636144594</c:v>
                </c:pt>
                <c:pt idx="3341">
                  <c:v>-42.823425380587636</c:v>
                </c:pt>
                <c:pt idx="3342">
                  <c:v>-43.189778736644975</c:v>
                </c:pt>
                <c:pt idx="3343">
                  <c:v>-42.896711256500772</c:v>
                </c:pt>
                <c:pt idx="3344">
                  <c:v>-43.351998153691582</c:v>
                </c:pt>
                <c:pt idx="3345">
                  <c:v>-43.839772469887627</c:v>
                </c:pt>
                <c:pt idx="3346">
                  <c:v>-43.222292459071866</c:v>
                </c:pt>
                <c:pt idx="3347">
                  <c:v>-41.57599365725283</c:v>
                </c:pt>
                <c:pt idx="3348">
                  <c:v>-39.478101715570254</c:v>
                </c:pt>
                <c:pt idx="3349">
                  <c:v>-38.88563058198433</c:v>
                </c:pt>
                <c:pt idx="3350">
                  <c:v>-38.815721373382559</c:v>
                </c:pt>
                <c:pt idx="3351">
                  <c:v>-38.957604389780137</c:v>
                </c:pt>
                <c:pt idx="3352">
                  <c:v>-39.245152524163956</c:v>
                </c:pt>
                <c:pt idx="3353">
                  <c:v>-39.769328955355078</c:v>
                </c:pt>
                <c:pt idx="3354">
                  <c:v>-40.65787303004538</c:v>
                </c:pt>
                <c:pt idx="3355">
                  <c:v>-41.164808526146956</c:v>
                </c:pt>
                <c:pt idx="3356">
                  <c:v>-40.700818599229386</c:v>
                </c:pt>
                <c:pt idx="3357">
                  <c:v>-40.346206307480053</c:v>
                </c:pt>
                <c:pt idx="3358">
                  <c:v>-39.686631440019191</c:v>
                </c:pt>
                <c:pt idx="3359">
                  <c:v>-38.943637513007957</c:v>
                </c:pt>
                <c:pt idx="3360">
                  <c:v>-38.920846986168556</c:v>
                </c:pt>
                <c:pt idx="3361">
                  <c:v>-38.892957921039091</c:v>
                </c:pt>
                <c:pt idx="3362">
                  <c:v>-39.196758781175234</c:v>
                </c:pt>
                <c:pt idx="3363">
                  <c:v>-39.31895744587279</c:v>
                </c:pt>
                <c:pt idx="3364">
                  <c:v>-39.847518105839804</c:v>
                </c:pt>
                <c:pt idx="3365">
                  <c:v>-39.881130448870231</c:v>
                </c:pt>
                <c:pt idx="3366">
                  <c:v>-38.970294450210311</c:v>
                </c:pt>
                <c:pt idx="3367">
                  <c:v>-38.436264590855352</c:v>
                </c:pt>
                <c:pt idx="3368">
                  <c:v>-38.207247300118105</c:v>
                </c:pt>
                <c:pt idx="3369">
                  <c:v>-37.871943362900218</c:v>
                </c:pt>
                <c:pt idx="3370">
                  <c:v>-37.665647404091558</c:v>
                </c:pt>
                <c:pt idx="3371">
                  <c:v>-37.942955093774465</c:v>
                </c:pt>
                <c:pt idx="3372">
                  <c:v>-37.732943120967327</c:v>
                </c:pt>
                <c:pt idx="3373">
                  <c:v>-37.951659872036494</c:v>
                </c:pt>
                <c:pt idx="3374">
                  <c:v>-38.563525333863289</c:v>
                </c:pt>
                <c:pt idx="3375">
                  <c:v>-37.960232406166021</c:v>
                </c:pt>
                <c:pt idx="3376">
                  <c:v>-37.604404204690468</c:v>
                </c:pt>
                <c:pt idx="3377">
                  <c:v>-37.111051991170349</c:v>
                </c:pt>
                <c:pt idx="3378">
                  <c:v>-36.805719271602456</c:v>
                </c:pt>
                <c:pt idx="3379">
                  <c:v>-36.269162482636794</c:v>
                </c:pt>
                <c:pt idx="3380">
                  <c:v>-35.764625597602823</c:v>
                </c:pt>
              </c:numCache>
            </c:numRef>
          </c:val>
          <c:smooth val="0"/>
          <c:extLst>
            <c:ext xmlns:c16="http://schemas.microsoft.com/office/drawing/2014/chart" uri="{C3380CC4-5D6E-409C-BE32-E72D297353CC}">
              <c16:uniqueId val="{00000002-9058-4ACF-B308-1972A3EE03C7}"/>
            </c:ext>
          </c:extLst>
        </c:ser>
        <c:dLbls>
          <c:showLegendKey val="0"/>
          <c:showVal val="0"/>
          <c:showCatName val="0"/>
          <c:showSerName val="0"/>
          <c:showPercent val="0"/>
          <c:showBubbleSize val="0"/>
        </c:dLbls>
        <c:marker val="1"/>
        <c:smooth val="0"/>
        <c:axId val="395829344"/>
        <c:axId val="399154704"/>
      </c:lineChart>
      <c:catAx>
        <c:axId val="3958293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9154704"/>
        <c:crosses val="autoZero"/>
        <c:auto val="1"/>
        <c:lblAlgn val="ctr"/>
        <c:lblOffset val="100"/>
        <c:noMultiLvlLbl val="0"/>
      </c:catAx>
      <c:valAx>
        <c:axId val="399154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293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Accele</a:t>
            </a:r>
            <a:r>
              <a:rPr lang="en-US" altLang="zh-CN" baseline="0"/>
              <a:t> Value</a:t>
            </a:r>
            <a:endParaRPr lang="en-IE"/>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12"/>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0-A525-4D07-9720-F9D15B8A4EF3}"/>
              </c:ext>
            </c:extLst>
          </c:dPt>
          <c:dPt>
            <c:idx val="13"/>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2-A525-4D07-9720-F9D15B8A4EF3}"/>
              </c:ext>
            </c:extLst>
          </c:dPt>
          <c:dPt>
            <c:idx val="14"/>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4-A525-4D07-9720-F9D15B8A4EF3}"/>
              </c:ext>
            </c:extLst>
          </c:dPt>
          <c:dPt>
            <c:idx val="15"/>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06-A525-4D07-9720-F9D15B8A4EF3}"/>
              </c:ext>
            </c:extLst>
          </c:dPt>
          <c:dPt>
            <c:idx val="18"/>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8-A525-4D07-9720-F9D15B8A4EF3}"/>
              </c:ext>
            </c:extLst>
          </c:dPt>
          <c:dPt>
            <c:idx val="25"/>
            <c:marker>
              <c:symbol val="circle"/>
              <c:size val="5"/>
              <c:spPr>
                <a:solidFill>
                  <a:srgbClr val="FFFF00"/>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0A-A525-4D07-9720-F9D15B8A4EF3}"/>
              </c:ext>
            </c:extLst>
          </c:dPt>
          <c:dPt>
            <c:idx val="30"/>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0B-A525-4D07-9720-F9D15B8A4EF3}"/>
              </c:ext>
            </c:extLst>
          </c:dPt>
          <c:dPt>
            <c:idx val="31"/>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D-A525-4D07-9720-F9D15B8A4EF3}"/>
              </c:ext>
            </c:extLst>
          </c:dPt>
          <c:dPt>
            <c:idx val="32"/>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0F-A525-4D07-9720-F9D15B8A4EF3}"/>
              </c:ext>
            </c:extLst>
          </c:dPt>
          <c:dPt>
            <c:idx val="33"/>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1-A525-4D07-9720-F9D15B8A4EF3}"/>
              </c:ext>
            </c:extLst>
          </c:dPt>
          <c:dPt>
            <c:idx val="37"/>
            <c:marker>
              <c:symbol val="circle"/>
              <c:size val="5"/>
              <c:spPr>
                <a:solidFill>
                  <a:schemeClr val="accent1"/>
                </a:solidFill>
                <a:ln w="9525">
                  <a:solidFill>
                    <a:schemeClr val="accent1"/>
                  </a:solidFill>
                </a:ln>
                <a:effectLst/>
              </c:spPr>
            </c:marker>
            <c:bubble3D val="0"/>
            <c:spPr>
              <a:ln w="28575" cap="rnd">
                <a:solidFill>
                  <a:srgbClr val="FFFF00"/>
                </a:solidFill>
                <a:round/>
              </a:ln>
              <a:effectLst/>
            </c:spPr>
            <c:extLst>
              <c:ext xmlns:c16="http://schemas.microsoft.com/office/drawing/2014/chart" uri="{C3380CC4-5D6E-409C-BE32-E72D297353CC}">
                <c16:uniqueId val="{00000013-A525-4D07-9720-F9D15B8A4EF3}"/>
              </c:ext>
            </c:extLst>
          </c:dPt>
          <c:dPt>
            <c:idx val="45"/>
            <c:marker>
              <c:symbol val="circle"/>
              <c:size val="5"/>
              <c:spPr>
                <a:solidFill>
                  <a:schemeClr val="accent6"/>
                </a:solidFill>
                <a:ln w="9525">
                  <a:solidFill>
                    <a:schemeClr val="accent1"/>
                  </a:solidFill>
                </a:ln>
                <a:effectLst/>
              </c:spPr>
            </c:marker>
            <c:bubble3D val="0"/>
            <c:extLst>
              <c:ext xmlns:c16="http://schemas.microsoft.com/office/drawing/2014/chart" uri="{C3380CC4-5D6E-409C-BE32-E72D297353CC}">
                <c16:uniqueId val="{00000014-A525-4D07-9720-F9D15B8A4EF3}"/>
              </c:ext>
            </c:extLst>
          </c:dPt>
          <c:dPt>
            <c:idx val="46"/>
            <c:marker>
              <c:symbol val="circle"/>
              <c:size val="5"/>
              <c:spPr>
                <a:solidFill>
                  <a:schemeClr val="accent6"/>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6-A525-4D07-9720-F9D15B8A4EF3}"/>
              </c:ext>
            </c:extLst>
          </c:dPt>
          <c:dPt>
            <c:idx val="47"/>
            <c:marker>
              <c:symbol val="circle"/>
              <c:size val="5"/>
              <c:spPr>
                <a:solidFill>
                  <a:srgbClr val="FF0000"/>
                </a:solidFill>
                <a:ln w="9525">
                  <a:solidFill>
                    <a:schemeClr val="accent1"/>
                  </a:solidFill>
                </a:ln>
                <a:effectLst/>
              </c:spPr>
            </c:marker>
            <c:bubble3D val="0"/>
            <c:spPr>
              <a:ln w="28575" cap="rnd">
                <a:solidFill>
                  <a:schemeClr val="accent3"/>
                </a:solidFill>
                <a:round/>
              </a:ln>
              <a:effectLst/>
            </c:spPr>
            <c:extLst>
              <c:ext xmlns:c16="http://schemas.microsoft.com/office/drawing/2014/chart" uri="{C3380CC4-5D6E-409C-BE32-E72D297353CC}">
                <c16:uniqueId val="{00000018-A525-4D07-9720-F9D15B8A4EF3}"/>
              </c:ext>
            </c:extLst>
          </c:dPt>
          <c:dPt>
            <c:idx val="48"/>
            <c:marker>
              <c:symbol val="circle"/>
              <c:size val="5"/>
              <c:spPr>
                <a:solidFill>
                  <a:srgbClr val="7030A0"/>
                </a:solidFill>
                <a:ln w="9525">
                  <a:solidFill>
                    <a:schemeClr val="accent1"/>
                  </a:solidFill>
                </a:ln>
                <a:effectLst/>
              </c:spPr>
            </c:marker>
            <c:bubble3D val="0"/>
            <c:spPr>
              <a:ln w="28575" cap="rnd">
                <a:solidFill>
                  <a:schemeClr val="accent2"/>
                </a:solidFill>
                <a:round/>
              </a:ln>
              <a:effectLst/>
            </c:spPr>
            <c:extLst>
              <c:ext xmlns:c16="http://schemas.microsoft.com/office/drawing/2014/chart" uri="{C3380CC4-5D6E-409C-BE32-E72D297353CC}">
                <c16:uniqueId val="{0000001A-A525-4D07-9720-F9D15B8A4EF3}"/>
              </c:ext>
            </c:extLst>
          </c:dPt>
          <c:val>
            <c:numRef>
              <c:f>Sheet3!$B$8:$B$62</c:f>
              <c:numCache>
                <c:formatCode>General</c:formatCode>
                <c:ptCount val="55"/>
                <c:pt idx="0">
                  <c:v>3.3861550340603102</c:v>
                </c:pt>
                <c:pt idx="1">
                  <c:v>2.4352603996519502</c:v>
                </c:pt>
                <c:pt idx="2">
                  <c:v>1.5835019414020299</c:v>
                </c:pt>
                <c:pt idx="3">
                  <c:v>1.2846134518371699</c:v>
                </c:pt>
                <c:pt idx="4">
                  <c:v>1.5409141595585401</c:v>
                </c:pt>
                <c:pt idx="5">
                  <c:v>1.72051080788032</c:v>
                </c:pt>
                <c:pt idx="6">
                  <c:v>1.68101196017221</c:v>
                </c:pt>
                <c:pt idx="7">
                  <c:v>1.7089485535129501</c:v>
                </c:pt>
                <c:pt idx="8">
                  <c:v>1.7886586726796101</c:v>
                </c:pt>
                <c:pt idx="9">
                  <c:v>1.88166411582222</c:v>
                </c:pt>
                <c:pt idx="10">
                  <c:v>2.2211994273216402</c:v>
                </c:pt>
                <c:pt idx="11">
                  <c:v>2.8218372314756199</c:v>
                </c:pt>
                <c:pt idx="12">
                  <c:v>3.5316163980789299</c:v>
                </c:pt>
                <c:pt idx="13">
                  <c:v>4.0951528138526196</c:v>
                </c:pt>
                <c:pt idx="14">
                  <c:v>4.3802531479449902</c:v>
                </c:pt>
                <c:pt idx="15">
                  <c:v>3.9763422356644602</c:v>
                </c:pt>
                <c:pt idx="16">
                  <c:v>3.2525421504627698</c:v>
                </c:pt>
                <c:pt idx="17">
                  <c:v>2.30511862973102</c:v>
                </c:pt>
                <c:pt idx="18">
                  <c:v>1.8139440594624201</c:v>
                </c:pt>
                <c:pt idx="19">
                  <c:v>1.96583288385508</c:v>
                </c:pt>
                <c:pt idx="20">
                  <c:v>2.2524910228930999</c:v>
                </c:pt>
                <c:pt idx="21">
                  <c:v>2.2774485636600001</c:v>
                </c:pt>
                <c:pt idx="22">
                  <c:v>2.11598672077898</c:v>
                </c:pt>
                <c:pt idx="23">
                  <c:v>1.9343592742254501</c:v>
                </c:pt>
                <c:pt idx="24">
                  <c:v>1.59846725192698</c:v>
                </c:pt>
                <c:pt idx="25">
                  <c:v>1.39735416900691</c:v>
                </c:pt>
                <c:pt idx="26">
                  <c:v>1.58536885396964</c:v>
                </c:pt>
                <c:pt idx="27">
                  <c:v>1.8290590964542399</c:v>
                </c:pt>
                <c:pt idx="28">
                  <c:v>2.2802142921701498</c:v>
                </c:pt>
                <c:pt idx="29">
                  <c:v>2.9696780831495899</c:v>
                </c:pt>
                <c:pt idx="30">
                  <c:v>3.55195046287501</c:v>
                </c:pt>
                <c:pt idx="31">
                  <c:v>4.0981226198723002</c:v>
                </c:pt>
                <c:pt idx="32">
                  <c:v>4.3408007974287397</c:v>
                </c:pt>
                <c:pt idx="33">
                  <c:v>4.1718389096967803</c:v>
                </c:pt>
                <c:pt idx="34">
                  <c:v>3.58114458033462</c:v>
                </c:pt>
                <c:pt idx="35">
                  <c:v>2.7902682759672102</c:v>
                </c:pt>
                <c:pt idx="36">
                  <c:v>2.1417747477381899</c:v>
                </c:pt>
                <c:pt idx="37">
                  <c:v>1.9012087126757</c:v>
                </c:pt>
                <c:pt idx="38">
                  <c:v>2.0514257735387398</c:v>
                </c:pt>
                <c:pt idx="39">
                  <c:v>2.0584855495990202</c:v>
                </c:pt>
                <c:pt idx="40">
                  <c:v>1.9043064500465801</c:v>
                </c:pt>
                <c:pt idx="41">
                  <c:v>1.92263401770618</c:v>
                </c:pt>
                <c:pt idx="42">
                  <c:v>2.14344720707299</c:v>
                </c:pt>
                <c:pt idx="43">
                  <c:v>2.4362614962708702</c:v>
                </c:pt>
                <c:pt idx="44">
                  <c:v>2.6005089979980802</c:v>
                </c:pt>
                <c:pt idx="45">
                  <c:v>2.75775170002975</c:v>
                </c:pt>
                <c:pt idx="46">
                  <c:v>2.9427934891468301</c:v>
                </c:pt>
                <c:pt idx="47">
                  <c:v>2.9746477867532501</c:v>
                </c:pt>
                <c:pt idx="48">
                  <c:v>2.82991236545109</c:v>
                </c:pt>
                <c:pt idx="49">
                  <c:v>2.6614163913262399</c:v>
                </c:pt>
                <c:pt idx="50">
                  <c:v>2.2913428357192598</c:v>
                </c:pt>
                <c:pt idx="51">
                  <c:v>2.1104203489089599</c:v>
                </c:pt>
                <c:pt idx="52">
                  <c:v>2.1371867613000002</c:v>
                </c:pt>
                <c:pt idx="53">
                  <c:v>1.9894796945465401</c:v>
                </c:pt>
                <c:pt idx="54">
                  <c:v>1.67787791812486</c:v>
                </c:pt>
              </c:numCache>
            </c:numRef>
          </c:val>
          <c:smooth val="0"/>
          <c:extLst>
            <c:ext xmlns:c16="http://schemas.microsoft.com/office/drawing/2014/chart" uri="{C3380CC4-5D6E-409C-BE32-E72D297353CC}">
              <c16:uniqueId val="{0000001B-A525-4D07-9720-F9D15B8A4EF3}"/>
            </c:ext>
          </c:extLst>
        </c:ser>
        <c:dLbls>
          <c:showLegendKey val="0"/>
          <c:showVal val="0"/>
          <c:showCatName val="0"/>
          <c:showSerName val="0"/>
          <c:showPercent val="0"/>
          <c:showBubbleSize val="0"/>
        </c:dLbls>
        <c:marker val="1"/>
        <c:smooth val="0"/>
        <c:axId val="574626016"/>
        <c:axId val="574623064"/>
      </c:lineChart>
      <c:catAx>
        <c:axId val="574626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3064"/>
        <c:crosses val="autoZero"/>
        <c:auto val="1"/>
        <c:lblAlgn val="ctr"/>
        <c:lblOffset val="100"/>
        <c:noMultiLvlLbl val="0"/>
      </c:catAx>
      <c:valAx>
        <c:axId val="574623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74626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dirty="0" err="1"/>
              <a:t>Accele</a:t>
            </a:r>
            <a:r>
              <a:rPr lang="en-IE" baseline="0" dirty="0"/>
              <a:t> Value</a:t>
            </a:r>
            <a:endParaRPr lang="en-IE" dirty="0"/>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1029455504742501E-2"/>
          <c:y val="0.153676409637337"/>
          <c:w val="0.89699536774563804"/>
          <c:h val="0.76573422908827904"/>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22"/>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0-C0ED-4FC7-B6B1-DA0FDB3D8965}"/>
              </c:ext>
            </c:extLst>
          </c:dPt>
          <c:dPt>
            <c:idx val="28"/>
            <c:marker>
              <c:symbol val="circle"/>
              <c:size val="5"/>
              <c:spPr>
                <a:solidFill>
                  <a:schemeClr val="accent1"/>
                </a:solidFill>
                <a:ln w="9525">
                  <a:solidFill>
                    <a:srgbClr val="FF0000"/>
                  </a:solidFill>
                </a:ln>
                <a:effectLst/>
              </c:spPr>
            </c:marker>
            <c:bubble3D val="0"/>
            <c:extLst>
              <c:ext xmlns:c16="http://schemas.microsoft.com/office/drawing/2014/chart" uri="{C3380CC4-5D6E-409C-BE32-E72D297353CC}">
                <c16:uniqueId val="{00000001-C0ED-4FC7-B6B1-DA0FDB3D8965}"/>
              </c:ext>
            </c:extLst>
          </c:dPt>
          <c:dPt>
            <c:idx val="47"/>
            <c:marker>
              <c:symbol val="circle"/>
              <c:size val="5"/>
              <c:spPr>
                <a:solidFill>
                  <a:schemeClr val="accent1"/>
                </a:solidFill>
                <a:ln w="9525">
                  <a:solidFill>
                    <a:srgbClr val="00B050"/>
                  </a:solidFill>
                </a:ln>
                <a:effectLst/>
              </c:spPr>
            </c:marker>
            <c:bubble3D val="0"/>
            <c:extLst>
              <c:ext xmlns:c16="http://schemas.microsoft.com/office/drawing/2014/chart" uri="{C3380CC4-5D6E-409C-BE32-E72D297353CC}">
                <c16:uniqueId val="{00000002-C0ED-4FC7-B6B1-DA0FDB3D8965}"/>
              </c:ext>
            </c:extLst>
          </c:dPt>
          <c:val>
            <c:numRef>
              <c:f>Sheet1!$D$330:$D$400</c:f>
              <c:numCache>
                <c:formatCode>General</c:formatCode>
                <c:ptCount val="71"/>
                <c:pt idx="0">
                  <c:v>1.0696889999999999</c:v>
                </c:pt>
                <c:pt idx="1">
                  <c:v>1.0111190000000001</c:v>
                </c:pt>
                <c:pt idx="2">
                  <c:v>1.0326900000000001</c:v>
                </c:pt>
                <c:pt idx="3">
                  <c:v>0.94110300000000002</c:v>
                </c:pt>
                <c:pt idx="4">
                  <c:v>0.89675300000000002</c:v>
                </c:pt>
                <c:pt idx="5">
                  <c:v>0.89408699999999997</c:v>
                </c:pt>
                <c:pt idx="6">
                  <c:v>0.84504699999999999</c:v>
                </c:pt>
                <c:pt idx="7">
                  <c:v>0.97599800000000003</c:v>
                </c:pt>
                <c:pt idx="8">
                  <c:v>1.08647</c:v>
                </c:pt>
                <c:pt idx="9">
                  <c:v>1.077591</c:v>
                </c:pt>
                <c:pt idx="10">
                  <c:v>0.90644499999999995</c:v>
                </c:pt>
                <c:pt idx="11">
                  <c:v>0.98168</c:v>
                </c:pt>
                <c:pt idx="12">
                  <c:v>1.144039</c:v>
                </c:pt>
                <c:pt idx="13">
                  <c:v>1.1075680000000001</c:v>
                </c:pt>
                <c:pt idx="14">
                  <c:v>0.85071099999999999</c:v>
                </c:pt>
                <c:pt idx="15">
                  <c:v>0.48431800000000003</c:v>
                </c:pt>
                <c:pt idx="16">
                  <c:v>0.57932700000000004</c:v>
                </c:pt>
                <c:pt idx="17">
                  <c:v>1.4634910000000001</c:v>
                </c:pt>
                <c:pt idx="18">
                  <c:v>2.1892860000000001</c:v>
                </c:pt>
                <c:pt idx="19">
                  <c:v>0.805728</c:v>
                </c:pt>
                <c:pt idx="20">
                  <c:v>1.2960179999999999</c:v>
                </c:pt>
                <c:pt idx="21">
                  <c:v>0.87274200000000002</c:v>
                </c:pt>
                <c:pt idx="22">
                  <c:v>2.337145</c:v>
                </c:pt>
                <c:pt idx="23">
                  <c:v>1.8687450000000001</c:v>
                </c:pt>
                <c:pt idx="24">
                  <c:v>1.024799</c:v>
                </c:pt>
                <c:pt idx="25">
                  <c:v>0.73608200000000001</c:v>
                </c:pt>
                <c:pt idx="26">
                  <c:v>1.0410159999999999</c:v>
                </c:pt>
                <c:pt idx="27">
                  <c:v>1.7985599999999999</c:v>
                </c:pt>
                <c:pt idx="28">
                  <c:v>2.3420109999999998</c:v>
                </c:pt>
                <c:pt idx="29">
                  <c:v>1.8613550000000001</c:v>
                </c:pt>
                <c:pt idx="30">
                  <c:v>1.088179</c:v>
                </c:pt>
                <c:pt idx="31">
                  <c:v>0.74226199999999998</c:v>
                </c:pt>
                <c:pt idx="32">
                  <c:v>0.63749699999999998</c:v>
                </c:pt>
                <c:pt idx="33">
                  <c:v>0.64316200000000001</c:v>
                </c:pt>
                <c:pt idx="34">
                  <c:v>0.54290899999999997</c:v>
                </c:pt>
                <c:pt idx="35">
                  <c:v>0.453567</c:v>
                </c:pt>
                <c:pt idx="36">
                  <c:v>0.41625899999999999</c:v>
                </c:pt>
                <c:pt idx="37">
                  <c:v>0.42170400000000002</c:v>
                </c:pt>
                <c:pt idx="38">
                  <c:v>0.36252899999999999</c:v>
                </c:pt>
                <c:pt idx="39">
                  <c:v>0.48863400000000001</c:v>
                </c:pt>
                <c:pt idx="40">
                  <c:v>0.428201</c:v>
                </c:pt>
                <c:pt idx="41">
                  <c:v>0.63468199999999997</c:v>
                </c:pt>
                <c:pt idx="42">
                  <c:v>1.0571029999999999</c:v>
                </c:pt>
                <c:pt idx="43">
                  <c:v>1.3360190000000001</c:v>
                </c:pt>
                <c:pt idx="44">
                  <c:v>1.185538</c:v>
                </c:pt>
                <c:pt idx="45">
                  <c:v>1.558808</c:v>
                </c:pt>
                <c:pt idx="46">
                  <c:v>1.852862</c:v>
                </c:pt>
                <c:pt idx="47">
                  <c:v>2.559275</c:v>
                </c:pt>
                <c:pt idx="48">
                  <c:v>1.6615709999999999</c:v>
                </c:pt>
                <c:pt idx="49">
                  <c:v>0.91972799999999999</c:v>
                </c:pt>
                <c:pt idx="50">
                  <c:v>1.114886</c:v>
                </c:pt>
                <c:pt idx="51">
                  <c:v>1.354581</c:v>
                </c:pt>
                <c:pt idx="52">
                  <c:v>1.3247169999999999</c:v>
                </c:pt>
                <c:pt idx="53">
                  <c:v>1.211406</c:v>
                </c:pt>
                <c:pt idx="54">
                  <c:v>1.143826</c:v>
                </c:pt>
                <c:pt idx="55">
                  <c:v>1.1487560000000001</c:v>
                </c:pt>
                <c:pt idx="56">
                  <c:v>1.1197299999999999</c:v>
                </c:pt>
                <c:pt idx="57">
                  <c:v>1.0471269999999999</c:v>
                </c:pt>
                <c:pt idx="58">
                  <c:v>1.1066100000000001</c:v>
                </c:pt>
                <c:pt idx="59">
                  <c:v>1.0460799999999999</c:v>
                </c:pt>
                <c:pt idx="60">
                  <c:v>0.95005099999999998</c:v>
                </c:pt>
                <c:pt idx="61">
                  <c:v>0.87611300000000003</c:v>
                </c:pt>
                <c:pt idx="62">
                  <c:v>0.94026900000000002</c:v>
                </c:pt>
                <c:pt idx="63">
                  <c:v>0.95212399999999997</c:v>
                </c:pt>
                <c:pt idx="64">
                  <c:v>0.900779</c:v>
                </c:pt>
                <c:pt idx="65">
                  <c:v>0.91798299999999999</c:v>
                </c:pt>
                <c:pt idx="66">
                  <c:v>0.93665799999999999</c:v>
                </c:pt>
                <c:pt idx="67">
                  <c:v>1.0616749999999999</c:v>
                </c:pt>
                <c:pt idx="68">
                  <c:v>1.096565</c:v>
                </c:pt>
                <c:pt idx="69">
                  <c:v>1.0124150000000001</c:v>
                </c:pt>
                <c:pt idx="70">
                  <c:v>0.78675499999999998</c:v>
                </c:pt>
              </c:numCache>
            </c:numRef>
          </c:val>
          <c:smooth val="0"/>
          <c:extLst>
            <c:ext xmlns:c16="http://schemas.microsoft.com/office/drawing/2014/chart" uri="{C3380CC4-5D6E-409C-BE32-E72D297353CC}">
              <c16:uniqueId val="{00000003-C0ED-4FC7-B6B1-DA0FDB3D8965}"/>
            </c:ext>
          </c:extLst>
        </c:ser>
        <c:dLbls>
          <c:showLegendKey val="0"/>
          <c:showVal val="0"/>
          <c:showCatName val="0"/>
          <c:showSerName val="0"/>
          <c:showPercent val="0"/>
          <c:showBubbleSize val="0"/>
        </c:dLbls>
        <c:marker val="1"/>
        <c:smooth val="0"/>
        <c:axId val="451152016"/>
        <c:axId val="451154312"/>
      </c:lineChart>
      <c:catAx>
        <c:axId val="4511520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4312"/>
        <c:crosses val="autoZero"/>
        <c:auto val="1"/>
        <c:lblAlgn val="ctr"/>
        <c:lblOffset val="100"/>
        <c:noMultiLvlLbl val="0"/>
      </c:catAx>
      <c:valAx>
        <c:axId val="451154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451152016"/>
        <c:crosses val="autoZero"/>
        <c:crossBetween val="between"/>
      </c:valAx>
      <c:spPr>
        <a:noFill/>
        <a:ln>
          <a:noFill/>
        </a:ln>
        <a:effectLst/>
      </c:spPr>
    </c:plotArea>
    <c:plotVisOnly val="1"/>
    <c:dispBlanksAs val="gap"/>
    <c:showDLblsOverMax val="0"/>
  </c:chart>
  <c:spPr>
    <a:pattFill prst="pct5">
      <a:fgClr>
        <a:srgbClr val="000000"/>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1DFB-48F0-89E5-719C1EF64B16}"/>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1DFB-48F0-89E5-719C1EF64B16}"/>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1DFB-48F0-89E5-719C1EF64B16}"/>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Accel_Axzy</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Sheet3!$A$1</c:f>
              <c:strCache>
                <c:ptCount val="1"/>
                <c:pt idx="0">
                  <c:v>Walking </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Pt>
            <c:idx val="49"/>
            <c:marker>
              <c:symbol val="circle"/>
              <c:size val="5"/>
              <c:spPr>
                <a:solidFill>
                  <a:srgbClr val="FF0000"/>
                </a:solidFill>
                <a:ln w="9525">
                  <a:solidFill>
                    <a:schemeClr val="accent1"/>
                  </a:solidFill>
                </a:ln>
                <a:effectLst/>
              </c:spPr>
            </c:marker>
            <c:bubble3D val="0"/>
            <c:extLst>
              <c:ext xmlns:c16="http://schemas.microsoft.com/office/drawing/2014/chart" uri="{C3380CC4-5D6E-409C-BE32-E72D297353CC}">
                <c16:uniqueId val="{00000000-4FDE-4D60-B54F-AAB300E17838}"/>
              </c:ext>
            </c:extLst>
          </c:dPt>
          <c:val>
            <c:numRef>
              <c:f>Sheet3!$A$2:$A$102</c:f>
              <c:numCache>
                <c:formatCode>General</c:formatCode>
                <c:ptCount val="101"/>
                <c:pt idx="0">
                  <c:v>1.2198052245067701</c:v>
                </c:pt>
                <c:pt idx="1">
                  <c:v>1.3217919280385999</c:v>
                </c:pt>
                <c:pt idx="2">
                  <c:v>1.11087477729985</c:v>
                </c:pt>
                <c:pt idx="3">
                  <c:v>1.086647653517</c:v>
                </c:pt>
                <c:pt idx="4">
                  <c:v>1.0096092497773601</c:v>
                </c:pt>
                <c:pt idx="5">
                  <c:v>0.87533025076538995</c:v>
                </c:pt>
                <c:pt idx="6">
                  <c:v>0.90874476122946601</c:v>
                </c:pt>
                <c:pt idx="7">
                  <c:v>0.92967485651167303</c:v>
                </c:pt>
                <c:pt idx="8">
                  <c:v>0.93076365257620597</c:v>
                </c:pt>
                <c:pt idx="9">
                  <c:v>0.97314424025783597</c:v>
                </c:pt>
                <c:pt idx="10">
                  <c:v>1.0538298676665001</c:v>
                </c:pt>
                <c:pt idx="11">
                  <c:v>1.1306872218739401</c:v>
                </c:pt>
                <c:pt idx="12">
                  <c:v>1.1542744133879099</c:v>
                </c:pt>
                <c:pt idx="13">
                  <c:v>1.2262503022425699</c:v>
                </c:pt>
                <c:pt idx="14">
                  <c:v>1.4445009410232299</c:v>
                </c:pt>
                <c:pt idx="15">
                  <c:v>1.5141544239670499</c:v>
                </c:pt>
                <c:pt idx="16">
                  <c:v>1.6051261545654301</c:v>
                </c:pt>
                <c:pt idx="17">
                  <c:v>1.8917316370598101</c:v>
                </c:pt>
                <c:pt idx="18">
                  <c:v>1.90478614142034</c:v>
                </c:pt>
                <c:pt idx="19">
                  <c:v>1.2927110847610199</c:v>
                </c:pt>
                <c:pt idx="20">
                  <c:v>1.0109826038869301</c:v>
                </c:pt>
                <c:pt idx="21">
                  <c:v>1.19547264387982</c:v>
                </c:pt>
                <c:pt idx="22">
                  <c:v>1.07072699600458</c:v>
                </c:pt>
                <c:pt idx="23">
                  <c:v>0.80612349551976203</c:v>
                </c:pt>
                <c:pt idx="24">
                  <c:v>0.85904569794045305</c:v>
                </c:pt>
                <c:pt idx="25">
                  <c:v>0.83427668858778503</c:v>
                </c:pt>
                <c:pt idx="26">
                  <c:v>0.68130866416037905</c:v>
                </c:pt>
                <c:pt idx="27">
                  <c:v>0.67799269824755504</c:v>
                </c:pt>
                <c:pt idx="28">
                  <c:v>0.69778595800503196</c:v>
                </c:pt>
                <c:pt idx="29">
                  <c:v>0.58345089848675302</c:v>
                </c:pt>
                <c:pt idx="30">
                  <c:v>0.50284820786595197</c:v>
                </c:pt>
                <c:pt idx="31">
                  <c:v>0.66333849169560499</c:v>
                </c:pt>
                <c:pt idx="32">
                  <c:v>0.82363011543410702</c:v>
                </c:pt>
                <c:pt idx="33">
                  <c:v>0.940374568088163</c:v>
                </c:pt>
                <c:pt idx="34">
                  <c:v>1.0740075784527801</c:v>
                </c:pt>
                <c:pt idx="35">
                  <c:v>1.2509005196629299</c:v>
                </c:pt>
                <c:pt idx="36">
                  <c:v>1.34673507127794</c:v>
                </c:pt>
                <c:pt idx="37">
                  <c:v>1.33797689009078</c:v>
                </c:pt>
                <c:pt idx="38">
                  <c:v>2.3170063216780399</c:v>
                </c:pt>
                <c:pt idx="39">
                  <c:v>2.5927191027608401</c:v>
                </c:pt>
                <c:pt idx="40">
                  <c:v>1.4595419039565101</c:v>
                </c:pt>
                <c:pt idx="41">
                  <c:v>0.903239036194185</c:v>
                </c:pt>
                <c:pt idx="42">
                  <c:v>0.489573945844752</c:v>
                </c:pt>
                <c:pt idx="43">
                  <c:v>0.59429279009760805</c:v>
                </c:pt>
                <c:pt idx="44">
                  <c:v>1.56048621870909</c:v>
                </c:pt>
                <c:pt idx="45">
                  <c:v>1.85013869608903</c:v>
                </c:pt>
                <c:pt idx="46">
                  <c:v>1.34264335497927</c:v>
                </c:pt>
                <c:pt idx="47">
                  <c:v>1.01653466706355</c:v>
                </c:pt>
                <c:pt idx="48">
                  <c:v>1.1383163973649899</c:v>
                </c:pt>
                <c:pt idx="49">
                  <c:v>1.3616220143053701</c:v>
                </c:pt>
                <c:pt idx="50">
                  <c:v>1.11370847326444</c:v>
                </c:pt>
                <c:pt idx="51">
                  <c:v>0.90935786664821905</c:v>
                </c:pt>
                <c:pt idx="52">
                  <c:v>0.94364668063846902</c:v>
                </c:pt>
                <c:pt idx="53">
                  <c:v>0.87592259205480005</c:v>
                </c:pt>
                <c:pt idx="54">
                  <c:v>0.88650937989905099</c:v>
                </c:pt>
                <c:pt idx="55">
                  <c:v>0.96442514556859205</c:v>
                </c:pt>
                <c:pt idx="56">
                  <c:v>0.91508618833091304</c:v>
                </c:pt>
                <c:pt idx="57">
                  <c:v>0.99325587305638396</c:v>
                </c:pt>
                <c:pt idx="58">
                  <c:v>1.0834113902631799</c:v>
                </c:pt>
                <c:pt idx="59">
                  <c:v>1.11681394421497</c:v>
                </c:pt>
                <c:pt idx="60">
                  <c:v>1.12658487977693</c:v>
                </c:pt>
                <c:pt idx="61">
                  <c:v>1.3707930382114599</c:v>
                </c:pt>
                <c:pt idx="62">
                  <c:v>1.82991480311926</c:v>
                </c:pt>
                <c:pt idx="63">
                  <c:v>1.8778857461512399</c:v>
                </c:pt>
                <c:pt idx="64">
                  <c:v>1.8490537825617701</c:v>
                </c:pt>
                <c:pt idx="65">
                  <c:v>1.8835839649330699</c:v>
                </c:pt>
                <c:pt idx="66">
                  <c:v>1.3667616998518799</c:v>
                </c:pt>
                <c:pt idx="67">
                  <c:v>1.15049054457218</c:v>
                </c:pt>
                <c:pt idx="68">
                  <c:v>1.59366514569184</c:v>
                </c:pt>
                <c:pt idx="69">
                  <c:v>1.3452635761935301</c:v>
                </c:pt>
                <c:pt idx="70">
                  <c:v>0.94013578750784699</c:v>
                </c:pt>
                <c:pt idx="71">
                  <c:v>0.70922464402966101</c:v>
                </c:pt>
                <c:pt idx="72">
                  <c:v>0.69488002143463601</c:v>
                </c:pt>
                <c:pt idx="73">
                  <c:v>0.67520363273459905</c:v>
                </c:pt>
                <c:pt idx="74">
                  <c:v>0.76319851518330395</c:v>
                </c:pt>
                <c:pt idx="75">
                  <c:v>0.48649654396819703</c:v>
                </c:pt>
                <c:pt idx="76">
                  <c:v>0.27503810692702202</c:v>
                </c:pt>
                <c:pt idx="77">
                  <c:v>0.35202636938019299</c:v>
                </c:pt>
                <c:pt idx="78">
                  <c:v>0.44134134183531898</c:v>
                </c:pt>
                <c:pt idx="79">
                  <c:v>0.56416688316312902</c:v>
                </c:pt>
                <c:pt idx="80">
                  <c:v>0.70442464962762297</c:v>
                </c:pt>
                <c:pt idx="81">
                  <c:v>0.84115482699084598</c:v>
                </c:pt>
                <c:pt idx="82">
                  <c:v>1.03216931579175</c:v>
                </c:pt>
                <c:pt idx="83">
                  <c:v>1.2433942941557199</c:v>
                </c:pt>
                <c:pt idx="84">
                  <c:v>1.4102540209029699</c:v>
                </c:pt>
                <c:pt idx="85">
                  <c:v>1.4237943085986799</c:v>
                </c:pt>
                <c:pt idx="86">
                  <c:v>1.06475439999326</c:v>
                </c:pt>
                <c:pt idx="87">
                  <c:v>2.0767152800309399</c:v>
                </c:pt>
                <c:pt idx="88">
                  <c:v>1.77462989870085</c:v>
                </c:pt>
                <c:pt idx="89">
                  <c:v>1.54936566816036</c:v>
                </c:pt>
                <c:pt idx="90">
                  <c:v>1.67720179526526</c:v>
                </c:pt>
                <c:pt idx="91">
                  <c:v>0.85784838030505095</c:v>
                </c:pt>
                <c:pt idx="92">
                  <c:v>0.59177729557410397</c:v>
                </c:pt>
                <c:pt idx="93">
                  <c:v>1.1055715946979601</c:v>
                </c:pt>
                <c:pt idx="94">
                  <c:v>1.66269324527226</c:v>
                </c:pt>
                <c:pt idx="95">
                  <c:v>1.7812063825295501</c:v>
                </c:pt>
                <c:pt idx="96">
                  <c:v>1.2119412628906601</c:v>
                </c:pt>
                <c:pt idx="97">
                  <c:v>1.08067268065913</c:v>
                </c:pt>
                <c:pt idx="98">
                  <c:v>1.11565868362058</c:v>
                </c:pt>
                <c:pt idx="99">
                  <c:v>1.03970642706679</c:v>
                </c:pt>
                <c:pt idx="100">
                  <c:v>0.92792447759125296</c:v>
                </c:pt>
              </c:numCache>
            </c:numRef>
          </c:val>
          <c:smooth val="0"/>
          <c:extLst>
            <c:ext xmlns:c16="http://schemas.microsoft.com/office/drawing/2014/chart" uri="{C3380CC4-5D6E-409C-BE32-E72D297353CC}">
              <c16:uniqueId val="{00000001-4FDE-4D60-B54F-AAB300E17838}"/>
            </c:ext>
          </c:extLst>
        </c:ser>
        <c:ser>
          <c:idx val="1"/>
          <c:order val="1"/>
          <c:tx>
            <c:strRef>
              <c:f>Sheet3!$F$1</c:f>
              <c:strCache>
                <c:ptCount val="1"/>
                <c:pt idx="0">
                  <c:v>Threshold</c:v>
                </c:pt>
              </c:strCache>
            </c:strRef>
          </c:tx>
          <c:spPr>
            <a:ln w="28575" cap="rnd">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movingAvg"/>
            <c:period val="2"/>
            <c:dispRSqr val="0"/>
            <c:dispEq val="0"/>
          </c:trendline>
          <c:trendline>
            <c:spPr>
              <a:ln w="41275" cap="rnd">
                <a:solidFill>
                  <a:schemeClr val="accent2"/>
                </a:solidFill>
                <a:prstDash val="sysDot"/>
              </a:ln>
              <a:effectLst/>
            </c:spPr>
            <c:trendlineType val="movingAvg"/>
            <c:period val="2"/>
            <c:dispRSqr val="0"/>
            <c:dispEq val="0"/>
          </c:trendline>
          <c:val>
            <c:numRef>
              <c:f>Sheet3!$F$2:$F$102</c:f>
              <c:numCache>
                <c:formatCode>General</c:formatCode>
                <c:ptCount val="101"/>
                <c:pt idx="23">
                  <c:v>1.2038171746431501</c:v>
                </c:pt>
                <c:pt idx="40">
                  <c:v>1.5411465243028</c:v>
                </c:pt>
                <c:pt idx="46">
                  <c:v>1.6058803551972001</c:v>
                </c:pt>
                <c:pt idx="58">
                  <c:v>1.3797532784939399</c:v>
                </c:pt>
                <c:pt idx="71">
                  <c:v>0.71276432574960102</c:v>
                </c:pt>
                <c:pt idx="89">
                  <c:v>1.467281830168</c:v>
                </c:pt>
                <c:pt idx="97">
                  <c:v>0.89060319126477505</c:v>
                </c:pt>
              </c:numCache>
            </c:numRef>
          </c:val>
          <c:smooth val="0"/>
          <c:extLst>
            <c:ext xmlns:c16="http://schemas.microsoft.com/office/drawing/2014/chart" uri="{C3380CC4-5D6E-409C-BE32-E72D297353CC}">
              <c16:uniqueId val="{00000004-4FDE-4D60-B54F-AAB300E17838}"/>
            </c:ext>
          </c:extLst>
        </c:ser>
        <c:dLbls>
          <c:showLegendKey val="0"/>
          <c:showVal val="0"/>
          <c:showCatName val="0"/>
          <c:showSerName val="0"/>
          <c:showPercent val="0"/>
          <c:showBubbleSize val="0"/>
        </c:dLbls>
        <c:marker val="1"/>
        <c:smooth val="0"/>
        <c:axId val="666942096"/>
        <c:axId val="666935864"/>
      </c:lineChart>
      <c:catAx>
        <c:axId val="666942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35864"/>
        <c:crosses val="autoZero"/>
        <c:auto val="1"/>
        <c:lblAlgn val="ctr"/>
        <c:lblOffset val="100"/>
        <c:noMultiLvlLbl val="0"/>
      </c:catAx>
      <c:valAx>
        <c:axId val="66693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66942096"/>
        <c:crosses val="autoZero"/>
        <c:crossBetween val="between"/>
      </c:valAx>
      <c:spPr>
        <a:noFill/>
        <a:ln>
          <a:noFill/>
        </a:ln>
        <a:effectLst/>
      </c:spPr>
    </c:plotArea>
    <c:legend>
      <c:legendPos val="b"/>
      <c:legendEntry>
        <c:idx val="2"/>
        <c:delete val="1"/>
      </c:legendEntry>
      <c:legendEntry>
        <c:idx val="3"/>
        <c:delete val="1"/>
      </c:legendEntry>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Accel_xyz</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Walking_in_pocket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Sheet1!$P$2:$P$176</c:f>
              <c:numCache>
                <c:formatCode>General</c:formatCode>
                <c:ptCount val="175"/>
                <c:pt idx="0">
                  <c:v>0.55835900000000005</c:v>
                </c:pt>
                <c:pt idx="1">
                  <c:v>0.55098899999999995</c:v>
                </c:pt>
                <c:pt idx="2">
                  <c:v>0.52596900000000002</c:v>
                </c:pt>
                <c:pt idx="3">
                  <c:v>0.53088299999999999</c:v>
                </c:pt>
                <c:pt idx="4">
                  <c:v>0.683612</c:v>
                </c:pt>
                <c:pt idx="5">
                  <c:v>0.98517100000000002</c:v>
                </c:pt>
                <c:pt idx="6">
                  <c:v>1.33212</c:v>
                </c:pt>
                <c:pt idx="7">
                  <c:v>1.2128829999999999</c:v>
                </c:pt>
                <c:pt idx="8">
                  <c:v>1.0102610000000001</c:v>
                </c:pt>
                <c:pt idx="9">
                  <c:v>1.4682550000000001</c:v>
                </c:pt>
                <c:pt idx="10">
                  <c:v>1.957263</c:v>
                </c:pt>
                <c:pt idx="11">
                  <c:v>1.862311</c:v>
                </c:pt>
                <c:pt idx="12">
                  <c:v>1.1723539999999999</c:v>
                </c:pt>
                <c:pt idx="13">
                  <c:v>1.0062599999999999</c:v>
                </c:pt>
                <c:pt idx="14">
                  <c:v>1.1716800000000001</c:v>
                </c:pt>
                <c:pt idx="15">
                  <c:v>1.3653299999999999</c:v>
                </c:pt>
                <c:pt idx="16">
                  <c:v>1.433921</c:v>
                </c:pt>
                <c:pt idx="17">
                  <c:v>1.4012960000000001</c:v>
                </c:pt>
                <c:pt idx="18">
                  <c:v>1.2856669999999999</c:v>
                </c:pt>
                <c:pt idx="19">
                  <c:v>1.2528969999999999</c:v>
                </c:pt>
                <c:pt idx="20">
                  <c:v>1.271353</c:v>
                </c:pt>
                <c:pt idx="21">
                  <c:v>1.040602</c:v>
                </c:pt>
                <c:pt idx="22">
                  <c:v>1.056522</c:v>
                </c:pt>
                <c:pt idx="23">
                  <c:v>0.91357600000000005</c:v>
                </c:pt>
                <c:pt idx="24">
                  <c:v>0.84106999999999998</c:v>
                </c:pt>
                <c:pt idx="25">
                  <c:v>0.80884800000000001</c:v>
                </c:pt>
                <c:pt idx="26">
                  <c:v>0.81184699999999999</c:v>
                </c:pt>
                <c:pt idx="27">
                  <c:v>0.86536400000000002</c:v>
                </c:pt>
                <c:pt idx="28">
                  <c:v>0.87115799999999999</c:v>
                </c:pt>
                <c:pt idx="29">
                  <c:v>0.879413</c:v>
                </c:pt>
                <c:pt idx="30">
                  <c:v>1.0029509999999999</c:v>
                </c:pt>
                <c:pt idx="31">
                  <c:v>1.1830179999999999</c:v>
                </c:pt>
                <c:pt idx="32">
                  <c:v>1.012848</c:v>
                </c:pt>
                <c:pt idx="33">
                  <c:v>0.67303199999999996</c:v>
                </c:pt>
                <c:pt idx="34">
                  <c:v>0.64228799999999997</c:v>
                </c:pt>
                <c:pt idx="35">
                  <c:v>1.8626180000000001</c:v>
                </c:pt>
                <c:pt idx="36">
                  <c:v>2.7026680000000001</c:v>
                </c:pt>
                <c:pt idx="37">
                  <c:v>1.4572860000000001</c:v>
                </c:pt>
                <c:pt idx="38">
                  <c:v>1.938758</c:v>
                </c:pt>
                <c:pt idx="39">
                  <c:v>0.174597</c:v>
                </c:pt>
                <c:pt idx="40">
                  <c:v>3.0682429999999998</c:v>
                </c:pt>
                <c:pt idx="41">
                  <c:v>2.401427</c:v>
                </c:pt>
                <c:pt idx="42">
                  <c:v>1.3871199999999999</c:v>
                </c:pt>
                <c:pt idx="43">
                  <c:v>0.36326599999999998</c:v>
                </c:pt>
                <c:pt idx="44">
                  <c:v>0.67093700000000001</c:v>
                </c:pt>
                <c:pt idx="45">
                  <c:v>1.5796410000000001</c:v>
                </c:pt>
                <c:pt idx="46">
                  <c:v>2.9893130000000001</c:v>
                </c:pt>
                <c:pt idx="47">
                  <c:v>2.0556040000000002</c:v>
                </c:pt>
                <c:pt idx="48">
                  <c:v>1.1685939999999999</c:v>
                </c:pt>
                <c:pt idx="49">
                  <c:v>0.73452300000000004</c:v>
                </c:pt>
                <c:pt idx="50">
                  <c:v>0.44701099999999999</c:v>
                </c:pt>
                <c:pt idx="51">
                  <c:v>0.31610500000000002</c:v>
                </c:pt>
                <c:pt idx="52">
                  <c:v>0.28142299999999998</c:v>
                </c:pt>
                <c:pt idx="53">
                  <c:v>0.32872600000000002</c:v>
                </c:pt>
                <c:pt idx="54">
                  <c:v>0.40950900000000001</c:v>
                </c:pt>
                <c:pt idx="55">
                  <c:v>0.46238800000000002</c:v>
                </c:pt>
                <c:pt idx="56">
                  <c:v>0.56737499999999996</c:v>
                </c:pt>
                <c:pt idx="57">
                  <c:v>0.72037700000000005</c:v>
                </c:pt>
                <c:pt idx="58">
                  <c:v>0.75665300000000002</c:v>
                </c:pt>
                <c:pt idx="59">
                  <c:v>0.85781499999999999</c:v>
                </c:pt>
                <c:pt idx="60">
                  <c:v>1.13626</c:v>
                </c:pt>
                <c:pt idx="61">
                  <c:v>1.500928</c:v>
                </c:pt>
                <c:pt idx="62">
                  <c:v>1.2120839999999999</c:v>
                </c:pt>
                <c:pt idx="63">
                  <c:v>1.0352870000000001</c:v>
                </c:pt>
                <c:pt idx="64">
                  <c:v>1.290197</c:v>
                </c:pt>
                <c:pt idx="65">
                  <c:v>1.9306749999999999</c:v>
                </c:pt>
                <c:pt idx="66">
                  <c:v>1.8190059999999999</c:v>
                </c:pt>
                <c:pt idx="67">
                  <c:v>1.3507739999999999</c:v>
                </c:pt>
                <c:pt idx="68">
                  <c:v>1.1297010000000001</c:v>
                </c:pt>
                <c:pt idx="69">
                  <c:v>1.1725840000000001</c:v>
                </c:pt>
                <c:pt idx="70">
                  <c:v>1.366306</c:v>
                </c:pt>
                <c:pt idx="71">
                  <c:v>1.3541559999999999</c:v>
                </c:pt>
                <c:pt idx="72">
                  <c:v>1.221746</c:v>
                </c:pt>
                <c:pt idx="73">
                  <c:v>1.230742</c:v>
                </c:pt>
                <c:pt idx="74">
                  <c:v>1.2048650000000001</c:v>
                </c:pt>
                <c:pt idx="75">
                  <c:v>1.1152310000000001</c:v>
                </c:pt>
                <c:pt idx="76">
                  <c:v>0.990263</c:v>
                </c:pt>
                <c:pt idx="77">
                  <c:v>1.018764</c:v>
                </c:pt>
                <c:pt idx="78">
                  <c:v>0.83771799999999996</c:v>
                </c:pt>
                <c:pt idx="79">
                  <c:v>0.88704700000000003</c:v>
                </c:pt>
                <c:pt idx="80">
                  <c:v>0.94393099999999996</c:v>
                </c:pt>
                <c:pt idx="81">
                  <c:v>0.91302700000000003</c:v>
                </c:pt>
                <c:pt idx="82">
                  <c:v>0.99063100000000004</c:v>
                </c:pt>
                <c:pt idx="83">
                  <c:v>1.0040770000000001</c:v>
                </c:pt>
                <c:pt idx="84">
                  <c:v>0.91403400000000001</c:v>
                </c:pt>
                <c:pt idx="85">
                  <c:v>0.94901599999999997</c:v>
                </c:pt>
                <c:pt idx="86">
                  <c:v>1.1172569999999999</c:v>
                </c:pt>
                <c:pt idx="87">
                  <c:v>1.158652</c:v>
                </c:pt>
                <c:pt idx="88">
                  <c:v>0.89140699999999995</c:v>
                </c:pt>
                <c:pt idx="89">
                  <c:v>0.47772599999999998</c:v>
                </c:pt>
                <c:pt idx="90">
                  <c:v>0.50353300000000001</c:v>
                </c:pt>
                <c:pt idx="91">
                  <c:v>1.256324</c:v>
                </c:pt>
                <c:pt idx="92">
                  <c:v>2.5130400000000002</c:v>
                </c:pt>
                <c:pt idx="93">
                  <c:v>1.532284</c:v>
                </c:pt>
                <c:pt idx="94">
                  <c:v>1.303447</c:v>
                </c:pt>
                <c:pt idx="95">
                  <c:v>1.083361</c:v>
                </c:pt>
                <c:pt idx="96">
                  <c:v>2.5213169999999998</c:v>
                </c:pt>
                <c:pt idx="97">
                  <c:v>2.8255659999999998</c:v>
                </c:pt>
                <c:pt idx="98">
                  <c:v>1.7971239999999999</c:v>
                </c:pt>
                <c:pt idx="99">
                  <c:v>0.94342599999999999</c:v>
                </c:pt>
                <c:pt idx="100">
                  <c:v>0.69306400000000001</c:v>
                </c:pt>
                <c:pt idx="101">
                  <c:v>1.0743400000000001</c:v>
                </c:pt>
                <c:pt idx="102">
                  <c:v>1.9166000000000001</c:v>
                </c:pt>
                <c:pt idx="103">
                  <c:v>2.1121460000000001</c:v>
                </c:pt>
                <c:pt idx="104">
                  <c:v>1.674612</c:v>
                </c:pt>
                <c:pt idx="105">
                  <c:v>0.90191699999999997</c:v>
                </c:pt>
                <c:pt idx="106">
                  <c:v>0.61896799999999996</c:v>
                </c:pt>
                <c:pt idx="107">
                  <c:v>0.441216</c:v>
                </c:pt>
                <c:pt idx="108">
                  <c:v>0.38333200000000001</c:v>
                </c:pt>
                <c:pt idx="109">
                  <c:v>0.34220099999999998</c:v>
                </c:pt>
                <c:pt idx="110">
                  <c:v>0.37539600000000001</c:v>
                </c:pt>
                <c:pt idx="111">
                  <c:v>0.46697499999999997</c:v>
                </c:pt>
                <c:pt idx="112">
                  <c:v>0.50648199999999999</c:v>
                </c:pt>
                <c:pt idx="113">
                  <c:v>0.51796900000000001</c:v>
                </c:pt>
                <c:pt idx="114">
                  <c:v>0.50717500000000004</c:v>
                </c:pt>
                <c:pt idx="115">
                  <c:v>0.64621200000000001</c:v>
                </c:pt>
                <c:pt idx="116">
                  <c:v>0.85920399999999997</c:v>
                </c:pt>
                <c:pt idx="117">
                  <c:v>1.2337549999999999</c:v>
                </c:pt>
                <c:pt idx="118">
                  <c:v>1.5032449999999999</c:v>
                </c:pt>
                <c:pt idx="119">
                  <c:v>1.3711739999999999</c:v>
                </c:pt>
                <c:pt idx="120">
                  <c:v>1.411902</c:v>
                </c:pt>
                <c:pt idx="121">
                  <c:v>1.905597</c:v>
                </c:pt>
                <c:pt idx="122">
                  <c:v>2.5182699999999998</c:v>
                </c:pt>
                <c:pt idx="123">
                  <c:v>1.617075</c:v>
                </c:pt>
                <c:pt idx="124">
                  <c:v>0.90968300000000002</c:v>
                </c:pt>
                <c:pt idx="125">
                  <c:v>1.123022</c:v>
                </c:pt>
                <c:pt idx="126">
                  <c:v>1.2523260000000001</c:v>
                </c:pt>
                <c:pt idx="127">
                  <c:v>1.2965180000000001</c:v>
                </c:pt>
                <c:pt idx="128">
                  <c:v>1.2094560000000001</c:v>
                </c:pt>
                <c:pt idx="129">
                  <c:v>1.207862</c:v>
                </c:pt>
                <c:pt idx="130">
                  <c:v>1.2110339999999999</c:v>
                </c:pt>
                <c:pt idx="131">
                  <c:v>1.2363310000000001</c:v>
                </c:pt>
                <c:pt idx="132">
                  <c:v>1.1098779999999999</c:v>
                </c:pt>
                <c:pt idx="133">
                  <c:v>0.96969099999999997</c:v>
                </c:pt>
                <c:pt idx="134">
                  <c:v>0.992116</c:v>
                </c:pt>
                <c:pt idx="135">
                  <c:v>0.90788199999999997</c:v>
                </c:pt>
                <c:pt idx="136">
                  <c:v>0.82239300000000004</c:v>
                </c:pt>
                <c:pt idx="137">
                  <c:v>0.79004099999999999</c:v>
                </c:pt>
                <c:pt idx="138">
                  <c:v>0.89700199999999997</c:v>
                </c:pt>
                <c:pt idx="139">
                  <c:v>0.89507400000000004</c:v>
                </c:pt>
                <c:pt idx="140">
                  <c:v>0.92149899999999996</c:v>
                </c:pt>
                <c:pt idx="141">
                  <c:v>0.89440600000000003</c:v>
                </c:pt>
                <c:pt idx="142">
                  <c:v>0.95558200000000004</c:v>
                </c:pt>
                <c:pt idx="143">
                  <c:v>1.2766869999999999</c:v>
                </c:pt>
                <c:pt idx="144">
                  <c:v>1.280384</c:v>
                </c:pt>
                <c:pt idx="145">
                  <c:v>0.77052600000000004</c:v>
                </c:pt>
                <c:pt idx="146">
                  <c:v>0.54069</c:v>
                </c:pt>
                <c:pt idx="147">
                  <c:v>0.856209</c:v>
                </c:pt>
                <c:pt idx="148">
                  <c:v>2.3388979999999999</c:v>
                </c:pt>
                <c:pt idx="149">
                  <c:v>2.3665970000000001</c:v>
                </c:pt>
                <c:pt idx="150">
                  <c:v>0.58668299999999995</c:v>
                </c:pt>
                <c:pt idx="151">
                  <c:v>1.7749060000000001</c:v>
                </c:pt>
                <c:pt idx="152">
                  <c:v>0.97069000000000005</c:v>
                </c:pt>
                <c:pt idx="153">
                  <c:v>2.6733669999999998</c:v>
                </c:pt>
                <c:pt idx="154">
                  <c:v>1.9765520000000001</c:v>
                </c:pt>
                <c:pt idx="155">
                  <c:v>1.1463289999999999</c:v>
                </c:pt>
                <c:pt idx="156">
                  <c:v>0.87039299999999997</c:v>
                </c:pt>
                <c:pt idx="157">
                  <c:v>1.5603260000000001</c:v>
                </c:pt>
                <c:pt idx="158">
                  <c:v>2.1198790000000001</c:v>
                </c:pt>
                <c:pt idx="159">
                  <c:v>1.8465210000000001</c:v>
                </c:pt>
                <c:pt idx="160">
                  <c:v>1.094438</c:v>
                </c:pt>
                <c:pt idx="161">
                  <c:v>0.716387</c:v>
                </c:pt>
                <c:pt idx="162">
                  <c:v>0.51458899999999996</c:v>
                </c:pt>
                <c:pt idx="163">
                  <c:v>0.39481699999999997</c:v>
                </c:pt>
                <c:pt idx="164">
                  <c:v>0.30368400000000001</c:v>
                </c:pt>
                <c:pt idx="165">
                  <c:v>0.35113899999999998</c:v>
                </c:pt>
                <c:pt idx="166">
                  <c:v>0.38682800000000001</c:v>
                </c:pt>
                <c:pt idx="167">
                  <c:v>0.40255999999999997</c:v>
                </c:pt>
                <c:pt idx="168">
                  <c:v>0.54360299999999995</c:v>
                </c:pt>
                <c:pt idx="169">
                  <c:v>0.67283499999999996</c:v>
                </c:pt>
                <c:pt idx="170">
                  <c:v>0.80193999999999999</c:v>
                </c:pt>
                <c:pt idx="171">
                  <c:v>0.91712800000000005</c:v>
                </c:pt>
                <c:pt idx="172">
                  <c:v>1.2022390000000001</c:v>
                </c:pt>
                <c:pt idx="173">
                  <c:v>1.3915120000000001</c:v>
                </c:pt>
                <c:pt idx="174">
                  <c:v>1.2182200000000001</c:v>
                </c:pt>
              </c:numCache>
            </c:numRef>
          </c:val>
          <c:smooth val="0"/>
          <c:extLst>
            <c:ext xmlns:c16="http://schemas.microsoft.com/office/drawing/2014/chart" uri="{C3380CC4-5D6E-409C-BE32-E72D297353CC}">
              <c16:uniqueId val="{00000000-189E-4C02-9294-25EC2F9BFCD3}"/>
            </c:ext>
          </c:extLst>
        </c:ser>
        <c:ser>
          <c:idx val="1"/>
          <c:order val="1"/>
          <c:tx>
            <c:strRef>
              <c:f>Sheet1!$Q$1</c:f>
              <c:strCache>
                <c:ptCount val="1"/>
                <c:pt idx="0">
                  <c:v>Running_in_pocket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Sheet1!$Q$2:$Q$176</c:f>
              <c:numCache>
                <c:formatCode>General</c:formatCode>
                <c:ptCount val="175"/>
                <c:pt idx="0">
                  <c:v>0.99058299999999999</c:v>
                </c:pt>
                <c:pt idx="1">
                  <c:v>0.57017499999999999</c:v>
                </c:pt>
                <c:pt idx="2">
                  <c:v>1.24997</c:v>
                </c:pt>
                <c:pt idx="3">
                  <c:v>0.98840099999999997</c:v>
                </c:pt>
                <c:pt idx="4">
                  <c:v>0.43772499999999998</c:v>
                </c:pt>
                <c:pt idx="5">
                  <c:v>0.40453</c:v>
                </c:pt>
                <c:pt idx="6">
                  <c:v>0.67404699999999995</c:v>
                </c:pt>
                <c:pt idx="7">
                  <c:v>1.045185</c:v>
                </c:pt>
                <c:pt idx="8">
                  <c:v>0.44622800000000001</c:v>
                </c:pt>
                <c:pt idx="9">
                  <c:v>0.46374100000000001</c:v>
                </c:pt>
                <c:pt idx="10">
                  <c:v>0.78665600000000002</c:v>
                </c:pt>
                <c:pt idx="11">
                  <c:v>1.502847</c:v>
                </c:pt>
                <c:pt idx="12">
                  <c:v>2.3767930000000002</c:v>
                </c:pt>
                <c:pt idx="13">
                  <c:v>2.8438690000000002</c:v>
                </c:pt>
                <c:pt idx="14">
                  <c:v>2.2485940000000002</c:v>
                </c:pt>
                <c:pt idx="15">
                  <c:v>2.0851440000000001</c:v>
                </c:pt>
                <c:pt idx="16">
                  <c:v>3.8214999999999999</c:v>
                </c:pt>
                <c:pt idx="17">
                  <c:v>2.356887</c:v>
                </c:pt>
                <c:pt idx="18">
                  <c:v>0.71465400000000001</c:v>
                </c:pt>
                <c:pt idx="19">
                  <c:v>0.488761</c:v>
                </c:pt>
                <c:pt idx="20">
                  <c:v>0.417881</c:v>
                </c:pt>
                <c:pt idx="21">
                  <c:v>0.33860899999999999</c:v>
                </c:pt>
                <c:pt idx="22">
                  <c:v>0.74282599999999999</c:v>
                </c:pt>
                <c:pt idx="23">
                  <c:v>0.76342699999999997</c:v>
                </c:pt>
                <c:pt idx="24">
                  <c:v>0.50506300000000004</c:v>
                </c:pt>
                <c:pt idx="25">
                  <c:v>0.91843799999999998</c:v>
                </c:pt>
                <c:pt idx="26">
                  <c:v>1.0350330000000001</c:v>
                </c:pt>
                <c:pt idx="27">
                  <c:v>1.3344929999999999</c:v>
                </c:pt>
                <c:pt idx="28">
                  <c:v>1.9354960000000001</c:v>
                </c:pt>
                <c:pt idx="29">
                  <c:v>2.0205289999999998</c:v>
                </c:pt>
                <c:pt idx="30">
                  <c:v>1.8977010000000001</c:v>
                </c:pt>
                <c:pt idx="31">
                  <c:v>2.1801219999999999</c:v>
                </c:pt>
                <c:pt idx="32">
                  <c:v>2.3576830000000002</c:v>
                </c:pt>
                <c:pt idx="33">
                  <c:v>1.37626</c:v>
                </c:pt>
                <c:pt idx="34">
                  <c:v>0.66253499999999999</c:v>
                </c:pt>
                <c:pt idx="35">
                  <c:v>4.8913140000000004</c:v>
                </c:pt>
                <c:pt idx="36">
                  <c:v>2.513944</c:v>
                </c:pt>
                <c:pt idx="37">
                  <c:v>0.86681900000000001</c:v>
                </c:pt>
                <c:pt idx="38">
                  <c:v>0.58849799999999997</c:v>
                </c:pt>
                <c:pt idx="39">
                  <c:v>0.98278200000000004</c:v>
                </c:pt>
                <c:pt idx="40">
                  <c:v>0.74089300000000002</c:v>
                </c:pt>
                <c:pt idx="41">
                  <c:v>0.48970799999999998</c:v>
                </c:pt>
                <c:pt idx="42">
                  <c:v>0.27060400000000001</c:v>
                </c:pt>
                <c:pt idx="43">
                  <c:v>0.648231</c:v>
                </c:pt>
                <c:pt idx="44">
                  <c:v>0.92637199999999997</c:v>
                </c:pt>
                <c:pt idx="45">
                  <c:v>0.47266000000000002</c:v>
                </c:pt>
                <c:pt idx="46">
                  <c:v>0.57363299999999995</c:v>
                </c:pt>
                <c:pt idx="47">
                  <c:v>0.933118</c:v>
                </c:pt>
                <c:pt idx="48">
                  <c:v>1.335764</c:v>
                </c:pt>
                <c:pt idx="49">
                  <c:v>2.0156679999999998</c:v>
                </c:pt>
                <c:pt idx="50">
                  <c:v>2.7101150000000001</c:v>
                </c:pt>
                <c:pt idx="51">
                  <c:v>2.668237</c:v>
                </c:pt>
                <c:pt idx="52">
                  <c:v>2.0301450000000001</c:v>
                </c:pt>
                <c:pt idx="53">
                  <c:v>2.7652320000000001</c:v>
                </c:pt>
                <c:pt idx="54">
                  <c:v>2.2849349999999999</c:v>
                </c:pt>
                <c:pt idx="55">
                  <c:v>0.94767400000000002</c:v>
                </c:pt>
                <c:pt idx="56">
                  <c:v>0.47699799999999998</c:v>
                </c:pt>
                <c:pt idx="57">
                  <c:v>0.28589199999999998</c:v>
                </c:pt>
                <c:pt idx="58">
                  <c:v>0.242311</c:v>
                </c:pt>
                <c:pt idx="59">
                  <c:v>0.47008100000000003</c:v>
                </c:pt>
                <c:pt idx="60">
                  <c:v>0.75769799999999998</c:v>
                </c:pt>
                <c:pt idx="61">
                  <c:v>0.72243599999999997</c:v>
                </c:pt>
                <c:pt idx="62">
                  <c:v>1.0756209999999999</c:v>
                </c:pt>
                <c:pt idx="63">
                  <c:v>1.043118</c:v>
                </c:pt>
                <c:pt idx="64">
                  <c:v>1.219022</c:v>
                </c:pt>
                <c:pt idx="65">
                  <c:v>1.850705</c:v>
                </c:pt>
                <c:pt idx="66">
                  <c:v>1.951838</c:v>
                </c:pt>
                <c:pt idx="67">
                  <c:v>1.6392789999999999</c:v>
                </c:pt>
                <c:pt idx="68">
                  <c:v>1.972933</c:v>
                </c:pt>
                <c:pt idx="69">
                  <c:v>3.0679110000000001</c:v>
                </c:pt>
                <c:pt idx="70">
                  <c:v>1.837383</c:v>
                </c:pt>
                <c:pt idx="71">
                  <c:v>0.78456899999999996</c:v>
                </c:pt>
                <c:pt idx="72">
                  <c:v>3.6762440000000001</c:v>
                </c:pt>
                <c:pt idx="73">
                  <c:v>6.6494710000000001</c:v>
                </c:pt>
                <c:pt idx="74">
                  <c:v>1.2679279999999999</c:v>
                </c:pt>
                <c:pt idx="75">
                  <c:v>0.79435299999999998</c:v>
                </c:pt>
                <c:pt idx="76">
                  <c:v>1.199899</c:v>
                </c:pt>
                <c:pt idx="77">
                  <c:v>1.2693300000000001</c:v>
                </c:pt>
                <c:pt idx="78">
                  <c:v>0.61147200000000002</c:v>
                </c:pt>
                <c:pt idx="79">
                  <c:v>0.22923499999999999</c:v>
                </c:pt>
                <c:pt idx="80">
                  <c:v>0.45431500000000002</c:v>
                </c:pt>
                <c:pt idx="81">
                  <c:v>0.75749999999999995</c:v>
                </c:pt>
                <c:pt idx="82">
                  <c:v>0.98592800000000003</c:v>
                </c:pt>
                <c:pt idx="83">
                  <c:v>0.49917</c:v>
                </c:pt>
                <c:pt idx="84">
                  <c:v>0.62337799999999999</c:v>
                </c:pt>
                <c:pt idx="85">
                  <c:v>1.0138499999999999</c:v>
                </c:pt>
                <c:pt idx="86">
                  <c:v>1.5993280000000001</c:v>
                </c:pt>
                <c:pt idx="87">
                  <c:v>2.0250219999999999</c:v>
                </c:pt>
                <c:pt idx="88">
                  <c:v>2.5345249999999999</c:v>
                </c:pt>
                <c:pt idx="89">
                  <c:v>3.0527839999999999</c:v>
                </c:pt>
                <c:pt idx="90">
                  <c:v>2.1600190000000001</c:v>
                </c:pt>
                <c:pt idx="91">
                  <c:v>2.0882499999999999</c:v>
                </c:pt>
                <c:pt idx="92">
                  <c:v>2.7256550000000002</c:v>
                </c:pt>
                <c:pt idx="93">
                  <c:v>1.467406</c:v>
                </c:pt>
                <c:pt idx="94">
                  <c:v>0.57706500000000005</c:v>
                </c:pt>
                <c:pt idx="95">
                  <c:v>0.41114000000000001</c:v>
                </c:pt>
                <c:pt idx="96">
                  <c:v>0.27084900000000001</c:v>
                </c:pt>
                <c:pt idx="97">
                  <c:v>0.59741999999999995</c:v>
                </c:pt>
                <c:pt idx="98">
                  <c:v>0.80022000000000004</c:v>
                </c:pt>
                <c:pt idx="99">
                  <c:v>0.71713099999999996</c:v>
                </c:pt>
                <c:pt idx="100">
                  <c:v>0.80124899999999999</c:v>
                </c:pt>
                <c:pt idx="101">
                  <c:v>0.91384600000000005</c:v>
                </c:pt>
                <c:pt idx="102">
                  <c:v>1.323758</c:v>
                </c:pt>
                <c:pt idx="103">
                  <c:v>1.925421</c:v>
                </c:pt>
                <c:pt idx="104">
                  <c:v>1.8030710000000001</c:v>
                </c:pt>
                <c:pt idx="105">
                  <c:v>1.6378649999999999</c:v>
                </c:pt>
                <c:pt idx="106">
                  <c:v>2.2250939999999999</c:v>
                </c:pt>
                <c:pt idx="107">
                  <c:v>2.8763969999999999</c:v>
                </c:pt>
                <c:pt idx="108">
                  <c:v>1.130957</c:v>
                </c:pt>
                <c:pt idx="109">
                  <c:v>1.013155</c:v>
                </c:pt>
                <c:pt idx="110">
                  <c:v>6.5237119999999997</c:v>
                </c:pt>
                <c:pt idx="111">
                  <c:v>4.7216829999999996</c:v>
                </c:pt>
                <c:pt idx="112">
                  <c:v>1.560055</c:v>
                </c:pt>
                <c:pt idx="113">
                  <c:v>0.97322799999999998</c:v>
                </c:pt>
                <c:pt idx="114">
                  <c:v>1.2446759999999999</c:v>
                </c:pt>
                <c:pt idx="115">
                  <c:v>0.85210399999999997</c:v>
                </c:pt>
                <c:pt idx="116">
                  <c:v>0.44214500000000001</c:v>
                </c:pt>
                <c:pt idx="117">
                  <c:v>0.25912400000000002</c:v>
                </c:pt>
                <c:pt idx="118">
                  <c:v>0.41373199999999999</c:v>
                </c:pt>
                <c:pt idx="119">
                  <c:v>0.614676</c:v>
                </c:pt>
                <c:pt idx="120">
                  <c:v>0.62543400000000005</c:v>
                </c:pt>
                <c:pt idx="121">
                  <c:v>0.43093900000000002</c:v>
                </c:pt>
                <c:pt idx="122">
                  <c:v>0.83365100000000003</c:v>
                </c:pt>
                <c:pt idx="123">
                  <c:v>1.2298720000000001</c:v>
                </c:pt>
                <c:pt idx="124">
                  <c:v>1.878679</c:v>
                </c:pt>
                <c:pt idx="125">
                  <c:v>2.6448469999999999</c:v>
                </c:pt>
                <c:pt idx="126">
                  <c:v>2.992712</c:v>
                </c:pt>
                <c:pt idx="127">
                  <c:v>2.0851700000000002</c:v>
                </c:pt>
                <c:pt idx="128">
                  <c:v>1.850978</c:v>
                </c:pt>
                <c:pt idx="129">
                  <c:v>3.298664</c:v>
                </c:pt>
                <c:pt idx="130">
                  <c:v>2.33527</c:v>
                </c:pt>
                <c:pt idx="131">
                  <c:v>0.74611499999999997</c:v>
                </c:pt>
                <c:pt idx="132">
                  <c:v>0.35542800000000002</c:v>
                </c:pt>
                <c:pt idx="133">
                  <c:v>0.32374799999999998</c:v>
                </c:pt>
                <c:pt idx="134">
                  <c:v>0.14340700000000001</c:v>
                </c:pt>
                <c:pt idx="135">
                  <c:v>0.416738</c:v>
                </c:pt>
                <c:pt idx="136">
                  <c:v>0.74592700000000001</c:v>
                </c:pt>
                <c:pt idx="137">
                  <c:v>0.67962699999999998</c:v>
                </c:pt>
                <c:pt idx="138">
                  <c:v>0.83944700000000005</c:v>
                </c:pt>
                <c:pt idx="139">
                  <c:v>0.80906199999999995</c:v>
                </c:pt>
                <c:pt idx="140">
                  <c:v>1.2925770000000001</c:v>
                </c:pt>
                <c:pt idx="141">
                  <c:v>1.7914570000000001</c:v>
                </c:pt>
                <c:pt idx="142">
                  <c:v>1.924045</c:v>
                </c:pt>
                <c:pt idx="143">
                  <c:v>1.6972020000000001</c:v>
                </c:pt>
                <c:pt idx="144">
                  <c:v>1.8540589999999999</c:v>
                </c:pt>
                <c:pt idx="145">
                  <c:v>2.9320870000000001</c:v>
                </c:pt>
                <c:pt idx="146">
                  <c:v>1.6956070000000001</c:v>
                </c:pt>
                <c:pt idx="147">
                  <c:v>1.146889</c:v>
                </c:pt>
                <c:pt idx="148">
                  <c:v>5.1996880000000001</c:v>
                </c:pt>
                <c:pt idx="149">
                  <c:v>4.8493009999999996</c:v>
                </c:pt>
                <c:pt idx="150">
                  <c:v>1.6749449999999999</c:v>
                </c:pt>
                <c:pt idx="151">
                  <c:v>0.69486400000000004</c:v>
                </c:pt>
                <c:pt idx="152">
                  <c:v>0.99776100000000001</c:v>
                </c:pt>
                <c:pt idx="153">
                  <c:v>1.1888879999999999</c:v>
                </c:pt>
                <c:pt idx="154">
                  <c:v>0.76764600000000005</c:v>
                </c:pt>
                <c:pt idx="155">
                  <c:v>0.37912200000000001</c:v>
                </c:pt>
                <c:pt idx="156">
                  <c:v>0.24412</c:v>
                </c:pt>
                <c:pt idx="157">
                  <c:v>0.32600899999999999</c:v>
                </c:pt>
                <c:pt idx="158">
                  <c:v>0.37001499999999998</c:v>
                </c:pt>
                <c:pt idx="159">
                  <c:v>0.21491399999999999</c:v>
                </c:pt>
                <c:pt idx="160">
                  <c:v>0.48616799999999999</c:v>
                </c:pt>
                <c:pt idx="161">
                  <c:v>1.051501</c:v>
                </c:pt>
                <c:pt idx="162">
                  <c:v>2.0136379999999998</c:v>
                </c:pt>
                <c:pt idx="163">
                  <c:v>2.8528690000000001</c:v>
                </c:pt>
                <c:pt idx="164">
                  <c:v>2.562678</c:v>
                </c:pt>
                <c:pt idx="165">
                  <c:v>2.1904509999999999</c:v>
                </c:pt>
                <c:pt idx="166">
                  <c:v>2.4057050000000002</c:v>
                </c:pt>
                <c:pt idx="167">
                  <c:v>4.0026279999999996</c:v>
                </c:pt>
                <c:pt idx="168">
                  <c:v>1.8571059999999999</c:v>
                </c:pt>
                <c:pt idx="169">
                  <c:v>0.46960299999999999</c:v>
                </c:pt>
                <c:pt idx="170">
                  <c:v>0.33915099999999998</c:v>
                </c:pt>
                <c:pt idx="171">
                  <c:v>0.29056799999999999</c:v>
                </c:pt>
                <c:pt idx="172">
                  <c:v>0.15603400000000001</c:v>
                </c:pt>
                <c:pt idx="173">
                  <c:v>0.32768000000000003</c:v>
                </c:pt>
                <c:pt idx="174">
                  <c:v>0.61311599999999999</c:v>
                </c:pt>
              </c:numCache>
            </c:numRef>
          </c:val>
          <c:smooth val="0"/>
          <c:extLst>
            <c:ext xmlns:c16="http://schemas.microsoft.com/office/drawing/2014/chart" uri="{C3380CC4-5D6E-409C-BE32-E72D297353CC}">
              <c16:uniqueId val="{00000001-189E-4C02-9294-25EC2F9BFCD3}"/>
            </c:ext>
          </c:extLst>
        </c:ser>
        <c:dLbls>
          <c:showLegendKey val="0"/>
          <c:showVal val="0"/>
          <c:showCatName val="0"/>
          <c:showSerName val="0"/>
          <c:showPercent val="0"/>
          <c:showBubbleSize val="0"/>
        </c:dLbls>
        <c:marker val="1"/>
        <c:smooth val="0"/>
        <c:axId val="605587504"/>
        <c:axId val="605587832"/>
      </c:lineChart>
      <c:catAx>
        <c:axId val="6055875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832"/>
        <c:crosses val="autoZero"/>
        <c:auto val="1"/>
        <c:lblAlgn val="ctr"/>
        <c:lblOffset val="100"/>
        <c:noMultiLvlLbl val="0"/>
      </c:catAx>
      <c:valAx>
        <c:axId val="60558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0558750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pattFill prst="pct5">
      <a:fgClr>
        <a:schemeClr val="accent1"/>
      </a:fgClr>
      <a:bgClr>
        <a:schemeClr val="bg1"/>
      </a:bgClr>
    </a:pattFill>
    <a:ln w="9525" cap="flat" cmpd="sng" algn="ctr">
      <a:noFill/>
      <a:round/>
    </a:ln>
    <a:effectLst/>
  </c:spPr>
  <c:txPr>
    <a:bodyPr/>
    <a:lstStyle/>
    <a:p>
      <a:pPr>
        <a:defRPr lang="zh-CN"/>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en-GB" altLang="zh-CN"/>
              <a:t>Gyro Data</a:t>
            </a:r>
          </a:p>
        </c:rich>
      </c:tx>
      <c:layout/>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[Simulate_raci_31_01_2018.csv]Simulate_raci_31_01_2018!$A$1</c:f>
              <c:strCache>
                <c:ptCount val="1"/>
                <c:pt idx="0">
                  <c:v>Pitch_Axis</c:v>
                </c:pt>
              </c:strCache>
            </c:strRef>
          </c:tx>
          <c:spPr>
            <a:ln w="28575" cap="rnd">
              <a:solidFill>
                <a:schemeClr val="accent1"/>
              </a:solidFill>
              <a:round/>
            </a:ln>
            <a:effectLst/>
          </c:spPr>
          <c:marker>
            <c:symbol val="none"/>
          </c:marker>
          <c:val>
            <c:numRef>
              <c:f>[Simulate_raci_31_01_2018.csv]Simulate_raci_31_01_2018!$A$2:$A$2000</c:f>
              <c:numCache>
                <c:formatCode>General</c:formatCode>
                <c:ptCount val="19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pt idx="1499">
                  <c:v>-0.85932200000000003</c:v>
                </c:pt>
                <c:pt idx="1500">
                  <c:v>-0.887405</c:v>
                </c:pt>
                <c:pt idx="1501">
                  <c:v>-0.88448300000000002</c:v>
                </c:pt>
                <c:pt idx="1502">
                  <c:v>-0.88568599999999997</c:v>
                </c:pt>
                <c:pt idx="1503">
                  <c:v>-0.91356099999999996</c:v>
                </c:pt>
                <c:pt idx="1504">
                  <c:v>-0.95199199999999995</c:v>
                </c:pt>
                <c:pt idx="1505">
                  <c:v>-1.006151</c:v>
                </c:pt>
                <c:pt idx="1506">
                  <c:v>-1.061231</c:v>
                </c:pt>
                <c:pt idx="1507">
                  <c:v>-1.1004350000000001</c:v>
                </c:pt>
                <c:pt idx="1508">
                  <c:v>-1.13887</c:v>
                </c:pt>
                <c:pt idx="1509">
                  <c:v>-1.1817530000000001</c:v>
                </c:pt>
                <c:pt idx="1510">
                  <c:v>-1.214933</c:v>
                </c:pt>
                <c:pt idx="1511">
                  <c:v>-1.235223</c:v>
                </c:pt>
                <c:pt idx="1512">
                  <c:v>-1.2340329999999999</c:v>
                </c:pt>
                <c:pt idx="1513">
                  <c:v>-1.211479</c:v>
                </c:pt>
                <c:pt idx="1514">
                  <c:v>-1.198582</c:v>
                </c:pt>
                <c:pt idx="1515">
                  <c:v>-1.197465</c:v>
                </c:pt>
                <c:pt idx="1516">
                  <c:v>-1.213522</c:v>
                </c:pt>
                <c:pt idx="1517">
                  <c:v>-1.246623</c:v>
                </c:pt>
                <c:pt idx="1518">
                  <c:v>-1.26359</c:v>
                </c:pt>
                <c:pt idx="1519">
                  <c:v>-1.2635989999999999</c:v>
                </c:pt>
                <c:pt idx="1520">
                  <c:v>-1.2679339999999999</c:v>
                </c:pt>
                <c:pt idx="1521">
                  <c:v>-1.28285</c:v>
                </c:pt>
                <c:pt idx="1522">
                  <c:v>-1.2617</c:v>
                </c:pt>
                <c:pt idx="1523">
                  <c:v>-1.219322</c:v>
                </c:pt>
                <c:pt idx="1524">
                  <c:v>-1.1791450000000001</c:v>
                </c:pt>
                <c:pt idx="1525">
                  <c:v>-1.1405959999999999</c:v>
                </c:pt>
                <c:pt idx="1526">
                  <c:v>-1.108975</c:v>
                </c:pt>
                <c:pt idx="1527">
                  <c:v>-1.0753600000000001</c:v>
                </c:pt>
                <c:pt idx="1528">
                  <c:v>-1.050152</c:v>
                </c:pt>
                <c:pt idx="1529">
                  <c:v>-1.0329699999999999</c:v>
                </c:pt>
                <c:pt idx="1530">
                  <c:v>-1.011225</c:v>
                </c:pt>
                <c:pt idx="1531">
                  <c:v>-1.014367</c:v>
                </c:pt>
                <c:pt idx="1532">
                  <c:v>-1.0809470000000001</c:v>
                </c:pt>
                <c:pt idx="1533">
                  <c:v>-1.1828780000000001</c:v>
                </c:pt>
                <c:pt idx="1534">
                  <c:v>-1.2960259999999999</c:v>
                </c:pt>
                <c:pt idx="1535">
                  <c:v>-1.427656</c:v>
                </c:pt>
                <c:pt idx="1536">
                  <c:v>-1.541059</c:v>
                </c:pt>
                <c:pt idx="1537">
                  <c:v>-1.6072010000000001</c:v>
                </c:pt>
                <c:pt idx="1538">
                  <c:v>-1.635964</c:v>
                </c:pt>
                <c:pt idx="1539">
                  <c:v>-1.6540619999999999</c:v>
                </c:pt>
                <c:pt idx="1540">
                  <c:v>-1.680617</c:v>
                </c:pt>
                <c:pt idx="1541">
                  <c:v>-1.7388330000000001</c:v>
                </c:pt>
                <c:pt idx="1542">
                  <c:v>-1.8212060000000001</c:v>
                </c:pt>
                <c:pt idx="1543">
                  <c:v>-1.912309</c:v>
                </c:pt>
                <c:pt idx="1544">
                  <c:v>-2.006875</c:v>
                </c:pt>
                <c:pt idx="1545">
                  <c:v>-2.0972810000000002</c:v>
                </c:pt>
                <c:pt idx="1546">
                  <c:v>-2.1404740000000002</c:v>
                </c:pt>
                <c:pt idx="1547">
                  <c:v>-2.1411560000000001</c:v>
                </c:pt>
                <c:pt idx="1548">
                  <c:v>-2.112444</c:v>
                </c:pt>
                <c:pt idx="1549">
                  <c:v>-2.0596670000000001</c:v>
                </c:pt>
                <c:pt idx="1550">
                  <c:v>-2.0420289999999999</c:v>
                </c:pt>
                <c:pt idx="1551">
                  <c:v>-2.0676549999999998</c:v>
                </c:pt>
                <c:pt idx="1552">
                  <c:v>-2.0983489999999998</c:v>
                </c:pt>
                <c:pt idx="1553">
                  <c:v>-2.140215</c:v>
                </c:pt>
                <c:pt idx="1554">
                  <c:v>-2.176485</c:v>
                </c:pt>
                <c:pt idx="1555">
                  <c:v>-2.2070560000000001</c:v>
                </c:pt>
                <c:pt idx="1556">
                  <c:v>-2.2217669999999998</c:v>
                </c:pt>
                <c:pt idx="1557">
                  <c:v>-2.236888</c:v>
                </c:pt>
                <c:pt idx="1558">
                  <c:v>-2.2458260000000001</c:v>
                </c:pt>
                <c:pt idx="1559">
                  <c:v>-2.2686959999999998</c:v>
                </c:pt>
                <c:pt idx="1560">
                  <c:v>-2.3071030000000001</c:v>
                </c:pt>
                <c:pt idx="1561">
                  <c:v>-2.322946</c:v>
                </c:pt>
                <c:pt idx="1562">
                  <c:v>-2.3006139999999999</c:v>
                </c:pt>
                <c:pt idx="1563">
                  <c:v>-2.2515049999999999</c:v>
                </c:pt>
                <c:pt idx="1564">
                  <c:v>-2.1939980000000001</c:v>
                </c:pt>
                <c:pt idx="1565">
                  <c:v>-2.162077</c:v>
                </c:pt>
                <c:pt idx="1566">
                  <c:v>-2.1299730000000001</c:v>
                </c:pt>
                <c:pt idx="1567">
                  <c:v>-2.069223</c:v>
                </c:pt>
                <c:pt idx="1568">
                  <c:v>-1.9766710000000001</c:v>
                </c:pt>
                <c:pt idx="1569">
                  <c:v>-1.8520749999999999</c:v>
                </c:pt>
                <c:pt idx="1570">
                  <c:v>-1.7071480000000001</c:v>
                </c:pt>
                <c:pt idx="1571">
                  <c:v>-1.550548</c:v>
                </c:pt>
                <c:pt idx="1572">
                  <c:v>-1.3919459999999999</c:v>
                </c:pt>
                <c:pt idx="1573">
                  <c:v>-1.238567</c:v>
                </c:pt>
                <c:pt idx="1574">
                  <c:v>-1.0902369999999999</c:v>
                </c:pt>
                <c:pt idx="1575">
                  <c:v>-0.94533500000000004</c:v>
                </c:pt>
                <c:pt idx="1576">
                  <c:v>-0.80696800000000002</c:v>
                </c:pt>
                <c:pt idx="1577">
                  <c:v>-0.67066599999999998</c:v>
                </c:pt>
                <c:pt idx="1578">
                  <c:v>-0.54717000000000005</c:v>
                </c:pt>
                <c:pt idx="1579">
                  <c:v>-0.44809300000000002</c:v>
                </c:pt>
                <c:pt idx="1580">
                  <c:v>-0.375608</c:v>
                </c:pt>
                <c:pt idx="1581">
                  <c:v>-0.30316300000000002</c:v>
                </c:pt>
                <c:pt idx="1582">
                  <c:v>-0.22214500000000001</c:v>
                </c:pt>
                <c:pt idx="1583">
                  <c:v>-0.13898199999999999</c:v>
                </c:pt>
                <c:pt idx="1584">
                  <c:v>-7.0862999999999995E-2</c:v>
                </c:pt>
                <c:pt idx="1585">
                  <c:v>-2.2015E-2</c:v>
                </c:pt>
                <c:pt idx="1586">
                  <c:v>1.6182999999999999E-2</c:v>
                </c:pt>
                <c:pt idx="1587">
                  <c:v>3.9498999999999999E-2</c:v>
                </c:pt>
                <c:pt idx="1588">
                  <c:v>4.4803000000000003E-2</c:v>
                </c:pt>
                <c:pt idx="1589">
                  <c:v>3.9489999999999997E-2</c:v>
                </c:pt>
                <c:pt idx="1590">
                  <c:v>3.4188999999999997E-2</c:v>
                </c:pt>
                <c:pt idx="1591">
                  <c:v>3.3294999999999998E-2</c:v>
                </c:pt>
                <c:pt idx="1592">
                  <c:v>4.7324999999999999E-2</c:v>
                </c:pt>
                <c:pt idx="1593">
                  <c:v>7.7093999999999996E-2</c:v>
                </c:pt>
                <c:pt idx="1594">
                  <c:v>0.119558</c:v>
                </c:pt>
                <c:pt idx="1595">
                  <c:v>0.152507</c:v>
                </c:pt>
                <c:pt idx="1596">
                  <c:v>0.15041499999999999</c:v>
                </c:pt>
                <c:pt idx="1597">
                  <c:v>0.14152100000000001</c:v>
                </c:pt>
                <c:pt idx="1598">
                  <c:v>0.158443</c:v>
                </c:pt>
                <c:pt idx="1599">
                  <c:v>0.19384599999999999</c:v>
                </c:pt>
                <c:pt idx="1600">
                  <c:v>0.23980199999999999</c:v>
                </c:pt>
                <c:pt idx="1601">
                  <c:v>0.28234300000000001</c:v>
                </c:pt>
                <c:pt idx="1602">
                  <c:v>0.31319399999999997</c:v>
                </c:pt>
                <c:pt idx="1603">
                  <c:v>0.33669199999999999</c:v>
                </c:pt>
                <c:pt idx="1604">
                  <c:v>0.361263</c:v>
                </c:pt>
                <c:pt idx="1605">
                  <c:v>0.39434900000000001</c:v>
                </c:pt>
                <c:pt idx="1606">
                  <c:v>0.44549299999999997</c:v>
                </c:pt>
                <c:pt idx="1607">
                  <c:v>0.46562500000000001</c:v>
                </c:pt>
                <c:pt idx="1608">
                  <c:v>0.44305899999999998</c:v>
                </c:pt>
                <c:pt idx="1609">
                  <c:v>0.411022</c:v>
                </c:pt>
                <c:pt idx="1610">
                  <c:v>0.40036699999999997</c:v>
                </c:pt>
                <c:pt idx="1611">
                  <c:v>0.43142200000000003</c:v>
                </c:pt>
                <c:pt idx="1612">
                  <c:v>0.49804799999999999</c:v>
                </c:pt>
                <c:pt idx="1613">
                  <c:v>0.58274899999999996</c:v>
                </c:pt>
                <c:pt idx="1614">
                  <c:v>0.66273800000000005</c:v>
                </c:pt>
                <c:pt idx="1615">
                  <c:v>0.73408799999999996</c:v>
                </c:pt>
                <c:pt idx="1616">
                  <c:v>0.79904600000000003</c:v>
                </c:pt>
                <c:pt idx="1617">
                  <c:v>0.83615200000000001</c:v>
                </c:pt>
                <c:pt idx="1618">
                  <c:v>0.85085500000000003</c:v>
                </c:pt>
                <c:pt idx="1619">
                  <c:v>0.85836599999999996</c:v>
                </c:pt>
                <c:pt idx="1620">
                  <c:v>0.87448000000000004</c:v>
                </c:pt>
                <c:pt idx="1621">
                  <c:v>0.91082600000000002</c:v>
                </c:pt>
                <c:pt idx="1622">
                  <c:v>0.96538500000000005</c:v>
                </c:pt>
                <c:pt idx="1623">
                  <c:v>1.0125580000000001</c:v>
                </c:pt>
                <c:pt idx="1624">
                  <c:v>1.0433870000000001</c:v>
                </c:pt>
                <c:pt idx="1625">
                  <c:v>1.0590390000000001</c:v>
                </c:pt>
                <c:pt idx="1626">
                  <c:v>1.035148</c:v>
                </c:pt>
                <c:pt idx="1627">
                  <c:v>0.96449200000000002</c:v>
                </c:pt>
                <c:pt idx="1628">
                  <c:v>0.88213900000000001</c:v>
                </c:pt>
                <c:pt idx="1629">
                  <c:v>0.82135599999999998</c:v>
                </c:pt>
                <c:pt idx="1630">
                  <c:v>0.79605099999999995</c:v>
                </c:pt>
                <c:pt idx="1631">
                  <c:v>0.81223800000000002</c:v>
                </c:pt>
                <c:pt idx="1632">
                  <c:v>0.83671799999999996</c:v>
                </c:pt>
                <c:pt idx="1633">
                  <c:v>0.84418899999999997</c:v>
                </c:pt>
                <c:pt idx="1634">
                  <c:v>0.85589700000000002</c:v>
                </c:pt>
                <c:pt idx="1635">
                  <c:v>0.85808399999999996</c:v>
                </c:pt>
                <c:pt idx="1636">
                  <c:v>0.85412100000000002</c:v>
                </c:pt>
                <c:pt idx="1637">
                  <c:v>0.86602599999999996</c:v>
                </c:pt>
                <c:pt idx="1638">
                  <c:v>0.91623399999999999</c:v>
                </c:pt>
                <c:pt idx="1639">
                  <c:v>0.99419199999999996</c:v>
                </c:pt>
                <c:pt idx="1640">
                  <c:v>1.1049329999999999</c:v>
                </c:pt>
                <c:pt idx="1641">
                  <c:v>1.201516</c:v>
                </c:pt>
                <c:pt idx="1642">
                  <c:v>1.263981</c:v>
                </c:pt>
                <c:pt idx="1643">
                  <c:v>1.278759</c:v>
                </c:pt>
                <c:pt idx="1644">
                  <c:v>1.246939</c:v>
                </c:pt>
                <c:pt idx="1645">
                  <c:v>1.1925790000000001</c:v>
                </c:pt>
                <c:pt idx="1646">
                  <c:v>1.123167</c:v>
                </c:pt>
                <c:pt idx="1647">
                  <c:v>1.0759719999999999</c:v>
                </c:pt>
                <c:pt idx="1648">
                  <c:v>1.058846</c:v>
                </c:pt>
                <c:pt idx="1649">
                  <c:v>1.0655840000000001</c:v>
                </c:pt>
                <c:pt idx="1650">
                  <c:v>1.075388</c:v>
                </c:pt>
                <c:pt idx="1651">
                  <c:v>1.06904</c:v>
                </c:pt>
                <c:pt idx="1652">
                  <c:v>1.0434030000000001</c:v>
                </c:pt>
                <c:pt idx="1653">
                  <c:v>1.019585</c:v>
                </c:pt>
                <c:pt idx="1654">
                  <c:v>0.98701399999999995</c:v>
                </c:pt>
                <c:pt idx="1655">
                  <c:v>0.94182500000000002</c:v>
                </c:pt>
                <c:pt idx="1656">
                  <c:v>0.89588599999999996</c:v>
                </c:pt>
                <c:pt idx="1657">
                  <c:v>0.86943099999999995</c:v>
                </c:pt>
                <c:pt idx="1658">
                  <c:v>0.84020799999999995</c:v>
                </c:pt>
                <c:pt idx="1659">
                  <c:v>0.84411499999999995</c:v>
                </c:pt>
                <c:pt idx="1660">
                  <c:v>0.87523499999999999</c:v>
                </c:pt>
                <c:pt idx="1661">
                  <c:v>0.905366</c:v>
                </c:pt>
                <c:pt idx="1662">
                  <c:v>0.949102</c:v>
                </c:pt>
                <c:pt idx="1663">
                  <c:v>0.99233700000000002</c:v>
                </c:pt>
                <c:pt idx="1664">
                  <c:v>1.0256670000000001</c:v>
                </c:pt>
                <c:pt idx="1665">
                  <c:v>1.049509</c:v>
                </c:pt>
                <c:pt idx="1666">
                  <c:v>1.072832</c:v>
                </c:pt>
                <c:pt idx="1667">
                  <c:v>1.079431</c:v>
                </c:pt>
                <c:pt idx="1668">
                  <c:v>1.0847770000000001</c:v>
                </c:pt>
                <c:pt idx="1669">
                  <c:v>1.084776</c:v>
                </c:pt>
                <c:pt idx="1670">
                  <c:v>1.0754760000000001</c:v>
                </c:pt>
                <c:pt idx="1671">
                  <c:v>1.085699</c:v>
                </c:pt>
                <c:pt idx="1672">
                  <c:v>1.1161559999999999</c:v>
                </c:pt>
                <c:pt idx="1673">
                  <c:v>1.1387989999999999</c:v>
                </c:pt>
                <c:pt idx="1674">
                  <c:v>1.169314</c:v>
                </c:pt>
                <c:pt idx="1675">
                  <c:v>1.230661</c:v>
                </c:pt>
                <c:pt idx="1676">
                  <c:v>1.32403</c:v>
                </c:pt>
                <c:pt idx="1677">
                  <c:v>1.416561</c:v>
                </c:pt>
                <c:pt idx="1678">
                  <c:v>1.4777450000000001</c:v>
                </c:pt>
                <c:pt idx="1679">
                  <c:v>1.492335</c:v>
                </c:pt>
                <c:pt idx="1680">
                  <c:v>1.458545</c:v>
                </c:pt>
                <c:pt idx="1681">
                  <c:v>1.4255640000000001</c:v>
                </c:pt>
                <c:pt idx="1682">
                  <c:v>1.4179459999999999</c:v>
                </c:pt>
                <c:pt idx="1683">
                  <c:v>1.447611</c:v>
                </c:pt>
                <c:pt idx="1684">
                  <c:v>1.489263</c:v>
                </c:pt>
                <c:pt idx="1685">
                  <c:v>1.516213</c:v>
                </c:pt>
                <c:pt idx="1686">
                  <c:v>1.5343910000000001</c:v>
                </c:pt>
                <c:pt idx="1687">
                  <c:v>1.5362169999999999</c:v>
                </c:pt>
                <c:pt idx="1688">
                  <c:v>1.529193</c:v>
                </c:pt>
                <c:pt idx="1689">
                  <c:v>1.547987</c:v>
                </c:pt>
                <c:pt idx="1690">
                  <c:v>1.570697</c:v>
                </c:pt>
                <c:pt idx="1691">
                  <c:v>1.6035410000000001</c:v>
                </c:pt>
                <c:pt idx="1692">
                  <c:v>1.6156429999999999</c:v>
                </c:pt>
                <c:pt idx="1693">
                  <c:v>1.6149990000000001</c:v>
                </c:pt>
                <c:pt idx="1694">
                  <c:v>1.5974630000000001</c:v>
                </c:pt>
                <c:pt idx="1695">
                  <c:v>1.5825210000000001</c:v>
                </c:pt>
                <c:pt idx="1696">
                  <c:v>1.5538080000000001</c:v>
                </c:pt>
                <c:pt idx="1697">
                  <c:v>1.493941</c:v>
                </c:pt>
                <c:pt idx="1698">
                  <c:v>1.4124719999999999</c:v>
                </c:pt>
                <c:pt idx="1699">
                  <c:v>1.323534</c:v>
                </c:pt>
                <c:pt idx="1700">
                  <c:v>1.2635730000000001</c:v>
                </c:pt>
                <c:pt idx="1701">
                  <c:v>1.2537640000000001</c:v>
                </c:pt>
                <c:pt idx="1702">
                  <c:v>1.2760119999999999</c:v>
                </c:pt>
                <c:pt idx="1703">
                  <c:v>1.307857</c:v>
                </c:pt>
                <c:pt idx="1704">
                  <c:v>1.3208679999999999</c:v>
                </c:pt>
                <c:pt idx="1705">
                  <c:v>1.2968059999999999</c:v>
                </c:pt>
                <c:pt idx="1706">
                  <c:v>1.2171609999999999</c:v>
                </c:pt>
                <c:pt idx="1707">
                  <c:v>1.078611</c:v>
                </c:pt>
                <c:pt idx="1708">
                  <c:v>0.90388999999999997</c:v>
                </c:pt>
                <c:pt idx="1709">
                  <c:v>0.73249600000000004</c:v>
                </c:pt>
                <c:pt idx="1710">
                  <c:v>0.58249499999999999</c:v>
                </c:pt>
                <c:pt idx="1711">
                  <c:v>0.45494299999999999</c:v>
                </c:pt>
                <c:pt idx="1712">
                  <c:v>0.34870299999999999</c:v>
                </c:pt>
                <c:pt idx="1713">
                  <c:v>0.25419900000000001</c:v>
                </c:pt>
                <c:pt idx="1714">
                  <c:v>0.16400000000000001</c:v>
                </c:pt>
                <c:pt idx="1715">
                  <c:v>5.9809000000000001E-2</c:v>
                </c:pt>
                <c:pt idx="1716">
                  <c:v>-7.1310999999999999E-2</c:v>
                </c:pt>
                <c:pt idx="1717">
                  <c:v>-0.20799899999999999</c:v>
                </c:pt>
                <c:pt idx="1718">
                  <c:v>-0.33842100000000003</c:v>
                </c:pt>
                <c:pt idx="1719">
                  <c:v>-0.43682799999999999</c:v>
                </c:pt>
                <c:pt idx="1720">
                  <c:v>-0.51792300000000002</c:v>
                </c:pt>
                <c:pt idx="1721">
                  <c:v>-0.51346400000000003</c:v>
                </c:pt>
                <c:pt idx="1722">
                  <c:v>-0.47509699999999999</c:v>
                </c:pt>
                <c:pt idx="1723">
                  <c:v>-0.42078900000000002</c:v>
                </c:pt>
                <c:pt idx="1724">
                  <c:v>-0.36441499999999999</c:v>
                </c:pt>
                <c:pt idx="1725">
                  <c:v>-0.32618799999999998</c:v>
                </c:pt>
                <c:pt idx="1726">
                  <c:v>-0.32308100000000001</c:v>
                </c:pt>
                <c:pt idx="1727">
                  <c:v>-0.35712699999999997</c:v>
                </c:pt>
                <c:pt idx="1728">
                  <c:v>-0.39746300000000001</c:v>
                </c:pt>
                <c:pt idx="1729">
                  <c:v>-0.41236600000000001</c:v>
                </c:pt>
                <c:pt idx="1730">
                  <c:v>-0.39541199999999999</c:v>
                </c:pt>
                <c:pt idx="1731">
                  <c:v>-0.36129899999999998</c:v>
                </c:pt>
                <c:pt idx="1732">
                  <c:v>-0.33242100000000002</c:v>
                </c:pt>
                <c:pt idx="1733">
                  <c:v>-0.31741399999999997</c:v>
                </c:pt>
                <c:pt idx="1734">
                  <c:v>-0.32058399999999998</c:v>
                </c:pt>
                <c:pt idx="1735">
                  <c:v>-0.339756</c:v>
                </c:pt>
                <c:pt idx="1736">
                  <c:v>-0.35780899999999999</c:v>
                </c:pt>
                <c:pt idx="1737">
                  <c:v>-0.370448</c:v>
                </c:pt>
                <c:pt idx="1738">
                  <c:v>-0.37670500000000001</c:v>
                </c:pt>
                <c:pt idx="1739">
                  <c:v>-0.37992300000000001</c:v>
                </c:pt>
                <c:pt idx="1740">
                  <c:v>-0.38965100000000003</c:v>
                </c:pt>
                <c:pt idx="1741">
                  <c:v>-0.41651700000000003</c:v>
                </c:pt>
                <c:pt idx="1742">
                  <c:v>-0.46370499999999998</c:v>
                </c:pt>
                <c:pt idx="1743">
                  <c:v>-0.50569200000000003</c:v>
                </c:pt>
                <c:pt idx="1744">
                  <c:v>-0.54990000000000006</c:v>
                </c:pt>
                <c:pt idx="1745">
                  <c:v>-0.60643899999999995</c:v>
                </c:pt>
                <c:pt idx="1746">
                  <c:v>-0.64098500000000003</c:v>
                </c:pt>
                <c:pt idx="1747">
                  <c:v>-0.67112400000000005</c:v>
                </c:pt>
                <c:pt idx="1748">
                  <c:v>-0.66851400000000005</c:v>
                </c:pt>
                <c:pt idx="1749">
                  <c:v>-0.63143899999999997</c:v>
                </c:pt>
                <c:pt idx="1750">
                  <c:v>-0.62065400000000004</c:v>
                </c:pt>
                <c:pt idx="1751">
                  <c:v>-0.61177300000000001</c:v>
                </c:pt>
                <c:pt idx="1752">
                  <c:v>-0.58887299999999998</c:v>
                </c:pt>
                <c:pt idx="1753">
                  <c:v>-0.59225700000000003</c:v>
                </c:pt>
                <c:pt idx="1754">
                  <c:v>-0.57052000000000003</c:v>
                </c:pt>
                <c:pt idx="1755">
                  <c:v>-0.51393599999999995</c:v>
                </c:pt>
                <c:pt idx="1756">
                  <c:v>-0.53521399999999997</c:v>
                </c:pt>
                <c:pt idx="1757">
                  <c:v>-0.61311899999999997</c:v>
                </c:pt>
                <c:pt idx="1758">
                  <c:v>-0.67066000000000003</c:v>
                </c:pt>
                <c:pt idx="1759">
                  <c:v>-0.71541699999999997</c:v>
                </c:pt>
                <c:pt idx="1760">
                  <c:v>-0.74314800000000003</c:v>
                </c:pt>
                <c:pt idx="1761">
                  <c:v>-0.75918399999999997</c:v>
                </c:pt>
                <c:pt idx="1762">
                  <c:v>-0.74229199999999995</c:v>
                </c:pt>
                <c:pt idx="1763">
                  <c:v>-0.73403700000000005</c:v>
                </c:pt>
                <c:pt idx="1764">
                  <c:v>-0.73320300000000005</c:v>
                </c:pt>
                <c:pt idx="1765">
                  <c:v>-0.73545099999999997</c:v>
                </c:pt>
                <c:pt idx="1766">
                  <c:v>-0.75021400000000005</c:v>
                </c:pt>
                <c:pt idx="1767">
                  <c:v>-0.74671900000000002</c:v>
                </c:pt>
                <c:pt idx="1768">
                  <c:v>-0.72293099999999999</c:v>
                </c:pt>
                <c:pt idx="1769">
                  <c:v>-0.71632499999999999</c:v>
                </c:pt>
                <c:pt idx="1770">
                  <c:v>-0.71092500000000003</c:v>
                </c:pt>
                <c:pt idx="1771">
                  <c:v>-0.69289500000000004</c:v>
                </c:pt>
                <c:pt idx="1772">
                  <c:v>-0.68667699999999998</c:v>
                </c:pt>
                <c:pt idx="1773">
                  <c:v>-0.67415099999999994</c:v>
                </c:pt>
                <c:pt idx="1774">
                  <c:v>-0.67525199999999996</c:v>
                </c:pt>
                <c:pt idx="1775">
                  <c:v>-0.68463600000000002</c:v>
                </c:pt>
                <c:pt idx="1776">
                  <c:v>-0.67816200000000004</c:v>
                </c:pt>
                <c:pt idx="1777">
                  <c:v>-0.66455699999999995</c:v>
                </c:pt>
                <c:pt idx="1778">
                  <c:v>-0.66383000000000003</c:v>
                </c:pt>
                <c:pt idx="1779">
                  <c:v>-0.67661099999999996</c:v>
                </c:pt>
                <c:pt idx="1780">
                  <c:v>-0.70937300000000003</c:v>
                </c:pt>
                <c:pt idx="1781">
                  <c:v>-0.73266900000000001</c:v>
                </c:pt>
                <c:pt idx="1782">
                  <c:v>-0.75612599999999996</c:v>
                </c:pt>
                <c:pt idx="1783">
                  <c:v>-0.77740699999999996</c:v>
                </c:pt>
                <c:pt idx="1784">
                  <c:v>-0.79321699999999995</c:v>
                </c:pt>
                <c:pt idx="1785">
                  <c:v>-0.80066400000000004</c:v>
                </c:pt>
                <c:pt idx="1786">
                  <c:v>-0.79999100000000001</c:v>
                </c:pt>
                <c:pt idx="1787">
                  <c:v>-0.81726299999999996</c:v>
                </c:pt>
                <c:pt idx="1788">
                  <c:v>-0.82799199999999995</c:v>
                </c:pt>
                <c:pt idx="1789">
                  <c:v>-0.83666600000000002</c:v>
                </c:pt>
                <c:pt idx="1790">
                  <c:v>-0.83788600000000002</c:v>
                </c:pt>
                <c:pt idx="1791">
                  <c:v>-0.82956700000000005</c:v>
                </c:pt>
                <c:pt idx="1792">
                  <c:v>-0.82448399999999999</c:v>
                </c:pt>
                <c:pt idx="1793">
                  <c:v>-0.82253200000000004</c:v>
                </c:pt>
                <c:pt idx="1794">
                  <c:v>-0.82386000000000004</c:v>
                </c:pt>
                <c:pt idx="1795">
                  <c:v>-0.79836099999999999</c:v>
                </c:pt>
                <c:pt idx="1796">
                  <c:v>-0.75248300000000001</c:v>
                </c:pt>
                <c:pt idx="1797">
                  <c:v>-0.67669599999999996</c:v>
                </c:pt>
                <c:pt idx="1798">
                  <c:v>-0.572963</c:v>
                </c:pt>
                <c:pt idx="1799">
                  <c:v>-0.47767300000000001</c:v>
                </c:pt>
                <c:pt idx="1800">
                  <c:v>-0.38360100000000003</c:v>
                </c:pt>
                <c:pt idx="1801">
                  <c:v>-0.30371999999999999</c:v>
                </c:pt>
                <c:pt idx="1802">
                  <c:v>-0.240923</c:v>
                </c:pt>
                <c:pt idx="1803">
                  <c:v>-0.19825499999999999</c:v>
                </c:pt>
                <c:pt idx="1804">
                  <c:v>-0.171574</c:v>
                </c:pt>
                <c:pt idx="1805">
                  <c:v>-0.14706</c:v>
                </c:pt>
                <c:pt idx="1806">
                  <c:v>-0.11937</c:v>
                </c:pt>
                <c:pt idx="1807">
                  <c:v>-9.0587000000000001E-2</c:v>
                </c:pt>
                <c:pt idx="1808">
                  <c:v>-6.2861E-2</c:v>
                </c:pt>
                <c:pt idx="1809">
                  <c:v>-4.4775000000000002E-2</c:v>
                </c:pt>
                <c:pt idx="1810">
                  <c:v>-4.4777999999999998E-2</c:v>
                </c:pt>
                <c:pt idx="1811">
                  <c:v>-6.0699000000000003E-2</c:v>
                </c:pt>
                <c:pt idx="1812">
                  <c:v>-9.4801999999999997E-2</c:v>
                </c:pt>
                <c:pt idx="1813">
                  <c:v>-0.13639000000000001</c:v>
                </c:pt>
                <c:pt idx="1814">
                  <c:v>-0.16418099999999999</c:v>
                </c:pt>
                <c:pt idx="1815">
                  <c:v>-0.168548</c:v>
                </c:pt>
                <c:pt idx="1816">
                  <c:v>-0.15678500000000001</c:v>
                </c:pt>
                <c:pt idx="1817">
                  <c:v>-0.14058200000000001</c:v>
                </c:pt>
                <c:pt idx="1818">
                  <c:v>-0.108388</c:v>
                </c:pt>
                <c:pt idx="1819">
                  <c:v>-7.9575999999999994E-2</c:v>
                </c:pt>
                <c:pt idx="1820">
                  <c:v>-5.5181000000000001E-2</c:v>
                </c:pt>
                <c:pt idx="1821">
                  <c:v>-4.2571999999999999E-2</c:v>
                </c:pt>
                <c:pt idx="1822">
                  <c:v>-3.3027000000000001E-2</c:v>
                </c:pt>
                <c:pt idx="1823">
                  <c:v>-2.7722E-2</c:v>
                </c:pt>
                <c:pt idx="1824">
                  <c:v>-3.6256999999999998E-2</c:v>
                </c:pt>
                <c:pt idx="1825">
                  <c:v>-2.9721999999999998E-2</c:v>
                </c:pt>
                <c:pt idx="1826">
                  <c:v>-1.4704E-2</c:v>
                </c:pt>
                <c:pt idx="1827">
                  <c:v>-4.0749999999999996E-3</c:v>
                </c:pt>
                <c:pt idx="1828">
                  <c:v>-1.9430000000000001E-3</c:v>
                </c:pt>
                <c:pt idx="1829">
                  <c:v>-6.058E-3</c:v>
                </c:pt>
                <c:pt idx="1830">
                  <c:v>-8.0940000000000005E-3</c:v>
                </c:pt>
                <c:pt idx="1831">
                  <c:v>-9.2309999999999996E-3</c:v>
                </c:pt>
                <c:pt idx="1832">
                  <c:v>-5.0200000000000002E-3</c:v>
                </c:pt>
                <c:pt idx="1833">
                  <c:v>3.5040000000000002E-3</c:v>
                </c:pt>
                <c:pt idx="1834">
                  <c:v>6.6449999999999999E-3</c:v>
                </c:pt>
                <c:pt idx="1835">
                  <c:v>1.0874999999999999E-2</c:v>
                </c:pt>
                <c:pt idx="1836">
                  <c:v>1.5173000000000001E-2</c:v>
                </c:pt>
                <c:pt idx="1837">
                  <c:v>8.881E-3</c:v>
                </c:pt>
                <c:pt idx="1838">
                  <c:v>-6.8599999999999998E-4</c:v>
                </c:pt>
                <c:pt idx="1839">
                  <c:v>-1.6705999999999999E-2</c:v>
                </c:pt>
                <c:pt idx="1840">
                  <c:v>-3.1691999999999998E-2</c:v>
                </c:pt>
                <c:pt idx="1841">
                  <c:v>-4.5649000000000002E-2</c:v>
                </c:pt>
                <c:pt idx="1842">
                  <c:v>-5.2102999999999997E-2</c:v>
                </c:pt>
                <c:pt idx="1843">
                  <c:v>-4.4635000000000001E-2</c:v>
                </c:pt>
                <c:pt idx="1844">
                  <c:v>-3.1876000000000002E-2</c:v>
                </c:pt>
                <c:pt idx="1845">
                  <c:v>-2.0147999999999999E-2</c:v>
                </c:pt>
                <c:pt idx="1846">
                  <c:v>-1.6910999999999999E-2</c:v>
                </c:pt>
                <c:pt idx="1847">
                  <c:v>-2.3272999999999999E-2</c:v>
                </c:pt>
                <c:pt idx="1848">
                  <c:v>-2.9675E-2</c:v>
                </c:pt>
                <c:pt idx="1849">
                  <c:v>-2.8611999999999999E-2</c:v>
                </c:pt>
                <c:pt idx="1850">
                  <c:v>-2.4367E-2</c:v>
                </c:pt>
                <c:pt idx="1851">
                  <c:v>-1.6920000000000001E-2</c:v>
                </c:pt>
                <c:pt idx="1852">
                  <c:v>-1.162E-2</c:v>
                </c:pt>
                <c:pt idx="1853">
                  <c:v>-1.1596E-2</c:v>
                </c:pt>
                <c:pt idx="1854">
                  <c:v>-2.0077999999999999E-2</c:v>
                </c:pt>
                <c:pt idx="1855">
                  <c:v>-2.8566999999999999E-2</c:v>
                </c:pt>
                <c:pt idx="1856">
                  <c:v>-2.9633E-2</c:v>
                </c:pt>
                <c:pt idx="1857">
                  <c:v>-2.2297000000000001E-2</c:v>
                </c:pt>
                <c:pt idx="1858">
                  <c:v>-1.8161E-2</c:v>
                </c:pt>
                <c:pt idx="1859">
                  <c:v>-2.2411E-2</c:v>
                </c:pt>
                <c:pt idx="1860">
                  <c:v>-2.4382000000000001E-2</c:v>
                </c:pt>
                <c:pt idx="1861">
                  <c:v>-2.6398999999999999E-2</c:v>
                </c:pt>
                <c:pt idx="1862">
                  <c:v>-2.8458000000000001E-2</c:v>
                </c:pt>
                <c:pt idx="1863">
                  <c:v>-2.5253999999999999E-2</c:v>
                </c:pt>
                <c:pt idx="1864">
                  <c:v>-1.5727999999999999E-2</c:v>
                </c:pt>
                <c:pt idx="1865">
                  <c:v>-4.0460000000000001E-3</c:v>
                </c:pt>
                <c:pt idx="1866">
                  <c:v>1.197E-2</c:v>
                </c:pt>
                <c:pt idx="1867">
                  <c:v>2.4757999999999999E-2</c:v>
                </c:pt>
                <c:pt idx="1868">
                  <c:v>3.5424999999999998E-2</c:v>
                </c:pt>
                <c:pt idx="1869">
                  <c:v>4.7153E-2</c:v>
                </c:pt>
                <c:pt idx="1870">
                  <c:v>4.9195000000000003E-2</c:v>
                </c:pt>
                <c:pt idx="1871">
                  <c:v>3.9461000000000003E-2</c:v>
                </c:pt>
                <c:pt idx="1872">
                  <c:v>2.3341000000000001E-2</c:v>
                </c:pt>
                <c:pt idx="1873">
                  <c:v>6.3150000000000003E-3</c:v>
                </c:pt>
                <c:pt idx="1874">
                  <c:v>-1.1657000000000001E-2</c:v>
                </c:pt>
                <c:pt idx="1875">
                  <c:v>-2.4309000000000001E-2</c:v>
                </c:pt>
                <c:pt idx="1876">
                  <c:v>-2.6334E-2</c:v>
                </c:pt>
                <c:pt idx="1877">
                  <c:v>-1.4560999999999999E-2</c:v>
                </c:pt>
                <c:pt idx="1878">
                  <c:v>4.5469999999999998E-3</c:v>
                </c:pt>
                <c:pt idx="1879">
                  <c:v>1.8221000000000001E-2</c:v>
                </c:pt>
                <c:pt idx="1880">
                  <c:v>2.9891999999999998E-2</c:v>
                </c:pt>
                <c:pt idx="1881">
                  <c:v>2.6752999999999999E-2</c:v>
                </c:pt>
                <c:pt idx="1882">
                  <c:v>1.1922E-2</c:v>
                </c:pt>
                <c:pt idx="1883">
                  <c:v>-7.2360000000000002E-3</c:v>
                </c:pt>
                <c:pt idx="1884">
                  <c:v>-1.4645999999999999E-2</c:v>
                </c:pt>
                <c:pt idx="1885">
                  <c:v>-1.7822000000000001E-2</c:v>
                </c:pt>
                <c:pt idx="1886">
                  <c:v>-1.6861999999999999E-2</c:v>
                </c:pt>
                <c:pt idx="1887">
                  <c:v>-1.5894999999999999E-2</c:v>
                </c:pt>
                <c:pt idx="1888">
                  <c:v>-4.1570000000000001E-3</c:v>
                </c:pt>
                <c:pt idx="1889">
                  <c:v>3.3240000000000001E-3</c:v>
                </c:pt>
                <c:pt idx="1890">
                  <c:v>7.5519999999999997E-3</c:v>
                </c:pt>
                <c:pt idx="1891">
                  <c:v>3.277E-3</c:v>
                </c:pt>
                <c:pt idx="1892">
                  <c:v>-5.1659999999999996E-3</c:v>
                </c:pt>
                <c:pt idx="1893">
                  <c:v>-2.1068E-2</c:v>
                </c:pt>
                <c:pt idx="1894">
                  <c:v>-2.9534000000000001E-2</c:v>
                </c:pt>
                <c:pt idx="1895">
                  <c:v>-3.1636999999999998E-2</c:v>
                </c:pt>
                <c:pt idx="1896">
                  <c:v>-2.9564E-2</c:v>
                </c:pt>
                <c:pt idx="1897">
                  <c:v>-2.9645000000000001E-2</c:v>
                </c:pt>
                <c:pt idx="1898">
                  <c:v>-2.7559E-2</c:v>
                </c:pt>
                <c:pt idx="1899">
                  <c:v>-2.0029999999999999E-2</c:v>
                </c:pt>
                <c:pt idx="1900">
                  <c:v>-1.3646999999999999E-2</c:v>
                </c:pt>
                <c:pt idx="1901">
                  <c:v>-1.2673E-2</c:v>
                </c:pt>
                <c:pt idx="1902">
                  <c:v>-1.0618000000000001E-2</c:v>
                </c:pt>
                <c:pt idx="1903">
                  <c:v>-1.3823E-2</c:v>
                </c:pt>
                <c:pt idx="1904">
                  <c:v>-1.4775E-2</c:v>
                </c:pt>
                <c:pt idx="1905">
                  <c:v>-1.5720000000000001E-2</c:v>
                </c:pt>
                <c:pt idx="1906">
                  <c:v>-1.6806999999999999E-2</c:v>
                </c:pt>
                <c:pt idx="1907">
                  <c:v>-1.8981000000000001E-2</c:v>
                </c:pt>
                <c:pt idx="1908">
                  <c:v>-1.6892999999999998E-2</c:v>
                </c:pt>
                <c:pt idx="1909">
                  <c:v>-1.7042000000000002E-2</c:v>
                </c:pt>
                <c:pt idx="1910">
                  <c:v>-2.2499999999999999E-2</c:v>
                </c:pt>
                <c:pt idx="1911">
                  <c:v>-3.2016999999999997E-2</c:v>
                </c:pt>
                <c:pt idx="1912">
                  <c:v>-3.6125999999999998E-2</c:v>
                </c:pt>
                <c:pt idx="1913">
                  <c:v>-3.3938999999999997E-2</c:v>
                </c:pt>
                <c:pt idx="1914">
                  <c:v>-3.2904999999999997E-2</c:v>
                </c:pt>
                <c:pt idx="1915">
                  <c:v>-2.5436E-2</c:v>
                </c:pt>
                <c:pt idx="1916">
                  <c:v>-1.3691E-2</c:v>
                </c:pt>
                <c:pt idx="1917">
                  <c:v>3.3779999999999999E-3</c:v>
                </c:pt>
                <c:pt idx="1918">
                  <c:v>1.5092E-2</c:v>
                </c:pt>
                <c:pt idx="1919">
                  <c:v>1.2891E-2</c:v>
                </c:pt>
                <c:pt idx="1920">
                  <c:v>2.1779999999999998E-3</c:v>
                </c:pt>
                <c:pt idx="1921">
                  <c:v>-3.0829999999999998E-3</c:v>
                </c:pt>
                <c:pt idx="1922">
                  <c:v>-7.2579999999999997E-3</c:v>
                </c:pt>
                <c:pt idx="1923">
                  <c:v>-1.1577E-2</c:v>
                </c:pt>
                <c:pt idx="1924">
                  <c:v>-1.7062999999999998E-2</c:v>
                </c:pt>
                <c:pt idx="1925">
                  <c:v>-3.7274000000000002E-2</c:v>
                </c:pt>
                <c:pt idx="1926">
                  <c:v>-6.1445E-2</c:v>
                </c:pt>
                <c:pt idx="1927">
                  <c:v>-7.8230999999999995E-2</c:v>
                </c:pt>
                <c:pt idx="1928">
                  <c:v>-7.6153999999999999E-2</c:v>
                </c:pt>
                <c:pt idx="1929">
                  <c:v>-3.7157000000000003E-2</c:v>
                </c:pt>
                <c:pt idx="1930">
                  <c:v>-2.382E-3</c:v>
                </c:pt>
                <c:pt idx="1931">
                  <c:v>-2.2070000000000002E-3</c:v>
                </c:pt>
                <c:pt idx="1932">
                  <c:v>-9.0399999999999996E-4</c:v>
                </c:pt>
                <c:pt idx="1933">
                  <c:v>-2.9169999999999999E-3</c:v>
                </c:pt>
                <c:pt idx="1934">
                  <c:v>-7.1679999999999999E-3</c:v>
                </c:pt>
                <c:pt idx="1935">
                  <c:v>-1.8948E-2</c:v>
                </c:pt>
                <c:pt idx="1936">
                  <c:v>-2.8650999999999999E-2</c:v>
                </c:pt>
                <c:pt idx="1937">
                  <c:v>-3.9385000000000003E-2</c:v>
                </c:pt>
                <c:pt idx="1938">
                  <c:v>-4.2554000000000002E-2</c:v>
                </c:pt>
                <c:pt idx="1939">
                  <c:v>-4.1374000000000001E-2</c:v>
                </c:pt>
                <c:pt idx="1940">
                  <c:v>-3.8057000000000001E-2</c:v>
                </c:pt>
                <c:pt idx="1941">
                  <c:v>-3.2675999999999997E-2</c:v>
                </c:pt>
                <c:pt idx="1942">
                  <c:v>-2.0999E-2</c:v>
                </c:pt>
                <c:pt idx="1943">
                  <c:v>-7.26E-3</c:v>
                </c:pt>
                <c:pt idx="1944">
                  <c:v>2.212E-3</c:v>
                </c:pt>
                <c:pt idx="1945">
                  <c:v>3.2209999999999999E-3</c:v>
                </c:pt>
                <c:pt idx="1946">
                  <c:v>-1.052E-3</c:v>
                </c:pt>
                <c:pt idx="1947">
                  <c:v>-6.3629999999999997E-3</c:v>
                </c:pt>
                <c:pt idx="1948">
                  <c:v>-1.1649E-2</c:v>
                </c:pt>
                <c:pt idx="1949">
                  <c:v>-1.9082999999999999E-2</c:v>
                </c:pt>
                <c:pt idx="1950">
                  <c:v>-2.2273999999999999E-2</c:v>
                </c:pt>
                <c:pt idx="1951">
                  <c:v>-2.1166999999999998E-2</c:v>
                </c:pt>
                <c:pt idx="1952">
                  <c:v>-2.2159000000000002E-2</c:v>
                </c:pt>
                <c:pt idx="1953">
                  <c:v>-2.3185000000000001E-2</c:v>
                </c:pt>
                <c:pt idx="1954">
                  <c:v>-2.2081E-2</c:v>
                </c:pt>
                <c:pt idx="1955">
                  <c:v>-1.0378999999999999E-2</c:v>
                </c:pt>
                <c:pt idx="1956">
                  <c:v>4.4260000000000002E-3</c:v>
                </c:pt>
                <c:pt idx="1957">
                  <c:v>1.4962E-2</c:v>
                </c:pt>
                <c:pt idx="1958">
                  <c:v>1.489E-2</c:v>
                </c:pt>
                <c:pt idx="1959">
                  <c:v>5.3280000000000003E-3</c:v>
                </c:pt>
                <c:pt idx="1960">
                  <c:v>-9.5100000000000002E-4</c:v>
                </c:pt>
                <c:pt idx="1961">
                  <c:v>-7.2849999999999998E-3</c:v>
                </c:pt>
                <c:pt idx="1962">
                  <c:v>-1.2621E-2</c:v>
                </c:pt>
                <c:pt idx="1963">
                  <c:v>-1.3681E-2</c:v>
                </c:pt>
                <c:pt idx="1964">
                  <c:v>-8.3020000000000004E-3</c:v>
                </c:pt>
                <c:pt idx="1965">
                  <c:v>-8.2700000000000004E-4</c:v>
                </c:pt>
                <c:pt idx="1966">
                  <c:v>5.4869999999999997E-3</c:v>
                </c:pt>
                <c:pt idx="1967">
                  <c:v>5.45E-3</c:v>
                </c:pt>
                <c:pt idx="1968">
                  <c:v>-1.9940000000000001E-3</c:v>
                </c:pt>
                <c:pt idx="1969">
                  <c:v>-1.6832E-2</c:v>
                </c:pt>
                <c:pt idx="1970">
                  <c:v>-3.0571999999999998E-2</c:v>
                </c:pt>
                <c:pt idx="1971">
                  <c:v>-3.4859000000000001E-2</c:v>
                </c:pt>
                <c:pt idx="1972">
                  <c:v>-4.0267999999999998E-2</c:v>
                </c:pt>
                <c:pt idx="1973">
                  <c:v>-4.7843999999999998E-2</c:v>
                </c:pt>
                <c:pt idx="1974">
                  <c:v>-2.9902999999999999E-2</c:v>
                </c:pt>
                <c:pt idx="1975">
                  <c:v>-1.5004E-2</c:v>
                </c:pt>
                <c:pt idx="1976">
                  <c:v>-1.2815999999999999E-2</c:v>
                </c:pt>
                <c:pt idx="1977">
                  <c:v>-4.215E-3</c:v>
                </c:pt>
                <c:pt idx="1978">
                  <c:v>7.5389999999999997E-3</c:v>
                </c:pt>
                <c:pt idx="1979">
                  <c:v>9.6939999999999995E-3</c:v>
                </c:pt>
                <c:pt idx="1980">
                  <c:v>3.3700000000000002E-3</c:v>
                </c:pt>
                <c:pt idx="1981">
                  <c:v>-8.319E-3</c:v>
                </c:pt>
                <c:pt idx="1982">
                  <c:v>-1.5758999999999999E-2</c:v>
                </c:pt>
                <c:pt idx="1983">
                  <c:v>-2.1051E-2</c:v>
                </c:pt>
                <c:pt idx="1984">
                  <c:v>-1.8939000000000001E-2</c:v>
                </c:pt>
                <c:pt idx="1985">
                  <c:v>-1.2638999999999999E-2</c:v>
                </c:pt>
                <c:pt idx="1986">
                  <c:v>-9.9500000000000001E-4</c:v>
                </c:pt>
                <c:pt idx="1987">
                  <c:v>1.1769E-2</c:v>
                </c:pt>
                <c:pt idx="1988">
                  <c:v>2.0257000000000001E-2</c:v>
                </c:pt>
                <c:pt idx="1989">
                  <c:v>1.9231000000000002E-2</c:v>
                </c:pt>
                <c:pt idx="1990">
                  <c:v>1.2916E-2</c:v>
                </c:pt>
                <c:pt idx="1991">
                  <c:v>3.3960000000000001E-3</c:v>
                </c:pt>
                <c:pt idx="1992">
                  <c:v>-7.2680000000000002E-3</c:v>
                </c:pt>
                <c:pt idx="1993">
                  <c:v>-1.2734000000000001E-2</c:v>
                </c:pt>
                <c:pt idx="1994">
                  <c:v>-2.1298999999999998E-2</c:v>
                </c:pt>
                <c:pt idx="1995">
                  <c:v>-3.1851999999999998E-2</c:v>
                </c:pt>
                <c:pt idx="1996">
                  <c:v>-4.2424999999999997E-2</c:v>
                </c:pt>
                <c:pt idx="1997">
                  <c:v>-4.5755999999999998E-2</c:v>
                </c:pt>
                <c:pt idx="1998">
                  <c:v>-3.848E-2</c:v>
                </c:pt>
              </c:numCache>
            </c:numRef>
          </c:val>
          <c:smooth val="0"/>
          <c:extLst>
            <c:ext xmlns:c16="http://schemas.microsoft.com/office/drawing/2014/chart" uri="{C3380CC4-5D6E-409C-BE32-E72D297353CC}">
              <c16:uniqueId val="{00000000-2BF3-4F7B-824B-73CE81FF7C38}"/>
            </c:ext>
          </c:extLst>
        </c:ser>
        <c:ser>
          <c:idx val="1"/>
          <c:order val="1"/>
          <c:tx>
            <c:strRef>
              <c:f>[Simulate_raci_31_01_2018.csv]Simulate_raci_31_01_2018!$B$1</c:f>
              <c:strCache>
                <c:ptCount val="1"/>
                <c:pt idx="0">
                  <c:v>Roll_Aixs</c:v>
                </c:pt>
              </c:strCache>
            </c:strRef>
          </c:tx>
          <c:spPr>
            <a:ln w="28575" cap="rnd">
              <a:solidFill>
                <a:schemeClr val="accent2"/>
              </a:solidFill>
              <a:round/>
            </a:ln>
            <a:effectLst/>
          </c:spPr>
          <c:marker>
            <c:symbol val="none"/>
          </c:marker>
          <c:val>
            <c:numRef>
              <c:f>[Simulate_raci_31_01_2018.csv]Simulate_raci_31_01_2018!$B$2:$B$2000</c:f>
              <c:numCache>
                <c:formatCode>General</c:formatCode>
                <c:ptCount val="19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pt idx="1499">
                  <c:v>6.9644999999999999E-2</c:v>
                </c:pt>
                <c:pt idx="1500">
                  <c:v>0.13994799999999999</c:v>
                </c:pt>
                <c:pt idx="1501">
                  <c:v>0.16983300000000001</c:v>
                </c:pt>
                <c:pt idx="1502">
                  <c:v>0.17307900000000001</c:v>
                </c:pt>
                <c:pt idx="1503">
                  <c:v>0.179506</c:v>
                </c:pt>
                <c:pt idx="1504">
                  <c:v>0.17524999999999999</c:v>
                </c:pt>
                <c:pt idx="1505">
                  <c:v>0.153864</c:v>
                </c:pt>
                <c:pt idx="1506">
                  <c:v>0.13560700000000001</c:v>
                </c:pt>
                <c:pt idx="1507">
                  <c:v>0.130166</c:v>
                </c:pt>
                <c:pt idx="1508">
                  <c:v>0.143985</c:v>
                </c:pt>
                <c:pt idx="1509">
                  <c:v>0.172764</c:v>
                </c:pt>
                <c:pt idx="1510">
                  <c:v>0.18342900000000001</c:v>
                </c:pt>
                <c:pt idx="1511">
                  <c:v>0.17705099999999999</c:v>
                </c:pt>
                <c:pt idx="1512">
                  <c:v>0.153611</c:v>
                </c:pt>
                <c:pt idx="1513">
                  <c:v>0.133356</c:v>
                </c:pt>
                <c:pt idx="1514">
                  <c:v>0.13225700000000001</c:v>
                </c:pt>
                <c:pt idx="1515">
                  <c:v>0.14286799999999999</c:v>
                </c:pt>
                <c:pt idx="1516">
                  <c:v>0.15776999999999999</c:v>
                </c:pt>
                <c:pt idx="1517">
                  <c:v>0.17052800000000001</c:v>
                </c:pt>
                <c:pt idx="1518">
                  <c:v>0.15240600000000001</c:v>
                </c:pt>
                <c:pt idx="1519">
                  <c:v>0.124768</c:v>
                </c:pt>
                <c:pt idx="1520">
                  <c:v>0.102469</c:v>
                </c:pt>
                <c:pt idx="1521">
                  <c:v>8.1192E-2</c:v>
                </c:pt>
                <c:pt idx="1522">
                  <c:v>8.6593000000000003E-2</c:v>
                </c:pt>
                <c:pt idx="1523">
                  <c:v>0.123941</c:v>
                </c:pt>
                <c:pt idx="1524">
                  <c:v>0.18257999999999999</c:v>
                </c:pt>
                <c:pt idx="1525">
                  <c:v>0.15276500000000001</c:v>
                </c:pt>
                <c:pt idx="1526">
                  <c:v>1.2154999999999999E-2</c:v>
                </c:pt>
                <c:pt idx="1527">
                  <c:v>-0.110323</c:v>
                </c:pt>
                <c:pt idx="1528">
                  <c:v>-4.4234000000000002E-2</c:v>
                </c:pt>
                <c:pt idx="1529">
                  <c:v>0.17305400000000001</c:v>
                </c:pt>
                <c:pt idx="1530">
                  <c:v>0.343441</c:v>
                </c:pt>
                <c:pt idx="1531">
                  <c:v>0.36255199999999999</c:v>
                </c:pt>
                <c:pt idx="1532">
                  <c:v>0.26764500000000002</c:v>
                </c:pt>
                <c:pt idx="1533">
                  <c:v>0.17172399999999999</c:v>
                </c:pt>
                <c:pt idx="1534">
                  <c:v>0.15576400000000001</c:v>
                </c:pt>
                <c:pt idx="1535">
                  <c:v>0.22712099999999999</c:v>
                </c:pt>
                <c:pt idx="1536">
                  <c:v>0.26761499999999999</c:v>
                </c:pt>
                <c:pt idx="1537">
                  <c:v>0.21762300000000001</c:v>
                </c:pt>
                <c:pt idx="1538">
                  <c:v>0.18782799999999999</c:v>
                </c:pt>
                <c:pt idx="1539">
                  <c:v>0.16866900000000001</c:v>
                </c:pt>
                <c:pt idx="1540">
                  <c:v>0.13352700000000001</c:v>
                </c:pt>
                <c:pt idx="1541">
                  <c:v>5.1451999999999998E-2</c:v>
                </c:pt>
                <c:pt idx="1542">
                  <c:v>-0.103084</c:v>
                </c:pt>
                <c:pt idx="1543">
                  <c:v>-0.241595</c:v>
                </c:pt>
                <c:pt idx="1544">
                  <c:v>-0.31620799999999999</c:v>
                </c:pt>
                <c:pt idx="1545">
                  <c:v>-0.351437</c:v>
                </c:pt>
                <c:pt idx="1546">
                  <c:v>-0.42291200000000001</c:v>
                </c:pt>
                <c:pt idx="1547">
                  <c:v>-0.47942000000000001</c:v>
                </c:pt>
                <c:pt idx="1548">
                  <c:v>-0.459171</c:v>
                </c:pt>
                <c:pt idx="1549">
                  <c:v>-0.35791800000000001</c:v>
                </c:pt>
                <c:pt idx="1550">
                  <c:v>-0.25138899999999997</c:v>
                </c:pt>
                <c:pt idx="1551">
                  <c:v>-0.19716700000000001</c:v>
                </c:pt>
                <c:pt idx="1552">
                  <c:v>-0.23555300000000001</c:v>
                </c:pt>
                <c:pt idx="1553">
                  <c:v>-0.40494599999999997</c:v>
                </c:pt>
                <c:pt idx="1554">
                  <c:v>-0.57657199999999997</c:v>
                </c:pt>
                <c:pt idx="1555">
                  <c:v>-0.63414599999999999</c:v>
                </c:pt>
                <c:pt idx="1556">
                  <c:v>-0.65019199999999999</c:v>
                </c:pt>
                <c:pt idx="1557">
                  <c:v>-0.61503699999999994</c:v>
                </c:pt>
                <c:pt idx="1558">
                  <c:v>-0.55108199999999996</c:v>
                </c:pt>
                <c:pt idx="1559">
                  <c:v>-0.47647400000000001</c:v>
                </c:pt>
                <c:pt idx="1560">
                  <c:v>-0.445656</c:v>
                </c:pt>
                <c:pt idx="1561">
                  <c:v>-0.42233799999999999</c:v>
                </c:pt>
                <c:pt idx="1562">
                  <c:v>-0.37552200000000002</c:v>
                </c:pt>
                <c:pt idx="1563">
                  <c:v>-0.36595100000000003</c:v>
                </c:pt>
                <c:pt idx="1564">
                  <c:v>-0.346752</c:v>
                </c:pt>
                <c:pt idx="1565">
                  <c:v>-0.327569</c:v>
                </c:pt>
                <c:pt idx="1566">
                  <c:v>-0.32015700000000002</c:v>
                </c:pt>
                <c:pt idx="1567">
                  <c:v>-0.27971200000000002</c:v>
                </c:pt>
                <c:pt idx="1568">
                  <c:v>-0.21365400000000001</c:v>
                </c:pt>
                <c:pt idx="1569">
                  <c:v>-0.18268699999999999</c:v>
                </c:pt>
                <c:pt idx="1570">
                  <c:v>-0.188948</c:v>
                </c:pt>
                <c:pt idx="1571">
                  <c:v>-0.17498</c:v>
                </c:pt>
                <c:pt idx="1572">
                  <c:v>-0.13756599999999999</c:v>
                </c:pt>
                <c:pt idx="1573">
                  <c:v>-0.13209499999999999</c:v>
                </c:pt>
                <c:pt idx="1574">
                  <c:v>-0.18415500000000001</c:v>
                </c:pt>
                <c:pt idx="1575">
                  <c:v>-0.174459</c:v>
                </c:pt>
                <c:pt idx="1576">
                  <c:v>-0.12962499999999999</c:v>
                </c:pt>
                <c:pt idx="1577">
                  <c:v>-0.10821</c:v>
                </c:pt>
                <c:pt idx="1578">
                  <c:v>-9.9555000000000005E-2</c:v>
                </c:pt>
                <c:pt idx="1579">
                  <c:v>-9.2021000000000006E-2</c:v>
                </c:pt>
                <c:pt idx="1580">
                  <c:v>-7.8149999999999997E-2</c:v>
                </c:pt>
                <c:pt idx="1581">
                  <c:v>-5.5757000000000001E-2</c:v>
                </c:pt>
                <c:pt idx="1582">
                  <c:v>-4.7197999999999997E-2</c:v>
                </c:pt>
                <c:pt idx="1583">
                  <c:v>-5.2464999999999998E-2</c:v>
                </c:pt>
                <c:pt idx="1584">
                  <c:v>-3.4301999999999999E-2</c:v>
                </c:pt>
                <c:pt idx="1585">
                  <c:v>-8.6750000000000004E-3</c:v>
                </c:pt>
                <c:pt idx="1586">
                  <c:v>3.1199999999999999E-3</c:v>
                </c:pt>
                <c:pt idx="1587">
                  <c:v>5.3189999999999999E-3</c:v>
                </c:pt>
                <c:pt idx="1588">
                  <c:v>-9.5510000000000005E-3</c:v>
                </c:pt>
                <c:pt idx="1589">
                  <c:v>-2.232E-2</c:v>
                </c:pt>
                <c:pt idx="1590">
                  <c:v>-3.5094E-2</c:v>
                </c:pt>
                <c:pt idx="1591">
                  <c:v>-8.1945000000000004E-2</c:v>
                </c:pt>
                <c:pt idx="1592">
                  <c:v>-0.101144</c:v>
                </c:pt>
                <c:pt idx="1593">
                  <c:v>-4.6870000000000002E-2</c:v>
                </c:pt>
                <c:pt idx="1594">
                  <c:v>1.2769000000000001E-2</c:v>
                </c:pt>
                <c:pt idx="1595">
                  <c:v>4.2599999999999999E-2</c:v>
                </c:pt>
                <c:pt idx="1596">
                  <c:v>3.3013000000000001E-2</c:v>
                </c:pt>
                <c:pt idx="1597">
                  <c:v>7.1433999999999997E-2</c:v>
                </c:pt>
                <c:pt idx="1598">
                  <c:v>8.9575000000000002E-2</c:v>
                </c:pt>
                <c:pt idx="1599">
                  <c:v>5.0167999999999997E-2</c:v>
                </c:pt>
                <c:pt idx="1600">
                  <c:v>3.4202000000000003E-2</c:v>
                </c:pt>
                <c:pt idx="1601">
                  <c:v>5.3407999999999997E-2</c:v>
                </c:pt>
                <c:pt idx="1602">
                  <c:v>4.3887000000000002E-2</c:v>
                </c:pt>
                <c:pt idx="1603">
                  <c:v>-2.895E-3</c:v>
                </c:pt>
                <c:pt idx="1604">
                  <c:v>-5.9248000000000002E-2</c:v>
                </c:pt>
                <c:pt idx="1605">
                  <c:v>-0.103895</c:v>
                </c:pt>
                <c:pt idx="1606">
                  <c:v>-0.11022999999999999</c:v>
                </c:pt>
                <c:pt idx="1607">
                  <c:v>-6.1260000000000002E-2</c:v>
                </c:pt>
                <c:pt idx="1608">
                  <c:v>2.1725999999999999E-2</c:v>
                </c:pt>
                <c:pt idx="1609">
                  <c:v>8.8706999999999994E-2</c:v>
                </c:pt>
                <c:pt idx="1610">
                  <c:v>0.13122400000000001</c:v>
                </c:pt>
                <c:pt idx="1611">
                  <c:v>0.116302</c:v>
                </c:pt>
                <c:pt idx="1612">
                  <c:v>1.3029999999999999E-3</c:v>
                </c:pt>
                <c:pt idx="1613">
                  <c:v>-9.7716999999999998E-2</c:v>
                </c:pt>
                <c:pt idx="1614">
                  <c:v>-0.10512199999999999</c:v>
                </c:pt>
                <c:pt idx="1615">
                  <c:v>-9.0160000000000004E-2</c:v>
                </c:pt>
                <c:pt idx="1616">
                  <c:v>-8.3709000000000006E-2</c:v>
                </c:pt>
                <c:pt idx="1617">
                  <c:v>-4.2136E-2</c:v>
                </c:pt>
                <c:pt idx="1618">
                  <c:v>8.9969999999999998E-3</c:v>
                </c:pt>
                <c:pt idx="1619">
                  <c:v>1.8550000000000001E-2</c:v>
                </c:pt>
                <c:pt idx="1620">
                  <c:v>-2.7539999999999999E-3</c:v>
                </c:pt>
                <c:pt idx="1621">
                  <c:v>-3.3603000000000001E-2</c:v>
                </c:pt>
                <c:pt idx="1622">
                  <c:v>-6.9794999999999996E-2</c:v>
                </c:pt>
                <c:pt idx="1623">
                  <c:v>-0.11878</c:v>
                </c:pt>
                <c:pt idx="1624">
                  <c:v>-0.115535</c:v>
                </c:pt>
                <c:pt idx="1625">
                  <c:v>-5.5847000000000001E-2</c:v>
                </c:pt>
                <c:pt idx="1626">
                  <c:v>2.4056999999999999E-2</c:v>
                </c:pt>
                <c:pt idx="1627">
                  <c:v>6.4534999999999995E-2</c:v>
                </c:pt>
                <c:pt idx="1628">
                  <c:v>7.5225E-2</c:v>
                </c:pt>
                <c:pt idx="1629">
                  <c:v>1.8845000000000001E-2</c:v>
                </c:pt>
                <c:pt idx="1630">
                  <c:v>-7.3783000000000001E-2</c:v>
                </c:pt>
                <c:pt idx="1631">
                  <c:v>-0.102559</c:v>
                </c:pt>
                <c:pt idx="1632">
                  <c:v>-3.2358999999999999E-2</c:v>
                </c:pt>
                <c:pt idx="1633">
                  <c:v>3.6748000000000003E-2</c:v>
                </c:pt>
                <c:pt idx="1634">
                  <c:v>9.6299999999999997E-2</c:v>
                </c:pt>
                <c:pt idx="1635">
                  <c:v>0.114352</c:v>
                </c:pt>
                <c:pt idx="1636">
                  <c:v>4.8307999999999997E-2</c:v>
                </c:pt>
                <c:pt idx="1637">
                  <c:v>3.5890000000000002E-3</c:v>
                </c:pt>
                <c:pt idx="1638">
                  <c:v>-3.6822000000000001E-2</c:v>
                </c:pt>
                <c:pt idx="1639">
                  <c:v>-7.0848999999999995E-2</c:v>
                </c:pt>
                <c:pt idx="1640">
                  <c:v>-1.4376E-2</c:v>
                </c:pt>
                <c:pt idx="1641">
                  <c:v>0.12726499999999999</c:v>
                </c:pt>
                <c:pt idx="1642">
                  <c:v>0.24868499999999999</c:v>
                </c:pt>
                <c:pt idx="1643">
                  <c:v>0.28703000000000001</c:v>
                </c:pt>
                <c:pt idx="1644">
                  <c:v>0.25185800000000003</c:v>
                </c:pt>
                <c:pt idx="1645">
                  <c:v>0.22311400000000001</c:v>
                </c:pt>
                <c:pt idx="1646">
                  <c:v>0.222055</c:v>
                </c:pt>
                <c:pt idx="1647">
                  <c:v>0.24340800000000001</c:v>
                </c:pt>
                <c:pt idx="1648">
                  <c:v>0.19983600000000001</c:v>
                </c:pt>
                <c:pt idx="1649">
                  <c:v>6.0423999999999999E-2</c:v>
                </c:pt>
                <c:pt idx="1650">
                  <c:v>-3.1088000000000001E-2</c:v>
                </c:pt>
                <c:pt idx="1651">
                  <c:v>-6.5132999999999996E-2</c:v>
                </c:pt>
                <c:pt idx="1652">
                  <c:v>-6.5128000000000005E-2</c:v>
                </c:pt>
                <c:pt idx="1653">
                  <c:v>-3.3289999999999999E-3</c:v>
                </c:pt>
                <c:pt idx="1654">
                  <c:v>9.6833000000000002E-2</c:v>
                </c:pt>
                <c:pt idx="1655">
                  <c:v>0.17565</c:v>
                </c:pt>
                <c:pt idx="1656">
                  <c:v>0.20011399999999999</c:v>
                </c:pt>
                <c:pt idx="1657">
                  <c:v>0.15748899999999999</c:v>
                </c:pt>
                <c:pt idx="1658">
                  <c:v>4.9829999999999999E-2</c:v>
                </c:pt>
                <c:pt idx="1659">
                  <c:v>-5.2526999999999997E-2</c:v>
                </c:pt>
                <c:pt idx="1660">
                  <c:v>-4.1959999999999997E-2</c:v>
                </c:pt>
                <c:pt idx="1661">
                  <c:v>-3.5679000000000002E-2</c:v>
                </c:pt>
                <c:pt idx="1662">
                  <c:v>-4.6294000000000002E-2</c:v>
                </c:pt>
                <c:pt idx="1663">
                  <c:v>3.8983999999999998E-2</c:v>
                </c:pt>
                <c:pt idx="1664">
                  <c:v>0.200933</c:v>
                </c:pt>
                <c:pt idx="1665">
                  <c:v>0.32880900000000002</c:v>
                </c:pt>
                <c:pt idx="1666">
                  <c:v>0.36183700000000002</c:v>
                </c:pt>
                <c:pt idx="1667">
                  <c:v>0.35644100000000001</c:v>
                </c:pt>
                <c:pt idx="1668">
                  <c:v>0.38514300000000001</c:v>
                </c:pt>
                <c:pt idx="1669">
                  <c:v>0.37451200000000001</c:v>
                </c:pt>
                <c:pt idx="1670">
                  <c:v>0.275509</c:v>
                </c:pt>
                <c:pt idx="1671">
                  <c:v>0.121096</c:v>
                </c:pt>
                <c:pt idx="1672">
                  <c:v>-3.6484999999999997E-2</c:v>
                </c:pt>
                <c:pt idx="1673">
                  <c:v>-0.114187</c:v>
                </c:pt>
                <c:pt idx="1674">
                  <c:v>-4.4894999999999997E-2</c:v>
                </c:pt>
                <c:pt idx="1675">
                  <c:v>8.0798999999999996E-2</c:v>
                </c:pt>
                <c:pt idx="1676">
                  <c:v>0.22988600000000001</c:v>
                </c:pt>
                <c:pt idx="1677">
                  <c:v>0.320405</c:v>
                </c:pt>
                <c:pt idx="1678">
                  <c:v>0.25860699999999998</c:v>
                </c:pt>
                <c:pt idx="1679">
                  <c:v>0.120101</c:v>
                </c:pt>
                <c:pt idx="1680">
                  <c:v>4.0207E-2</c:v>
                </c:pt>
                <c:pt idx="1681">
                  <c:v>5.0740000000000004E-3</c:v>
                </c:pt>
                <c:pt idx="1682">
                  <c:v>1.6829E-2</c:v>
                </c:pt>
                <c:pt idx="1683">
                  <c:v>5.9450999999999997E-2</c:v>
                </c:pt>
                <c:pt idx="1684">
                  <c:v>6.1573000000000003E-2</c:v>
                </c:pt>
                <c:pt idx="1685">
                  <c:v>2.4254999999999999E-2</c:v>
                </c:pt>
                <c:pt idx="1686">
                  <c:v>2.6370000000000001E-2</c:v>
                </c:pt>
                <c:pt idx="1687">
                  <c:v>7.3277999999999996E-2</c:v>
                </c:pt>
                <c:pt idx="1688">
                  <c:v>0.11712400000000001</c:v>
                </c:pt>
                <c:pt idx="1689">
                  <c:v>0.10667</c:v>
                </c:pt>
                <c:pt idx="1690">
                  <c:v>1.6181999999999998E-2</c:v>
                </c:pt>
                <c:pt idx="1691">
                  <c:v>-0.17233499999999999</c:v>
                </c:pt>
                <c:pt idx="1692">
                  <c:v>-0.27879999999999999</c:v>
                </c:pt>
                <c:pt idx="1693">
                  <c:v>-0.17008899999999999</c:v>
                </c:pt>
                <c:pt idx="1694">
                  <c:v>-8.0596000000000001E-2</c:v>
                </c:pt>
                <c:pt idx="1695">
                  <c:v>-8.6978E-2</c:v>
                </c:pt>
                <c:pt idx="1696">
                  <c:v>-7.7456999999999998E-2</c:v>
                </c:pt>
                <c:pt idx="1697">
                  <c:v>-1.8952E-2</c:v>
                </c:pt>
                <c:pt idx="1698">
                  <c:v>4.6035E-2</c:v>
                </c:pt>
                <c:pt idx="1699">
                  <c:v>0.12484099999999999</c:v>
                </c:pt>
                <c:pt idx="1700">
                  <c:v>0.16956399999999999</c:v>
                </c:pt>
                <c:pt idx="1701">
                  <c:v>0.205794</c:v>
                </c:pt>
                <c:pt idx="1702">
                  <c:v>0.216498</c:v>
                </c:pt>
                <c:pt idx="1703">
                  <c:v>0.21019699999999999</c:v>
                </c:pt>
                <c:pt idx="1704">
                  <c:v>0.15270400000000001</c:v>
                </c:pt>
                <c:pt idx="1705">
                  <c:v>6.3192999999999999E-2</c:v>
                </c:pt>
                <c:pt idx="1706">
                  <c:v>1.9421999999999998E-2</c:v>
                </c:pt>
                <c:pt idx="1707">
                  <c:v>2.6759000000000002E-2</c:v>
                </c:pt>
                <c:pt idx="1708">
                  <c:v>1.5968E-2</c:v>
                </c:pt>
                <c:pt idx="1709">
                  <c:v>1.9350000000000001E-3</c:v>
                </c:pt>
                <c:pt idx="1710">
                  <c:v>2.7699999999999999E-3</c:v>
                </c:pt>
                <c:pt idx="1711">
                  <c:v>1.4679999999999999E-3</c:v>
                </c:pt>
                <c:pt idx="1712">
                  <c:v>1.1878E-2</c:v>
                </c:pt>
                <c:pt idx="1713">
                  <c:v>2.0920000000000001E-3</c:v>
                </c:pt>
                <c:pt idx="1714">
                  <c:v>-2.5781999999999999E-2</c:v>
                </c:pt>
                <c:pt idx="1715">
                  <c:v>-4.5104999999999999E-2</c:v>
                </c:pt>
                <c:pt idx="1716">
                  <c:v>-3.1370000000000002E-2</c:v>
                </c:pt>
                <c:pt idx="1717">
                  <c:v>1.6480000000000002E-2</c:v>
                </c:pt>
                <c:pt idx="1718">
                  <c:v>7.3957999999999996E-2</c:v>
                </c:pt>
                <c:pt idx="1719">
                  <c:v>0.12825300000000001</c:v>
                </c:pt>
                <c:pt idx="1720">
                  <c:v>0.14524100000000001</c:v>
                </c:pt>
                <c:pt idx="1721">
                  <c:v>9.7321000000000005E-2</c:v>
                </c:pt>
                <c:pt idx="1722">
                  <c:v>9.0970999999999996E-2</c:v>
                </c:pt>
                <c:pt idx="1723">
                  <c:v>8.8905999999999999E-2</c:v>
                </c:pt>
                <c:pt idx="1724">
                  <c:v>9.5374E-2</c:v>
                </c:pt>
                <c:pt idx="1725">
                  <c:v>0.11459900000000001</c:v>
                </c:pt>
                <c:pt idx="1726">
                  <c:v>0.118892</c:v>
                </c:pt>
                <c:pt idx="1727">
                  <c:v>9.5451999999999995E-2</c:v>
                </c:pt>
                <c:pt idx="1728">
                  <c:v>5.8141999999999999E-2</c:v>
                </c:pt>
                <c:pt idx="1729">
                  <c:v>5.7061000000000001E-2</c:v>
                </c:pt>
                <c:pt idx="1730">
                  <c:v>8.5819999999999994E-2</c:v>
                </c:pt>
                <c:pt idx="1731">
                  <c:v>9.6474000000000004E-2</c:v>
                </c:pt>
                <c:pt idx="1732">
                  <c:v>8.5820999999999995E-2</c:v>
                </c:pt>
                <c:pt idx="1733">
                  <c:v>7.7292E-2</c:v>
                </c:pt>
                <c:pt idx="1734">
                  <c:v>6.8773000000000001E-2</c:v>
                </c:pt>
                <c:pt idx="1735">
                  <c:v>6.3436999999999993E-2</c:v>
                </c:pt>
                <c:pt idx="1736">
                  <c:v>4.9575000000000001E-2</c:v>
                </c:pt>
                <c:pt idx="1737">
                  <c:v>2.1860999999999998E-2</c:v>
                </c:pt>
                <c:pt idx="1738">
                  <c:v>3.725E-3</c:v>
                </c:pt>
                <c:pt idx="1739">
                  <c:v>7.9839999999999998E-3</c:v>
                </c:pt>
                <c:pt idx="1740">
                  <c:v>2.1853999999999998E-2</c:v>
                </c:pt>
                <c:pt idx="1741">
                  <c:v>4.4253000000000001E-2</c:v>
                </c:pt>
                <c:pt idx="1742">
                  <c:v>9.1119000000000006E-2</c:v>
                </c:pt>
                <c:pt idx="1743">
                  <c:v>0.168873</c:v>
                </c:pt>
                <c:pt idx="1744">
                  <c:v>0.272179</c:v>
                </c:pt>
                <c:pt idx="1745">
                  <c:v>0.27641100000000002</c:v>
                </c:pt>
                <c:pt idx="1746">
                  <c:v>0.12196700000000001</c:v>
                </c:pt>
                <c:pt idx="1747">
                  <c:v>-3.9976999999999999E-2</c:v>
                </c:pt>
                <c:pt idx="1748">
                  <c:v>-0.107153</c:v>
                </c:pt>
                <c:pt idx="1749">
                  <c:v>-8.1569999999999993E-3</c:v>
                </c:pt>
                <c:pt idx="1750">
                  <c:v>0.1666</c:v>
                </c:pt>
                <c:pt idx="1751">
                  <c:v>0.25195699999999999</c:v>
                </c:pt>
                <c:pt idx="1752">
                  <c:v>0.11461</c:v>
                </c:pt>
                <c:pt idx="1753">
                  <c:v>-4.6295999999999997E-2</c:v>
                </c:pt>
                <c:pt idx="1754">
                  <c:v>-0.11874999999999999</c:v>
                </c:pt>
                <c:pt idx="1755">
                  <c:v>-0.117685</c:v>
                </c:pt>
                <c:pt idx="1756">
                  <c:v>-0.123032</c:v>
                </c:pt>
                <c:pt idx="1757">
                  <c:v>-0.117732</c:v>
                </c:pt>
                <c:pt idx="1758">
                  <c:v>-0.128412</c:v>
                </c:pt>
                <c:pt idx="1759">
                  <c:v>-0.13908000000000001</c:v>
                </c:pt>
                <c:pt idx="1760">
                  <c:v>-0.13483999999999999</c:v>
                </c:pt>
                <c:pt idx="1761">
                  <c:v>-0.123136</c:v>
                </c:pt>
                <c:pt idx="1762">
                  <c:v>-8.2656999999999994E-2</c:v>
                </c:pt>
                <c:pt idx="1763">
                  <c:v>-3.8948000000000003E-2</c:v>
                </c:pt>
                <c:pt idx="1764">
                  <c:v>5.8019999999999999E-3</c:v>
                </c:pt>
                <c:pt idx="1765">
                  <c:v>1.967E-2</c:v>
                </c:pt>
                <c:pt idx="1766">
                  <c:v>-2.7185999999999998E-2</c:v>
                </c:pt>
                <c:pt idx="1767">
                  <c:v>-8.5780999999999996E-2</c:v>
                </c:pt>
                <c:pt idx="1768">
                  <c:v>-0.150758</c:v>
                </c:pt>
                <c:pt idx="1769">
                  <c:v>-0.17635700000000001</c:v>
                </c:pt>
                <c:pt idx="1770">
                  <c:v>-0.16575100000000001</c:v>
                </c:pt>
                <c:pt idx="1771">
                  <c:v>-0.14443700000000001</c:v>
                </c:pt>
                <c:pt idx="1772">
                  <c:v>-0.10714799999999999</c:v>
                </c:pt>
                <c:pt idx="1773">
                  <c:v>-5.1744999999999999E-2</c:v>
                </c:pt>
                <c:pt idx="1774">
                  <c:v>-3.3658E-2</c:v>
                </c:pt>
                <c:pt idx="1775">
                  <c:v>-4.1194000000000001E-2</c:v>
                </c:pt>
                <c:pt idx="1776">
                  <c:v>-2.4211E-2</c:v>
                </c:pt>
                <c:pt idx="1777">
                  <c:v>5.1388000000000003E-2</c:v>
                </c:pt>
                <c:pt idx="1778">
                  <c:v>0.128077</c:v>
                </c:pt>
                <c:pt idx="1779">
                  <c:v>8.4473999999999994E-2</c:v>
                </c:pt>
                <c:pt idx="1780">
                  <c:v>-1.0286999999999999E-2</c:v>
                </c:pt>
                <c:pt idx="1781">
                  <c:v>-6.3524999999999998E-2</c:v>
                </c:pt>
                <c:pt idx="1782">
                  <c:v>-6.5666000000000002E-2</c:v>
                </c:pt>
                <c:pt idx="1783">
                  <c:v>-8.3769999999999997E-2</c:v>
                </c:pt>
                <c:pt idx="1784">
                  <c:v>-0.11575000000000001</c:v>
                </c:pt>
                <c:pt idx="1785">
                  <c:v>-0.110446</c:v>
                </c:pt>
                <c:pt idx="1786">
                  <c:v>-3.0544999999999999E-2</c:v>
                </c:pt>
                <c:pt idx="1787">
                  <c:v>1.8439000000000001E-2</c:v>
                </c:pt>
                <c:pt idx="1788">
                  <c:v>3.3345E-2</c:v>
                </c:pt>
                <c:pt idx="1789">
                  <c:v>4.8284000000000001E-2</c:v>
                </c:pt>
                <c:pt idx="1790">
                  <c:v>6.3231999999999997E-2</c:v>
                </c:pt>
                <c:pt idx="1791">
                  <c:v>8.1397999999999998E-2</c:v>
                </c:pt>
                <c:pt idx="1792">
                  <c:v>0.114463</c:v>
                </c:pt>
                <c:pt idx="1793">
                  <c:v>0.12942400000000001</c:v>
                </c:pt>
                <c:pt idx="1794">
                  <c:v>0.149732</c:v>
                </c:pt>
                <c:pt idx="1795">
                  <c:v>0.142342</c:v>
                </c:pt>
                <c:pt idx="1796">
                  <c:v>0.13491400000000001</c:v>
                </c:pt>
                <c:pt idx="1797">
                  <c:v>0.12535399999999999</c:v>
                </c:pt>
                <c:pt idx="1798">
                  <c:v>7.8506999999999993E-2</c:v>
                </c:pt>
                <c:pt idx="1799">
                  <c:v>2.7366000000000001E-2</c:v>
                </c:pt>
                <c:pt idx="1800">
                  <c:v>7.1190000000000003E-3</c:v>
                </c:pt>
                <c:pt idx="1801">
                  <c:v>1.9959000000000001E-2</c:v>
                </c:pt>
                <c:pt idx="1802">
                  <c:v>3.9177999999999998E-2</c:v>
                </c:pt>
                <c:pt idx="1803">
                  <c:v>4.2384999999999999E-2</c:v>
                </c:pt>
                <c:pt idx="1804">
                  <c:v>2.5378999999999999E-2</c:v>
                </c:pt>
                <c:pt idx="1805">
                  <c:v>1.0513E-2</c:v>
                </c:pt>
                <c:pt idx="1806">
                  <c:v>1.4795000000000001E-2</c:v>
                </c:pt>
                <c:pt idx="1807">
                  <c:v>1.4814000000000001E-2</c:v>
                </c:pt>
                <c:pt idx="1808">
                  <c:v>1.1639E-2</c:v>
                </c:pt>
                <c:pt idx="1809">
                  <c:v>1.5918999999999999E-2</c:v>
                </c:pt>
                <c:pt idx="1810">
                  <c:v>1.9109000000000001E-2</c:v>
                </c:pt>
                <c:pt idx="1811">
                  <c:v>5.2490000000000002E-3</c:v>
                </c:pt>
                <c:pt idx="1812">
                  <c:v>2.0330000000000001E-3</c:v>
                </c:pt>
                <c:pt idx="1813">
                  <c:v>5.1999999999999998E-3</c:v>
                </c:pt>
                <c:pt idx="1814">
                  <c:v>1.2655E-2</c:v>
                </c:pt>
                <c:pt idx="1815">
                  <c:v>2.6516000000000001E-2</c:v>
                </c:pt>
                <c:pt idx="1816">
                  <c:v>2.2256000000000001E-2</c:v>
                </c:pt>
                <c:pt idx="1817">
                  <c:v>-1.5032E-2</c:v>
                </c:pt>
                <c:pt idx="1818">
                  <c:v>-5.8689999999999999E-2</c:v>
                </c:pt>
                <c:pt idx="1819">
                  <c:v>-6.6125000000000003E-2</c:v>
                </c:pt>
                <c:pt idx="1820">
                  <c:v>-4.2667999999999998E-2</c:v>
                </c:pt>
                <c:pt idx="1821">
                  <c:v>-1.3878E-2</c:v>
                </c:pt>
                <c:pt idx="1822">
                  <c:v>-5.3460000000000001E-3</c:v>
                </c:pt>
                <c:pt idx="1823">
                  <c:v>1.047E-3</c:v>
                </c:pt>
                <c:pt idx="1824">
                  <c:v>4.2339999999999999E-3</c:v>
                </c:pt>
                <c:pt idx="1825">
                  <c:v>-1.602E-2</c:v>
                </c:pt>
                <c:pt idx="1826">
                  <c:v>-2.5617000000000001E-2</c:v>
                </c:pt>
                <c:pt idx="1827">
                  <c:v>-1.2840000000000001E-2</c:v>
                </c:pt>
                <c:pt idx="1828">
                  <c:v>-1.2838E-2</c:v>
                </c:pt>
                <c:pt idx="1829">
                  <c:v>-4.2671000000000001E-2</c:v>
                </c:pt>
                <c:pt idx="1830">
                  <c:v>-6.8228999999999998E-2</c:v>
                </c:pt>
                <c:pt idx="1831">
                  <c:v>-6.3947000000000004E-2</c:v>
                </c:pt>
                <c:pt idx="1832">
                  <c:v>-5.4354E-2</c:v>
                </c:pt>
                <c:pt idx="1833">
                  <c:v>-5.1157000000000001E-2</c:v>
                </c:pt>
                <c:pt idx="1834">
                  <c:v>-3.5184E-2</c:v>
                </c:pt>
                <c:pt idx="1835">
                  <c:v>-2.5597999999999999E-2</c:v>
                </c:pt>
                <c:pt idx="1836">
                  <c:v>-2.8799000000000002E-2</c:v>
                </c:pt>
                <c:pt idx="1837">
                  <c:v>-4.3730999999999999E-2</c:v>
                </c:pt>
                <c:pt idx="1838">
                  <c:v>-4.9064000000000003E-2</c:v>
                </c:pt>
                <c:pt idx="1839">
                  <c:v>-4.4810000000000003E-2</c:v>
                </c:pt>
                <c:pt idx="1840">
                  <c:v>-3.5226E-2</c:v>
                </c:pt>
                <c:pt idx="1841">
                  <c:v>-1.9245999999999999E-2</c:v>
                </c:pt>
                <c:pt idx="1842">
                  <c:v>-1.0721E-2</c:v>
                </c:pt>
                <c:pt idx="1843">
                  <c:v>-9.6559999999999997E-3</c:v>
                </c:pt>
                <c:pt idx="1844">
                  <c:v>-3.2539999999999999E-3</c:v>
                </c:pt>
                <c:pt idx="1845">
                  <c:v>-5.8E-5</c:v>
                </c:pt>
                <c:pt idx="1846">
                  <c:v>-9.6399999999999993E-3</c:v>
                </c:pt>
                <c:pt idx="1847">
                  <c:v>-1.9227000000000001E-2</c:v>
                </c:pt>
                <c:pt idx="1848">
                  <c:v>-1.9229E-2</c:v>
                </c:pt>
                <c:pt idx="1849">
                  <c:v>-1.7100000000000001E-2</c:v>
                </c:pt>
                <c:pt idx="1850">
                  <c:v>-1.6027E-2</c:v>
                </c:pt>
                <c:pt idx="1851">
                  <c:v>-1.1762999999999999E-2</c:v>
                </c:pt>
                <c:pt idx="1852">
                  <c:v>-4.3039999999999997E-3</c:v>
                </c:pt>
                <c:pt idx="1853">
                  <c:v>-5.378E-3</c:v>
                </c:pt>
                <c:pt idx="1854">
                  <c:v>-1.6034E-2</c:v>
                </c:pt>
                <c:pt idx="1855">
                  <c:v>-3.2002999999999997E-2</c:v>
                </c:pt>
                <c:pt idx="1856">
                  <c:v>-3.7319999999999999E-2</c:v>
                </c:pt>
                <c:pt idx="1857">
                  <c:v>-1.3873E-2</c:v>
                </c:pt>
                <c:pt idx="1858">
                  <c:v>1.7014999999999999E-2</c:v>
                </c:pt>
                <c:pt idx="1859">
                  <c:v>2.2322000000000002E-2</c:v>
                </c:pt>
                <c:pt idx="1860">
                  <c:v>-7.515E-3</c:v>
                </c:pt>
                <c:pt idx="1861">
                  <c:v>-3.3079999999999998E-2</c:v>
                </c:pt>
                <c:pt idx="1862">
                  <c:v>-4.6933000000000002E-2</c:v>
                </c:pt>
                <c:pt idx="1863">
                  <c:v>-4.6933000000000002E-2</c:v>
                </c:pt>
                <c:pt idx="1864">
                  <c:v>-3.3078000000000003E-2</c:v>
                </c:pt>
                <c:pt idx="1865">
                  <c:v>-2.0294E-2</c:v>
                </c:pt>
                <c:pt idx="1866">
                  <c:v>-1.8166999999999999E-2</c:v>
                </c:pt>
                <c:pt idx="1867">
                  <c:v>-1.9220000000000001E-2</c:v>
                </c:pt>
                <c:pt idx="1868">
                  <c:v>-2.2405000000000001E-2</c:v>
                </c:pt>
                <c:pt idx="1869">
                  <c:v>-2.3462E-2</c:v>
                </c:pt>
                <c:pt idx="1870">
                  <c:v>-8.5389999999999997E-3</c:v>
                </c:pt>
                <c:pt idx="1871">
                  <c:v>2.1281999999999999E-2</c:v>
                </c:pt>
                <c:pt idx="1872">
                  <c:v>4.7904000000000002E-2</c:v>
                </c:pt>
                <c:pt idx="1873">
                  <c:v>3.8311999999999999E-2</c:v>
                </c:pt>
                <c:pt idx="1874">
                  <c:v>-3.2260000000000001E-3</c:v>
                </c:pt>
                <c:pt idx="1875">
                  <c:v>-4.5818999999999999E-2</c:v>
                </c:pt>
                <c:pt idx="1876">
                  <c:v>-7.3507000000000003E-2</c:v>
                </c:pt>
                <c:pt idx="1877">
                  <c:v>-7.9897999999999997E-2</c:v>
                </c:pt>
                <c:pt idx="1878">
                  <c:v>-5.4336000000000002E-2</c:v>
                </c:pt>
                <c:pt idx="1879">
                  <c:v>-5.3449999999999999E-3</c:v>
                </c:pt>
                <c:pt idx="1880">
                  <c:v>1.9139E-2</c:v>
                </c:pt>
                <c:pt idx="1881">
                  <c:v>1.4859000000000001E-2</c:v>
                </c:pt>
                <c:pt idx="1882">
                  <c:v>-7.3999999999999996E-5</c:v>
                </c:pt>
                <c:pt idx="1883">
                  <c:v>-9.6679999999999995E-3</c:v>
                </c:pt>
                <c:pt idx="1884">
                  <c:v>-2.5641000000000001E-2</c:v>
                </c:pt>
                <c:pt idx="1885">
                  <c:v>-3.4158000000000001E-2</c:v>
                </c:pt>
                <c:pt idx="1886">
                  <c:v>-2.1354999999999999E-2</c:v>
                </c:pt>
                <c:pt idx="1887">
                  <c:v>-8.5550000000000001E-3</c:v>
                </c:pt>
                <c:pt idx="1888">
                  <c:v>-1.7058E-2</c:v>
                </c:pt>
                <c:pt idx="1889">
                  <c:v>-2.6629E-2</c:v>
                </c:pt>
                <c:pt idx="1890">
                  <c:v>-1.9168999999999999E-2</c:v>
                </c:pt>
                <c:pt idx="1891">
                  <c:v>-1.2789E-2</c:v>
                </c:pt>
                <c:pt idx="1892">
                  <c:v>-1.8145000000000001E-2</c:v>
                </c:pt>
                <c:pt idx="1893">
                  <c:v>-2.6698E-2</c:v>
                </c:pt>
                <c:pt idx="1894">
                  <c:v>-3.9488000000000002E-2</c:v>
                </c:pt>
                <c:pt idx="1895">
                  <c:v>-4.2689999999999999E-2</c:v>
                </c:pt>
                <c:pt idx="1896">
                  <c:v>-2.7779999999999999E-2</c:v>
                </c:pt>
                <c:pt idx="1897">
                  <c:v>-1.0736000000000001E-2</c:v>
                </c:pt>
                <c:pt idx="1898">
                  <c:v>-6.463E-3</c:v>
                </c:pt>
                <c:pt idx="1899">
                  <c:v>-2.3496E-2</c:v>
                </c:pt>
                <c:pt idx="1900">
                  <c:v>-2.7739E-2</c:v>
                </c:pt>
                <c:pt idx="1901">
                  <c:v>-1.3879000000000001E-2</c:v>
                </c:pt>
                <c:pt idx="1902">
                  <c:v>1.039E-3</c:v>
                </c:pt>
                <c:pt idx="1903">
                  <c:v>-2.4000000000000001E-5</c:v>
                </c:pt>
                <c:pt idx="1904">
                  <c:v>-2.1335E-2</c:v>
                </c:pt>
                <c:pt idx="1905">
                  <c:v>-3.7333999999999999E-2</c:v>
                </c:pt>
                <c:pt idx="1906">
                  <c:v>-2.8819999999999998E-2</c:v>
                </c:pt>
                <c:pt idx="1907">
                  <c:v>-1.6046999999999999E-2</c:v>
                </c:pt>
                <c:pt idx="1908">
                  <c:v>-5.3949999999999996E-3</c:v>
                </c:pt>
                <c:pt idx="1909">
                  <c:v>1.9119000000000001E-2</c:v>
                </c:pt>
                <c:pt idx="1910">
                  <c:v>3.2989999999999998E-2</c:v>
                </c:pt>
                <c:pt idx="1911">
                  <c:v>1.1689E-2</c:v>
                </c:pt>
                <c:pt idx="1912">
                  <c:v>-2.3463000000000001E-2</c:v>
                </c:pt>
                <c:pt idx="1913">
                  <c:v>-3.5179000000000002E-2</c:v>
                </c:pt>
                <c:pt idx="1914">
                  <c:v>-2.5596000000000001E-2</c:v>
                </c:pt>
                <c:pt idx="1915">
                  <c:v>-1.8152999999999999E-2</c:v>
                </c:pt>
                <c:pt idx="1916">
                  <c:v>-1.7089E-2</c:v>
                </c:pt>
                <c:pt idx="1917">
                  <c:v>-2.4525000000000002E-2</c:v>
                </c:pt>
                <c:pt idx="1918">
                  <c:v>-2.6638999999999999E-2</c:v>
                </c:pt>
                <c:pt idx="1919">
                  <c:v>-1.0664E-2</c:v>
                </c:pt>
                <c:pt idx="1920">
                  <c:v>1.0460000000000001E-3</c:v>
                </c:pt>
                <c:pt idx="1921">
                  <c:v>-1.0682000000000001E-2</c:v>
                </c:pt>
                <c:pt idx="1922">
                  <c:v>-2.2415999999999998E-2</c:v>
                </c:pt>
                <c:pt idx="1923">
                  <c:v>-6.9999999999999994E-5</c:v>
                </c:pt>
                <c:pt idx="1924">
                  <c:v>3.2948999999999999E-2</c:v>
                </c:pt>
                <c:pt idx="1925">
                  <c:v>2.3349000000000002E-2</c:v>
                </c:pt>
                <c:pt idx="1926">
                  <c:v>-4.5916999999999999E-2</c:v>
                </c:pt>
                <c:pt idx="1927">
                  <c:v>-0.108767</c:v>
                </c:pt>
                <c:pt idx="1928">
                  <c:v>-0.1013</c:v>
                </c:pt>
                <c:pt idx="1929">
                  <c:v>-6.4669999999999997E-3</c:v>
                </c:pt>
                <c:pt idx="1930">
                  <c:v>7.0271E-2</c:v>
                </c:pt>
                <c:pt idx="1931">
                  <c:v>2.6609000000000001E-2</c:v>
                </c:pt>
                <c:pt idx="1932">
                  <c:v>-1.9205E-2</c:v>
                </c:pt>
                <c:pt idx="1933">
                  <c:v>-4.1582000000000001E-2</c:v>
                </c:pt>
                <c:pt idx="1934">
                  <c:v>-4.6906999999999997E-2</c:v>
                </c:pt>
                <c:pt idx="1935">
                  <c:v>-3.6260000000000001E-2</c:v>
                </c:pt>
                <c:pt idx="1936">
                  <c:v>-1.1769E-2</c:v>
                </c:pt>
                <c:pt idx="1937">
                  <c:v>8.4550000000000007E-3</c:v>
                </c:pt>
                <c:pt idx="1938">
                  <c:v>6.3140000000000002E-3</c:v>
                </c:pt>
                <c:pt idx="1939">
                  <c:v>-1.4995E-2</c:v>
                </c:pt>
                <c:pt idx="1940">
                  <c:v>-3.7368999999999999E-2</c:v>
                </c:pt>
                <c:pt idx="1941">
                  <c:v>-4.1639000000000002E-2</c:v>
                </c:pt>
                <c:pt idx="1942">
                  <c:v>-2.7789999999999999E-2</c:v>
                </c:pt>
                <c:pt idx="1943">
                  <c:v>-8.5939999999999992E-3</c:v>
                </c:pt>
                <c:pt idx="1944">
                  <c:v>3.1570000000000001E-3</c:v>
                </c:pt>
                <c:pt idx="1945">
                  <c:v>3.1819999999999999E-3</c:v>
                </c:pt>
                <c:pt idx="1946">
                  <c:v>-4.2589999999999998E-3</c:v>
                </c:pt>
                <c:pt idx="1947">
                  <c:v>-1.0649E-2</c:v>
                </c:pt>
                <c:pt idx="1948">
                  <c:v>-1.7049999999999999E-2</c:v>
                </c:pt>
                <c:pt idx="1949">
                  <c:v>-1.6004000000000001E-2</c:v>
                </c:pt>
                <c:pt idx="1950">
                  <c:v>-1.0692999999999999E-2</c:v>
                </c:pt>
                <c:pt idx="1951">
                  <c:v>-1.3899E-2</c:v>
                </c:pt>
                <c:pt idx="1952">
                  <c:v>-2.6688E-2</c:v>
                </c:pt>
                <c:pt idx="1953">
                  <c:v>-3.5210999999999999E-2</c:v>
                </c:pt>
                <c:pt idx="1954">
                  <c:v>-4.0542000000000002E-2</c:v>
                </c:pt>
                <c:pt idx="1955">
                  <c:v>-3.7335E-2</c:v>
                </c:pt>
                <c:pt idx="1956">
                  <c:v>-1.8138000000000001E-2</c:v>
                </c:pt>
                <c:pt idx="1957">
                  <c:v>2.1199999999999999E-3</c:v>
                </c:pt>
                <c:pt idx="1958">
                  <c:v>1.0656000000000001E-2</c:v>
                </c:pt>
                <c:pt idx="1959">
                  <c:v>-1.059E-3</c:v>
                </c:pt>
                <c:pt idx="1960">
                  <c:v>-2.5564E-2</c:v>
                </c:pt>
                <c:pt idx="1961">
                  <c:v>-3.3036999999999997E-2</c:v>
                </c:pt>
                <c:pt idx="1962">
                  <c:v>-2.8785000000000002E-2</c:v>
                </c:pt>
                <c:pt idx="1963">
                  <c:v>-2.4535000000000001E-2</c:v>
                </c:pt>
                <c:pt idx="1964">
                  <c:v>-2.9867999999999999E-2</c:v>
                </c:pt>
                <c:pt idx="1965">
                  <c:v>-2.8805999999999998E-2</c:v>
                </c:pt>
                <c:pt idx="1966">
                  <c:v>-1.1757E-2</c:v>
                </c:pt>
                <c:pt idx="1967">
                  <c:v>-4.6999999999999997E-5</c:v>
                </c:pt>
                <c:pt idx="1968">
                  <c:v>-7.5009999999999999E-3</c:v>
                </c:pt>
                <c:pt idx="1969">
                  <c:v>-3.3063000000000002E-2</c:v>
                </c:pt>
                <c:pt idx="1970">
                  <c:v>-5.8637000000000002E-2</c:v>
                </c:pt>
                <c:pt idx="1971">
                  <c:v>-5.2250999999999999E-2</c:v>
                </c:pt>
                <c:pt idx="1972">
                  <c:v>-2.3517E-2</c:v>
                </c:pt>
                <c:pt idx="1973">
                  <c:v>1.6926E-2</c:v>
                </c:pt>
                <c:pt idx="1974">
                  <c:v>4.8908E-2</c:v>
                </c:pt>
                <c:pt idx="1975">
                  <c:v>3.6171000000000002E-2</c:v>
                </c:pt>
                <c:pt idx="1976">
                  <c:v>4.254E-3</c:v>
                </c:pt>
                <c:pt idx="1977">
                  <c:v>-1.2781000000000001E-2</c:v>
                </c:pt>
                <c:pt idx="1978">
                  <c:v>-1.3847999999999999E-2</c:v>
                </c:pt>
                <c:pt idx="1979">
                  <c:v>-1.0666999999999999E-2</c:v>
                </c:pt>
                <c:pt idx="1980">
                  <c:v>-1.4954E-2</c:v>
                </c:pt>
                <c:pt idx="1981">
                  <c:v>-1.2851E-2</c:v>
                </c:pt>
                <c:pt idx="1982">
                  <c:v>-1.1802E-2</c:v>
                </c:pt>
                <c:pt idx="1983">
                  <c:v>-1.8200000000000001E-2</c:v>
                </c:pt>
                <c:pt idx="1984">
                  <c:v>-1.8190000000000001E-2</c:v>
                </c:pt>
                <c:pt idx="1985">
                  <c:v>-7.5139999999999998E-3</c:v>
                </c:pt>
                <c:pt idx="1986">
                  <c:v>-3.0000000000000001E-5</c:v>
                </c:pt>
                <c:pt idx="1987">
                  <c:v>-1.0000000000000001E-5</c:v>
                </c:pt>
                <c:pt idx="1988">
                  <c:v>1.2999999999999999E-5</c:v>
                </c:pt>
                <c:pt idx="1989">
                  <c:v>-1.3826E-2</c:v>
                </c:pt>
                <c:pt idx="1990">
                  <c:v>-3.7253000000000001E-2</c:v>
                </c:pt>
                <c:pt idx="1991">
                  <c:v>-4.5796000000000003E-2</c:v>
                </c:pt>
                <c:pt idx="1992">
                  <c:v>-3.517E-2</c:v>
                </c:pt>
                <c:pt idx="1993">
                  <c:v>3.1570000000000001E-3</c:v>
                </c:pt>
                <c:pt idx="1994">
                  <c:v>2.3366999999999999E-2</c:v>
                </c:pt>
                <c:pt idx="1995">
                  <c:v>5.241E-3</c:v>
                </c:pt>
                <c:pt idx="1996">
                  <c:v>-3.3080000000000002E-3</c:v>
                </c:pt>
                <c:pt idx="1997">
                  <c:v>3.2892999999999999E-2</c:v>
                </c:pt>
                <c:pt idx="1998">
                  <c:v>7.9754000000000005E-2</c:v>
                </c:pt>
              </c:numCache>
            </c:numRef>
          </c:val>
          <c:smooth val="0"/>
          <c:extLst>
            <c:ext xmlns:c16="http://schemas.microsoft.com/office/drawing/2014/chart" uri="{C3380CC4-5D6E-409C-BE32-E72D297353CC}">
              <c16:uniqueId val="{00000001-2BF3-4F7B-824B-73CE81FF7C38}"/>
            </c:ext>
          </c:extLst>
        </c:ser>
        <c:ser>
          <c:idx val="2"/>
          <c:order val="2"/>
          <c:tx>
            <c:strRef>
              <c:f>[Simulate_raci_31_01_2018.csv]Simulate_raci_31_01_2018!$C$1</c:f>
              <c:strCache>
                <c:ptCount val="1"/>
                <c:pt idx="0">
                  <c:v>Yaw_Axis</c:v>
                </c:pt>
              </c:strCache>
            </c:strRef>
          </c:tx>
          <c:spPr>
            <a:ln w="28575" cap="rnd">
              <a:solidFill>
                <a:schemeClr val="accent3"/>
              </a:solidFill>
              <a:round/>
            </a:ln>
            <a:effectLst/>
          </c:spPr>
          <c:marker>
            <c:symbol val="none"/>
          </c:marker>
          <c:val>
            <c:numRef>
              <c:f>[Simulate_raci_31_01_2018.csv]Simulate_raci_31_01_2018!$C$2:$C$2000</c:f>
              <c:numCache>
                <c:formatCode>General</c:formatCode>
                <c:ptCount val="19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pt idx="1499">
                  <c:v>-1.3468000000000001E-2</c:v>
                </c:pt>
                <c:pt idx="1500">
                  <c:v>-7.4380000000000002E-3</c:v>
                </c:pt>
                <c:pt idx="1501">
                  <c:v>1.494E-2</c:v>
                </c:pt>
                <c:pt idx="1502">
                  <c:v>3.5223999999999998E-2</c:v>
                </c:pt>
                <c:pt idx="1503">
                  <c:v>5.7457000000000001E-2</c:v>
                </c:pt>
                <c:pt idx="1504">
                  <c:v>7.1099999999999997E-2</c:v>
                </c:pt>
                <c:pt idx="1505">
                  <c:v>5.4765000000000001E-2</c:v>
                </c:pt>
                <c:pt idx="1506">
                  <c:v>1.1703E-2</c:v>
                </c:pt>
                <c:pt idx="1507">
                  <c:v>-2.2738999999999999E-2</c:v>
                </c:pt>
                <c:pt idx="1508">
                  <c:v>-2.3036000000000001E-2</c:v>
                </c:pt>
                <c:pt idx="1509">
                  <c:v>-4.1710000000000002E-3</c:v>
                </c:pt>
                <c:pt idx="1510">
                  <c:v>1.0534999999999999E-2</c:v>
                </c:pt>
                <c:pt idx="1511">
                  <c:v>2.2169000000000001E-2</c:v>
                </c:pt>
                <c:pt idx="1512">
                  <c:v>2.0104E-2</c:v>
                </c:pt>
                <c:pt idx="1513">
                  <c:v>7.489E-3</c:v>
                </c:pt>
                <c:pt idx="1514">
                  <c:v>-9.5169999999999994E-3</c:v>
                </c:pt>
                <c:pt idx="1515">
                  <c:v>-2.6634000000000001E-2</c:v>
                </c:pt>
                <c:pt idx="1516">
                  <c:v>-2.6783000000000001E-2</c:v>
                </c:pt>
                <c:pt idx="1517">
                  <c:v>-2.7040999999999999E-2</c:v>
                </c:pt>
                <c:pt idx="1518">
                  <c:v>-2.7106000000000002E-2</c:v>
                </c:pt>
                <c:pt idx="1519">
                  <c:v>-3.5239999999999998E-3</c:v>
                </c:pt>
                <c:pt idx="1520">
                  <c:v>2.6425000000000001E-2</c:v>
                </c:pt>
                <c:pt idx="1521">
                  <c:v>4.2410000000000003E-2</c:v>
                </c:pt>
                <c:pt idx="1522">
                  <c:v>6.6045999999999994E-2</c:v>
                </c:pt>
                <c:pt idx="1523">
                  <c:v>7.9051999999999997E-2</c:v>
                </c:pt>
                <c:pt idx="1524">
                  <c:v>8.6643999999999999E-2</c:v>
                </c:pt>
                <c:pt idx="1525">
                  <c:v>8.0574000000000007E-2</c:v>
                </c:pt>
                <c:pt idx="1526">
                  <c:v>7.3690000000000005E-2</c:v>
                </c:pt>
                <c:pt idx="1527">
                  <c:v>7.5317999999999996E-2</c:v>
                </c:pt>
                <c:pt idx="1528">
                  <c:v>8.4925E-2</c:v>
                </c:pt>
                <c:pt idx="1529">
                  <c:v>6.8422999999999998E-2</c:v>
                </c:pt>
                <c:pt idx="1530">
                  <c:v>3.9257E-2</c:v>
                </c:pt>
                <c:pt idx="1531">
                  <c:v>1.4607999999999999E-2</c:v>
                </c:pt>
                <c:pt idx="1532">
                  <c:v>-4.8170000000000001E-3</c:v>
                </c:pt>
                <c:pt idx="1533">
                  <c:v>6.5100000000000002E-3</c:v>
                </c:pt>
                <c:pt idx="1534">
                  <c:v>4.7461000000000003E-2</c:v>
                </c:pt>
                <c:pt idx="1535">
                  <c:v>7.9503000000000004E-2</c:v>
                </c:pt>
                <c:pt idx="1536">
                  <c:v>0.118162</c:v>
                </c:pt>
                <c:pt idx="1537">
                  <c:v>0.168072</c:v>
                </c:pt>
                <c:pt idx="1538">
                  <c:v>0.189329</c:v>
                </c:pt>
                <c:pt idx="1539">
                  <c:v>0.201012</c:v>
                </c:pt>
                <c:pt idx="1540">
                  <c:v>0.213751</c:v>
                </c:pt>
                <c:pt idx="1541">
                  <c:v>0.21144399999999999</c:v>
                </c:pt>
                <c:pt idx="1542">
                  <c:v>0.207034</c:v>
                </c:pt>
                <c:pt idx="1543">
                  <c:v>0.22389200000000001</c:v>
                </c:pt>
                <c:pt idx="1544">
                  <c:v>0.23414199999999999</c:v>
                </c:pt>
                <c:pt idx="1545">
                  <c:v>0.23042199999999999</c:v>
                </c:pt>
                <c:pt idx="1546">
                  <c:v>0.202543</c:v>
                </c:pt>
                <c:pt idx="1547">
                  <c:v>0.18345900000000001</c:v>
                </c:pt>
                <c:pt idx="1548">
                  <c:v>0.178255</c:v>
                </c:pt>
                <c:pt idx="1549">
                  <c:v>0.18367900000000001</c:v>
                </c:pt>
                <c:pt idx="1550">
                  <c:v>0.179234</c:v>
                </c:pt>
                <c:pt idx="1551">
                  <c:v>0.143653</c:v>
                </c:pt>
                <c:pt idx="1552">
                  <c:v>0.138208</c:v>
                </c:pt>
                <c:pt idx="1553">
                  <c:v>0.14479700000000001</c:v>
                </c:pt>
                <c:pt idx="1554">
                  <c:v>0.10868899999999999</c:v>
                </c:pt>
                <c:pt idx="1555">
                  <c:v>9.7953999999999999E-2</c:v>
                </c:pt>
                <c:pt idx="1556">
                  <c:v>7.5459999999999999E-2</c:v>
                </c:pt>
                <c:pt idx="1557">
                  <c:v>8.0604999999999996E-2</c:v>
                </c:pt>
                <c:pt idx="1558">
                  <c:v>9.8534999999999998E-2</c:v>
                </c:pt>
                <c:pt idx="1559">
                  <c:v>0.120617</c:v>
                </c:pt>
                <c:pt idx="1560">
                  <c:v>0.10210900000000001</c:v>
                </c:pt>
                <c:pt idx="1561">
                  <c:v>5.9198000000000001E-2</c:v>
                </c:pt>
                <c:pt idx="1562">
                  <c:v>3.0372E-2</c:v>
                </c:pt>
                <c:pt idx="1563">
                  <c:v>9.3069999999999993E-3</c:v>
                </c:pt>
                <c:pt idx="1564">
                  <c:v>2.1640000000000001E-3</c:v>
                </c:pt>
                <c:pt idx="1565">
                  <c:v>-4.084E-3</c:v>
                </c:pt>
                <c:pt idx="1566">
                  <c:v>-3.1669000000000003E-2</c:v>
                </c:pt>
                <c:pt idx="1567">
                  <c:v>-6.3423999999999994E-2</c:v>
                </c:pt>
                <c:pt idx="1568">
                  <c:v>-8.6485999999999993E-2</c:v>
                </c:pt>
                <c:pt idx="1569">
                  <c:v>-9.3209E-2</c:v>
                </c:pt>
                <c:pt idx="1570">
                  <c:v>-8.3666000000000004E-2</c:v>
                </c:pt>
                <c:pt idx="1571">
                  <c:v>-8.1578999999999999E-2</c:v>
                </c:pt>
                <c:pt idx="1572">
                  <c:v>-7.6336000000000001E-2</c:v>
                </c:pt>
                <c:pt idx="1573">
                  <c:v>-6.3561999999999994E-2</c:v>
                </c:pt>
                <c:pt idx="1574">
                  <c:v>-5.1735000000000003E-2</c:v>
                </c:pt>
                <c:pt idx="1575">
                  <c:v>-5.0783000000000002E-2</c:v>
                </c:pt>
                <c:pt idx="1576">
                  <c:v>-5.4245000000000002E-2</c:v>
                </c:pt>
                <c:pt idx="1577">
                  <c:v>-5.0178E-2</c:v>
                </c:pt>
                <c:pt idx="1578">
                  <c:v>-3.3340000000000002E-2</c:v>
                </c:pt>
                <c:pt idx="1579">
                  <c:v>-3.1623999999999999E-2</c:v>
                </c:pt>
                <c:pt idx="1580">
                  <c:v>-4.3993999999999998E-2</c:v>
                </c:pt>
                <c:pt idx="1581">
                  <c:v>-5.6388000000000001E-2</c:v>
                </c:pt>
                <c:pt idx="1582">
                  <c:v>-6.5481999999999999E-2</c:v>
                </c:pt>
                <c:pt idx="1583">
                  <c:v>-6.5974000000000005E-2</c:v>
                </c:pt>
                <c:pt idx="1584">
                  <c:v>-6.4495999999999998E-2</c:v>
                </c:pt>
                <c:pt idx="1585">
                  <c:v>-5.4619000000000001E-2</c:v>
                </c:pt>
                <c:pt idx="1586">
                  <c:v>-3.5159999999999997E-2</c:v>
                </c:pt>
                <c:pt idx="1587">
                  <c:v>-1.4707E-2</c:v>
                </c:pt>
                <c:pt idx="1588">
                  <c:v>1.397E-3</c:v>
                </c:pt>
                <c:pt idx="1589">
                  <c:v>8.8749999999999992E-3</c:v>
                </c:pt>
                <c:pt idx="1590">
                  <c:v>1.4217E-2</c:v>
                </c:pt>
                <c:pt idx="1591">
                  <c:v>2.2886E-2</c:v>
                </c:pt>
                <c:pt idx="1592">
                  <c:v>9.1420000000000008E-3</c:v>
                </c:pt>
                <c:pt idx="1593">
                  <c:v>-2.1791000000000001E-2</c:v>
                </c:pt>
                <c:pt idx="1594">
                  <c:v>-4.0899999999999999E-2</c:v>
                </c:pt>
                <c:pt idx="1595">
                  <c:v>-4.9306999999999997E-2</c:v>
                </c:pt>
                <c:pt idx="1596">
                  <c:v>-4.8225999999999998E-2</c:v>
                </c:pt>
                <c:pt idx="1597">
                  <c:v>-1.7403999999999999E-2</c:v>
                </c:pt>
                <c:pt idx="1598">
                  <c:v>-9.8589999999999997E-3</c:v>
                </c:pt>
                <c:pt idx="1599">
                  <c:v>-1.6993000000000001E-2</c:v>
                </c:pt>
                <c:pt idx="1600">
                  <c:v>-2.5187000000000001E-2</c:v>
                </c:pt>
                <c:pt idx="1601">
                  <c:v>-2.4951999999999998E-2</c:v>
                </c:pt>
                <c:pt idx="1602">
                  <c:v>-7.6220000000000003E-3</c:v>
                </c:pt>
                <c:pt idx="1603">
                  <c:v>2.1513000000000001E-2</c:v>
                </c:pt>
                <c:pt idx="1604">
                  <c:v>5.7092999999999998E-2</c:v>
                </c:pt>
                <c:pt idx="1605">
                  <c:v>8.5219000000000003E-2</c:v>
                </c:pt>
                <c:pt idx="1606">
                  <c:v>9.3061000000000005E-2</c:v>
                </c:pt>
                <c:pt idx="1607">
                  <c:v>7.3830999999999994E-2</c:v>
                </c:pt>
                <c:pt idx="1608">
                  <c:v>3.8191999999999997E-2</c:v>
                </c:pt>
                <c:pt idx="1609">
                  <c:v>-4.947E-3</c:v>
                </c:pt>
                <c:pt idx="1610">
                  <c:v>-3.9327000000000001E-2</c:v>
                </c:pt>
                <c:pt idx="1611">
                  <c:v>-5.1899000000000001E-2</c:v>
                </c:pt>
                <c:pt idx="1612">
                  <c:v>-5.1136000000000001E-2</c:v>
                </c:pt>
                <c:pt idx="1613">
                  <c:v>-5.5638E-2</c:v>
                </c:pt>
                <c:pt idx="1614">
                  <c:v>-5.8284000000000002E-2</c:v>
                </c:pt>
                <c:pt idx="1615">
                  <c:v>-5.9979999999999999E-2</c:v>
                </c:pt>
                <c:pt idx="1616">
                  <c:v>-5.5285000000000001E-2</c:v>
                </c:pt>
                <c:pt idx="1617">
                  <c:v>-5.5148000000000003E-2</c:v>
                </c:pt>
                <c:pt idx="1618">
                  <c:v>-5.9461E-2</c:v>
                </c:pt>
                <c:pt idx="1619">
                  <c:v>-7.5464000000000003E-2</c:v>
                </c:pt>
                <c:pt idx="1620">
                  <c:v>-7.9572000000000004E-2</c:v>
                </c:pt>
                <c:pt idx="1621">
                  <c:v>-7.2831999999999994E-2</c:v>
                </c:pt>
                <c:pt idx="1622">
                  <c:v>-7.7707999999999999E-2</c:v>
                </c:pt>
                <c:pt idx="1623">
                  <c:v>-8.4736000000000006E-2</c:v>
                </c:pt>
                <c:pt idx="1624">
                  <c:v>-7.3851E-2</c:v>
                </c:pt>
                <c:pt idx="1625">
                  <c:v>-6.5360000000000001E-2</c:v>
                </c:pt>
                <c:pt idx="1626">
                  <c:v>-5.5052999999999998E-2</c:v>
                </c:pt>
                <c:pt idx="1627">
                  <c:v>-3.5338000000000001E-2</c:v>
                </c:pt>
                <c:pt idx="1628">
                  <c:v>3.6120000000000002E-3</c:v>
                </c:pt>
                <c:pt idx="1629">
                  <c:v>5.3574999999999998E-2</c:v>
                </c:pt>
                <c:pt idx="1630">
                  <c:v>8.1436999999999996E-2</c:v>
                </c:pt>
                <c:pt idx="1631">
                  <c:v>7.0939000000000002E-2</c:v>
                </c:pt>
                <c:pt idx="1632">
                  <c:v>2.0694000000000001E-2</c:v>
                </c:pt>
                <c:pt idx="1633">
                  <c:v>-3.6075000000000003E-2</c:v>
                </c:pt>
                <c:pt idx="1634">
                  <c:v>-8.1034999999999996E-2</c:v>
                </c:pt>
                <c:pt idx="1635">
                  <c:v>-0.104576</c:v>
                </c:pt>
                <c:pt idx="1636">
                  <c:v>-0.102287</c:v>
                </c:pt>
                <c:pt idx="1637">
                  <c:v>-9.6741999999999995E-2</c:v>
                </c:pt>
                <c:pt idx="1638">
                  <c:v>-8.3471000000000004E-2</c:v>
                </c:pt>
                <c:pt idx="1639">
                  <c:v>-8.1783999999999996E-2</c:v>
                </c:pt>
                <c:pt idx="1640">
                  <c:v>-0.108972</c:v>
                </c:pt>
                <c:pt idx="1641">
                  <c:v>-0.153582</c:v>
                </c:pt>
                <c:pt idx="1642">
                  <c:v>-0.180204</c:v>
                </c:pt>
                <c:pt idx="1643">
                  <c:v>-0.18661900000000001</c:v>
                </c:pt>
                <c:pt idx="1644">
                  <c:v>-0.18460099999999999</c:v>
                </c:pt>
                <c:pt idx="1645">
                  <c:v>-0.161383</c:v>
                </c:pt>
                <c:pt idx="1646">
                  <c:v>-0.13834099999999999</c:v>
                </c:pt>
                <c:pt idx="1647">
                  <c:v>-0.10559399999999999</c:v>
                </c:pt>
                <c:pt idx="1648">
                  <c:v>-5.8576000000000003E-2</c:v>
                </c:pt>
                <c:pt idx="1649">
                  <c:v>-4.7270000000000003E-3</c:v>
                </c:pt>
                <c:pt idx="1650">
                  <c:v>3.2986000000000001E-2</c:v>
                </c:pt>
                <c:pt idx="1651">
                  <c:v>5.2269000000000003E-2</c:v>
                </c:pt>
                <c:pt idx="1652">
                  <c:v>6.1712999999999997E-2</c:v>
                </c:pt>
                <c:pt idx="1653">
                  <c:v>7.4205999999999994E-2</c:v>
                </c:pt>
                <c:pt idx="1654">
                  <c:v>9.4016000000000002E-2</c:v>
                </c:pt>
                <c:pt idx="1655">
                  <c:v>0.102045</c:v>
                </c:pt>
                <c:pt idx="1656">
                  <c:v>0.10059999999999999</c:v>
                </c:pt>
                <c:pt idx="1657">
                  <c:v>0.102674</c:v>
                </c:pt>
                <c:pt idx="1658">
                  <c:v>8.4605E-2</c:v>
                </c:pt>
                <c:pt idx="1659">
                  <c:v>4.7510999999999998E-2</c:v>
                </c:pt>
                <c:pt idx="1660">
                  <c:v>3.8839999999999999E-3</c:v>
                </c:pt>
                <c:pt idx="1661">
                  <c:v>-4.9355999999999997E-2</c:v>
                </c:pt>
                <c:pt idx="1662">
                  <c:v>-4.6894999999999999E-2</c:v>
                </c:pt>
                <c:pt idx="1663">
                  <c:v>-3.7218000000000001E-2</c:v>
                </c:pt>
                <c:pt idx="1664">
                  <c:v>-3.6365000000000001E-2</c:v>
                </c:pt>
                <c:pt idx="1665">
                  <c:v>-2.5866E-2</c:v>
                </c:pt>
                <c:pt idx="1666">
                  <c:v>-3.1140999999999999E-2</c:v>
                </c:pt>
                <c:pt idx="1667">
                  <c:v>-6.0999999999999999E-2</c:v>
                </c:pt>
                <c:pt idx="1668">
                  <c:v>-8.6685999999999999E-2</c:v>
                </c:pt>
                <c:pt idx="1669">
                  <c:v>-7.8108999999999998E-2</c:v>
                </c:pt>
                <c:pt idx="1670">
                  <c:v>-4.7985E-2</c:v>
                </c:pt>
                <c:pt idx="1671">
                  <c:v>-3.04E-2</c:v>
                </c:pt>
                <c:pt idx="1672">
                  <c:v>-7.3270000000000002E-3</c:v>
                </c:pt>
                <c:pt idx="1673">
                  <c:v>1.1200999999999999E-2</c:v>
                </c:pt>
                <c:pt idx="1674">
                  <c:v>2.1904E-2</c:v>
                </c:pt>
                <c:pt idx="1675">
                  <c:v>6.0599999999999998E-4</c:v>
                </c:pt>
                <c:pt idx="1676">
                  <c:v>-4.7252000000000002E-2</c:v>
                </c:pt>
                <c:pt idx="1677">
                  <c:v>-8.6407999999999999E-2</c:v>
                </c:pt>
                <c:pt idx="1678">
                  <c:v>-0.109335</c:v>
                </c:pt>
                <c:pt idx="1679">
                  <c:v>-0.121682</c:v>
                </c:pt>
                <c:pt idx="1680">
                  <c:v>-0.111008</c:v>
                </c:pt>
                <c:pt idx="1681">
                  <c:v>-9.2969999999999997E-2</c:v>
                </c:pt>
                <c:pt idx="1682">
                  <c:v>-7.5956999999999997E-2</c:v>
                </c:pt>
                <c:pt idx="1683">
                  <c:v>-8.0146999999999996E-2</c:v>
                </c:pt>
                <c:pt idx="1684">
                  <c:v>-9.5898999999999998E-2</c:v>
                </c:pt>
                <c:pt idx="1685">
                  <c:v>-0.11698600000000001</c:v>
                </c:pt>
                <c:pt idx="1686">
                  <c:v>-0.12862299999999999</c:v>
                </c:pt>
                <c:pt idx="1687">
                  <c:v>-0.114847</c:v>
                </c:pt>
                <c:pt idx="1688">
                  <c:v>-4.4491999999999997E-2</c:v>
                </c:pt>
                <c:pt idx="1689">
                  <c:v>2.9389999999999999E-2</c:v>
                </c:pt>
                <c:pt idx="1690">
                  <c:v>4.6885000000000003E-2</c:v>
                </c:pt>
                <c:pt idx="1691">
                  <c:v>5.1894000000000003E-2</c:v>
                </c:pt>
                <c:pt idx="1692">
                  <c:v>7.3635000000000006E-2</c:v>
                </c:pt>
                <c:pt idx="1693">
                  <c:v>9.4704999999999998E-2</c:v>
                </c:pt>
                <c:pt idx="1694">
                  <c:v>0.10396</c:v>
                </c:pt>
                <c:pt idx="1695">
                  <c:v>0.112425</c:v>
                </c:pt>
                <c:pt idx="1696">
                  <c:v>9.4039999999999999E-2</c:v>
                </c:pt>
                <c:pt idx="1697">
                  <c:v>7.7450000000000005E-2</c:v>
                </c:pt>
                <c:pt idx="1698">
                  <c:v>0.103436</c:v>
                </c:pt>
                <c:pt idx="1699">
                  <c:v>0.119718</c:v>
                </c:pt>
                <c:pt idx="1700">
                  <c:v>0.12987699999999999</c:v>
                </c:pt>
                <c:pt idx="1701">
                  <c:v>0.13719200000000001</c:v>
                </c:pt>
                <c:pt idx="1702">
                  <c:v>0.151203</c:v>
                </c:pt>
                <c:pt idx="1703">
                  <c:v>0.178148</c:v>
                </c:pt>
                <c:pt idx="1704">
                  <c:v>0.18694</c:v>
                </c:pt>
                <c:pt idx="1705">
                  <c:v>0.18274699999999999</c:v>
                </c:pt>
                <c:pt idx="1706">
                  <c:v>0.168438</c:v>
                </c:pt>
                <c:pt idx="1707">
                  <c:v>0.16107199999999999</c:v>
                </c:pt>
                <c:pt idx="1708">
                  <c:v>0.156717</c:v>
                </c:pt>
                <c:pt idx="1709">
                  <c:v>0.133159</c:v>
                </c:pt>
                <c:pt idx="1710">
                  <c:v>8.5129999999999997E-2</c:v>
                </c:pt>
                <c:pt idx="1711">
                  <c:v>2.7642E-2</c:v>
                </c:pt>
                <c:pt idx="1712">
                  <c:v>-3.8281999999999997E-2</c:v>
                </c:pt>
                <c:pt idx="1713">
                  <c:v>-9.0181999999999998E-2</c:v>
                </c:pt>
                <c:pt idx="1714">
                  <c:v>-0.134524</c:v>
                </c:pt>
                <c:pt idx="1715">
                  <c:v>-0.16295599999999999</c:v>
                </c:pt>
                <c:pt idx="1716">
                  <c:v>-0.170289</c:v>
                </c:pt>
                <c:pt idx="1717">
                  <c:v>-0.16493099999999999</c:v>
                </c:pt>
                <c:pt idx="1718">
                  <c:v>-0.14566499999999999</c:v>
                </c:pt>
                <c:pt idx="1719">
                  <c:v>-0.13044900000000001</c:v>
                </c:pt>
                <c:pt idx="1720">
                  <c:v>-0.12890599999999999</c:v>
                </c:pt>
                <c:pt idx="1721">
                  <c:v>-0.123403</c:v>
                </c:pt>
                <c:pt idx="1722">
                  <c:v>-0.117784</c:v>
                </c:pt>
                <c:pt idx="1723">
                  <c:v>-0.107795</c:v>
                </c:pt>
                <c:pt idx="1724">
                  <c:v>-9.3542E-2</c:v>
                </c:pt>
                <c:pt idx="1725">
                  <c:v>-8.4788000000000002E-2</c:v>
                </c:pt>
                <c:pt idx="1726">
                  <c:v>-7.3025000000000007E-2</c:v>
                </c:pt>
                <c:pt idx="1727">
                  <c:v>-6.4643000000000006E-2</c:v>
                </c:pt>
                <c:pt idx="1728">
                  <c:v>-6.2676999999999997E-2</c:v>
                </c:pt>
                <c:pt idx="1729">
                  <c:v>-6.4911999999999997E-2</c:v>
                </c:pt>
                <c:pt idx="1730">
                  <c:v>-7.1286000000000002E-2</c:v>
                </c:pt>
                <c:pt idx="1731">
                  <c:v>-8.0701999999999996E-2</c:v>
                </c:pt>
                <c:pt idx="1732">
                  <c:v>-8.9025999999999994E-2</c:v>
                </c:pt>
                <c:pt idx="1733">
                  <c:v>-9.6380999999999994E-2</c:v>
                </c:pt>
                <c:pt idx="1734">
                  <c:v>-9.4242000000000006E-2</c:v>
                </c:pt>
                <c:pt idx="1735">
                  <c:v>-9.2219999999999996E-2</c:v>
                </c:pt>
                <c:pt idx="1736">
                  <c:v>-9.2303999999999997E-2</c:v>
                </c:pt>
                <c:pt idx="1737">
                  <c:v>-9.5519999999999994E-2</c:v>
                </c:pt>
                <c:pt idx="1738">
                  <c:v>-0.104061</c:v>
                </c:pt>
                <c:pt idx="1739">
                  <c:v>-0.10409400000000001</c:v>
                </c:pt>
                <c:pt idx="1740">
                  <c:v>-9.2443999999999998E-2</c:v>
                </c:pt>
                <c:pt idx="1741">
                  <c:v>-7.3453000000000004E-2</c:v>
                </c:pt>
                <c:pt idx="1742">
                  <c:v>-6.2144999999999999E-2</c:v>
                </c:pt>
                <c:pt idx="1743">
                  <c:v>-5.4092000000000001E-2</c:v>
                </c:pt>
                <c:pt idx="1744">
                  <c:v>-5.1464999999999997E-2</c:v>
                </c:pt>
                <c:pt idx="1745">
                  <c:v>-4.6516000000000002E-2</c:v>
                </c:pt>
                <c:pt idx="1746">
                  <c:v>-2.8164999999999999E-2</c:v>
                </c:pt>
                <c:pt idx="1747">
                  <c:v>-2.7928000000000001E-2</c:v>
                </c:pt>
                <c:pt idx="1748">
                  <c:v>-5.4440000000000002E-2</c:v>
                </c:pt>
                <c:pt idx="1749">
                  <c:v>-9.5062999999999995E-2</c:v>
                </c:pt>
                <c:pt idx="1750">
                  <c:v>-7.7299999999999994E-2</c:v>
                </c:pt>
                <c:pt idx="1751">
                  <c:v>-2.6183999999999999E-2</c:v>
                </c:pt>
                <c:pt idx="1752">
                  <c:v>-3.2169999999999998E-3</c:v>
                </c:pt>
                <c:pt idx="1753">
                  <c:v>-2.2036E-2</c:v>
                </c:pt>
                <c:pt idx="1754">
                  <c:v>-3.4514000000000003E-2</c:v>
                </c:pt>
                <c:pt idx="1755">
                  <c:v>-5.1230999999999999E-2</c:v>
                </c:pt>
                <c:pt idx="1756">
                  <c:v>-5.3497999999999997E-2</c:v>
                </c:pt>
                <c:pt idx="1757">
                  <c:v>-4.1216000000000003E-2</c:v>
                </c:pt>
                <c:pt idx="1758">
                  <c:v>-3.5164000000000001E-2</c:v>
                </c:pt>
                <c:pt idx="1759">
                  <c:v>-2.7956999999999999E-2</c:v>
                </c:pt>
                <c:pt idx="1760">
                  <c:v>-2.8156E-2</c:v>
                </c:pt>
                <c:pt idx="1761">
                  <c:v>-2.9364999999999999E-2</c:v>
                </c:pt>
                <c:pt idx="1762">
                  <c:v>-3.4702999999999998E-2</c:v>
                </c:pt>
                <c:pt idx="1763">
                  <c:v>-2.4081000000000002E-2</c:v>
                </c:pt>
                <c:pt idx="1764">
                  <c:v>-2.0992E-2</c:v>
                </c:pt>
                <c:pt idx="1765">
                  <c:v>-1.2496E-2</c:v>
                </c:pt>
                <c:pt idx="1766">
                  <c:v>-1.784E-3</c:v>
                </c:pt>
                <c:pt idx="1767">
                  <c:v>-4.8060000000000004E-3</c:v>
                </c:pt>
                <c:pt idx="1768">
                  <c:v>-9.8119999999999995E-3</c:v>
                </c:pt>
                <c:pt idx="1769">
                  <c:v>-2.4656999999999998E-2</c:v>
                </c:pt>
                <c:pt idx="1770">
                  <c:v>-4.4950999999999998E-2</c:v>
                </c:pt>
                <c:pt idx="1771">
                  <c:v>-4.7024000000000003E-2</c:v>
                </c:pt>
                <c:pt idx="1772">
                  <c:v>-4.7083E-2</c:v>
                </c:pt>
                <c:pt idx="1773">
                  <c:v>-4.7149000000000003E-2</c:v>
                </c:pt>
                <c:pt idx="1774">
                  <c:v>-5.5753999999999998E-2</c:v>
                </c:pt>
                <c:pt idx="1775">
                  <c:v>-8.4647E-2</c:v>
                </c:pt>
                <c:pt idx="1776">
                  <c:v>-0.111362</c:v>
                </c:pt>
                <c:pt idx="1777">
                  <c:v>-0.12964000000000001</c:v>
                </c:pt>
                <c:pt idx="1778">
                  <c:v>-0.13411799999999999</c:v>
                </c:pt>
                <c:pt idx="1779">
                  <c:v>-0.100962</c:v>
                </c:pt>
                <c:pt idx="1780">
                  <c:v>-7.2076000000000001E-2</c:v>
                </c:pt>
                <c:pt idx="1781">
                  <c:v>-5.4991999999999999E-2</c:v>
                </c:pt>
                <c:pt idx="1782">
                  <c:v>-5.1938999999999999E-2</c:v>
                </c:pt>
                <c:pt idx="1783">
                  <c:v>-4.3485000000000003E-2</c:v>
                </c:pt>
                <c:pt idx="1784">
                  <c:v>-4.7779000000000002E-2</c:v>
                </c:pt>
                <c:pt idx="1785">
                  <c:v>-5.4254999999999998E-2</c:v>
                </c:pt>
                <c:pt idx="1786">
                  <c:v>-5.2330000000000002E-2</c:v>
                </c:pt>
                <c:pt idx="1787">
                  <c:v>-5.4717000000000002E-2</c:v>
                </c:pt>
                <c:pt idx="1788">
                  <c:v>-5.4829999999999997E-2</c:v>
                </c:pt>
                <c:pt idx="1789">
                  <c:v>-4.2106999999999999E-2</c:v>
                </c:pt>
                <c:pt idx="1790">
                  <c:v>-2.8264999999999998E-2</c:v>
                </c:pt>
                <c:pt idx="1791">
                  <c:v>-7.9570000000000005E-3</c:v>
                </c:pt>
                <c:pt idx="1792">
                  <c:v>6.9470000000000001E-3</c:v>
                </c:pt>
                <c:pt idx="1793">
                  <c:v>2.5083999999999999E-2</c:v>
                </c:pt>
                <c:pt idx="1794">
                  <c:v>5.2801000000000001E-2</c:v>
                </c:pt>
                <c:pt idx="1795">
                  <c:v>7.2227E-2</c:v>
                </c:pt>
                <c:pt idx="1796">
                  <c:v>7.0418999999999995E-2</c:v>
                </c:pt>
                <c:pt idx="1797">
                  <c:v>5.9202999999999999E-2</c:v>
                </c:pt>
                <c:pt idx="1798">
                  <c:v>3.866E-2</c:v>
                </c:pt>
                <c:pt idx="1799">
                  <c:v>7.3870000000000003E-3</c:v>
                </c:pt>
                <c:pt idx="1800">
                  <c:v>-2.291E-2</c:v>
                </c:pt>
                <c:pt idx="1801">
                  <c:v>-2.3473999999999998E-2</c:v>
                </c:pt>
                <c:pt idx="1802">
                  <c:v>-2.4171000000000002E-2</c:v>
                </c:pt>
                <c:pt idx="1803">
                  <c:v>-3.2439999999999997E-2</c:v>
                </c:pt>
                <c:pt idx="1804">
                  <c:v>-2.4733999999999999E-2</c:v>
                </c:pt>
                <c:pt idx="1805">
                  <c:v>-1.2775E-2</c:v>
                </c:pt>
                <c:pt idx="1806">
                  <c:v>-1.2599000000000001E-2</c:v>
                </c:pt>
                <c:pt idx="1807">
                  <c:v>-1.3474E-2</c:v>
                </c:pt>
                <c:pt idx="1808">
                  <c:v>-1.3278E-2</c:v>
                </c:pt>
                <c:pt idx="1809">
                  <c:v>-1.1030999999999999E-2</c:v>
                </c:pt>
                <c:pt idx="1810">
                  <c:v>-1.3176E-2</c:v>
                </c:pt>
                <c:pt idx="1811">
                  <c:v>-1.3246000000000001E-2</c:v>
                </c:pt>
                <c:pt idx="1812">
                  <c:v>-1.133E-2</c:v>
                </c:pt>
                <c:pt idx="1813">
                  <c:v>-1.0551E-2</c:v>
                </c:pt>
                <c:pt idx="1814">
                  <c:v>-3.2789999999999998E-3</c:v>
                </c:pt>
                <c:pt idx="1815">
                  <c:v>3.0639999999999999E-3</c:v>
                </c:pt>
                <c:pt idx="1816">
                  <c:v>-5.0000000000000002E-5</c:v>
                </c:pt>
                <c:pt idx="1817">
                  <c:v>-6.2500000000000003E-3</c:v>
                </c:pt>
                <c:pt idx="1818">
                  <c:v>-8.0520000000000001E-3</c:v>
                </c:pt>
                <c:pt idx="1819">
                  <c:v>-7.8370000000000002E-3</c:v>
                </c:pt>
                <c:pt idx="1820">
                  <c:v>-6.6670000000000002E-3</c:v>
                </c:pt>
                <c:pt idx="1821">
                  <c:v>8.1899999999999996E-4</c:v>
                </c:pt>
                <c:pt idx="1822">
                  <c:v>1.9289999999999999E-3</c:v>
                </c:pt>
                <c:pt idx="1823">
                  <c:v>8.7900000000000001E-4</c:v>
                </c:pt>
                <c:pt idx="1824">
                  <c:v>-2.5599999999999999E-4</c:v>
                </c:pt>
                <c:pt idx="1825">
                  <c:v>-7.6369999999999997E-3</c:v>
                </c:pt>
                <c:pt idx="1826">
                  <c:v>-1.6056999999999998E-2</c:v>
                </c:pt>
                <c:pt idx="1827">
                  <c:v>-2.1363E-2</c:v>
                </c:pt>
                <c:pt idx="1828">
                  <c:v>-2.1347999999999999E-2</c:v>
                </c:pt>
                <c:pt idx="1829">
                  <c:v>-2.2363999999999998E-2</c:v>
                </c:pt>
                <c:pt idx="1830">
                  <c:v>-1.8034000000000001E-2</c:v>
                </c:pt>
                <c:pt idx="1831">
                  <c:v>-9.5049999999999996E-3</c:v>
                </c:pt>
                <c:pt idx="1832">
                  <c:v>-8.4340000000000005E-3</c:v>
                </c:pt>
                <c:pt idx="1833">
                  <c:v>-1.0522E-2</c:v>
                </c:pt>
                <c:pt idx="1834">
                  <c:v>-1.375E-2</c:v>
                </c:pt>
                <c:pt idx="1835">
                  <c:v>-1.5885E-2</c:v>
                </c:pt>
                <c:pt idx="1836">
                  <c:v>-1.9053E-2</c:v>
                </c:pt>
                <c:pt idx="1837">
                  <c:v>-2.4396999999999999E-2</c:v>
                </c:pt>
                <c:pt idx="1838">
                  <c:v>-2.4447E-2</c:v>
                </c:pt>
                <c:pt idx="1839">
                  <c:v>-2.2429999999999999E-2</c:v>
                </c:pt>
                <c:pt idx="1840">
                  <c:v>-1.9351E-2</c:v>
                </c:pt>
                <c:pt idx="1841">
                  <c:v>-1.5214999999999999E-2</c:v>
                </c:pt>
                <c:pt idx="1842">
                  <c:v>-1.2076E-2</c:v>
                </c:pt>
                <c:pt idx="1843">
                  <c:v>-1.4166E-2</c:v>
                </c:pt>
                <c:pt idx="1844">
                  <c:v>-1.4097E-2</c:v>
                </c:pt>
                <c:pt idx="1845">
                  <c:v>-1.7232000000000001E-2</c:v>
                </c:pt>
                <c:pt idx="1846">
                  <c:v>-1.6115999999999998E-2</c:v>
                </c:pt>
                <c:pt idx="1847">
                  <c:v>-1.3995E-2</c:v>
                </c:pt>
                <c:pt idx="1848">
                  <c:v>-1.2970000000000001E-2</c:v>
                </c:pt>
                <c:pt idx="1849">
                  <c:v>-1.4037000000000001E-2</c:v>
                </c:pt>
                <c:pt idx="1850">
                  <c:v>-1.1875E-2</c:v>
                </c:pt>
                <c:pt idx="1851">
                  <c:v>-1.2904000000000001E-2</c:v>
                </c:pt>
                <c:pt idx="1852">
                  <c:v>-1.3957000000000001E-2</c:v>
                </c:pt>
                <c:pt idx="1853">
                  <c:v>-1.7160000000000002E-2</c:v>
                </c:pt>
                <c:pt idx="1854">
                  <c:v>-1.6119999999999999E-2</c:v>
                </c:pt>
                <c:pt idx="1855">
                  <c:v>-9.7219999999999997E-3</c:v>
                </c:pt>
                <c:pt idx="1856">
                  <c:v>-5.4409999999999997E-3</c:v>
                </c:pt>
                <c:pt idx="1857">
                  <c:v>-3.3180000000000002E-3</c:v>
                </c:pt>
                <c:pt idx="1858">
                  <c:v>-6.5799999999999999E-3</c:v>
                </c:pt>
                <c:pt idx="1859">
                  <c:v>-1.3034E-2</c:v>
                </c:pt>
                <c:pt idx="1860">
                  <c:v>-1.6171999999999999E-2</c:v>
                </c:pt>
                <c:pt idx="1861">
                  <c:v>-1.5047E-2</c:v>
                </c:pt>
                <c:pt idx="1862">
                  <c:v>-1.6091999999999999E-2</c:v>
                </c:pt>
                <c:pt idx="1863">
                  <c:v>-1.7139000000000001E-2</c:v>
                </c:pt>
                <c:pt idx="1864">
                  <c:v>-1.7111999999999999E-2</c:v>
                </c:pt>
                <c:pt idx="1865">
                  <c:v>-2.0274E-2</c:v>
                </c:pt>
                <c:pt idx="1866">
                  <c:v>-2.6582999999999999E-2</c:v>
                </c:pt>
                <c:pt idx="1867">
                  <c:v>-2.5425E-2</c:v>
                </c:pt>
                <c:pt idx="1868">
                  <c:v>-2.4275999999999999E-2</c:v>
                </c:pt>
                <c:pt idx="1869">
                  <c:v>-2.4194E-2</c:v>
                </c:pt>
                <c:pt idx="1870">
                  <c:v>-2.1014999999999999E-2</c:v>
                </c:pt>
                <c:pt idx="1871">
                  <c:v>-2.1162E-2</c:v>
                </c:pt>
                <c:pt idx="1872">
                  <c:v>-2.0274E-2</c:v>
                </c:pt>
                <c:pt idx="1873">
                  <c:v>-1.7158E-2</c:v>
                </c:pt>
                <c:pt idx="1874">
                  <c:v>-8.6180000000000007E-3</c:v>
                </c:pt>
                <c:pt idx="1875">
                  <c:v>2.098E-3</c:v>
                </c:pt>
                <c:pt idx="1876">
                  <c:v>6.4330000000000003E-3</c:v>
                </c:pt>
                <c:pt idx="1877">
                  <c:v>3.3240000000000001E-3</c:v>
                </c:pt>
                <c:pt idx="1878">
                  <c:v>-4.0959999999999998E-3</c:v>
                </c:pt>
                <c:pt idx="1879">
                  <c:v>-1.2685E-2</c:v>
                </c:pt>
                <c:pt idx="1880">
                  <c:v>-2.3358E-2</c:v>
                </c:pt>
                <c:pt idx="1881">
                  <c:v>-2.9777999999999999E-2</c:v>
                </c:pt>
                <c:pt idx="1882">
                  <c:v>-3.3043000000000003E-2</c:v>
                </c:pt>
                <c:pt idx="1883">
                  <c:v>-2.9940999999999999E-2</c:v>
                </c:pt>
                <c:pt idx="1884">
                  <c:v>-2.5673000000000001E-2</c:v>
                </c:pt>
                <c:pt idx="1885">
                  <c:v>-2.2466E-2</c:v>
                </c:pt>
                <c:pt idx="1886">
                  <c:v>-1.5015000000000001E-2</c:v>
                </c:pt>
                <c:pt idx="1887">
                  <c:v>-8.6320000000000008E-3</c:v>
                </c:pt>
                <c:pt idx="1888">
                  <c:v>-4.2560000000000002E-3</c:v>
                </c:pt>
                <c:pt idx="1889">
                  <c:v>9.5000000000000005E-5</c:v>
                </c:pt>
                <c:pt idx="1890">
                  <c:v>1.03E-4</c:v>
                </c:pt>
                <c:pt idx="1891">
                  <c:v>-3.1489999999999999E-3</c:v>
                </c:pt>
                <c:pt idx="1892">
                  <c:v>-1.2808E-2</c:v>
                </c:pt>
                <c:pt idx="1893">
                  <c:v>-2.0371E-2</c:v>
                </c:pt>
                <c:pt idx="1894">
                  <c:v>-2.0393999999999999E-2</c:v>
                </c:pt>
                <c:pt idx="1895">
                  <c:v>-2.2536E-2</c:v>
                </c:pt>
                <c:pt idx="1896">
                  <c:v>-2.47E-2</c:v>
                </c:pt>
                <c:pt idx="1897">
                  <c:v>-2.4747000000000002E-2</c:v>
                </c:pt>
                <c:pt idx="1898">
                  <c:v>-2.0469999999999999E-2</c:v>
                </c:pt>
                <c:pt idx="1899">
                  <c:v>-1.8235999999999999E-2</c:v>
                </c:pt>
                <c:pt idx="1900">
                  <c:v>-1.2839E-2</c:v>
                </c:pt>
                <c:pt idx="1901">
                  <c:v>-8.5959999999999995E-3</c:v>
                </c:pt>
                <c:pt idx="1902">
                  <c:v>-7.554E-3</c:v>
                </c:pt>
                <c:pt idx="1903">
                  <c:v>-5.4359999999999999E-3</c:v>
                </c:pt>
                <c:pt idx="1904">
                  <c:v>-7.5209999999999999E-3</c:v>
                </c:pt>
                <c:pt idx="1905">
                  <c:v>-1.4964E-2</c:v>
                </c:pt>
                <c:pt idx="1906">
                  <c:v>-1.8200000000000001E-2</c:v>
                </c:pt>
                <c:pt idx="1907">
                  <c:v>-2.1454999999999998E-2</c:v>
                </c:pt>
                <c:pt idx="1908">
                  <c:v>-2.2537999999999999E-2</c:v>
                </c:pt>
                <c:pt idx="1909">
                  <c:v>-1.7263000000000001E-2</c:v>
                </c:pt>
                <c:pt idx="1910">
                  <c:v>-6.6530000000000001E-3</c:v>
                </c:pt>
                <c:pt idx="1911">
                  <c:v>-2.385E-3</c:v>
                </c:pt>
                <c:pt idx="1912">
                  <c:v>-1.8000000000000001E-4</c:v>
                </c:pt>
                <c:pt idx="1913">
                  <c:v>-1.3300000000000001E-4</c:v>
                </c:pt>
                <c:pt idx="1914">
                  <c:v>-2.2899999999999999E-3</c:v>
                </c:pt>
                <c:pt idx="1915">
                  <c:v>-9.7389999999999994E-3</c:v>
                </c:pt>
                <c:pt idx="1916">
                  <c:v>-1.3937E-2</c:v>
                </c:pt>
                <c:pt idx="1917">
                  <c:v>-1.0596E-2</c:v>
                </c:pt>
                <c:pt idx="1918">
                  <c:v>-7.3049999999999999E-3</c:v>
                </c:pt>
                <c:pt idx="1919">
                  <c:v>-8.4320000000000003E-3</c:v>
                </c:pt>
                <c:pt idx="1920">
                  <c:v>-8.5360000000000002E-3</c:v>
                </c:pt>
                <c:pt idx="1921">
                  <c:v>-1.0677000000000001E-2</c:v>
                </c:pt>
                <c:pt idx="1922">
                  <c:v>-1.6015999999999999E-2</c:v>
                </c:pt>
                <c:pt idx="1923">
                  <c:v>-2.4653999999999999E-2</c:v>
                </c:pt>
                <c:pt idx="1924">
                  <c:v>-2.478E-2</c:v>
                </c:pt>
                <c:pt idx="1925">
                  <c:v>-2.3821999999999999E-2</c:v>
                </c:pt>
                <c:pt idx="1926">
                  <c:v>-2.5933999999999999E-2</c:v>
                </c:pt>
                <c:pt idx="1927">
                  <c:v>-2.0534E-2</c:v>
                </c:pt>
                <c:pt idx="1928">
                  <c:v>-1.7335E-2</c:v>
                </c:pt>
                <c:pt idx="1929">
                  <c:v>-1.9466000000000001E-2</c:v>
                </c:pt>
                <c:pt idx="1930">
                  <c:v>-1.4097999999999999E-2</c:v>
                </c:pt>
                <c:pt idx="1931">
                  <c:v>-8.6350000000000003E-3</c:v>
                </c:pt>
                <c:pt idx="1932">
                  <c:v>-1.1708E-2</c:v>
                </c:pt>
                <c:pt idx="1933">
                  <c:v>-1.3797E-2</c:v>
                </c:pt>
                <c:pt idx="1934">
                  <c:v>-1.1674E-2</c:v>
                </c:pt>
                <c:pt idx="1935">
                  <c:v>-1.0714E-2</c:v>
                </c:pt>
                <c:pt idx="1936">
                  <c:v>-1.1915E-2</c:v>
                </c:pt>
                <c:pt idx="1937">
                  <c:v>-1.5247999999999999E-2</c:v>
                </c:pt>
                <c:pt idx="1938">
                  <c:v>-1.8468999999999999E-2</c:v>
                </c:pt>
                <c:pt idx="1939">
                  <c:v>-2.0539999999999999E-2</c:v>
                </c:pt>
                <c:pt idx="1940">
                  <c:v>-2.2594E-2</c:v>
                </c:pt>
                <c:pt idx="1941">
                  <c:v>-2.7889000000000001E-2</c:v>
                </c:pt>
                <c:pt idx="1942">
                  <c:v>-3.1053000000000001E-2</c:v>
                </c:pt>
                <c:pt idx="1943">
                  <c:v>-2.6738000000000001E-2</c:v>
                </c:pt>
                <c:pt idx="1944">
                  <c:v>-1.6021000000000001E-2</c:v>
                </c:pt>
                <c:pt idx="1945">
                  <c:v>-6.398E-3</c:v>
                </c:pt>
                <c:pt idx="1946">
                  <c:v>1.073E-3</c:v>
                </c:pt>
                <c:pt idx="1947">
                  <c:v>3.192E-3</c:v>
                </c:pt>
                <c:pt idx="1948">
                  <c:v>1.036E-3</c:v>
                </c:pt>
                <c:pt idx="1949">
                  <c:v>-4.359E-3</c:v>
                </c:pt>
                <c:pt idx="1950">
                  <c:v>-9.7380000000000001E-3</c:v>
                </c:pt>
                <c:pt idx="1951">
                  <c:v>-1.3996E-2</c:v>
                </c:pt>
                <c:pt idx="1952">
                  <c:v>-1.6105000000000001E-2</c:v>
                </c:pt>
                <c:pt idx="1953">
                  <c:v>-1.6088000000000002E-2</c:v>
                </c:pt>
                <c:pt idx="1954">
                  <c:v>-1.8204000000000001E-2</c:v>
                </c:pt>
                <c:pt idx="1955">
                  <c:v>-1.7065E-2</c:v>
                </c:pt>
                <c:pt idx="1956">
                  <c:v>-1.2743000000000001E-2</c:v>
                </c:pt>
                <c:pt idx="1957">
                  <c:v>-8.4530000000000004E-3</c:v>
                </c:pt>
                <c:pt idx="1958">
                  <c:v>-3.1340000000000001E-3</c:v>
                </c:pt>
                <c:pt idx="1959">
                  <c:v>1.1069999999999999E-3</c:v>
                </c:pt>
                <c:pt idx="1960">
                  <c:v>1.132E-3</c:v>
                </c:pt>
                <c:pt idx="1961">
                  <c:v>-3.1649999999999998E-3</c:v>
                </c:pt>
                <c:pt idx="1962">
                  <c:v>-5.3489999999999996E-3</c:v>
                </c:pt>
                <c:pt idx="1963">
                  <c:v>-9.6419999999999995E-3</c:v>
                </c:pt>
                <c:pt idx="1964">
                  <c:v>-1.3865000000000001E-2</c:v>
                </c:pt>
                <c:pt idx="1965">
                  <c:v>-1.7023E-2</c:v>
                </c:pt>
                <c:pt idx="1966">
                  <c:v>-1.7027E-2</c:v>
                </c:pt>
                <c:pt idx="1967">
                  <c:v>-2.0264999999999998E-2</c:v>
                </c:pt>
                <c:pt idx="1968">
                  <c:v>-1.7089E-2</c:v>
                </c:pt>
                <c:pt idx="1969">
                  <c:v>-1.0709E-2</c:v>
                </c:pt>
                <c:pt idx="1970">
                  <c:v>-9.6640000000000007E-3</c:v>
                </c:pt>
                <c:pt idx="1971">
                  <c:v>-1.0777999999999999E-2</c:v>
                </c:pt>
                <c:pt idx="1972">
                  <c:v>-2.051E-2</c:v>
                </c:pt>
                <c:pt idx="1973">
                  <c:v>-3.3493000000000002E-2</c:v>
                </c:pt>
                <c:pt idx="1974">
                  <c:v>-2.9184999999999999E-2</c:v>
                </c:pt>
                <c:pt idx="1975">
                  <c:v>-1.5159000000000001E-2</c:v>
                </c:pt>
                <c:pt idx="1976">
                  <c:v>9.7000000000000005E-4</c:v>
                </c:pt>
                <c:pt idx="1977">
                  <c:v>2.1429999999999999E-3</c:v>
                </c:pt>
                <c:pt idx="1978">
                  <c:v>-2.049E-3</c:v>
                </c:pt>
                <c:pt idx="1979">
                  <c:v>-8.4539999999999997E-3</c:v>
                </c:pt>
                <c:pt idx="1980">
                  <c:v>-1.7033E-2</c:v>
                </c:pt>
                <c:pt idx="1981">
                  <c:v>-2.4597000000000001E-2</c:v>
                </c:pt>
                <c:pt idx="1982">
                  <c:v>-2.8923999999999998E-2</c:v>
                </c:pt>
                <c:pt idx="1983">
                  <c:v>-3.0010999999999999E-2</c:v>
                </c:pt>
                <c:pt idx="1984">
                  <c:v>-2.6790999999999999E-2</c:v>
                </c:pt>
                <c:pt idx="1985">
                  <c:v>-1.9297999999999999E-2</c:v>
                </c:pt>
                <c:pt idx="1986">
                  <c:v>-1.176E-2</c:v>
                </c:pt>
                <c:pt idx="1987">
                  <c:v>-7.4000000000000003E-3</c:v>
                </c:pt>
                <c:pt idx="1988">
                  <c:v>-9.3199999999999999E-4</c:v>
                </c:pt>
                <c:pt idx="1989">
                  <c:v>3.3730000000000001E-3</c:v>
                </c:pt>
                <c:pt idx="1990">
                  <c:v>8.7360000000000007E-3</c:v>
                </c:pt>
                <c:pt idx="1991">
                  <c:v>3.3530000000000001E-3</c:v>
                </c:pt>
                <c:pt idx="1992">
                  <c:v>-4.228E-3</c:v>
                </c:pt>
                <c:pt idx="1993">
                  <c:v>-1.1847999999999999E-2</c:v>
                </c:pt>
                <c:pt idx="1994">
                  <c:v>-2.1576999999999999E-2</c:v>
                </c:pt>
                <c:pt idx="1995">
                  <c:v>-2.4805000000000001E-2</c:v>
                </c:pt>
                <c:pt idx="1996">
                  <c:v>-3.2333000000000001E-2</c:v>
                </c:pt>
                <c:pt idx="1997">
                  <c:v>-3.8864999999999997E-2</c:v>
                </c:pt>
                <c:pt idx="1998">
                  <c:v>-4.5353999999999998E-2</c:v>
                </c:pt>
              </c:numCache>
            </c:numRef>
          </c:val>
          <c:smooth val="0"/>
          <c:extLst>
            <c:ext xmlns:c16="http://schemas.microsoft.com/office/drawing/2014/chart" uri="{C3380CC4-5D6E-409C-BE32-E72D297353CC}">
              <c16:uniqueId val="{00000002-2BF3-4F7B-824B-73CE81FF7C38}"/>
            </c:ext>
          </c:extLst>
        </c:ser>
        <c:dLbls>
          <c:showLegendKey val="0"/>
          <c:showVal val="0"/>
          <c:showCatName val="0"/>
          <c:showSerName val="0"/>
          <c:showPercent val="0"/>
          <c:showBubbleSize val="0"/>
        </c:dLbls>
        <c:smooth val="0"/>
        <c:axId val="268571963"/>
        <c:axId val="560115804"/>
      </c:lineChart>
      <c:catAx>
        <c:axId val="2685719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560115804"/>
        <c:crosses val="autoZero"/>
        <c:auto val="1"/>
        <c:lblAlgn val="ctr"/>
        <c:lblOffset val="100"/>
        <c:noMultiLvlLbl val="0"/>
      </c:catAx>
      <c:valAx>
        <c:axId val="5601158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268571963"/>
        <c:crosses val="autoZero"/>
        <c:crossBetween val="between"/>
      </c:valAx>
      <c:spPr>
        <a:noFill/>
        <a:ln>
          <a:noFill/>
        </a:ln>
        <a:effectLst/>
      </c:spPr>
    </c:plotArea>
    <c:legend>
      <c:legendPos val="b"/>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IE"/>
              <a:t>Racing gyro data</a:t>
            </a:r>
          </a:p>
        </c:rich>
      </c:tx>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Simulate_raci_31_01_2018!$O$1</c:f>
              <c:strCache>
                <c:ptCount val="1"/>
                <c:pt idx="0">
                  <c:v>Pitch_Axis</c:v>
                </c:pt>
              </c:strCache>
            </c:strRef>
          </c:tx>
          <c:spPr>
            <a:ln w="28575" cap="rnd">
              <a:solidFill>
                <a:schemeClr val="accent1"/>
              </a:solidFill>
              <a:round/>
            </a:ln>
            <a:effectLst/>
          </c:spPr>
          <c:marker>
            <c:symbol val="none"/>
          </c:marker>
          <c:val>
            <c:numRef>
              <c:f>Simulate_raci_31_01_2018!$O$2:$O$1500</c:f>
              <c:numCache>
                <c:formatCode>General</c:formatCode>
                <c:ptCount val="1499"/>
                <c:pt idx="0">
                  <c:v>-9.3150000000000004E-3</c:v>
                </c:pt>
                <c:pt idx="1">
                  <c:v>3.0027999999999999E-2</c:v>
                </c:pt>
                <c:pt idx="2">
                  <c:v>8.3569999999999998E-3</c:v>
                </c:pt>
                <c:pt idx="3">
                  <c:v>-3.0908000000000001E-2</c:v>
                </c:pt>
                <c:pt idx="4">
                  <c:v>-6.8926000000000001E-2</c:v>
                </c:pt>
                <c:pt idx="5">
                  <c:v>-9.3907000000000004E-2</c:v>
                </c:pt>
                <c:pt idx="6">
                  <c:v>-0.117564</c:v>
                </c:pt>
                <c:pt idx="7">
                  <c:v>-0.13897999999999999</c:v>
                </c:pt>
                <c:pt idx="8">
                  <c:v>-0.150807</c:v>
                </c:pt>
                <c:pt idx="9">
                  <c:v>-0.15490599999999999</c:v>
                </c:pt>
                <c:pt idx="10">
                  <c:v>-0.125691</c:v>
                </c:pt>
                <c:pt idx="11">
                  <c:v>-8.5914000000000004E-2</c:v>
                </c:pt>
                <c:pt idx="12">
                  <c:v>-5.3627000000000001E-2</c:v>
                </c:pt>
                <c:pt idx="13">
                  <c:v>-6.548E-3</c:v>
                </c:pt>
                <c:pt idx="14">
                  <c:v>1.2486000000000001E-2</c:v>
                </c:pt>
                <c:pt idx="15">
                  <c:v>1.1176999999999999E-2</c:v>
                </c:pt>
                <c:pt idx="16">
                  <c:v>1.3258000000000001E-2</c:v>
                </c:pt>
                <c:pt idx="17">
                  <c:v>4.6456999999999998E-2</c:v>
                </c:pt>
                <c:pt idx="18">
                  <c:v>7.4149000000000007E-2</c:v>
                </c:pt>
                <c:pt idx="19">
                  <c:v>6.9662000000000002E-2</c:v>
                </c:pt>
                <c:pt idx="20">
                  <c:v>5.4316000000000003E-2</c:v>
                </c:pt>
                <c:pt idx="21">
                  <c:v>3.3568000000000001E-2</c:v>
                </c:pt>
                <c:pt idx="22">
                  <c:v>9.8340000000000007E-3</c:v>
                </c:pt>
                <c:pt idx="23">
                  <c:v>-1.6949999999999999E-3</c:v>
                </c:pt>
                <c:pt idx="24">
                  <c:v>8.4100000000000008E-3</c:v>
                </c:pt>
                <c:pt idx="25">
                  <c:v>3.2362000000000002E-2</c:v>
                </c:pt>
                <c:pt idx="26">
                  <c:v>4.4309000000000001E-2</c:v>
                </c:pt>
                <c:pt idx="27">
                  <c:v>1.8695E-2</c:v>
                </c:pt>
                <c:pt idx="28">
                  <c:v>-4.9240000000000004E-3</c:v>
                </c:pt>
                <c:pt idx="29">
                  <c:v>-2.1159000000000001E-2</c:v>
                </c:pt>
                <c:pt idx="30">
                  <c:v>-2.4489E-2</c:v>
                </c:pt>
                <c:pt idx="31">
                  <c:v>-6.2350000000000001E-3</c:v>
                </c:pt>
                <c:pt idx="32">
                  <c:v>3.7850000000000002E-2</c:v>
                </c:pt>
                <c:pt idx="33">
                  <c:v>8.9399000000000006E-2</c:v>
                </c:pt>
                <c:pt idx="34">
                  <c:v>0.12700600000000001</c:v>
                </c:pt>
                <c:pt idx="35">
                  <c:v>0.12286</c:v>
                </c:pt>
                <c:pt idx="36">
                  <c:v>7.6873999999999998E-2</c:v>
                </c:pt>
                <c:pt idx="37">
                  <c:v>2.6623000000000001E-2</c:v>
                </c:pt>
                <c:pt idx="38">
                  <c:v>-6.3889999999999997E-3</c:v>
                </c:pt>
                <c:pt idx="39">
                  <c:v>-4.3622000000000001E-2</c:v>
                </c:pt>
                <c:pt idx="40">
                  <c:v>-9.2728000000000005E-2</c:v>
                </c:pt>
                <c:pt idx="41">
                  <c:v>-0.165437</c:v>
                </c:pt>
                <c:pt idx="42">
                  <c:v>-0.25422699999999998</c:v>
                </c:pt>
                <c:pt idx="43">
                  <c:v>-0.35157100000000002</c:v>
                </c:pt>
                <c:pt idx="44">
                  <c:v>-0.433888</c:v>
                </c:pt>
                <c:pt idx="45">
                  <c:v>-0.51499399999999995</c:v>
                </c:pt>
                <c:pt idx="46">
                  <c:v>-0.59494800000000003</c:v>
                </c:pt>
                <c:pt idx="47">
                  <c:v>-0.68017799999999995</c:v>
                </c:pt>
                <c:pt idx="48">
                  <c:v>-0.76233600000000001</c:v>
                </c:pt>
                <c:pt idx="49">
                  <c:v>-0.84122200000000003</c:v>
                </c:pt>
                <c:pt idx="50">
                  <c:v>-0.91343700000000005</c:v>
                </c:pt>
                <c:pt idx="51">
                  <c:v>-0.98459600000000003</c:v>
                </c:pt>
                <c:pt idx="52">
                  <c:v>-1.058171</c:v>
                </c:pt>
                <c:pt idx="53">
                  <c:v>-1.1319889999999999</c:v>
                </c:pt>
                <c:pt idx="54">
                  <c:v>-1.1866490000000001</c:v>
                </c:pt>
                <c:pt idx="55">
                  <c:v>-1.2305900000000001</c:v>
                </c:pt>
                <c:pt idx="56">
                  <c:v>-1.2431479999999999</c:v>
                </c:pt>
                <c:pt idx="57">
                  <c:v>-1.236253</c:v>
                </c:pt>
                <c:pt idx="58">
                  <c:v>-1.2413099999999999</c:v>
                </c:pt>
                <c:pt idx="59">
                  <c:v>-1.2721290000000001</c:v>
                </c:pt>
                <c:pt idx="60">
                  <c:v>-1.3321419999999999</c:v>
                </c:pt>
                <c:pt idx="61">
                  <c:v>-1.413781</c:v>
                </c:pt>
                <c:pt idx="62">
                  <c:v>-1.4963299999999999</c:v>
                </c:pt>
                <c:pt idx="63">
                  <c:v>-1.5594079999999999</c:v>
                </c:pt>
                <c:pt idx="64">
                  <c:v>-1.5947979999999999</c:v>
                </c:pt>
                <c:pt idx="65">
                  <c:v>-1.6246179999999999</c:v>
                </c:pt>
                <c:pt idx="66">
                  <c:v>-1.640536</c:v>
                </c:pt>
                <c:pt idx="67">
                  <c:v>-1.6628130000000001</c:v>
                </c:pt>
                <c:pt idx="68">
                  <c:v>-1.689425</c:v>
                </c:pt>
                <c:pt idx="69">
                  <c:v>-1.725597</c:v>
                </c:pt>
                <c:pt idx="70">
                  <c:v>-1.7415240000000001</c:v>
                </c:pt>
                <c:pt idx="71">
                  <c:v>-1.738013</c:v>
                </c:pt>
                <c:pt idx="72">
                  <c:v>-1.7099340000000001</c:v>
                </c:pt>
                <c:pt idx="73">
                  <c:v>-1.631737</c:v>
                </c:pt>
                <c:pt idx="74">
                  <c:v>-1.5578460000000001</c:v>
                </c:pt>
                <c:pt idx="75">
                  <c:v>-1.474469</c:v>
                </c:pt>
                <c:pt idx="76">
                  <c:v>-1.388034</c:v>
                </c:pt>
                <c:pt idx="77">
                  <c:v>-1.296395</c:v>
                </c:pt>
                <c:pt idx="78">
                  <c:v>-1.205851</c:v>
                </c:pt>
                <c:pt idx="79">
                  <c:v>-1.135483</c:v>
                </c:pt>
                <c:pt idx="80">
                  <c:v>-1.072554</c:v>
                </c:pt>
                <c:pt idx="81">
                  <c:v>-1.0019610000000001</c:v>
                </c:pt>
                <c:pt idx="82">
                  <c:v>-0.92284600000000006</c:v>
                </c:pt>
                <c:pt idx="83">
                  <c:v>-0.85015099999999999</c:v>
                </c:pt>
                <c:pt idx="84">
                  <c:v>-0.77124800000000004</c:v>
                </c:pt>
                <c:pt idx="85">
                  <c:v>-0.66806399999999999</c:v>
                </c:pt>
                <c:pt idx="86">
                  <c:v>-0.55096000000000001</c:v>
                </c:pt>
                <c:pt idx="87">
                  <c:v>-0.43707499999999999</c:v>
                </c:pt>
                <c:pt idx="88">
                  <c:v>-0.33605600000000002</c:v>
                </c:pt>
                <c:pt idx="89">
                  <c:v>-0.24133299999999999</c:v>
                </c:pt>
                <c:pt idx="90">
                  <c:v>-0.155026</c:v>
                </c:pt>
                <c:pt idx="91">
                  <c:v>-7.3200000000000001E-2</c:v>
                </c:pt>
                <c:pt idx="92">
                  <c:v>-1.7100000000000001E-4</c:v>
                </c:pt>
                <c:pt idx="93">
                  <c:v>8.4685999999999997E-2</c:v>
                </c:pt>
                <c:pt idx="94">
                  <c:v>0.18162900000000001</c:v>
                </c:pt>
                <c:pt idx="95">
                  <c:v>0.27432499999999999</c:v>
                </c:pt>
                <c:pt idx="96">
                  <c:v>0.35482000000000002</c:v>
                </c:pt>
                <c:pt idx="97">
                  <c:v>0.43651899999999999</c:v>
                </c:pt>
                <c:pt idx="98">
                  <c:v>0.52189799999999997</c:v>
                </c:pt>
                <c:pt idx="99">
                  <c:v>0.59150199999999997</c:v>
                </c:pt>
                <c:pt idx="100">
                  <c:v>0.67187200000000002</c:v>
                </c:pt>
                <c:pt idx="101">
                  <c:v>0.74534699999999998</c:v>
                </c:pt>
                <c:pt idx="102">
                  <c:v>0.80774199999999996</c:v>
                </c:pt>
                <c:pt idx="103">
                  <c:v>0.87015600000000004</c:v>
                </c:pt>
                <c:pt idx="104">
                  <c:v>0.94549300000000003</c:v>
                </c:pt>
                <c:pt idx="105">
                  <c:v>1.01915</c:v>
                </c:pt>
                <c:pt idx="106">
                  <c:v>1.0611250000000001</c:v>
                </c:pt>
                <c:pt idx="107">
                  <c:v>1.0604769999999999</c:v>
                </c:pt>
                <c:pt idx="108">
                  <c:v>1.029779</c:v>
                </c:pt>
                <c:pt idx="109">
                  <c:v>0.986016</c:v>
                </c:pt>
                <c:pt idx="110">
                  <c:v>0.94118500000000005</c:v>
                </c:pt>
                <c:pt idx="111">
                  <c:v>0.94972900000000005</c:v>
                </c:pt>
                <c:pt idx="112">
                  <c:v>0.99789399999999995</c:v>
                </c:pt>
                <c:pt idx="113">
                  <c:v>1.064346</c:v>
                </c:pt>
                <c:pt idx="114">
                  <c:v>1.143594</c:v>
                </c:pt>
                <c:pt idx="115">
                  <c:v>1.192753</c:v>
                </c:pt>
                <c:pt idx="116">
                  <c:v>1.228955</c:v>
                </c:pt>
                <c:pt idx="117">
                  <c:v>1.245873</c:v>
                </c:pt>
                <c:pt idx="118">
                  <c:v>1.2819400000000001</c:v>
                </c:pt>
                <c:pt idx="119">
                  <c:v>1.343421</c:v>
                </c:pt>
                <c:pt idx="120">
                  <c:v>1.3943479999999999</c:v>
                </c:pt>
                <c:pt idx="121">
                  <c:v>1.4625919999999999</c:v>
                </c:pt>
                <c:pt idx="122">
                  <c:v>1.544905</c:v>
                </c:pt>
                <c:pt idx="123">
                  <c:v>1.615378</c:v>
                </c:pt>
                <c:pt idx="124">
                  <c:v>1.6995830000000001</c:v>
                </c:pt>
                <c:pt idx="125">
                  <c:v>1.8084880000000001</c:v>
                </c:pt>
                <c:pt idx="126">
                  <c:v>1.9371689999999999</c:v>
                </c:pt>
                <c:pt idx="127">
                  <c:v>2.082195</c:v>
                </c:pt>
                <c:pt idx="128">
                  <c:v>2.1919179999999998</c:v>
                </c:pt>
                <c:pt idx="129">
                  <c:v>2.257304</c:v>
                </c:pt>
                <c:pt idx="130">
                  <c:v>2.2689590000000002</c:v>
                </c:pt>
                <c:pt idx="131">
                  <c:v>2.2477800000000001</c:v>
                </c:pt>
                <c:pt idx="132">
                  <c:v>2.255217</c:v>
                </c:pt>
                <c:pt idx="133">
                  <c:v>2.247512</c:v>
                </c:pt>
                <c:pt idx="134">
                  <c:v>2.2367509999999999</c:v>
                </c:pt>
                <c:pt idx="135">
                  <c:v>2.2366619999999999</c:v>
                </c:pt>
                <c:pt idx="136">
                  <c:v>2.2353830000000001</c:v>
                </c:pt>
                <c:pt idx="137">
                  <c:v>2.211767</c:v>
                </c:pt>
                <c:pt idx="138">
                  <c:v>2.15103</c:v>
                </c:pt>
                <c:pt idx="139">
                  <c:v>2.055097</c:v>
                </c:pt>
                <c:pt idx="140">
                  <c:v>1.922725</c:v>
                </c:pt>
                <c:pt idx="141">
                  <c:v>1.7677940000000001</c:v>
                </c:pt>
                <c:pt idx="142">
                  <c:v>1.611831</c:v>
                </c:pt>
                <c:pt idx="143">
                  <c:v>1.4443440000000001</c:v>
                </c:pt>
                <c:pt idx="144">
                  <c:v>1.282338</c:v>
                </c:pt>
                <c:pt idx="145">
                  <c:v>1.1309549999999999</c:v>
                </c:pt>
                <c:pt idx="146">
                  <c:v>0.9677</c:v>
                </c:pt>
                <c:pt idx="147">
                  <c:v>0.79991100000000004</c:v>
                </c:pt>
                <c:pt idx="148">
                  <c:v>0.61610500000000001</c:v>
                </c:pt>
                <c:pt idx="149">
                  <c:v>0.44958100000000001</c:v>
                </c:pt>
                <c:pt idx="150">
                  <c:v>0.29700399999999999</c:v>
                </c:pt>
                <c:pt idx="151">
                  <c:v>0.15315799999999999</c:v>
                </c:pt>
                <c:pt idx="152">
                  <c:v>2.6575000000000001E-2</c:v>
                </c:pt>
                <c:pt idx="153">
                  <c:v>-7.4365000000000001E-2</c:v>
                </c:pt>
                <c:pt idx="154">
                  <c:v>-0.16473199999999999</c:v>
                </c:pt>
                <c:pt idx="155">
                  <c:v>-0.245647</c:v>
                </c:pt>
                <c:pt idx="156">
                  <c:v>-0.319218</c:v>
                </c:pt>
                <c:pt idx="157">
                  <c:v>-0.38750899999999999</c:v>
                </c:pt>
                <c:pt idx="158">
                  <c:v>-0.45689400000000002</c:v>
                </c:pt>
                <c:pt idx="159">
                  <c:v>-0.53057100000000001</c:v>
                </c:pt>
                <c:pt idx="160">
                  <c:v>-0.59996099999999997</c:v>
                </c:pt>
                <c:pt idx="161">
                  <c:v>-0.65639899999999995</c:v>
                </c:pt>
                <c:pt idx="162">
                  <c:v>-0.70736299999999996</c:v>
                </c:pt>
                <c:pt idx="163">
                  <c:v>-0.77110199999999995</c:v>
                </c:pt>
                <c:pt idx="164">
                  <c:v>-0.85197299999999998</c:v>
                </c:pt>
                <c:pt idx="165">
                  <c:v>-0.93503599999999998</c:v>
                </c:pt>
                <c:pt idx="166">
                  <c:v>-1.0076080000000001</c:v>
                </c:pt>
                <c:pt idx="167">
                  <c:v>-1.077197</c:v>
                </c:pt>
                <c:pt idx="168">
                  <c:v>-1.1383449999999999</c:v>
                </c:pt>
                <c:pt idx="169">
                  <c:v>-1.1845300000000001</c:v>
                </c:pt>
                <c:pt idx="170">
                  <c:v>-1.2122710000000001</c:v>
                </c:pt>
                <c:pt idx="171">
                  <c:v>-1.219563</c:v>
                </c:pt>
                <c:pt idx="172">
                  <c:v>-1.2161580000000001</c:v>
                </c:pt>
                <c:pt idx="173">
                  <c:v>-1.2138169999999999</c:v>
                </c:pt>
                <c:pt idx="174">
                  <c:v>-1.2157180000000001</c:v>
                </c:pt>
                <c:pt idx="175">
                  <c:v>-1.2219930000000001</c:v>
                </c:pt>
                <c:pt idx="176">
                  <c:v>-1.24132</c:v>
                </c:pt>
                <c:pt idx="177">
                  <c:v>-1.2616700000000001</c:v>
                </c:pt>
                <c:pt idx="178">
                  <c:v>-1.283048</c:v>
                </c:pt>
                <c:pt idx="179">
                  <c:v>-1.310864</c:v>
                </c:pt>
                <c:pt idx="180">
                  <c:v>-1.333404</c:v>
                </c:pt>
                <c:pt idx="181">
                  <c:v>-1.360241</c:v>
                </c:pt>
                <c:pt idx="182">
                  <c:v>-1.3806389999999999</c:v>
                </c:pt>
                <c:pt idx="183">
                  <c:v>-1.3977980000000001</c:v>
                </c:pt>
                <c:pt idx="184">
                  <c:v>-1.4212800000000001</c:v>
                </c:pt>
                <c:pt idx="185">
                  <c:v>-1.462782</c:v>
                </c:pt>
                <c:pt idx="186">
                  <c:v>-1.5331079999999999</c:v>
                </c:pt>
                <c:pt idx="187">
                  <c:v>-1.632314</c:v>
                </c:pt>
                <c:pt idx="188">
                  <c:v>-1.7454860000000001</c:v>
                </c:pt>
                <c:pt idx="189">
                  <c:v>-1.840597</c:v>
                </c:pt>
                <c:pt idx="190">
                  <c:v>-1.899529</c:v>
                </c:pt>
                <c:pt idx="191">
                  <c:v>-1.921189</c:v>
                </c:pt>
                <c:pt idx="192">
                  <c:v>-1.924587</c:v>
                </c:pt>
                <c:pt idx="193">
                  <c:v>-1.915041</c:v>
                </c:pt>
                <c:pt idx="194">
                  <c:v>-1.8935740000000001</c:v>
                </c:pt>
                <c:pt idx="195">
                  <c:v>-1.8591439999999999</c:v>
                </c:pt>
                <c:pt idx="196">
                  <c:v>-1.807644</c:v>
                </c:pt>
                <c:pt idx="197">
                  <c:v>-1.738027</c:v>
                </c:pt>
                <c:pt idx="198">
                  <c:v>-1.660882</c:v>
                </c:pt>
                <c:pt idx="199">
                  <c:v>-1.574222</c:v>
                </c:pt>
                <c:pt idx="200">
                  <c:v>-1.477015</c:v>
                </c:pt>
                <c:pt idx="201">
                  <c:v>-1.3702650000000001</c:v>
                </c:pt>
                <c:pt idx="202">
                  <c:v>-1.250937</c:v>
                </c:pt>
                <c:pt idx="203">
                  <c:v>-1.128449</c:v>
                </c:pt>
                <c:pt idx="204">
                  <c:v>-1.00054</c:v>
                </c:pt>
                <c:pt idx="205">
                  <c:v>-0.868363</c:v>
                </c:pt>
                <c:pt idx="206">
                  <c:v>-0.744703</c:v>
                </c:pt>
                <c:pt idx="207">
                  <c:v>-0.63175599999999998</c:v>
                </c:pt>
                <c:pt idx="208">
                  <c:v>-0.53174200000000005</c:v>
                </c:pt>
                <c:pt idx="209">
                  <c:v>-0.44766600000000001</c:v>
                </c:pt>
                <c:pt idx="210">
                  <c:v>-0.37854100000000002</c:v>
                </c:pt>
                <c:pt idx="211">
                  <c:v>-0.32437899999999997</c:v>
                </c:pt>
                <c:pt idx="212">
                  <c:v>-0.279725</c:v>
                </c:pt>
                <c:pt idx="213">
                  <c:v>-0.23388999999999999</c:v>
                </c:pt>
                <c:pt idx="214">
                  <c:v>-0.19766700000000001</c:v>
                </c:pt>
                <c:pt idx="215">
                  <c:v>-0.16791200000000001</c:v>
                </c:pt>
                <c:pt idx="216">
                  <c:v>-0.13606499999999999</c:v>
                </c:pt>
                <c:pt idx="217">
                  <c:v>-9.9790000000000004E-2</c:v>
                </c:pt>
                <c:pt idx="218">
                  <c:v>-5.0569000000000003E-2</c:v>
                </c:pt>
                <c:pt idx="219">
                  <c:v>2.0968000000000001E-2</c:v>
                </c:pt>
                <c:pt idx="220">
                  <c:v>0.115802</c:v>
                </c:pt>
                <c:pt idx="221">
                  <c:v>0.22872400000000001</c:v>
                </c:pt>
                <c:pt idx="222">
                  <c:v>0.35340199999999999</c:v>
                </c:pt>
                <c:pt idx="223">
                  <c:v>0.48132599999999998</c:v>
                </c:pt>
                <c:pt idx="224">
                  <c:v>0.59974000000000005</c:v>
                </c:pt>
                <c:pt idx="225">
                  <c:v>0.70875500000000002</c:v>
                </c:pt>
                <c:pt idx="226">
                  <c:v>0.81556200000000001</c:v>
                </c:pt>
                <c:pt idx="227">
                  <c:v>0.93686999999999998</c:v>
                </c:pt>
                <c:pt idx="228">
                  <c:v>1.0899779999999999</c:v>
                </c:pt>
                <c:pt idx="229">
                  <c:v>1.269719</c:v>
                </c:pt>
                <c:pt idx="230">
                  <c:v>1.4485060000000001</c:v>
                </c:pt>
                <c:pt idx="231">
                  <c:v>1.626358</c:v>
                </c:pt>
                <c:pt idx="232">
                  <c:v>1.812908</c:v>
                </c:pt>
                <c:pt idx="233">
                  <c:v>1.928728</c:v>
                </c:pt>
                <c:pt idx="234">
                  <c:v>1.997797</c:v>
                </c:pt>
                <c:pt idx="235">
                  <c:v>2.0472229999999998</c:v>
                </c:pt>
                <c:pt idx="236">
                  <c:v>2.060743</c:v>
                </c:pt>
                <c:pt idx="237">
                  <c:v>2.0726209999999998</c:v>
                </c:pt>
                <c:pt idx="238">
                  <c:v>2.1059730000000001</c:v>
                </c:pt>
                <c:pt idx="239">
                  <c:v>2.1602209999999999</c:v>
                </c:pt>
                <c:pt idx="240">
                  <c:v>2.2189890000000001</c:v>
                </c:pt>
                <c:pt idx="241">
                  <c:v>2.2926440000000001</c:v>
                </c:pt>
                <c:pt idx="242">
                  <c:v>2.3599290000000002</c:v>
                </c:pt>
                <c:pt idx="243">
                  <c:v>2.3974890000000002</c:v>
                </c:pt>
                <c:pt idx="244">
                  <c:v>2.4490379999999998</c:v>
                </c:pt>
                <c:pt idx="245">
                  <c:v>2.5083259999999998</c:v>
                </c:pt>
                <c:pt idx="246">
                  <c:v>2.5566810000000002</c:v>
                </c:pt>
                <c:pt idx="247">
                  <c:v>2.579002</c:v>
                </c:pt>
                <c:pt idx="248">
                  <c:v>2.577817</c:v>
                </c:pt>
                <c:pt idx="249">
                  <c:v>2.5360900000000002</c:v>
                </c:pt>
                <c:pt idx="250">
                  <c:v>2.4637609999999999</c:v>
                </c:pt>
                <c:pt idx="251">
                  <c:v>2.379842</c:v>
                </c:pt>
                <c:pt idx="252">
                  <c:v>2.306403</c:v>
                </c:pt>
                <c:pt idx="253">
                  <c:v>2.211646</c:v>
                </c:pt>
                <c:pt idx="254">
                  <c:v>2.107367</c:v>
                </c:pt>
                <c:pt idx="255">
                  <c:v>2.0094780000000001</c:v>
                </c:pt>
                <c:pt idx="256">
                  <c:v>1.891232</c:v>
                </c:pt>
                <c:pt idx="257">
                  <c:v>1.74291</c:v>
                </c:pt>
                <c:pt idx="258">
                  <c:v>1.5667990000000001</c:v>
                </c:pt>
                <c:pt idx="259">
                  <c:v>1.3779319999999999</c:v>
                </c:pt>
                <c:pt idx="260">
                  <c:v>1.1933560000000001</c:v>
                </c:pt>
                <c:pt idx="261">
                  <c:v>1.016216</c:v>
                </c:pt>
                <c:pt idx="262">
                  <c:v>0.82427300000000003</c:v>
                </c:pt>
                <c:pt idx="263">
                  <c:v>0.61438199999999998</c:v>
                </c:pt>
                <c:pt idx="264">
                  <c:v>0.40023399999999998</c:v>
                </c:pt>
                <c:pt idx="265">
                  <c:v>0.20521800000000001</c:v>
                </c:pt>
                <c:pt idx="266">
                  <c:v>3.3640999999999997E-2</c:v>
                </c:pt>
                <c:pt idx="267">
                  <c:v>-0.118788</c:v>
                </c:pt>
                <c:pt idx="268">
                  <c:v>-0.24348500000000001</c:v>
                </c:pt>
                <c:pt idx="269">
                  <c:v>-0.34567700000000001</c:v>
                </c:pt>
                <c:pt idx="270">
                  <c:v>-0.40299600000000002</c:v>
                </c:pt>
                <c:pt idx="271">
                  <c:v>-0.41135699999999997</c:v>
                </c:pt>
                <c:pt idx="272">
                  <c:v>-0.41123999999999999</c:v>
                </c:pt>
                <c:pt idx="273">
                  <c:v>-0.42821799999999999</c:v>
                </c:pt>
                <c:pt idx="274">
                  <c:v>-0.47492299999999998</c:v>
                </c:pt>
                <c:pt idx="275">
                  <c:v>-0.55730999999999997</c:v>
                </c:pt>
                <c:pt idx="276">
                  <c:v>-0.66656499999999996</c:v>
                </c:pt>
                <c:pt idx="277">
                  <c:v>-0.77466100000000004</c:v>
                </c:pt>
                <c:pt idx="278">
                  <c:v>-0.85820300000000005</c:v>
                </c:pt>
                <c:pt idx="279">
                  <c:v>-0.92001699999999997</c:v>
                </c:pt>
                <c:pt idx="280">
                  <c:v>-0.97598099999999999</c:v>
                </c:pt>
                <c:pt idx="281">
                  <c:v>-1.0288790000000001</c:v>
                </c:pt>
                <c:pt idx="282">
                  <c:v>-1.0648930000000001</c:v>
                </c:pt>
                <c:pt idx="283">
                  <c:v>-1.1009640000000001</c:v>
                </c:pt>
                <c:pt idx="284">
                  <c:v>-1.164857</c:v>
                </c:pt>
                <c:pt idx="285">
                  <c:v>-1.2575179999999999</c:v>
                </c:pt>
                <c:pt idx="286">
                  <c:v>-1.3532690000000001</c:v>
                </c:pt>
                <c:pt idx="287">
                  <c:v>-1.4375579999999999</c:v>
                </c:pt>
                <c:pt idx="288">
                  <c:v>-1.519002</c:v>
                </c:pt>
                <c:pt idx="289">
                  <c:v>-1.5760670000000001</c:v>
                </c:pt>
                <c:pt idx="290">
                  <c:v>-1.6086259999999999</c:v>
                </c:pt>
                <c:pt idx="291">
                  <c:v>-1.596174</c:v>
                </c:pt>
                <c:pt idx="292">
                  <c:v>-1.57839</c:v>
                </c:pt>
                <c:pt idx="293">
                  <c:v>-1.5679350000000001</c:v>
                </c:pt>
                <c:pt idx="294">
                  <c:v>-1.5636380000000001</c:v>
                </c:pt>
                <c:pt idx="295">
                  <c:v>-1.6145449999999999</c:v>
                </c:pt>
                <c:pt idx="296">
                  <c:v>-1.7333419999999999</c:v>
                </c:pt>
                <c:pt idx="297">
                  <c:v>-1.873445</c:v>
                </c:pt>
                <c:pt idx="298">
                  <c:v>-2.019466</c:v>
                </c:pt>
                <c:pt idx="299">
                  <c:v>-2.1229460000000002</c:v>
                </c:pt>
                <c:pt idx="300">
                  <c:v>-2.1579389999999998</c:v>
                </c:pt>
                <c:pt idx="301">
                  <c:v>-2.143796</c:v>
                </c:pt>
                <c:pt idx="302">
                  <c:v>-2.099742</c:v>
                </c:pt>
                <c:pt idx="303">
                  <c:v>-2.0633750000000002</c:v>
                </c:pt>
                <c:pt idx="304">
                  <c:v>-2.0445139999999999</c:v>
                </c:pt>
                <c:pt idx="305">
                  <c:v>-2.0546509999999998</c:v>
                </c:pt>
                <c:pt idx="306">
                  <c:v>-2.0850499999999998</c:v>
                </c:pt>
                <c:pt idx="307">
                  <c:v>-2.1262020000000001</c:v>
                </c:pt>
                <c:pt idx="308">
                  <c:v>-2.162058</c:v>
                </c:pt>
                <c:pt idx="309">
                  <c:v>-2.1559240000000002</c:v>
                </c:pt>
                <c:pt idx="310">
                  <c:v>-2.0798450000000002</c:v>
                </c:pt>
                <c:pt idx="311">
                  <c:v>-1.930965</c:v>
                </c:pt>
                <c:pt idx="312">
                  <c:v>-1.7920389999999999</c:v>
                </c:pt>
                <c:pt idx="313">
                  <c:v>-1.6897470000000001</c:v>
                </c:pt>
                <c:pt idx="314">
                  <c:v>-1.6109610000000001</c:v>
                </c:pt>
                <c:pt idx="315">
                  <c:v>-1.5587869999999999</c:v>
                </c:pt>
                <c:pt idx="316">
                  <c:v>-1.518321</c:v>
                </c:pt>
                <c:pt idx="317">
                  <c:v>-1.475652</c:v>
                </c:pt>
                <c:pt idx="318">
                  <c:v>-1.427586</c:v>
                </c:pt>
                <c:pt idx="319">
                  <c:v>-1.3698509999999999</c:v>
                </c:pt>
                <c:pt idx="320">
                  <c:v>-1.3046660000000001</c:v>
                </c:pt>
                <c:pt idx="321">
                  <c:v>-1.2448980000000001</c:v>
                </c:pt>
                <c:pt idx="322">
                  <c:v>-1.188342</c:v>
                </c:pt>
                <c:pt idx="323">
                  <c:v>-1.1275379999999999</c:v>
                </c:pt>
                <c:pt idx="324">
                  <c:v>-1.053938</c:v>
                </c:pt>
                <c:pt idx="325">
                  <c:v>-0.97081799999999996</c:v>
                </c:pt>
                <c:pt idx="326">
                  <c:v>-0.87390699999999999</c:v>
                </c:pt>
                <c:pt idx="327">
                  <c:v>-0.76738700000000004</c:v>
                </c:pt>
                <c:pt idx="328">
                  <c:v>-0.65118900000000002</c:v>
                </c:pt>
                <c:pt idx="329">
                  <c:v>-0.52312099999999995</c:v>
                </c:pt>
                <c:pt idx="330">
                  <c:v>-0.382274</c:v>
                </c:pt>
                <c:pt idx="331">
                  <c:v>-0.23089199999999999</c:v>
                </c:pt>
                <c:pt idx="332">
                  <c:v>-7.1086999999999997E-2</c:v>
                </c:pt>
                <c:pt idx="333">
                  <c:v>8.5612999999999995E-2</c:v>
                </c:pt>
                <c:pt idx="334">
                  <c:v>0.223081</c:v>
                </c:pt>
                <c:pt idx="335">
                  <c:v>0.35935899999999998</c:v>
                </c:pt>
                <c:pt idx="336">
                  <c:v>0.49263699999999999</c:v>
                </c:pt>
                <c:pt idx="337">
                  <c:v>0.61004999999999998</c:v>
                </c:pt>
                <c:pt idx="338">
                  <c:v>0.70588399999999996</c:v>
                </c:pt>
                <c:pt idx="339">
                  <c:v>0.78464500000000004</c:v>
                </c:pt>
                <c:pt idx="340">
                  <c:v>0.85714699999999999</c:v>
                </c:pt>
                <c:pt idx="341">
                  <c:v>0.92012799999999995</c:v>
                </c:pt>
                <c:pt idx="342">
                  <c:v>0.97236900000000004</c:v>
                </c:pt>
                <c:pt idx="343">
                  <c:v>0.99992800000000004</c:v>
                </c:pt>
                <c:pt idx="344">
                  <c:v>0.99238899999999997</c:v>
                </c:pt>
                <c:pt idx="345">
                  <c:v>0.99228400000000005</c:v>
                </c:pt>
                <c:pt idx="346">
                  <c:v>0.99000500000000002</c:v>
                </c:pt>
                <c:pt idx="347">
                  <c:v>0.99841000000000002</c:v>
                </c:pt>
                <c:pt idx="348">
                  <c:v>1.0091239999999999</c:v>
                </c:pt>
                <c:pt idx="349">
                  <c:v>1.0274719999999999</c:v>
                </c:pt>
                <c:pt idx="350">
                  <c:v>1.0512269999999999</c:v>
                </c:pt>
                <c:pt idx="351">
                  <c:v>1.077089</c:v>
                </c:pt>
                <c:pt idx="352">
                  <c:v>1.1090599999999999</c:v>
                </c:pt>
                <c:pt idx="353">
                  <c:v>1.134339</c:v>
                </c:pt>
                <c:pt idx="354">
                  <c:v>1.196048</c:v>
                </c:pt>
                <c:pt idx="355">
                  <c:v>1.2834760000000001</c:v>
                </c:pt>
                <c:pt idx="356">
                  <c:v>1.3603430000000001</c:v>
                </c:pt>
                <c:pt idx="357">
                  <c:v>1.418974</c:v>
                </c:pt>
                <c:pt idx="358">
                  <c:v>1.4742679999999999</c:v>
                </c:pt>
                <c:pt idx="359">
                  <c:v>1.528635</c:v>
                </c:pt>
                <c:pt idx="360">
                  <c:v>1.570379</c:v>
                </c:pt>
                <c:pt idx="361">
                  <c:v>1.5991150000000001</c:v>
                </c:pt>
                <c:pt idx="362">
                  <c:v>1.632071</c:v>
                </c:pt>
                <c:pt idx="363">
                  <c:v>1.669524</c:v>
                </c:pt>
                <c:pt idx="364">
                  <c:v>1.711365</c:v>
                </c:pt>
                <c:pt idx="365">
                  <c:v>1.720135</c:v>
                </c:pt>
                <c:pt idx="366">
                  <c:v>1.7107239999999999</c:v>
                </c:pt>
                <c:pt idx="367">
                  <c:v>1.699125</c:v>
                </c:pt>
                <c:pt idx="368">
                  <c:v>1.6725509999999999</c:v>
                </c:pt>
                <c:pt idx="369">
                  <c:v>1.6511750000000001</c:v>
                </c:pt>
                <c:pt idx="370">
                  <c:v>1.637208</c:v>
                </c:pt>
                <c:pt idx="371">
                  <c:v>1.6349530000000001</c:v>
                </c:pt>
                <c:pt idx="372">
                  <c:v>1.6423989999999999</c:v>
                </c:pt>
                <c:pt idx="373">
                  <c:v>1.644579</c:v>
                </c:pt>
                <c:pt idx="374">
                  <c:v>1.6403810000000001</c:v>
                </c:pt>
                <c:pt idx="375">
                  <c:v>1.624447</c:v>
                </c:pt>
                <c:pt idx="376">
                  <c:v>1.5967340000000001</c:v>
                </c:pt>
                <c:pt idx="377">
                  <c:v>1.555185</c:v>
                </c:pt>
                <c:pt idx="378">
                  <c:v>1.514756</c:v>
                </c:pt>
                <c:pt idx="379">
                  <c:v>1.4871509999999999</c:v>
                </c:pt>
                <c:pt idx="380">
                  <c:v>1.4605319999999999</c:v>
                </c:pt>
                <c:pt idx="381">
                  <c:v>1.4317139999999999</c:v>
                </c:pt>
                <c:pt idx="382">
                  <c:v>1.400709</c:v>
                </c:pt>
                <c:pt idx="383">
                  <c:v>1.360052</c:v>
                </c:pt>
                <c:pt idx="384">
                  <c:v>1.3077000000000001</c:v>
                </c:pt>
                <c:pt idx="385">
                  <c:v>1.2447980000000001</c:v>
                </c:pt>
                <c:pt idx="386">
                  <c:v>1.173519</c:v>
                </c:pt>
                <c:pt idx="387">
                  <c:v>1.108649</c:v>
                </c:pt>
                <c:pt idx="388">
                  <c:v>1.057523</c:v>
                </c:pt>
                <c:pt idx="389">
                  <c:v>1.0169189999999999</c:v>
                </c:pt>
                <c:pt idx="390">
                  <c:v>0.984788</c:v>
                </c:pt>
                <c:pt idx="391">
                  <c:v>0.956897</c:v>
                </c:pt>
                <c:pt idx="392">
                  <c:v>0.929033</c:v>
                </c:pt>
                <c:pt idx="393">
                  <c:v>0.90454900000000005</c:v>
                </c:pt>
                <c:pt idx="394">
                  <c:v>0.87059900000000001</c:v>
                </c:pt>
                <c:pt idx="395">
                  <c:v>0.83016199999999996</c:v>
                </c:pt>
                <c:pt idx="396">
                  <c:v>0.77894099999999999</c:v>
                </c:pt>
                <c:pt idx="397">
                  <c:v>0.73408899999999999</c:v>
                </c:pt>
                <c:pt idx="398">
                  <c:v>0.69350400000000001</c:v>
                </c:pt>
                <c:pt idx="399">
                  <c:v>0.65606299999999995</c:v>
                </c:pt>
                <c:pt idx="400">
                  <c:v>0.61217200000000005</c:v>
                </c:pt>
                <c:pt idx="401">
                  <c:v>0.56084599999999996</c:v>
                </c:pt>
                <c:pt idx="402">
                  <c:v>0.50211300000000003</c:v>
                </c:pt>
                <c:pt idx="403">
                  <c:v>0.44024799999999997</c:v>
                </c:pt>
                <c:pt idx="404">
                  <c:v>0.37850699999999998</c:v>
                </c:pt>
                <c:pt idx="405">
                  <c:v>0.32000899999999999</c:v>
                </c:pt>
                <c:pt idx="406">
                  <c:v>0.25726599999999999</c:v>
                </c:pt>
                <c:pt idx="407">
                  <c:v>0.19447</c:v>
                </c:pt>
                <c:pt idx="408">
                  <c:v>0.13375400000000001</c:v>
                </c:pt>
                <c:pt idx="409">
                  <c:v>8.1435999999999995E-2</c:v>
                </c:pt>
                <c:pt idx="410">
                  <c:v>3.3322999999999998E-2</c:v>
                </c:pt>
                <c:pt idx="411">
                  <c:v>-1.1551000000000001E-2</c:v>
                </c:pt>
                <c:pt idx="412">
                  <c:v>-5.9610999999999997E-2</c:v>
                </c:pt>
                <c:pt idx="413">
                  <c:v>-0.110809</c:v>
                </c:pt>
                <c:pt idx="414">
                  <c:v>-0.16936200000000001</c:v>
                </c:pt>
                <c:pt idx="415">
                  <c:v>-0.22576599999999999</c:v>
                </c:pt>
                <c:pt idx="416">
                  <c:v>-0.27267200000000003</c:v>
                </c:pt>
                <c:pt idx="417">
                  <c:v>-0.300454</c:v>
                </c:pt>
                <c:pt idx="418">
                  <c:v>-0.31109399999999998</c:v>
                </c:pt>
                <c:pt idx="419">
                  <c:v>-0.30879200000000001</c:v>
                </c:pt>
                <c:pt idx="420">
                  <c:v>-0.31614100000000001</c:v>
                </c:pt>
                <c:pt idx="421">
                  <c:v>-0.34817900000000002</c:v>
                </c:pt>
                <c:pt idx="422">
                  <c:v>-0.39628999999999998</c:v>
                </c:pt>
                <c:pt idx="423">
                  <c:v>-0.45190000000000002</c:v>
                </c:pt>
                <c:pt idx="424">
                  <c:v>-0.506386</c:v>
                </c:pt>
                <c:pt idx="425">
                  <c:v>-0.55654400000000004</c:v>
                </c:pt>
                <c:pt idx="426">
                  <c:v>-0.60443899999999995</c:v>
                </c:pt>
                <c:pt idx="427">
                  <c:v>-0.64799300000000004</c:v>
                </c:pt>
                <c:pt idx="428">
                  <c:v>-0.69581400000000004</c:v>
                </c:pt>
                <c:pt idx="429">
                  <c:v>-0.74907800000000002</c:v>
                </c:pt>
                <c:pt idx="430">
                  <c:v>-0.80458700000000005</c:v>
                </c:pt>
                <c:pt idx="431">
                  <c:v>-0.86668900000000004</c:v>
                </c:pt>
                <c:pt idx="432">
                  <c:v>-0.92658600000000002</c:v>
                </c:pt>
                <c:pt idx="433">
                  <c:v>-0.97884199999999999</c:v>
                </c:pt>
                <c:pt idx="434">
                  <c:v>-1.0289269999999999</c:v>
                </c:pt>
                <c:pt idx="435">
                  <c:v>-1.084344</c:v>
                </c:pt>
                <c:pt idx="436">
                  <c:v>-1.1385540000000001</c:v>
                </c:pt>
                <c:pt idx="437">
                  <c:v>-1.1927920000000001</c:v>
                </c:pt>
                <c:pt idx="438">
                  <c:v>-1.244041</c:v>
                </c:pt>
                <c:pt idx="439">
                  <c:v>-1.293169</c:v>
                </c:pt>
                <c:pt idx="440">
                  <c:v>-1.329448</c:v>
                </c:pt>
                <c:pt idx="441">
                  <c:v>-1.3519159999999999</c:v>
                </c:pt>
                <c:pt idx="442">
                  <c:v>-1.362679</c:v>
                </c:pt>
                <c:pt idx="443">
                  <c:v>-1.3711899999999999</c:v>
                </c:pt>
                <c:pt idx="444">
                  <c:v>-1.3722909999999999</c:v>
                </c:pt>
                <c:pt idx="445">
                  <c:v>-1.373432</c:v>
                </c:pt>
                <c:pt idx="446">
                  <c:v>-1.384234</c:v>
                </c:pt>
                <c:pt idx="447">
                  <c:v>-1.401518</c:v>
                </c:pt>
                <c:pt idx="448">
                  <c:v>-1.427243</c:v>
                </c:pt>
                <c:pt idx="449">
                  <c:v>-1.4624900000000001</c:v>
                </c:pt>
                <c:pt idx="450">
                  <c:v>-1.5081469999999999</c:v>
                </c:pt>
                <c:pt idx="451">
                  <c:v>-1.5441009999999999</c:v>
                </c:pt>
                <c:pt idx="452">
                  <c:v>-1.5802160000000001</c:v>
                </c:pt>
                <c:pt idx="453">
                  <c:v>-1.6132059999999999</c:v>
                </c:pt>
                <c:pt idx="454">
                  <c:v>-1.642021</c:v>
                </c:pt>
                <c:pt idx="455">
                  <c:v>-1.6635040000000001</c:v>
                </c:pt>
                <c:pt idx="456">
                  <c:v>-1.6765730000000001</c:v>
                </c:pt>
                <c:pt idx="457">
                  <c:v>-1.6874880000000001</c:v>
                </c:pt>
                <c:pt idx="458">
                  <c:v>-1.7142980000000001</c:v>
                </c:pt>
                <c:pt idx="459">
                  <c:v>-1.7558389999999999</c:v>
                </c:pt>
                <c:pt idx="460">
                  <c:v>-1.804702</c:v>
                </c:pt>
                <c:pt idx="461">
                  <c:v>-1.8449819999999999</c:v>
                </c:pt>
                <c:pt idx="462">
                  <c:v>-1.8724289999999999</c:v>
                </c:pt>
                <c:pt idx="463">
                  <c:v>-1.87853</c:v>
                </c:pt>
                <c:pt idx="464">
                  <c:v>-1.8430500000000001</c:v>
                </c:pt>
                <c:pt idx="465">
                  <c:v>-1.7778119999999999</c:v>
                </c:pt>
                <c:pt idx="466">
                  <c:v>-1.708342</c:v>
                </c:pt>
                <c:pt idx="467">
                  <c:v>-1.63998</c:v>
                </c:pt>
                <c:pt idx="468">
                  <c:v>-1.5812930000000001</c:v>
                </c:pt>
                <c:pt idx="469">
                  <c:v>-1.538629</c:v>
                </c:pt>
                <c:pt idx="470">
                  <c:v>-1.513066</c:v>
                </c:pt>
                <c:pt idx="471">
                  <c:v>-1.487495</c:v>
                </c:pt>
                <c:pt idx="472">
                  <c:v>-1.45322</c:v>
                </c:pt>
                <c:pt idx="473">
                  <c:v>-1.403931</c:v>
                </c:pt>
                <c:pt idx="474">
                  <c:v>-1.3428659999999999</c:v>
                </c:pt>
                <c:pt idx="475">
                  <c:v>-1.2860670000000001</c:v>
                </c:pt>
                <c:pt idx="476">
                  <c:v>-1.231668</c:v>
                </c:pt>
                <c:pt idx="477">
                  <c:v>-1.1838150000000001</c:v>
                </c:pt>
                <c:pt idx="478">
                  <c:v>-1.137159</c:v>
                </c:pt>
                <c:pt idx="479">
                  <c:v>-1.092668</c:v>
                </c:pt>
                <c:pt idx="480">
                  <c:v>-1.0492079999999999</c:v>
                </c:pt>
                <c:pt idx="481">
                  <c:v>-1.017377</c:v>
                </c:pt>
                <c:pt idx="482">
                  <c:v>-0.98118899999999998</c:v>
                </c:pt>
                <c:pt idx="483">
                  <c:v>-0.94181000000000004</c:v>
                </c:pt>
                <c:pt idx="484">
                  <c:v>-0.89388699999999999</c:v>
                </c:pt>
                <c:pt idx="485">
                  <c:v>-0.83318199999999998</c:v>
                </c:pt>
                <c:pt idx="486">
                  <c:v>-0.76611899999999999</c:v>
                </c:pt>
                <c:pt idx="487">
                  <c:v>-0.69799100000000003</c:v>
                </c:pt>
                <c:pt idx="488">
                  <c:v>-0.62025399999999997</c:v>
                </c:pt>
                <c:pt idx="489">
                  <c:v>-0.53179500000000002</c:v>
                </c:pt>
                <c:pt idx="490">
                  <c:v>-0.43788899999999997</c:v>
                </c:pt>
                <c:pt idx="491">
                  <c:v>-0.334337</c:v>
                </c:pt>
                <c:pt idx="492">
                  <c:v>-0.22867299999999999</c:v>
                </c:pt>
                <c:pt idx="493">
                  <c:v>-0.126279</c:v>
                </c:pt>
                <c:pt idx="494">
                  <c:v>-3.2547E-2</c:v>
                </c:pt>
                <c:pt idx="495">
                  <c:v>4.8265000000000002E-2</c:v>
                </c:pt>
                <c:pt idx="496">
                  <c:v>0.11195099999999999</c:v>
                </c:pt>
                <c:pt idx="497">
                  <c:v>0.17566599999999999</c:v>
                </c:pt>
                <c:pt idx="498">
                  <c:v>0.25012600000000001</c:v>
                </c:pt>
                <c:pt idx="499">
                  <c:v>0.343862</c:v>
                </c:pt>
                <c:pt idx="500">
                  <c:v>0.44625100000000001</c:v>
                </c:pt>
                <c:pt idx="501">
                  <c:v>0.55299500000000001</c:v>
                </c:pt>
                <c:pt idx="502">
                  <c:v>0.66934499999999997</c:v>
                </c:pt>
                <c:pt idx="503">
                  <c:v>0.77382700000000004</c:v>
                </c:pt>
                <c:pt idx="504">
                  <c:v>0.85994400000000004</c:v>
                </c:pt>
                <c:pt idx="505">
                  <c:v>0.93873300000000004</c:v>
                </c:pt>
                <c:pt idx="506">
                  <c:v>1.041282</c:v>
                </c:pt>
                <c:pt idx="507">
                  <c:v>1.163097</c:v>
                </c:pt>
                <c:pt idx="508">
                  <c:v>1.285728</c:v>
                </c:pt>
                <c:pt idx="509">
                  <c:v>1.4007529999999999</c:v>
                </c:pt>
                <c:pt idx="510">
                  <c:v>1.5006619999999999</c:v>
                </c:pt>
                <c:pt idx="511">
                  <c:v>1.5516209999999999</c:v>
                </c:pt>
                <c:pt idx="512">
                  <c:v>1.5920449999999999</c:v>
                </c:pt>
                <c:pt idx="513">
                  <c:v>1.63462</c:v>
                </c:pt>
                <c:pt idx="514">
                  <c:v>1.6826179999999999</c:v>
                </c:pt>
                <c:pt idx="515">
                  <c:v>1.7360150000000001</c:v>
                </c:pt>
                <c:pt idx="516">
                  <c:v>1.7926800000000001</c:v>
                </c:pt>
                <c:pt idx="517">
                  <c:v>1.8388519999999999</c:v>
                </c:pt>
                <c:pt idx="518">
                  <c:v>1.875345</c:v>
                </c:pt>
                <c:pt idx="519">
                  <c:v>1.91797</c:v>
                </c:pt>
                <c:pt idx="520">
                  <c:v>1.993538</c:v>
                </c:pt>
                <c:pt idx="521">
                  <c:v>2.0259109999999998</c:v>
                </c:pt>
                <c:pt idx="522">
                  <c:v>2.0167310000000001</c:v>
                </c:pt>
                <c:pt idx="523">
                  <c:v>2.0273910000000002</c:v>
                </c:pt>
                <c:pt idx="524">
                  <c:v>2.0485730000000002</c:v>
                </c:pt>
                <c:pt idx="525">
                  <c:v>2.0623870000000002</c:v>
                </c:pt>
                <c:pt idx="526">
                  <c:v>2.0910769999999999</c:v>
                </c:pt>
                <c:pt idx="527">
                  <c:v>2.139983</c:v>
                </c:pt>
                <c:pt idx="528">
                  <c:v>2.1931729999999998</c:v>
                </c:pt>
                <c:pt idx="529">
                  <c:v>2.2591929999999998</c:v>
                </c:pt>
                <c:pt idx="530">
                  <c:v>2.286063</c:v>
                </c:pt>
                <c:pt idx="531">
                  <c:v>2.2744330000000001</c:v>
                </c:pt>
                <c:pt idx="532">
                  <c:v>2.2167750000000002</c:v>
                </c:pt>
                <c:pt idx="533">
                  <c:v>2.135472</c:v>
                </c:pt>
                <c:pt idx="534">
                  <c:v>2.062656</c:v>
                </c:pt>
                <c:pt idx="535">
                  <c:v>2.021814</c:v>
                </c:pt>
                <c:pt idx="536">
                  <c:v>2.0162</c:v>
                </c:pt>
                <c:pt idx="537">
                  <c:v>2.0203790000000001</c:v>
                </c:pt>
                <c:pt idx="538">
                  <c:v>1.992699</c:v>
                </c:pt>
                <c:pt idx="539">
                  <c:v>1.924458</c:v>
                </c:pt>
                <c:pt idx="540">
                  <c:v>1.834824</c:v>
                </c:pt>
                <c:pt idx="541">
                  <c:v>1.743125</c:v>
                </c:pt>
                <c:pt idx="542">
                  <c:v>1.6579680000000001</c:v>
                </c:pt>
                <c:pt idx="543">
                  <c:v>1.58138</c:v>
                </c:pt>
                <c:pt idx="544">
                  <c:v>1.516424</c:v>
                </c:pt>
                <c:pt idx="545">
                  <c:v>1.461069</c:v>
                </c:pt>
                <c:pt idx="546">
                  <c:v>1.4014869999999999</c:v>
                </c:pt>
                <c:pt idx="547">
                  <c:v>1.322792</c:v>
                </c:pt>
                <c:pt idx="548">
                  <c:v>1.2226109999999999</c:v>
                </c:pt>
                <c:pt idx="549">
                  <c:v>1.096606</c:v>
                </c:pt>
                <c:pt idx="550">
                  <c:v>0.96105200000000002</c:v>
                </c:pt>
                <c:pt idx="551">
                  <c:v>0.81925099999999995</c:v>
                </c:pt>
                <c:pt idx="552">
                  <c:v>0.67334499999999997</c:v>
                </c:pt>
                <c:pt idx="553">
                  <c:v>0.53386400000000001</c:v>
                </c:pt>
                <c:pt idx="554">
                  <c:v>0.39953899999999998</c:v>
                </c:pt>
                <c:pt idx="555">
                  <c:v>0.28536699999999998</c:v>
                </c:pt>
                <c:pt idx="556">
                  <c:v>0.19458800000000001</c:v>
                </c:pt>
                <c:pt idx="557">
                  <c:v>0.12520800000000001</c:v>
                </c:pt>
                <c:pt idx="558">
                  <c:v>6.8057000000000006E-2</c:v>
                </c:pt>
                <c:pt idx="559">
                  <c:v>5.8500000000000002E-4</c:v>
                </c:pt>
                <c:pt idx="560">
                  <c:v>-8.5360000000000005E-2</c:v>
                </c:pt>
                <c:pt idx="561">
                  <c:v>-0.179145</c:v>
                </c:pt>
                <c:pt idx="562">
                  <c:v>-0.28053299999999998</c:v>
                </c:pt>
                <c:pt idx="563">
                  <c:v>-0.39563900000000002</c:v>
                </c:pt>
                <c:pt idx="564">
                  <c:v>-0.52435699999999996</c:v>
                </c:pt>
                <c:pt idx="565">
                  <c:v>-0.66049800000000003</c:v>
                </c:pt>
                <c:pt idx="566">
                  <c:v>-0.80019200000000001</c:v>
                </c:pt>
                <c:pt idx="567">
                  <c:v>-0.93380399999999997</c:v>
                </c:pt>
                <c:pt idx="568">
                  <c:v>-1.059302</c:v>
                </c:pt>
                <c:pt idx="569">
                  <c:v>-1.1699980000000001</c:v>
                </c:pt>
                <c:pt idx="570">
                  <c:v>-1.2655940000000001</c:v>
                </c:pt>
                <c:pt idx="571">
                  <c:v>-1.3381479999999999</c:v>
                </c:pt>
                <c:pt idx="572">
                  <c:v>-1.398217</c:v>
                </c:pt>
                <c:pt idx="573">
                  <c:v>-1.448388</c:v>
                </c:pt>
                <c:pt idx="574">
                  <c:v>-1.5095970000000001</c:v>
                </c:pt>
                <c:pt idx="575">
                  <c:v>-1.576665</c:v>
                </c:pt>
                <c:pt idx="576">
                  <c:v>-1.6251279999999999</c:v>
                </c:pt>
                <c:pt idx="577">
                  <c:v>-1.6678329999999999</c:v>
                </c:pt>
                <c:pt idx="578">
                  <c:v>-1.7257910000000001</c:v>
                </c:pt>
                <c:pt idx="579">
                  <c:v>-1.7899719999999999</c:v>
                </c:pt>
                <c:pt idx="580">
                  <c:v>-1.850703</c:v>
                </c:pt>
                <c:pt idx="581">
                  <c:v>-1.8940669999999999</c:v>
                </c:pt>
                <c:pt idx="582">
                  <c:v>-1.911311</c:v>
                </c:pt>
                <c:pt idx="583">
                  <c:v>-1.9064399999999999</c:v>
                </c:pt>
                <c:pt idx="584">
                  <c:v>-1.878816</c:v>
                </c:pt>
                <c:pt idx="585">
                  <c:v>-1.8457159999999999</c:v>
                </c:pt>
                <c:pt idx="586">
                  <c:v>-1.8479270000000001</c:v>
                </c:pt>
                <c:pt idx="587">
                  <c:v>-1.8582099999999999</c:v>
                </c:pt>
                <c:pt idx="588">
                  <c:v>-1.882401</c:v>
                </c:pt>
                <c:pt idx="589">
                  <c:v>-1.925602</c:v>
                </c:pt>
                <c:pt idx="590">
                  <c:v>-1.961522</c:v>
                </c:pt>
                <c:pt idx="591">
                  <c:v>-1.997012</c:v>
                </c:pt>
                <c:pt idx="592">
                  <c:v>-2.028492</c:v>
                </c:pt>
                <c:pt idx="593">
                  <c:v>-2.0211920000000001</c:v>
                </c:pt>
                <c:pt idx="594">
                  <c:v>-1.9881070000000001</c:v>
                </c:pt>
                <c:pt idx="595">
                  <c:v>-1.9560709999999999</c:v>
                </c:pt>
                <c:pt idx="596">
                  <c:v>-1.9389270000000001</c:v>
                </c:pt>
                <c:pt idx="597">
                  <c:v>-1.925038</c:v>
                </c:pt>
                <c:pt idx="598">
                  <c:v>-1.905883</c:v>
                </c:pt>
                <c:pt idx="599">
                  <c:v>-1.870682</c:v>
                </c:pt>
                <c:pt idx="600">
                  <c:v>-1.8087200000000001</c:v>
                </c:pt>
                <c:pt idx="601">
                  <c:v>-1.7328520000000001</c:v>
                </c:pt>
                <c:pt idx="602">
                  <c:v>-1.6431770000000001</c:v>
                </c:pt>
                <c:pt idx="603">
                  <c:v>-1.5525549999999999</c:v>
                </c:pt>
                <c:pt idx="604">
                  <c:v>-1.45774</c:v>
                </c:pt>
                <c:pt idx="605">
                  <c:v>-1.373529</c:v>
                </c:pt>
                <c:pt idx="606">
                  <c:v>-1.299901</c:v>
                </c:pt>
                <c:pt idx="607">
                  <c:v>-1.2422139999999999</c:v>
                </c:pt>
                <c:pt idx="608">
                  <c:v>-1.200458</c:v>
                </c:pt>
                <c:pt idx="609">
                  <c:v>-1.177837</c:v>
                </c:pt>
                <c:pt idx="610">
                  <c:v>-1.1595610000000001</c:v>
                </c:pt>
                <c:pt idx="611">
                  <c:v>-1.138191</c:v>
                </c:pt>
                <c:pt idx="612">
                  <c:v>-1.095545</c:v>
                </c:pt>
                <c:pt idx="613">
                  <c:v>-1.024167</c:v>
                </c:pt>
                <c:pt idx="614">
                  <c:v>-0.93462199999999995</c:v>
                </c:pt>
                <c:pt idx="615">
                  <c:v>-0.83965800000000002</c:v>
                </c:pt>
                <c:pt idx="616">
                  <c:v>-0.74684200000000001</c:v>
                </c:pt>
                <c:pt idx="617">
                  <c:v>-0.66151199999999999</c:v>
                </c:pt>
                <c:pt idx="618">
                  <c:v>-0.57833900000000005</c:v>
                </c:pt>
                <c:pt idx="619">
                  <c:v>-0.48138399999999998</c:v>
                </c:pt>
                <c:pt idx="620">
                  <c:v>-0.36208000000000001</c:v>
                </c:pt>
                <c:pt idx="621">
                  <c:v>-0.22792299999999999</c:v>
                </c:pt>
                <c:pt idx="622">
                  <c:v>-8.5266999999999996E-2</c:v>
                </c:pt>
                <c:pt idx="623">
                  <c:v>4.8859E-2</c:v>
                </c:pt>
                <c:pt idx="624">
                  <c:v>0.1671</c:v>
                </c:pt>
                <c:pt idx="625">
                  <c:v>0.264067</c:v>
                </c:pt>
                <c:pt idx="626">
                  <c:v>0.348271</c:v>
                </c:pt>
                <c:pt idx="627">
                  <c:v>0.42511599999999999</c:v>
                </c:pt>
                <c:pt idx="628">
                  <c:v>0.49981599999999998</c:v>
                </c:pt>
                <c:pt idx="629">
                  <c:v>0.57771600000000001</c:v>
                </c:pt>
                <c:pt idx="630">
                  <c:v>0.669377</c:v>
                </c:pt>
                <c:pt idx="631">
                  <c:v>0.76937199999999994</c:v>
                </c:pt>
                <c:pt idx="632">
                  <c:v>0.874579</c:v>
                </c:pt>
                <c:pt idx="633">
                  <c:v>0.97246699999999997</c:v>
                </c:pt>
                <c:pt idx="634">
                  <c:v>1.0579529999999999</c:v>
                </c:pt>
                <c:pt idx="635">
                  <c:v>1.1383179999999999</c:v>
                </c:pt>
                <c:pt idx="636">
                  <c:v>1.2132350000000001</c:v>
                </c:pt>
                <c:pt idx="637">
                  <c:v>1.269811</c:v>
                </c:pt>
                <c:pt idx="638">
                  <c:v>1.3519570000000001</c:v>
                </c:pt>
                <c:pt idx="639">
                  <c:v>1.462825</c:v>
                </c:pt>
                <c:pt idx="640">
                  <c:v>1.5831299999999999</c:v>
                </c:pt>
                <c:pt idx="641">
                  <c:v>1.70543</c:v>
                </c:pt>
                <c:pt idx="642">
                  <c:v>1.7883519999999999</c:v>
                </c:pt>
                <c:pt idx="643">
                  <c:v>1.8246249999999999</c:v>
                </c:pt>
                <c:pt idx="644">
                  <c:v>1.8567769999999999</c:v>
                </c:pt>
                <c:pt idx="645">
                  <c:v>1.9071180000000001</c:v>
                </c:pt>
                <c:pt idx="646">
                  <c:v>1.970194</c:v>
                </c:pt>
                <c:pt idx="647">
                  <c:v>2.0524179999999999</c:v>
                </c:pt>
                <c:pt idx="648">
                  <c:v>2.141092</c:v>
                </c:pt>
                <c:pt idx="649">
                  <c:v>2.2245569999999999</c:v>
                </c:pt>
                <c:pt idx="650">
                  <c:v>2.3048129999999998</c:v>
                </c:pt>
                <c:pt idx="651">
                  <c:v>2.369011</c:v>
                </c:pt>
                <c:pt idx="652">
                  <c:v>2.4096920000000002</c:v>
                </c:pt>
                <c:pt idx="653">
                  <c:v>2.4267880000000002</c:v>
                </c:pt>
                <c:pt idx="654">
                  <c:v>2.4129770000000001</c:v>
                </c:pt>
                <c:pt idx="655">
                  <c:v>2.376792</c:v>
                </c:pt>
                <c:pt idx="656">
                  <c:v>2.3437220000000001</c:v>
                </c:pt>
                <c:pt idx="657">
                  <c:v>2.3297129999999999</c:v>
                </c:pt>
                <c:pt idx="658">
                  <c:v>2.3210250000000001</c:v>
                </c:pt>
                <c:pt idx="659">
                  <c:v>2.3017059999999998</c:v>
                </c:pt>
                <c:pt idx="660">
                  <c:v>2.275887</c:v>
                </c:pt>
                <c:pt idx="661">
                  <c:v>2.2149269999999999</c:v>
                </c:pt>
                <c:pt idx="662">
                  <c:v>2.119961</c:v>
                </c:pt>
                <c:pt idx="663">
                  <c:v>1.988737</c:v>
                </c:pt>
                <c:pt idx="664">
                  <c:v>1.844668</c:v>
                </c:pt>
                <c:pt idx="665">
                  <c:v>1.697379</c:v>
                </c:pt>
                <c:pt idx="666">
                  <c:v>1.5682320000000001</c:v>
                </c:pt>
                <c:pt idx="667">
                  <c:v>1.470002</c:v>
                </c:pt>
                <c:pt idx="668">
                  <c:v>1.395203</c:v>
                </c:pt>
                <c:pt idx="669">
                  <c:v>1.3345560000000001</c:v>
                </c:pt>
                <c:pt idx="670">
                  <c:v>1.283846</c:v>
                </c:pt>
                <c:pt idx="671">
                  <c:v>1.2021269999999999</c:v>
                </c:pt>
                <c:pt idx="672">
                  <c:v>1.0870139999999999</c:v>
                </c:pt>
                <c:pt idx="673">
                  <c:v>0.94937800000000006</c:v>
                </c:pt>
                <c:pt idx="674">
                  <c:v>0.79992600000000003</c:v>
                </c:pt>
                <c:pt idx="675">
                  <c:v>0.64930299999999996</c:v>
                </c:pt>
                <c:pt idx="676">
                  <c:v>0.510544</c:v>
                </c:pt>
                <c:pt idx="677">
                  <c:v>0.38488800000000001</c:v>
                </c:pt>
                <c:pt idx="678">
                  <c:v>0.27646900000000002</c:v>
                </c:pt>
                <c:pt idx="679">
                  <c:v>0.175369</c:v>
                </c:pt>
                <c:pt idx="680">
                  <c:v>7.4041999999999997E-2</c:v>
                </c:pt>
                <c:pt idx="681">
                  <c:v>-3.3940999999999999E-2</c:v>
                </c:pt>
                <c:pt idx="682">
                  <c:v>-0.15709500000000001</c:v>
                </c:pt>
                <c:pt idx="683">
                  <c:v>-0.297095</c:v>
                </c:pt>
                <c:pt idx="684">
                  <c:v>-0.471723</c:v>
                </c:pt>
                <c:pt idx="685">
                  <c:v>-0.67708000000000002</c:v>
                </c:pt>
                <c:pt idx="686">
                  <c:v>-0.87949699999999997</c:v>
                </c:pt>
                <c:pt idx="687">
                  <c:v>-1.0300530000000001</c:v>
                </c:pt>
                <c:pt idx="688">
                  <c:v>-1.1711990000000001</c:v>
                </c:pt>
                <c:pt idx="689">
                  <c:v>-1.3163959999999999</c:v>
                </c:pt>
                <c:pt idx="690">
                  <c:v>-1.409991</c:v>
                </c:pt>
                <c:pt idx="691">
                  <c:v>-1.483322</c:v>
                </c:pt>
                <c:pt idx="692">
                  <c:v>-1.5408599999999999</c:v>
                </c:pt>
                <c:pt idx="693">
                  <c:v>-1.585928</c:v>
                </c:pt>
                <c:pt idx="694">
                  <c:v>-1.652525</c:v>
                </c:pt>
                <c:pt idx="695">
                  <c:v>-1.731671</c:v>
                </c:pt>
                <c:pt idx="696">
                  <c:v>-1.7868120000000001</c:v>
                </c:pt>
                <c:pt idx="697">
                  <c:v>-1.80111</c:v>
                </c:pt>
                <c:pt idx="698">
                  <c:v>-1.7694019999999999</c:v>
                </c:pt>
                <c:pt idx="699">
                  <c:v>-1.7251540000000001</c:v>
                </c:pt>
                <c:pt idx="700">
                  <c:v>-1.7046570000000001</c:v>
                </c:pt>
                <c:pt idx="701">
                  <c:v>-1.7034899999999999</c:v>
                </c:pt>
                <c:pt idx="702">
                  <c:v>-1.7163330000000001</c:v>
                </c:pt>
                <c:pt idx="703">
                  <c:v>-1.749571</c:v>
                </c:pt>
                <c:pt idx="704">
                  <c:v>-1.7902530000000001</c:v>
                </c:pt>
                <c:pt idx="705">
                  <c:v>-1.812729</c:v>
                </c:pt>
                <c:pt idx="706">
                  <c:v>-1.8244739999999999</c:v>
                </c:pt>
                <c:pt idx="707">
                  <c:v>-1.821088</c:v>
                </c:pt>
                <c:pt idx="708">
                  <c:v>-1.781798</c:v>
                </c:pt>
                <c:pt idx="709">
                  <c:v>-1.7787820000000001</c:v>
                </c:pt>
                <c:pt idx="710">
                  <c:v>-1.8023370000000001</c:v>
                </c:pt>
                <c:pt idx="711">
                  <c:v>-1.831334</c:v>
                </c:pt>
                <c:pt idx="712">
                  <c:v>-1.860249</c:v>
                </c:pt>
                <c:pt idx="713">
                  <c:v>-1.878185</c:v>
                </c:pt>
                <c:pt idx="714">
                  <c:v>-1.8723240000000001</c:v>
                </c:pt>
                <c:pt idx="715">
                  <c:v>-1.8461970000000001</c:v>
                </c:pt>
                <c:pt idx="716">
                  <c:v>-1.81386</c:v>
                </c:pt>
                <c:pt idx="717">
                  <c:v>-1.791334</c:v>
                </c:pt>
                <c:pt idx="718">
                  <c:v>-1.7980020000000001</c:v>
                </c:pt>
                <c:pt idx="719">
                  <c:v>-1.811231</c:v>
                </c:pt>
                <c:pt idx="720">
                  <c:v>-1.8308489999999999</c:v>
                </c:pt>
                <c:pt idx="721">
                  <c:v>-1.8428</c:v>
                </c:pt>
                <c:pt idx="722">
                  <c:v>-1.8417399999999999</c:v>
                </c:pt>
                <c:pt idx="723">
                  <c:v>-1.8331850000000001</c:v>
                </c:pt>
                <c:pt idx="724">
                  <c:v>-1.819456</c:v>
                </c:pt>
                <c:pt idx="725">
                  <c:v>-1.787628</c:v>
                </c:pt>
                <c:pt idx="726">
                  <c:v>-1.726928</c:v>
                </c:pt>
                <c:pt idx="727">
                  <c:v>-1.6480109999999999</c:v>
                </c:pt>
                <c:pt idx="728">
                  <c:v>-1.5733630000000001</c:v>
                </c:pt>
                <c:pt idx="729">
                  <c:v>-1.513719</c:v>
                </c:pt>
                <c:pt idx="730">
                  <c:v>-1.4658089999999999</c:v>
                </c:pt>
                <c:pt idx="731">
                  <c:v>-1.4199379999999999</c:v>
                </c:pt>
                <c:pt idx="732">
                  <c:v>-1.373991</c:v>
                </c:pt>
                <c:pt idx="733">
                  <c:v>-1.333385</c:v>
                </c:pt>
                <c:pt idx="734">
                  <c:v>-1.2928379999999999</c:v>
                </c:pt>
                <c:pt idx="735">
                  <c:v>-1.234192</c:v>
                </c:pt>
                <c:pt idx="736">
                  <c:v>-1.1595599999999999</c:v>
                </c:pt>
                <c:pt idx="737">
                  <c:v>-1.0615000000000001</c:v>
                </c:pt>
                <c:pt idx="738">
                  <c:v>-0.94955299999999998</c:v>
                </c:pt>
                <c:pt idx="739">
                  <c:v>-0.82477400000000001</c:v>
                </c:pt>
                <c:pt idx="740">
                  <c:v>-0.68721900000000002</c:v>
                </c:pt>
                <c:pt idx="741">
                  <c:v>-0.54755699999999996</c:v>
                </c:pt>
                <c:pt idx="742">
                  <c:v>-0.411078</c:v>
                </c:pt>
                <c:pt idx="743">
                  <c:v>-0.283078</c:v>
                </c:pt>
                <c:pt idx="744">
                  <c:v>-0.161438</c:v>
                </c:pt>
                <c:pt idx="745">
                  <c:v>-4.0929E-2</c:v>
                </c:pt>
                <c:pt idx="746">
                  <c:v>7.7334E-2</c:v>
                </c:pt>
                <c:pt idx="747">
                  <c:v>0.21143799999999999</c:v>
                </c:pt>
                <c:pt idx="748">
                  <c:v>0.361375</c:v>
                </c:pt>
                <c:pt idx="749">
                  <c:v>0.50708600000000004</c:v>
                </c:pt>
                <c:pt idx="750">
                  <c:v>0.62315799999999999</c:v>
                </c:pt>
                <c:pt idx="751">
                  <c:v>0.69272599999999995</c:v>
                </c:pt>
                <c:pt idx="752">
                  <c:v>0.73148199999999997</c:v>
                </c:pt>
                <c:pt idx="753">
                  <c:v>0.75617500000000004</c:v>
                </c:pt>
                <c:pt idx="754">
                  <c:v>0.77005900000000005</c:v>
                </c:pt>
                <c:pt idx="755">
                  <c:v>0.79555799999999999</c:v>
                </c:pt>
                <c:pt idx="756">
                  <c:v>0.84441999999999995</c:v>
                </c:pt>
                <c:pt idx="757">
                  <c:v>0.91462299999999996</c:v>
                </c:pt>
                <c:pt idx="758">
                  <c:v>0.99238800000000005</c:v>
                </c:pt>
                <c:pt idx="759">
                  <c:v>1.086184</c:v>
                </c:pt>
                <c:pt idx="760">
                  <c:v>1.1821459999999999</c:v>
                </c:pt>
                <c:pt idx="761">
                  <c:v>1.2696639999999999</c:v>
                </c:pt>
                <c:pt idx="762">
                  <c:v>1.335915</c:v>
                </c:pt>
                <c:pt idx="763">
                  <c:v>1.3798269999999999</c:v>
                </c:pt>
                <c:pt idx="764">
                  <c:v>1.414167</c:v>
                </c:pt>
                <c:pt idx="765">
                  <c:v>1.4493450000000001</c:v>
                </c:pt>
                <c:pt idx="766">
                  <c:v>1.499161</c:v>
                </c:pt>
                <c:pt idx="767">
                  <c:v>1.5851850000000001</c:v>
                </c:pt>
                <c:pt idx="768">
                  <c:v>1.682164</c:v>
                </c:pt>
                <c:pt idx="769">
                  <c:v>1.7644569999999999</c:v>
                </c:pt>
                <c:pt idx="770">
                  <c:v>1.836047</c:v>
                </c:pt>
                <c:pt idx="771">
                  <c:v>1.8669549999999999</c:v>
                </c:pt>
                <c:pt idx="772">
                  <c:v>1.858304</c:v>
                </c:pt>
                <c:pt idx="773">
                  <c:v>1.847445</c:v>
                </c:pt>
                <c:pt idx="774">
                  <c:v>1.850654</c:v>
                </c:pt>
                <c:pt idx="775">
                  <c:v>1.8648420000000001</c:v>
                </c:pt>
                <c:pt idx="776">
                  <c:v>1.8951</c:v>
                </c:pt>
                <c:pt idx="777">
                  <c:v>1.919899</c:v>
                </c:pt>
                <c:pt idx="778">
                  <c:v>1.944674</c:v>
                </c:pt>
                <c:pt idx="779">
                  <c:v>2.013274</c:v>
                </c:pt>
                <c:pt idx="780">
                  <c:v>2.1224180000000001</c:v>
                </c:pt>
                <c:pt idx="781">
                  <c:v>2.2293590000000001</c:v>
                </c:pt>
                <c:pt idx="782">
                  <c:v>2.2848310000000001</c:v>
                </c:pt>
                <c:pt idx="783">
                  <c:v>2.298505</c:v>
                </c:pt>
                <c:pt idx="784">
                  <c:v>2.305895</c:v>
                </c:pt>
                <c:pt idx="785">
                  <c:v>2.319912</c:v>
                </c:pt>
                <c:pt idx="786">
                  <c:v>2.3394370000000002</c:v>
                </c:pt>
                <c:pt idx="787">
                  <c:v>2.335604</c:v>
                </c:pt>
                <c:pt idx="788">
                  <c:v>2.299525</c:v>
                </c:pt>
                <c:pt idx="789">
                  <c:v>2.21719</c:v>
                </c:pt>
                <c:pt idx="790">
                  <c:v>2.081413</c:v>
                </c:pt>
                <c:pt idx="791">
                  <c:v>1.922186</c:v>
                </c:pt>
                <c:pt idx="792">
                  <c:v>1.767326</c:v>
                </c:pt>
                <c:pt idx="793">
                  <c:v>1.640382</c:v>
                </c:pt>
                <c:pt idx="794">
                  <c:v>1.546713</c:v>
                </c:pt>
                <c:pt idx="795">
                  <c:v>1.4690510000000001</c:v>
                </c:pt>
                <c:pt idx="796">
                  <c:v>1.393378</c:v>
                </c:pt>
                <c:pt idx="797">
                  <c:v>1.3239529999999999</c:v>
                </c:pt>
                <c:pt idx="798">
                  <c:v>1.267198</c:v>
                </c:pt>
                <c:pt idx="799">
                  <c:v>1.2222010000000001</c:v>
                </c:pt>
                <c:pt idx="800">
                  <c:v>1.183702</c:v>
                </c:pt>
                <c:pt idx="801">
                  <c:v>1.153751</c:v>
                </c:pt>
                <c:pt idx="802">
                  <c:v>1.1140840000000001</c:v>
                </c:pt>
                <c:pt idx="803">
                  <c:v>1.070012</c:v>
                </c:pt>
                <c:pt idx="804">
                  <c:v>1.021679</c:v>
                </c:pt>
                <c:pt idx="805">
                  <c:v>0.96064300000000002</c:v>
                </c:pt>
                <c:pt idx="806">
                  <c:v>0.881772</c:v>
                </c:pt>
                <c:pt idx="807">
                  <c:v>0.78395999999999999</c:v>
                </c:pt>
                <c:pt idx="808">
                  <c:v>0.65842999999999996</c:v>
                </c:pt>
                <c:pt idx="809">
                  <c:v>0.51873100000000005</c:v>
                </c:pt>
                <c:pt idx="810">
                  <c:v>0.37773899999999999</c:v>
                </c:pt>
                <c:pt idx="811">
                  <c:v>0.24411099999999999</c:v>
                </c:pt>
                <c:pt idx="812">
                  <c:v>0.11264399999999999</c:v>
                </c:pt>
                <c:pt idx="813">
                  <c:v>-2.0879999999999999E-2</c:v>
                </c:pt>
                <c:pt idx="814">
                  <c:v>-0.14881800000000001</c:v>
                </c:pt>
                <c:pt idx="815">
                  <c:v>-0.26900800000000002</c:v>
                </c:pt>
                <c:pt idx="816">
                  <c:v>-0.38805499999999998</c:v>
                </c:pt>
                <c:pt idx="817">
                  <c:v>-0.51464500000000002</c:v>
                </c:pt>
                <c:pt idx="818">
                  <c:v>-0.63273299999999999</c:v>
                </c:pt>
                <c:pt idx="819">
                  <c:v>-0.75727999999999995</c:v>
                </c:pt>
                <c:pt idx="820">
                  <c:v>-0.87669399999999997</c:v>
                </c:pt>
                <c:pt idx="821">
                  <c:v>-0.972854</c:v>
                </c:pt>
                <c:pt idx="822">
                  <c:v>-1.0648409999999999</c:v>
                </c:pt>
                <c:pt idx="823">
                  <c:v>-1.1513659999999999</c:v>
                </c:pt>
                <c:pt idx="824">
                  <c:v>-1.209935</c:v>
                </c:pt>
                <c:pt idx="825">
                  <c:v>-1.2547140000000001</c:v>
                </c:pt>
                <c:pt idx="826">
                  <c:v>-1.3040579999999999</c:v>
                </c:pt>
                <c:pt idx="827">
                  <c:v>-1.3619699999999999</c:v>
                </c:pt>
                <c:pt idx="828">
                  <c:v>-1.417635</c:v>
                </c:pt>
                <c:pt idx="829">
                  <c:v>-1.4635309999999999</c:v>
                </c:pt>
                <c:pt idx="830">
                  <c:v>-1.5018400000000001</c:v>
                </c:pt>
                <c:pt idx="831">
                  <c:v>-1.5304850000000001</c:v>
                </c:pt>
                <c:pt idx="832">
                  <c:v>-1.548381</c:v>
                </c:pt>
                <c:pt idx="833">
                  <c:v>-1.5554650000000001</c:v>
                </c:pt>
                <c:pt idx="834">
                  <c:v>-1.5710809999999999</c:v>
                </c:pt>
                <c:pt idx="835">
                  <c:v>-1.6283970000000001</c:v>
                </c:pt>
                <c:pt idx="836">
                  <c:v>-1.709435</c:v>
                </c:pt>
                <c:pt idx="837">
                  <c:v>-1.80671</c:v>
                </c:pt>
                <c:pt idx="838">
                  <c:v>-1.9148449999999999</c:v>
                </c:pt>
                <c:pt idx="839">
                  <c:v>-2.0326849999999999</c:v>
                </c:pt>
                <c:pt idx="840">
                  <c:v>-2.1441620000000001</c:v>
                </c:pt>
                <c:pt idx="841">
                  <c:v>-2.2171959999999999</c:v>
                </c:pt>
                <c:pt idx="842">
                  <c:v>-2.248739</c:v>
                </c:pt>
                <c:pt idx="843">
                  <c:v>-2.271909</c:v>
                </c:pt>
                <c:pt idx="844">
                  <c:v>-2.2864819999999999</c:v>
                </c:pt>
                <c:pt idx="845">
                  <c:v>-2.3081230000000001</c:v>
                </c:pt>
                <c:pt idx="846">
                  <c:v>-2.3482500000000002</c:v>
                </c:pt>
                <c:pt idx="847">
                  <c:v>-2.4029150000000001</c:v>
                </c:pt>
                <c:pt idx="848">
                  <c:v>-2.4714809999999998</c:v>
                </c:pt>
                <c:pt idx="849">
                  <c:v>-2.5209649999999999</c:v>
                </c:pt>
                <c:pt idx="850">
                  <c:v>-2.5502940000000001</c:v>
                </c:pt>
                <c:pt idx="851">
                  <c:v>-2.5509590000000002</c:v>
                </c:pt>
                <c:pt idx="852">
                  <c:v>-2.4954420000000002</c:v>
                </c:pt>
                <c:pt idx="853">
                  <c:v>-2.4303270000000001</c:v>
                </c:pt>
                <c:pt idx="854">
                  <c:v>-2.3259599999999998</c:v>
                </c:pt>
                <c:pt idx="855">
                  <c:v>-2.226753</c:v>
                </c:pt>
                <c:pt idx="856">
                  <c:v>-2.1084849999999999</c:v>
                </c:pt>
                <c:pt idx="857">
                  <c:v>-1.995595</c:v>
                </c:pt>
                <c:pt idx="858">
                  <c:v>-1.8889229999999999</c:v>
                </c:pt>
                <c:pt idx="859">
                  <c:v>-1.780046</c:v>
                </c:pt>
                <c:pt idx="860">
                  <c:v>-1.672159</c:v>
                </c:pt>
                <c:pt idx="861">
                  <c:v>-1.5663180000000001</c:v>
                </c:pt>
                <c:pt idx="862">
                  <c:v>-1.466777</c:v>
                </c:pt>
                <c:pt idx="863">
                  <c:v>-1.3587089999999999</c:v>
                </c:pt>
                <c:pt idx="864">
                  <c:v>-1.2433689999999999</c:v>
                </c:pt>
                <c:pt idx="865">
                  <c:v>-1.131516</c:v>
                </c:pt>
                <c:pt idx="866">
                  <c:v>-1.0250170000000001</c:v>
                </c:pt>
                <c:pt idx="867">
                  <c:v>-0.91631499999999999</c:v>
                </c:pt>
                <c:pt idx="868">
                  <c:v>-0.79589399999999999</c:v>
                </c:pt>
                <c:pt idx="869">
                  <c:v>-0.67028600000000005</c:v>
                </c:pt>
                <c:pt idx="870">
                  <c:v>-0.53615000000000002</c:v>
                </c:pt>
                <c:pt idx="871">
                  <c:v>-0.40082200000000001</c:v>
                </c:pt>
                <c:pt idx="872">
                  <c:v>-0.28379900000000002</c:v>
                </c:pt>
                <c:pt idx="873">
                  <c:v>-0.18171000000000001</c:v>
                </c:pt>
                <c:pt idx="874">
                  <c:v>-7.2900999999999994E-2</c:v>
                </c:pt>
                <c:pt idx="875">
                  <c:v>4.1549000000000003E-2</c:v>
                </c:pt>
                <c:pt idx="876">
                  <c:v>0.15071999999999999</c:v>
                </c:pt>
                <c:pt idx="877">
                  <c:v>0.24271699999999999</c:v>
                </c:pt>
                <c:pt idx="878">
                  <c:v>0.32714300000000002</c:v>
                </c:pt>
                <c:pt idx="879">
                  <c:v>0.41372799999999998</c:v>
                </c:pt>
                <c:pt idx="880">
                  <c:v>0.48845499999999997</c:v>
                </c:pt>
                <c:pt idx="881">
                  <c:v>0.56829499999999999</c:v>
                </c:pt>
                <c:pt idx="882">
                  <c:v>0.63952399999999998</c:v>
                </c:pt>
                <c:pt idx="883">
                  <c:v>0.69247099999999995</c:v>
                </c:pt>
                <c:pt idx="884">
                  <c:v>0.712229</c:v>
                </c:pt>
                <c:pt idx="885">
                  <c:v>0.71929799999999999</c:v>
                </c:pt>
                <c:pt idx="886">
                  <c:v>0.72462300000000002</c:v>
                </c:pt>
                <c:pt idx="887">
                  <c:v>0.71525000000000005</c:v>
                </c:pt>
                <c:pt idx="888">
                  <c:v>0.69214500000000001</c:v>
                </c:pt>
                <c:pt idx="889">
                  <c:v>0.66021399999999997</c:v>
                </c:pt>
                <c:pt idx="890">
                  <c:v>0.64617800000000003</c:v>
                </c:pt>
                <c:pt idx="891">
                  <c:v>0.66847100000000004</c:v>
                </c:pt>
                <c:pt idx="892">
                  <c:v>0.71543699999999999</c:v>
                </c:pt>
                <c:pt idx="893">
                  <c:v>0.784972</c:v>
                </c:pt>
                <c:pt idx="894">
                  <c:v>0.86837200000000003</c:v>
                </c:pt>
                <c:pt idx="895">
                  <c:v>0.94737400000000005</c:v>
                </c:pt>
                <c:pt idx="896">
                  <c:v>1.0091140000000001</c:v>
                </c:pt>
                <c:pt idx="897">
                  <c:v>1.0664819999999999</c:v>
                </c:pt>
                <c:pt idx="898">
                  <c:v>1.127129</c:v>
                </c:pt>
                <c:pt idx="899">
                  <c:v>1.1934990000000001</c:v>
                </c:pt>
                <c:pt idx="900">
                  <c:v>1.264731</c:v>
                </c:pt>
                <c:pt idx="901">
                  <c:v>1.3447560000000001</c:v>
                </c:pt>
                <c:pt idx="902">
                  <c:v>1.4247339999999999</c:v>
                </c:pt>
                <c:pt idx="903">
                  <c:v>1.522068</c:v>
                </c:pt>
                <c:pt idx="904">
                  <c:v>1.625051</c:v>
                </c:pt>
                <c:pt idx="905">
                  <c:v>1.7045060000000001</c:v>
                </c:pt>
                <c:pt idx="906">
                  <c:v>1.774637</c:v>
                </c:pt>
                <c:pt idx="907">
                  <c:v>1.809124</c:v>
                </c:pt>
                <c:pt idx="908">
                  <c:v>1.869292</c:v>
                </c:pt>
                <c:pt idx="909">
                  <c:v>1.941006</c:v>
                </c:pt>
                <c:pt idx="910">
                  <c:v>2.033893</c:v>
                </c:pt>
                <c:pt idx="911">
                  <c:v>2.1491829999999998</c:v>
                </c:pt>
                <c:pt idx="912">
                  <c:v>2.2599999999999998</c:v>
                </c:pt>
                <c:pt idx="913">
                  <c:v>2.3321839999999998</c:v>
                </c:pt>
                <c:pt idx="914">
                  <c:v>2.3453050000000002</c:v>
                </c:pt>
                <c:pt idx="915">
                  <c:v>2.3220900000000002</c:v>
                </c:pt>
                <c:pt idx="916">
                  <c:v>2.3186789999999999</c:v>
                </c:pt>
                <c:pt idx="917">
                  <c:v>2.3317260000000002</c:v>
                </c:pt>
                <c:pt idx="918">
                  <c:v>2.307769</c:v>
                </c:pt>
                <c:pt idx="919">
                  <c:v>2.2770959999999998</c:v>
                </c:pt>
                <c:pt idx="920">
                  <c:v>2.236853</c:v>
                </c:pt>
                <c:pt idx="921">
                  <c:v>2.2075420000000001</c:v>
                </c:pt>
                <c:pt idx="922">
                  <c:v>2.194461</c:v>
                </c:pt>
                <c:pt idx="923">
                  <c:v>2.1747879999999999</c:v>
                </c:pt>
                <c:pt idx="924">
                  <c:v>2.1332840000000002</c:v>
                </c:pt>
                <c:pt idx="925">
                  <c:v>2.0796779999999999</c:v>
                </c:pt>
                <c:pt idx="926">
                  <c:v>2.0142159999999998</c:v>
                </c:pt>
                <c:pt idx="927">
                  <c:v>1.955114</c:v>
                </c:pt>
                <c:pt idx="928">
                  <c:v>1.899125</c:v>
                </c:pt>
                <c:pt idx="929">
                  <c:v>1.8409610000000001</c:v>
                </c:pt>
                <c:pt idx="930">
                  <c:v>1.782864</c:v>
                </c:pt>
                <c:pt idx="931">
                  <c:v>1.7291650000000001</c:v>
                </c:pt>
                <c:pt idx="932">
                  <c:v>1.676625</c:v>
                </c:pt>
                <c:pt idx="933">
                  <c:v>1.620908</c:v>
                </c:pt>
                <c:pt idx="934">
                  <c:v>1.5556179999999999</c:v>
                </c:pt>
                <c:pt idx="935">
                  <c:v>1.4786889999999999</c:v>
                </c:pt>
                <c:pt idx="936">
                  <c:v>1.392304</c:v>
                </c:pt>
                <c:pt idx="937">
                  <c:v>1.296486</c:v>
                </c:pt>
                <c:pt idx="938">
                  <c:v>1.1955169999999999</c:v>
                </c:pt>
                <c:pt idx="939">
                  <c:v>1.08483</c:v>
                </c:pt>
                <c:pt idx="940">
                  <c:v>0.97810799999999998</c:v>
                </c:pt>
                <c:pt idx="941">
                  <c:v>0.85866500000000001</c:v>
                </c:pt>
                <c:pt idx="942">
                  <c:v>0.71896899999999997</c:v>
                </c:pt>
                <c:pt idx="943">
                  <c:v>0.58122700000000005</c:v>
                </c:pt>
                <c:pt idx="944">
                  <c:v>0.44351800000000002</c:v>
                </c:pt>
                <c:pt idx="945">
                  <c:v>0.302813</c:v>
                </c:pt>
                <c:pt idx="946">
                  <c:v>0.16758000000000001</c:v>
                </c:pt>
                <c:pt idx="947">
                  <c:v>3.7682E-2</c:v>
                </c:pt>
                <c:pt idx="948">
                  <c:v>-8.9151999999999995E-2</c:v>
                </c:pt>
                <c:pt idx="949">
                  <c:v>-0.21082400000000001</c:v>
                </c:pt>
                <c:pt idx="950">
                  <c:v>-0.334702</c:v>
                </c:pt>
                <c:pt idx="951">
                  <c:v>-0.470219</c:v>
                </c:pt>
                <c:pt idx="952">
                  <c:v>-0.61204800000000004</c:v>
                </c:pt>
                <c:pt idx="953">
                  <c:v>-0.76142100000000001</c:v>
                </c:pt>
                <c:pt idx="954">
                  <c:v>-0.90549599999999997</c:v>
                </c:pt>
                <c:pt idx="955">
                  <c:v>-1.0270820000000001</c:v>
                </c:pt>
                <c:pt idx="956">
                  <c:v>-1.1133820000000001</c:v>
                </c:pt>
                <c:pt idx="957">
                  <c:v>-1.1560349999999999</c:v>
                </c:pt>
                <c:pt idx="958">
                  <c:v>-1.1613830000000001</c:v>
                </c:pt>
                <c:pt idx="959">
                  <c:v>-1.1398779999999999</c:v>
                </c:pt>
                <c:pt idx="960">
                  <c:v>-1.1129</c:v>
                </c:pt>
                <c:pt idx="961">
                  <c:v>-1.0999779999999999</c:v>
                </c:pt>
                <c:pt idx="962">
                  <c:v>-1.10429</c:v>
                </c:pt>
                <c:pt idx="963">
                  <c:v>-1.1310960000000001</c:v>
                </c:pt>
                <c:pt idx="964">
                  <c:v>-1.183586</c:v>
                </c:pt>
                <c:pt idx="965">
                  <c:v>-1.26064</c:v>
                </c:pt>
                <c:pt idx="966">
                  <c:v>-1.3235710000000001</c:v>
                </c:pt>
                <c:pt idx="967">
                  <c:v>-1.3727499999999999</c:v>
                </c:pt>
                <c:pt idx="968">
                  <c:v>-1.416938</c:v>
                </c:pt>
                <c:pt idx="969">
                  <c:v>-1.441835</c:v>
                </c:pt>
                <c:pt idx="970">
                  <c:v>-1.455927</c:v>
                </c:pt>
                <c:pt idx="971">
                  <c:v>-1.4771300000000001</c:v>
                </c:pt>
                <c:pt idx="972">
                  <c:v>-1.505093</c:v>
                </c:pt>
                <c:pt idx="973">
                  <c:v>-1.550095</c:v>
                </c:pt>
                <c:pt idx="974">
                  <c:v>-1.6182650000000001</c:v>
                </c:pt>
                <c:pt idx="975">
                  <c:v>-1.6781569999999999</c:v>
                </c:pt>
                <c:pt idx="976">
                  <c:v>-1.723101</c:v>
                </c:pt>
                <c:pt idx="977">
                  <c:v>-1.7605029999999999</c:v>
                </c:pt>
                <c:pt idx="978">
                  <c:v>-1.795865</c:v>
                </c:pt>
                <c:pt idx="979">
                  <c:v>-1.839866</c:v>
                </c:pt>
                <c:pt idx="980">
                  <c:v>-1.8828210000000001</c:v>
                </c:pt>
                <c:pt idx="981">
                  <c:v>-1.917038</c:v>
                </c:pt>
                <c:pt idx="982">
                  <c:v>-1.939451</c:v>
                </c:pt>
                <c:pt idx="983">
                  <c:v>-1.962178</c:v>
                </c:pt>
                <c:pt idx="984">
                  <c:v>-1.9999849999999999</c:v>
                </c:pt>
                <c:pt idx="985">
                  <c:v>-2.053598</c:v>
                </c:pt>
                <c:pt idx="986">
                  <c:v>-2.1133160000000002</c:v>
                </c:pt>
                <c:pt idx="987">
                  <c:v>-2.1621229999999998</c:v>
                </c:pt>
                <c:pt idx="988">
                  <c:v>-2.1958739999999999</c:v>
                </c:pt>
                <c:pt idx="989">
                  <c:v>-2.2049340000000002</c:v>
                </c:pt>
                <c:pt idx="990">
                  <c:v>-2.1926060000000001</c:v>
                </c:pt>
                <c:pt idx="991">
                  <c:v>-2.1622400000000002</c:v>
                </c:pt>
                <c:pt idx="992">
                  <c:v>-2.1288930000000001</c:v>
                </c:pt>
                <c:pt idx="993">
                  <c:v>-2.1105269999999998</c:v>
                </c:pt>
                <c:pt idx="994">
                  <c:v>-2.0950989999999998</c:v>
                </c:pt>
                <c:pt idx="995">
                  <c:v>-2.0850759999999999</c:v>
                </c:pt>
                <c:pt idx="996">
                  <c:v>-2.0752790000000001</c:v>
                </c:pt>
                <c:pt idx="997">
                  <c:v>-2.052635</c:v>
                </c:pt>
                <c:pt idx="998">
                  <c:v>-2.0131350000000001</c:v>
                </c:pt>
                <c:pt idx="999">
                  <c:v>-1.963414</c:v>
                </c:pt>
                <c:pt idx="1000">
                  <c:v>-1.9105589999999999</c:v>
                </c:pt>
                <c:pt idx="1001">
                  <c:v>-1.884514</c:v>
                </c:pt>
                <c:pt idx="1002">
                  <c:v>-1.8726700000000001</c:v>
                </c:pt>
                <c:pt idx="1003">
                  <c:v>-1.8914120000000001</c:v>
                </c:pt>
                <c:pt idx="1004">
                  <c:v>-1.9360539999999999</c:v>
                </c:pt>
                <c:pt idx="1005">
                  <c:v>-1.9281239999999999</c:v>
                </c:pt>
                <c:pt idx="1006">
                  <c:v>-1.8716950000000001</c:v>
                </c:pt>
                <c:pt idx="1007">
                  <c:v>-1.7954669999999999</c:v>
                </c:pt>
                <c:pt idx="1008">
                  <c:v>-1.685376</c:v>
                </c:pt>
                <c:pt idx="1009">
                  <c:v>-1.553904</c:v>
                </c:pt>
                <c:pt idx="1010">
                  <c:v>-1.428658</c:v>
                </c:pt>
                <c:pt idx="1011">
                  <c:v>-1.31192</c:v>
                </c:pt>
                <c:pt idx="1012">
                  <c:v>-1.217471</c:v>
                </c:pt>
                <c:pt idx="1013">
                  <c:v>-1.139748</c:v>
                </c:pt>
                <c:pt idx="1014">
                  <c:v>-1.0619559999999999</c:v>
                </c:pt>
                <c:pt idx="1015">
                  <c:v>-0.98544500000000002</c:v>
                </c:pt>
                <c:pt idx="1016">
                  <c:v>-0.90907099999999996</c:v>
                </c:pt>
                <c:pt idx="1017">
                  <c:v>-0.829488</c:v>
                </c:pt>
                <c:pt idx="1018">
                  <c:v>-0.74440899999999999</c:v>
                </c:pt>
                <c:pt idx="1019">
                  <c:v>-0.66116699999999995</c:v>
                </c:pt>
                <c:pt idx="1020">
                  <c:v>-0.59724699999999997</c:v>
                </c:pt>
                <c:pt idx="1021">
                  <c:v>-0.54414899999999999</c:v>
                </c:pt>
                <c:pt idx="1022">
                  <c:v>-0.49001400000000001</c:v>
                </c:pt>
                <c:pt idx="1023">
                  <c:v>-0.44011699999999998</c:v>
                </c:pt>
                <c:pt idx="1024">
                  <c:v>-0.39551999999999998</c:v>
                </c:pt>
                <c:pt idx="1025">
                  <c:v>-0.35625400000000002</c:v>
                </c:pt>
                <c:pt idx="1026">
                  <c:v>-0.31801000000000001</c:v>
                </c:pt>
                <c:pt idx="1027">
                  <c:v>-0.27098699999999998</c:v>
                </c:pt>
                <c:pt idx="1028">
                  <c:v>-0.21219199999999999</c:v>
                </c:pt>
                <c:pt idx="1029">
                  <c:v>-0.146125</c:v>
                </c:pt>
                <c:pt idx="1030">
                  <c:v>-7.8100000000000003E-2</c:v>
                </c:pt>
                <c:pt idx="1031">
                  <c:v>-1.4344000000000001E-2</c:v>
                </c:pt>
                <c:pt idx="1032">
                  <c:v>4.9454999999999999E-2</c:v>
                </c:pt>
                <c:pt idx="1033">
                  <c:v>0.101497</c:v>
                </c:pt>
                <c:pt idx="1034">
                  <c:v>0.136541</c:v>
                </c:pt>
                <c:pt idx="1035">
                  <c:v>0.17708499999999999</c:v>
                </c:pt>
                <c:pt idx="1036">
                  <c:v>0.236932</c:v>
                </c:pt>
                <c:pt idx="1037">
                  <c:v>0.30943700000000002</c:v>
                </c:pt>
                <c:pt idx="1038">
                  <c:v>0.37441999999999998</c:v>
                </c:pt>
                <c:pt idx="1039">
                  <c:v>0.40954200000000002</c:v>
                </c:pt>
                <c:pt idx="1040">
                  <c:v>0.42438399999999998</c:v>
                </c:pt>
                <c:pt idx="1041">
                  <c:v>0.439249</c:v>
                </c:pt>
                <c:pt idx="1042">
                  <c:v>0.458561</c:v>
                </c:pt>
                <c:pt idx="1043">
                  <c:v>0.48114299999999999</c:v>
                </c:pt>
                <c:pt idx="1044">
                  <c:v>0.49510900000000002</c:v>
                </c:pt>
                <c:pt idx="1045">
                  <c:v>0.49186999999999997</c:v>
                </c:pt>
                <c:pt idx="1046">
                  <c:v>0.49382199999999998</c:v>
                </c:pt>
                <c:pt idx="1047">
                  <c:v>0.54353399999999996</c:v>
                </c:pt>
                <c:pt idx="1048">
                  <c:v>0.64230200000000004</c:v>
                </c:pt>
                <c:pt idx="1049">
                  <c:v>0.77761199999999997</c:v>
                </c:pt>
                <c:pt idx="1050">
                  <c:v>0.89478899999999995</c:v>
                </c:pt>
                <c:pt idx="1051">
                  <c:v>0.987178</c:v>
                </c:pt>
                <c:pt idx="1052">
                  <c:v>1.0677380000000001</c:v>
                </c:pt>
                <c:pt idx="1053">
                  <c:v>1.1335599999999999</c:v>
                </c:pt>
                <c:pt idx="1054">
                  <c:v>1.1729350000000001</c:v>
                </c:pt>
                <c:pt idx="1055">
                  <c:v>1.17825</c:v>
                </c:pt>
                <c:pt idx="1056">
                  <c:v>1.1665049999999999</c:v>
                </c:pt>
                <c:pt idx="1057">
                  <c:v>1.167516</c:v>
                </c:pt>
                <c:pt idx="1058">
                  <c:v>1.2016210000000001</c:v>
                </c:pt>
                <c:pt idx="1059">
                  <c:v>1.2677229999999999</c:v>
                </c:pt>
                <c:pt idx="1060">
                  <c:v>1.3498559999999999</c:v>
                </c:pt>
                <c:pt idx="1061">
                  <c:v>1.4341200000000001</c:v>
                </c:pt>
                <c:pt idx="1062">
                  <c:v>1.509714</c:v>
                </c:pt>
                <c:pt idx="1063">
                  <c:v>1.5767899999999999</c:v>
                </c:pt>
                <c:pt idx="1064">
                  <c:v>1.632452</c:v>
                </c:pt>
                <c:pt idx="1065">
                  <c:v>1.6842220000000001</c:v>
                </c:pt>
                <c:pt idx="1066">
                  <c:v>1.7297070000000001</c:v>
                </c:pt>
                <c:pt idx="1067">
                  <c:v>1.782384</c:v>
                </c:pt>
                <c:pt idx="1068">
                  <c:v>1.859183</c:v>
                </c:pt>
                <c:pt idx="1069">
                  <c:v>1.959139</c:v>
                </c:pt>
                <c:pt idx="1070">
                  <c:v>2.0771039999999998</c:v>
                </c:pt>
                <c:pt idx="1071">
                  <c:v>2.2016339999999999</c:v>
                </c:pt>
                <c:pt idx="1072">
                  <c:v>2.3241900000000002</c:v>
                </c:pt>
                <c:pt idx="1073">
                  <c:v>2.403305</c:v>
                </c:pt>
                <c:pt idx="1074">
                  <c:v>2.4503729999999999</c:v>
                </c:pt>
                <c:pt idx="1075">
                  <c:v>2.4717319999999998</c:v>
                </c:pt>
                <c:pt idx="1076">
                  <c:v>2.476</c:v>
                </c:pt>
                <c:pt idx="1077">
                  <c:v>2.4815260000000001</c:v>
                </c:pt>
                <c:pt idx="1078">
                  <c:v>2.5043739999999999</c:v>
                </c:pt>
                <c:pt idx="1079">
                  <c:v>2.5477280000000002</c:v>
                </c:pt>
                <c:pt idx="1080">
                  <c:v>2.5921829999999999</c:v>
                </c:pt>
                <c:pt idx="1081">
                  <c:v>2.6162830000000001</c:v>
                </c:pt>
                <c:pt idx="1082">
                  <c:v>2.6209199999999999</c:v>
                </c:pt>
                <c:pt idx="1083">
                  <c:v>2.5921989999999999</c:v>
                </c:pt>
                <c:pt idx="1084">
                  <c:v>2.5578829999999999</c:v>
                </c:pt>
                <c:pt idx="1085">
                  <c:v>2.536203</c:v>
                </c:pt>
                <c:pt idx="1086">
                  <c:v>2.5049489999999999</c:v>
                </c:pt>
                <c:pt idx="1087">
                  <c:v>2.4760719999999998</c:v>
                </c:pt>
                <c:pt idx="1088">
                  <c:v>2.4398810000000002</c:v>
                </c:pt>
                <c:pt idx="1089">
                  <c:v>2.3982890000000001</c:v>
                </c:pt>
                <c:pt idx="1090">
                  <c:v>2.3406500000000001</c:v>
                </c:pt>
                <c:pt idx="1091">
                  <c:v>2.2604419999999998</c:v>
                </c:pt>
                <c:pt idx="1092">
                  <c:v>2.1822409999999999</c:v>
                </c:pt>
                <c:pt idx="1093">
                  <c:v>2.107558</c:v>
                </c:pt>
                <c:pt idx="1094">
                  <c:v>2.0503290000000001</c:v>
                </c:pt>
                <c:pt idx="1095">
                  <c:v>2.0026799999999998</c:v>
                </c:pt>
                <c:pt idx="1096">
                  <c:v>1.9601390000000001</c:v>
                </c:pt>
                <c:pt idx="1097">
                  <c:v>1.9057249999999999</c:v>
                </c:pt>
                <c:pt idx="1098">
                  <c:v>1.828811</c:v>
                </c:pt>
                <c:pt idx="1099">
                  <c:v>1.7295199999999999</c:v>
                </c:pt>
                <c:pt idx="1100">
                  <c:v>1.619637</c:v>
                </c:pt>
                <c:pt idx="1101">
                  <c:v>1.5077179999999999</c:v>
                </c:pt>
                <c:pt idx="1102">
                  <c:v>1.394725</c:v>
                </c:pt>
                <c:pt idx="1103">
                  <c:v>1.2837860000000001</c:v>
                </c:pt>
                <c:pt idx="1104">
                  <c:v>1.1738980000000001</c:v>
                </c:pt>
                <c:pt idx="1105">
                  <c:v>1.057561</c:v>
                </c:pt>
                <c:pt idx="1106">
                  <c:v>0.94425999999999999</c:v>
                </c:pt>
                <c:pt idx="1107">
                  <c:v>0.83094000000000001</c:v>
                </c:pt>
                <c:pt idx="1108">
                  <c:v>0.71764799999999995</c:v>
                </c:pt>
                <c:pt idx="1109">
                  <c:v>0.61189700000000002</c:v>
                </c:pt>
                <c:pt idx="1110">
                  <c:v>0.52868999999999999</c:v>
                </c:pt>
                <c:pt idx="1111">
                  <c:v>0.47229199999999999</c:v>
                </c:pt>
                <c:pt idx="1112">
                  <c:v>0.42869299999999999</c:v>
                </c:pt>
                <c:pt idx="1113">
                  <c:v>0.38710699999999998</c:v>
                </c:pt>
                <c:pt idx="1114">
                  <c:v>0.34437299999999998</c:v>
                </c:pt>
                <c:pt idx="1115">
                  <c:v>0.30372300000000002</c:v>
                </c:pt>
                <c:pt idx="1116">
                  <c:v>0.26740599999999998</c:v>
                </c:pt>
                <c:pt idx="1117">
                  <c:v>0.24714700000000001</c:v>
                </c:pt>
                <c:pt idx="1118">
                  <c:v>0.24075299999999999</c:v>
                </c:pt>
                <c:pt idx="1119">
                  <c:v>0.234288</c:v>
                </c:pt>
                <c:pt idx="1120">
                  <c:v>0.22452</c:v>
                </c:pt>
                <c:pt idx="1121">
                  <c:v>0.221134</c:v>
                </c:pt>
                <c:pt idx="1122">
                  <c:v>0.20507700000000001</c:v>
                </c:pt>
                <c:pt idx="1123">
                  <c:v>0.139127</c:v>
                </c:pt>
                <c:pt idx="1124">
                  <c:v>3.8240999999999997E-2</c:v>
                </c:pt>
                <c:pt idx="1125">
                  <c:v>-8.6309999999999998E-2</c:v>
                </c:pt>
                <c:pt idx="1126">
                  <c:v>-0.19739899999999999</c:v>
                </c:pt>
                <c:pt idx="1127">
                  <c:v>-0.276644</c:v>
                </c:pt>
                <c:pt idx="1128">
                  <c:v>-0.30679000000000001</c:v>
                </c:pt>
                <c:pt idx="1129">
                  <c:v>-0.30260900000000002</c:v>
                </c:pt>
                <c:pt idx="1130">
                  <c:v>-0.30146299999999998</c:v>
                </c:pt>
                <c:pt idx="1131">
                  <c:v>-0.34377600000000003</c:v>
                </c:pt>
                <c:pt idx="1132">
                  <c:v>-0.44445000000000001</c:v>
                </c:pt>
                <c:pt idx="1133">
                  <c:v>-0.55782399999999999</c:v>
                </c:pt>
                <c:pt idx="1134">
                  <c:v>-0.70150900000000005</c:v>
                </c:pt>
                <c:pt idx="1135">
                  <c:v>-0.85101599999999999</c:v>
                </c:pt>
                <c:pt idx="1136">
                  <c:v>-0.96043900000000004</c:v>
                </c:pt>
                <c:pt idx="1137">
                  <c:v>-1.022111</c:v>
                </c:pt>
                <c:pt idx="1138">
                  <c:v>-1.078424</c:v>
                </c:pt>
                <c:pt idx="1139">
                  <c:v>-1.145106</c:v>
                </c:pt>
                <c:pt idx="1140">
                  <c:v>-1.235806</c:v>
                </c:pt>
                <c:pt idx="1141">
                  <c:v>-1.3452519999999999</c:v>
                </c:pt>
                <c:pt idx="1142">
                  <c:v>-1.427935</c:v>
                </c:pt>
                <c:pt idx="1143">
                  <c:v>-1.496739</c:v>
                </c:pt>
                <c:pt idx="1144">
                  <c:v>-1.5529679999999999</c:v>
                </c:pt>
                <c:pt idx="1145">
                  <c:v>-1.6063499999999999</c:v>
                </c:pt>
                <c:pt idx="1146">
                  <c:v>-1.6653849999999999</c:v>
                </c:pt>
                <c:pt idx="1147">
                  <c:v>-1.7341390000000001</c:v>
                </c:pt>
                <c:pt idx="1148">
                  <c:v>-1.802738</c:v>
                </c:pt>
                <c:pt idx="1149">
                  <c:v>-1.8604290000000001</c:v>
                </c:pt>
                <c:pt idx="1150">
                  <c:v>-1.898914</c:v>
                </c:pt>
                <c:pt idx="1151">
                  <c:v>-1.906061</c:v>
                </c:pt>
                <c:pt idx="1152">
                  <c:v>-1.89392</c:v>
                </c:pt>
                <c:pt idx="1153">
                  <c:v>-1.8820129999999999</c:v>
                </c:pt>
                <c:pt idx="1154">
                  <c:v>-1.8799399999999999</c:v>
                </c:pt>
                <c:pt idx="1155">
                  <c:v>-1.8941319999999999</c:v>
                </c:pt>
                <c:pt idx="1156">
                  <c:v>-1.929888</c:v>
                </c:pt>
                <c:pt idx="1157">
                  <c:v>-1.9815719999999999</c:v>
                </c:pt>
                <c:pt idx="1158">
                  <c:v>-2.030821</c:v>
                </c:pt>
                <c:pt idx="1159">
                  <c:v>-2.0637629999999998</c:v>
                </c:pt>
                <c:pt idx="1160">
                  <c:v>-2.0827079999999998</c:v>
                </c:pt>
                <c:pt idx="1161">
                  <c:v>-2.0953400000000002</c:v>
                </c:pt>
                <c:pt idx="1162">
                  <c:v>-2.1102449999999999</c:v>
                </c:pt>
                <c:pt idx="1163">
                  <c:v>-2.127313</c:v>
                </c:pt>
                <c:pt idx="1164">
                  <c:v>-2.1422300000000001</c:v>
                </c:pt>
                <c:pt idx="1165">
                  <c:v>-2.135805</c:v>
                </c:pt>
                <c:pt idx="1166">
                  <c:v>-2.1220300000000001</c:v>
                </c:pt>
                <c:pt idx="1167">
                  <c:v>-2.1038890000000001</c:v>
                </c:pt>
                <c:pt idx="1168">
                  <c:v>-2.087564</c:v>
                </c:pt>
                <c:pt idx="1169">
                  <c:v>-2.0657420000000002</c:v>
                </c:pt>
                <c:pt idx="1170">
                  <c:v>-2.0225780000000002</c:v>
                </c:pt>
                <c:pt idx="1171">
                  <c:v>-1.9668460000000001</c:v>
                </c:pt>
                <c:pt idx="1172">
                  <c:v>-1.913373</c:v>
                </c:pt>
                <c:pt idx="1173">
                  <c:v>-1.876925</c:v>
                </c:pt>
                <c:pt idx="1174">
                  <c:v>-1.8638650000000001</c:v>
                </c:pt>
                <c:pt idx="1175">
                  <c:v>-1.8613839999999999</c:v>
                </c:pt>
                <c:pt idx="1176">
                  <c:v>-1.847321</c:v>
                </c:pt>
                <c:pt idx="1177">
                  <c:v>-1.834503</c:v>
                </c:pt>
                <c:pt idx="1178">
                  <c:v>-1.821896</c:v>
                </c:pt>
                <c:pt idx="1179">
                  <c:v>-1.8122750000000001</c:v>
                </c:pt>
                <c:pt idx="1180">
                  <c:v>-1.804435</c:v>
                </c:pt>
                <c:pt idx="1181">
                  <c:v>-1.7985409999999999</c:v>
                </c:pt>
                <c:pt idx="1182">
                  <c:v>-1.7945549999999999</c:v>
                </c:pt>
                <c:pt idx="1183">
                  <c:v>-1.7918449999999999</c:v>
                </c:pt>
                <c:pt idx="1184">
                  <c:v>-1.798108</c:v>
                </c:pt>
                <c:pt idx="1185">
                  <c:v>-1.7822290000000001</c:v>
                </c:pt>
                <c:pt idx="1186">
                  <c:v>-1.7364790000000001</c:v>
                </c:pt>
                <c:pt idx="1187">
                  <c:v>-1.6534740000000001</c:v>
                </c:pt>
                <c:pt idx="1188">
                  <c:v>-1.574775</c:v>
                </c:pt>
                <c:pt idx="1189">
                  <c:v>-1.517272</c:v>
                </c:pt>
                <c:pt idx="1190">
                  <c:v>-1.4692670000000001</c:v>
                </c:pt>
                <c:pt idx="1191">
                  <c:v>-1.417932</c:v>
                </c:pt>
                <c:pt idx="1192">
                  <c:v>-1.355793</c:v>
                </c:pt>
                <c:pt idx="1193">
                  <c:v>-1.2926660000000001</c:v>
                </c:pt>
                <c:pt idx="1194">
                  <c:v>-1.234064</c:v>
                </c:pt>
                <c:pt idx="1195">
                  <c:v>-1.176698</c:v>
                </c:pt>
                <c:pt idx="1196">
                  <c:v>-1.1215269999999999</c:v>
                </c:pt>
                <c:pt idx="1197">
                  <c:v>-1.0652159999999999</c:v>
                </c:pt>
                <c:pt idx="1198">
                  <c:v>-1.0055750000000001</c:v>
                </c:pt>
                <c:pt idx="1199">
                  <c:v>-0.93201599999999996</c:v>
                </c:pt>
                <c:pt idx="1200">
                  <c:v>-0.852105</c:v>
                </c:pt>
                <c:pt idx="1201">
                  <c:v>-0.775451</c:v>
                </c:pt>
                <c:pt idx="1202">
                  <c:v>-0.71586000000000005</c:v>
                </c:pt>
                <c:pt idx="1203">
                  <c:v>-0.675423</c:v>
                </c:pt>
                <c:pt idx="1204">
                  <c:v>-0.64663300000000001</c:v>
                </c:pt>
                <c:pt idx="1205">
                  <c:v>-0.62207299999999999</c:v>
                </c:pt>
                <c:pt idx="1206">
                  <c:v>-0.58367100000000005</c:v>
                </c:pt>
                <c:pt idx="1207">
                  <c:v>-0.53569900000000004</c:v>
                </c:pt>
                <c:pt idx="1208">
                  <c:v>-0.46968799999999999</c:v>
                </c:pt>
                <c:pt idx="1209">
                  <c:v>-0.38358300000000001</c:v>
                </c:pt>
                <c:pt idx="1210">
                  <c:v>-0.283586</c:v>
                </c:pt>
                <c:pt idx="1211">
                  <c:v>-0.18659700000000001</c:v>
                </c:pt>
                <c:pt idx="1212">
                  <c:v>-7.0539000000000004E-2</c:v>
                </c:pt>
                <c:pt idx="1213">
                  <c:v>6.6684999999999994E-2</c:v>
                </c:pt>
                <c:pt idx="1214">
                  <c:v>0.18152299999999999</c:v>
                </c:pt>
                <c:pt idx="1215">
                  <c:v>0.276113</c:v>
                </c:pt>
                <c:pt idx="1216">
                  <c:v>0.345221</c:v>
                </c:pt>
                <c:pt idx="1217">
                  <c:v>0.403833</c:v>
                </c:pt>
                <c:pt idx="1218">
                  <c:v>0.45293</c:v>
                </c:pt>
                <c:pt idx="1219">
                  <c:v>0.49335899999999999</c:v>
                </c:pt>
                <c:pt idx="1220">
                  <c:v>0.53070799999999996</c:v>
                </c:pt>
                <c:pt idx="1221">
                  <c:v>0.57645400000000002</c:v>
                </c:pt>
                <c:pt idx="1222">
                  <c:v>0.63594600000000001</c:v>
                </c:pt>
                <c:pt idx="1223">
                  <c:v>0.69957199999999997</c:v>
                </c:pt>
                <c:pt idx="1224">
                  <c:v>0.736236</c:v>
                </c:pt>
                <c:pt idx="1225">
                  <c:v>0.75165300000000002</c:v>
                </c:pt>
                <c:pt idx="1226">
                  <c:v>0.75469900000000001</c:v>
                </c:pt>
                <c:pt idx="1227">
                  <c:v>0.75070800000000004</c:v>
                </c:pt>
                <c:pt idx="1228">
                  <c:v>0.73409599999999997</c:v>
                </c:pt>
                <c:pt idx="1229">
                  <c:v>0.70579999999999998</c:v>
                </c:pt>
                <c:pt idx="1230">
                  <c:v>0.68510800000000005</c:v>
                </c:pt>
                <c:pt idx="1231">
                  <c:v>0.67704200000000003</c:v>
                </c:pt>
                <c:pt idx="1232">
                  <c:v>0.66952100000000003</c:v>
                </c:pt>
                <c:pt idx="1233">
                  <c:v>0.67003100000000004</c:v>
                </c:pt>
                <c:pt idx="1234">
                  <c:v>0.68744899999999998</c:v>
                </c:pt>
                <c:pt idx="1235">
                  <c:v>0.71898399999999996</c:v>
                </c:pt>
                <c:pt idx="1236">
                  <c:v>0.754166</c:v>
                </c:pt>
                <c:pt idx="1237">
                  <c:v>0.77256000000000002</c:v>
                </c:pt>
                <c:pt idx="1238">
                  <c:v>0.77402000000000004</c:v>
                </c:pt>
                <c:pt idx="1239">
                  <c:v>0.77122500000000005</c:v>
                </c:pt>
                <c:pt idx="1240">
                  <c:v>0.77900899999999995</c:v>
                </c:pt>
                <c:pt idx="1241">
                  <c:v>0.79513299999999998</c:v>
                </c:pt>
                <c:pt idx="1242">
                  <c:v>0.81089900000000004</c:v>
                </c:pt>
                <c:pt idx="1243">
                  <c:v>0.84669799999999995</c:v>
                </c:pt>
                <c:pt idx="1244">
                  <c:v>0.91354599999999997</c:v>
                </c:pt>
                <c:pt idx="1245">
                  <c:v>1.0074080000000001</c:v>
                </c:pt>
                <c:pt idx="1246">
                  <c:v>1.099281</c:v>
                </c:pt>
                <c:pt idx="1247">
                  <c:v>1.188005</c:v>
                </c:pt>
                <c:pt idx="1248">
                  <c:v>1.274664</c:v>
                </c:pt>
                <c:pt idx="1249">
                  <c:v>1.3665879999999999</c:v>
                </c:pt>
                <c:pt idx="1250">
                  <c:v>1.464744</c:v>
                </c:pt>
                <c:pt idx="1251">
                  <c:v>1.5532699999999999</c:v>
                </c:pt>
                <c:pt idx="1252">
                  <c:v>1.625667</c:v>
                </c:pt>
                <c:pt idx="1253">
                  <c:v>1.688215</c:v>
                </c:pt>
                <c:pt idx="1254">
                  <c:v>1.7345630000000001</c:v>
                </c:pt>
                <c:pt idx="1255">
                  <c:v>1.7703040000000001</c:v>
                </c:pt>
                <c:pt idx="1256">
                  <c:v>1.8181860000000001</c:v>
                </c:pt>
                <c:pt idx="1257">
                  <c:v>1.88157</c:v>
                </c:pt>
                <c:pt idx="1258">
                  <c:v>1.9292020000000001</c:v>
                </c:pt>
                <c:pt idx="1259">
                  <c:v>1.90937</c:v>
                </c:pt>
                <c:pt idx="1260">
                  <c:v>1.8784890000000001</c:v>
                </c:pt>
                <c:pt idx="1261">
                  <c:v>1.8611599999999999</c:v>
                </c:pt>
                <c:pt idx="1262">
                  <c:v>1.871683</c:v>
                </c:pt>
                <c:pt idx="1263">
                  <c:v>1.903691</c:v>
                </c:pt>
                <c:pt idx="1264">
                  <c:v>1.9359489999999999</c:v>
                </c:pt>
                <c:pt idx="1265">
                  <c:v>1.97272</c:v>
                </c:pt>
                <c:pt idx="1266">
                  <c:v>2.006348</c:v>
                </c:pt>
                <c:pt idx="1267">
                  <c:v>2.0176059999999998</c:v>
                </c:pt>
                <c:pt idx="1268">
                  <c:v>2.0254819999999998</c:v>
                </c:pt>
                <c:pt idx="1269">
                  <c:v>2.0471370000000002</c:v>
                </c:pt>
                <c:pt idx="1270">
                  <c:v>2.0815380000000001</c:v>
                </c:pt>
                <c:pt idx="1271">
                  <c:v>2.1188699999999998</c:v>
                </c:pt>
                <c:pt idx="1272">
                  <c:v>2.1537380000000002</c:v>
                </c:pt>
                <c:pt idx="1273">
                  <c:v>2.1767699999999999</c:v>
                </c:pt>
                <c:pt idx="1274">
                  <c:v>2.2019169999999999</c:v>
                </c:pt>
                <c:pt idx="1275">
                  <c:v>2.2251219999999998</c:v>
                </c:pt>
                <c:pt idx="1276">
                  <c:v>2.2304029999999999</c:v>
                </c:pt>
                <c:pt idx="1277">
                  <c:v>2.1996340000000001</c:v>
                </c:pt>
                <c:pt idx="1278">
                  <c:v>2.144558</c:v>
                </c:pt>
                <c:pt idx="1279">
                  <c:v>2.090608</c:v>
                </c:pt>
                <c:pt idx="1280">
                  <c:v>2.0441220000000002</c:v>
                </c:pt>
                <c:pt idx="1281">
                  <c:v>1.998759</c:v>
                </c:pt>
                <c:pt idx="1282">
                  <c:v>1.9501520000000001</c:v>
                </c:pt>
                <c:pt idx="1283">
                  <c:v>1.8710819999999999</c:v>
                </c:pt>
                <c:pt idx="1284">
                  <c:v>1.7827189999999999</c:v>
                </c:pt>
                <c:pt idx="1285">
                  <c:v>1.684564</c:v>
                </c:pt>
                <c:pt idx="1286">
                  <c:v>1.574147</c:v>
                </c:pt>
                <c:pt idx="1287">
                  <c:v>1.450385</c:v>
                </c:pt>
                <c:pt idx="1288">
                  <c:v>1.3117799999999999</c:v>
                </c:pt>
                <c:pt idx="1289">
                  <c:v>1.168588</c:v>
                </c:pt>
                <c:pt idx="1290">
                  <c:v>1.0166869999999999</c:v>
                </c:pt>
                <c:pt idx="1291">
                  <c:v>0.85231000000000001</c:v>
                </c:pt>
                <c:pt idx="1292">
                  <c:v>0.67768300000000004</c:v>
                </c:pt>
                <c:pt idx="1293">
                  <c:v>0.48936000000000002</c:v>
                </c:pt>
                <c:pt idx="1294">
                  <c:v>0.31145200000000001</c:v>
                </c:pt>
                <c:pt idx="1295">
                  <c:v>0.160722</c:v>
                </c:pt>
                <c:pt idx="1296">
                  <c:v>4.0764000000000002E-2</c:v>
                </c:pt>
                <c:pt idx="1297">
                  <c:v>-4.2597999999999997E-2</c:v>
                </c:pt>
                <c:pt idx="1298">
                  <c:v>-0.110944</c:v>
                </c:pt>
                <c:pt idx="1299">
                  <c:v>-0.17188800000000001</c:v>
                </c:pt>
                <c:pt idx="1300">
                  <c:v>-0.23579600000000001</c:v>
                </c:pt>
                <c:pt idx="1301">
                  <c:v>-0.31954500000000002</c:v>
                </c:pt>
                <c:pt idx="1302">
                  <c:v>-0.41391600000000001</c:v>
                </c:pt>
                <c:pt idx="1303">
                  <c:v>-0.50419700000000001</c:v>
                </c:pt>
                <c:pt idx="1304">
                  <c:v>-0.59135000000000004</c:v>
                </c:pt>
                <c:pt idx="1305">
                  <c:v>-0.67954700000000001</c:v>
                </c:pt>
                <c:pt idx="1306">
                  <c:v>-0.75609499999999996</c:v>
                </c:pt>
                <c:pt idx="1307">
                  <c:v>-0.80390300000000003</c:v>
                </c:pt>
                <c:pt idx="1308">
                  <c:v>-0.84740099999999996</c:v>
                </c:pt>
                <c:pt idx="1309">
                  <c:v>-0.86410399999999998</c:v>
                </c:pt>
                <c:pt idx="1310">
                  <c:v>-0.87638799999999994</c:v>
                </c:pt>
                <c:pt idx="1311">
                  <c:v>-0.89109899999999997</c:v>
                </c:pt>
                <c:pt idx="1312">
                  <c:v>-0.88838600000000001</c:v>
                </c:pt>
                <c:pt idx="1313">
                  <c:v>-0.88830399999999998</c:v>
                </c:pt>
                <c:pt idx="1314">
                  <c:v>-0.88305800000000001</c:v>
                </c:pt>
                <c:pt idx="1315">
                  <c:v>-0.88943799999999995</c:v>
                </c:pt>
                <c:pt idx="1316">
                  <c:v>-0.90464299999999997</c:v>
                </c:pt>
                <c:pt idx="1317">
                  <c:v>-0.86804300000000001</c:v>
                </c:pt>
                <c:pt idx="1318">
                  <c:v>-0.81560100000000002</c:v>
                </c:pt>
                <c:pt idx="1319">
                  <c:v>-0.78330699999999998</c:v>
                </c:pt>
                <c:pt idx="1320">
                  <c:v>-0.76697599999999999</c:v>
                </c:pt>
                <c:pt idx="1321">
                  <c:v>-0.77124400000000004</c:v>
                </c:pt>
                <c:pt idx="1322">
                  <c:v>-0.82765</c:v>
                </c:pt>
                <c:pt idx="1323">
                  <c:v>-0.91075099999999998</c:v>
                </c:pt>
                <c:pt idx="1324">
                  <c:v>-0.966449</c:v>
                </c:pt>
                <c:pt idx="1325">
                  <c:v>-1.026635</c:v>
                </c:pt>
                <c:pt idx="1326">
                  <c:v>-1.0701290000000001</c:v>
                </c:pt>
                <c:pt idx="1327">
                  <c:v>-1.0838380000000001</c:v>
                </c:pt>
                <c:pt idx="1328">
                  <c:v>-1.097863</c:v>
                </c:pt>
                <c:pt idx="1329">
                  <c:v>-1.1138159999999999</c:v>
                </c:pt>
                <c:pt idx="1330">
                  <c:v>-1.137227</c:v>
                </c:pt>
                <c:pt idx="1331">
                  <c:v>-1.189595</c:v>
                </c:pt>
                <c:pt idx="1332">
                  <c:v>-1.2587569999999999</c:v>
                </c:pt>
                <c:pt idx="1333">
                  <c:v>-1.3225100000000001</c:v>
                </c:pt>
                <c:pt idx="1334">
                  <c:v>-1.383264</c:v>
                </c:pt>
                <c:pt idx="1335">
                  <c:v>-1.4334469999999999</c:v>
                </c:pt>
                <c:pt idx="1336">
                  <c:v>-1.472224</c:v>
                </c:pt>
                <c:pt idx="1337">
                  <c:v>-1.50569</c:v>
                </c:pt>
                <c:pt idx="1338">
                  <c:v>-1.519803</c:v>
                </c:pt>
                <c:pt idx="1339">
                  <c:v>-1.5368310000000001</c:v>
                </c:pt>
                <c:pt idx="1340">
                  <c:v>-1.543939</c:v>
                </c:pt>
                <c:pt idx="1341">
                  <c:v>-1.557347</c:v>
                </c:pt>
                <c:pt idx="1342">
                  <c:v>-1.571966</c:v>
                </c:pt>
                <c:pt idx="1343">
                  <c:v>-1.58897</c:v>
                </c:pt>
                <c:pt idx="1344">
                  <c:v>-1.6209070000000001</c:v>
                </c:pt>
                <c:pt idx="1345">
                  <c:v>-1.663557</c:v>
                </c:pt>
                <c:pt idx="1346">
                  <c:v>-1.7052659999999999</c:v>
                </c:pt>
                <c:pt idx="1347">
                  <c:v>-1.761989</c:v>
                </c:pt>
                <c:pt idx="1348">
                  <c:v>-1.8219829999999999</c:v>
                </c:pt>
                <c:pt idx="1349">
                  <c:v>-1.85751</c:v>
                </c:pt>
                <c:pt idx="1350">
                  <c:v>-1.8928609999999999</c:v>
                </c:pt>
                <c:pt idx="1351">
                  <c:v>-1.9341740000000001</c:v>
                </c:pt>
                <c:pt idx="1352">
                  <c:v>-1.9803459999999999</c:v>
                </c:pt>
                <c:pt idx="1353">
                  <c:v>-2.0233310000000002</c:v>
                </c:pt>
                <c:pt idx="1354">
                  <c:v>-2.0551270000000001</c:v>
                </c:pt>
                <c:pt idx="1355">
                  <c:v>-2.0720580000000002</c:v>
                </c:pt>
                <c:pt idx="1356">
                  <c:v>-2.0923780000000001</c:v>
                </c:pt>
                <c:pt idx="1357">
                  <c:v>-2.1219700000000001</c:v>
                </c:pt>
                <c:pt idx="1358">
                  <c:v>-2.1158260000000002</c:v>
                </c:pt>
                <c:pt idx="1359">
                  <c:v>-2.1130650000000002</c:v>
                </c:pt>
                <c:pt idx="1360">
                  <c:v>-2.0946950000000002</c:v>
                </c:pt>
                <c:pt idx="1361">
                  <c:v>-2.0457079999999999</c:v>
                </c:pt>
                <c:pt idx="1362">
                  <c:v>-2.0042369999999998</c:v>
                </c:pt>
                <c:pt idx="1363">
                  <c:v>-1.9724999999999999</c:v>
                </c:pt>
                <c:pt idx="1364">
                  <c:v>-1.934299</c:v>
                </c:pt>
                <c:pt idx="1365">
                  <c:v>-1.877907</c:v>
                </c:pt>
                <c:pt idx="1366">
                  <c:v>-1.823936</c:v>
                </c:pt>
                <c:pt idx="1367">
                  <c:v>-1.753153</c:v>
                </c:pt>
                <c:pt idx="1368">
                  <c:v>-1.6905520000000001</c:v>
                </c:pt>
                <c:pt idx="1369">
                  <c:v>-1.624792</c:v>
                </c:pt>
                <c:pt idx="1370">
                  <c:v>-1.540797</c:v>
                </c:pt>
                <c:pt idx="1371">
                  <c:v>-1.451168</c:v>
                </c:pt>
                <c:pt idx="1372">
                  <c:v>-1.367839</c:v>
                </c:pt>
                <c:pt idx="1373">
                  <c:v>-1.278235</c:v>
                </c:pt>
                <c:pt idx="1374">
                  <c:v>-1.181379</c:v>
                </c:pt>
                <c:pt idx="1375">
                  <c:v>-1.082444</c:v>
                </c:pt>
                <c:pt idx="1376">
                  <c:v>-0.98746800000000001</c:v>
                </c:pt>
                <c:pt idx="1377">
                  <c:v>-0.89365700000000003</c:v>
                </c:pt>
                <c:pt idx="1378">
                  <c:v>-0.79893099999999995</c:v>
                </c:pt>
                <c:pt idx="1379">
                  <c:v>-0.69236500000000001</c:v>
                </c:pt>
                <c:pt idx="1380">
                  <c:v>-0.55604600000000004</c:v>
                </c:pt>
                <c:pt idx="1381">
                  <c:v>-0.40623799999999999</c:v>
                </c:pt>
                <c:pt idx="1382">
                  <c:v>-0.27352799999999999</c:v>
                </c:pt>
                <c:pt idx="1383">
                  <c:v>-0.158832</c:v>
                </c:pt>
                <c:pt idx="1384">
                  <c:v>-6.3136999999999999E-2</c:v>
                </c:pt>
                <c:pt idx="1385">
                  <c:v>1.259E-2</c:v>
                </c:pt>
                <c:pt idx="1386">
                  <c:v>7.3446999999999998E-2</c:v>
                </c:pt>
                <c:pt idx="1387">
                  <c:v>0.12570400000000001</c:v>
                </c:pt>
                <c:pt idx="1388">
                  <c:v>0.17258599999999999</c:v>
                </c:pt>
                <c:pt idx="1389">
                  <c:v>0.224804</c:v>
                </c:pt>
                <c:pt idx="1390">
                  <c:v>0.28870499999999999</c:v>
                </c:pt>
                <c:pt idx="1391">
                  <c:v>0.34269699999999997</c:v>
                </c:pt>
                <c:pt idx="1392">
                  <c:v>0.36268299999999998</c:v>
                </c:pt>
                <c:pt idx="1393">
                  <c:v>0.34454699999999999</c:v>
                </c:pt>
                <c:pt idx="1394">
                  <c:v>0.306085</c:v>
                </c:pt>
                <c:pt idx="1395">
                  <c:v>0.26552799999999999</c:v>
                </c:pt>
                <c:pt idx="1396">
                  <c:v>0.237957</c:v>
                </c:pt>
                <c:pt idx="1397">
                  <c:v>0.24113699999999999</c:v>
                </c:pt>
                <c:pt idx="1398">
                  <c:v>0.27400799999999997</c:v>
                </c:pt>
                <c:pt idx="1399">
                  <c:v>0.31851800000000002</c:v>
                </c:pt>
                <c:pt idx="1400">
                  <c:v>0.367062</c:v>
                </c:pt>
                <c:pt idx="1401">
                  <c:v>0.41470000000000001</c:v>
                </c:pt>
                <c:pt idx="1402">
                  <c:v>0.45112200000000002</c:v>
                </c:pt>
                <c:pt idx="1403">
                  <c:v>0.468781</c:v>
                </c:pt>
                <c:pt idx="1404">
                  <c:v>0.47998000000000002</c:v>
                </c:pt>
                <c:pt idx="1405">
                  <c:v>0.509131</c:v>
                </c:pt>
                <c:pt idx="1406">
                  <c:v>0.55744899999999997</c:v>
                </c:pt>
                <c:pt idx="1407">
                  <c:v>0.61526599999999998</c:v>
                </c:pt>
                <c:pt idx="1408">
                  <c:v>0.67601699999999998</c:v>
                </c:pt>
                <c:pt idx="1409">
                  <c:v>0.73242099999999999</c:v>
                </c:pt>
                <c:pt idx="1410">
                  <c:v>0.79284699999999997</c:v>
                </c:pt>
                <c:pt idx="1411">
                  <c:v>0.86900299999999997</c:v>
                </c:pt>
                <c:pt idx="1412">
                  <c:v>0.95687500000000003</c:v>
                </c:pt>
                <c:pt idx="1413">
                  <c:v>1.031018</c:v>
                </c:pt>
                <c:pt idx="1414">
                  <c:v>1.0885009999999999</c:v>
                </c:pt>
                <c:pt idx="1415">
                  <c:v>1.0929770000000001</c:v>
                </c:pt>
                <c:pt idx="1416">
                  <c:v>1.0632539999999999</c:v>
                </c:pt>
                <c:pt idx="1417">
                  <c:v>1.0208520000000001</c:v>
                </c:pt>
                <c:pt idx="1418">
                  <c:v>0.99154500000000001</c:v>
                </c:pt>
                <c:pt idx="1419">
                  <c:v>1.00502</c:v>
                </c:pt>
                <c:pt idx="1420">
                  <c:v>1.0532919999999999</c:v>
                </c:pt>
                <c:pt idx="1421">
                  <c:v>1.1086259999999999</c:v>
                </c:pt>
                <c:pt idx="1422">
                  <c:v>1.1583220000000001</c:v>
                </c:pt>
                <c:pt idx="1423">
                  <c:v>1.179157</c:v>
                </c:pt>
                <c:pt idx="1424">
                  <c:v>1.1592979999999999</c:v>
                </c:pt>
                <c:pt idx="1425">
                  <c:v>1.124625</c:v>
                </c:pt>
                <c:pt idx="1426">
                  <c:v>1.0946149999999999</c:v>
                </c:pt>
                <c:pt idx="1427">
                  <c:v>1.1112869999999999</c:v>
                </c:pt>
                <c:pt idx="1428">
                  <c:v>1.135572</c:v>
                </c:pt>
                <c:pt idx="1429">
                  <c:v>1.180078</c:v>
                </c:pt>
                <c:pt idx="1430">
                  <c:v>1.2234640000000001</c:v>
                </c:pt>
                <c:pt idx="1431">
                  <c:v>1.249997</c:v>
                </c:pt>
                <c:pt idx="1432">
                  <c:v>1.2620499999999999</c:v>
                </c:pt>
                <c:pt idx="1433">
                  <c:v>1.2615620000000001</c:v>
                </c:pt>
                <c:pt idx="1434">
                  <c:v>1.2555769999999999</c:v>
                </c:pt>
                <c:pt idx="1435">
                  <c:v>1.2482800000000001</c:v>
                </c:pt>
                <c:pt idx="1436">
                  <c:v>1.2600340000000001</c:v>
                </c:pt>
                <c:pt idx="1437">
                  <c:v>1.2896780000000001</c:v>
                </c:pt>
                <c:pt idx="1438">
                  <c:v>1.330881</c:v>
                </c:pt>
                <c:pt idx="1439">
                  <c:v>1.384876</c:v>
                </c:pt>
                <c:pt idx="1440">
                  <c:v>1.4581329999999999</c:v>
                </c:pt>
                <c:pt idx="1441">
                  <c:v>1.534837</c:v>
                </c:pt>
                <c:pt idx="1442">
                  <c:v>1.5692060000000001</c:v>
                </c:pt>
                <c:pt idx="1443">
                  <c:v>1.588811</c:v>
                </c:pt>
                <c:pt idx="1444">
                  <c:v>1.6105750000000001</c:v>
                </c:pt>
                <c:pt idx="1445">
                  <c:v>1.6620569999999999</c:v>
                </c:pt>
                <c:pt idx="1446">
                  <c:v>1.743274</c:v>
                </c:pt>
                <c:pt idx="1447">
                  <c:v>1.8564849999999999</c:v>
                </c:pt>
                <c:pt idx="1448">
                  <c:v>1.96462</c:v>
                </c:pt>
                <c:pt idx="1449">
                  <c:v>2.0387849999999998</c:v>
                </c:pt>
                <c:pt idx="1450">
                  <c:v>2.0859070000000002</c:v>
                </c:pt>
                <c:pt idx="1451">
                  <c:v>2.1133289999999998</c:v>
                </c:pt>
                <c:pt idx="1452">
                  <c:v>2.126903</c:v>
                </c:pt>
                <c:pt idx="1453">
                  <c:v>2.1290800000000001</c:v>
                </c:pt>
                <c:pt idx="1454">
                  <c:v>2.1333829999999998</c:v>
                </c:pt>
                <c:pt idx="1455">
                  <c:v>2.1207750000000001</c:v>
                </c:pt>
                <c:pt idx="1456">
                  <c:v>2.0890960000000001</c:v>
                </c:pt>
                <c:pt idx="1457">
                  <c:v>2.0443579999999999</c:v>
                </c:pt>
                <c:pt idx="1458">
                  <c:v>1.9675419999999999</c:v>
                </c:pt>
                <c:pt idx="1459">
                  <c:v>1.8906670000000001</c:v>
                </c:pt>
                <c:pt idx="1460">
                  <c:v>1.8253269999999999</c:v>
                </c:pt>
                <c:pt idx="1461">
                  <c:v>1.7631859999999999</c:v>
                </c:pt>
                <c:pt idx="1462">
                  <c:v>1.7137439999999999</c:v>
                </c:pt>
                <c:pt idx="1463">
                  <c:v>1.6739740000000001</c:v>
                </c:pt>
                <c:pt idx="1464">
                  <c:v>1.639821</c:v>
                </c:pt>
                <c:pt idx="1465">
                  <c:v>1.5977749999999999</c:v>
                </c:pt>
                <c:pt idx="1466">
                  <c:v>1.518743</c:v>
                </c:pt>
                <c:pt idx="1467">
                  <c:v>1.4134139999999999</c:v>
                </c:pt>
                <c:pt idx="1468">
                  <c:v>1.324471</c:v>
                </c:pt>
                <c:pt idx="1469">
                  <c:v>1.2640389999999999</c:v>
                </c:pt>
                <c:pt idx="1470">
                  <c:v>1.231196</c:v>
                </c:pt>
                <c:pt idx="1471">
                  <c:v>1.216518</c:v>
                </c:pt>
                <c:pt idx="1472">
                  <c:v>1.2032560000000001</c:v>
                </c:pt>
                <c:pt idx="1473">
                  <c:v>1.1595489999999999</c:v>
                </c:pt>
                <c:pt idx="1474">
                  <c:v>1.0874239999999999</c:v>
                </c:pt>
                <c:pt idx="1475">
                  <c:v>1.010065</c:v>
                </c:pt>
                <c:pt idx="1476">
                  <c:v>0.94018299999999999</c:v>
                </c:pt>
                <c:pt idx="1477">
                  <c:v>0.88732500000000003</c:v>
                </c:pt>
                <c:pt idx="1478">
                  <c:v>0.84187100000000004</c:v>
                </c:pt>
                <c:pt idx="1479">
                  <c:v>0.78885400000000006</c:v>
                </c:pt>
                <c:pt idx="1480">
                  <c:v>0.71630400000000005</c:v>
                </c:pt>
                <c:pt idx="1481">
                  <c:v>0.63358499999999995</c:v>
                </c:pt>
                <c:pt idx="1482">
                  <c:v>0.527416</c:v>
                </c:pt>
                <c:pt idx="1483">
                  <c:v>0.40692499999999998</c:v>
                </c:pt>
                <c:pt idx="1484">
                  <c:v>0.281609</c:v>
                </c:pt>
                <c:pt idx="1485">
                  <c:v>0.140434</c:v>
                </c:pt>
                <c:pt idx="1486">
                  <c:v>-2.3112000000000001E-2</c:v>
                </c:pt>
                <c:pt idx="1487">
                  <c:v>-0.19234100000000001</c:v>
                </c:pt>
                <c:pt idx="1488">
                  <c:v>-0.35249799999999998</c:v>
                </c:pt>
                <c:pt idx="1489">
                  <c:v>-0.483122</c:v>
                </c:pt>
                <c:pt idx="1490">
                  <c:v>-0.56684599999999996</c:v>
                </c:pt>
                <c:pt idx="1491">
                  <c:v>-0.605576</c:v>
                </c:pt>
                <c:pt idx="1492">
                  <c:v>-0.61743199999999998</c:v>
                </c:pt>
                <c:pt idx="1493">
                  <c:v>-0.63439699999999999</c:v>
                </c:pt>
                <c:pt idx="1494">
                  <c:v>-0.66819700000000004</c:v>
                </c:pt>
                <c:pt idx="1495">
                  <c:v>-0.70001400000000003</c:v>
                </c:pt>
                <c:pt idx="1496">
                  <c:v>-0.74160400000000004</c:v>
                </c:pt>
                <c:pt idx="1497">
                  <c:v>-0.79069599999999995</c:v>
                </c:pt>
                <c:pt idx="1498">
                  <c:v>-0.82708099999999996</c:v>
                </c:pt>
              </c:numCache>
            </c:numRef>
          </c:val>
          <c:smooth val="0"/>
          <c:extLst>
            <c:ext xmlns:c16="http://schemas.microsoft.com/office/drawing/2014/chart" uri="{C3380CC4-5D6E-409C-BE32-E72D297353CC}">
              <c16:uniqueId val="{00000000-9515-4ED4-92ED-8510D8D3433A}"/>
            </c:ext>
          </c:extLst>
        </c:ser>
        <c:ser>
          <c:idx val="1"/>
          <c:order val="1"/>
          <c:tx>
            <c:strRef>
              <c:f>Simulate_raci_31_01_2018!$P$1</c:f>
              <c:strCache>
                <c:ptCount val="1"/>
                <c:pt idx="0">
                  <c:v>Roll_Aixs</c:v>
                </c:pt>
              </c:strCache>
            </c:strRef>
          </c:tx>
          <c:spPr>
            <a:ln w="28575" cap="rnd">
              <a:solidFill>
                <a:schemeClr val="accent2"/>
              </a:solidFill>
              <a:round/>
            </a:ln>
            <a:effectLst/>
          </c:spPr>
          <c:marker>
            <c:symbol val="none"/>
          </c:marker>
          <c:val>
            <c:numRef>
              <c:f>Simulate_raci_31_01_2018!$P$2:$P$1500</c:f>
              <c:numCache>
                <c:formatCode>General</c:formatCode>
                <c:ptCount val="1499"/>
                <c:pt idx="0">
                  <c:v>-0.265293</c:v>
                </c:pt>
                <c:pt idx="1">
                  <c:v>-0.421954</c:v>
                </c:pt>
                <c:pt idx="2">
                  <c:v>-0.35803299999999999</c:v>
                </c:pt>
                <c:pt idx="3">
                  <c:v>-0.18545700000000001</c:v>
                </c:pt>
                <c:pt idx="4">
                  <c:v>-2.1461000000000001E-2</c:v>
                </c:pt>
                <c:pt idx="5">
                  <c:v>7.5462000000000001E-2</c:v>
                </c:pt>
                <c:pt idx="6">
                  <c:v>0.122311</c:v>
                </c:pt>
                <c:pt idx="7">
                  <c:v>0.14466300000000001</c:v>
                </c:pt>
                <c:pt idx="8">
                  <c:v>0.17446600000000001</c:v>
                </c:pt>
                <c:pt idx="9">
                  <c:v>0.16269900000000001</c:v>
                </c:pt>
                <c:pt idx="10">
                  <c:v>4.7717000000000002E-2</c:v>
                </c:pt>
                <c:pt idx="11">
                  <c:v>-6.6154000000000004E-2</c:v>
                </c:pt>
                <c:pt idx="12">
                  <c:v>-0.15875400000000001</c:v>
                </c:pt>
                <c:pt idx="13">
                  <c:v>-0.18537500000000001</c:v>
                </c:pt>
                <c:pt idx="14">
                  <c:v>-0.141709</c:v>
                </c:pt>
                <c:pt idx="15">
                  <c:v>-0.10120800000000001</c:v>
                </c:pt>
                <c:pt idx="16">
                  <c:v>-9.0553999999999996E-2</c:v>
                </c:pt>
                <c:pt idx="17">
                  <c:v>-0.106543</c:v>
                </c:pt>
                <c:pt idx="18">
                  <c:v>-0.110767</c:v>
                </c:pt>
                <c:pt idx="19">
                  <c:v>-7.5592000000000006E-2</c:v>
                </c:pt>
                <c:pt idx="20">
                  <c:v>4.3099999999999996E-3</c:v>
                </c:pt>
                <c:pt idx="21">
                  <c:v>9.6997E-2</c:v>
                </c:pt>
                <c:pt idx="22">
                  <c:v>0.13856199999999999</c:v>
                </c:pt>
                <c:pt idx="23">
                  <c:v>8.9566999999999994E-2</c:v>
                </c:pt>
                <c:pt idx="24">
                  <c:v>-1.008E-3</c:v>
                </c:pt>
                <c:pt idx="25">
                  <c:v>-7.7747999999999998E-2</c:v>
                </c:pt>
                <c:pt idx="26">
                  <c:v>-0.104411</c:v>
                </c:pt>
                <c:pt idx="27">
                  <c:v>-8.1026000000000001E-2</c:v>
                </c:pt>
                <c:pt idx="28">
                  <c:v>-3.4194000000000002E-2</c:v>
                </c:pt>
                <c:pt idx="29">
                  <c:v>1.2677000000000001E-2</c:v>
                </c:pt>
                <c:pt idx="30">
                  <c:v>1.9108E-2</c:v>
                </c:pt>
                <c:pt idx="31">
                  <c:v>-3.0903E-2</c:v>
                </c:pt>
                <c:pt idx="32">
                  <c:v>-0.11927400000000001</c:v>
                </c:pt>
                <c:pt idx="33">
                  <c:v>-0.21082899999999999</c:v>
                </c:pt>
                <c:pt idx="34">
                  <c:v>-0.28428599999999998</c:v>
                </c:pt>
                <c:pt idx="35">
                  <c:v>-0.30879000000000001</c:v>
                </c:pt>
                <c:pt idx="36">
                  <c:v>-0.25985399999999997</c:v>
                </c:pt>
                <c:pt idx="37">
                  <c:v>-0.207731</c:v>
                </c:pt>
                <c:pt idx="38">
                  <c:v>-0.20138900000000001</c:v>
                </c:pt>
                <c:pt idx="39">
                  <c:v>-0.21207699999999999</c:v>
                </c:pt>
                <c:pt idx="40">
                  <c:v>-0.18337600000000001</c:v>
                </c:pt>
                <c:pt idx="41">
                  <c:v>-0.120606</c:v>
                </c:pt>
                <c:pt idx="42">
                  <c:v>-5.1429999999999997E-2</c:v>
                </c:pt>
                <c:pt idx="43">
                  <c:v>6.0559999999999998E-3</c:v>
                </c:pt>
                <c:pt idx="44">
                  <c:v>4.5435999999999997E-2</c:v>
                </c:pt>
                <c:pt idx="45">
                  <c:v>6.3492999999999994E-2</c:v>
                </c:pt>
                <c:pt idx="46">
                  <c:v>5.8125000000000003E-2</c:v>
                </c:pt>
                <c:pt idx="47">
                  <c:v>5.4857000000000003E-2</c:v>
                </c:pt>
                <c:pt idx="48">
                  <c:v>7.8224000000000002E-2</c:v>
                </c:pt>
                <c:pt idx="49">
                  <c:v>6.9666000000000006E-2</c:v>
                </c:pt>
                <c:pt idx="50">
                  <c:v>-3.8539999999999998E-3</c:v>
                </c:pt>
                <c:pt idx="51">
                  <c:v>-6.5673999999999996E-2</c:v>
                </c:pt>
                <c:pt idx="52">
                  <c:v>-6.2524999999999997E-2</c:v>
                </c:pt>
                <c:pt idx="53">
                  <c:v>6.6400000000000001E-3</c:v>
                </c:pt>
                <c:pt idx="54">
                  <c:v>6.9453000000000001E-2</c:v>
                </c:pt>
                <c:pt idx="55">
                  <c:v>0.12055299999999999</c:v>
                </c:pt>
                <c:pt idx="56">
                  <c:v>5.9846999999999997E-2</c:v>
                </c:pt>
                <c:pt idx="57">
                  <c:v>-7.1124999999999994E-2</c:v>
                </c:pt>
                <c:pt idx="58">
                  <c:v>-0.129716</c:v>
                </c:pt>
                <c:pt idx="59">
                  <c:v>-0.14040800000000001</c:v>
                </c:pt>
                <c:pt idx="60">
                  <c:v>-7.1209999999999996E-2</c:v>
                </c:pt>
                <c:pt idx="61">
                  <c:v>5.7637000000000001E-2</c:v>
                </c:pt>
                <c:pt idx="62">
                  <c:v>0.152397</c:v>
                </c:pt>
                <c:pt idx="63">
                  <c:v>0.179011</c:v>
                </c:pt>
                <c:pt idx="64">
                  <c:v>0.16844400000000001</c:v>
                </c:pt>
                <c:pt idx="65">
                  <c:v>0.119507</c:v>
                </c:pt>
                <c:pt idx="66">
                  <c:v>7.2687000000000002E-2</c:v>
                </c:pt>
                <c:pt idx="67">
                  <c:v>5.8805999999999997E-2</c:v>
                </c:pt>
                <c:pt idx="68">
                  <c:v>8.5350999999999996E-2</c:v>
                </c:pt>
                <c:pt idx="69">
                  <c:v>0.132076</c:v>
                </c:pt>
                <c:pt idx="70">
                  <c:v>0.154365</c:v>
                </c:pt>
                <c:pt idx="71">
                  <c:v>0.10852100000000001</c:v>
                </c:pt>
                <c:pt idx="72">
                  <c:v>6.0546000000000003E-2</c:v>
                </c:pt>
                <c:pt idx="73">
                  <c:v>-2.2859999999999998E-3</c:v>
                </c:pt>
                <c:pt idx="74">
                  <c:v>-4.3839999999999997E-2</c:v>
                </c:pt>
                <c:pt idx="75">
                  <c:v>-8.8532E-2</c:v>
                </c:pt>
                <c:pt idx="76">
                  <c:v>-0.12146899999999999</c:v>
                </c:pt>
                <c:pt idx="77">
                  <c:v>-0.12670799999999999</c:v>
                </c:pt>
                <c:pt idx="78">
                  <c:v>-8.9409000000000002E-2</c:v>
                </c:pt>
                <c:pt idx="79">
                  <c:v>-5.3220000000000003E-2</c:v>
                </c:pt>
                <c:pt idx="80">
                  <c:v>-3.0866000000000001E-2</c:v>
                </c:pt>
                <c:pt idx="81">
                  <c:v>-6.0685999999999997E-2</c:v>
                </c:pt>
                <c:pt idx="82">
                  <c:v>-0.11495</c:v>
                </c:pt>
                <c:pt idx="83">
                  <c:v>-0.17346200000000001</c:v>
                </c:pt>
                <c:pt idx="84">
                  <c:v>-0.19680600000000001</c:v>
                </c:pt>
                <c:pt idx="85">
                  <c:v>-0.18176200000000001</c:v>
                </c:pt>
                <c:pt idx="86">
                  <c:v>-0.16567100000000001</c:v>
                </c:pt>
                <c:pt idx="87">
                  <c:v>-0.13150000000000001</c:v>
                </c:pt>
                <c:pt idx="88">
                  <c:v>-9.1990000000000002E-2</c:v>
                </c:pt>
                <c:pt idx="89">
                  <c:v>-6.5284999999999996E-2</c:v>
                </c:pt>
                <c:pt idx="90">
                  <c:v>-4.1821999999999998E-2</c:v>
                </c:pt>
                <c:pt idx="91">
                  <c:v>2.6381999999999999E-2</c:v>
                </c:pt>
                <c:pt idx="92">
                  <c:v>0.13402900000000001</c:v>
                </c:pt>
                <c:pt idx="93">
                  <c:v>0.21293599999999999</c:v>
                </c:pt>
                <c:pt idx="94">
                  <c:v>0.20239599999999999</c:v>
                </c:pt>
                <c:pt idx="95">
                  <c:v>0.169519</c:v>
                </c:pt>
                <c:pt idx="96">
                  <c:v>0.235706</c:v>
                </c:pt>
                <c:pt idx="97">
                  <c:v>0.31034200000000001</c:v>
                </c:pt>
                <c:pt idx="98">
                  <c:v>0.29547299999999999</c:v>
                </c:pt>
                <c:pt idx="99">
                  <c:v>0.20927299999999999</c:v>
                </c:pt>
                <c:pt idx="100">
                  <c:v>0.11772100000000001</c:v>
                </c:pt>
                <c:pt idx="101">
                  <c:v>0.14225499999999999</c:v>
                </c:pt>
                <c:pt idx="102">
                  <c:v>0.243505</c:v>
                </c:pt>
                <c:pt idx="103">
                  <c:v>0.335179</c:v>
                </c:pt>
                <c:pt idx="104">
                  <c:v>0.37896400000000002</c:v>
                </c:pt>
                <c:pt idx="105">
                  <c:v>0.319434</c:v>
                </c:pt>
                <c:pt idx="106">
                  <c:v>0.20660000000000001</c:v>
                </c:pt>
                <c:pt idx="107">
                  <c:v>0.111804</c:v>
                </c:pt>
                <c:pt idx="108">
                  <c:v>8.5114999999999996E-2</c:v>
                </c:pt>
                <c:pt idx="109">
                  <c:v>0.12550900000000001</c:v>
                </c:pt>
                <c:pt idx="110">
                  <c:v>0.173346</c:v>
                </c:pt>
                <c:pt idx="111">
                  <c:v>0.21268200000000001</c:v>
                </c:pt>
                <c:pt idx="112">
                  <c:v>0.21263199999999999</c:v>
                </c:pt>
                <c:pt idx="113">
                  <c:v>0.16255900000000001</c:v>
                </c:pt>
                <c:pt idx="114">
                  <c:v>9.7606999999999999E-2</c:v>
                </c:pt>
                <c:pt idx="115">
                  <c:v>5.0810000000000001E-2</c:v>
                </c:pt>
                <c:pt idx="116">
                  <c:v>3.2778000000000002E-2</c:v>
                </c:pt>
                <c:pt idx="117">
                  <c:v>4.7731000000000003E-2</c:v>
                </c:pt>
                <c:pt idx="118">
                  <c:v>9.0355000000000005E-2</c:v>
                </c:pt>
                <c:pt idx="119">
                  <c:v>0.175594</c:v>
                </c:pt>
                <c:pt idx="120">
                  <c:v>0.24058099999999999</c:v>
                </c:pt>
                <c:pt idx="121">
                  <c:v>0.25656600000000002</c:v>
                </c:pt>
                <c:pt idx="122">
                  <c:v>0.25439800000000001</c:v>
                </c:pt>
                <c:pt idx="123">
                  <c:v>0.29266999999999999</c:v>
                </c:pt>
                <c:pt idx="124">
                  <c:v>0.359709</c:v>
                </c:pt>
                <c:pt idx="125">
                  <c:v>0.34057300000000001</c:v>
                </c:pt>
                <c:pt idx="126">
                  <c:v>0.16598399999999999</c:v>
                </c:pt>
                <c:pt idx="127">
                  <c:v>-7.9973000000000002E-2</c:v>
                </c:pt>
                <c:pt idx="128">
                  <c:v>-0.28231299999999998</c:v>
                </c:pt>
                <c:pt idx="129">
                  <c:v>-0.368535</c:v>
                </c:pt>
                <c:pt idx="130">
                  <c:v>-0.38231900000000002</c:v>
                </c:pt>
                <c:pt idx="131">
                  <c:v>-0.41109699999999999</c:v>
                </c:pt>
                <c:pt idx="132">
                  <c:v>-0.40895500000000001</c:v>
                </c:pt>
                <c:pt idx="133">
                  <c:v>-0.374838</c:v>
                </c:pt>
                <c:pt idx="134">
                  <c:v>-0.35991899999999999</c:v>
                </c:pt>
                <c:pt idx="135">
                  <c:v>-0.35456599999999999</c:v>
                </c:pt>
                <c:pt idx="136">
                  <c:v>-0.34065699999999999</c:v>
                </c:pt>
                <c:pt idx="137">
                  <c:v>-0.34272999999999998</c:v>
                </c:pt>
                <c:pt idx="138">
                  <c:v>-0.37786599999999998</c:v>
                </c:pt>
                <c:pt idx="139">
                  <c:v>-0.41726999999999997</c:v>
                </c:pt>
                <c:pt idx="140">
                  <c:v>-0.408775</c:v>
                </c:pt>
                <c:pt idx="141">
                  <c:v>-0.34812799999999999</c:v>
                </c:pt>
                <c:pt idx="142">
                  <c:v>-0.28111700000000001</c:v>
                </c:pt>
                <c:pt idx="143">
                  <c:v>-0.248219</c:v>
                </c:pt>
                <c:pt idx="144">
                  <c:v>-0.24196000000000001</c:v>
                </c:pt>
                <c:pt idx="145">
                  <c:v>-0.24312</c:v>
                </c:pt>
                <c:pt idx="146">
                  <c:v>-0.219774</c:v>
                </c:pt>
                <c:pt idx="147">
                  <c:v>-0.131467</c:v>
                </c:pt>
                <c:pt idx="148">
                  <c:v>-4.2096000000000001E-2</c:v>
                </c:pt>
                <c:pt idx="149">
                  <c:v>4.1399999999999998E-4</c:v>
                </c:pt>
                <c:pt idx="150">
                  <c:v>3.4390999999999998E-2</c:v>
                </c:pt>
                <c:pt idx="151">
                  <c:v>2.7889000000000001E-2</c:v>
                </c:pt>
                <c:pt idx="152">
                  <c:v>-1.4834999999999999E-2</c:v>
                </c:pt>
                <c:pt idx="153">
                  <c:v>-5.7567E-2</c:v>
                </c:pt>
                <c:pt idx="154">
                  <c:v>-8.2181000000000004E-2</c:v>
                </c:pt>
                <c:pt idx="155">
                  <c:v>-8.0151E-2</c:v>
                </c:pt>
                <c:pt idx="156">
                  <c:v>-5.8930000000000003E-2</c:v>
                </c:pt>
                <c:pt idx="157">
                  <c:v>-3.1306E-2</c:v>
                </c:pt>
                <c:pt idx="158">
                  <c:v>-1.5365999999999999E-2</c:v>
                </c:pt>
                <c:pt idx="159">
                  <c:v>-2.6059999999999998E-3</c:v>
                </c:pt>
                <c:pt idx="160">
                  <c:v>1.44E-2</c:v>
                </c:pt>
                <c:pt idx="161">
                  <c:v>7.9579999999999998E-3</c:v>
                </c:pt>
                <c:pt idx="162">
                  <c:v>-2.0865999999999999E-2</c:v>
                </c:pt>
                <c:pt idx="163">
                  <c:v>-5.8212E-2</c:v>
                </c:pt>
                <c:pt idx="164">
                  <c:v>-8.2779000000000005E-2</c:v>
                </c:pt>
                <c:pt idx="165">
                  <c:v>-8.3932999999999994E-2</c:v>
                </c:pt>
                <c:pt idx="166">
                  <c:v>-5.9493999999999998E-2</c:v>
                </c:pt>
                <c:pt idx="167">
                  <c:v>7.5630000000000003E-3</c:v>
                </c:pt>
                <c:pt idx="168">
                  <c:v>8.8482000000000005E-2</c:v>
                </c:pt>
                <c:pt idx="169">
                  <c:v>0.15132300000000001</c:v>
                </c:pt>
                <c:pt idx="170">
                  <c:v>0.137493</c:v>
                </c:pt>
                <c:pt idx="171">
                  <c:v>8.8511999999999993E-2</c:v>
                </c:pt>
                <c:pt idx="172">
                  <c:v>3.4208000000000002E-2</c:v>
                </c:pt>
                <c:pt idx="173">
                  <c:v>-1.7972999999999999E-2</c:v>
                </c:pt>
                <c:pt idx="174">
                  <c:v>-6.3785999999999995E-2</c:v>
                </c:pt>
                <c:pt idx="175">
                  <c:v>-9.042E-2</c:v>
                </c:pt>
                <c:pt idx="176">
                  <c:v>-5.1038E-2</c:v>
                </c:pt>
                <c:pt idx="177">
                  <c:v>-8.4849999999999995E-3</c:v>
                </c:pt>
                <c:pt idx="178">
                  <c:v>2.3418999999999999E-2</c:v>
                </c:pt>
                <c:pt idx="179">
                  <c:v>4.6831999999999999E-2</c:v>
                </c:pt>
                <c:pt idx="180">
                  <c:v>5.3260000000000002E-2</c:v>
                </c:pt>
                <c:pt idx="181">
                  <c:v>6.2887999999999999E-2</c:v>
                </c:pt>
                <c:pt idx="182">
                  <c:v>7.7818999999999999E-2</c:v>
                </c:pt>
                <c:pt idx="183">
                  <c:v>9.4861000000000001E-2</c:v>
                </c:pt>
                <c:pt idx="184">
                  <c:v>8.8478000000000001E-2</c:v>
                </c:pt>
                <c:pt idx="185">
                  <c:v>6.2905000000000003E-2</c:v>
                </c:pt>
                <c:pt idx="186">
                  <c:v>5.5403000000000001E-2</c:v>
                </c:pt>
                <c:pt idx="187">
                  <c:v>8.3006999999999997E-2</c:v>
                </c:pt>
                <c:pt idx="188">
                  <c:v>0.139352</c:v>
                </c:pt>
                <c:pt idx="189">
                  <c:v>0.20105100000000001</c:v>
                </c:pt>
                <c:pt idx="190">
                  <c:v>0.25748399999999999</c:v>
                </c:pt>
                <c:pt idx="191">
                  <c:v>0.31502200000000002</c:v>
                </c:pt>
                <c:pt idx="192">
                  <c:v>0.353377</c:v>
                </c:pt>
                <c:pt idx="193">
                  <c:v>0.36297200000000002</c:v>
                </c:pt>
                <c:pt idx="194">
                  <c:v>0.335283</c:v>
                </c:pt>
                <c:pt idx="195">
                  <c:v>0.28839399999999998</c:v>
                </c:pt>
                <c:pt idx="196">
                  <c:v>0.23938499999999999</c:v>
                </c:pt>
                <c:pt idx="197">
                  <c:v>0.18401100000000001</c:v>
                </c:pt>
                <c:pt idx="198">
                  <c:v>0.11160399999999999</c:v>
                </c:pt>
                <c:pt idx="199">
                  <c:v>4.8805000000000001E-2</c:v>
                </c:pt>
                <c:pt idx="200">
                  <c:v>9.4490000000000008E-3</c:v>
                </c:pt>
                <c:pt idx="201">
                  <c:v>-7.5519999999999997E-3</c:v>
                </c:pt>
                <c:pt idx="202">
                  <c:v>1.0628E-2</c:v>
                </c:pt>
                <c:pt idx="203">
                  <c:v>2.9888999999999999E-2</c:v>
                </c:pt>
                <c:pt idx="204">
                  <c:v>2.998E-2</c:v>
                </c:pt>
                <c:pt idx="205">
                  <c:v>1.4123999999999999E-2</c:v>
                </c:pt>
                <c:pt idx="206">
                  <c:v>3.8400000000000001E-4</c:v>
                </c:pt>
                <c:pt idx="207">
                  <c:v>-5.8989999999999997E-3</c:v>
                </c:pt>
                <c:pt idx="208">
                  <c:v>6.2699999999999995E-4</c:v>
                </c:pt>
                <c:pt idx="209">
                  <c:v>-4.5750000000000001E-3</c:v>
                </c:pt>
                <c:pt idx="210">
                  <c:v>-8.7130000000000003E-3</c:v>
                </c:pt>
                <c:pt idx="211">
                  <c:v>5.2300000000000003E-3</c:v>
                </c:pt>
                <c:pt idx="212">
                  <c:v>2.5509E-2</c:v>
                </c:pt>
                <c:pt idx="213">
                  <c:v>3.5109000000000001E-2</c:v>
                </c:pt>
                <c:pt idx="214">
                  <c:v>4.8964000000000001E-2</c:v>
                </c:pt>
                <c:pt idx="215">
                  <c:v>6.6032999999999994E-2</c:v>
                </c:pt>
                <c:pt idx="216">
                  <c:v>6.7172999999999997E-2</c:v>
                </c:pt>
                <c:pt idx="217">
                  <c:v>3.6352000000000002E-2</c:v>
                </c:pt>
                <c:pt idx="218">
                  <c:v>2.287E-3</c:v>
                </c:pt>
                <c:pt idx="219">
                  <c:v>3.3500000000000001E-3</c:v>
                </c:pt>
                <c:pt idx="220">
                  <c:v>4.7019999999999999E-2</c:v>
                </c:pt>
                <c:pt idx="221">
                  <c:v>0.111979</c:v>
                </c:pt>
                <c:pt idx="222">
                  <c:v>0.172681</c:v>
                </c:pt>
                <c:pt idx="223">
                  <c:v>0.200407</c:v>
                </c:pt>
                <c:pt idx="224">
                  <c:v>0.17174400000000001</c:v>
                </c:pt>
                <c:pt idx="225">
                  <c:v>7.7078999999999995E-2</c:v>
                </c:pt>
                <c:pt idx="226">
                  <c:v>-6.9259999999999999E-3</c:v>
                </c:pt>
                <c:pt idx="227">
                  <c:v>-2.5019999999999999E-3</c:v>
                </c:pt>
                <c:pt idx="228">
                  <c:v>6.6872000000000001E-2</c:v>
                </c:pt>
                <c:pt idx="229">
                  <c:v>0.15328</c:v>
                </c:pt>
                <c:pt idx="230">
                  <c:v>0.22050400000000001</c:v>
                </c:pt>
                <c:pt idx="231">
                  <c:v>0.23983099999999999</c:v>
                </c:pt>
                <c:pt idx="232">
                  <c:v>0.20699799999999999</c:v>
                </c:pt>
                <c:pt idx="233">
                  <c:v>4.1998000000000001E-2</c:v>
                </c:pt>
                <c:pt idx="234">
                  <c:v>-0.135855</c:v>
                </c:pt>
                <c:pt idx="235">
                  <c:v>-0.19445899999999999</c:v>
                </c:pt>
                <c:pt idx="236">
                  <c:v>-9.4371999999999998E-2</c:v>
                </c:pt>
                <c:pt idx="237">
                  <c:v>0.10695399999999999</c:v>
                </c:pt>
                <c:pt idx="238">
                  <c:v>0.24018800000000001</c:v>
                </c:pt>
                <c:pt idx="239">
                  <c:v>0.210505</c:v>
                </c:pt>
                <c:pt idx="240">
                  <c:v>0.120119</c:v>
                </c:pt>
                <c:pt idx="241">
                  <c:v>6.9095000000000004E-2</c:v>
                </c:pt>
                <c:pt idx="242">
                  <c:v>3.8254999999999997E-2</c:v>
                </c:pt>
                <c:pt idx="243">
                  <c:v>-6.4770000000000001E-3</c:v>
                </c:pt>
                <c:pt idx="244">
                  <c:v>-5.7632000000000003E-2</c:v>
                </c:pt>
                <c:pt idx="245">
                  <c:v>-0.109962</c:v>
                </c:pt>
                <c:pt idx="246">
                  <c:v>-0.13241700000000001</c:v>
                </c:pt>
                <c:pt idx="247">
                  <c:v>-0.119617</c:v>
                </c:pt>
                <c:pt idx="248">
                  <c:v>-0.117442</c:v>
                </c:pt>
                <c:pt idx="249">
                  <c:v>-0.12909999999999999</c:v>
                </c:pt>
                <c:pt idx="250">
                  <c:v>-0.17599400000000001</c:v>
                </c:pt>
                <c:pt idx="251">
                  <c:v>-0.22933100000000001</c:v>
                </c:pt>
                <c:pt idx="252">
                  <c:v>-0.25069200000000003</c:v>
                </c:pt>
                <c:pt idx="253">
                  <c:v>-0.26356200000000002</c:v>
                </c:pt>
                <c:pt idx="254">
                  <c:v>-0.28710000000000002</c:v>
                </c:pt>
                <c:pt idx="255">
                  <c:v>-0.319137</c:v>
                </c:pt>
                <c:pt idx="256">
                  <c:v>-0.33519599999999999</c:v>
                </c:pt>
                <c:pt idx="257">
                  <c:v>-0.30227599999999999</c:v>
                </c:pt>
                <c:pt idx="258">
                  <c:v>-0.244892</c:v>
                </c:pt>
                <c:pt idx="259">
                  <c:v>-0.20241500000000001</c:v>
                </c:pt>
                <c:pt idx="260">
                  <c:v>-0.172704</c:v>
                </c:pt>
                <c:pt idx="261">
                  <c:v>-0.13234599999999999</c:v>
                </c:pt>
                <c:pt idx="262">
                  <c:v>-0.104806</c:v>
                </c:pt>
                <c:pt idx="263">
                  <c:v>-0.109246</c:v>
                </c:pt>
                <c:pt idx="264">
                  <c:v>-0.119007</c:v>
                </c:pt>
                <c:pt idx="265">
                  <c:v>-0.120227</c:v>
                </c:pt>
                <c:pt idx="266">
                  <c:v>-0.111857</c:v>
                </c:pt>
                <c:pt idx="267">
                  <c:v>-0.102395</c:v>
                </c:pt>
                <c:pt idx="268">
                  <c:v>-0.101426</c:v>
                </c:pt>
                <c:pt idx="269">
                  <c:v>-9.9428000000000002E-2</c:v>
                </c:pt>
                <c:pt idx="270">
                  <c:v>-0.10169499999999999</c:v>
                </c:pt>
                <c:pt idx="271">
                  <c:v>-0.107086</c:v>
                </c:pt>
                <c:pt idx="272">
                  <c:v>-0.12627099999999999</c:v>
                </c:pt>
                <c:pt idx="273">
                  <c:v>-0.148641</c:v>
                </c:pt>
                <c:pt idx="274">
                  <c:v>-0.18065000000000001</c:v>
                </c:pt>
                <c:pt idx="275">
                  <c:v>-0.15081</c:v>
                </c:pt>
                <c:pt idx="276">
                  <c:v>-4.3285999999999998E-2</c:v>
                </c:pt>
                <c:pt idx="277">
                  <c:v>4.6126E-2</c:v>
                </c:pt>
                <c:pt idx="278">
                  <c:v>0.101518</c:v>
                </c:pt>
                <c:pt idx="279">
                  <c:v>9.2965999999999993E-2</c:v>
                </c:pt>
                <c:pt idx="280">
                  <c:v>2.0410999999999999E-2</c:v>
                </c:pt>
                <c:pt idx="281">
                  <c:v>-3.9329000000000003E-2</c:v>
                </c:pt>
                <c:pt idx="282">
                  <c:v>-8.0911999999999998E-2</c:v>
                </c:pt>
                <c:pt idx="283">
                  <c:v>-0.13203999999999999</c:v>
                </c:pt>
                <c:pt idx="284">
                  <c:v>-0.169322</c:v>
                </c:pt>
                <c:pt idx="285">
                  <c:v>-0.154533</c:v>
                </c:pt>
                <c:pt idx="286">
                  <c:v>-0.14085500000000001</c:v>
                </c:pt>
                <c:pt idx="287">
                  <c:v>-0.106859</c:v>
                </c:pt>
                <c:pt idx="288">
                  <c:v>-2.6998999999999999E-2</c:v>
                </c:pt>
                <c:pt idx="289">
                  <c:v>5.8251999999999998E-2</c:v>
                </c:pt>
                <c:pt idx="290">
                  <c:v>0.142461</c:v>
                </c:pt>
                <c:pt idx="291">
                  <c:v>0.16387499999999999</c:v>
                </c:pt>
                <c:pt idx="292">
                  <c:v>0.17784900000000001</c:v>
                </c:pt>
                <c:pt idx="293">
                  <c:v>0.179004</c:v>
                </c:pt>
                <c:pt idx="294">
                  <c:v>0.139657</c:v>
                </c:pt>
                <c:pt idx="295">
                  <c:v>0.100177</c:v>
                </c:pt>
                <c:pt idx="296">
                  <c:v>1.5859999999999999E-2</c:v>
                </c:pt>
                <c:pt idx="297">
                  <c:v>-9.6119999999999997E-2</c:v>
                </c:pt>
                <c:pt idx="298">
                  <c:v>-8.1341999999999998E-2</c:v>
                </c:pt>
                <c:pt idx="299">
                  <c:v>-4.2042000000000003E-2</c:v>
                </c:pt>
                <c:pt idx="300">
                  <c:v>-7.8289999999999998E-2</c:v>
                </c:pt>
                <c:pt idx="301">
                  <c:v>-0.154947</c:v>
                </c:pt>
                <c:pt idx="302">
                  <c:v>-0.21778900000000001</c:v>
                </c:pt>
                <c:pt idx="303">
                  <c:v>-0.21143700000000001</c:v>
                </c:pt>
                <c:pt idx="304">
                  <c:v>-0.12729799999999999</c:v>
                </c:pt>
                <c:pt idx="305">
                  <c:v>-1.1194000000000001E-2</c:v>
                </c:pt>
                <c:pt idx="306">
                  <c:v>0.105962</c:v>
                </c:pt>
                <c:pt idx="307">
                  <c:v>0.24441399999999999</c:v>
                </c:pt>
                <c:pt idx="308">
                  <c:v>0.39245099999999999</c:v>
                </c:pt>
                <c:pt idx="309">
                  <c:v>0.45954400000000001</c:v>
                </c:pt>
                <c:pt idx="310">
                  <c:v>0.37650400000000001</c:v>
                </c:pt>
                <c:pt idx="311">
                  <c:v>0.20195199999999999</c:v>
                </c:pt>
                <c:pt idx="312">
                  <c:v>8.0700999999999995E-2</c:v>
                </c:pt>
                <c:pt idx="313">
                  <c:v>6.1650999999999997E-2</c:v>
                </c:pt>
                <c:pt idx="314">
                  <c:v>6.1745000000000001E-2</c:v>
                </c:pt>
                <c:pt idx="315">
                  <c:v>6.2867999999999993E-2</c:v>
                </c:pt>
                <c:pt idx="316">
                  <c:v>6.6101999999999994E-2</c:v>
                </c:pt>
                <c:pt idx="317">
                  <c:v>6.5055000000000002E-2</c:v>
                </c:pt>
                <c:pt idx="318">
                  <c:v>5.6542000000000002E-2</c:v>
                </c:pt>
                <c:pt idx="319">
                  <c:v>2.8867E-2</c:v>
                </c:pt>
                <c:pt idx="320">
                  <c:v>-3.0500000000000002E-3</c:v>
                </c:pt>
                <c:pt idx="321">
                  <c:v>-2.324E-2</c:v>
                </c:pt>
                <c:pt idx="322">
                  <c:v>-3.4921000000000001E-2</c:v>
                </c:pt>
                <c:pt idx="323">
                  <c:v>-3.2771000000000002E-2</c:v>
                </c:pt>
                <c:pt idx="324">
                  <c:v>-2.5298999999999999E-2</c:v>
                </c:pt>
                <c:pt idx="325">
                  <c:v>2.8400000000000002E-4</c:v>
                </c:pt>
                <c:pt idx="326">
                  <c:v>3.1220000000000001E-2</c:v>
                </c:pt>
                <c:pt idx="327">
                  <c:v>5.0462E-2</c:v>
                </c:pt>
                <c:pt idx="328">
                  <c:v>5.0538E-2</c:v>
                </c:pt>
                <c:pt idx="329">
                  <c:v>1.9730999999999999E-2</c:v>
                </c:pt>
                <c:pt idx="330">
                  <c:v>-8.9370000000000005E-3</c:v>
                </c:pt>
                <c:pt idx="331">
                  <c:v>-8.8389999999999996E-3</c:v>
                </c:pt>
                <c:pt idx="332">
                  <c:v>1.6823000000000001E-2</c:v>
                </c:pt>
                <c:pt idx="333">
                  <c:v>3.3938999999999997E-2</c:v>
                </c:pt>
                <c:pt idx="334">
                  <c:v>3.8302999999999997E-2</c:v>
                </c:pt>
                <c:pt idx="335">
                  <c:v>2.5708000000000002E-2</c:v>
                </c:pt>
                <c:pt idx="336">
                  <c:v>-2.9199999999999999E-3</c:v>
                </c:pt>
                <c:pt idx="337">
                  <c:v>-1.141E-2</c:v>
                </c:pt>
                <c:pt idx="338">
                  <c:v>1.1024000000000001E-2</c:v>
                </c:pt>
                <c:pt idx="339">
                  <c:v>1.6444E-2</c:v>
                </c:pt>
                <c:pt idx="340">
                  <c:v>-6.9020000000000001E-3</c:v>
                </c:pt>
                <c:pt idx="341">
                  <c:v>-3.0286E-2</c:v>
                </c:pt>
                <c:pt idx="342">
                  <c:v>-3.6632999999999999E-2</c:v>
                </c:pt>
                <c:pt idx="343">
                  <c:v>-3.0169999999999999E-2</c:v>
                </c:pt>
                <c:pt idx="344">
                  <c:v>-2.1637E-2</c:v>
                </c:pt>
                <c:pt idx="345">
                  <c:v>7.1110000000000001E-3</c:v>
                </c:pt>
                <c:pt idx="346">
                  <c:v>5.2887000000000003E-2</c:v>
                </c:pt>
                <c:pt idx="347">
                  <c:v>9.8659999999999998E-2</c:v>
                </c:pt>
                <c:pt idx="348">
                  <c:v>0.102897</c:v>
                </c:pt>
                <c:pt idx="349">
                  <c:v>6.1351999999999997E-2</c:v>
                </c:pt>
                <c:pt idx="350">
                  <c:v>6.4099999999999997E-4</c:v>
                </c:pt>
                <c:pt idx="351">
                  <c:v>-4.9425999999999998E-2</c:v>
                </c:pt>
                <c:pt idx="352">
                  <c:v>-4.1958000000000002E-2</c:v>
                </c:pt>
                <c:pt idx="353">
                  <c:v>1.4533000000000001E-2</c:v>
                </c:pt>
                <c:pt idx="354">
                  <c:v>5.1834999999999999E-2</c:v>
                </c:pt>
                <c:pt idx="355">
                  <c:v>4.7634000000000003E-2</c:v>
                </c:pt>
                <c:pt idx="356">
                  <c:v>8.3009999999999994E-3</c:v>
                </c:pt>
                <c:pt idx="357">
                  <c:v>-3.8439000000000001E-2</c:v>
                </c:pt>
                <c:pt idx="358">
                  <c:v>-7.8744999999999996E-2</c:v>
                </c:pt>
                <c:pt idx="359">
                  <c:v>-0.10528800000000001</c:v>
                </c:pt>
                <c:pt idx="360">
                  <c:v>-0.111709</c:v>
                </c:pt>
                <c:pt idx="361">
                  <c:v>-7.7649999999999997E-2</c:v>
                </c:pt>
                <c:pt idx="362">
                  <c:v>-4.2506000000000002E-2</c:v>
                </c:pt>
                <c:pt idx="363">
                  <c:v>-5.5298E-2</c:v>
                </c:pt>
                <c:pt idx="364">
                  <c:v>-0.10109799999999999</c:v>
                </c:pt>
                <c:pt idx="365">
                  <c:v>-0.15116099999999999</c:v>
                </c:pt>
                <c:pt idx="366">
                  <c:v>-0.190581</c:v>
                </c:pt>
                <c:pt idx="367">
                  <c:v>-0.22359899999999999</c:v>
                </c:pt>
                <c:pt idx="368">
                  <c:v>-0.249164</c:v>
                </c:pt>
                <c:pt idx="369">
                  <c:v>-0.24596599999999999</c:v>
                </c:pt>
                <c:pt idx="370">
                  <c:v>-0.217225</c:v>
                </c:pt>
                <c:pt idx="371">
                  <c:v>-0.18315400000000001</c:v>
                </c:pt>
                <c:pt idx="372">
                  <c:v>-0.16400500000000001</c:v>
                </c:pt>
                <c:pt idx="373">
                  <c:v>-0.156582</c:v>
                </c:pt>
                <c:pt idx="374">
                  <c:v>-0.15554899999999999</c:v>
                </c:pt>
                <c:pt idx="375">
                  <c:v>-0.158773</c:v>
                </c:pt>
                <c:pt idx="376">
                  <c:v>-0.15560299999999999</c:v>
                </c:pt>
                <c:pt idx="377">
                  <c:v>-0.15776699999999999</c:v>
                </c:pt>
                <c:pt idx="378">
                  <c:v>-0.17696400000000001</c:v>
                </c:pt>
                <c:pt idx="379">
                  <c:v>-0.20467099999999999</c:v>
                </c:pt>
                <c:pt idx="380">
                  <c:v>-0.23021800000000001</c:v>
                </c:pt>
                <c:pt idx="381">
                  <c:v>-0.23766399999999999</c:v>
                </c:pt>
                <c:pt idx="382">
                  <c:v>-0.21319399999999999</c:v>
                </c:pt>
                <c:pt idx="383">
                  <c:v>-0.17488600000000001</c:v>
                </c:pt>
                <c:pt idx="384">
                  <c:v>-0.14935599999999999</c:v>
                </c:pt>
                <c:pt idx="385">
                  <c:v>-0.15045800000000001</c:v>
                </c:pt>
                <c:pt idx="386">
                  <c:v>-0.16970199999999999</c:v>
                </c:pt>
                <c:pt idx="387">
                  <c:v>-0.187884</c:v>
                </c:pt>
                <c:pt idx="388">
                  <c:v>-0.192189</c:v>
                </c:pt>
                <c:pt idx="389">
                  <c:v>-0.17835500000000001</c:v>
                </c:pt>
                <c:pt idx="390">
                  <c:v>-0.15598699999999999</c:v>
                </c:pt>
                <c:pt idx="391">
                  <c:v>-0.120849</c:v>
                </c:pt>
                <c:pt idx="392">
                  <c:v>-8.9973999999999998E-2</c:v>
                </c:pt>
                <c:pt idx="393">
                  <c:v>-9.7447000000000006E-2</c:v>
                </c:pt>
                <c:pt idx="394">
                  <c:v>-0.136874</c:v>
                </c:pt>
                <c:pt idx="395">
                  <c:v>-0.16244600000000001</c:v>
                </c:pt>
                <c:pt idx="396">
                  <c:v>-0.157142</c:v>
                </c:pt>
                <c:pt idx="397">
                  <c:v>-0.15076000000000001</c:v>
                </c:pt>
                <c:pt idx="398">
                  <c:v>-0.14224999999999999</c:v>
                </c:pt>
                <c:pt idx="399">
                  <c:v>-0.119894</c:v>
                </c:pt>
                <c:pt idx="400">
                  <c:v>-9.0078000000000005E-2</c:v>
                </c:pt>
                <c:pt idx="401">
                  <c:v>-6.5594E-2</c:v>
                </c:pt>
                <c:pt idx="402">
                  <c:v>-4.4327999999999999E-2</c:v>
                </c:pt>
                <c:pt idx="403">
                  <c:v>-3.2659000000000001E-2</c:v>
                </c:pt>
                <c:pt idx="404">
                  <c:v>-3.3799999999999997E-2</c:v>
                </c:pt>
                <c:pt idx="405">
                  <c:v>-4.4525000000000002E-2</c:v>
                </c:pt>
                <c:pt idx="406">
                  <c:v>-6.1641000000000001E-2</c:v>
                </c:pt>
                <c:pt idx="407">
                  <c:v>-7.4482000000000007E-2</c:v>
                </c:pt>
                <c:pt idx="408">
                  <c:v>-7.7730999999999995E-2</c:v>
                </c:pt>
                <c:pt idx="409">
                  <c:v>-6.0720999999999997E-2</c:v>
                </c:pt>
                <c:pt idx="410">
                  <c:v>-2.8799000000000002E-2</c:v>
                </c:pt>
                <c:pt idx="411">
                  <c:v>-8.1000000000000004E-5</c:v>
                </c:pt>
                <c:pt idx="412">
                  <c:v>2.3314000000000001E-2</c:v>
                </c:pt>
                <c:pt idx="413">
                  <c:v>3.7113E-2</c:v>
                </c:pt>
                <c:pt idx="414">
                  <c:v>2.8537E-2</c:v>
                </c:pt>
                <c:pt idx="415">
                  <c:v>8.26E-3</c:v>
                </c:pt>
                <c:pt idx="416">
                  <c:v>9.2919999999999999E-3</c:v>
                </c:pt>
                <c:pt idx="417">
                  <c:v>1.8870000000000001E-2</c:v>
                </c:pt>
                <c:pt idx="418">
                  <c:v>1.2475E-2</c:v>
                </c:pt>
                <c:pt idx="419">
                  <c:v>-1.9488999999999999E-2</c:v>
                </c:pt>
                <c:pt idx="420">
                  <c:v>-4.2930000000000003E-2</c:v>
                </c:pt>
                <c:pt idx="421">
                  <c:v>-3.7612E-2</c:v>
                </c:pt>
                <c:pt idx="422">
                  <c:v>-9.9430000000000004E-3</c:v>
                </c:pt>
                <c:pt idx="423">
                  <c:v>2.8367E-2</c:v>
                </c:pt>
                <c:pt idx="424">
                  <c:v>5.7085999999999998E-2</c:v>
                </c:pt>
                <c:pt idx="425">
                  <c:v>7.0897000000000002E-2</c:v>
                </c:pt>
                <c:pt idx="426">
                  <c:v>6.2328000000000001E-2</c:v>
                </c:pt>
                <c:pt idx="427">
                  <c:v>3.4592999999999999E-2</c:v>
                </c:pt>
                <c:pt idx="428">
                  <c:v>1.3236E-2</c:v>
                </c:pt>
                <c:pt idx="429">
                  <c:v>1.3186E-2</c:v>
                </c:pt>
                <c:pt idx="430">
                  <c:v>3.5506999999999997E-2</c:v>
                </c:pt>
                <c:pt idx="431">
                  <c:v>9.2990000000000003E-2</c:v>
                </c:pt>
                <c:pt idx="432">
                  <c:v>0.137686</c:v>
                </c:pt>
                <c:pt idx="433">
                  <c:v>0.15786</c:v>
                </c:pt>
                <c:pt idx="434">
                  <c:v>0.16419900000000001</c:v>
                </c:pt>
                <c:pt idx="435">
                  <c:v>0.16734499999999999</c:v>
                </c:pt>
                <c:pt idx="436">
                  <c:v>0.14598</c:v>
                </c:pt>
                <c:pt idx="437">
                  <c:v>0.12781699999999999</c:v>
                </c:pt>
                <c:pt idx="438">
                  <c:v>0.146953</c:v>
                </c:pt>
                <c:pt idx="439">
                  <c:v>0.16822100000000001</c:v>
                </c:pt>
                <c:pt idx="440">
                  <c:v>0.175654</c:v>
                </c:pt>
                <c:pt idx="441">
                  <c:v>0.183115</c:v>
                </c:pt>
                <c:pt idx="442">
                  <c:v>0.19165599999999999</c:v>
                </c:pt>
                <c:pt idx="443">
                  <c:v>0.183138</c:v>
                </c:pt>
                <c:pt idx="444">
                  <c:v>0.17571000000000001</c:v>
                </c:pt>
                <c:pt idx="445">
                  <c:v>0.17680399999999999</c:v>
                </c:pt>
                <c:pt idx="446">
                  <c:v>0.18429799999999999</c:v>
                </c:pt>
                <c:pt idx="447">
                  <c:v>0.20883399999999999</c:v>
                </c:pt>
                <c:pt idx="448">
                  <c:v>0.23013900000000001</c:v>
                </c:pt>
                <c:pt idx="449">
                  <c:v>0.22589100000000001</c:v>
                </c:pt>
                <c:pt idx="450">
                  <c:v>0.18006900000000001</c:v>
                </c:pt>
                <c:pt idx="451">
                  <c:v>0.11507100000000001</c:v>
                </c:pt>
                <c:pt idx="452">
                  <c:v>8.4162000000000001E-2</c:v>
                </c:pt>
                <c:pt idx="453">
                  <c:v>6.8168999999999993E-2</c:v>
                </c:pt>
                <c:pt idx="454">
                  <c:v>6.8164000000000002E-2</c:v>
                </c:pt>
                <c:pt idx="455">
                  <c:v>9.2670000000000002E-2</c:v>
                </c:pt>
                <c:pt idx="456">
                  <c:v>0.14061899999999999</c:v>
                </c:pt>
                <c:pt idx="457">
                  <c:v>0.18537000000000001</c:v>
                </c:pt>
                <c:pt idx="458">
                  <c:v>0.206682</c:v>
                </c:pt>
                <c:pt idx="459">
                  <c:v>0.190694</c:v>
                </c:pt>
                <c:pt idx="460">
                  <c:v>0.16294700000000001</c:v>
                </c:pt>
                <c:pt idx="461">
                  <c:v>0.12986600000000001</c:v>
                </c:pt>
                <c:pt idx="462">
                  <c:v>8.5083000000000006E-2</c:v>
                </c:pt>
                <c:pt idx="463">
                  <c:v>3.3924000000000003E-2</c:v>
                </c:pt>
                <c:pt idx="464">
                  <c:v>-1.6146000000000001E-2</c:v>
                </c:pt>
                <c:pt idx="465">
                  <c:v>-5.1275000000000001E-2</c:v>
                </c:pt>
                <c:pt idx="466">
                  <c:v>-7.5756000000000004E-2</c:v>
                </c:pt>
                <c:pt idx="467">
                  <c:v>-8.7462999999999999E-2</c:v>
                </c:pt>
                <c:pt idx="468">
                  <c:v>-9.4889000000000001E-2</c:v>
                </c:pt>
                <c:pt idx="469">
                  <c:v>-9.9123000000000003E-2</c:v>
                </c:pt>
                <c:pt idx="470">
                  <c:v>-9.1655E-2</c:v>
                </c:pt>
                <c:pt idx="471">
                  <c:v>-8.8442999999999994E-2</c:v>
                </c:pt>
                <c:pt idx="472">
                  <c:v>-0.11613</c:v>
                </c:pt>
                <c:pt idx="473">
                  <c:v>-0.19275</c:v>
                </c:pt>
                <c:pt idx="474">
                  <c:v>-0.28852</c:v>
                </c:pt>
                <c:pt idx="475">
                  <c:v>-0.34601799999999999</c:v>
                </c:pt>
                <c:pt idx="476">
                  <c:v>-0.34174199999999999</c:v>
                </c:pt>
                <c:pt idx="477">
                  <c:v>-0.30019800000000002</c:v>
                </c:pt>
                <c:pt idx="478">
                  <c:v>-0.230958</c:v>
                </c:pt>
                <c:pt idx="479">
                  <c:v>-0.15745400000000001</c:v>
                </c:pt>
                <c:pt idx="480">
                  <c:v>-0.102038</c:v>
                </c:pt>
                <c:pt idx="481">
                  <c:v>-6.7932999999999993E-2</c:v>
                </c:pt>
                <c:pt idx="482">
                  <c:v>-5.0874999999999997E-2</c:v>
                </c:pt>
                <c:pt idx="483">
                  <c:v>-4.4443000000000003E-2</c:v>
                </c:pt>
                <c:pt idx="484">
                  <c:v>-4.8645000000000001E-2</c:v>
                </c:pt>
                <c:pt idx="485">
                  <c:v>-4.4326999999999998E-2</c:v>
                </c:pt>
                <c:pt idx="486">
                  <c:v>-2.298E-2</c:v>
                </c:pt>
                <c:pt idx="487">
                  <c:v>2.6220000000000002E-3</c:v>
                </c:pt>
                <c:pt idx="488">
                  <c:v>2.6096999999999999E-2</c:v>
                </c:pt>
                <c:pt idx="489">
                  <c:v>2.9354000000000002E-2</c:v>
                </c:pt>
                <c:pt idx="490">
                  <c:v>4.9230000000000003E-3</c:v>
                </c:pt>
                <c:pt idx="491">
                  <c:v>-3.3342999999999998E-2</c:v>
                </c:pt>
                <c:pt idx="492">
                  <c:v>-7.6915999999999998E-2</c:v>
                </c:pt>
                <c:pt idx="493">
                  <c:v>-0.111956</c:v>
                </c:pt>
                <c:pt idx="494">
                  <c:v>-0.122493</c:v>
                </c:pt>
                <c:pt idx="495">
                  <c:v>-0.10428</c:v>
                </c:pt>
                <c:pt idx="496">
                  <c:v>-5.8407000000000001E-2</c:v>
                </c:pt>
                <c:pt idx="497">
                  <c:v>-4.0410000000000003E-3</c:v>
                </c:pt>
                <c:pt idx="498">
                  <c:v>4.2854000000000003E-2</c:v>
                </c:pt>
                <c:pt idx="499">
                  <c:v>7.1651999999999993E-2</c:v>
                </c:pt>
                <c:pt idx="500">
                  <c:v>6.3192999999999999E-2</c:v>
                </c:pt>
                <c:pt idx="501">
                  <c:v>2.5994E-2</c:v>
                </c:pt>
                <c:pt idx="502">
                  <c:v>-5.7200000000000003E-4</c:v>
                </c:pt>
                <c:pt idx="503">
                  <c:v>1.1187000000000001E-2</c:v>
                </c:pt>
                <c:pt idx="504">
                  <c:v>6.1309000000000002E-2</c:v>
                </c:pt>
                <c:pt idx="505">
                  <c:v>7.9475000000000004E-2</c:v>
                </c:pt>
                <c:pt idx="506">
                  <c:v>4.0118000000000001E-2</c:v>
                </c:pt>
                <c:pt idx="507">
                  <c:v>-2.0521999999999999E-2</c:v>
                </c:pt>
                <c:pt idx="508">
                  <c:v>-4.0655999999999998E-2</c:v>
                </c:pt>
                <c:pt idx="509">
                  <c:v>-1.2893999999999999E-2</c:v>
                </c:pt>
                <c:pt idx="510">
                  <c:v>4.258E-2</c:v>
                </c:pt>
                <c:pt idx="511">
                  <c:v>7.2469000000000006E-2</c:v>
                </c:pt>
                <c:pt idx="512">
                  <c:v>9.2731999999999995E-2</c:v>
                </c:pt>
                <c:pt idx="513">
                  <c:v>0.108735</c:v>
                </c:pt>
                <c:pt idx="514">
                  <c:v>0.113008</c:v>
                </c:pt>
                <c:pt idx="515">
                  <c:v>0.106624</c:v>
                </c:pt>
                <c:pt idx="516">
                  <c:v>9.0645000000000003E-2</c:v>
                </c:pt>
                <c:pt idx="517">
                  <c:v>3.7379000000000003E-2</c:v>
                </c:pt>
                <c:pt idx="518">
                  <c:v>-8.4159999999999999E-3</c:v>
                </c:pt>
                <c:pt idx="519">
                  <c:v>-2.4329E-2</c:v>
                </c:pt>
                <c:pt idx="520">
                  <c:v>-2.5291999999999999E-2</c:v>
                </c:pt>
                <c:pt idx="521">
                  <c:v>-0.11473999999999999</c:v>
                </c:pt>
                <c:pt idx="522">
                  <c:v>-0.198908</c:v>
                </c:pt>
                <c:pt idx="523">
                  <c:v>-0.192522</c:v>
                </c:pt>
                <c:pt idx="524">
                  <c:v>-0.16161800000000001</c:v>
                </c:pt>
                <c:pt idx="525">
                  <c:v>-0.14351700000000001</c:v>
                </c:pt>
                <c:pt idx="526">
                  <c:v>-0.115817</c:v>
                </c:pt>
                <c:pt idx="527">
                  <c:v>-8.9151999999999995E-2</c:v>
                </c:pt>
                <c:pt idx="528">
                  <c:v>-7.7374999999999999E-2</c:v>
                </c:pt>
                <c:pt idx="529">
                  <c:v>-9.4311000000000006E-2</c:v>
                </c:pt>
                <c:pt idx="530">
                  <c:v>-0.16455400000000001</c:v>
                </c:pt>
                <c:pt idx="531">
                  <c:v>-0.22201199999999999</c:v>
                </c:pt>
                <c:pt idx="532">
                  <c:v>-0.24965399999999999</c:v>
                </c:pt>
                <c:pt idx="533">
                  <c:v>-0.220883</c:v>
                </c:pt>
                <c:pt idx="534">
                  <c:v>-0.16232099999999999</c:v>
                </c:pt>
                <c:pt idx="535">
                  <c:v>-9.3104000000000006E-2</c:v>
                </c:pt>
                <c:pt idx="536">
                  <c:v>-3.9830999999999998E-2</c:v>
                </c:pt>
                <c:pt idx="537">
                  <c:v>-1.9592999999999999E-2</c:v>
                </c:pt>
                <c:pt idx="538">
                  <c:v>-4.8999999999999998E-4</c:v>
                </c:pt>
                <c:pt idx="539">
                  <c:v>3.1365999999999998E-2</c:v>
                </c:pt>
                <c:pt idx="540">
                  <c:v>6.8554000000000004E-2</c:v>
                </c:pt>
                <c:pt idx="541">
                  <c:v>8.2322999999999993E-2</c:v>
                </c:pt>
                <c:pt idx="542">
                  <c:v>7.0519999999999999E-2</c:v>
                </c:pt>
                <c:pt idx="543">
                  <c:v>4.1695000000000003E-2</c:v>
                </c:pt>
                <c:pt idx="544">
                  <c:v>2.1422E-2</c:v>
                </c:pt>
                <c:pt idx="545">
                  <c:v>7.5319999999999996E-3</c:v>
                </c:pt>
                <c:pt idx="546">
                  <c:v>-1.2755000000000001E-2</c:v>
                </c:pt>
                <c:pt idx="547">
                  <c:v>-4.6907999999999998E-2</c:v>
                </c:pt>
                <c:pt idx="548">
                  <c:v>-5.4427000000000003E-2</c:v>
                </c:pt>
                <c:pt idx="549">
                  <c:v>-2.2526000000000001E-2</c:v>
                </c:pt>
                <c:pt idx="550">
                  <c:v>1.3602E-2</c:v>
                </c:pt>
                <c:pt idx="551">
                  <c:v>2.5211000000000001E-2</c:v>
                </c:pt>
                <c:pt idx="552">
                  <c:v>9.11E-3</c:v>
                </c:pt>
                <c:pt idx="553">
                  <c:v>-8.0630000000000007E-3</c:v>
                </c:pt>
                <c:pt idx="554">
                  <c:v>4.6090000000000002E-3</c:v>
                </c:pt>
                <c:pt idx="555">
                  <c:v>3.2219999999999999E-2</c:v>
                </c:pt>
                <c:pt idx="556">
                  <c:v>6.7313999999999999E-2</c:v>
                </c:pt>
                <c:pt idx="557">
                  <c:v>7.6872999999999997E-2</c:v>
                </c:pt>
                <c:pt idx="558">
                  <c:v>1.4999E-2</c:v>
                </c:pt>
                <c:pt idx="559">
                  <c:v>-8.9549000000000004E-2</c:v>
                </c:pt>
                <c:pt idx="560">
                  <c:v>-0.13442699999999999</c:v>
                </c:pt>
                <c:pt idx="561">
                  <c:v>-0.110046</c:v>
                </c:pt>
                <c:pt idx="562">
                  <c:v>-6.6475999999999993E-2</c:v>
                </c:pt>
                <c:pt idx="563">
                  <c:v>-5.1678000000000002E-2</c:v>
                </c:pt>
                <c:pt idx="564">
                  <c:v>-8.6959999999999996E-2</c:v>
                </c:pt>
                <c:pt idx="565">
                  <c:v>-0.14352699999999999</c:v>
                </c:pt>
                <c:pt idx="566">
                  <c:v>-0.14679</c:v>
                </c:pt>
                <c:pt idx="567">
                  <c:v>-9.8886000000000002E-2</c:v>
                </c:pt>
                <c:pt idx="568">
                  <c:v>1.8301000000000001E-2</c:v>
                </c:pt>
                <c:pt idx="569">
                  <c:v>0.16744300000000001</c:v>
                </c:pt>
                <c:pt idx="570">
                  <c:v>0.29632199999999997</c:v>
                </c:pt>
                <c:pt idx="571">
                  <c:v>0.30374400000000001</c:v>
                </c:pt>
                <c:pt idx="572">
                  <c:v>0.19497200000000001</c:v>
                </c:pt>
                <c:pt idx="573">
                  <c:v>3.2923000000000001E-2</c:v>
                </c:pt>
                <c:pt idx="574">
                  <c:v>-6.9440000000000002E-2</c:v>
                </c:pt>
                <c:pt idx="575">
                  <c:v>-8.4405999999999995E-2</c:v>
                </c:pt>
                <c:pt idx="576">
                  <c:v>-2.4399999999999999E-4</c:v>
                </c:pt>
                <c:pt idx="577">
                  <c:v>0.19369400000000001</c:v>
                </c:pt>
                <c:pt idx="578">
                  <c:v>0.45367499999999999</c:v>
                </c:pt>
                <c:pt idx="579">
                  <c:v>0.68274699999999999</c:v>
                </c:pt>
                <c:pt idx="580">
                  <c:v>0.86281200000000002</c:v>
                </c:pt>
                <c:pt idx="581">
                  <c:v>0.98322100000000001</c:v>
                </c:pt>
                <c:pt idx="582">
                  <c:v>0.99392000000000003</c:v>
                </c:pt>
                <c:pt idx="583">
                  <c:v>0.86609100000000006</c:v>
                </c:pt>
                <c:pt idx="584">
                  <c:v>0.67327199999999998</c:v>
                </c:pt>
                <c:pt idx="585">
                  <c:v>0.45913199999999998</c:v>
                </c:pt>
                <c:pt idx="586">
                  <c:v>0.27691900000000003</c:v>
                </c:pt>
                <c:pt idx="587">
                  <c:v>0.20339699999999999</c:v>
                </c:pt>
                <c:pt idx="588">
                  <c:v>0.15965499999999999</c:v>
                </c:pt>
                <c:pt idx="589">
                  <c:v>7.6489000000000001E-2</c:v>
                </c:pt>
                <c:pt idx="590">
                  <c:v>-2.3440000000000002E-3</c:v>
                </c:pt>
                <c:pt idx="591">
                  <c:v>4.4541999999999998E-2</c:v>
                </c:pt>
                <c:pt idx="592">
                  <c:v>0.18509300000000001</c:v>
                </c:pt>
                <c:pt idx="593">
                  <c:v>0.24045</c:v>
                </c:pt>
                <c:pt idx="594">
                  <c:v>0.23088800000000001</c:v>
                </c:pt>
                <c:pt idx="595">
                  <c:v>0.20856</c:v>
                </c:pt>
                <c:pt idx="596">
                  <c:v>0.17982899999999999</c:v>
                </c:pt>
                <c:pt idx="597">
                  <c:v>0.160688</c:v>
                </c:pt>
                <c:pt idx="598">
                  <c:v>0.157526</c:v>
                </c:pt>
                <c:pt idx="599">
                  <c:v>0.145845</c:v>
                </c:pt>
                <c:pt idx="600">
                  <c:v>0.113936</c:v>
                </c:pt>
                <c:pt idx="601">
                  <c:v>7.1385000000000004E-2</c:v>
                </c:pt>
                <c:pt idx="602">
                  <c:v>4.6937E-2</c:v>
                </c:pt>
                <c:pt idx="603">
                  <c:v>5.0181999999999997E-2</c:v>
                </c:pt>
                <c:pt idx="604">
                  <c:v>7.3660000000000003E-2</c:v>
                </c:pt>
                <c:pt idx="605">
                  <c:v>9.3918000000000001E-2</c:v>
                </c:pt>
                <c:pt idx="606">
                  <c:v>9.8188999999999999E-2</c:v>
                </c:pt>
                <c:pt idx="607">
                  <c:v>9.2859999999999998E-2</c:v>
                </c:pt>
                <c:pt idx="608">
                  <c:v>7.5801999999999994E-2</c:v>
                </c:pt>
                <c:pt idx="609">
                  <c:v>4.2761E-2</c:v>
                </c:pt>
                <c:pt idx="610">
                  <c:v>1.5067000000000001E-2</c:v>
                </c:pt>
                <c:pt idx="611">
                  <c:v>1.1871E-2</c:v>
                </c:pt>
                <c:pt idx="612">
                  <c:v>2.3591999999999998E-2</c:v>
                </c:pt>
                <c:pt idx="613">
                  <c:v>3.5353000000000002E-2</c:v>
                </c:pt>
                <c:pt idx="614">
                  <c:v>3.4348999999999998E-2</c:v>
                </c:pt>
                <c:pt idx="615">
                  <c:v>2.3744000000000001E-2</c:v>
                </c:pt>
                <c:pt idx="616">
                  <c:v>4.6379999999999998E-3</c:v>
                </c:pt>
                <c:pt idx="617">
                  <c:v>-1.8714999999999999E-2</c:v>
                </c:pt>
                <c:pt idx="618">
                  <c:v>-4.2058999999999999E-2</c:v>
                </c:pt>
                <c:pt idx="619">
                  <c:v>-5.7919999999999999E-2</c:v>
                </c:pt>
                <c:pt idx="620">
                  <c:v>-6.4182000000000003E-2</c:v>
                </c:pt>
                <c:pt idx="621">
                  <c:v>-5.3393999999999997E-2</c:v>
                </c:pt>
                <c:pt idx="622">
                  <c:v>-3.3021000000000002E-2</c:v>
                </c:pt>
                <c:pt idx="623">
                  <c:v>-1.1587999999999999E-2</c:v>
                </c:pt>
                <c:pt idx="624">
                  <c:v>2.2100000000000001E-4</c:v>
                </c:pt>
                <c:pt idx="625">
                  <c:v>4.555E-3</c:v>
                </c:pt>
                <c:pt idx="626">
                  <c:v>8.8690000000000001E-3</c:v>
                </c:pt>
                <c:pt idx="627">
                  <c:v>-1.75E-3</c:v>
                </c:pt>
                <c:pt idx="628">
                  <c:v>-1.8744E-2</c:v>
                </c:pt>
                <c:pt idx="629">
                  <c:v>-4.3179000000000002E-2</c:v>
                </c:pt>
                <c:pt idx="630">
                  <c:v>-4.0985000000000001E-2</c:v>
                </c:pt>
                <c:pt idx="631">
                  <c:v>1.1264E-2</c:v>
                </c:pt>
                <c:pt idx="632">
                  <c:v>8.8017999999999999E-2</c:v>
                </c:pt>
                <c:pt idx="633">
                  <c:v>0.12962399999999999</c:v>
                </c:pt>
                <c:pt idx="634">
                  <c:v>9.7699999999999995E-2</c:v>
                </c:pt>
                <c:pt idx="635">
                  <c:v>1.7843999999999999E-2</c:v>
                </c:pt>
                <c:pt idx="636">
                  <c:v>-5.5586999999999998E-2</c:v>
                </c:pt>
                <c:pt idx="637">
                  <c:v>-9.1729000000000005E-2</c:v>
                </c:pt>
                <c:pt idx="638">
                  <c:v>-0.104459</c:v>
                </c:pt>
                <c:pt idx="639">
                  <c:v>-8.9501999999999998E-2</c:v>
                </c:pt>
                <c:pt idx="640">
                  <c:v>-5.0021000000000003E-2</c:v>
                </c:pt>
                <c:pt idx="641">
                  <c:v>2.2769999999999999E-3</c:v>
                </c:pt>
                <c:pt idx="642">
                  <c:v>3.8573999999999997E-2</c:v>
                </c:pt>
                <c:pt idx="643">
                  <c:v>3.6459999999999999E-2</c:v>
                </c:pt>
                <c:pt idx="644">
                  <c:v>1.0893999999999999E-2</c:v>
                </c:pt>
                <c:pt idx="645">
                  <c:v>-2.1066000000000001E-2</c:v>
                </c:pt>
                <c:pt idx="646">
                  <c:v>-4.4490000000000002E-2</c:v>
                </c:pt>
                <c:pt idx="647">
                  <c:v>-6.6820000000000004E-2</c:v>
                </c:pt>
                <c:pt idx="648">
                  <c:v>-0.10086299999999999</c:v>
                </c:pt>
                <c:pt idx="649">
                  <c:v>-0.15197099999999999</c:v>
                </c:pt>
                <c:pt idx="650">
                  <c:v>-0.19669800000000001</c:v>
                </c:pt>
                <c:pt idx="651">
                  <c:v>-0.22120699999999999</c:v>
                </c:pt>
                <c:pt idx="652">
                  <c:v>-0.22975699999999999</c:v>
                </c:pt>
                <c:pt idx="653">
                  <c:v>-0.23614099999999999</c:v>
                </c:pt>
                <c:pt idx="654">
                  <c:v>-0.25743300000000002</c:v>
                </c:pt>
                <c:pt idx="655">
                  <c:v>-0.276619</c:v>
                </c:pt>
                <c:pt idx="656">
                  <c:v>-0.27025199999999999</c:v>
                </c:pt>
                <c:pt idx="657">
                  <c:v>-0.24468300000000001</c:v>
                </c:pt>
                <c:pt idx="658">
                  <c:v>-0.215916</c:v>
                </c:pt>
                <c:pt idx="659">
                  <c:v>-0.19567499999999999</c:v>
                </c:pt>
                <c:pt idx="660">
                  <c:v>-0.17752000000000001</c:v>
                </c:pt>
                <c:pt idx="661">
                  <c:v>-0.166847</c:v>
                </c:pt>
                <c:pt idx="662">
                  <c:v>-0.16261999999999999</c:v>
                </c:pt>
                <c:pt idx="663">
                  <c:v>-0.155221</c:v>
                </c:pt>
                <c:pt idx="664">
                  <c:v>-0.13505200000000001</c:v>
                </c:pt>
                <c:pt idx="665">
                  <c:v>-0.108496</c:v>
                </c:pt>
                <c:pt idx="666">
                  <c:v>-7.7684000000000003E-2</c:v>
                </c:pt>
                <c:pt idx="667">
                  <c:v>-4.0473000000000002E-2</c:v>
                </c:pt>
                <c:pt idx="668">
                  <c:v>-1.068E-2</c:v>
                </c:pt>
                <c:pt idx="669">
                  <c:v>-3.5221000000000002E-2</c:v>
                </c:pt>
                <c:pt idx="670">
                  <c:v>-0.121562</c:v>
                </c:pt>
                <c:pt idx="671">
                  <c:v>-0.191936</c:v>
                </c:pt>
                <c:pt idx="672">
                  <c:v>-0.19733600000000001</c:v>
                </c:pt>
                <c:pt idx="673">
                  <c:v>-0.17292399999999999</c:v>
                </c:pt>
                <c:pt idx="674">
                  <c:v>-0.119778</c:v>
                </c:pt>
                <c:pt idx="675">
                  <c:v>-4.3200000000000002E-2</c:v>
                </c:pt>
                <c:pt idx="676">
                  <c:v>6.7499999999999999E-3</c:v>
                </c:pt>
                <c:pt idx="677">
                  <c:v>-9.3360000000000005E-3</c:v>
                </c:pt>
                <c:pt idx="678">
                  <c:v>-7.2265999999999997E-2</c:v>
                </c:pt>
                <c:pt idx="679">
                  <c:v>-0.12556200000000001</c:v>
                </c:pt>
                <c:pt idx="680">
                  <c:v>-0.140491</c:v>
                </c:pt>
                <c:pt idx="681">
                  <c:v>-8.8335999999999998E-2</c:v>
                </c:pt>
                <c:pt idx="682">
                  <c:v>2.4511000000000002E-2</c:v>
                </c:pt>
                <c:pt idx="683">
                  <c:v>0.108555</c:v>
                </c:pt>
                <c:pt idx="684">
                  <c:v>9.5598000000000002E-2</c:v>
                </c:pt>
                <c:pt idx="685">
                  <c:v>3.6828E-2</c:v>
                </c:pt>
                <c:pt idx="686">
                  <c:v>1.2187999999999999E-2</c:v>
                </c:pt>
                <c:pt idx="687">
                  <c:v>6.0033999999999997E-2</c:v>
                </c:pt>
                <c:pt idx="688">
                  <c:v>0.17175199999999999</c:v>
                </c:pt>
                <c:pt idx="689">
                  <c:v>0.264241</c:v>
                </c:pt>
                <c:pt idx="690">
                  <c:v>0.261963</c:v>
                </c:pt>
                <c:pt idx="691">
                  <c:v>0.23949500000000001</c:v>
                </c:pt>
                <c:pt idx="692">
                  <c:v>0.23625599999999999</c:v>
                </c:pt>
                <c:pt idx="693">
                  <c:v>0.28419100000000003</c:v>
                </c:pt>
                <c:pt idx="694">
                  <c:v>0.36621999999999999</c:v>
                </c:pt>
                <c:pt idx="695">
                  <c:v>0.40986600000000001</c:v>
                </c:pt>
                <c:pt idx="696">
                  <c:v>0.34804499999999999</c:v>
                </c:pt>
                <c:pt idx="697">
                  <c:v>0.202121</c:v>
                </c:pt>
                <c:pt idx="698">
                  <c:v>2.9579999999999999E-2</c:v>
                </c:pt>
                <c:pt idx="699">
                  <c:v>-8.2248000000000002E-2</c:v>
                </c:pt>
                <c:pt idx="700">
                  <c:v>-0.13017799999999999</c:v>
                </c:pt>
                <c:pt idx="701">
                  <c:v>-0.14191400000000001</c:v>
                </c:pt>
                <c:pt idx="702">
                  <c:v>-0.12808</c:v>
                </c:pt>
                <c:pt idx="703">
                  <c:v>-9.7191E-2</c:v>
                </c:pt>
                <c:pt idx="704">
                  <c:v>-8.4388000000000005E-2</c:v>
                </c:pt>
                <c:pt idx="705">
                  <c:v>-7.2669999999999998E-2</c:v>
                </c:pt>
                <c:pt idx="706">
                  <c:v>-2.3765000000000001E-2</c:v>
                </c:pt>
                <c:pt idx="707">
                  <c:v>4.8640000000000003E-3</c:v>
                </c:pt>
                <c:pt idx="708">
                  <c:v>6.7680000000000004E-2</c:v>
                </c:pt>
                <c:pt idx="709">
                  <c:v>0.12729499999999999</c:v>
                </c:pt>
                <c:pt idx="710">
                  <c:v>0.16878499999999999</c:v>
                </c:pt>
                <c:pt idx="711">
                  <c:v>0.23264499999999999</c:v>
                </c:pt>
                <c:pt idx="712">
                  <c:v>0.26032300000000003</c:v>
                </c:pt>
                <c:pt idx="713">
                  <c:v>0.212391</c:v>
                </c:pt>
                <c:pt idx="714">
                  <c:v>0.10054200000000001</c:v>
                </c:pt>
                <c:pt idx="715">
                  <c:v>-1.3424999999999999E-2</c:v>
                </c:pt>
                <c:pt idx="716">
                  <c:v>-9.1162000000000007E-2</c:v>
                </c:pt>
                <c:pt idx="717">
                  <c:v>-0.13373199999999999</c:v>
                </c:pt>
                <c:pt idx="718">
                  <c:v>-0.107044</c:v>
                </c:pt>
                <c:pt idx="719">
                  <c:v>-5.4775999999999998E-2</c:v>
                </c:pt>
                <c:pt idx="720">
                  <c:v>-2.5149999999999999E-3</c:v>
                </c:pt>
                <c:pt idx="721">
                  <c:v>1.0329E-2</c:v>
                </c:pt>
                <c:pt idx="722">
                  <c:v>-1.5184E-2</c:v>
                </c:pt>
                <c:pt idx="723">
                  <c:v>-4.2832000000000002E-2</c:v>
                </c:pt>
                <c:pt idx="724">
                  <c:v>-4.1704999999999999E-2</c:v>
                </c:pt>
                <c:pt idx="725">
                  <c:v>-2.5673000000000001E-2</c:v>
                </c:pt>
                <c:pt idx="726">
                  <c:v>-2.0291E-2</c:v>
                </c:pt>
                <c:pt idx="727">
                  <c:v>-2.7694E-2</c:v>
                </c:pt>
                <c:pt idx="728">
                  <c:v>-3.9350000000000003E-2</c:v>
                </c:pt>
                <c:pt idx="729">
                  <c:v>-4.1415E-2</c:v>
                </c:pt>
                <c:pt idx="730">
                  <c:v>-3.6041999999999998E-2</c:v>
                </c:pt>
                <c:pt idx="731">
                  <c:v>-3.8150999999999997E-2</c:v>
                </c:pt>
                <c:pt idx="732">
                  <c:v>-4.6670999999999997E-2</c:v>
                </c:pt>
                <c:pt idx="733">
                  <c:v>-4.8811E-2</c:v>
                </c:pt>
                <c:pt idx="734">
                  <c:v>-4.2421E-2</c:v>
                </c:pt>
                <c:pt idx="735">
                  <c:v>-3.0693999999999999E-2</c:v>
                </c:pt>
                <c:pt idx="736">
                  <c:v>-2.0017E-2</c:v>
                </c:pt>
                <c:pt idx="737">
                  <c:v>-1.4631E-2</c:v>
                </c:pt>
                <c:pt idx="738">
                  <c:v>-1.9879000000000001E-2</c:v>
                </c:pt>
                <c:pt idx="739">
                  <c:v>-3.1514E-2</c:v>
                </c:pt>
                <c:pt idx="740">
                  <c:v>-3.8880999999999999E-2</c:v>
                </c:pt>
                <c:pt idx="741">
                  <c:v>-4.0919999999999998E-2</c:v>
                </c:pt>
                <c:pt idx="742">
                  <c:v>-4.6156999999999997E-2</c:v>
                </c:pt>
                <c:pt idx="743">
                  <c:v>-5.9926E-2</c:v>
                </c:pt>
                <c:pt idx="744">
                  <c:v>-8.1156000000000006E-2</c:v>
                </c:pt>
                <c:pt idx="745">
                  <c:v>-9.9169999999999994E-2</c:v>
                </c:pt>
                <c:pt idx="746">
                  <c:v>-0.10012799999999999</c:v>
                </c:pt>
                <c:pt idx="747">
                  <c:v>-6.0611999999999999E-2</c:v>
                </c:pt>
                <c:pt idx="748">
                  <c:v>2.0441999999999998E-2</c:v>
                </c:pt>
                <c:pt idx="749">
                  <c:v>9.5098000000000002E-2</c:v>
                </c:pt>
                <c:pt idx="750">
                  <c:v>0.117553</c:v>
                </c:pt>
                <c:pt idx="751">
                  <c:v>5.3695E-2</c:v>
                </c:pt>
                <c:pt idx="752">
                  <c:v>-3.0426999999999999E-2</c:v>
                </c:pt>
                <c:pt idx="753">
                  <c:v>-6.5568000000000001E-2</c:v>
                </c:pt>
                <c:pt idx="754">
                  <c:v>-5.2811999999999998E-2</c:v>
                </c:pt>
                <c:pt idx="755">
                  <c:v>-1.4485E-2</c:v>
                </c:pt>
                <c:pt idx="756">
                  <c:v>3.2398999999999997E-2</c:v>
                </c:pt>
                <c:pt idx="757">
                  <c:v>6.4404000000000003E-2</c:v>
                </c:pt>
                <c:pt idx="758">
                  <c:v>6.4478999999999995E-2</c:v>
                </c:pt>
                <c:pt idx="759">
                  <c:v>5.9230999999999999E-2</c:v>
                </c:pt>
                <c:pt idx="760">
                  <c:v>6.0349E-2</c:v>
                </c:pt>
                <c:pt idx="761">
                  <c:v>5.6111000000000001E-2</c:v>
                </c:pt>
                <c:pt idx="762">
                  <c:v>4.0141999999999997E-2</c:v>
                </c:pt>
                <c:pt idx="763">
                  <c:v>7.1269999999999997E-3</c:v>
                </c:pt>
                <c:pt idx="764">
                  <c:v>-3.0155999999999999E-2</c:v>
                </c:pt>
                <c:pt idx="765">
                  <c:v>-2.4816000000000001E-2</c:v>
                </c:pt>
                <c:pt idx="766">
                  <c:v>2.5305000000000001E-2</c:v>
                </c:pt>
                <c:pt idx="767">
                  <c:v>7.7590999999999993E-2</c:v>
                </c:pt>
                <c:pt idx="768">
                  <c:v>7.0225999999999997E-2</c:v>
                </c:pt>
                <c:pt idx="769">
                  <c:v>1.1719E-2</c:v>
                </c:pt>
                <c:pt idx="770">
                  <c:v>-4.2523999999999999E-2</c:v>
                </c:pt>
                <c:pt idx="771">
                  <c:v>-6.8015999999999993E-2</c:v>
                </c:pt>
                <c:pt idx="772">
                  <c:v>-5.5212999999999998E-2</c:v>
                </c:pt>
                <c:pt idx="773">
                  <c:v>-1.1547999999999999E-2</c:v>
                </c:pt>
                <c:pt idx="774">
                  <c:v>7.587E-3</c:v>
                </c:pt>
                <c:pt idx="775">
                  <c:v>-2.231E-2</c:v>
                </c:pt>
                <c:pt idx="776">
                  <c:v>-9.3691999999999998E-2</c:v>
                </c:pt>
                <c:pt idx="777">
                  <c:v>-0.18735099999999999</c:v>
                </c:pt>
                <c:pt idx="778">
                  <c:v>-0.30013600000000001</c:v>
                </c:pt>
                <c:pt idx="779">
                  <c:v>-0.40337299999999998</c:v>
                </c:pt>
                <c:pt idx="780">
                  <c:v>-0.466198</c:v>
                </c:pt>
                <c:pt idx="781">
                  <c:v>-0.47371099999999999</c:v>
                </c:pt>
                <c:pt idx="782">
                  <c:v>-0.43329000000000001</c:v>
                </c:pt>
                <c:pt idx="783">
                  <c:v>-0.384299</c:v>
                </c:pt>
                <c:pt idx="784">
                  <c:v>-0.364064</c:v>
                </c:pt>
                <c:pt idx="785">
                  <c:v>-0.39282600000000001</c:v>
                </c:pt>
                <c:pt idx="786">
                  <c:v>-0.46312199999999998</c:v>
                </c:pt>
                <c:pt idx="787">
                  <c:v>-0.54835699999999998</c:v>
                </c:pt>
                <c:pt idx="788">
                  <c:v>-0.600545</c:v>
                </c:pt>
                <c:pt idx="789">
                  <c:v>-0.58560999999999996</c:v>
                </c:pt>
                <c:pt idx="790">
                  <c:v>-0.53344199999999997</c:v>
                </c:pt>
                <c:pt idx="791">
                  <c:v>-0.468532</c:v>
                </c:pt>
                <c:pt idx="792">
                  <c:v>-0.41216700000000001</c:v>
                </c:pt>
                <c:pt idx="793">
                  <c:v>-0.39095200000000002</c:v>
                </c:pt>
                <c:pt idx="794">
                  <c:v>-0.40170400000000001</c:v>
                </c:pt>
                <c:pt idx="795">
                  <c:v>-0.41138999999999998</c:v>
                </c:pt>
                <c:pt idx="796">
                  <c:v>-0.39762500000000001</c:v>
                </c:pt>
                <c:pt idx="797">
                  <c:v>-0.357215</c:v>
                </c:pt>
                <c:pt idx="798">
                  <c:v>-0.30079800000000001</c:v>
                </c:pt>
                <c:pt idx="799">
                  <c:v>-0.25714599999999999</c:v>
                </c:pt>
                <c:pt idx="800">
                  <c:v>-0.244362</c:v>
                </c:pt>
                <c:pt idx="801">
                  <c:v>-0.244339</c:v>
                </c:pt>
                <c:pt idx="802">
                  <c:v>-0.225135</c:v>
                </c:pt>
                <c:pt idx="803">
                  <c:v>-0.17716999999999999</c:v>
                </c:pt>
                <c:pt idx="804">
                  <c:v>-0.127082</c:v>
                </c:pt>
                <c:pt idx="805">
                  <c:v>-8.4483000000000003E-2</c:v>
                </c:pt>
                <c:pt idx="806">
                  <c:v>-8.6666999999999994E-2</c:v>
                </c:pt>
                <c:pt idx="807">
                  <c:v>-0.138936</c:v>
                </c:pt>
                <c:pt idx="808">
                  <c:v>-0.18697</c:v>
                </c:pt>
                <c:pt idx="809">
                  <c:v>-0.17428299999999999</c:v>
                </c:pt>
                <c:pt idx="810">
                  <c:v>-0.117914</c:v>
                </c:pt>
                <c:pt idx="811">
                  <c:v>-4.1298000000000001E-2</c:v>
                </c:pt>
                <c:pt idx="812">
                  <c:v>3.2117E-2</c:v>
                </c:pt>
                <c:pt idx="813">
                  <c:v>8.9552000000000007E-2</c:v>
                </c:pt>
                <c:pt idx="814">
                  <c:v>0.106485</c:v>
                </c:pt>
                <c:pt idx="815">
                  <c:v>7.2271000000000002E-2</c:v>
                </c:pt>
                <c:pt idx="816">
                  <c:v>2.3141999999999999E-2</c:v>
                </c:pt>
                <c:pt idx="817">
                  <c:v>-4.6950000000000004E-3</c:v>
                </c:pt>
                <c:pt idx="818">
                  <c:v>-2.7199000000000001E-2</c:v>
                </c:pt>
                <c:pt idx="819">
                  <c:v>-4.4366000000000003E-2</c:v>
                </c:pt>
                <c:pt idx="820">
                  <c:v>-3.3806000000000003E-2</c:v>
                </c:pt>
                <c:pt idx="821">
                  <c:v>1.0874E-2</c:v>
                </c:pt>
                <c:pt idx="822">
                  <c:v>8.0046999999999993E-2</c:v>
                </c:pt>
                <c:pt idx="823">
                  <c:v>0.12790599999999999</c:v>
                </c:pt>
                <c:pt idx="824">
                  <c:v>0.11720999999999999</c:v>
                </c:pt>
                <c:pt idx="825">
                  <c:v>0.104425</c:v>
                </c:pt>
                <c:pt idx="826">
                  <c:v>0.141731</c:v>
                </c:pt>
                <c:pt idx="827">
                  <c:v>0.187553</c:v>
                </c:pt>
                <c:pt idx="828">
                  <c:v>0.212066</c:v>
                </c:pt>
                <c:pt idx="829">
                  <c:v>0.20993300000000001</c:v>
                </c:pt>
                <c:pt idx="830">
                  <c:v>0.18648899999999999</c:v>
                </c:pt>
                <c:pt idx="831">
                  <c:v>0.15345500000000001</c:v>
                </c:pt>
                <c:pt idx="832">
                  <c:v>0.10657</c:v>
                </c:pt>
                <c:pt idx="833">
                  <c:v>1.9229E-2</c:v>
                </c:pt>
                <c:pt idx="834">
                  <c:v>-7.7685000000000004E-2</c:v>
                </c:pt>
                <c:pt idx="835">
                  <c:v>-0.13842699999999999</c:v>
                </c:pt>
                <c:pt idx="836">
                  <c:v>-0.13847200000000001</c:v>
                </c:pt>
                <c:pt idx="837">
                  <c:v>-9.6962000000000007E-2</c:v>
                </c:pt>
                <c:pt idx="838">
                  <c:v>-2.8795999999999999E-2</c:v>
                </c:pt>
                <c:pt idx="839">
                  <c:v>5.7481999999999998E-2</c:v>
                </c:pt>
                <c:pt idx="840">
                  <c:v>0.158663</c:v>
                </c:pt>
                <c:pt idx="841">
                  <c:v>0.257716</c:v>
                </c:pt>
                <c:pt idx="842">
                  <c:v>0.36852499999999999</c:v>
                </c:pt>
                <c:pt idx="843">
                  <c:v>0.51023700000000005</c:v>
                </c:pt>
                <c:pt idx="844">
                  <c:v>0.64129400000000003</c:v>
                </c:pt>
                <c:pt idx="845">
                  <c:v>0.68819200000000003</c:v>
                </c:pt>
                <c:pt idx="846">
                  <c:v>0.59338500000000005</c:v>
                </c:pt>
                <c:pt idx="847">
                  <c:v>0.42611300000000002</c:v>
                </c:pt>
                <c:pt idx="848">
                  <c:v>0.26841799999999999</c:v>
                </c:pt>
                <c:pt idx="849">
                  <c:v>0.13204199999999999</c:v>
                </c:pt>
                <c:pt idx="850">
                  <c:v>2.5491E-2</c:v>
                </c:pt>
                <c:pt idx="851">
                  <c:v>-3.7402999999999999E-2</c:v>
                </c:pt>
                <c:pt idx="852">
                  <c:v>-5.7602E-2</c:v>
                </c:pt>
                <c:pt idx="853">
                  <c:v>-5.8658000000000002E-2</c:v>
                </c:pt>
                <c:pt idx="854">
                  <c:v>-4.6850999999999997E-2</c:v>
                </c:pt>
                <c:pt idx="855">
                  <c:v>-4.2561000000000002E-2</c:v>
                </c:pt>
                <c:pt idx="856">
                  <c:v>-2.0131E-2</c:v>
                </c:pt>
                <c:pt idx="857">
                  <c:v>1.5073E-2</c:v>
                </c:pt>
                <c:pt idx="858">
                  <c:v>3.2125000000000001E-2</c:v>
                </c:pt>
                <c:pt idx="859">
                  <c:v>3.7453E-2</c:v>
                </c:pt>
                <c:pt idx="860">
                  <c:v>2.5738E-2</c:v>
                </c:pt>
                <c:pt idx="861">
                  <c:v>-1.8971999999999999E-2</c:v>
                </c:pt>
                <c:pt idx="862">
                  <c:v>-0.100936</c:v>
                </c:pt>
                <c:pt idx="863">
                  <c:v>-0.172263</c:v>
                </c:pt>
                <c:pt idx="864">
                  <c:v>-0.18928400000000001</c:v>
                </c:pt>
                <c:pt idx="865">
                  <c:v>-0.15196699999999999</c:v>
                </c:pt>
                <c:pt idx="866">
                  <c:v>-0.10932699999999999</c:v>
                </c:pt>
                <c:pt idx="867">
                  <c:v>-8.0536999999999997E-2</c:v>
                </c:pt>
                <c:pt idx="868">
                  <c:v>-6.1303999999999997E-2</c:v>
                </c:pt>
                <c:pt idx="869">
                  <c:v>-3.2439000000000003E-2</c:v>
                </c:pt>
                <c:pt idx="870">
                  <c:v>-2.506E-3</c:v>
                </c:pt>
                <c:pt idx="871">
                  <c:v>4.1196999999999998E-2</c:v>
                </c:pt>
                <c:pt idx="872">
                  <c:v>0.114732</c:v>
                </c:pt>
                <c:pt idx="873">
                  <c:v>0.16806099999999999</c:v>
                </c:pt>
                <c:pt idx="874">
                  <c:v>0.13408100000000001</c:v>
                </c:pt>
                <c:pt idx="875">
                  <c:v>4.7879999999999999E-2</c:v>
                </c:pt>
                <c:pt idx="876">
                  <c:v>-2.4524000000000001E-2</c:v>
                </c:pt>
                <c:pt idx="877">
                  <c:v>-7.5628000000000001E-2</c:v>
                </c:pt>
                <c:pt idx="878">
                  <c:v>-0.123502</c:v>
                </c:pt>
                <c:pt idx="879">
                  <c:v>-0.18945999999999999</c:v>
                </c:pt>
                <c:pt idx="880">
                  <c:v>-0.236233</c:v>
                </c:pt>
                <c:pt idx="881">
                  <c:v>-0.21487000000000001</c:v>
                </c:pt>
                <c:pt idx="882">
                  <c:v>-0.15839500000000001</c:v>
                </c:pt>
                <c:pt idx="883">
                  <c:v>-6.9970000000000004E-2</c:v>
                </c:pt>
                <c:pt idx="884">
                  <c:v>5.2512999999999997E-2</c:v>
                </c:pt>
                <c:pt idx="885">
                  <c:v>0.158997</c:v>
                </c:pt>
                <c:pt idx="886">
                  <c:v>0.176014</c:v>
                </c:pt>
                <c:pt idx="887">
                  <c:v>0.13126299999999999</c:v>
                </c:pt>
                <c:pt idx="888">
                  <c:v>6.3060000000000005E-2</c:v>
                </c:pt>
                <c:pt idx="889">
                  <c:v>5.1324000000000002E-2</c:v>
                </c:pt>
                <c:pt idx="890">
                  <c:v>8.541E-2</c:v>
                </c:pt>
                <c:pt idx="891">
                  <c:v>0.101411</c:v>
                </c:pt>
                <c:pt idx="892">
                  <c:v>9.1847999999999999E-2</c:v>
                </c:pt>
                <c:pt idx="893">
                  <c:v>4.8203000000000003E-2</c:v>
                </c:pt>
                <c:pt idx="894">
                  <c:v>-3.9410000000000001E-3</c:v>
                </c:pt>
                <c:pt idx="895">
                  <c:v>-1.9885E-2</c:v>
                </c:pt>
                <c:pt idx="896">
                  <c:v>1.6341000000000001E-2</c:v>
                </c:pt>
                <c:pt idx="897">
                  <c:v>7.8123999999999999E-2</c:v>
                </c:pt>
                <c:pt idx="898">
                  <c:v>0.11755</c:v>
                </c:pt>
                <c:pt idx="899">
                  <c:v>8.4519999999999998E-2</c:v>
                </c:pt>
                <c:pt idx="900">
                  <c:v>-4.7628999999999998E-2</c:v>
                </c:pt>
                <c:pt idx="901">
                  <c:v>-0.22772500000000001</c:v>
                </c:pt>
                <c:pt idx="902">
                  <c:v>-0.40354899999999999</c:v>
                </c:pt>
                <c:pt idx="903">
                  <c:v>-0.45890500000000001</c:v>
                </c:pt>
                <c:pt idx="904">
                  <c:v>-0.40018700000000001</c:v>
                </c:pt>
                <c:pt idx="905">
                  <c:v>-0.32338</c:v>
                </c:pt>
                <c:pt idx="906">
                  <c:v>-0.26263900000000001</c:v>
                </c:pt>
                <c:pt idx="907">
                  <c:v>-0.29466799999999999</c:v>
                </c:pt>
                <c:pt idx="908">
                  <c:v>-0.384129</c:v>
                </c:pt>
                <c:pt idx="909">
                  <c:v>-0.45118200000000003</c:v>
                </c:pt>
                <c:pt idx="910">
                  <c:v>-0.489454</c:v>
                </c:pt>
                <c:pt idx="911">
                  <c:v>-0.521339</c:v>
                </c:pt>
                <c:pt idx="912">
                  <c:v>-0.51699200000000001</c:v>
                </c:pt>
                <c:pt idx="913">
                  <c:v>-0.46259600000000001</c:v>
                </c:pt>
                <c:pt idx="914">
                  <c:v>-0.324069</c:v>
                </c:pt>
                <c:pt idx="915">
                  <c:v>-0.18765499999999999</c:v>
                </c:pt>
                <c:pt idx="916">
                  <c:v>-0.18437899999999999</c:v>
                </c:pt>
                <c:pt idx="917">
                  <c:v>-0.24401300000000001</c:v>
                </c:pt>
                <c:pt idx="918">
                  <c:v>-0.31549500000000003</c:v>
                </c:pt>
                <c:pt idx="919">
                  <c:v>-0.352827</c:v>
                </c:pt>
                <c:pt idx="920">
                  <c:v>-0.41250100000000001</c:v>
                </c:pt>
                <c:pt idx="921">
                  <c:v>-0.55520800000000003</c:v>
                </c:pt>
                <c:pt idx="922">
                  <c:v>-0.73840300000000003</c:v>
                </c:pt>
                <c:pt idx="923">
                  <c:v>-0.865174</c:v>
                </c:pt>
                <c:pt idx="924">
                  <c:v>-0.88649500000000003</c:v>
                </c:pt>
                <c:pt idx="925">
                  <c:v>-0.83324500000000001</c:v>
                </c:pt>
                <c:pt idx="926">
                  <c:v>-0.75230699999999995</c:v>
                </c:pt>
                <c:pt idx="927">
                  <c:v>-0.66284500000000002</c:v>
                </c:pt>
                <c:pt idx="928">
                  <c:v>-0.57015499999999997</c:v>
                </c:pt>
                <c:pt idx="929">
                  <c:v>-0.485954</c:v>
                </c:pt>
                <c:pt idx="930">
                  <c:v>-0.41985499999999998</c:v>
                </c:pt>
                <c:pt idx="931">
                  <c:v>-0.36869299999999999</c:v>
                </c:pt>
                <c:pt idx="932">
                  <c:v>-0.32501099999999999</c:v>
                </c:pt>
                <c:pt idx="933">
                  <c:v>-0.280277</c:v>
                </c:pt>
                <c:pt idx="934">
                  <c:v>-0.23555799999999999</c:v>
                </c:pt>
                <c:pt idx="935">
                  <c:v>-0.19938900000000001</c:v>
                </c:pt>
                <c:pt idx="936">
                  <c:v>-0.193051</c:v>
                </c:pt>
                <c:pt idx="937">
                  <c:v>-0.21761900000000001</c:v>
                </c:pt>
                <c:pt idx="938">
                  <c:v>-0.25289600000000001</c:v>
                </c:pt>
                <c:pt idx="939">
                  <c:v>-0.28175</c:v>
                </c:pt>
                <c:pt idx="940">
                  <c:v>-0.28283399999999997</c:v>
                </c:pt>
                <c:pt idx="941">
                  <c:v>-0.27013500000000001</c:v>
                </c:pt>
                <c:pt idx="942">
                  <c:v>-0.24469199999999999</c:v>
                </c:pt>
                <c:pt idx="943">
                  <c:v>-0.19791</c:v>
                </c:pt>
                <c:pt idx="944">
                  <c:v>-0.164963</c:v>
                </c:pt>
                <c:pt idx="945">
                  <c:v>-0.16612299999999999</c:v>
                </c:pt>
                <c:pt idx="946">
                  <c:v>-0.189666</c:v>
                </c:pt>
                <c:pt idx="947">
                  <c:v>-0.21426899999999999</c:v>
                </c:pt>
                <c:pt idx="948">
                  <c:v>-0.207984</c:v>
                </c:pt>
                <c:pt idx="949">
                  <c:v>-0.17610899999999999</c:v>
                </c:pt>
                <c:pt idx="950">
                  <c:v>-0.13250999999999999</c:v>
                </c:pt>
                <c:pt idx="951">
                  <c:v>-9.7460000000000005E-2</c:v>
                </c:pt>
                <c:pt idx="952">
                  <c:v>-7.8396999999999994E-2</c:v>
                </c:pt>
                <c:pt idx="953">
                  <c:v>-4.8673000000000001E-2</c:v>
                </c:pt>
                <c:pt idx="954">
                  <c:v>-1.3617000000000001E-2</c:v>
                </c:pt>
                <c:pt idx="955">
                  <c:v>-5.1669999999999997E-3</c:v>
                </c:pt>
                <c:pt idx="956">
                  <c:v>-1.6938999999999999E-2</c:v>
                </c:pt>
                <c:pt idx="957">
                  <c:v>-1.3773000000000001E-2</c:v>
                </c:pt>
                <c:pt idx="958">
                  <c:v>-3.137E-3</c:v>
                </c:pt>
                <c:pt idx="959">
                  <c:v>-3.0842000000000001E-2</c:v>
                </c:pt>
                <c:pt idx="960">
                  <c:v>-0.10219200000000001</c:v>
                </c:pt>
                <c:pt idx="961">
                  <c:v>-0.154333</c:v>
                </c:pt>
                <c:pt idx="962">
                  <c:v>-0.13730500000000001</c:v>
                </c:pt>
                <c:pt idx="963">
                  <c:v>-0.107489</c:v>
                </c:pt>
                <c:pt idx="964">
                  <c:v>-9.5723000000000003E-2</c:v>
                </c:pt>
                <c:pt idx="965">
                  <c:v>-5.2059000000000001E-2</c:v>
                </c:pt>
                <c:pt idx="966">
                  <c:v>-2.9760000000000002E-2</c:v>
                </c:pt>
                <c:pt idx="967">
                  <c:v>-1.3786E-2</c:v>
                </c:pt>
                <c:pt idx="968">
                  <c:v>7.4628E-2</c:v>
                </c:pt>
                <c:pt idx="969">
                  <c:v>0.160885</c:v>
                </c:pt>
                <c:pt idx="970">
                  <c:v>0.18648899999999999</c:v>
                </c:pt>
                <c:pt idx="971">
                  <c:v>0.154531</c:v>
                </c:pt>
                <c:pt idx="972">
                  <c:v>7.4549999999999998E-3</c:v>
                </c:pt>
                <c:pt idx="973">
                  <c:v>-0.18429200000000001</c:v>
                </c:pt>
                <c:pt idx="974">
                  <c:v>-0.22369700000000001</c:v>
                </c:pt>
                <c:pt idx="975">
                  <c:v>-0.21515000000000001</c:v>
                </c:pt>
                <c:pt idx="976">
                  <c:v>-0.170456</c:v>
                </c:pt>
                <c:pt idx="977">
                  <c:v>-0.14280000000000001</c:v>
                </c:pt>
                <c:pt idx="978">
                  <c:v>-0.101284</c:v>
                </c:pt>
                <c:pt idx="979">
                  <c:v>-5.2284999999999998E-2</c:v>
                </c:pt>
                <c:pt idx="980">
                  <c:v>6.2909999999999997E-3</c:v>
                </c:pt>
                <c:pt idx="981">
                  <c:v>4.4586000000000001E-2</c:v>
                </c:pt>
                <c:pt idx="982">
                  <c:v>7.1160000000000001E-2</c:v>
                </c:pt>
                <c:pt idx="983">
                  <c:v>0.117003</c:v>
                </c:pt>
                <c:pt idx="984">
                  <c:v>0.18416399999999999</c:v>
                </c:pt>
                <c:pt idx="985">
                  <c:v>0.22253200000000001</c:v>
                </c:pt>
                <c:pt idx="986">
                  <c:v>0.21612300000000001</c:v>
                </c:pt>
                <c:pt idx="987">
                  <c:v>0.17665800000000001</c:v>
                </c:pt>
                <c:pt idx="988">
                  <c:v>0.107379</c:v>
                </c:pt>
                <c:pt idx="989">
                  <c:v>1.8979999999999999E-3</c:v>
                </c:pt>
                <c:pt idx="990">
                  <c:v>-0.113166</c:v>
                </c:pt>
                <c:pt idx="991">
                  <c:v>-0.22074099999999999</c:v>
                </c:pt>
                <c:pt idx="992">
                  <c:v>-0.28676000000000001</c:v>
                </c:pt>
                <c:pt idx="993">
                  <c:v>-0.32406000000000001</c:v>
                </c:pt>
                <c:pt idx="994">
                  <c:v>-0.37422800000000001</c:v>
                </c:pt>
                <c:pt idx="995">
                  <c:v>-0.41267399999999999</c:v>
                </c:pt>
                <c:pt idx="996">
                  <c:v>-0.44358300000000001</c:v>
                </c:pt>
                <c:pt idx="997">
                  <c:v>-0.48407600000000001</c:v>
                </c:pt>
                <c:pt idx="998">
                  <c:v>-0.46281</c:v>
                </c:pt>
                <c:pt idx="999">
                  <c:v>-0.34035500000000002</c:v>
                </c:pt>
                <c:pt idx="1000">
                  <c:v>-0.21255499999999999</c:v>
                </c:pt>
                <c:pt idx="1001">
                  <c:v>-0.254193</c:v>
                </c:pt>
                <c:pt idx="1002">
                  <c:v>-0.45136300000000001</c:v>
                </c:pt>
                <c:pt idx="1003">
                  <c:v>-0.73799599999999999</c:v>
                </c:pt>
                <c:pt idx="1004">
                  <c:v>-0.98411400000000004</c:v>
                </c:pt>
                <c:pt idx="1005">
                  <c:v>-1.089556</c:v>
                </c:pt>
                <c:pt idx="1006">
                  <c:v>-1.074606</c:v>
                </c:pt>
                <c:pt idx="1007">
                  <c:v>-0.96589400000000003</c:v>
                </c:pt>
                <c:pt idx="1008">
                  <c:v>-0.81027700000000003</c:v>
                </c:pt>
                <c:pt idx="1009">
                  <c:v>-0.66955500000000001</c:v>
                </c:pt>
                <c:pt idx="1010">
                  <c:v>-0.56718199999999996</c:v>
                </c:pt>
                <c:pt idx="1011">
                  <c:v>-0.48608600000000002</c:v>
                </c:pt>
                <c:pt idx="1012">
                  <c:v>-0.44863500000000001</c:v>
                </c:pt>
                <c:pt idx="1013">
                  <c:v>-0.466617</c:v>
                </c:pt>
                <c:pt idx="1014">
                  <c:v>-0.48569099999999998</c:v>
                </c:pt>
                <c:pt idx="1015">
                  <c:v>-0.44194899999999998</c:v>
                </c:pt>
                <c:pt idx="1016">
                  <c:v>-0.34393000000000001</c:v>
                </c:pt>
                <c:pt idx="1017">
                  <c:v>-0.246976</c:v>
                </c:pt>
                <c:pt idx="1018">
                  <c:v>-0.20005700000000001</c:v>
                </c:pt>
                <c:pt idx="1019">
                  <c:v>-0.20960799999999999</c:v>
                </c:pt>
                <c:pt idx="1020">
                  <c:v>-0.211675</c:v>
                </c:pt>
                <c:pt idx="1021">
                  <c:v>-0.195608</c:v>
                </c:pt>
                <c:pt idx="1022">
                  <c:v>-0.173149</c:v>
                </c:pt>
                <c:pt idx="1023">
                  <c:v>-0.150703</c:v>
                </c:pt>
                <c:pt idx="1024">
                  <c:v>-0.13040099999999999</c:v>
                </c:pt>
                <c:pt idx="1025">
                  <c:v>-0.111164</c:v>
                </c:pt>
                <c:pt idx="1026">
                  <c:v>-0.103641</c:v>
                </c:pt>
                <c:pt idx="1027">
                  <c:v>-0.134491</c:v>
                </c:pt>
                <c:pt idx="1028">
                  <c:v>-0.16747799999999999</c:v>
                </c:pt>
                <c:pt idx="1029">
                  <c:v>-0.15679199999999999</c:v>
                </c:pt>
                <c:pt idx="1030">
                  <c:v>-0.105632</c:v>
                </c:pt>
                <c:pt idx="1031">
                  <c:v>-5.9788000000000001E-2</c:v>
                </c:pt>
                <c:pt idx="1032">
                  <c:v>-3.0973000000000001E-2</c:v>
                </c:pt>
                <c:pt idx="1033">
                  <c:v>-2.153E-3</c:v>
                </c:pt>
                <c:pt idx="1034">
                  <c:v>2.3442000000000001E-2</c:v>
                </c:pt>
                <c:pt idx="1035">
                  <c:v>3.3022999999999997E-2</c:v>
                </c:pt>
                <c:pt idx="1036">
                  <c:v>2.4494999999999999E-2</c:v>
                </c:pt>
                <c:pt idx="1037">
                  <c:v>3.9419999999999997E-2</c:v>
                </c:pt>
                <c:pt idx="1038">
                  <c:v>6.6060999999999995E-2</c:v>
                </c:pt>
                <c:pt idx="1039">
                  <c:v>9.2687000000000005E-2</c:v>
                </c:pt>
                <c:pt idx="1040">
                  <c:v>0.11612</c:v>
                </c:pt>
                <c:pt idx="1041">
                  <c:v>0.122534</c:v>
                </c:pt>
                <c:pt idx="1042">
                  <c:v>9.6978999999999996E-2</c:v>
                </c:pt>
                <c:pt idx="1043">
                  <c:v>4.8007000000000001E-2</c:v>
                </c:pt>
                <c:pt idx="1044">
                  <c:v>3.3189999999999999E-3</c:v>
                </c:pt>
                <c:pt idx="1045">
                  <c:v>5.4599999999999996E-3</c:v>
                </c:pt>
                <c:pt idx="1046">
                  <c:v>5.1251999999999999E-2</c:v>
                </c:pt>
                <c:pt idx="1047">
                  <c:v>0.13012199999999999</c:v>
                </c:pt>
                <c:pt idx="1048">
                  <c:v>0.17180599999999999</c:v>
                </c:pt>
                <c:pt idx="1049">
                  <c:v>0.14003199999999999</c:v>
                </c:pt>
                <c:pt idx="1050">
                  <c:v>0.13270299999999999</c:v>
                </c:pt>
                <c:pt idx="1051">
                  <c:v>0.20733299999999999</c:v>
                </c:pt>
                <c:pt idx="1052">
                  <c:v>0.30964000000000003</c:v>
                </c:pt>
                <c:pt idx="1053">
                  <c:v>0.369334</c:v>
                </c:pt>
                <c:pt idx="1054">
                  <c:v>0.38320900000000002</c:v>
                </c:pt>
                <c:pt idx="1055">
                  <c:v>0.382156</c:v>
                </c:pt>
                <c:pt idx="1056">
                  <c:v>0.37577700000000003</c:v>
                </c:pt>
                <c:pt idx="1057">
                  <c:v>0.35772700000000002</c:v>
                </c:pt>
                <c:pt idx="1058">
                  <c:v>0.32160499999999997</c:v>
                </c:pt>
                <c:pt idx="1059">
                  <c:v>0.28337200000000001</c:v>
                </c:pt>
                <c:pt idx="1060">
                  <c:v>0.239816</c:v>
                </c:pt>
                <c:pt idx="1061">
                  <c:v>0.20583099999999999</c:v>
                </c:pt>
                <c:pt idx="1062">
                  <c:v>0.210172</c:v>
                </c:pt>
                <c:pt idx="1063">
                  <c:v>0.22619900000000001</c:v>
                </c:pt>
                <c:pt idx="1064">
                  <c:v>0.18892999999999999</c:v>
                </c:pt>
                <c:pt idx="1065">
                  <c:v>8.0270999999999995E-2</c:v>
                </c:pt>
                <c:pt idx="1066">
                  <c:v>-4.8638000000000001E-2</c:v>
                </c:pt>
                <c:pt idx="1067">
                  <c:v>-0.11045000000000001</c:v>
                </c:pt>
                <c:pt idx="1068">
                  <c:v>-7.6397999999999994E-2</c:v>
                </c:pt>
                <c:pt idx="1069">
                  <c:v>2.1583000000000001E-2</c:v>
                </c:pt>
                <c:pt idx="1070">
                  <c:v>0.129192</c:v>
                </c:pt>
                <c:pt idx="1071">
                  <c:v>0.19420799999999999</c:v>
                </c:pt>
                <c:pt idx="1072">
                  <c:v>0.200683</c:v>
                </c:pt>
                <c:pt idx="1073">
                  <c:v>0.14216599999999999</c:v>
                </c:pt>
                <c:pt idx="1074">
                  <c:v>9.1097999999999998E-2</c:v>
                </c:pt>
                <c:pt idx="1075">
                  <c:v>6.4517000000000005E-2</c:v>
                </c:pt>
                <c:pt idx="1076">
                  <c:v>5.8139000000000003E-2</c:v>
                </c:pt>
                <c:pt idx="1077">
                  <c:v>3.1482000000000003E-2</c:v>
                </c:pt>
                <c:pt idx="1078">
                  <c:v>-4.5242999999999998E-2</c:v>
                </c:pt>
                <c:pt idx="1079">
                  <c:v>-0.17840600000000001</c:v>
                </c:pt>
                <c:pt idx="1080">
                  <c:v>-0.32965699999999998</c:v>
                </c:pt>
                <c:pt idx="1081">
                  <c:v>-0.46705799999999997</c:v>
                </c:pt>
                <c:pt idx="1082">
                  <c:v>-0.55651600000000001</c:v>
                </c:pt>
                <c:pt idx="1083">
                  <c:v>-0.57888700000000004</c:v>
                </c:pt>
                <c:pt idx="1084">
                  <c:v>-0.54267699999999996</c:v>
                </c:pt>
                <c:pt idx="1085">
                  <c:v>-0.48619400000000002</c:v>
                </c:pt>
                <c:pt idx="1086">
                  <c:v>-0.42547400000000002</c:v>
                </c:pt>
                <c:pt idx="1087">
                  <c:v>-0.419074</c:v>
                </c:pt>
                <c:pt idx="1088">
                  <c:v>-0.45845799999999998</c:v>
                </c:pt>
                <c:pt idx="1089">
                  <c:v>-0.49462499999999998</c:v>
                </c:pt>
                <c:pt idx="1090">
                  <c:v>-0.48187400000000002</c:v>
                </c:pt>
                <c:pt idx="1091">
                  <c:v>-0.42441000000000001</c:v>
                </c:pt>
                <c:pt idx="1092">
                  <c:v>-0.343503</c:v>
                </c:pt>
                <c:pt idx="1093">
                  <c:v>-0.33395799999999998</c:v>
                </c:pt>
                <c:pt idx="1094">
                  <c:v>-0.42769400000000002</c:v>
                </c:pt>
                <c:pt idx="1095">
                  <c:v>-0.50546999999999997</c:v>
                </c:pt>
                <c:pt idx="1096">
                  <c:v>-0.514046</c:v>
                </c:pt>
                <c:pt idx="1097">
                  <c:v>-0.484294</c:v>
                </c:pt>
                <c:pt idx="1098">
                  <c:v>-0.441751</c:v>
                </c:pt>
                <c:pt idx="1099">
                  <c:v>-0.405607</c:v>
                </c:pt>
                <c:pt idx="1100">
                  <c:v>-0.387571</c:v>
                </c:pt>
                <c:pt idx="1101">
                  <c:v>-0.37595600000000001</c:v>
                </c:pt>
                <c:pt idx="1102">
                  <c:v>-0.35476999999999997</c:v>
                </c:pt>
                <c:pt idx="1103">
                  <c:v>-0.314413</c:v>
                </c:pt>
                <c:pt idx="1104">
                  <c:v>-0.285744</c:v>
                </c:pt>
                <c:pt idx="1105">
                  <c:v>-0.25386799999999998</c:v>
                </c:pt>
                <c:pt idx="1106">
                  <c:v>-0.19853199999999999</c:v>
                </c:pt>
                <c:pt idx="1107">
                  <c:v>-0.142126</c:v>
                </c:pt>
                <c:pt idx="1108">
                  <c:v>-9.9552000000000002E-2</c:v>
                </c:pt>
                <c:pt idx="1109">
                  <c:v>-6.9764000000000007E-2</c:v>
                </c:pt>
                <c:pt idx="1110">
                  <c:v>-5.8099999999999999E-2</c:v>
                </c:pt>
                <c:pt idx="1111">
                  <c:v>-6.8810999999999997E-2</c:v>
                </c:pt>
                <c:pt idx="1112">
                  <c:v>-8.1642999999999993E-2</c:v>
                </c:pt>
                <c:pt idx="1113">
                  <c:v>-6.6781999999999994E-2</c:v>
                </c:pt>
                <c:pt idx="1114">
                  <c:v>-4.1255E-2</c:v>
                </c:pt>
                <c:pt idx="1115">
                  <c:v>-1.2518E-2</c:v>
                </c:pt>
                <c:pt idx="1116">
                  <c:v>2.4600000000000002E-4</c:v>
                </c:pt>
                <c:pt idx="1117">
                  <c:v>-7.208E-3</c:v>
                </c:pt>
                <c:pt idx="1118">
                  <c:v>-1.6781000000000001E-2</c:v>
                </c:pt>
                <c:pt idx="1119">
                  <c:v>-1.6757000000000001E-2</c:v>
                </c:pt>
                <c:pt idx="1120">
                  <c:v>6.6990000000000001E-3</c:v>
                </c:pt>
                <c:pt idx="1121">
                  <c:v>3.9732999999999997E-2</c:v>
                </c:pt>
                <c:pt idx="1122">
                  <c:v>6.5266000000000005E-2</c:v>
                </c:pt>
                <c:pt idx="1123">
                  <c:v>7.6856999999999995E-2</c:v>
                </c:pt>
                <c:pt idx="1124">
                  <c:v>3.0913E-2</c:v>
                </c:pt>
                <c:pt idx="1125">
                  <c:v>-1.4957E-2</c:v>
                </c:pt>
                <c:pt idx="1126">
                  <c:v>-2.7695999999999998E-2</c:v>
                </c:pt>
                <c:pt idx="1127">
                  <c:v>1.3865000000000001E-2</c:v>
                </c:pt>
                <c:pt idx="1128">
                  <c:v>7.7758999999999995E-2</c:v>
                </c:pt>
                <c:pt idx="1129">
                  <c:v>0.12989100000000001</c:v>
                </c:pt>
                <c:pt idx="1130">
                  <c:v>0.16281599999999999</c:v>
                </c:pt>
                <c:pt idx="1131">
                  <c:v>0.177535</c:v>
                </c:pt>
                <c:pt idx="1132">
                  <c:v>0.16339799999999999</c:v>
                </c:pt>
                <c:pt idx="1133">
                  <c:v>9.2867000000000005E-2</c:v>
                </c:pt>
                <c:pt idx="1134">
                  <c:v>2.5697999999999999E-2</c:v>
                </c:pt>
                <c:pt idx="1135">
                  <c:v>-8.7000000000000001E-4</c:v>
                </c:pt>
                <c:pt idx="1136">
                  <c:v>5.3566000000000003E-2</c:v>
                </c:pt>
                <c:pt idx="1137">
                  <c:v>0.16553599999999999</c:v>
                </c:pt>
                <c:pt idx="1138">
                  <c:v>0.28068700000000002</c:v>
                </c:pt>
                <c:pt idx="1139">
                  <c:v>0.33510899999999999</c:v>
                </c:pt>
                <c:pt idx="1140">
                  <c:v>0.30106500000000003</c:v>
                </c:pt>
                <c:pt idx="1141">
                  <c:v>0.21260299999999999</c:v>
                </c:pt>
                <c:pt idx="1142">
                  <c:v>0.121985</c:v>
                </c:pt>
                <c:pt idx="1143">
                  <c:v>4.5189E-2</c:v>
                </c:pt>
                <c:pt idx="1144">
                  <c:v>1.6334000000000001E-2</c:v>
                </c:pt>
                <c:pt idx="1145">
                  <c:v>4.5037000000000001E-2</c:v>
                </c:pt>
                <c:pt idx="1146">
                  <c:v>0.13128200000000001</c:v>
                </c:pt>
                <c:pt idx="1147">
                  <c:v>0.24415200000000001</c:v>
                </c:pt>
                <c:pt idx="1148">
                  <c:v>0.32718900000000001</c:v>
                </c:pt>
                <c:pt idx="1149">
                  <c:v>0.34421400000000002</c:v>
                </c:pt>
                <c:pt idx="1150">
                  <c:v>0.35380200000000001</c:v>
                </c:pt>
                <c:pt idx="1151">
                  <c:v>0.31326599999999999</c:v>
                </c:pt>
                <c:pt idx="1152">
                  <c:v>0.248248</c:v>
                </c:pt>
                <c:pt idx="1153">
                  <c:v>0.205654</c:v>
                </c:pt>
                <c:pt idx="1154">
                  <c:v>0.21524799999999999</c:v>
                </c:pt>
                <c:pt idx="1155">
                  <c:v>0.27810499999999999</c:v>
                </c:pt>
                <c:pt idx="1156">
                  <c:v>0.37294300000000002</c:v>
                </c:pt>
                <c:pt idx="1157">
                  <c:v>0.45285999999999998</c:v>
                </c:pt>
                <c:pt idx="1158">
                  <c:v>0.479495</c:v>
                </c:pt>
                <c:pt idx="1159">
                  <c:v>0.45604</c:v>
                </c:pt>
                <c:pt idx="1160">
                  <c:v>0.40702100000000002</c:v>
                </c:pt>
                <c:pt idx="1161">
                  <c:v>0.36441899999999999</c:v>
                </c:pt>
                <c:pt idx="1162">
                  <c:v>0.35164400000000001</c:v>
                </c:pt>
                <c:pt idx="1163">
                  <c:v>0.354827</c:v>
                </c:pt>
                <c:pt idx="1164">
                  <c:v>0.363319</c:v>
                </c:pt>
                <c:pt idx="1165">
                  <c:v>0.37713200000000002</c:v>
                </c:pt>
                <c:pt idx="1166">
                  <c:v>0.410134</c:v>
                </c:pt>
                <c:pt idx="1167">
                  <c:v>0.41758000000000001</c:v>
                </c:pt>
                <c:pt idx="1168">
                  <c:v>0.36110399999999998</c:v>
                </c:pt>
                <c:pt idx="1169">
                  <c:v>0.26416200000000001</c:v>
                </c:pt>
                <c:pt idx="1170">
                  <c:v>0.15872</c:v>
                </c:pt>
                <c:pt idx="1171">
                  <c:v>9.4842999999999997E-2</c:v>
                </c:pt>
                <c:pt idx="1172">
                  <c:v>5.228E-2</c:v>
                </c:pt>
                <c:pt idx="1173">
                  <c:v>6.5030000000000001E-3</c:v>
                </c:pt>
                <c:pt idx="1174">
                  <c:v>-4.3568000000000003E-2</c:v>
                </c:pt>
                <c:pt idx="1175">
                  <c:v>-9.5807000000000003E-2</c:v>
                </c:pt>
                <c:pt idx="1176">
                  <c:v>-0.124588</c:v>
                </c:pt>
                <c:pt idx="1177">
                  <c:v>-0.117148</c:v>
                </c:pt>
                <c:pt idx="1178">
                  <c:v>-7.8788999999999998E-2</c:v>
                </c:pt>
                <c:pt idx="1179">
                  <c:v>-8.6235999999999993E-2</c:v>
                </c:pt>
                <c:pt idx="1180">
                  <c:v>-0.18207200000000001</c:v>
                </c:pt>
                <c:pt idx="1181">
                  <c:v>-0.32795600000000003</c:v>
                </c:pt>
                <c:pt idx="1182">
                  <c:v>-0.484566</c:v>
                </c:pt>
                <c:pt idx="1183">
                  <c:v>-0.56879500000000005</c:v>
                </c:pt>
                <c:pt idx="1184">
                  <c:v>-0.56566499999999997</c:v>
                </c:pt>
                <c:pt idx="1185">
                  <c:v>-0.50394499999999998</c:v>
                </c:pt>
                <c:pt idx="1186">
                  <c:v>-0.44434099999999999</c:v>
                </c:pt>
                <c:pt idx="1187">
                  <c:v>-0.387878</c:v>
                </c:pt>
                <c:pt idx="1188">
                  <c:v>-0.33990599999999999</c:v>
                </c:pt>
                <c:pt idx="1189">
                  <c:v>-0.318579</c:v>
                </c:pt>
                <c:pt idx="1190">
                  <c:v>-0.323878</c:v>
                </c:pt>
                <c:pt idx="1191">
                  <c:v>-0.35687099999999999</c:v>
                </c:pt>
                <c:pt idx="1192">
                  <c:v>-0.41011700000000001</c:v>
                </c:pt>
                <c:pt idx="1193">
                  <c:v>-0.44950800000000002</c:v>
                </c:pt>
                <c:pt idx="1194">
                  <c:v>-0.44733099999999998</c:v>
                </c:pt>
                <c:pt idx="1195">
                  <c:v>-0.41318899999999997</c:v>
                </c:pt>
                <c:pt idx="1196">
                  <c:v>-0.36307499999999998</c:v>
                </c:pt>
                <c:pt idx="1197">
                  <c:v>-0.33000099999999999</c:v>
                </c:pt>
                <c:pt idx="1198">
                  <c:v>-0.33419100000000002</c:v>
                </c:pt>
                <c:pt idx="1199">
                  <c:v>-0.35434399999999999</c:v>
                </c:pt>
                <c:pt idx="1200">
                  <c:v>-0.353211</c:v>
                </c:pt>
                <c:pt idx="1201">
                  <c:v>-0.32228699999999999</c:v>
                </c:pt>
                <c:pt idx="1202">
                  <c:v>-0.27436100000000002</c:v>
                </c:pt>
                <c:pt idx="1203">
                  <c:v>-0.23815700000000001</c:v>
                </c:pt>
                <c:pt idx="1204">
                  <c:v>-0.222194</c:v>
                </c:pt>
                <c:pt idx="1205">
                  <c:v>-0.22644700000000001</c:v>
                </c:pt>
                <c:pt idx="1206">
                  <c:v>-0.240254</c:v>
                </c:pt>
                <c:pt idx="1207">
                  <c:v>-0.24660099999999999</c:v>
                </c:pt>
                <c:pt idx="1208">
                  <c:v>-0.219944</c:v>
                </c:pt>
                <c:pt idx="1209">
                  <c:v>-0.15387000000000001</c:v>
                </c:pt>
                <c:pt idx="1210">
                  <c:v>-9.9496000000000001E-2</c:v>
                </c:pt>
                <c:pt idx="1211">
                  <c:v>-9.8361000000000004E-2</c:v>
                </c:pt>
                <c:pt idx="1212">
                  <c:v>-0.102479</c:v>
                </c:pt>
                <c:pt idx="1213">
                  <c:v>-5.2297999999999997E-2</c:v>
                </c:pt>
                <c:pt idx="1214">
                  <c:v>2.4448000000000001E-2</c:v>
                </c:pt>
                <c:pt idx="1215">
                  <c:v>9.2672000000000004E-2</c:v>
                </c:pt>
                <c:pt idx="1216">
                  <c:v>0.12681500000000001</c:v>
                </c:pt>
                <c:pt idx="1217">
                  <c:v>0.121546</c:v>
                </c:pt>
                <c:pt idx="1218">
                  <c:v>9.0721999999999997E-2</c:v>
                </c:pt>
                <c:pt idx="1219">
                  <c:v>6.4202999999999996E-2</c:v>
                </c:pt>
                <c:pt idx="1220">
                  <c:v>2.4875000000000001E-2</c:v>
                </c:pt>
                <c:pt idx="1221">
                  <c:v>-5.8869999999999999E-3</c:v>
                </c:pt>
                <c:pt idx="1222">
                  <c:v>-1.5100000000000001E-3</c:v>
                </c:pt>
                <c:pt idx="1223">
                  <c:v>6.8839999999999998E-2</c:v>
                </c:pt>
                <c:pt idx="1224">
                  <c:v>0.22222900000000001</c:v>
                </c:pt>
                <c:pt idx="1225">
                  <c:v>0.37451000000000001</c:v>
                </c:pt>
                <c:pt idx="1226">
                  <c:v>0.43730200000000002</c:v>
                </c:pt>
                <c:pt idx="1227">
                  <c:v>0.39465899999999998</c:v>
                </c:pt>
                <c:pt idx="1228">
                  <c:v>0.307284</c:v>
                </c:pt>
                <c:pt idx="1229">
                  <c:v>0.20074600000000001</c:v>
                </c:pt>
                <c:pt idx="1230">
                  <c:v>7.0764999999999995E-2</c:v>
                </c:pt>
                <c:pt idx="1231">
                  <c:v>-4.1064999999999997E-2</c:v>
                </c:pt>
                <c:pt idx="1232">
                  <c:v>-3.3603000000000001E-2</c:v>
                </c:pt>
                <c:pt idx="1233">
                  <c:v>9.9524000000000001E-2</c:v>
                </c:pt>
                <c:pt idx="1234">
                  <c:v>0.25505</c:v>
                </c:pt>
                <c:pt idx="1235">
                  <c:v>0.343499</c:v>
                </c:pt>
                <c:pt idx="1236">
                  <c:v>0.326511</c:v>
                </c:pt>
                <c:pt idx="1237">
                  <c:v>0.260494</c:v>
                </c:pt>
                <c:pt idx="1238">
                  <c:v>0.17740400000000001</c:v>
                </c:pt>
                <c:pt idx="1239">
                  <c:v>9.0054999999999996E-2</c:v>
                </c:pt>
                <c:pt idx="1240">
                  <c:v>1.6567999999999999E-2</c:v>
                </c:pt>
                <c:pt idx="1241">
                  <c:v>-1.2182E-2</c:v>
                </c:pt>
                <c:pt idx="1242">
                  <c:v>3.1510999999999997E-2</c:v>
                </c:pt>
                <c:pt idx="1243">
                  <c:v>0.11039499999999999</c:v>
                </c:pt>
                <c:pt idx="1244">
                  <c:v>0.169043</c:v>
                </c:pt>
                <c:pt idx="1245">
                  <c:v>0.18077799999999999</c:v>
                </c:pt>
                <c:pt idx="1246">
                  <c:v>0.173315</c:v>
                </c:pt>
                <c:pt idx="1247">
                  <c:v>0.14350299999999999</c:v>
                </c:pt>
                <c:pt idx="1248">
                  <c:v>9.9840999999999999E-2</c:v>
                </c:pt>
                <c:pt idx="1249">
                  <c:v>7.2156999999999999E-2</c:v>
                </c:pt>
                <c:pt idx="1250">
                  <c:v>7.7504000000000003E-2</c:v>
                </c:pt>
                <c:pt idx="1251">
                  <c:v>9.8806000000000005E-2</c:v>
                </c:pt>
                <c:pt idx="1252">
                  <c:v>0.13397700000000001</c:v>
                </c:pt>
                <c:pt idx="1253">
                  <c:v>0.209647</c:v>
                </c:pt>
                <c:pt idx="1254">
                  <c:v>0.33429999999999999</c:v>
                </c:pt>
                <c:pt idx="1255">
                  <c:v>0.44403799999999999</c:v>
                </c:pt>
                <c:pt idx="1256">
                  <c:v>0.45261200000000001</c:v>
                </c:pt>
                <c:pt idx="1257">
                  <c:v>0.31742999999999999</c:v>
                </c:pt>
                <c:pt idx="1258">
                  <c:v>0.114095</c:v>
                </c:pt>
                <c:pt idx="1259">
                  <c:v>-1.6861999999999999E-2</c:v>
                </c:pt>
                <c:pt idx="1260">
                  <c:v>-3.6033999999999997E-2</c:v>
                </c:pt>
                <c:pt idx="1261">
                  <c:v>2.4667999999999999E-2</c:v>
                </c:pt>
                <c:pt idx="1262">
                  <c:v>6.5131999999999995E-2</c:v>
                </c:pt>
                <c:pt idx="1263">
                  <c:v>6.6206000000000001E-2</c:v>
                </c:pt>
                <c:pt idx="1264">
                  <c:v>2.2522E-2</c:v>
                </c:pt>
                <c:pt idx="1265">
                  <c:v>-6.1663000000000003E-2</c:v>
                </c:pt>
                <c:pt idx="1266">
                  <c:v>-0.16394600000000001</c:v>
                </c:pt>
                <c:pt idx="1267">
                  <c:v>-0.27688299999999999</c:v>
                </c:pt>
                <c:pt idx="1268">
                  <c:v>-0.34828199999999998</c:v>
                </c:pt>
                <c:pt idx="1269">
                  <c:v>-0.404754</c:v>
                </c:pt>
                <c:pt idx="1270">
                  <c:v>-0.47502</c:v>
                </c:pt>
                <c:pt idx="1271">
                  <c:v>-0.50264600000000004</c:v>
                </c:pt>
                <c:pt idx="1272">
                  <c:v>-0.46422000000000002</c:v>
                </c:pt>
                <c:pt idx="1273">
                  <c:v>-0.40768199999999999</c:v>
                </c:pt>
                <c:pt idx="1274">
                  <c:v>-0.354325</c:v>
                </c:pt>
                <c:pt idx="1275">
                  <c:v>-0.32337500000000002</c:v>
                </c:pt>
                <c:pt idx="1276">
                  <c:v>-0.315909</c:v>
                </c:pt>
                <c:pt idx="1277">
                  <c:v>-0.33725300000000002</c:v>
                </c:pt>
                <c:pt idx="1278">
                  <c:v>-0.39378600000000002</c:v>
                </c:pt>
                <c:pt idx="1279">
                  <c:v>-0.457785</c:v>
                </c:pt>
                <c:pt idx="1280">
                  <c:v>-0.52390599999999998</c:v>
                </c:pt>
                <c:pt idx="1281">
                  <c:v>-0.61131400000000002</c:v>
                </c:pt>
                <c:pt idx="1282">
                  <c:v>-0.70508300000000002</c:v>
                </c:pt>
                <c:pt idx="1283">
                  <c:v>-0.68698499999999996</c:v>
                </c:pt>
                <c:pt idx="1284">
                  <c:v>-0.53567900000000002</c:v>
                </c:pt>
                <c:pt idx="1285">
                  <c:v>-0.359844</c:v>
                </c:pt>
                <c:pt idx="1286">
                  <c:v>-0.268229</c:v>
                </c:pt>
                <c:pt idx="1287">
                  <c:v>-0.24913099999999999</c:v>
                </c:pt>
                <c:pt idx="1288">
                  <c:v>-0.23432900000000001</c:v>
                </c:pt>
                <c:pt idx="1289">
                  <c:v>-0.156669</c:v>
                </c:pt>
                <c:pt idx="1290">
                  <c:v>-5.0235000000000002E-2</c:v>
                </c:pt>
                <c:pt idx="1291">
                  <c:v>9.2809999999999993E-3</c:v>
                </c:pt>
                <c:pt idx="1292">
                  <c:v>-2.6129999999999999E-3</c:v>
                </c:pt>
                <c:pt idx="1293">
                  <c:v>-6.1363000000000001E-2</c:v>
                </c:pt>
                <c:pt idx="1294">
                  <c:v>-8.9172000000000001E-2</c:v>
                </c:pt>
                <c:pt idx="1295">
                  <c:v>-1.6801E-2</c:v>
                </c:pt>
                <c:pt idx="1296">
                  <c:v>8.4354999999999999E-2</c:v>
                </c:pt>
                <c:pt idx="1297">
                  <c:v>0.120535</c:v>
                </c:pt>
                <c:pt idx="1298">
                  <c:v>0.13542499999999999</c:v>
                </c:pt>
                <c:pt idx="1299">
                  <c:v>0.17479700000000001</c:v>
                </c:pt>
                <c:pt idx="1300">
                  <c:v>0.18111099999999999</c:v>
                </c:pt>
                <c:pt idx="1301">
                  <c:v>0.13089300000000001</c:v>
                </c:pt>
                <c:pt idx="1302">
                  <c:v>8.3840999999999999E-2</c:v>
                </c:pt>
                <c:pt idx="1303">
                  <c:v>6.7695000000000005E-2</c:v>
                </c:pt>
                <c:pt idx="1304">
                  <c:v>5.6897000000000003E-2</c:v>
                </c:pt>
                <c:pt idx="1305">
                  <c:v>6.3100000000000003E-2</c:v>
                </c:pt>
                <c:pt idx="1306">
                  <c:v>9.1669E-2</c:v>
                </c:pt>
                <c:pt idx="1307">
                  <c:v>0.11176899999999999</c:v>
                </c:pt>
                <c:pt idx="1308">
                  <c:v>0.1074</c:v>
                </c:pt>
                <c:pt idx="1309">
                  <c:v>6.0463000000000003E-2</c:v>
                </c:pt>
                <c:pt idx="1310">
                  <c:v>-4.1820000000000003E-2</c:v>
                </c:pt>
                <c:pt idx="1311">
                  <c:v>-9.8266000000000006E-2</c:v>
                </c:pt>
                <c:pt idx="1312">
                  <c:v>-5.5669999999999999E-3</c:v>
                </c:pt>
                <c:pt idx="1313">
                  <c:v>0.18940100000000001</c:v>
                </c:pt>
                <c:pt idx="1314">
                  <c:v>0.35467300000000002</c:v>
                </c:pt>
                <c:pt idx="1315">
                  <c:v>0.48055999999999999</c:v>
                </c:pt>
                <c:pt idx="1316">
                  <c:v>0.53488800000000003</c:v>
                </c:pt>
                <c:pt idx="1317">
                  <c:v>0.44652199999999997</c:v>
                </c:pt>
                <c:pt idx="1318">
                  <c:v>0.35503899999999999</c:v>
                </c:pt>
                <c:pt idx="1319">
                  <c:v>0.28901399999999999</c:v>
                </c:pt>
                <c:pt idx="1320">
                  <c:v>0.21127199999999999</c:v>
                </c:pt>
                <c:pt idx="1321">
                  <c:v>0.171934</c:v>
                </c:pt>
                <c:pt idx="1322">
                  <c:v>0.139963</c:v>
                </c:pt>
                <c:pt idx="1323">
                  <c:v>0.169656</c:v>
                </c:pt>
                <c:pt idx="1324">
                  <c:v>0.20375099999999999</c:v>
                </c:pt>
                <c:pt idx="1325">
                  <c:v>0.28365200000000002</c:v>
                </c:pt>
                <c:pt idx="1326">
                  <c:v>0.23144000000000001</c:v>
                </c:pt>
                <c:pt idx="1327">
                  <c:v>0.15482099999999999</c:v>
                </c:pt>
                <c:pt idx="1328">
                  <c:v>0.16763900000000001</c:v>
                </c:pt>
                <c:pt idx="1329">
                  <c:v>0.14316000000000001</c:v>
                </c:pt>
                <c:pt idx="1330">
                  <c:v>0.105917</c:v>
                </c:pt>
                <c:pt idx="1331">
                  <c:v>0.118696</c:v>
                </c:pt>
                <c:pt idx="1332">
                  <c:v>9.3079999999999996E-2</c:v>
                </c:pt>
                <c:pt idx="1333">
                  <c:v>5.4677000000000003E-2</c:v>
                </c:pt>
                <c:pt idx="1334">
                  <c:v>7.6960000000000001E-2</c:v>
                </c:pt>
                <c:pt idx="1335">
                  <c:v>0.112044</c:v>
                </c:pt>
                <c:pt idx="1336">
                  <c:v>0.19936400000000001</c:v>
                </c:pt>
                <c:pt idx="1337">
                  <c:v>0.28775899999999999</c:v>
                </c:pt>
                <c:pt idx="1338">
                  <c:v>0.33782400000000001</c:v>
                </c:pt>
                <c:pt idx="1339">
                  <c:v>0.33142199999999999</c:v>
                </c:pt>
                <c:pt idx="1340">
                  <c:v>0.25047000000000003</c:v>
                </c:pt>
                <c:pt idx="1341">
                  <c:v>0.14821000000000001</c:v>
                </c:pt>
                <c:pt idx="1342">
                  <c:v>9.3852000000000005E-2</c:v>
                </c:pt>
                <c:pt idx="1343">
                  <c:v>9.1692999999999997E-2</c:v>
                </c:pt>
                <c:pt idx="1344">
                  <c:v>9.5906000000000005E-2</c:v>
                </c:pt>
                <c:pt idx="1345">
                  <c:v>0.111829</c:v>
                </c:pt>
                <c:pt idx="1346">
                  <c:v>0.14587800000000001</c:v>
                </c:pt>
                <c:pt idx="1347">
                  <c:v>0.196966</c:v>
                </c:pt>
                <c:pt idx="1348">
                  <c:v>0.26190200000000002</c:v>
                </c:pt>
                <c:pt idx="1349">
                  <c:v>0.32474999999999998</c:v>
                </c:pt>
                <c:pt idx="1350">
                  <c:v>0.35456700000000002</c:v>
                </c:pt>
                <c:pt idx="1351">
                  <c:v>0.28107300000000002</c:v>
                </c:pt>
                <c:pt idx="1352">
                  <c:v>0.123389</c:v>
                </c:pt>
                <c:pt idx="1353">
                  <c:v>1.3554E-2</c:v>
                </c:pt>
                <c:pt idx="1354">
                  <c:v>-2.4910000000000002E-3</c:v>
                </c:pt>
                <c:pt idx="1355">
                  <c:v>-2.8070000000000001E-2</c:v>
                </c:pt>
                <c:pt idx="1356">
                  <c:v>-0.187974</c:v>
                </c:pt>
                <c:pt idx="1357">
                  <c:v>-0.418188</c:v>
                </c:pt>
                <c:pt idx="1358">
                  <c:v>-0.58437600000000001</c:v>
                </c:pt>
                <c:pt idx="1359">
                  <c:v>-0.68988899999999997</c:v>
                </c:pt>
                <c:pt idx="1360">
                  <c:v>-0.70805399999999996</c:v>
                </c:pt>
                <c:pt idx="1361">
                  <c:v>-0.66866400000000004</c:v>
                </c:pt>
                <c:pt idx="1362">
                  <c:v>-0.62181399999999998</c:v>
                </c:pt>
                <c:pt idx="1363">
                  <c:v>-0.56109100000000001</c:v>
                </c:pt>
                <c:pt idx="1364">
                  <c:v>-0.52590899999999996</c:v>
                </c:pt>
                <c:pt idx="1365">
                  <c:v>-0.50031099999999995</c:v>
                </c:pt>
                <c:pt idx="1366">
                  <c:v>-0.43419400000000002</c:v>
                </c:pt>
                <c:pt idx="1367">
                  <c:v>-0.34670099999999998</c:v>
                </c:pt>
                <c:pt idx="1368">
                  <c:v>-0.31570500000000001</c:v>
                </c:pt>
                <c:pt idx="1369">
                  <c:v>-0.27937600000000001</c:v>
                </c:pt>
                <c:pt idx="1370">
                  <c:v>-0.26328000000000001</c:v>
                </c:pt>
                <c:pt idx="1371">
                  <c:v>-0.30897200000000002</c:v>
                </c:pt>
                <c:pt idx="1372">
                  <c:v>-0.37171700000000002</c:v>
                </c:pt>
                <c:pt idx="1373">
                  <c:v>-0.401451</c:v>
                </c:pt>
                <c:pt idx="1374">
                  <c:v>-0.36836600000000003</c:v>
                </c:pt>
                <c:pt idx="1375">
                  <c:v>-0.29592000000000002</c:v>
                </c:pt>
                <c:pt idx="1376">
                  <c:v>-0.25656200000000001</c:v>
                </c:pt>
                <c:pt idx="1377">
                  <c:v>-0.21929000000000001</c:v>
                </c:pt>
                <c:pt idx="1378">
                  <c:v>-0.19045899999999999</c:v>
                </c:pt>
                <c:pt idx="1379">
                  <c:v>-0.206321</c:v>
                </c:pt>
                <c:pt idx="1380">
                  <c:v>-0.20192299999999999</c:v>
                </c:pt>
                <c:pt idx="1381">
                  <c:v>-0.121879</c:v>
                </c:pt>
                <c:pt idx="1382">
                  <c:v>-1.7375000000000002E-2</c:v>
                </c:pt>
                <c:pt idx="1383">
                  <c:v>6.8998000000000004E-2</c:v>
                </c:pt>
                <c:pt idx="1384">
                  <c:v>0.11275399999999999</c:v>
                </c:pt>
                <c:pt idx="1385">
                  <c:v>0.101093</c:v>
                </c:pt>
                <c:pt idx="1386">
                  <c:v>7.8768000000000005E-2</c:v>
                </c:pt>
                <c:pt idx="1387">
                  <c:v>7.9855999999999996E-2</c:v>
                </c:pt>
                <c:pt idx="1388">
                  <c:v>9.4781000000000004E-2</c:v>
                </c:pt>
                <c:pt idx="1389">
                  <c:v>0.100138</c:v>
                </c:pt>
                <c:pt idx="1390">
                  <c:v>0.108711</c:v>
                </c:pt>
                <c:pt idx="1391">
                  <c:v>0.170566</c:v>
                </c:pt>
                <c:pt idx="1392">
                  <c:v>0.20471300000000001</c:v>
                </c:pt>
                <c:pt idx="1393">
                  <c:v>0.170685</c:v>
                </c:pt>
                <c:pt idx="1394">
                  <c:v>0.11115899999999999</c:v>
                </c:pt>
                <c:pt idx="1395">
                  <c:v>5.5868000000000001E-2</c:v>
                </c:pt>
                <c:pt idx="1396">
                  <c:v>-5.5900000000000004E-4</c:v>
                </c:pt>
                <c:pt idx="1397">
                  <c:v>-2.5000999999999999E-2</c:v>
                </c:pt>
                <c:pt idx="1398">
                  <c:v>-1.5169999999999999E-3</c:v>
                </c:pt>
                <c:pt idx="1399">
                  <c:v>7.7296000000000004E-2</c:v>
                </c:pt>
                <c:pt idx="1400">
                  <c:v>0.20192299999999999</c:v>
                </c:pt>
                <c:pt idx="1401">
                  <c:v>0.30203000000000002</c:v>
                </c:pt>
                <c:pt idx="1402">
                  <c:v>0.30623299999999998</c:v>
                </c:pt>
                <c:pt idx="1403">
                  <c:v>0.21881400000000001</c:v>
                </c:pt>
                <c:pt idx="1404">
                  <c:v>0.14523900000000001</c:v>
                </c:pt>
                <c:pt idx="1405">
                  <c:v>9.7262000000000001E-2</c:v>
                </c:pt>
                <c:pt idx="1406">
                  <c:v>3.0171E-2</c:v>
                </c:pt>
                <c:pt idx="1407">
                  <c:v>-2.9433000000000001E-2</c:v>
                </c:pt>
                <c:pt idx="1408">
                  <c:v>-3.4702999999999998E-2</c:v>
                </c:pt>
                <c:pt idx="1409">
                  <c:v>-9.11E-3</c:v>
                </c:pt>
                <c:pt idx="1410">
                  <c:v>4.8481000000000003E-2</c:v>
                </c:pt>
                <c:pt idx="1411">
                  <c:v>0.15084400000000001</c:v>
                </c:pt>
                <c:pt idx="1412">
                  <c:v>0.26810200000000001</c:v>
                </c:pt>
                <c:pt idx="1413">
                  <c:v>0.35765599999999997</c:v>
                </c:pt>
                <c:pt idx="1414">
                  <c:v>0.36304500000000001</c:v>
                </c:pt>
                <c:pt idx="1415">
                  <c:v>0.30342200000000003</c:v>
                </c:pt>
                <c:pt idx="1416">
                  <c:v>0.271455</c:v>
                </c:pt>
                <c:pt idx="1417">
                  <c:v>0.28089599999999998</c:v>
                </c:pt>
                <c:pt idx="1418">
                  <c:v>0.25407200000000002</c:v>
                </c:pt>
                <c:pt idx="1419">
                  <c:v>0.16342699999999999</c:v>
                </c:pt>
                <c:pt idx="1420">
                  <c:v>0.12612300000000001</c:v>
                </c:pt>
                <c:pt idx="1421">
                  <c:v>0.18892700000000001</c:v>
                </c:pt>
                <c:pt idx="1422">
                  <c:v>0.31670900000000002</c:v>
                </c:pt>
                <c:pt idx="1423">
                  <c:v>0.40729300000000002</c:v>
                </c:pt>
                <c:pt idx="1424">
                  <c:v>0.32100000000000001</c:v>
                </c:pt>
                <c:pt idx="1425">
                  <c:v>0.17830299999999999</c:v>
                </c:pt>
                <c:pt idx="1426">
                  <c:v>0.12094000000000001</c:v>
                </c:pt>
                <c:pt idx="1427">
                  <c:v>0.123238</c:v>
                </c:pt>
                <c:pt idx="1428">
                  <c:v>0.14461399999999999</c:v>
                </c:pt>
                <c:pt idx="1429">
                  <c:v>0.16389200000000001</c:v>
                </c:pt>
                <c:pt idx="1430">
                  <c:v>0.20658099999999999</c:v>
                </c:pt>
                <c:pt idx="1431">
                  <c:v>0.234289</c:v>
                </c:pt>
                <c:pt idx="1432">
                  <c:v>0.20120299999999999</c:v>
                </c:pt>
                <c:pt idx="1433">
                  <c:v>0.121225</c:v>
                </c:pt>
                <c:pt idx="1434">
                  <c:v>6.0449000000000003E-2</c:v>
                </c:pt>
                <c:pt idx="1435">
                  <c:v>6.3564999999999997E-2</c:v>
                </c:pt>
                <c:pt idx="1436">
                  <c:v>9.2267000000000002E-2</c:v>
                </c:pt>
                <c:pt idx="1437">
                  <c:v>0.14871899999999999</c:v>
                </c:pt>
                <c:pt idx="1438">
                  <c:v>0.23182700000000001</c:v>
                </c:pt>
                <c:pt idx="1439">
                  <c:v>0.301124</c:v>
                </c:pt>
                <c:pt idx="1440">
                  <c:v>0.34063300000000002</c:v>
                </c:pt>
                <c:pt idx="1441">
                  <c:v>0.33432600000000001</c:v>
                </c:pt>
                <c:pt idx="1442">
                  <c:v>0.28427400000000003</c:v>
                </c:pt>
                <c:pt idx="1443">
                  <c:v>0.21713399999999999</c:v>
                </c:pt>
                <c:pt idx="1444">
                  <c:v>0.15104699999999999</c:v>
                </c:pt>
                <c:pt idx="1445">
                  <c:v>0.123309</c:v>
                </c:pt>
                <c:pt idx="1446">
                  <c:v>0.117963</c:v>
                </c:pt>
                <c:pt idx="1447">
                  <c:v>8.7118000000000001E-2</c:v>
                </c:pt>
                <c:pt idx="1448">
                  <c:v>-1.7194000000000001E-2</c:v>
                </c:pt>
                <c:pt idx="1449">
                  <c:v>-0.15667300000000001</c:v>
                </c:pt>
                <c:pt idx="1450">
                  <c:v>-0.23008999999999999</c:v>
                </c:pt>
                <c:pt idx="1451">
                  <c:v>-0.210812</c:v>
                </c:pt>
                <c:pt idx="1452">
                  <c:v>-0.19048499999999999</c:v>
                </c:pt>
                <c:pt idx="1453">
                  <c:v>-0.21495500000000001</c:v>
                </c:pt>
                <c:pt idx="1454">
                  <c:v>-0.250052</c:v>
                </c:pt>
                <c:pt idx="1455">
                  <c:v>-0.319243</c:v>
                </c:pt>
                <c:pt idx="1456">
                  <c:v>-0.405505</c:v>
                </c:pt>
                <c:pt idx="1457">
                  <c:v>-0.43638100000000002</c:v>
                </c:pt>
                <c:pt idx="1458">
                  <c:v>-0.42258499999999999</c:v>
                </c:pt>
                <c:pt idx="1459">
                  <c:v>-0.389627</c:v>
                </c:pt>
                <c:pt idx="1460">
                  <c:v>-0.32362400000000002</c:v>
                </c:pt>
                <c:pt idx="1461">
                  <c:v>-0.245925</c:v>
                </c:pt>
                <c:pt idx="1462">
                  <c:v>-0.15861</c:v>
                </c:pt>
                <c:pt idx="1463">
                  <c:v>-7.9825999999999994E-2</c:v>
                </c:pt>
                <c:pt idx="1464">
                  <c:v>-5.6441999999999999E-2</c:v>
                </c:pt>
                <c:pt idx="1465">
                  <c:v>-0.175792</c:v>
                </c:pt>
                <c:pt idx="1466">
                  <c:v>-0.373975</c:v>
                </c:pt>
                <c:pt idx="1467">
                  <c:v>-0.43047800000000003</c:v>
                </c:pt>
                <c:pt idx="1468">
                  <c:v>-0.34529100000000001</c:v>
                </c:pt>
                <c:pt idx="1469">
                  <c:v>-0.21213000000000001</c:v>
                </c:pt>
                <c:pt idx="1470">
                  <c:v>-5.8696999999999999E-2</c:v>
                </c:pt>
                <c:pt idx="1471">
                  <c:v>8.6223999999999995E-2</c:v>
                </c:pt>
                <c:pt idx="1472">
                  <c:v>0.16295899999999999</c:v>
                </c:pt>
                <c:pt idx="1473">
                  <c:v>0.160804</c:v>
                </c:pt>
                <c:pt idx="1474">
                  <c:v>0.107446</c:v>
                </c:pt>
                <c:pt idx="1475">
                  <c:v>4.3413E-2</c:v>
                </c:pt>
                <c:pt idx="1476">
                  <c:v>-1.7430999999999999E-2</c:v>
                </c:pt>
                <c:pt idx="1477">
                  <c:v>-7.0808999999999997E-2</c:v>
                </c:pt>
                <c:pt idx="1478">
                  <c:v>-0.113526</c:v>
                </c:pt>
                <c:pt idx="1479">
                  <c:v>-0.14025899999999999</c:v>
                </c:pt>
                <c:pt idx="1480">
                  <c:v>-0.11476500000000001</c:v>
                </c:pt>
                <c:pt idx="1481">
                  <c:v>2.392E-3</c:v>
                </c:pt>
                <c:pt idx="1482">
                  <c:v>0.117407</c:v>
                </c:pt>
                <c:pt idx="1483">
                  <c:v>0.103519</c:v>
                </c:pt>
                <c:pt idx="1484">
                  <c:v>1.7121999999999998E-2</c:v>
                </c:pt>
                <c:pt idx="1485">
                  <c:v>-3.8509000000000002E-2</c:v>
                </c:pt>
                <c:pt idx="1486">
                  <c:v>-9.6285999999999997E-2</c:v>
                </c:pt>
                <c:pt idx="1487">
                  <c:v>-0.11458400000000001</c:v>
                </c:pt>
                <c:pt idx="1488">
                  <c:v>-6.8867999999999999E-2</c:v>
                </c:pt>
                <c:pt idx="1489">
                  <c:v>5.7039999999999999E-3</c:v>
                </c:pt>
                <c:pt idx="1490">
                  <c:v>6.9677000000000003E-2</c:v>
                </c:pt>
                <c:pt idx="1491">
                  <c:v>9.7441E-2</c:v>
                </c:pt>
                <c:pt idx="1492">
                  <c:v>8.8982000000000006E-2</c:v>
                </c:pt>
                <c:pt idx="1493">
                  <c:v>5.1722999999999998E-2</c:v>
                </c:pt>
                <c:pt idx="1494">
                  <c:v>-5.2499999999999997E-4</c:v>
                </c:pt>
                <c:pt idx="1495">
                  <c:v>-2.8256E-2</c:v>
                </c:pt>
                <c:pt idx="1496">
                  <c:v>-2.7213999999999999E-2</c:v>
                </c:pt>
                <c:pt idx="1497">
                  <c:v>-1.7656000000000002E-2</c:v>
                </c:pt>
                <c:pt idx="1498">
                  <c:v>1.2147E-2</c:v>
                </c:pt>
              </c:numCache>
            </c:numRef>
          </c:val>
          <c:smooth val="0"/>
          <c:extLst>
            <c:ext xmlns:c16="http://schemas.microsoft.com/office/drawing/2014/chart" uri="{C3380CC4-5D6E-409C-BE32-E72D297353CC}">
              <c16:uniqueId val="{00000001-9515-4ED4-92ED-8510D8D3433A}"/>
            </c:ext>
          </c:extLst>
        </c:ser>
        <c:ser>
          <c:idx val="2"/>
          <c:order val="2"/>
          <c:tx>
            <c:strRef>
              <c:f>Simulate_raci_31_01_2018!$Q$1</c:f>
              <c:strCache>
                <c:ptCount val="1"/>
                <c:pt idx="0">
                  <c:v>Yaw_Axis</c:v>
                </c:pt>
              </c:strCache>
            </c:strRef>
          </c:tx>
          <c:spPr>
            <a:ln w="28575" cap="rnd">
              <a:solidFill>
                <a:schemeClr val="accent3"/>
              </a:solidFill>
              <a:round/>
            </a:ln>
            <a:effectLst/>
          </c:spPr>
          <c:marker>
            <c:symbol val="none"/>
          </c:marker>
          <c:val>
            <c:numRef>
              <c:f>Simulate_raci_31_01_2018!$Q$2:$Q$1500</c:f>
              <c:numCache>
                <c:formatCode>General</c:formatCode>
                <c:ptCount val="1499"/>
                <c:pt idx="0">
                  <c:v>-1.3232000000000001E-2</c:v>
                </c:pt>
                <c:pt idx="1">
                  <c:v>-5.1007999999999998E-2</c:v>
                </c:pt>
                <c:pt idx="2">
                  <c:v>-4.2778999999999998E-2</c:v>
                </c:pt>
                <c:pt idx="3">
                  <c:v>-3.0691E-2</c:v>
                </c:pt>
                <c:pt idx="4">
                  <c:v>-4.2078999999999998E-2</c:v>
                </c:pt>
                <c:pt idx="5">
                  <c:v>-4.1442E-2</c:v>
                </c:pt>
                <c:pt idx="6">
                  <c:v>-4.3866000000000002E-2</c:v>
                </c:pt>
                <c:pt idx="7">
                  <c:v>-4.514E-2</c:v>
                </c:pt>
                <c:pt idx="8">
                  <c:v>-5.1712000000000001E-2</c:v>
                </c:pt>
                <c:pt idx="9">
                  <c:v>-6.9872000000000004E-2</c:v>
                </c:pt>
                <c:pt idx="10">
                  <c:v>-5.1198E-2</c:v>
                </c:pt>
                <c:pt idx="11">
                  <c:v>-1.7496000000000001E-2</c:v>
                </c:pt>
                <c:pt idx="12">
                  <c:v>4.3439999999999998E-3</c:v>
                </c:pt>
                <c:pt idx="13">
                  <c:v>-4.8830000000000002E-3</c:v>
                </c:pt>
                <c:pt idx="14">
                  <c:v>-1.4489999999999999E-2</c:v>
                </c:pt>
                <c:pt idx="15">
                  <c:v>-6.0610000000000004E-3</c:v>
                </c:pt>
                <c:pt idx="16">
                  <c:v>-6.0749999999999997E-3</c:v>
                </c:pt>
                <c:pt idx="17">
                  <c:v>-1.9699000000000001E-2</c:v>
                </c:pt>
                <c:pt idx="18">
                  <c:v>-1.3089E-2</c:v>
                </c:pt>
                <c:pt idx="19">
                  <c:v>-3.5980000000000001E-3</c:v>
                </c:pt>
                <c:pt idx="20">
                  <c:v>3.5599999999999998E-3</c:v>
                </c:pt>
                <c:pt idx="21">
                  <c:v>1.2784999999999999E-2</c:v>
                </c:pt>
                <c:pt idx="22">
                  <c:v>2.7470999999999999E-2</c:v>
                </c:pt>
                <c:pt idx="23">
                  <c:v>3.3937000000000002E-2</c:v>
                </c:pt>
                <c:pt idx="24">
                  <c:v>2.0361000000000001E-2</c:v>
                </c:pt>
                <c:pt idx="25">
                  <c:v>-2.7759999999999998E-3</c:v>
                </c:pt>
                <c:pt idx="26">
                  <c:v>-1.865E-2</c:v>
                </c:pt>
                <c:pt idx="27">
                  <c:v>-3.1709000000000001E-2</c:v>
                </c:pt>
                <c:pt idx="28">
                  <c:v>-4.0543999999999997E-2</c:v>
                </c:pt>
                <c:pt idx="29">
                  <c:v>-3.6506999999999998E-2</c:v>
                </c:pt>
                <c:pt idx="30">
                  <c:v>-1.9449999999999999E-2</c:v>
                </c:pt>
                <c:pt idx="31">
                  <c:v>-2.0950000000000001E-3</c:v>
                </c:pt>
                <c:pt idx="32">
                  <c:v>3.7850000000000002E-3</c:v>
                </c:pt>
                <c:pt idx="33">
                  <c:v>1.1861E-2</c:v>
                </c:pt>
                <c:pt idx="34">
                  <c:v>1.9793999999999999E-2</c:v>
                </c:pt>
                <c:pt idx="35">
                  <c:v>1.9833E-2</c:v>
                </c:pt>
                <c:pt idx="36">
                  <c:v>6.5680000000000001E-3</c:v>
                </c:pt>
                <c:pt idx="37">
                  <c:v>-8.8719999999999997E-3</c:v>
                </c:pt>
                <c:pt idx="38">
                  <c:v>-1.8728999999999999E-2</c:v>
                </c:pt>
                <c:pt idx="39">
                  <c:v>-2.2157E-2</c:v>
                </c:pt>
                <c:pt idx="40">
                  <c:v>-3.2183000000000003E-2</c:v>
                </c:pt>
                <c:pt idx="41">
                  <c:v>-4.3528999999999998E-2</c:v>
                </c:pt>
                <c:pt idx="42">
                  <c:v>-4.4316000000000001E-2</c:v>
                </c:pt>
                <c:pt idx="43">
                  <c:v>-3.1238999999999999E-2</c:v>
                </c:pt>
                <c:pt idx="44">
                  <c:v>-2.1215999999999999E-2</c:v>
                </c:pt>
                <c:pt idx="45">
                  <c:v>-1.8606999999999999E-2</c:v>
                </c:pt>
                <c:pt idx="46">
                  <c:v>-1.1653E-2</c:v>
                </c:pt>
                <c:pt idx="47">
                  <c:v>-1.5424E-2</c:v>
                </c:pt>
                <c:pt idx="48">
                  <c:v>-1.9248000000000001E-2</c:v>
                </c:pt>
                <c:pt idx="49">
                  <c:v>-1.0141000000000001E-2</c:v>
                </c:pt>
                <c:pt idx="50">
                  <c:v>4.5310000000000003E-3</c:v>
                </c:pt>
                <c:pt idx="51">
                  <c:v>1.1698E-2</c:v>
                </c:pt>
                <c:pt idx="52">
                  <c:v>1.4399E-2</c:v>
                </c:pt>
                <c:pt idx="53">
                  <c:v>5.1650000000000003E-3</c:v>
                </c:pt>
                <c:pt idx="54">
                  <c:v>5.6940000000000003E-3</c:v>
                </c:pt>
                <c:pt idx="55">
                  <c:v>5.2579999999999997E-3</c:v>
                </c:pt>
                <c:pt idx="56">
                  <c:v>1.4955E-2</c:v>
                </c:pt>
                <c:pt idx="57">
                  <c:v>3.5659000000000003E-2</c:v>
                </c:pt>
                <c:pt idx="58">
                  <c:v>3.6852999999999997E-2</c:v>
                </c:pt>
                <c:pt idx="59">
                  <c:v>3.0263000000000002E-2</c:v>
                </c:pt>
                <c:pt idx="60">
                  <c:v>2.9669999999999998E-2</c:v>
                </c:pt>
                <c:pt idx="61">
                  <c:v>3.3043000000000003E-2</c:v>
                </c:pt>
                <c:pt idx="62">
                  <c:v>3.7571E-2</c:v>
                </c:pt>
                <c:pt idx="63">
                  <c:v>4.8826000000000001E-2</c:v>
                </c:pt>
                <c:pt idx="64">
                  <c:v>9.3493000000000007E-2</c:v>
                </c:pt>
                <c:pt idx="65">
                  <c:v>0.12868599999999999</c:v>
                </c:pt>
                <c:pt idx="66">
                  <c:v>0.15434999999999999</c:v>
                </c:pt>
                <c:pt idx="67">
                  <c:v>0.14782600000000001</c:v>
                </c:pt>
                <c:pt idx="68">
                  <c:v>0.120862</c:v>
                </c:pt>
                <c:pt idx="69">
                  <c:v>7.2408E-2</c:v>
                </c:pt>
                <c:pt idx="70">
                  <c:v>4.4458999999999999E-2</c:v>
                </c:pt>
                <c:pt idx="71">
                  <c:v>2.8579E-2</c:v>
                </c:pt>
                <c:pt idx="72">
                  <c:v>5.3920000000000001E-3</c:v>
                </c:pt>
                <c:pt idx="73">
                  <c:v>-9.9369999999999997E-3</c:v>
                </c:pt>
                <c:pt idx="74">
                  <c:v>-3.4970000000000001E-2</c:v>
                </c:pt>
                <c:pt idx="75">
                  <c:v>-3.9627999999999997E-2</c:v>
                </c:pt>
                <c:pt idx="76">
                  <c:v>-3.0407E-2</c:v>
                </c:pt>
                <c:pt idx="77">
                  <c:v>-2.2294999999999999E-2</c:v>
                </c:pt>
                <c:pt idx="78">
                  <c:v>-4.3156E-2</c:v>
                </c:pt>
                <c:pt idx="79">
                  <c:v>-7.5902999999999998E-2</c:v>
                </c:pt>
                <c:pt idx="80">
                  <c:v>-0.101183</c:v>
                </c:pt>
                <c:pt idx="81">
                  <c:v>-0.11879099999999999</c:v>
                </c:pt>
                <c:pt idx="82">
                  <c:v>-0.11597200000000001</c:v>
                </c:pt>
                <c:pt idx="83">
                  <c:v>-0.10570599999999999</c:v>
                </c:pt>
                <c:pt idx="84">
                  <c:v>-9.2287999999999995E-2</c:v>
                </c:pt>
                <c:pt idx="85">
                  <c:v>-7.0262000000000005E-2</c:v>
                </c:pt>
                <c:pt idx="86">
                  <c:v>-5.9899000000000001E-2</c:v>
                </c:pt>
                <c:pt idx="87">
                  <c:v>-6.0291999999999998E-2</c:v>
                </c:pt>
                <c:pt idx="88">
                  <c:v>-5.2238E-2</c:v>
                </c:pt>
                <c:pt idx="89">
                  <c:v>-5.0603000000000002E-2</c:v>
                </c:pt>
                <c:pt idx="90">
                  <c:v>-6.5043000000000004E-2</c:v>
                </c:pt>
                <c:pt idx="91">
                  <c:v>-7.8566999999999998E-2</c:v>
                </c:pt>
                <c:pt idx="92">
                  <c:v>-7.8367000000000006E-2</c:v>
                </c:pt>
                <c:pt idx="93">
                  <c:v>-7.2665999999999994E-2</c:v>
                </c:pt>
                <c:pt idx="94">
                  <c:v>-5.5954999999999998E-2</c:v>
                </c:pt>
                <c:pt idx="95">
                  <c:v>-2.4254000000000001E-2</c:v>
                </c:pt>
                <c:pt idx="96">
                  <c:v>8.1650000000000004E-3</c:v>
                </c:pt>
                <c:pt idx="97">
                  <c:v>1.0651000000000001E-2</c:v>
                </c:pt>
                <c:pt idx="98">
                  <c:v>3.7880000000000001E-3</c:v>
                </c:pt>
                <c:pt idx="99">
                  <c:v>1.8381999999999999E-2</c:v>
                </c:pt>
                <c:pt idx="100">
                  <c:v>1.9172999999999999E-2</c:v>
                </c:pt>
                <c:pt idx="101">
                  <c:v>1.1055000000000001E-2</c:v>
                </c:pt>
                <c:pt idx="102">
                  <c:v>1.2269E-2</c:v>
                </c:pt>
                <c:pt idx="103">
                  <c:v>1.7784000000000001E-2</c:v>
                </c:pt>
                <c:pt idx="104">
                  <c:v>3.9543000000000002E-2</c:v>
                </c:pt>
                <c:pt idx="105">
                  <c:v>6.7983000000000002E-2</c:v>
                </c:pt>
                <c:pt idx="106">
                  <c:v>8.9942999999999995E-2</c:v>
                </c:pt>
                <c:pt idx="107">
                  <c:v>9.5538999999999999E-2</c:v>
                </c:pt>
                <c:pt idx="108">
                  <c:v>8.1514000000000003E-2</c:v>
                </c:pt>
                <c:pt idx="109">
                  <c:v>5.9739E-2</c:v>
                </c:pt>
                <c:pt idx="110">
                  <c:v>3.2592999999999997E-2</c:v>
                </c:pt>
                <c:pt idx="111">
                  <c:v>-1.6479999999999999E-3</c:v>
                </c:pt>
                <c:pt idx="112">
                  <c:v>-3.5514999999999998E-2</c:v>
                </c:pt>
                <c:pt idx="113">
                  <c:v>-5.7369999999999997E-2</c:v>
                </c:pt>
                <c:pt idx="114">
                  <c:v>-6.8412000000000001E-2</c:v>
                </c:pt>
                <c:pt idx="115">
                  <c:v>-5.2993999999999999E-2</c:v>
                </c:pt>
                <c:pt idx="116">
                  <c:v>-3.2398999999999997E-2</c:v>
                </c:pt>
                <c:pt idx="117">
                  <c:v>-2.164E-2</c:v>
                </c:pt>
                <c:pt idx="118">
                  <c:v>-2.6855E-2</c:v>
                </c:pt>
                <c:pt idx="119">
                  <c:v>-3.8425000000000001E-2</c:v>
                </c:pt>
                <c:pt idx="120">
                  <c:v>-5.108E-2</c:v>
                </c:pt>
                <c:pt idx="121">
                  <c:v>-6.8828E-2</c:v>
                </c:pt>
                <c:pt idx="122">
                  <c:v>-0.107802</c:v>
                </c:pt>
                <c:pt idx="123">
                  <c:v>-0.15978700000000001</c:v>
                </c:pt>
                <c:pt idx="124">
                  <c:v>-0.213895</c:v>
                </c:pt>
                <c:pt idx="125">
                  <c:v>-0.23020399999999999</c:v>
                </c:pt>
                <c:pt idx="126">
                  <c:v>-0.221382</c:v>
                </c:pt>
                <c:pt idx="127">
                  <c:v>-0.21546000000000001</c:v>
                </c:pt>
                <c:pt idx="128">
                  <c:v>-0.222718</c:v>
                </c:pt>
                <c:pt idx="129">
                  <c:v>-0.21563099999999999</c:v>
                </c:pt>
                <c:pt idx="130">
                  <c:v>-0.193077</c:v>
                </c:pt>
                <c:pt idx="131">
                  <c:v>-0.19314100000000001</c:v>
                </c:pt>
                <c:pt idx="132">
                  <c:v>-0.19095999999999999</c:v>
                </c:pt>
                <c:pt idx="133">
                  <c:v>-0.17721400000000001</c:v>
                </c:pt>
                <c:pt idx="134">
                  <c:v>-0.171985</c:v>
                </c:pt>
                <c:pt idx="135">
                  <c:v>-0.16131499999999999</c:v>
                </c:pt>
                <c:pt idx="136">
                  <c:v>-0.13678499999999999</c:v>
                </c:pt>
                <c:pt idx="137">
                  <c:v>-0.10702100000000001</c:v>
                </c:pt>
                <c:pt idx="138">
                  <c:v>-8.1691E-2</c:v>
                </c:pt>
                <c:pt idx="139">
                  <c:v>-4.9106999999999998E-2</c:v>
                </c:pt>
                <c:pt idx="140">
                  <c:v>-2.1173999999999998E-2</c:v>
                </c:pt>
                <c:pt idx="141">
                  <c:v>-5.2880000000000002E-3</c:v>
                </c:pt>
                <c:pt idx="142">
                  <c:v>-1.12E-4</c:v>
                </c:pt>
                <c:pt idx="143">
                  <c:v>-1.3320000000000001E-3</c:v>
                </c:pt>
                <c:pt idx="144">
                  <c:v>-6.7159999999999997E-3</c:v>
                </c:pt>
                <c:pt idx="145">
                  <c:v>-2.5500000000000002E-4</c:v>
                </c:pt>
                <c:pt idx="146">
                  <c:v>1.1402000000000001E-2</c:v>
                </c:pt>
                <c:pt idx="147">
                  <c:v>1.6441000000000001E-2</c:v>
                </c:pt>
                <c:pt idx="148">
                  <c:v>2.5642999999999999E-2</c:v>
                </c:pt>
                <c:pt idx="149">
                  <c:v>3.4020000000000002E-2</c:v>
                </c:pt>
                <c:pt idx="150">
                  <c:v>3.3966000000000003E-2</c:v>
                </c:pt>
                <c:pt idx="151">
                  <c:v>3.1945000000000001E-2</c:v>
                </c:pt>
                <c:pt idx="152">
                  <c:v>2.3727000000000002E-2</c:v>
                </c:pt>
                <c:pt idx="153">
                  <c:v>4.9969999999999997E-3</c:v>
                </c:pt>
                <c:pt idx="154">
                  <c:v>-1.371E-2</c:v>
                </c:pt>
                <c:pt idx="155">
                  <c:v>-3.0290000000000001E-2</c:v>
                </c:pt>
                <c:pt idx="156">
                  <c:v>-4.2597999999999997E-2</c:v>
                </c:pt>
                <c:pt idx="157">
                  <c:v>-5.1681999999999999E-2</c:v>
                </c:pt>
                <c:pt idx="158">
                  <c:v>-4.6850999999999997E-2</c:v>
                </c:pt>
                <c:pt idx="159">
                  <c:v>-3.456E-2</c:v>
                </c:pt>
                <c:pt idx="160">
                  <c:v>-2.9732000000000001E-2</c:v>
                </c:pt>
                <c:pt idx="161">
                  <c:v>-3.3300999999999997E-2</c:v>
                </c:pt>
                <c:pt idx="162">
                  <c:v>-4.3182999999999999E-2</c:v>
                </c:pt>
                <c:pt idx="163">
                  <c:v>-4.8855000000000003E-2</c:v>
                </c:pt>
                <c:pt idx="164">
                  <c:v>-5.1471000000000003E-2</c:v>
                </c:pt>
                <c:pt idx="165">
                  <c:v>-6.2713000000000005E-2</c:v>
                </c:pt>
                <c:pt idx="166">
                  <c:v>-6.6475000000000006E-2</c:v>
                </c:pt>
                <c:pt idx="167">
                  <c:v>-6.8195000000000006E-2</c:v>
                </c:pt>
                <c:pt idx="168">
                  <c:v>-6.6691E-2</c:v>
                </c:pt>
                <c:pt idx="169">
                  <c:v>-5.7556999999999997E-2</c:v>
                </c:pt>
                <c:pt idx="170">
                  <c:v>-4.1679000000000001E-2</c:v>
                </c:pt>
                <c:pt idx="171">
                  <c:v>-3.091E-2</c:v>
                </c:pt>
                <c:pt idx="172">
                  <c:v>-2.2190999999999999E-2</c:v>
                </c:pt>
                <c:pt idx="173">
                  <c:v>-1.5622E-2</c:v>
                </c:pt>
                <c:pt idx="174">
                  <c:v>-1.7648E-2</c:v>
                </c:pt>
                <c:pt idx="175">
                  <c:v>-1.6549000000000001E-2</c:v>
                </c:pt>
                <c:pt idx="176">
                  <c:v>-2.4265999999999999E-2</c:v>
                </c:pt>
                <c:pt idx="177">
                  <c:v>-4.1614999999999999E-2</c:v>
                </c:pt>
                <c:pt idx="178">
                  <c:v>-5.6805000000000001E-2</c:v>
                </c:pt>
                <c:pt idx="179">
                  <c:v>-5.8125000000000003E-2</c:v>
                </c:pt>
                <c:pt idx="180">
                  <c:v>-3.6924999999999999E-2</c:v>
                </c:pt>
                <c:pt idx="181">
                  <c:v>-1.2555999999999999E-2</c:v>
                </c:pt>
                <c:pt idx="182">
                  <c:v>8.7999999999999998E-5</c:v>
                </c:pt>
                <c:pt idx="183">
                  <c:v>4.1999999999999997E-3</c:v>
                </c:pt>
                <c:pt idx="184">
                  <c:v>1.4744E-2</c:v>
                </c:pt>
                <c:pt idx="185">
                  <c:v>2.4150000000000001E-2</c:v>
                </c:pt>
                <c:pt idx="186">
                  <c:v>2.6901000000000001E-2</c:v>
                </c:pt>
                <c:pt idx="187">
                  <c:v>1.8676999999999999E-2</c:v>
                </c:pt>
                <c:pt idx="188">
                  <c:v>6.0060000000000001E-3</c:v>
                </c:pt>
                <c:pt idx="189">
                  <c:v>-1.214E-3</c:v>
                </c:pt>
                <c:pt idx="190">
                  <c:v>5.7140000000000003E-3</c:v>
                </c:pt>
                <c:pt idx="191">
                  <c:v>1.7165E-2</c:v>
                </c:pt>
                <c:pt idx="192">
                  <c:v>2.0243000000000001E-2</c:v>
                </c:pt>
                <c:pt idx="193">
                  <c:v>2.0282000000000001E-2</c:v>
                </c:pt>
                <c:pt idx="194">
                  <c:v>1.7295999999999999E-2</c:v>
                </c:pt>
                <c:pt idx="195">
                  <c:v>5.5999999999999995E-4</c:v>
                </c:pt>
                <c:pt idx="196">
                  <c:v>-1.7124E-2</c:v>
                </c:pt>
                <c:pt idx="197">
                  <c:v>-2.9326000000000001E-2</c:v>
                </c:pt>
                <c:pt idx="198">
                  <c:v>-3.9293000000000002E-2</c:v>
                </c:pt>
                <c:pt idx="199">
                  <c:v>-4.3880000000000002E-2</c:v>
                </c:pt>
                <c:pt idx="200">
                  <c:v>-4.8460000000000003E-2</c:v>
                </c:pt>
                <c:pt idx="201">
                  <c:v>-6.2651999999999999E-2</c:v>
                </c:pt>
                <c:pt idx="202">
                  <c:v>-6.9375999999999993E-2</c:v>
                </c:pt>
                <c:pt idx="203">
                  <c:v>-7.0738999999999996E-2</c:v>
                </c:pt>
                <c:pt idx="204">
                  <c:v>-7.2012999999999994E-2</c:v>
                </c:pt>
                <c:pt idx="205">
                  <c:v>-6.1461000000000002E-2</c:v>
                </c:pt>
                <c:pt idx="206">
                  <c:v>-5.4177999999999997E-2</c:v>
                </c:pt>
                <c:pt idx="207">
                  <c:v>-4.3782000000000001E-2</c:v>
                </c:pt>
                <c:pt idx="208">
                  <c:v>-1.9618E-2</c:v>
                </c:pt>
                <c:pt idx="209">
                  <c:v>5.5389999999999997E-3</c:v>
                </c:pt>
                <c:pt idx="210">
                  <c:v>3.4867000000000002E-2</c:v>
                </c:pt>
                <c:pt idx="211">
                  <c:v>5.6564999999999997E-2</c:v>
                </c:pt>
                <c:pt idx="212">
                  <c:v>5.8948E-2</c:v>
                </c:pt>
                <c:pt idx="213">
                  <c:v>5.0682999999999999E-2</c:v>
                </c:pt>
                <c:pt idx="214">
                  <c:v>4.2341999999999998E-2</c:v>
                </c:pt>
                <c:pt idx="215">
                  <c:v>4.3565E-2</c:v>
                </c:pt>
                <c:pt idx="216">
                  <c:v>6.4077999999999996E-2</c:v>
                </c:pt>
                <c:pt idx="217">
                  <c:v>8.2572000000000007E-2</c:v>
                </c:pt>
                <c:pt idx="218">
                  <c:v>7.7654000000000001E-2</c:v>
                </c:pt>
                <c:pt idx="219">
                  <c:v>5.5695000000000001E-2</c:v>
                </c:pt>
                <c:pt idx="220">
                  <c:v>2.5229000000000001E-2</c:v>
                </c:pt>
                <c:pt idx="221">
                  <c:v>-1.6924999999999999E-2</c:v>
                </c:pt>
                <c:pt idx="222">
                  <c:v>-6.1126E-2</c:v>
                </c:pt>
                <c:pt idx="223">
                  <c:v>-8.7051000000000003E-2</c:v>
                </c:pt>
                <c:pt idx="224">
                  <c:v>-8.1900000000000001E-2</c:v>
                </c:pt>
                <c:pt idx="225">
                  <c:v>-5.6330999999999999E-2</c:v>
                </c:pt>
                <c:pt idx="226">
                  <c:v>-2.6533000000000001E-2</c:v>
                </c:pt>
                <c:pt idx="227">
                  <c:v>3.124E-3</c:v>
                </c:pt>
                <c:pt idx="228">
                  <c:v>1.038E-2</c:v>
                </c:pt>
                <c:pt idx="229">
                  <c:v>6.0150000000000004E-3</c:v>
                </c:pt>
                <c:pt idx="230">
                  <c:v>-1.5089999999999999E-3</c:v>
                </c:pt>
                <c:pt idx="231">
                  <c:v>7.1180000000000002E-3</c:v>
                </c:pt>
                <c:pt idx="232">
                  <c:v>2.8767999999999998E-2</c:v>
                </c:pt>
                <c:pt idx="233">
                  <c:v>4.1751999999999997E-2</c:v>
                </c:pt>
                <c:pt idx="234">
                  <c:v>4.0564000000000003E-2</c:v>
                </c:pt>
                <c:pt idx="235">
                  <c:v>2.0756E-2</c:v>
                </c:pt>
                <c:pt idx="236">
                  <c:v>-2.9320000000000001E-3</c:v>
                </c:pt>
                <c:pt idx="237">
                  <c:v>-1.0879E-2</c:v>
                </c:pt>
                <c:pt idx="238">
                  <c:v>9.2860000000000009E-3</c:v>
                </c:pt>
                <c:pt idx="239">
                  <c:v>5.1403999999999998E-2</c:v>
                </c:pt>
                <c:pt idx="240">
                  <c:v>9.9060999999999996E-2</c:v>
                </c:pt>
                <c:pt idx="241">
                  <c:v>0.12106699999999999</c:v>
                </c:pt>
                <c:pt idx="242">
                  <c:v>0.122673</c:v>
                </c:pt>
                <c:pt idx="243">
                  <c:v>0.11556900000000001</c:v>
                </c:pt>
                <c:pt idx="244">
                  <c:v>9.1480000000000006E-2</c:v>
                </c:pt>
                <c:pt idx="245">
                  <c:v>2.1500999999999999E-2</c:v>
                </c:pt>
                <c:pt idx="246">
                  <c:v>-2.6195E-2</c:v>
                </c:pt>
                <c:pt idx="247">
                  <c:v>-2.6079000000000001E-2</c:v>
                </c:pt>
                <c:pt idx="248">
                  <c:v>-7.9279999999999993E-3</c:v>
                </c:pt>
                <c:pt idx="249">
                  <c:v>2.8150999999999999E-2</c:v>
                </c:pt>
                <c:pt idx="250">
                  <c:v>4.0613000000000003E-2</c:v>
                </c:pt>
                <c:pt idx="251">
                  <c:v>3.5916999999999998E-2</c:v>
                </c:pt>
                <c:pt idx="252">
                  <c:v>3.5479999999999998E-2</c:v>
                </c:pt>
                <c:pt idx="253">
                  <c:v>2.8464E-2</c:v>
                </c:pt>
                <c:pt idx="254">
                  <c:v>1.8207999999999998E-2</c:v>
                </c:pt>
                <c:pt idx="255">
                  <c:v>1.5497E-2</c:v>
                </c:pt>
                <c:pt idx="256">
                  <c:v>1.7947999999999999E-2</c:v>
                </c:pt>
                <c:pt idx="257">
                  <c:v>2.0063000000000001E-2</c:v>
                </c:pt>
                <c:pt idx="258">
                  <c:v>1.5513000000000001E-2</c:v>
                </c:pt>
                <c:pt idx="259">
                  <c:v>1.7329000000000001E-2</c:v>
                </c:pt>
                <c:pt idx="260">
                  <c:v>2.4551E-2</c:v>
                </c:pt>
                <c:pt idx="261">
                  <c:v>2.7519999999999999E-2</c:v>
                </c:pt>
                <c:pt idx="262">
                  <c:v>2.0806999999999999E-2</c:v>
                </c:pt>
                <c:pt idx="263">
                  <c:v>1.0854000000000001E-2</c:v>
                </c:pt>
                <c:pt idx="264">
                  <c:v>4.0930000000000003E-3</c:v>
                </c:pt>
                <c:pt idx="265">
                  <c:v>-4.2499999999999998E-4</c:v>
                </c:pt>
                <c:pt idx="266">
                  <c:v>-1.1223E-2</c:v>
                </c:pt>
                <c:pt idx="267">
                  <c:v>-1.6551E-2</c:v>
                </c:pt>
                <c:pt idx="268">
                  <c:v>-1.8464000000000001E-2</c:v>
                </c:pt>
                <c:pt idx="269">
                  <c:v>-4.1598000000000003E-2</c:v>
                </c:pt>
                <c:pt idx="270">
                  <c:v>-7.9376000000000002E-2</c:v>
                </c:pt>
                <c:pt idx="271">
                  <c:v>-0.102925</c:v>
                </c:pt>
                <c:pt idx="272">
                  <c:v>-0.10714600000000001</c:v>
                </c:pt>
                <c:pt idx="273">
                  <c:v>-0.101857</c:v>
                </c:pt>
                <c:pt idx="274">
                  <c:v>-0.108497</c:v>
                </c:pt>
                <c:pt idx="275">
                  <c:v>-7.9214999999999994E-2</c:v>
                </c:pt>
                <c:pt idx="276">
                  <c:v>-7.4901999999999996E-2</c:v>
                </c:pt>
                <c:pt idx="277">
                  <c:v>-7.1600999999999998E-2</c:v>
                </c:pt>
                <c:pt idx="278">
                  <c:v>-4.7739999999999998E-2</c:v>
                </c:pt>
                <c:pt idx="279">
                  <c:v>-4.1722000000000002E-2</c:v>
                </c:pt>
                <c:pt idx="280">
                  <c:v>-7.1820999999999996E-2</c:v>
                </c:pt>
                <c:pt idx="281">
                  <c:v>-9.0179999999999996E-2</c:v>
                </c:pt>
                <c:pt idx="282">
                  <c:v>-9.4585000000000002E-2</c:v>
                </c:pt>
                <c:pt idx="283">
                  <c:v>-8.1866999999999995E-2</c:v>
                </c:pt>
                <c:pt idx="284">
                  <c:v>-6.1894999999999999E-2</c:v>
                </c:pt>
                <c:pt idx="285">
                  <c:v>-8.4999000000000005E-2</c:v>
                </c:pt>
                <c:pt idx="286">
                  <c:v>-0.125218</c:v>
                </c:pt>
                <c:pt idx="287">
                  <c:v>-0.137632</c:v>
                </c:pt>
                <c:pt idx="288">
                  <c:v>-0.12771399999999999</c:v>
                </c:pt>
                <c:pt idx="289">
                  <c:v>-9.9481E-2</c:v>
                </c:pt>
                <c:pt idx="290">
                  <c:v>-6.8943000000000004E-2</c:v>
                </c:pt>
                <c:pt idx="291">
                  <c:v>-2.9381999999999998E-2</c:v>
                </c:pt>
                <c:pt idx="292">
                  <c:v>1.5577000000000001E-2</c:v>
                </c:pt>
                <c:pt idx="293">
                  <c:v>4.8769E-2</c:v>
                </c:pt>
                <c:pt idx="294">
                  <c:v>7.4549000000000004E-2</c:v>
                </c:pt>
                <c:pt idx="295">
                  <c:v>6.3627000000000003E-2</c:v>
                </c:pt>
                <c:pt idx="296">
                  <c:v>3.4204999999999999E-2</c:v>
                </c:pt>
                <c:pt idx="297">
                  <c:v>2.5016E-2</c:v>
                </c:pt>
                <c:pt idx="298">
                  <c:v>1.3305000000000001E-2</c:v>
                </c:pt>
                <c:pt idx="299">
                  <c:v>-2.4589999999999998E-3</c:v>
                </c:pt>
                <c:pt idx="300">
                  <c:v>-3.6649999999999999E-3</c:v>
                </c:pt>
                <c:pt idx="301">
                  <c:v>9.4610000000000007E-3</c:v>
                </c:pt>
                <c:pt idx="302">
                  <c:v>3.1199999999999999E-4</c:v>
                </c:pt>
                <c:pt idx="303">
                  <c:v>-2.6172000000000001E-2</c:v>
                </c:pt>
                <c:pt idx="304">
                  <c:v>-3.9095999999999999E-2</c:v>
                </c:pt>
                <c:pt idx="305">
                  <c:v>-4.0548000000000001E-2</c:v>
                </c:pt>
                <c:pt idx="306">
                  <c:v>-4.1071999999999997E-2</c:v>
                </c:pt>
                <c:pt idx="307">
                  <c:v>-4.2795E-2</c:v>
                </c:pt>
                <c:pt idx="308">
                  <c:v>-4.6643999999999998E-2</c:v>
                </c:pt>
                <c:pt idx="309">
                  <c:v>-5.6402000000000001E-2</c:v>
                </c:pt>
                <c:pt idx="310">
                  <c:v>-5.7799999999999997E-2</c:v>
                </c:pt>
                <c:pt idx="311">
                  <c:v>-4.0293000000000002E-2</c:v>
                </c:pt>
                <c:pt idx="312">
                  <c:v>-4.8339999999999998E-3</c:v>
                </c:pt>
                <c:pt idx="313">
                  <c:v>1.5141999999999999E-2</c:v>
                </c:pt>
                <c:pt idx="314">
                  <c:v>2.9564E-2</c:v>
                </c:pt>
                <c:pt idx="315">
                  <c:v>3.7392000000000002E-2</c:v>
                </c:pt>
                <c:pt idx="316">
                  <c:v>4.0862000000000002E-2</c:v>
                </c:pt>
                <c:pt idx="317">
                  <c:v>3.5810000000000002E-2</c:v>
                </c:pt>
                <c:pt idx="318">
                  <c:v>2.5472999999999999E-2</c:v>
                </c:pt>
                <c:pt idx="319">
                  <c:v>1.7389999999999999E-2</c:v>
                </c:pt>
                <c:pt idx="320">
                  <c:v>1.4711E-2</c:v>
                </c:pt>
                <c:pt idx="321">
                  <c:v>1.7305999999999998E-2</c:v>
                </c:pt>
                <c:pt idx="322">
                  <c:v>1.5582E-2</c:v>
                </c:pt>
                <c:pt idx="323">
                  <c:v>5.3020000000000003E-3</c:v>
                </c:pt>
                <c:pt idx="324">
                  <c:v>-1.0248999999999999E-2</c:v>
                </c:pt>
                <c:pt idx="325">
                  <c:v>-2.7923E-2</c:v>
                </c:pt>
                <c:pt idx="326">
                  <c:v>-3.9106000000000002E-2</c:v>
                </c:pt>
                <c:pt idx="327">
                  <c:v>-4.3782000000000001E-2</c:v>
                </c:pt>
                <c:pt idx="328">
                  <c:v>-4.7272000000000002E-2</c:v>
                </c:pt>
                <c:pt idx="329">
                  <c:v>-5.0597999999999997E-2</c:v>
                </c:pt>
                <c:pt idx="330">
                  <c:v>-5.3844000000000003E-2</c:v>
                </c:pt>
                <c:pt idx="331">
                  <c:v>-5.9234000000000002E-2</c:v>
                </c:pt>
                <c:pt idx="332">
                  <c:v>-6.7842E-2</c:v>
                </c:pt>
                <c:pt idx="333">
                  <c:v>-8.4995000000000001E-2</c:v>
                </c:pt>
                <c:pt idx="334">
                  <c:v>-8.4079000000000001E-2</c:v>
                </c:pt>
                <c:pt idx="335">
                  <c:v>-4.8932999999999997E-2</c:v>
                </c:pt>
                <c:pt idx="336">
                  <c:v>-3.4064999999999998E-2</c:v>
                </c:pt>
                <c:pt idx="337">
                  <c:v>-5.5689000000000002E-2</c:v>
                </c:pt>
                <c:pt idx="338">
                  <c:v>-5.8307999999999999E-2</c:v>
                </c:pt>
                <c:pt idx="339">
                  <c:v>-4.3901000000000003E-2</c:v>
                </c:pt>
                <c:pt idx="340">
                  <c:v>-2.9457000000000001E-2</c:v>
                </c:pt>
                <c:pt idx="341">
                  <c:v>-2.6832000000000002E-2</c:v>
                </c:pt>
                <c:pt idx="342">
                  <c:v>-2.4324999999999999E-2</c:v>
                </c:pt>
                <c:pt idx="343">
                  <c:v>-3.8549999999999999E-3</c:v>
                </c:pt>
                <c:pt idx="344">
                  <c:v>2.4819999999999998E-3</c:v>
                </c:pt>
                <c:pt idx="345">
                  <c:v>-2.9390000000000002E-3</c:v>
                </c:pt>
                <c:pt idx="346">
                  <c:v>-1.4833000000000001E-2</c:v>
                </c:pt>
                <c:pt idx="347">
                  <c:v>-3.0928000000000001E-2</c:v>
                </c:pt>
                <c:pt idx="348">
                  <c:v>-4.3688999999999999E-2</c:v>
                </c:pt>
                <c:pt idx="349">
                  <c:v>-4.8794999999999998E-2</c:v>
                </c:pt>
                <c:pt idx="350">
                  <c:v>-5.1674999999999999E-2</c:v>
                </c:pt>
                <c:pt idx="351">
                  <c:v>-5.8844E-2</c:v>
                </c:pt>
                <c:pt idx="352">
                  <c:v>-6.3991000000000006E-2</c:v>
                </c:pt>
                <c:pt idx="353">
                  <c:v>-5.8631999999999997E-2</c:v>
                </c:pt>
                <c:pt idx="354">
                  <c:v>-7.0069999999999993E-2</c:v>
                </c:pt>
                <c:pt idx="355">
                  <c:v>-7.1606000000000003E-2</c:v>
                </c:pt>
                <c:pt idx="356">
                  <c:v>-6.1364000000000002E-2</c:v>
                </c:pt>
                <c:pt idx="357">
                  <c:v>-2.5579999999999999E-2</c:v>
                </c:pt>
                <c:pt idx="358">
                  <c:v>2.8327999999999999E-2</c:v>
                </c:pt>
                <c:pt idx="359">
                  <c:v>4.8000000000000001E-2</c:v>
                </c:pt>
                <c:pt idx="360">
                  <c:v>2.3723999999999999E-2</c:v>
                </c:pt>
                <c:pt idx="361">
                  <c:v>3.5230000000000001E-3</c:v>
                </c:pt>
                <c:pt idx="362">
                  <c:v>-1.0240000000000001E-2</c:v>
                </c:pt>
                <c:pt idx="363">
                  <c:v>-2.4912E-2</c:v>
                </c:pt>
                <c:pt idx="364">
                  <c:v>-3.4122E-2</c:v>
                </c:pt>
                <c:pt idx="365">
                  <c:v>-3.4994999999999998E-2</c:v>
                </c:pt>
                <c:pt idx="366">
                  <c:v>-3.3883000000000003E-2</c:v>
                </c:pt>
                <c:pt idx="367">
                  <c:v>-2.8528999999999999E-2</c:v>
                </c:pt>
                <c:pt idx="368">
                  <c:v>-2.0091000000000001E-2</c:v>
                </c:pt>
                <c:pt idx="369">
                  <c:v>-1.2763999999999999E-2</c:v>
                </c:pt>
                <c:pt idx="370">
                  <c:v>-1.721E-2</c:v>
                </c:pt>
                <c:pt idx="371">
                  <c:v>-2.3729E-2</c:v>
                </c:pt>
                <c:pt idx="372">
                  <c:v>-3.6553000000000002E-2</c:v>
                </c:pt>
                <c:pt idx="373">
                  <c:v>-5.0449000000000001E-2</c:v>
                </c:pt>
                <c:pt idx="374">
                  <c:v>-6.2233999999999998E-2</c:v>
                </c:pt>
                <c:pt idx="375">
                  <c:v>-6.8744E-2</c:v>
                </c:pt>
                <c:pt idx="376">
                  <c:v>-7.1077000000000001E-2</c:v>
                </c:pt>
                <c:pt idx="377">
                  <c:v>-7.2419999999999998E-2</c:v>
                </c:pt>
                <c:pt idx="378">
                  <c:v>-6.9434999999999997E-2</c:v>
                </c:pt>
                <c:pt idx="379">
                  <c:v>-6.5271999999999997E-2</c:v>
                </c:pt>
                <c:pt idx="380">
                  <c:v>-4.9354000000000002E-2</c:v>
                </c:pt>
                <c:pt idx="381">
                  <c:v>-3.6706000000000003E-2</c:v>
                </c:pt>
                <c:pt idx="382">
                  <c:v>-4.0188000000000001E-2</c:v>
                </c:pt>
                <c:pt idx="383">
                  <c:v>-4.4839999999999998E-2</c:v>
                </c:pt>
                <c:pt idx="384">
                  <c:v>-4.4193999999999997E-2</c:v>
                </c:pt>
                <c:pt idx="385">
                  <c:v>-4.0342000000000003E-2</c:v>
                </c:pt>
                <c:pt idx="386">
                  <c:v>-4.7182000000000002E-2</c:v>
                </c:pt>
                <c:pt idx="387">
                  <c:v>-5.7187000000000002E-2</c:v>
                </c:pt>
                <c:pt idx="388">
                  <c:v>-5.9657000000000002E-2</c:v>
                </c:pt>
                <c:pt idx="389">
                  <c:v>-5.3558000000000001E-2</c:v>
                </c:pt>
                <c:pt idx="390">
                  <c:v>-4.5287000000000001E-2</c:v>
                </c:pt>
                <c:pt idx="391">
                  <c:v>-4.3434E-2</c:v>
                </c:pt>
                <c:pt idx="392">
                  <c:v>-4.2637000000000001E-2</c:v>
                </c:pt>
                <c:pt idx="393">
                  <c:v>-4.1714000000000001E-2</c:v>
                </c:pt>
                <c:pt idx="394">
                  <c:v>-3.6492999999999998E-2</c:v>
                </c:pt>
                <c:pt idx="395">
                  <c:v>-2.708E-2</c:v>
                </c:pt>
                <c:pt idx="396">
                  <c:v>-2.1028999999999999E-2</c:v>
                </c:pt>
                <c:pt idx="397">
                  <c:v>-1.1731999999999999E-2</c:v>
                </c:pt>
                <c:pt idx="398">
                  <c:v>-4.5500000000000002E-3</c:v>
                </c:pt>
                <c:pt idx="399">
                  <c:v>4.7899999999999999E-4</c:v>
                </c:pt>
                <c:pt idx="400">
                  <c:v>8.6499999999999997E-3</c:v>
                </c:pt>
                <c:pt idx="401">
                  <c:v>1.6785000000000001E-2</c:v>
                </c:pt>
                <c:pt idx="402">
                  <c:v>1.8467999999999998E-2</c:v>
                </c:pt>
                <c:pt idx="403">
                  <c:v>1.695E-2</c:v>
                </c:pt>
                <c:pt idx="404">
                  <c:v>4.7829999999999999E-3</c:v>
                </c:pt>
                <c:pt idx="405">
                  <c:v>-7.3359999999999996E-3</c:v>
                </c:pt>
                <c:pt idx="406">
                  <c:v>-1.7329000000000001E-2</c:v>
                </c:pt>
                <c:pt idx="407">
                  <c:v>-2.1992000000000001E-2</c:v>
                </c:pt>
                <c:pt idx="408">
                  <c:v>-2.5599E-2</c:v>
                </c:pt>
                <c:pt idx="409">
                  <c:v>-2.3861E-2</c:v>
                </c:pt>
                <c:pt idx="410">
                  <c:v>-2.4272999999999999E-2</c:v>
                </c:pt>
                <c:pt idx="411">
                  <c:v>-2.8927999999999999E-2</c:v>
                </c:pt>
                <c:pt idx="412">
                  <c:v>-3.1452000000000001E-2</c:v>
                </c:pt>
                <c:pt idx="413">
                  <c:v>-3.6110000000000003E-2</c:v>
                </c:pt>
                <c:pt idx="414">
                  <c:v>-4.0755E-2</c:v>
                </c:pt>
                <c:pt idx="415">
                  <c:v>-3.8943999999999999E-2</c:v>
                </c:pt>
                <c:pt idx="416">
                  <c:v>-3.8195E-2</c:v>
                </c:pt>
                <c:pt idx="417">
                  <c:v>-3.4133999999999998E-2</c:v>
                </c:pt>
                <c:pt idx="418">
                  <c:v>-3.2051999999999997E-2</c:v>
                </c:pt>
                <c:pt idx="419">
                  <c:v>-3.5154999999999999E-2</c:v>
                </c:pt>
                <c:pt idx="420">
                  <c:v>-3.5140999999999999E-2</c:v>
                </c:pt>
                <c:pt idx="421">
                  <c:v>-2.896E-2</c:v>
                </c:pt>
                <c:pt idx="422">
                  <c:v>-2.6155000000000001E-2</c:v>
                </c:pt>
                <c:pt idx="423">
                  <c:v>-2.5565999999999998E-2</c:v>
                </c:pt>
                <c:pt idx="424">
                  <c:v>-2.708E-2</c:v>
                </c:pt>
                <c:pt idx="425">
                  <c:v>-2.7456000000000001E-2</c:v>
                </c:pt>
                <c:pt idx="426">
                  <c:v>-3.2030000000000003E-2</c:v>
                </c:pt>
                <c:pt idx="427">
                  <c:v>-3.4384999999999999E-2</c:v>
                </c:pt>
                <c:pt idx="428">
                  <c:v>-4.1061E-2</c:v>
                </c:pt>
                <c:pt idx="429">
                  <c:v>-4.5695E-2</c:v>
                </c:pt>
                <c:pt idx="430">
                  <c:v>-4.9334999999999997E-2</c:v>
                </c:pt>
                <c:pt idx="431">
                  <c:v>-4.7773999999999997E-2</c:v>
                </c:pt>
                <c:pt idx="432">
                  <c:v>-4.8299000000000002E-2</c:v>
                </c:pt>
                <c:pt idx="433">
                  <c:v>-5.9392E-2</c:v>
                </c:pt>
                <c:pt idx="434">
                  <c:v>-6.6157999999999995E-2</c:v>
                </c:pt>
                <c:pt idx="435">
                  <c:v>-6.9746000000000002E-2</c:v>
                </c:pt>
                <c:pt idx="436">
                  <c:v>-7.7534000000000006E-2</c:v>
                </c:pt>
                <c:pt idx="437">
                  <c:v>-8.3193000000000003E-2</c:v>
                </c:pt>
                <c:pt idx="438">
                  <c:v>-8.3590999999999999E-2</c:v>
                </c:pt>
                <c:pt idx="439">
                  <c:v>-8.3979999999999999E-2</c:v>
                </c:pt>
                <c:pt idx="440">
                  <c:v>-8.3177000000000001E-2</c:v>
                </c:pt>
                <c:pt idx="441">
                  <c:v>-7.4800000000000005E-2</c:v>
                </c:pt>
                <c:pt idx="442">
                  <c:v>-6.4211000000000004E-2</c:v>
                </c:pt>
                <c:pt idx="443">
                  <c:v>-5.9970999999999997E-2</c:v>
                </c:pt>
                <c:pt idx="444">
                  <c:v>-4.8204999999999998E-2</c:v>
                </c:pt>
                <c:pt idx="445">
                  <c:v>-3.6462000000000001E-2</c:v>
                </c:pt>
                <c:pt idx="446">
                  <c:v>-1.8391000000000001E-2</c:v>
                </c:pt>
                <c:pt idx="447">
                  <c:v>6.5899999999999997E-4</c:v>
                </c:pt>
                <c:pt idx="448">
                  <c:v>7.9070000000000008E-3</c:v>
                </c:pt>
                <c:pt idx="449">
                  <c:v>2.3709000000000001E-2</c:v>
                </c:pt>
                <c:pt idx="450">
                  <c:v>3.1005000000000001E-2</c:v>
                </c:pt>
                <c:pt idx="451">
                  <c:v>3.5213000000000001E-2</c:v>
                </c:pt>
                <c:pt idx="452">
                  <c:v>3.9327000000000001E-2</c:v>
                </c:pt>
                <c:pt idx="453">
                  <c:v>4.3422000000000002E-2</c:v>
                </c:pt>
                <c:pt idx="454">
                  <c:v>4.9638000000000002E-2</c:v>
                </c:pt>
                <c:pt idx="455">
                  <c:v>5.7974999999999999E-2</c:v>
                </c:pt>
                <c:pt idx="456">
                  <c:v>6.6304000000000002E-2</c:v>
                </c:pt>
                <c:pt idx="457">
                  <c:v>7.3589000000000002E-2</c:v>
                </c:pt>
                <c:pt idx="458">
                  <c:v>8.4034999999999999E-2</c:v>
                </c:pt>
                <c:pt idx="459">
                  <c:v>9.2345999999999998E-2</c:v>
                </c:pt>
                <c:pt idx="460">
                  <c:v>8.6749000000000007E-2</c:v>
                </c:pt>
                <c:pt idx="461">
                  <c:v>7.5882000000000005E-2</c:v>
                </c:pt>
                <c:pt idx="462">
                  <c:v>6.7270999999999997E-2</c:v>
                </c:pt>
                <c:pt idx="463">
                  <c:v>5.8819999999999997E-2</c:v>
                </c:pt>
                <c:pt idx="464">
                  <c:v>4.7441999999999998E-2</c:v>
                </c:pt>
                <c:pt idx="465">
                  <c:v>3.8362E-2</c:v>
                </c:pt>
                <c:pt idx="466">
                  <c:v>2.6075000000000001E-2</c:v>
                </c:pt>
                <c:pt idx="467">
                  <c:v>1.0540000000000001E-2</c:v>
                </c:pt>
                <c:pt idx="468">
                  <c:v>5.6140000000000001E-3</c:v>
                </c:pt>
                <c:pt idx="469">
                  <c:v>3.7759999999999998E-3</c:v>
                </c:pt>
                <c:pt idx="470">
                  <c:v>7.2300000000000001E-4</c:v>
                </c:pt>
                <c:pt idx="471">
                  <c:v>-1.8200000000000001E-4</c:v>
                </c:pt>
                <c:pt idx="472">
                  <c:v>-6.2859999999999999E-3</c:v>
                </c:pt>
                <c:pt idx="473">
                  <c:v>1.1351E-2</c:v>
                </c:pt>
                <c:pt idx="474">
                  <c:v>3.5531E-2</c:v>
                </c:pt>
                <c:pt idx="475">
                  <c:v>2.9659000000000001E-2</c:v>
                </c:pt>
                <c:pt idx="476">
                  <c:v>1.9328999999999999E-2</c:v>
                </c:pt>
                <c:pt idx="477">
                  <c:v>4.5799999999999999E-3</c:v>
                </c:pt>
                <c:pt idx="478">
                  <c:v>-1.0252000000000001E-2</c:v>
                </c:pt>
                <c:pt idx="479">
                  <c:v>-2.2974000000000001E-2</c:v>
                </c:pt>
                <c:pt idx="480">
                  <c:v>-2.7105000000000001E-2</c:v>
                </c:pt>
                <c:pt idx="481">
                  <c:v>-3.0189000000000001E-2</c:v>
                </c:pt>
                <c:pt idx="482">
                  <c:v>-3.5333000000000003E-2</c:v>
                </c:pt>
                <c:pt idx="483">
                  <c:v>-3.0811000000000002E-2</c:v>
                </c:pt>
                <c:pt idx="484">
                  <c:v>-2.0858999999999999E-2</c:v>
                </c:pt>
                <c:pt idx="485">
                  <c:v>-1.6187E-2</c:v>
                </c:pt>
                <c:pt idx="486">
                  <c:v>-1.8998000000000001E-2</c:v>
                </c:pt>
                <c:pt idx="487">
                  <c:v>-2.5019E-2</c:v>
                </c:pt>
                <c:pt idx="488">
                  <c:v>-3.2037999999999997E-2</c:v>
                </c:pt>
                <c:pt idx="489">
                  <c:v>-3.3586999999999999E-2</c:v>
                </c:pt>
                <c:pt idx="490">
                  <c:v>-3.2887E-2</c:v>
                </c:pt>
                <c:pt idx="491">
                  <c:v>-2.9947000000000001E-2</c:v>
                </c:pt>
                <c:pt idx="492">
                  <c:v>-1.9498999999999999E-2</c:v>
                </c:pt>
                <c:pt idx="493">
                  <c:v>-3.7529999999999998E-3</c:v>
                </c:pt>
                <c:pt idx="494">
                  <c:v>1.5072E-2</c:v>
                </c:pt>
                <c:pt idx="495">
                  <c:v>3.2663999999999999E-2</c:v>
                </c:pt>
                <c:pt idx="496">
                  <c:v>4.0448999999999999E-2</c:v>
                </c:pt>
                <c:pt idx="497">
                  <c:v>3.6457000000000003E-2</c:v>
                </c:pt>
                <c:pt idx="498">
                  <c:v>2.401E-2</c:v>
                </c:pt>
                <c:pt idx="499">
                  <c:v>1.0673999999999999E-2</c:v>
                </c:pt>
                <c:pt idx="500">
                  <c:v>6.045E-3</c:v>
                </c:pt>
                <c:pt idx="501">
                  <c:v>9.0039999999999999E-3</c:v>
                </c:pt>
                <c:pt idx="502">
                  <c:v>1.3129999999999999E-3</c:v>
                </c:pt>
                <c:pt idx="503">
                  <c:v>-1.2973E-2</c:v>
                </c:pt>
                <c:pt idx="504">
                  <c:v>-1.6802000000000001E-2</c:v>
                </c:pt>
                <c:pt idx="505">
                  <c:v>-1.7388000000000001E-2</c:v>
                </c:pt>
                <c:pt idx="506">
                  <c:v>-2.4069E-2</c:v>
                </c:pt>
                <c:pt idx="507">
                  <c:v>-2.7355999999999998E-2</c:v>
                </c:pt>
                <c:pt idx="508">
                  <c:v>-2.1131E-2</c:v>
                </c:pt>
                <c:pt idx="509">
                  <c:v>-2.8978E-2</c:v>
                </c:pt>
                <c:pt idx="510">
                  <c:v>-2.6318000000000001E-2</c:v>
                </c:pt>
                <c:pt idx="511">
                  <c:v>-1.6438000000000001E-2</c:v>
                </c:pt>
                <c:pt idx="512">
                  <c:v>-1.9425999999999999E-2</c:v>
                </c:pt>
                <c:pt idx="513">
                  <c:v>-2.2388000000000002E-2</c:v>
                </c:pt>
                <c:pt idx="514">
                  <c:v>-3.1691999999999998E-2</c:v>
                </c:pt>
                <c:pt idx="515">
                  <c:v>-4.4137000000000003E-2</c:v>
                </c:pt>
                <c:pt idx="516">
                  <c:v>-6.0807E-2</c:v>
                </c:pt>
                <c:pt idx="517">
                  <c:v>-7.5310000000000002E-2</c:v>
                </c:pt>
                <c:pt idx="518">
                  <c:v>-8.1350000000000006E-2</c:v>
                </c:pt>
                <c:pt idx="519">
                  <c:v>-6.7127999999999993E-2</c:v>
                </c:pt>
                <c:pt idx="520">
                  <c:v>-4.8451000000000001E-2</c:v>
                </c:pt>
                <c:pt idx="521">
                  <c:v>-4.3715999999999998E-2</c:v>
                </c:pt>
                <c:pt idx="522">
                  <c:v>-4.5685999999999997E-2</c:v>
                </c:pt>
                <c:pt idx="523">
                  <c:v>-5.0973999999999998E-2</c:v>
                </c:pt>
                <c:pt idx="524">
                  <c:v>-5.3052000000000002E-2</c:v>
                </c:pt>
                <c:pt idx="525">
                  <c:v>-6.0486999999999999E-2</c:v>
                </c:pt>
                <c:pt idx="526">
                  <c:v>-6.7849000000000007E-2</c:v>
                </c:pt>
                <c:pt idx="527">
                  <c:v>-6.8658999999999998E-2</c:v>
                </c:pt>
                <c:pt idx="528">
                  <c:v>-6.0852999999999997E-2</c:v>
                </c:pt>
                <c:pt idx="529">
                  <c:v>-3.6853999999999998E-2</c:v>
                </c:pt>
                <c:pt idx="530">
                  <c:v>-1.8317E-2</c:v>
                </c:pt>
                <c:pt idx="531">
                  <c:v>1.1679E-2</c:v>
                </c:pt>
                <c:pt idx="532">
                  <c:v>5.0900000000000001E-2</c:v>
                </c:pt>
                <c:pt idx="533">
                  <c:v>7.8053999999999998E-2</c:v>
                </c:pt>
                <c:pt idx="534">
                  <c:v>8.8089000000000001E-2</c:v>
                </c:pt>
                <c:pt idx="535">
                  <c:v>8.9761999999999995E-2</c:v>
                </c:pt>
                <c:pt idx="536">
                  <c:v>9.4922000000000006E-2</c:v>
                </c:pt>
                <c:pt idx="537">
                  <c:v>9.2757999999999993E-2</c:v>
                </c:pt>
                <c:pt idx="538">
                  <c:v>7.2217000000000003E-2</c:v>
                </c:pt>
                <c:pt idx="539">
                  <c:v>5.1368999999999998E-2</c:v>
                </c:pt>
                <c:pt idx="540">
                  <c:v>3.8908999999999999E-2</c:v>
                </c:pt>
                <c:pt idx="541">
                  <c:v>3.3979000000000002E-2</c:v>
                </c:pt>
                <c:pt idx="542">
                  <c:v>2.4888E-2</c:v>
                </c:pt>
                <c:pt idx="543">
                  <c:v>2.2311999999999999E-2</c:v>
                </c:pt>
                <c:pt idx="544">
                  <c:v>2.8340000000000001E-2</c:v>
                </c:pt>
                <c:pt idx="545">
                  <c:v>2.8004000000000001E-2</c:v>
                </c:pt>
                <c:pt idx="546">
                  <c:v>2.6589000000000002E-2</c:v>
                </c:pt>
                <c:pt idx="547">
                  <c:v>2.4014000000000001E-2</c:v>
                </c:pt>
                <c:pt idx="548">
                  <c:v>2.8701000000000001E-2</c:v>
                </c:pt>
                <c:pt idx="549">
                  <c:v>4.2722999999999997E-2</c:v>
                </c:pt>
                <c:pt idx="550">
                  <c:v>4.5983999999999997E-2</c:v>
                </c:pt>
                <c:pt idx="551">
                  <c:v>4.3927000000000001E-2</c:v>
                </c:pt>
                <c:pt idx="552">
                  <c:v>3.7643000000000003E-2</c:v>
                </c:pt>
                <c:pt idx="553">
                  <c:v>2.7132E-2</c:v>
                </c:pt>
                <c:pt idx="554">
                  <c:v>2.1916999999999999E-2</c:v>
                </c:pt>
                <c:pt idx="555">
                  <c:v>2.1070999999999999E-2</c:v>
                </c:pt>
                <c:pt idx="556">
                  <c:v>2.3569E-2</c:v>
                </c:pt>
                <c:pt idx="557">
                  <c:v>3.2690999999999998E-2</c:v>
                </c:pt>
                <c:pt idx="558">
                  <c:v>1.4309000000000001E-2</c:v>
                </c:pt>
                <c:pt idx="559">
                  <c:v>-2.6464999999999999E-2</c:v>
                </c:pt>
                <c:pt idx="560">
                  <c:v>-5.5773000000000003E-2</c:v>
                </c:pt>
                <c:pt idx="561">
                  <c:v>-7.6773999999999995E-2</c:v>
                </c:pt>
                <c:pt idx="562">
                  <c:v>-8.9330000000000007E-2</c:v>
                </c:pt>
                <c:pt idx="563">
                  <c:v>-0.10190100000000001</c:v>
                </c:pt>
                <c:pt idx="564">
                  <c:v>-0.115496</c:v>
                </c:pt>
                <c:pt idx="565">
                  <c:v>-0.118398</c:v>
                </c:pt>
                <c:pt idx="566">
                  <c:v>-0.10437299999999999</c:v>
                </c:pt>
                <c:pt idx="567">
                  <c:v>-7.8691999999999998E-2</c:v>
                </c:pt>
                <c:pt idx="568">
                  <c:v>-3.9253999999999997E-2</c:v>
                </c:pt>
                <c:pt idx="569">
                  <c:v>-5.1450000000000003E-3</c:v>
                </c:pt>
                <c:pt idx="570">
                  <c:v>1.5228999999999999E-2</c:v>
                </c:pt>
                <c:pt idx="571">
                  <c:v>2.2199E-2</c:v>
                </c:pt>
                <c:pt idx="572">
                  <c:v>-5.692E-3</c:v>
                </c:pt>
                <c:pt idx="573">
                  <c:v>-4.1918999999999998E-2</c:v>
                </c:pt>
                <c:pt idx="574">
                  <c:v>-6.2356000000000002E-2</c:v>
                </c:pt>
                <c:pt idx="575">
                  <c:v>-6.3837000000000005E-2</c:v>
                </c:pt>
                <c:pt idx="576">
                  <c:v>-4.7295999999999998E-2</c:v>
                </c:pt>
                <c:pt idx="577">
                  <c:v>-1.1782000000000001E-2</c:v>
                </c:pt>
                <c:pt idx="578">
                  <c:v>2.6655000000000002E-2</c:v>
                </c:pt>
                <c:pt idx="579">
                  <c:v>6.0859999999999997E-2</c:v>
                </c:pt>
                <c:pt idx="580">
                  <c:v>9.2016000000000001E-2</c:v>
                </c:pt>
                <c:pt idx="581">
                  <c:v>0.11810900000000001</c:v>
                </c:pt>
                <c:pt idx="582">
                  <c:v>0.14147100000000001</c:v>
                </c:pt>
                <c:pt idx="583">
                  <c:v>0.141851</c:v>
                </c:pt>
                <c:pt idx="584">
                  <c:v>0.13187699999999999</c:v>
                </c:pt>
                <c:pt idx="585">
                  <c:v>0.11451699999999999</c:v>
                </c:pt>
                <c:pt idx="586">
                  <c:v>9.4696000000000002E-2</c:v>
                </c:pt>
                <c:pt idx="587">
                  <c:v>9.0551999999999994E-2</c:v>
                </c:pt>
                <c:pt idx="588">
                  <c:v>7.1275000000000005E-2</c:v>
                </c:pt>
                <c:pt idx="589">
                  <c:v>5.4113000000000001E-2</c:v>
                </c:pt>
                <c:pt idx="590">
                  <c:v>6.3700999999999994E-2</c:v>
                </c:pt>
                <c:pt idx="591">
                  <c:v>7.9362000000000002E-2</c:v>
                </c:pt>
                <c:pt idx="592">
                  <c:v>6.2740000000000004E-2</c:v>
                </c:pt>
                <c:pt idx="593">
                  <c:v>4.5543E-2</c:v>
                </c:pt>
                <c:pt idx="594">
                  <c:v>4.5791999999999999E-2</c:v>
                </c:pt>
                <c:pt idx="595">
                  <c:v>5.3547999999999998E-2</c:v>
                </c:pt>
                <c:pt idx="596">
                  <c:v>6.1221999999999999E-2</c:v>
                </c:pt>
                <c:pt idx="597">
                  <c:v>7.0984000000000005E-2</c:v>
                </c:pt>
                <c:pt idx="598">
                  <c:v>7.8602000000000005E-2</c:v>
                </c:pt>
                <c:pt idx="599">
                  <c:v>8.3144999999999997E-2</c:v>
                </c:pt>
                <c:pt idx="600">
                  <c:v>8.4718000000000002E-2</c:v>
                </c:pt>
                <c:pt idx="601">
                  <c:v>8.6415000000000006E-2</c:v>
                </c:pt>
                <c:pt idx="602">
                  <c:v>8.1743999999999997E-2</c:v>
                </c:pt>
                <c:pt idx="603">
                  <c:v>7.4867000000000003E-2</c:v>
                </c:pt>
                <c:pt idx="604">
                  <c:v>6.3688999999999996E-2</c:v>
                </c:pt>
                <c:pt idx="605">
                  <c:v>4.6038000000000003E-2</c:v>
                </c:pt>
                <c:pt idx="606">
                  <c:v>2.8358000000000001E-2</c:v>
                </c:pt>
                <c:pt idx="607">
                  <c:v>1.0598E-2</c:v>
                </c:pt>
                <c:pt idx="608">
                  <c:v>-7.2389999999999998E-3</c:v>
                </c:pt>
                <c:pt idx="609">
                  <c:v>-2.0886999999999999E-2</c:v>
                </c:pt>
                <c:pt idx="610">
                  <c:v>-2.4962999999999999E-2</c:v>
                </c:pt>
                <c:pt idx="611">
                  <c:v>-3.1220999999999999E-2</c:v>
                </c:pt>
                <c:pt idx="612">
                  <c:v>-4.2717999999999999E-2</c:v>
                </c:pt>
                <c:pt idx="613">
                  <c:v>-4.6543000000000001E-2</c:v>
                </c:pt>
                <c:pt idx="614">
                  <c:v>-4.8072999999999998E-2</c:v>
                </c:pt>
                <c:pt idx="615">
                  <c:v>-5.7020000000000001E-2</c:v>
                </c:pt>
                <c:pt idx="616">
                  <c:v>-5.6341000000000002E-2</c:v>
                </c:pt>
                <c:pt idx="617">
                  <c:v>-4.8222000000000001E-2</c:v>
                </c:pt>
                <c:pt idx="618">
                  <c:v>-3.5844000000000001E-2</c:v>
                </c:pt>
                <c:pt idx="619">
                  <c:v>-1.6982000000000001E-2</c:v>
                </c:pt>
                <c:pt idx="620">
                  <c:v>-1.3200000000000001E-4</c:v>
                </c:pt>
                <c:pt idx="621">
                  <c:v>1.4635E-2</c:v>
                </c:pt>
                <c:pt idx="622">
                  <c:v>2.6227E-2</c:v>
                </c:pt>
                <c:pt idx="623">
                  <c:v>3.7759000000000001E-2</c:v>
                </c:pt>
                <c:pt idx="624">
                  <c:v>3.9593000000000003E-2</c:v>
                </c:pt>
                <c:pt idx="625">
                  <c:v>4.0236000000000001E-2</c:v>
                </c:pt>
                <c:pt idx="626">
                  <c:v>3.6519000000000003E-2</c:v>
                </c:pt>
                <c:pt idx="627">
                  <c:v>2.7449000000000001E-2</c:v>
                </c:pt>
                <c:pt idx="628">
                  <c:v>2.5863000000000001E-2</c:v>
                </c:pt>
                <c:pt idx="629">
                  <c:v>2.9659999999999999E-2</c:v>
                </c:pt>
                <c:pt idx="630">
                  <c:v>2.8136000000000001E-2</c:v>
                </c:pt>
                <c:pt idx="631">
                  <c:v>1.9051999999999999E-2</c:v>
                </c:pt>
                <c:pt idx="632">
                  <c:v>9.9369999999999997E-3</c:v>
                </c:pt>
                <c:pt idx="633">
                  <c:v>5.1419999999999999E-3</c:v>
                </c:pt>
                <c:pt idx="634">
                  <c:v>-5.9480000000000002E-3</c:v>
                </c:pt>
                <c:pt idx="635">
                  <c:v>-1.3736999999999999E-2</c:v>
                </c:pt>
                <c:pt idx="636">
                  <c:v>-6.62E-3</c:v>
                </c:pt>
                <c:pt idx="637">
                  <c:v>7.7499999999999999E-3</c:v>
                </c:pt>
                <c:pt idx="638">
                  <c:v>5.1339999999999997E-3</c:v>
                </c:pt>
                <c:pt idx="639">
                  <c:v>-1.0186000000000001E-2</c:v>
                </c:pt>
                <c:pt idx="640">
                  <c:v>-1.9098E-2</c:v>
                </c:pt>
                <c:pt idx="641">
                  <c:v>-1.521E-2</c:v>
                </c:pt>
                <c:pt idx="642">
                  <c:v>-8.3379999999999999E-3</c:v>
                </c:pt>
                <c:pt idx="643">
                  <c:v>-1.2361E-2</c:v>
                </c:pt>
                <c:pt idx="644">
                  <c:v>-2.1690999999999998E-2</c:v>
                </c:pt>
                <c:pt idx="645">
                  <c:v>-3.7291999999999999E-2</c:v>
                </c:pt>
                <c:pt idx="646">
                  <c:v>-5.0694000000000003E-2</c:v>
                </c:pt>
                <c:pt idx="647">
                  <c:v>-5.8625999999999998E-2</c:v>
                </c:pt>
                <c:pt idx="648">
                  <c:v>-6.6483E-2</c:v>
                </c:pt>
                <c:pt idx="649">
                  <c:v>-8.0740000000000006E-2</c:v>
                </c:pt>
                <c:pt idx="650">
                  <c:v>-9.8241999999999996E-2</c:v>
                </c:pt>
                <c:pt idx="651">
                  <c:v>-0.12018</c:v>
                </c:pt>
                <c:pt idx="652">
                  <c:v>-0.14338999999999999</c:v>
                </c:pt>
                <c:pt idx="653">
                  <c:v>-0.145394</c:v>
                </c:pt>
                <c:pt idx="654">
                  <c:v>-0.13581299999999999</c:v>
                </c:pt>
                <c:pt idx="655">
                  <c:v>-0.12959399999999999</c:v>
                </c:pt>
                <c:pt idx="656">
                  <c:v>-0.129834</c:v>
                </c:pt>
                <c:pt idx="657">
                  <c:v>-0.124656</c:v>
                </c:pt>
                <c:pt idx="658">
                  <c:v>-0.120519</c:v>
                </c:pt>
                <c:pt idx="659">
                  <c:v>-0.11429300000000001</c:v>
                </c:pt>
                <c:pt idx="660">
                  <c:v>-8.8872000000000007E-2</c:v>
                </c:pt>
                <c:pt idx="661">
                  <c:v>-6.2600000000000003E-2</c:v>
                </c:pt>
                <c:pt idx="662">
                  <c:v>-4.8293000000000003E-2</c:v>
                </c:pt>
                <c:pt idx="663">
                  <c:v>-3.3170999999999999E-2</c:v>
                </c:pt>
                <c:pt idx="664">
                  <c:v>-1.9238999999999999E-2</c:v>
                </c:pt>
                <c:pt idx="665">
                  <c:v>-6.4149999999999997E-3</c:v>
                </c:pt>
                <c:pt idx="666">
                  <c:v>-9.59E-4</c:v>
                </c:pt>
                <c:pt idx="667">
                  <c:v>-1.7229999999999999E-3</c:v>
                </c:pt>
                <c:pt idx="668">
                  <c:v>6.2389999999999998E-3</c:v>
                </c:pt>
                <c:pt idx="669">
                  <c:v>8.0339999999999995E-3</c:v>
                </c:pt>
                <c:pt idx="670">
                  <c:v>1.5150000000000001E-3</c:v>
                </c:pt>
                <c:pt idx="671">
                  <c:v>-9.8200000000000002E-4</c:v>
                </c:pt>
                <c:pt idx="672">
                  <c:v>3.5980000000000001E-3</c:v>
                </c:pt>
                <c:pt idx="673">
                  <c:v>7.9459999999999999E-3</c:v>
                </c:pt>
                <c:pt idx="674">
                  <c:v>4.6550000000000003E-3</c:v>
                </c:pt>
                <c:pt idx="675">
                  <c:v>2.2499999999999999E-4</c:v>
                </c:pt>
                <c:pt idx="676">
                  <c:v>-6.1890000000000001E-3</c:v>
                </c:pt>
                <c:pt idx="677">
                  <c:v>-1.2336E-2</c:v>
                </c:pt>
                <c:pt idx="678">
                  <c:v>-1.1828E-2</c:v>
                </c:pt>
                <c:pt idx="679">
                  <c:v>4.7299999999999998E-3</c:v>
                </c:pt>
                <c:pt idx="680">
                  <c:v>2.8663000000000001E-2</c:v>
                </c:pt>
                <c:pt idx="681">
                  <c:v>4.2750999999999997E-2</c:v>
                </c:pt>
                <c:pt idx="682">
                  <c:v>5.0161999999999998E-2</c:v>
                </c:pt>
                <c:pt idx="683">
                  <c:v>4.5782999999999997E-2</c:v>
                </c:pt>
                <c:pt idx="684">
                  <c:v>2.7543000000000002E-2</c:v>
                </c:pt>
                <c:pt idx="685">
                  <c:v>1.5632E-2</c:v>
                </c:pt>
                <c:pt idx="686">
                  <c:v>1.9675999999999999E-2</c:v>
                </c:pt>
                <c:pt idx="687">
                  <c:v>2.7078000000000001E-2</c:v>
                </c:pt>
                <c:pt idx="688">
                  <c:v>1.4068000000000001E-2</c:v>
                </c:pt>
                <c:pt idx="689">
                  <c:v>-1.9219E-2</c:v>
                </c:pt>
                <c:pt idx="690">
                  <c:v>-5.0831000000000001E-2</c:v>
                </c:pt>
                <c:pt idx="691">
                  <c:v>-6.8361000000000005E-2</c:v>
                </c:pt>
                <c:pt idx="692">
                  <c:v>-6.8739999999999996E-2</c:v>
                </c:pt>
                <c:pt idx="693">
                  <c:v>-5.6353E-2</c:v>
                </c:pt>
                <c:pt idx="694">
                  <c:v>-3.5654999999999999E-2</c:v>
                </c:pt>
                <c:pt idx="695">
                  <c:v>-2.4553999999999999E-2</c:v>
                </c:pt>
                <c:pt idx="696">
                  <c:v>-2.2620999999999999E-2</c:v>
                </c:pt>
                <c:pt idx="697">
                  <c:v>-1.0567E-2</c:v>
                </c:pt>
                <c:pt idx="698">
                  <c:v>-6.679E-3</c:v>
                </c:pt>
                <c:pt idx="699">
                  <c:v>-9.2820000000000003E-3</c:v>
                </c:pt>
                <c:pt idx="700">
                  <c:v>-1.2219000000000001E-2</c:v>
                </c:pt>
                <c:pt idx="701">
                  <c:v>-1.9658999999999999E-2</c:v>
                </c:pt>
                <c:pt idx="702">
                  <c:v>-2.1919999999999999E-2</c:v>
                </c:pt>
                <c:pt idx="703">
                  <c:v>-1.3679999999999999E-2</c:v>
                </c:pt>
                <c:pt idx="704">
                  <c:v>6.3119999999999999E-3</c:v>
                </c:pt>
                <c:pt idx="705">
                  <c:v>1.2540000000000001E-2</c:v>
                </c:pt>
                <c:pt idx="706">
                  <c:v>-2.2932999999999999E-2</c:v>
                </c:pt>
                <c:pt idx="707">
                  <c:v>-7.7481999999999995E-2</c:v>
                </c:pt>
                <c:pt idx="708">
                  <c:v>-0.103032</c:v>
                </c:pt>
                <c:pt idx="709">
                  <c:v>-0.12027</c:v>
                </c:pt>
                <c:pt idx="710">
                  <c:v>-0.13550100000000001</c:v>
                </c:pt>
                <c:pt idx="711">
                  <c:v>-0.14976100000000001</c:v>
                </c:pt>
                <c:pt idx="712">
                  <c:v>-0.14896300000000001</c:v>
                </c:pt>
                <c:pt idx="713">
                  <c:v>-0.14147399999999999</c:v>
                </c:pt>
                <c:pt idx="714">
                  <c:v>-0.14113000000000001</c:v>
                </c:pt>
                <c:pt idx="715">
                  <c:v>-0.14171300000000001</c:v>
                </c:pt>
                <c:pt idx="716">
                  <c:v>-0.14021500000000001</c:v>
                </c:pt>
                <c:pt idx="717">
                  <c:v>-0.13033</c:v>
                </c:pt>
                <c:pt idx="718">
                  <c:v>-0.10587199999999999</c:v>
                </c:pt>
                <c:pt idx="719">
                  <c:v>-7.4048000000000003E-2</c:v>
                </c:pt>
                <c:pt idx="720">
                  <c:v>-4.3336E-2</c:v>
                </c:pt>
                <c:pt idx="721">
                  <c:v>-1.567E-2</c:v>
                </c:pt>
                <c:pt idx="722">
                  <c:v>5.777E-3</c:v>
                </c:pt>
                <c:pt idx="723">
                  <c:v>2.3005999999999999E-2</c:v>
                </c:pt>
                <c:pt idx="724">
                  <c:v>4.3396999999999998E-2</c:v>
                </c:pt>
                <c:pt idx="725">
                  <c:v>5.5322000000000003E-2</c:v>
                </c:pt>
                <c:pt idx="726">
                  <c:v>5.9991000000000003E-2</c:v>
                </c:pt>
                <c:pt idx="727">
                  <c:v>5.8407000000000001E-2</c:v>
                </c:pt>
                <c:pt idx="728">
                  <c:v>6.1079000000000001E-2</c:v>
                </c:pt>
                <c:pt idx="729">
                  <c:v>7.0035E-2</c:v>
                </c:pt>
                <c:pt idx="730">
                  <c:v>7.4618000000000004E-2</c:v>
                </c:pt>
                <c:pt idx="731">
                  <c:v>6.9591E-2</c:v>
                </c:pt>
                <c:pt idx="732">
                  <c:v>5.7102E-2</c:v>
                </c:pt>
                <c:pt idx="733">
                  <c:v>4.1354000000000002E-2</c:v>
                </c:pt>
                <c:pt idx="734">
                  <c:v>2.8788000000000001E-2</c:v>
                </c:pt>
                <c:pt idx="735">
                  <c:v>1.5262E-2</c:v>
                </c:pt>
                <c:pt idx="736">
                  <c:v>2.9139999999999999E-3</c:v>
                </c:pt>
                <c:pt idx="737">
                  <c:v>-1.781E-3</c:v>
                </c:pt>
                <c:pt idx="738">
                  <c:v>-3.1489999999999999E-3</c:v>
                </c:pt>
                <c:pt idx="739">
                  <c:v>-6.5490000000000001E-3</c:v>
                </c:pt>
                <c:pt idx="740">
                  <c:v>-1.0943E-2</c:v>
                </c:pt>
                <c:pt idx="741">
                  <c:v>-1.5337999999999999E-2</c:v>
                </c:pt>
                <c:pt idx="742">
                  <c:v>-1.9744999999999999E-2</c:v>
                </c:pt>
                <c:pt idx="743">
                  <c:v>-2.5255E-2</c:v>
                </c:pt>
                <c:pt idx="744">
                  <c:v>-3.0786999999999998E-2</c:v>
                </c:pt>
                <c:pt idx="745">
                  <c:v>-2.7788E-2</c:v>
                </c:pt>
                <c:pt idx="746">
                  <c:v>-1.9508000000000001E-2</c:v>
                </c:pt>
                <c:pt idx="747">
                  <c:v>-1.8710000000000001E-2</c:v>
                </c:pt>
                <c:pt idx="748">
                  <c:v>-2.5398E-2</c:v>
                </c:pt>
                <c:pt idx="749">
                  <c:v>-3.3166000000000001E-2</c:v>
                </c:pt>
                <c:pt idx="750">
                  <c:v>-3.3512E-2</c:v>
                </c:pt>
                <c:pt idx="751">
                  <c:v>-3.0731999999999999E-2</c:v>
                </c:pt>
                <c:pt idx="752">
                  <c:v>-2.8105000000000002E-2</c:v>
                </c:pt>
                <c:pt idx="753">
                  <c:v>-2.9978999999999999E-2</c:v>
                </c:pt>
                <c:pt idx="754">
                  <c:v>-4.4880000000000003E-2</c:v>
                </c:pt>
                <c:pt idx="755">
                  <c:v>-6.1907999999999998E-2</c:v>
                </c:pt>
                <c:pt idx="756">
                  <c:v>-7.1321999999999997E-2</c:v>
                </c:pt>
                <c:pt idx="757">
                  <c:v>-7.3071999999999998E-2</c:v>
                </c:pt>
                <c:pt idx="758">
                  <c:v>-6.6137000000000001E-2</c:v>
                </c:pt>
                <c:pt idx="759">
                  <c:v>-6.2283999999999999E-2</c:v>
                </c:pt>
                <c:pt idx="760">
                  <c:v>-6.9119E-2</c:v>
                </c:pt>
                <c:pt idx="761">
                  <c:v>-8.5612999999999995E-2</c:v>
                </c:pt>
                <c:pt idx="762">
                  <c:v>-0.10115</c:v>
                </c:pt>
                <c:pt idx="763">
                  <c:v>-0.11038100000000001</c:v>
                </c:pt>
                <c:pt idx="764">
                  <c:v>-0.11966400000000001</c:v>
                </c:pt>
                <c:pt idx="765">
                  <c:v>-0.12478400000000001</c:v>
                </c:pt>
                <c:pt idx="766">
                  <c:v>-0.118173</c:v>
                </c:pt>
                <c:pt idx="767">
                  <c:v>-0.10811800000000001</c:v>
                </c:pt>
                <c:pt idx="768">
                  <c:v>-9.9963999999999997E-2</c:v>
                </c:pt>
                <c:pt idx="769">
                  <c:v>-9.0701000000000004E-2</c:v>
                </c:pt>
                <c:pt idx="770">
                  <c:v>-7.7247999999999997E-2</c:v>
                </c:pt>
                <c:pt idx="771">
                  <c:v>-5.6668999999999997E-2</c:v>
                </c:pt>
                <c:pt idx="772">
                  <c:v>-4.6077E-2</c:v>
                </c:pt>
                <c:pt idx="773">
                  <c:v>-4.7336999999999997E-2</c:v>
                </c:pt>
                <c:pt idx="774">
                  <c:v>-6.4463999999999994E-2</c:v>
                </c:pt>
                <c:pt idx="775">
                  <c:v>-9.6341999999999997E-2</c:v>
                </c:pt>
                <c:pt idx="776">
                  <c:v>-0.108766</c:v>
                </c:pt>
                <c:pt idx="777">
                  <c:v>-8.1630999999999995E-2</c:v>
                </c:pt>
                <c:pt idx="778">
                  <c:v>-3.5212E-2</c:v>
                </c:pt>
                <c:pt idx="779">
                  <c:v>-1.7371999999999999E-2</c:v>
                </c:pt>
                <c:pt idx="780">
                  <c:v>-3.8903E-2</c:v>
                </c:pt>
                <c:pt idx="781">
                  <c:v>-9.2655000000000001E-2</c:v>
                </c:pt>
                <c:pt idx="782">
                  <c:v>-0.132994</c:v>
                </c:pt>
                <c:pt idx="783">
                  <c:v>-0.14158299999999999</c:v>
                </c:pt>
                <c:pt idx="784">
                  <c:v>-0.14586199999999999</c:v>
                </c:pt>
                <c:pt idx="785">
                  <c:v>-0.14996399999999999</c:v>
                </c:pt>
                <c:pt idx="786">
                  <c:v>-0.15070900000000001</c:v>
                </c:pt>
                <c:pt idx="787">
                  <c:v>-0.154778</c:v>
                </c:pt>
                <c:pt idx="788">
                  <c:v>-0.13991999999999999</c:v>
                </c:pt>
                <c:pt idx="789">
                  <c:v>-0.107393</c:v>
                </c:pt>
                <c:pt idx="790">
                  <c:v>-7.9601000000000005E-2</c:v>
                </c:pt>
                <c:pt idx="791">
                  <c:v>-6.1619E-2</c:v>
                </c:pt>
                <c:pt idx="792">
                  <c:v>-5.4268999999999998E-2</c:v>
                </c:pt>
                <c:pt idx="793">
                  <c:v>-5.3046000000000003E-2</c:v>
                </c:pt>
                <c:pt idx="794">
                  <c:v>-6.5403000000000003E-2</c:v>
                </c:pt>
                <c:pt idx="795">
                  <c:v>-8.1928000000000001E-2</c:v>
                </c:pt>
                <c:pt idx="796">
                  <c:v>-9.3160999999999994E-2</c:v>
                </c:pt>
                <c:pt idx="797">
                  <c:v>-0.101219</c:v>
                </c:pt>
                <c:pt idx="798">
                  <c:v>-0.101756</c:v>
                </c:pt>
                <c:pt idx="799">
                  <c:v>-9.7904000000000005E-2</c:v>
                </c:pt>
                <c:pt idx="800">
                  <c:v>-8.6444999999999994E-2</c:v>
                </c:pt>
                <c:pt idx="801">
                  <c:v>-6.8482000000000001E-2</c:v>
                </c:pt>
                <c:pt idx="802">
                  <c:v>-4.5295000000000002E-2</c:v>
                </c:pt>
                <c:pt idx="803">
                  <c:v>-2.1146999999999999E-2</c:v>
                </c:pt>
                <c:pt idx="804">
                  <c:v>8.2899999999999998E-4</c:v>
                </c:pt>
                <c:pt idx="805">
                  <c:v>1.4192E-2</c:v>
                </c:pt>
                <c:pt idx="806">
                  <c:v>1.5803000000000001E-2</c:v>
                </c:pt>
                <c:pt idx="807">
                  <c:v>1.6352999999999999E-2</c:v>
                </c:pt>
                <c:pt idx="808">
                  <c:v>1.4567999999999999E-2</c:v>
                </c:pt>
                <c:pt idx="809">
                  <c:v>1.6796999999999999E-2</c:v>
                </c:pt>
                <c:pt idx="810">
                  <c:v>2.2103000000000001E-2</c:v>
                </c:pt>
                <c:pt idx="811">
                  <c:v>2.7404000000000001E-2</c:v>
                </c:pt>
                <c:pt idx="812">
                  <c:v>3.0591E-2</c:v>
                </c:pt>
                <c:pt idx="813">
                  <c:v>3.3807999999999998E-2</c:v>
                </c:pt>
                <c:pt idx="814">
                  <c:v>2.6488000000000001E-2</c:v>
                </c:pt>
                <c:pt idx="815">
                  <c:v>1.1879000000000001E-2</c:v>
                </c:pt>
                <c:pt idx="816">
                  <c:v>-3.7499999999999999E-3</c:v>
                </c:pt>
                <c:pt idx="817">
                  <c:v>-2.2693999999999999E-2</c:v>
                </c:pt>
                <c:pt idx="818">
                  <c:v>-4.1593999999999999E-2</c:v>
                </c:pt>
                <c:pt idx="819">
                  <c:v>-5.4142000000000003E-2</c:v>
                </c:pt>
                <c:pt idx="820">
                  <c:v>-5.6044999999999998E-2</c:v>
                </c:pt>
                <c:pt idx="821">
                  <c:v>-5.2540999999999997E-2</c:v>
                </c:pt>
                <c:pt idx="822">
                  <c:v>-5.3350000000000002E-2</c:v>
                </c:pt>
                <c:pt idx="823">
                  <c:v>-5.9406E-2</c:v>
                </c:pt>
                <c:pt idx="824">
                  <c:v>-5.9773E-2</c:v>
                </c:pt>
                <c:pt idx="825">
                  <c:v>-4.7218000000000003E-2</c:v>
                </c:pt>
                <c:pt idx="826">
                  <c:v>-2.4145E-2</c:v>
                </c:pt>
                <c:pt idx="827">
                  <c:v>-1.1529999999999999E-3</c:v>
                </c:pt>
                <c:pt idx="828">
                  <c:v>1.9775000000000001E-2</c:v>
                </c:pt>
                <c:pt idx="829">
                  <c:v>3.2293000000000002E-2</c:v>
                </c:pt>
                <c:pt idx="830">
                  <c:v>4.0646000000000002E-2</c:v>
                </c:pt>
                <c:pt idx="831">
                  <c:v>4.4817000000000003E-2</c:v>
                </c:pt>
                <c:pt idx="832">
                  <c:v>4.4823000000000002E-2</c:v>
                </c:pt>
                <c:pt idx="833">
                  <c:v>5.1423999999999997E-2</c:v>
                </c:pt>
                <c:pt idx="834">
                  <c:v>6.6541000000000003E-2</c:v>
                </c:pt>
                <c:pt idx="835">
                  <c:v>7.4868000000000004E-2</c:v>
                </c:pt>
                <c:pt idx="836">
                  <c:v>8.0731999999999998E-2</c:v>
                </c:pt>
                <c:pt idx="837">
                  <c:v>9.4922000000000006E-2</c:v>
                </c:pt>
                <c:pt idx="838">
                  <c:v>0.12178799999999999</c:v>
                </c:pt>
                <c:pt idx="839">
                  <c:v>0.15281400000000001</c:v>
                </c:pt>
                <c:pt idx="840">
                  <c:v>0.17743</c:v>
                </c:pt>
                <c:pt idx="841">
                  <c:v>0.19162699999999999</c:v>
                </c:pt>
                <c:pt idx="842">
                  <c:v>0.20927799999999999</c:v>
                </c:pt>
                <c:pt idx="843">
                  <c:v>0.22797000000000001</c:v>
                </c:pt>
                <c:pt idx="844">
                  <c:v>0.24354300000000001</c:v>
                </c:pt>
                <c:pt idx="845">
                  <c:v>0.26036599999999999</c:v>
                </c:pt>
                <c:pt idx="846">
                  <c:v>0.273175</c:v>
                </c:pt>
                <c:pt idx="847">
                  <c:v>0.279671</c:v>
                </c:pt>
                <c:pt idx="848">
                  <c:v>0.28604800000000002</c:v>
                </c:pt>
                <c:pt idx="849">
                  <c:v>0.29249599999999998</c:v>
                </c:pt>
                <c:pt idx="850">
                  <c:v>0.29151899999999997</c:v>
                </c:pt>
                <c:pt idx="851">
                  <c:v>0.27458900000000003</c:v>
                </c:pt>
                <c:pt idx="852">
                  <c:v>0.27501900000000001</c:v>
                </c:pt>
                <c:pt idx="853">
                  <c:v>0.259434</c:v>
                </c:pt>
                <c:pt idx="854">
                  <c:v>0.26438</c:v>
                </c:pt>
                <c:pt idx="855">
                  <c:v>0.24687300000000001</c:v>
                </c:pt>
                <c:pt idx="856">
                  <c:v>0.23585700000000001</c:v>
                </c:pt>
                <c:pt idx="857">
                  <c:v>0.222632</c:v>
                </c:pt>
                <c:pt idx="858">
                  <c:v>0.19445599999999999</c:v>
                </c:pt>
                <c:pt idx="859">
                  <c:v>0.16312099999999999</c:v>
                </c:pt>
                <c:pt idx="860">
                  <c:v>0.13289400000000001</c:v>
                </c:pt>
                <c:pt idx="861">
                  <c:v>0.114497</c:v>
                </c:pt>
                <c:pt idx="862">
                  <c:v>0.11004899999999999</c:v>
                </c:pt>
                <c:pt idx="863">
                  <c:v>9.7081000000000001E-2</c:v>
                </c:pt>
                <c:pt idx="864">
                  <c:v>7.2262000000000007E-2</c:v>
                </c:pt>
                <c:pt idx="865">
                  <c:v>5.2613E-2</c:v>
                </c:pt>
                <c:pt idx="866">
                  <c:v>3.2915E-2</c:v>
                </c:pt>
                <c:pt idx="867">
                  <c:v>1.2200000000000001E-2</c:v>
                </c:pt>
                <c:pt idx="868">
                  <c:v>1.3799999999999999E-4</c:v>
                </c:pt>
                <c:pt idx="869">
                  <c:v>4.1130000000000003E-3</c:v>
                </c:pt>
                <c:pt idx="870">
                  <c:v>7.0740000000000004E-3</c:v>
                </c:pt>
                <c:pt idx="871">
                  <c:v>-2.205E-2</c:v>
                </c:pt>
                <c:pt idx="872">
                  <c:v>-4.3899000000000001E-2</c:v>
                </c:pt>
                <c:pt idx="873">
                  <c:v>-4.7628999999999998E-2</c:v>
                </c:pt>
                <c:pt idx="874">
                  <c:v>-3.6117000000000003E-2</c:v>
                </c:pt>
                <c:pt idx="875">
                  <c:v>-3.5111000000000003E-2</c:v>
                </c:pt>
                <c:pt idx="876">
                  <c:v>-5.3409999999999999E-2</c:v>
                </c:pt>
                <c:pt idx="877">
                  <c:v>-6.8678000000000003E-2</c:v>
                </c:pt>
                <c:pt idx="878">
                  <c:v>-6.7977999999999997E-2</c:v>
                </c:pt>
                <c:pt idx="879">
                  <c:v>-5.7598000000000003E-2</c:v>
                </c:pt>
                <c:pt idx="880">
                  <c:v>-3.9870000000000003E-2</c:v>
                </c:pt>
                <c:pt idx="881">
                  <c:v>-4.0458000000000001E-2</c:v>
                </c:pt>
                <c:pt idx="882">
                  <c:v>-5.509E-2</c:v>
                </c:pt>
                <c:pt idx="883">
                  <c:v>-6.7794999999999994E-2</c:v>
                </c:pt>
                <c:pt idx="884">
                  <c:v>-8.2954E-2</c:v>
                </c:pt>
                <c:pt idx="885">
                  <c:v>-0.10242900000000001</c:v>
                </c:pt>
                <c:pt idx="886">
                  <c:v>-0.115261</c:v>
                </c:pt>
                <c:pt idx="887">
                  <c:v>-0.116271</c:v>
                </c:pt>
                <c:pt idx="888">
                  <c:v>-0.119448</c:v>
                </c:pt>
                <c:pt idx="889">
                  <c:v>-0.117494</c:v>
                </c:pt>
                <c:pt idx="890">
                  <c:v>-0.11447599999999999</c:v>
                </c:pt>
                <c:pt idx="891">
                  <c:v>-0.112232</c:v>
                </c:pt>
                <c:pt idx="892">
                  <c:v>-0.116163</c:v>
                </c:pt>
                <c:pt idx="893">
                  <c:v>-0.124123</c:v>
                </c:pt>
                <c:pt idx="894">
                  <c:v>-0.12662399999999999</c:v>
                </c:pt>
                <c:pt idx="895">
                  <c:v>-0.13566400000000001</c:v>
                </c:pt>
                <c:pt idx="896">
                  <c:v>-0.15137400000000001</c:v>
                </c:pt>
                <c:pt idx="897">
                  <c:v>-0.169319</c:v>
                </c:pt>
                <c:pt idx="898">
                  <c:v>-0.18290799999999999</c:v>
                </c:pt>
                <c:pt idx="899">
                  <c:v>-0.20480899999999999</c:v>
                </c:pt>
                <c:pt idx="900">
                  <c:v>-0.247778</c:v>
                </c:pt>
                <c:pt idx="901">
                  <c:v>-0.29696800000000001</c:v>
                </c:pt>
                <c:pt idx="902">
                  <c:v>-0.34189700000000001</c:v>
                </c:pt>
                <c:pt idx="903">
                  <c:v>-0.35498000000000002</c:v>
                </c:pt>
                <c:pt idx="904">
                  <c:v>-0.33414300000000002</c:v>
                </c:pt>
                <c:pt idx="905">
                  <c:v>-0.31458199999999997</c:v>
                </c:pt>
                <c:pt idx="906">
                  <c:v>-0.327096</c:v>
                </c:pt>
                <c:pt idx="907">
                  <c:v>-0.36524299999999998</c:v>
                </c:pt>
                <c:pt idx="908">
                  <c:v>-0.37420999999999999</c:v>
                </c:pt>
                <c:pt idx="909">
                  <c:v>-0.37140699999999999</c:v>
                </c:pt>
                <c:pt idx="910">
                  <c:v>-0.36747000000000002</c:v>
                </c:pt>
                <c:pt idx="911">
                  <c:v>-0.371948</c:v>
                </c:pt>
                <c:pt idx="912">
                  <c:v>-0.37014399999999997</c:v>
                </c:pt>
                <c:pt idx="913">
                  <c:v>-0.36446200000000001</c:v>
                </c:pt>
                <c:pt idx="914">
                  <c:v>-0.35192800000000002</c:v>
                </c:pt>
                <c:pt idx="915">
                  <c:v>-0.32146799999999998</c:v>
                </c:pt>
                <c:pt idx="916">
                  <c:v>-0.28837600000000002</c:v>
                </c:pt>
                <c:pt idx="917">
                  <c:v>-0.28385199999999999</c:v>
                </c:pt>
                <c:pt idx="918">
                  <c:v>-0.32014900000000002</c:v>
                </c:pt>
                <c:pt idx="919">
                  <c:v>-0.32987100000000003</c:v>
                </c:pt>
                <c:pt idx="920">
                  <c:v>-0.325706</c:v>
                </c:pt>
                <c:pt idx="921">
                  <c:v>-0.30094100000000001</c:v>
                </c:pt>
                <c:pt idx="922">
                  <c:v>-0.28450300000000001</c:v>
                </c:pt>
                <c:pt idx="923">
                  <c:v>-0.28001799999999999</c:v>
                </c:pt>
                <c:pt idx="924">
                  <c:v>-0.27382899999999999</c:v>
                </c:pt>
                <c:pt idx="925">
                  <c:v>-0.26365</c:v>
                </c:pt>
                <c:pt idx="926">
                  <c:v>-0.25362699999999999</c:v>
                </c:pt>
                <c:pt idx="927">
                  <c:v>-0.24465200000000001</c:v>
                </c:pt>
                <c:pt idx="928">
                  <c:v>-0.223912</c:v>
                </c:pt>
                <c:pt idx="929">
                  <c:v>-0.189272</c:v>
                </c:pt>
                <c:pt idx="930">
                  <c:v>-0.15137800000000001</c:v>
                </c:pt>
                <c:pt idx="931">
                  <c:v>-0.124098</c:v>
                </c:pt>
                <c:pt idx="932">
                  <c:v>-0.106406</c:v>
                </c:pt>
                <c:pt idx="933">
                  <c:v>-9.3012999999999998E-2</c:v>
                </c:pt>
                <c:pt idx="934">
                  <c:v>-8.2890000000000005E-2</c:v>
                </c:pt>
                <c:pt idx="935">
                  <c:v>-8.0301999999999998E-2</c:v>
                </c:pt>
                <c:pt idx="936">
                  <c:v>-7.6628000000000002E-2</c:v>
                </c:pt>
                <c:pt idx="937">
                  <c:v>-7.5070999999999999E-2</c:v>
                </c:pt>
                <c:pt idx="938">
                  <c:v>-9.4890000000000002E-2</c:v>
                </c:pt>
                <c:pt idx="939">
                  <c:v>-9.8764000000000005E-2</c:v>
                </c:pt>
                <c:pt idx="940">
                  <c:v>-7.4906E-2</c:v>
                </c:pt>
                <c:pt idx="941">
                  <c:v>-7.3608999999999994E-2</c:v>
                </c:pt>
                <c:pt idx="942">
                  <c:v>-8.2100999999999993E-2</c:v>
                </c:pt>
                <c:pt idx="943">
                  <c:v>-7.7814999999999995E-2</c:v>
                </c:pt>
                <c:pt idx="944">
                  <c:v>-6.8149000000000001E-2</c:v>
                </c:pt>
                <c:pt idx="945">
                  <c:v>-6.4821000000000004E-2</c:v>
                </c:pt>
                <c:pt idx="946">
                  <c:v>-6.7807000000000006E-2</c:v>
                </c:pt>
                <c:pt idx="947">
                  <c:v>-7.0753999999999997E-2</c:v>
                </c:pt>
                <c:pt idx="948">
                  <c:v>-7.5900999999999996E-2</c:v>
                </c:pt>
                <c:pt idx="949">
                  <c:v>-7.3603000000000002E-2</c:v>
                </c:pt>
                <c:pt idx="950">
                  <c:v>-6.8145999999999998E-2</c:v>
                </c:pt>
                <c:pt idx="951">
                  <c:v>-7.0224999999999996E-2</c:v>
                </c:pt>
                <c:pt idx="952">
                  <c:v>-7.3371000000000006E-2</c:v>
                </c:pt>
                <c:pt idx="953">
                  <c:v>-7.1253999999999998E-2</c:v>
                </c:pt>
                <c:pt idx="954">
                  <c:v>-6.8046999999999996E-2</c:v>
                </c:pt>
                <c:pt idx="955">
                  <c:v>-6.1411E-2</c:v>
                </c:pt>
                <c:pt idx="956">
                  <c:v>-5.7688000000000003E-2</c:v>
                </c:pt>
                <c:pt idx="957">
                  <c:v>-5.6916000000000001E-2</c:v>
                </c:pt>
                <c:pt idx="958">
                  <c:v>-6.2323000000000003E-2</c:v>
                </c:pt>
                <c:pt idx="959">
                  <c:v>-7.1719000000000005E-2</c:v>
                </c:pt>
                <c:pt idx="960">
                  <c:v>-7.0275000000000004E-2</c:v>
                </c:pt>
                <c:pt idx="961">
                  <c:v>-5.0812999999999997E-2</c:v>
                </c:pt>
                <c:pt idx="962">
                  <c:v>-5.6231000000000003E-2</c:v>
                </c:pt>
                <c:pt idx="963">
                  <c:v>-5.3287000000000001E-2</c:v>
                </c:pt>
                <c:pt idx="964">
                  <c:v>-1.8412999999999999E-2</c:v>
                </c:pt>
                <c:pt idx="965">
                  <c:v>-8.8699999999999998E-4</c:v>
                </c:pt>
                <c:pt idx="966">
                  <c:v>-1.0988E-2</c:v>
                </c:pt>
                <c:pt idx="967">
                  <c:v>1.4580000000000001E-3</c:v>
                </c:pt>
                <c:pt idx="968">
                  <c:v>1.2673E-2</c:v>
                </c:pt>
                <c:pt idx="969">
                  <c:v>7.9970000000000006E-3</c:v>
                </c:pt>
                <c:pt idx="970">
                  <c:v>2.7064999999999999E-2</c:v>
                </c:pt>
                <c:pt idx="971">
                  <c:v>3.3419999999999998E-2</c:v>
                </c:pt>
                <c:pt idx="972">
                  <c:v>1.4397999999999999E-2</c:v>
                </c:pt>
                <c:pt idx="973">
                  <c:v>2.8506E-2</c:v>
                </c:pt>
                <c:pt idx="974">
                  <c:v>5.2728999999999998E-2</c:v>
                </c:pt>
                <c:pt idx="975">
                  <c:v>8.0083000000000001E-2</c:v>
                </c:pt>
                <c:pt idx="976">
                  <c:v>7.4315999999999993E-2</c:v>
                </c:pt>
                <c:pt idx="977">
                  <c:v>6.8644999999999998E-2</c:v>
                </c:pt>
                <c:pt idx="978">
                  <c:v>6.7224999999999993E-2</c:v>
                </c:pt>
                <c:pt idx="979">
                  <c:v>7.8548999999999994E-2</c:v>
                </c:pt>
                <c:pt idx="980">
                  <c:v>8.5579000000000002E-2</c:v>
                </c:pt>
                <c:pt idx="981">
                  <c:v>7.3491000000000001E-2</c:v>
                </c:pt>
                <c:pt idx="982">
                  <c:v>5.7239999999999999E-2</c:v>
                </c:pt>
                <c:pt idx="983">
                  <c:v>7.8331999999999999E-2</c:v>
                </c:pt>
                <c:pt idx="984">
                  <c:v>0.10888100000000001</c:v>
                </c:pt>
                <c:pt idx="985">
                  <c:v>0.13192200000000001</c:v>
                </c:pt>
                <c:pt idx="986">
                  <c:v>0.14222199999999999</c:v>
                </c:pt>
                <c:pt idx="987">
                  <c:v>0.136657</c:v>
                </c:pt>
                <c:pt idx="988">
                  <c:v>0.13234299999999999</c:v>
                </c:pt>
                <c:pt idx="989">
                  <c:v>0.12722600000000001</c:v>
                </c:pt>
                <c:pt idx="990">
                  <c:v>0.118006</c:v>
                </c:pt>
                <c:pt idx="991">
                  <c:v>0.116366</c:v>
                </c:pt>
                <c:pt idx="992">
                  <c:v>0.117839</c:v>
                </c:pt>
                <c:pt idx="993">
                  <c:v>0.106311</c:v>
                </c:pt>
                <c:pt idx="994">
                  <c:v>6.1674E-2</c:v>
                </c:pt>
                <c:pt idx="995">
                  <c:v>2.0174000000000001E-2</c:v>
                </c:pt>
                <c:pt idx="996">
                  <c:v>1.0708000000000001E-2</c:v>
                </c:pt>
                <c:pt idx="997">
                  <c:v>-7.8299999999999995E-4</c:v>
                </c:pt>
                <c:pt idx="998">
                  <c:v>-2.8355999999999999E-2</c:v>
                </c:pt>
                <c:pt idx="999">
                  <c:v>-6.3614000000000004E-2</c:v>
                </c:pt>
                <c:pt idx="1000">
                  <c:v>-9.2453999999999995E-2</c:v>
                </c:pt>
                <c:pt idx="1001">
                  <c:v>-0.137043</c:v>
                </c:pt>
                <c:pt idx="1002">
                  <c:v>-0.17809900000000001</c:v>
                </c:pt>
                <c:pt idx="1003">
                  <c:v>-0.20202200000000001</c:v>
                </c:pt>
                <c:pt idx="1004">
                  <c:v>-0.20485999999999999</c:v>
                </c:pt>
                <c:pt idx="1005">
                  <c:v>-0.19917699999999999</c:v>
                </c:pt>
                <c:pt idx="1006">
                  <c:v>-0.20097400000000001</c:v>
                </c:pt>
                <c:pt idx="1007">
                  <c:v>-0.201824</c:v>
                </c:pt>
                <c:pt idx="1008">
                  <c:v>-0.19936699999999999</c:v>
                </c:pt>
                <c:pt idx="1009">
                  <c:v>-0.195656</c:v>
                </c:pt>
                <c:pt idx="1010">
                  <c:v>-0.189747</c:v>
                </c:pt>
                <c:pt idx="1011">
                  <c:v>-0.16994600000000001</c:v>
                </c:pt>
                <c:pt idx="1012">
                  <c:v>-0.130944</c:v>
                </c:pt>
                <c:pt idx="1013">
                  <c:v>-0.102589</c:v>
                </c:pt>
                <c:pt idx="1014">
                  <c:v>-8.4916000000000005E-2</c:v>
                </c:pt>
                <c:pt idx="1015">
                  <c:v>-8.1312999999999996E-2</c:v>
                </c:pt>
                <c:pt idx="1016">
                  <c:v>-9.8160999999999998E-2</c:v>
                </c:pt>
                <c:pt idx="1017">
                  <c:v>-0.116052</c:v>
                </c:pt>
                <c:pt idx="1018">
                  <c:v>-0.122016</c:v>
                </c:pt>
                <c:pt idx="1019">
                  <c:v>-0.13211400000000001</c:v>
                </c:pt>
                <c:pt idx="1020">
                  <c:v>-0.12526599999999999</c:v>
                </c:pt>
                <c:pt idx="1021">
                  <c:v>-0.10571800000000001</c:v>
                </c:pt>
                <c:pt idx="1022">
                  <c:v>-8.6180000000000007E-2</c:v>
                </c:pt>
                <c:pt idx="1023">
                  <c:v>-7.0944999999999994E-2</c:v>
                </c:pt>
                <c:pt idx="1024">
                  <c:v>-5.8945999999999998E-2</c:v>
                </c:pt>
                <c:pt idx="1025">
                  <c:v>-4.5911E-2</c:v>
                </c:pt>
                <c:pt idx="1026">
                  <c:v>-3.0714000000000002E-2</c:v>
                </c:pt>
                <c:pt idx="1027">
                  <c:v>-2.7108E-2</c:v>
                </c:pt>
                <c:pt idx="1028">
                  <c:v>-2.9826999999999999E-2</c:v>
                </c:pt>
                <c:pt idx="1029">
                  <c:v>-3.5820999999999999E-2</c:v>
                </c:pt>
                <c:pt idx="1030">
                  <c:v>-4.5116999999999997E-2</c:v>
                </c:pt>
                <c:pt idx="1031">
                  <c:v>-4.9085999999999998E-2</c:v>
                </c:pt>
                <c:pt idx="1032">
                  <c:v>-4.6597E-2</c:v>
                </c:pt>
                <c:pt idx="1033">
                  <c:v>-3.8843999999999997E-2</c:v>
                </c:pt>
                <c:pt idx="1034">
                  <c:v>-3.7608999999999997E-2</c:v>
                </c:pt>
                <c:pt idx="1035">
                  <c:v>-5.2319999999999998E-2</c:v>
                </c:pt>
                <c:pt idx="1036">
                  <c:v>-7.2194999999999995E-2</c:v>
                </c:pt>
                <c:pt idx="1037">
                  <c:v>-8.8842000000000004E-2</c:v>
                </c:pt>
                <c:pt idx="1038">
                  <c:v>-0.104504</c:v>
                </c:pt>
                <c:pt idx="1039">
                  <c:v>-0.117161</c:v>
                </c:pt>
                <c:pt idx="1040">
                  <c:v>-0.12246700000000001</c:v>
                </c:pt>
                <c:pt idx="1041">
                  <c:v>-0.11811000000000001</c:v>
                </c:pt>
                <c:pt idx="1042">
                  <c:v>-0.118979</c:v>
                </c:pt>
                <c:pt idx="1043">
                  <c:v>-0.11335099999999999</c:v>
                </c:pt>
                <c:pt idx="1044">
                  <c:v>-9.6038999999999999E-2</c:v>
                </c:pt>
                <c:pt idx="1045">
                  <c:v>-9.0723999999999999E-2</c:v>
                </c:pt>
                <c:pt idx="1046">
                  <c:v>-9.7247E-2</c:v>
                </c:pt>
                <c:pt idx="1047">
                  <c:v>-9.6057000000000003E-2</c:v>
                </c:pt>
                <c:pt idx="1048">
                  <c:v>-6.9860000000000005E-2</c:v>
                </c:pt>
                <c:pt idx="1049">
                  <c:v>-3.5735999999999997E-2</c:v>
                </c:pt>
                <c:pt idx="1050">
                  <c:v>-1.8898000000000002E-2</c:v>
                </c:pt>
                <c:pt idx="1051">
                  <c:v>-2.1683000000000001E-2</c:v>
                </c:pt>
                <c:pt idx="1052">
                  <c:v>-2.8896999999999999E-2</c:v>
                </c:pt>
                <c:pt idx="1053">
                  <c:v>-3.2889000000000002E-2</c:v>
                </c:pt>
                <c:pt idx="1054">
                  <c:v>-3.3729000000000002E-2</c:v>
                </c:pt>
                <c:pt idx="1055">
                  <c:v>-3.0485000000000002E-2</c:v>
                </c:pt>
                <c:pt idx="1056">
                  <c:v>-2.1999000000000001E-2</c:v>
                </c:pt>
                <c:pt idx="1057">
                  <c:v>1.5640000000000001E-3</c:v>
                </c:pt>
                <c:pt idx="1058">
                  <c:v>3.0741999999999998E-2</c:v>
                </c:pt>
                <c:pt idx="1059">
                  <c:v>5.8005000000000001E-2</c:v>
                </c:pt>
                <c:pt idx="1060">
                  <c:v>8.2184999999999994E-2</c:v>
                </c:pt>
                <c:pt idx="1061">
                  <c:v>9.8874000000000004E-2</c:v>
                </c:pt>
                <c:pt idx="1062">
                  <c:v>0.108989</c:v>
                </c:pt>
                <c:pt idx="1063">
                  <c:v>0.10832899999999999</c:v>
                </c:pt>
                <c:pt idx="1064">
                  <c:v>9.8121E-2</c:v>
                </c:pt>
                <c:pt idx="1065">
                  <c:v>8.2738000000000006E-2</c:v>
                </c:pt>
                <c:pt idx="1066">
                  <c:v>6.5230999999999997E-2</c:v>
                </c:pt>
                <c:pt idx="1067">
                  <c:v>3.9042E-2</c:v>
                </c:pt>
                <c:pt idx="1068">
                  <c:v>2.0699999999999998E-3</c:v>
                </c:pt>
                <c:pt idx="1069">
                  <c:v>-3.7057E-2</c:v>
                </c:pt>
                <c:pt idx="1070">
                  <c:v>-6.5403000000000003E-2</c:v>
                </c:pt>
                <c:pt idx="1071">
                  <c:v>-8.8247000000000006E-2</c:v>
                </c:pt>
                <c:pt idx="1072">
                  <c:v>-9.0643000000000001E-2</c:v>
                </c:pt>
                <c:pt idx="1073">
                  <c:v>-8.4607000000000002E-2</c:v>
                </c:pt>
                <c:pt idx="1074">
                  <c:v>-7.2397000000000003E-2</c:v>
                </c:pt>
                <c:pt idx="1075">
                  <c:v>-5.8290000000000002E-2</c:v>
                </c:pt>
                <c:pt idx="1076">
                  <c:v>-5.3969999999999997E-2</c:v>
                </c:pt>
                <c:pt idx="1077">
                  <c:v>-6.5614000000000006E-2</c:v>
                </c:pt>
                <c:pt idx="1078">
                  <c:v>-8.2347000000000004E-2</c:v>
                </c:pt>
                <c:pt idx="1079">
                  <c:v>-9.6652000000000002E-2</c:v>
                </c:pt>
                <c:pt idx="1080">
                  <c:v>-0.102352</c:v>
                </c:pt>
                <c:pt idx="1081">
                  <c:v>-0.101816</c:v>
                </c:pt>
                <c:pt idx="1082">
                  <c:v>-9.2993000000000006E-2</c:v>
                </c:pt>
                <c:pt idx="1083">
                  <c:v>-8.4578E-2</c:v>
                </c:pt>
                <c:pt idx="1084">
                  <c:v>-7.8496999999999997E-2</c:v>
                </c:pt>
                <c:pt idx="1085">
                  <c:v>-6.2769000000000005E-2</c:v>
                </c:pt>
                <c:pt idx="1086">
                  <c:v>-5.3529E-2</c:v>
                </c:pt>
                <c:pt idx="1087">
                  <c:v>-4.1986999999999997E-2</c:v>
                </c:pt>
                <c:pt idx="1088">
                  <c:v>-1.8617000000000002E-2</c:v>
                </c:pt>
                <c:pt idx="1089">
                  <c:v>1.4324E-2</c:v>
                </c:pt>
                <c:pt idx="1090">
                  <c:v>1.8173999999999999E-2</c:v>
                </c:pt>
                <c:pt idx="1091">
                  <c:v>1.7476999999999999E-2</c:v>
                </c:pt>
                <c:pt idx="1092">
                  <c:v>1.8866000000000001E-2</c:v>
                </c:pt>
                <c:pt idx="1093">
                  <c:v>2.3678999999999999E-2</c:v>
                </c:pt>
                <c:pt idx="1094">
                  <c:v>4.3848999999999999E-2</c:v>
                </c:pt>
                <c:pt idx="1095">
                  <c:v>5.3356000000000001E-2</c:v>
                </c:pt>
                <c:pt idx="1096">
                  <c:v>4.4544E-2</c:v>
                </c:pt>
                <c:pt idx="1097">
                  <c:v>3.0204999999999999E-2</c:v>
                </c:pt>
                <c:pt idx="1098">
                  <c:v>2.5295999999999999E-2</c:v>
                </c:pt>
                <c:pt idx="1099">
                  <c:v>2.4528000000000001E-2</c:v>
                </c:pt>
                <c:pt idx="1100">
                  <c:v>2.6943000000000002E-2</c:v>
                </c:pt>
                <c:pt idx="1101">
                  <c:v>1.8676000000000002E-2</c:v>
                </c:pt>
                <c:pt idx="1102">
                  <c:v>3.9659999999999999E-3</c:v>
                </c:pt>
                <c:pt idx="1103">
                  <c:v>-1.2919999999999999E-2</c:v>
                </c:pt>
                <c:pt idx="1104">
                  <c:v>-1.8013999999999999E-2</c:v>
                </c:pt>
                <c:pt idx="1105">
                  <c:v>-1.6749E-2</c:v>
                </c:pt>
                <c:pt idx="1106">
                  <c:v>-6.979E-3</c:v>
                </c:pt>
                <c:pt idx="1107">
                  <c:v>4.9259999999999998E-3</c:v>
                </c:pt>
                <c:pt idx="1108">
                  <c:v>2.3278E-2</c:v>
                </c:pt>
                <c:pt idx="1109">
                  <c:v>3.8510999999999997E-2</c:v>
                </c:pt>
                <c:pt idx="1110">
                  <c:v>4.1124000000000001E-2</c:v>
                </c:pt>
                <c:pt idx="1111">
                  <c:v>3.4361000000000003E-2</c:v>
                </c:pt>
                <c:pt idx="1112">
                  <c:v>2.7691E-2</c:v>
                </c:pt>
                <c:pt idx="1113">
                  <c:v>1.8821999999999998E-2</c:v>
                </c:pt>
                <c:pt idx="1114">
                  <c:v>1.5258000000000001E-2</c:v>
                </c:pt>
                <c:pt idx="1115">
                  <c:v>1.7042999999999999E-2</c:v>
                </c:pt>
                <c:pt idx="1116">
                  <c:v>1.9969000000000001E-2</c:v>
                </c:pt>
                <c:pt idx="1117">
                  <c:v>2.7331999999999999E-2</c:v>
                </c:pt>
                <c:pt idx="1118">
                  <c:v>3.4793999999999999E-2</c:v>
                </c:pt>
                <c:pt idx="1119">
                  <c:v>4.6503999999999997E-2</c:v>
                </c:pt>
                <c:pt idx="1120">
                  <c:v>5.706E-2</c:v>
                </c:pt>
                <c:pt idx="1121">
                  <c:v>6.2288999999999997E-2</c:v>
                </c:pt>
                <c:pt idx="1122">
                  <c:v>5.3564000000000001E-2</c:v>
                </c:pt>
                <c:pt idx="1123">
                  <c:v>2.2100000000000002E-2</c:v>
                </c:pt>
                <c:pt idx="1124">
                  <c:v>-3.0309999999999998E-3</c:v>
                </c:pt>
                <c:pt idx="1125">
                  <c:v>8.0059999999999992E-3</c:v>
                </c:pt>
                <c:pt idx="1126">
                  <c:v>5.858E-2</c:v>
                </c:pt>
                <c:pt idx="1127">
                  <c:v>8.7849999999999998E-2</c:v>
                </c:pt>
                <c:pt idx="1128">
                  <c:v>8.7472999999999995E-2</c:v>
                </c:pt>
                <c:pt idx="1129">
                  <c:v>5.9577999999999999E-2</c:v>
                </c:pt>
                <c:pt idx="1130">
                  <c:v>1.9962000000000001E-2</c:v>
                </c:pt>
                <c:pt idx="1131">
                  <c:v>-4.5543E-2</c:v>
                </c:pt>
                <c:pt idx="1132">
                  <c:v>-0.131665</c:v>
                </c:pt>
                <c:pt idx="1133">
                  <c:v>-0.187801</c:v>
                </c:pt>
                <c:pt idx="1134">
                  <c:v>-0.16828599999999999</c:v>
                </c:pt>
                <c:pt idx="1135">
                  <c:v>-9.8700999999999997E-2</c:v>
                </c:pt>
                <c:pt idx="1136">
                  <c:v>-2.3723000000000001E-2</c:v>
                </c:pt>
                <c:pt idx="1137">
                  <c:v>4.0735E-2</c:v>
                </c:pt>
                <c:pt idx="1138">
                  <c:v>9.7741999999999996E-2</c:v>
                </c:pt>
                <c:pt idx="1139">
                  <c:v>0.15484300000000001</c:v>
                </c:pt>
                <c:pt idx="1140">
                  <c:v>0.19920099999999999</c:v>
                </c:pt>
                <c:pt idx="1141">
                  <c:v>0.21366199999999999</c:v>
                </c:pt>
                <c:pt idx="1142">
                  <c:v>0.210145</c:v>
                </c:pt>
                <c:pt idx="1143">
                  <c:v>0.19172500000000001</c:v>
                </c:pt>
                <c:pt idx="1144">
                  <c:v>0.171122</c:v>
                </c:pt>
                <c:pt idx="1145">
                  <c:v>0.16320399999999999</c:v>
                </c:pt>
                <c:pt idx="1146">
                  <c:v>0.16364000000000001</c:v>
                </c:pt>
                <c:pt idx="1147">
                  <c:v>0.163938</c:v>
                </c:pt>
                <c:pt idx="1148">
                  <c:v>0.16217999999999999</c:v>
                </c:pt>
                <c:pt idx="1149">
                  <c:v>0.17136100000000001</c:v>
                </c:pt>
                <c:pt idx="1150">
                  <c:v>0.18282899999999999</c:v>
                </c:pt>
                <c:pt idx="1151">
                  <c:v>0.16258900000000001</c:v>
                </c:pt>
                <c:pt idx="1152">
                  <c:v>0.14468300000000001</c:v>
                </c:pt>
                <c:pt idx="1153">
                  <c:v>0.14808499999999999</c:v>
                </c:pt>
                <c:pt idx="1154">
                  <c:v>0.15021000000000001</c:v>
                </c:pt>
                <c:pt idx="1155">
                  <c:v>0.15635399999999999</c:v>
                </c:pt>
                <c:pt idx="1156">
                  <c:v>0.17829400000000001</c:v>
                </c:pt>
                <c:pt idx="1157">
                  <c:v>0.20230400000000001</c:v>
                </c:pt>
                <c:pt idx="1158">
                  <c:v>0.21792700000000001</c:v>
                </c:pt>
                <c:pt idx="1159">
                  <c:v>0.21990499999999999</c:v>
                </c:pt>
                <c:pt idx="1160">
                  <c:v>0.21884200000000001</c:v>
                </c:pt>
                <c:pt idx="1161">
                  <c:v>0.226352</c:v>
                </c:pt>
                <c:pt idx="1162">
                  <c:v>0.233766</c:v>
                </c:pt>
                <c:pt idx="1163">
                  <c:v>0.23364199999999999</c:v>
                </c:pt>
                <c:pt idx="1164">
                  <c:v>0.22603899999999999</c:v>
                </c:pt>
                <c:pt idx="1165">
                  <c:v>0.21001700000000001</c:v>
                </c:pt>
                <c:pt idx="1166">
                  <c:v>0.19719800000000001</c:v>
                </c:pt>
                <c:pt idx="1167">
                  <c:v>0.18768399999999999</c:v>
                </c:pt>
                <c:pt idx="1168">
                  <c:v>0.17619399999999999</c:v>
                </c:pt>
                <c:pt idx="1169">
                  <c:v>0.169125</c:v>
                </c:pt>
                <c:pt idx="1170">
                  <c:v>0.16436000000000001</c:v>
                </c:pt>
                <c:pt idx="1171">
                  <c:v>0.16384099999999999</c:v>
                </c:pt>
                <c:pt idx="1172">
                  <c:v>0.16752300000000001</c:v>
                </c:pt>
                <c:pt idx="1173">
                  <c:v>0.168962</c:v>
                </c:pt>
                <c:pt idx="1174">
                  <c:v>0.16384399999999999</c:v>
                </c:pt>
                <c:pt idx="1175">
                  <c:v>0.14690700000000001</c:v>
                </c:pt>
                <c:pt idx="1176">
                  <c:v>0.135326</c:v>
                </c:pt>
                <c:pt idx="1177">
                  <c:v>0.124707</c:v>
                </c:pt>
                <c:pt idx="1178">
                  <c:v>0.12468799999999999</c:v>
                </c:pt>
                <c:pt idx="1179">
                  <c:v>0.12584200000000001</c:v>
                </c:pt>
                <c:pt idx="1180">
                  <c:v>0.13897699999999999</c:v>
                </c:pt>
                <c:pt idx="1181">
                  <c:v>0.16078400000000001</c:v>
                </c:pt>
                <c:pt idx="1182">
                  <c:v>0.153757</c:v>
                </c:pt>
                <c:pt idx="1183">
                  <c:v>0.124086</c:v>
                </c:pt>
                <c:pt idx="1184">
                  <c:v>9.9459000000000006E-2</c:v>
                </c:pt>
                <c:pt idx="1185">
                  <c:v>6.8412000000000001E-2</c:v>
                </c:pt>
                <c:pt idx="1186">
                  <c:v>3.4366000000000001E-2</c:v>
                </c:pt>
                <c:pt idx="1187">
                  <c:v>1.1266E-2</c:v>
                </c:pt>
                <c:pt idx="1188">
                  <c:v>2.0500000000000002E-3</c:v>
                </c:pt>
                <c:pt idx="1189">
                  <c:v>-6.1679999999999999E-3</c:v>
                </c:pt>
                <c:pt idx="1190">
                  <c:v>-9.0349999999999996E-3</c:v>
                </c:pt>
                <c:pt idx="1191">
                  <c:v>-1.1805E-2</c:v>
                </c:pt>
                <c:pt idx="1192">
                  <c:v>-2.2994000000000001E-2</c:v>
                </c:pt>
                <c:pt idx="1193">
                  <c:v>-3.2078000000000002E-2</c:v>
                </c:pt>
                <c:pt idx="1194">
                  <c:v>-3.0620000000000001E-2</c:v>
                </c:pt>
                <c:pt idx="1195">
                  <c:v>-2.6051000000000001E-2</c:v>
                </c:pt>
                <c:pt idx="1196">
                  <c:v>-2.3678000000000001E-2</c:v>
                </c:pt>
                <c:pt idx="1197">
                  <c:v>-2.0183E-2</c:v>
                </c:pt>
                <c:pt idx="1198">
                  <c:v>-9.0840000000000001E-3</c:v>
                </c:pt>
                <c:pt idx="1199">
                  <c:v>4.2900000000000004E-3</c:v>
                </c:pt>
                <c:pt idx="1200">
                  <c:v>8.0319999999999992E-3</c:v>
                </c:pt>
                <c:pt idx="1201">
                  <c:v>-2.2200000000000002E-3</c:v>
                </c:pt>
                <c:pt idx="1202">
                  <c:v>-2.4386999999999999E-2</c:v>
                </c:pt>
                <c:pt idx="1203">
                  <c:v>-4.2376999999999998E-2</c:v>
                </c:pt>
                <c:pt idx="1204">
                  <c:v>-5.7186000000000001E-2</c:v>
                </c:pt>
                <c:pt idx="1205">
                  <c:v>-6.1282000000000003E-2</c:v>
                </c:pt>
                <c:pt idx="1206">
                  <c:v>-5.5642999999999998E-2</c:v>
                </c:pt>
                <c:pt idx="1207">
                  <c:v>-5.2096000000000003E-2</c:v>
                </c:pt>
                <c:pt idx="1208">
                  <c:v>-6.1339999999999999E-2</c:v>
                </c:pt>
                <c:pt idx="1209">
                  <c:v>-7.5897999999999993E-2</c:v>
                </c:pt>
                <c:pt idx="1210">
                  <c:v>-8.7123999999999993E-2</c:v>
                </c:pt>
                <c:pt idx="1211">
                  <c:v>-8.7540999999999994E-2</c:v>
                </c:pt>
                <c:pt idx="1212">
                  <c:v>-6.4308000000000004E-2</c:v>
                </c:pt>
                <c:pt idx="1213">
                  <c:v>-5.9243999999999998E-2</c:v>
                </c:pt>
                <c:pt idx="1214">
                  <c:v>-7.4705999999999995E-2</c:v>
                </c:pt>
                <c:pt idx="1215">
                  <c:v>-8.3868999999999999E-2</c:v>
                </c:pt>
                <c:pt idx="1216">
                  <c:v>-8.2427E-2</c:v>
                </c:pt>
                <c:pt idx="1217">
                  <c:v>-7.6674999999999993E-2</c:v>
                </c:pt>
                <c:pt idx="1218">
                  <c:v>-6.3437999999999994E-2</c:v>
                </c:pt>
                <c:pt idx="1219">
                  <c:v>-2.9968999999999999E-2</c:v>
                </c:pt>
                <c:pt idx="1220">
                  <c:v>-6.1029999999999999E-3</c:v>
                </c:pt>
                <c:pt idx="1221">
                  <c:v>3.2756E-2</c:v>
                </c:pt>
                <c:pt idx="1222">
                  <c:v>6.1995000000000001E-2</c:v>
                </c:pt>
                <c:pt idx="1223">
                  <c:v>6.0096999999999998E-2</c:v>
                </c:pt>
                <c:pt idx="1224">
                  <c:v>4.4968000000000001E-2</c:v>
                </c:pt>
                <c:pt idx="1225">
                  <c:v>1.9014E-2</c:v>
                </c:pt>
                <c:pt idx="1226">
                  <c:v>-5.7120000000000001E-3</c:v>
                </c:pt>
                <c:pt idx="1227">
                  <c:v>-1.7377E-2</c:v>
                </c:pt>
                <c:pt idx="1228">
                  <c:v>-2.1524999999999999E-2</c:v>
                </c:pt>
                <c:pt idx="1229">
                  <c:v>-1.7153000000000002E-2</c:v>
                </c:pt>
                <c:pt idx="1230">
                  <c:v>-1.8006999999999999E-2</c:v>
                </c:pt>
                <c:pt idx="1231">
                  <c:v>-6.0039999999999998E-3</c:v>
                </c:pt>
                <c:pt idx="1232">
                  <c:v>-1.8010000000000001E-3</c:v>
                </c:pt>
                <c:pt idx="1233">
                  <c:v>-1.4982000000000001E-2</c:v>
                </c:pt>
                <c:pt idx="1234">
                  <c:v>-2.1697999999999999E-2</c:v>
                </c:pt>
                <c:pt idx="1235">
                  <c:v>-1.8519999999999998E-2</c:v>
                </c:pt>
                <c:pt idx="1236">
                  <c:v>-6.483E-3</c:v>
                </c:pt>
                <c:pt idx="1237">
                  <c:v>2.32E-4</c:v>
                </c:pt>
                <c:pt idx="1238">
                  <c:v>4.6700000000000002E-4</c:v>
                </c:pt>
                <c:pt idx="1239">
                  <c:v>2.823E-3</c:v>
                </c:pt>
                <c:pt idx="1240">
                  <c:v>7.3489999999999996E-3</c:v>
                </c:pt>
                <c:pt idx="1241">
                  <c:v>7.5360000000000002E-3</c:v>
                </c:pt>
                <c:pt idx="1242">
                  <c:v>9.6609999999999994E-3</c:v>
                </c:pt>
                <c:pt idx="1243">
                  <c:v>2.0372999999999999E-2</c:v>
                </c:pt>
                <c:pt idx="1244">
                  <c:v>2.3869999999999999E-2</c:v>
                </c:pt>
                <c:pt idx="1245">
                  <c:v>3.1020000000000002E-3</c:v>
                </c:pt>
                <c:pt idx="1246">
                  <c:v>-2.6176000000000001E-2</c:v>
                </c:pt>
                <c:pt idx="1247">
                  <c:v>-4.5797999999999998E-2</c:v>
                </c:pt>
                <c:pt idx="1248">
                  <c:v>-6.5395999999999996E-2</c:v>
                </c:pt>
                <c:pt idx="1249">
                  <c:v>-8.7138999999999994E-2</c:v>
                </c:pt>
                <c:pt idx="1250">
                  <c:v>-0.107862</c:v>
                </c:pt>
                <c:pt idx="1251">
                  <c:v>-0.135103</c:v>
                </c:pt>
                <c:pt idx="1252">
                  <c:v>-0.14967</c:v>
                </c:pt>
                <c:pt idx="1253">
                  <c:v>-0.153727</c:v>
                </c:pt>
                <c:pt idx="1254">
                  <c:v>-0.16123299999999999</c:v>
                </c:pt>
                <c:pt idx="1255">
                  <c:v>-0.16556399999999999</c:v>
                </c:pt>
                <c:pt idx="1256">
                  <c:v>-0.15885299999999999</c:v>
                </c:pt>
                <c:pt idx="1257">
                  <c:v>-0.134551</c:v>
                </c:pt>
                <c:pt idx="1258">
                  <c:v>-9.5210000000000003E-2</c:v>
                </c:pt>
                <c:pt idx="1259">
                  <c:v>-6.0796000000000003E-2</c:v>
                </c:pt>
                <c:pt idx="1260">
                  <c:v>-5.0266999999999999E-2</c:v>
                </c:pt>
                <c:pt idx="1261">
                  <c:v>-5.2685999999999997E-2</c:v>
                </c:pt>
                <c:pt idx="1262">
                  <c:v>-6.2341000000000001E-2</c:v>
                </c:pt>
                <c:pt idx="1263">
                  <c:v>-6.8539000000000003E-2</c:v>
                </c:pt>
                <c:pt idx="1264">
                  <c:v>-8.1025E-2</c:v>
                </c:pt>
                <c:pt idx="1265">
                  <c:v>-0.102987</c:v>
                </c:pt>
                <c:pt idx="1266">
                  <c:v>-0.119578</c:v>
                </c:pt>
                <c:pt idx="1267">
                  <c:v>-0.12988</c:v>
                </c:pt>
                <c:pt idx="1268">
                  <c:v>-0.142455</c:v>
                </c:pt>
                <c:pt idx="1269">
                  <c:v>-0.15390899999999999</c:v>
                </c:pt>
                <c:pt idx="1270">
                  <c:v>-0.14707500000000001</c:v>
                </c:pt>
                <c:pt idx="1271">
                  <c:v>-0.12965199999999999</c:v>
                </c:pt>
                <c:pt idx="1272">
                  <c:v>-0.109219</c:v>
                </c:pt>
                <c:pt idx="1273">
                  <c:v>-8.4641999999999995E-2</c:v>
                </c:pt>
                <c:pt idx="1274">
                  <c:v>-5.4698999999999998E-2</c:v>
                </c:pt>
                <c:pt idx="1275">
                  <c:v>-3.8599000000000001E-2</c:v>
                </c:pt>
                <c:pt idx="1276">
                  <c:v>-3.6445999999999999E-2</c:v>
                </c:pt>
                <c:pt idx="1277">
                  <c:v>-4.3006999999999997E-2</c:v>
                </c:pt>
                <c:pt idx="1278">
                  <c:v>-5.6047E-2</c:v>
                </c:pt>
                <c:pt idx="1279">
                  <c:v>-7.3332999999999995E-2</c:v>
                </c:pt>
                <c:pt idx="1280">
                  <c:v>-8.9495000000000005E-2</c:v>
                </c:pt>
                <c:pt idx="1281">
                  <c:v>-9.8112000000000005E-2</c:v>
                </c:pt>
                <c:pt idx="1282">
                  <c:v>-9.3910999999999994E-2</c:v>
                </c:pt>
                <c:pt idx="1283">
                  <c:v>-7.5259999999999994E-2</c:v>
                </c:pt>
                <c:pt idx="1284">
                  <c:v>-3.4596000000000002E-2</c:v>
                </c:pt>
                <c:pt idx="1285">
                  <c:v>1.9826E-2</c:v>
                </c:pt>
                <c:pt idx="1286">
                  <c:v>5.3024000000000002E-2</c:v>
                </c:pt>
                <c:pt idx="1287">
                  <c:v>5.8548000000000003E-2</c:v>
                </c:pt>
                <c:pt idx="1288">
                  <c:v>5.4366999999999999E-2</c:v>
                </c:pt>
                <c:pt idx="1289">
                  <c:v>5.4258000000000001E-2</c:v>
                </c:pt>
                <c:pt idx="1290">
                  <c:v>6.1491999999999998E-2</c:v>
                </c:pt>
                <c:pt idx="1291">
                  <c:v>5.3809999999999997E-2</c:v>
                </c:pt>
                <c:pt idx="1292">
                  <c:v>3.4499000000000002E-2</c:v>
                </c:pt>
                <c:pt idx="1293">
                  <c:v>2.5908E-2</c:v>
                </c:pt>
                <c:pt idx="1294">
                  <c:v>3.3331E-2</c:v>
                </c:pt>
                <c:pt idx="1295">
                  <c:v>5.0282E-2</c:v>
                </c:pt>
                <c:pt idx="1296">
                  <c:v>6.7362000000000005E-2</c:v>
                </c:pt>
                <c:pt idx="1297">
                  <c:v>7.6317999999999997E-2</c:v>
                </c:pt>
                <c:pt idx="1298">
                  <c:v>8.6500999999999995E-2</c:v>
                </c:pt>
                <c:pt idx="1299">
                  <c:v>8.7051000000000003E-2</c:v>
                </c:pt>
                <c:pt idx="1300">
                  <c:v>7.4848999999999999E-2</c:v>
                </c:pt>
                <c:pt idx="1301">
                  <c:v>3.916E-2</c:v>
                </c:pt>
                <c:pt idx="1302">
                  <c:v>-5.1580000000000003E-3</c:v>
                </c:pt>
                <c:pt idx="1303">
                  <c:v>-4.5259000000000001E-2</c:v>
                </c:pt>
                <c:pt idx="1304">
                  <c:v>-7.7872999999999998E-2</c:v>
                </c:pt>
                <c:pt idx="1305">
                  <c:v>-0.127636</c:v>
                </c:pt>
                <c:pt idx="1306">
                  <c:v>-0.182725</c:v>
                </c:pt>
                <c:pt idx="1307">
                  <c:v>-0.224774</c:v>
                </c:pt>
                <c:pt idx="1308">
                  <c:v>-0.25497399999999998</c:v>
                </c:pt>
                <c:pt idx="1309">
                  <c:v>-0.27632899999999999</c:v>
                </c:pt>
                <c:pt idx="1310">
                  <c:v>-0.279339</c:v>
                </c:pt>
                <c:pt idx="1311">
                  <c:v>-0.26966899999999999</c:v>
                </c:pt>
                <c:pt idx="1312">
                  <c:v>-0.26242300000000002</c:v>
                </c:pt>
                <c:pt idx="1313">
                  <c:v>-0.25333600000000001</c:v>
                </c:pt>
                <c:pt idx="1314">
                  <c:v>-0.19284399999999999</c:v>
                </c:pt>
                <c:pt idx="1315">
                  <c:v>-0.117365</c:v>
                </c:pt>
                <c:pt idx="1316">
                  <c:v>-0.113341</c:v>
                </c:pt>
                <c:pt idx="1317">
                  <c:v>-0.103238</c:v>
                </c:pt>
                <c:pt idx="1318">
                  <c:v>-6.6306000000000004E-2</c:v>
                </c:pt>
                <c:pt idx="1319">
                  <c:v>-6.6976999999999995E-2</c:v>
                </c:pt>
                <c:pt idx="1320">
                  <c:v>-6.2380999999999999E-2</c:v>
                </c:pt>
                <c:pt idx="1321">
                  <c:v>-3.0248000000000001E-2</c:v>
                </c:pt>
                <c:pt idx="1322">
                  <c:v>-1.8787999999999999E-2</c:v>
                </c:pt>
                <c:pt idx="1323">
                  <c:v>-4.8279000000000002E-2</c:v>
                </c:pt>
                <c:pt idx="1324">
                  <c:v>-2.9515E-2</c:v>
                </c:pt>
                <c:pt idx="1325">
                  <c:v>-9.8359999999999993E-3</c:v>
                </c:pt>
                <c:pt idx="1326">
                  <c:v>-2.5079999999999998E-3</c:v>
                </c:pt>
                <c:pt idx="1327">
                  <c:v>3.3937000000000002E-2</c:v>
                </c:pt>
                <c:pt idx="1328">
                  <c:v>5.1971999999999997E-2</c:v>
                </c:pt>
                <c:pt idx="1329">
                  <c:v>6.5821000000000005E-2</c:v>
                </c:pt>
                <c:pt idx="1330">
                  <c:v>8.9272000000000004E-2</c:v>
                </c:pt>
                <c:pt idx="1331">
                  <c:v>0.102774</c:v>
                </c:pt>
                <c:pt idx="1332">
                  <c:v>0.103446</c:v>
                </c:pt>
                <c:pt idx="1333">
                  <c:v>0.100983</c:v>
                </c:pt>
                <c:pt idx="1334">
                  <c:v>8.3416000000000004E-2</c:v>
                </c:pt>
                <c:pt idx="1335">
                  <c:v>7.016E-2</c:v>
                </c:pt>
                <c:pt idx="1336">
                  <c:v>6.8592E-2</c:v>
                </c:pt>
                <c:pt idx="1337">
                  <c:v>6.9195000000000007E-2</c:v>
                </c:pt>
                <c:pt idx="1338">
                  <c:v>7.2168999999999997E-2</c:v>
                </c:pt>
                <c:pt idx="1339">
                  <c:v>7.3139999999999997E-2</c:v>
                </c:pt>
                <c:pt idx="1340">
                  <c:v>7.8655000000000003E-2</c:v>
                </c:pt>
                <c:pt idx="1341">
                  <c:v>8.5252999999999995E-2</c:v>
                </c:pt>
                <c:pt idx="1342">
                  <c:v>7.7823000000000003E-2</c:v>
                </c:pt>
                <c:pt idx="1343">
                  <c:v>7.1303000000000005E-2</c:v>
                </c:pt>
                <c:pt idx="1344">
                  <c:v>6.1459E-2</c:v>
                </c:pt>
                <c:pt idx="1345">
                  <c:v>5.1511000000000001E-2</c:v>
                </c:pt>
                <c:pt idx="1346">
                  <c:v>4.7932000000000002E-2</c:v>
                </c:pt>
                <c:pt idx="1347">
                  <c:v>4.6342000000000001E-2</c:v>
                </c:pt>
                <c:pt idx="1348">
                  <c:v>4.5760000000000002E-2</c:v>
                </c:pt>
                <c:pt idx="1349">
                  <c:v>5.4966000000000001E-2</c:v>
                </c:pt>
                <c:pt idx="1350">
                  <c:v>6.1058000000000001E-2</c:v>
                </c:pt>
                <c:pt idx="1351">
                  <c:v>7.7006000000000005E-2</c:v>
                </c:pt>
                <c:pt idx="1352">
                  <c:v>8.1396999999999997E-2</c:v>
                </c:pt>
                <c:pt idx="1353">
                  <c:v>4.9350999999999999E-2</c:v>
                </c:pt>
                <c:pt idx="1354">
                  <c:v>3.2083E-2</c:v>
                </c:pt>
                <c:pt idx="1355">
                  <c:v>3.2038999999999998E-2</c:v>
                </c:pt>
                <c:pt idx="1356">
                  <c:v>-7.1989999999999997E-3</c:v>
                </c:pt>
                <c:pt idx="1357">
                  <c:v>-4.4171000000000002E-2</c:v>
                </c:pt>
                <c:pt idx="1358">
                  <c:v>-4.7952000000000002E-2</c:v>
                </c:pt>
                <c:pt idx="1359">
                  <c:v>-6.9015999999999994E-2</c:v>
                </c:pt>
                <c:pt idx="1360">
                  <c:v>-9.6624000000000002E-2</c:v>
                </c:pt>
                <c:pt idx="1361">
                  <c:v>-0.120976</c:v>
                </c:pt>
                <c:pt idx="1362">
                  <c:v>-0.14219399999999999</c:v>
                </c:pt>
                <c:pt idx="1363">
                  <c:v>-0.15069299999999999</c:v>
                </c:pt>
                <c:pt idx="1364">
                  <c:v>-0.150531</c:v>
                </c:pt>
                <c:pt idx="1365">
                  <c:v>-0.15449399999999999</c:v>
                </c:pt>
                <c:pt idx="1366">
                  <c:v>-0.14255599999999999</c:v>
                </c:pt>
                <c:pt idx="1367">
                  <c:v>-0.107055</c:v>
                </c:pt>
                <c:pt idx="1368">
                  <c:v>-8.4278000000000006E-2</c:v>
                </c:pt>
                <c:pt idx="1369">
                  <c:v>-5.9357E-2</c:v>
                </c:pt>
                <c:pt idx="1370">
                  <c:v>-3.7463999999999997E-2</c:v>
                </c:pt>
                <c:pt idx="1371">
                  <c:v>-1.7502E-2</c:v>
                </c:pt>
                <c:pt idx="1372">
                  <c:v>3.2699999999999998E-4</c:v>
                </c:pt>
                <c:pt idx="1373">
                  <c:v>1.1698E-2</c:v>
                </c:pt>
                <c:pt idx="1374">
                  <c:v>7.9880000000000003E-3</c:v>
                </c:pt>
                <c:pt idx="1375">
                  <c:v>-1.8253999999999999E-2</c:v>
                </c:pt>
                <c:pt idx="1376">
                  <c:v>-6.9009000000000001E-2</c:v>
                </c:pt>
                <c:pt idx="1377">
                  <c:v>-0.101601</c:v>
                </c:pt>
                <c:pt idx="1378">
                  <c:v>-0.10210900000000001</c:v>
                </c:pt>
                <c:pt idx="1379">
                  <c:v>-8.6387000000000005E-2</c:v>
                </c:pt>
                <c:pt idx="1380">
                  <c:v>-7.1587999999999999E-2</c:v>
                </c:pt>
                <c:pt idx="1381">
                  <c:v>-5.5835999999999997E-2</c:v>
                </c:pt>
                <c:pt idx="1382">
                  <c:v>-5.2019000000000003E-2</c:v>
                </c:pt>
                <c:pt idx="1383">
                  <c:v>-5.1478999999999997E-2</c:v>
                </c:pt>
                <c:pt idx="1384">
                  <c:v>-4.7746999999999998E-2</c:v>
                </c:pt>
                <c:pt idx="1385">
                  <c:v>-4.7204000000000003E-2</c:v>
                </c:pt>
                <c:pt idx="1386">
                  <c:v>-4.6732999999999997E-2</c:v>
                </c:pt>
                <c:pt idx="1387">
                  <c:v>-5.2794000000000001E-2</c:v>
                </c:pt>
                <c:pt idx="1388">
                  <c:v>-6.2135000000000003E-2</c:v>
                </c:pt>
                <c:pt idx="1389">
                  <c:v>-6.5003000000000005E-2</c:v>
                </c:pt>
                <c:pt idx="1390">
                  <c:v>-6.3525999999999999E-2</c:v>
                </c:pt>
                <c:pt idx="1391">
                  <c:v>-5.1575999999999997E-2</c:v>
                </c:pt>
                <c:pt idx="1392">
                  <c:v>-3.4438000000000003E-2</c:v>
                </c:pt>
                <c:pt idx="1393">
                  <c:v>-4.5500000000000002E-3</c:v>
                </c:pt>
                <c:pt idx="1394">
                  <c:v>5.8395000000000002E-2</c:v>
                </c:pt>
                <c:pt idx="1395">
                  <c:v>0.111697</c:v>
                </c:pt>
                <c:pt idx="1396">
                  <c:v>0.13303400000000001</c:v>
                </c:pt>
                <c:pt idx="1397">
                  <c:v>0.155561</c:v>
                </c:pt>
                <c:pt idx="1398">
                  <c:v>0.16533500000000001</c:v>
                </c:pt>
                <c:pt idx="1399">
                  <c:v>0.14512</c:v>
                </c:pt>
                <c:pt idx="1400">
                  <c:v>0.126944</c:v>
                </c:pt>
                <c:pt idx="1401">
                  <c:v>0.10134899999999999</c:v>
                </c:pt>
                <c:pt idx="1402">
                  <c:v>6.7391000000000006E-2</c:v>
                </c:pt>
                <c:pt idx="1403">
                  <c:v>3.5693000000000003E-2</c:v>
                </c:pt>
                <c:pt idx="1404">
                  <c:v>3.9129999999999998E-3</c:v>
                </c:pt>
                <c:pt idx="1405">
                  <c:v>-2.0336E-2</c:v>
                </c:pt>
                <c:pt idx="1406">
                  <c:v>-2.6238000000000001E-2</c:v>
                </c:pt>
                <c:pt idx="1407">
                  <c:v>-2.2481000000000001E-2</c:v>
                </c:pt>
                <c:pt idx="1408">
                  <c:v>-1.7781999999999999E-2</c:v>
                </c:pt>
                <c:pt idx="1409">
                  <c:v>-2.3882E-2</c:v>
                </c:pt>
                <c:pt idx="1410">
                  <c:v>-1.5082999999999999E-2</c:v>
                </c:pt>
                <c:pt idx="1411">
                  <c:v>1.181E-3</c:v>
                </c:pt>
                <c:pt idx="1412">
                  <c:v>6.7970000000000001E-3</c:v>
                </c:pt>
                <c:pt idx="1413">
                  <c:v>1.3465E-2</c:v>
                </c:pt>
                <c:pt idx="1414">
                  <c:v>2.1318E-2</c:v>
                </c:pt>
                <c:pt idx="1415">
                  <c:v>3.3264000000000002E-2</c:v>
                </c:pt>
                <c:pt idx="1416">
                  <c:v>3.8492999999999999E-2</c:v>
                </c:pt>
                <c:pt idx="1417">
                  <c:v>-7.7650000000000002E-3</c:v>
                </c:pt>
                <c:pt idx="1418">
                  <c:v>-7.6273999999999995E-2</c:v>
                </c:pt>
                <c:pt idx="1419">
                  <c:v>-0.118677</c:v>
                </c:pt>
                <c:pt idx="1420">
                  <c:v>-0.14068900000000001</c:v>
                </c:pt>
                <c:pt idx="1421">
                  <c:v>-0.17574699999999999</c:v>
                </c:pt>
                <c:pt idx="1422">
                  <c:v>-0.21102000000000001</c:v>
                </c:pt>
                <c:pt idx="1423">
                  <c:v>-0.20257700000000001</c:v>
                </c:pt>
                <c:pt idx="1424">
                  <c:v>-0.199271</c:v>
                </c:pt>
                <c:pt idx="1425">
                  <c:v>-0.16919899999999999</c:v>
                </c:pt>
                <c:pt idx="1426">
                  <c:v>-9.5519000000000007E-2</c:v>
                </c:pt>
                <c:pt idx="1427">
                  <c:v>-3.3439000000000003E-2</c:v>
                </c:pt>
                <c:pt idx="1428">
                  <c:v>-1.1963E-2</c:v>
                </c:pt>
                <c:pt idx="1429">
                  <c:v>1.6067000000000001E-2</c:v>
                </c:pt>
                <c:pt idx="1430">
                  <c:v>3.4408000000000001E-2</c:v>
                </c:pt>
                <c:pt idx="1431">
                  <c:v>3.1306E-2</c:v>
                </c:pt>
                <c:pt idx="1432">
                  <c:v>2.6280000000000001E-3</c:v>
                </c:pt>
                <c:pt idx="1433">
                  <c:v>-3.0282E-2</c:v>
                </c:pt>
                <c:pt idx="1434">
                  <c:v>-5.0458999999999997E-2</c:v>
                </c:pt>
                <c:pt idx="1435">
                  <c:v>-8.0435000000000006E-2</c:v>
                </c:pt>
                <c:pt idx="1436">
                  <c:v>-0.10821500000000001</c:v>
                </c:pt>
                <c:pt idx="1437">
                  <c:v>-0.119922</c:v>
                </c:pt>
                <c:pt idx="1438">
                  <c:v>-0.12521199999999999</c:v>
                </c:pt>
                <c:pt idx="1439">
                  <c:v>-0.11969399999999999</c:v>
                </c:pt>
                <c:pt idx="1440">
                  <c:v>-0.103279</c:v>
                </c:pt>
                <c:pt idx="1441">
                  <c:v>-9.2059000000000002E-2</c:v>
                </c:pt>
                <c:pt idx="1442">
                  <c:v>-9.5964999999999995E-2</c:v>
                </c:pt>
                <c:pt idx="1443">
                  <c:v>-0.112747</c:v>
                </c:pt>
                <c:pt idx="1444">
                  <c:v>-0.13485900000000001</c:v>
                </c:pt>
                <c:pt idx="1445">
                  <c:v>-0.166491</c:v>
                </c:pt>
                <c:pt idx="1446">
                  <c:v>-0.19798399999999999</c:v>
                </c:pt>
                <c:pt idx="1447">
                  <c:v>-0.21209500000000001</c:v>
                </c:pt>
                <c:pt idx="1448">
                  <c:v>-0.21001300000000001</c:v>
                </c:pt>
                <c:pt idx="1449">
                  <c:v>-0.20272299999999999</c:v>
                </c:pt>
                <c:pt idx="1450">
                  <c:v>-0.18190300000000001</c:v>
                </c:pt>
                <c:pt idx="1451">
                  <c:v>-0.148647</c:v>
                </c:pt>
                <c:pt idx="1452">
                  <c:v>-0.11762400000000001</c:v>
                </c:pt>
                <c:pt idx="1453">
                  <c:v>-0.10578899999999999</c:v>
                </c:pt>
                <c:pt idx="1454">
                  <c:v>-8.4293999999999994E-2</c:v>
                </c:pt>
                <c:pt idx="1455">
                  <c:v>-5.9616000000000002E-2</c:v>
                </c:pt>
                <c:pt idx="1456">
                  <c:v>-4.0362000000000002E-2</c:v>
                </c:pt>
                <c:pt idx="1457">
                  <c:v>-2.0278000000000001E-2</c:v>
                </c:pt>
                <c:pt idx="1458">
                  <c:v>-1.8696999999999998E-2</c:v>
                </c:pt>
                <c:pt idx="1459">
                  <c:v>-2.2511E-2</c:v>
                </c:pt>
                <c:pt idx="1460">
                  <c:v>-2.0993999999999999E-2</c:v>
                </c:pt>
                <c:pt idx="1461">
                  <c:v>-2.9104000000000001E-2</c:v>
                </c:pt>
                <c:pt idx="1462">
                  <c:v>-2.9675E-2</c:v>
                </c:pt>
                <c:pt idx="1463">
                  <c:v>-3.6568999999999997E-2</c:v>
                </c:pt>
                <c:pt idx="1464">
                  <c:v>-4.7548E-2</c:v>
                </c:pt>
                <c:pt idx="1465">
                  <c:v>-5.0713000000000001E-2</c:v>
                </c:pt>
                <c:pt idx="1466">
                  <c:v>-4.4297000000000003E-2</c:v>
                </c:pt>
                <c:pt idx="1467">
                  <c:v>-3.0963000000000001E-2</c:v>
                </c:pt>
                <c:pt idx="1468">
                  <c:v>-1.8973E-2</c:v>
                </c:pt>
                <c:pt idx="1469">
                  <c:v>-5.0900000000000001E-4</c:v>
                </c:pt>
                <c:pt idx="1470">
                  <c:v>2.2359E-2</c:v>
                </c:pt>
                <c:pt idx="1471">
                  <c:v>4.4304999999999997E-2</c:v>
                </c:pt>
                <c:pt idx="1472">
                  <c:v>6.2170999999999997E-2</c:v>
                </c:pt>
                <c:pt idx="1473">
                  <c:v>6.5087999999999993E-2</c:v>
                </c:pt>
                <c:pt idx="1474">
                  <c:v>4.8718999999999998E-2</c:v>
                </c:pt>
                <c:pt idx="1475">
                  <c:v>2.4863E-2</c:v>
                </c:pt>
                <c:pt idx="1476">
                  <c:v>-4.2929999999999999E-3</c:v>
                </c:pt>
                <c:pt idx="1477">
                  <c:v>-3.4423000000000002E-2</c:v>
                </c:pt>
                <c:pt idx="1478">
                  <c:v>-6.3463000000000006E-2</c:v>
                </c:pt>
                <c:pt idx="1479">
                  <c:v>-8.8324E-2</c:v>
                </c:pt>
                <c:pt idx="1480">
                  <c:v>-9.6362000000000003E-2</c:v>
                </c:pt>
                <c:pt idx="1481">
                  <c:v>-8.1211000000000005E-2</c:v>
                </c:pt>
                <c:pt idx="1482">
                  <c:v>-6.4075999999999994E-2</c:v>
                </c:pt>
                <c:pt idx="1483">
                  <c:v>-4.4549999999999999E-2</c:v>
                </c:pt>
                <c:pt idx="1484">
                  <c:v>-5.1572E-2</c:v>
                </c:pt>
                <c:pt idx="1485">
                  <c:v>-0.10473</c:v>
                </c:pt>
                <c:pt idx="1486">
                  <c:v>-0.15803400000000001</c:v>
                </c:pt>
                <c:pt idx="1487">
                  <c:v>-0.183702</c:v>
                </c:pt>
                <c:pt idx="1488">
                  <c:v>-0.173153</c:v>
                </c:pt>
                <c:pt idx="1489">
                  <c:v>-0.133634</c:v>
                </c:pt>
                <c:pt idx="1490">
                  <c:v>-8.6290000000000006E-2</c:v>
                </c:pt>
                <c:pt idx="1491">
                  <c:v>-4.8161000000000002E-2</c:v>
                </c:pt>
                <c:pt idx="1492">
                  <c:v>-1.9368E-2</c:v>
                </c:pt>
                <c:pt idx="1493">
                  <c:v>-4.4219999999999997E-3</c:v>
                </c:pt>
                <c:pt idx="1494">
                  <c:v>-1.4125E-2</c:v>
                </c:pt>
                <c:pt idx="1495">
                  <c:v>-1.8537999999999999E-2</c:v>
                </c:pt>
                <c:pt idx="1496">
                  <c:v>-1.5616E-2</c:v>
                </c:pt>
                <c:pt idx="1497">
                  <c:v>-1.2768E-2</c:v>
                </c:pt>
                <c:pt idx="1498">
                  <c:v>-1.2026E-2</c:v>
                </c:pt>
              </c:numCache>
            </c:numRef>
          </c:val>
          <c:smooth val="0"/>
          <c:extLst>
            <c:ext xmlns:c16="http://schemas.microsoft.com/office/drawing/2014/chart" uri="{C3380CC4-5D6E-409C-BE32-E72D297353CC}">
              <c16:uniqueId val="{00000002-9515-4ED4-92ED-8510D8D3433A}"/>
            </c:ext>
          </c:extLst>
        </c:ser>
        <c:dLbls>
          <c:showLegendKey val="0"/>
          <c:showVal val="0"/>
          <c:showCatName val="0"/>
          <c:showSerName val="0"/>
          <c:showPercent val="0"/>
          <c:showBubbleSize val="0"/>
        </c:dLbls>
        <c:smooth val="0"/>
        <c:axId val="674923144"/>
        <c:axId val="674919864"/>
      </c:lineChart>
      <c:catAx>
        <c:axId val="6749231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19864"/>
        <c:crosses val="autoZero"/>
        <c:auto val="1"/>
        <c:lblAlgn val="ctr"/>
        <c:lblOffset val="100"/>
        <c:noMultiLvlLbl val="0"/>
      </c:catAx>
      <c:valAx>
        <c:axId val="674919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crossAx val="67492314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Wil</b:Tag>
    <b:SourceType>InternetSite</b:SourceType>
    <b:Guid>{BB7A8FE0-AC58-429F-AAC5-99CE3F95EAA8}</b:Guid>
    <b:Title>3D Gyroscope.png</b:Title>
    <b:InternetSiteTitle>Wilimedia</b:InternetSiteTitle>
    <b:URL>https://commons.wikimedia.org/wiki/File:3D_Gyroscope.png</b:URL>
    <b:Author>
      <b:Author>
        <b:Corporate>Wilimedia</b:Corporate>
      </b:Author>
    </b:Author>
    <b:Year>2006</b:Year>
    <b:Month>Oct</b:Month>
    <b:Day>4</b:Day>
    <b:LCID>en-US</b:LCID>
    <b:RefOrder>5</b:RefOrder>
  </b:Source>
  <b:Source>
    <b:Tag>Zha08</b:Tag>
    <b:SourceType>DocumentFromInternetSite</b:SourceType>
    <b:Guid>{3D00F494-9407-446B-8084-463CD36671AF}</b:Guid>
    <b:Title>Understanding the Model</b:Title>
    <b:InternetSiteTitle>Analog dialogue</b:InternetSiteTitle>
    <b:Year>2008</b:Year>
    <b:URL>http://www.analog.com/en/analog-dialogue/articles/pedometer-design-3-axis-digital-acceler.html</b:URL>
    <b:Author>
      <b:Author>
        <b:NameList>
          <b:Person>
            <b:Last>Zhao</b:Last>
            <b:First>Neil</b:First>
          </b:Person>
        </b:NameList>
      </b:Author>
    </b:Author>
    <b:LCID>en-US</b:LCID>
    <b:RefOrder>3</b:RefOrder>
  </b:Source>
  <b:Source>
    <b:Tag>And</b:Tag>
    <b:SourceType>DocumentFromInternetSite</b:SourceType>
    <b:Guid>{B654CAE2-1A3B-4F23-845C-E02AAA0D797E}</b:Guid>
    <b:Author>
      <b:Author>
        <b:NameList>
          <b:Person>
            <b:Last>Nisticò</b:Last>
            <b:First>Andrea</b:First>
          </b:Person>
        </b:NameList>
      </b:Author>
    </b:Author>
    <b:Title>Working principle of a capacitive accelerometer</b:Title>
    <b:InternetSiteTitle>Working principle of a capacitive accelerometer</b:InternetSiteTitle>
    <b:URL>http://engineering-sciences.uniroma2.it/MENU/DOC/TESI/2013/2013_tesi%20NISTICO%20Andrea.pdf</b:URL>
    <b:Year>2013</b:Year>
    <b:LCID>en-US</b:LCID>
    <b:RefOrder>1</b:RefOrder>
  </b:Source>
  <b:Source>
    <b:Tag>Yin14</b:Tag>
    <b:SourceType>DocumentFromInternetSite</b:SourceType>
    <b:Guid>{5AEF69AA-59D9-4AFC-8CA4-DAA2839DD2B5}</b:Guid>
    <b:Author>
      <b:Author>
        <b:NameList>
          <b:Person>
            <b:Last>YingWen</b:Last>
            <b:First>Bai</b:First>
          </b:Person>
        </b:NameList>
      </b:Author>
    </b:Author>
    <b:Title>http://ieeexplore.ieee.org/document/6901041/</b:Title>
    <b:InternetSiteTitle>ieeexplore.ieee.org</b:InternetSiteTitle>
    <b:Year>2014</b:Year>
    <b:URL>http://ieeexplore.ieee.org/document/6901041/</b:URL>
    <b:LCID>en-US</b:LCID>
    <b:RefOrder>2</b:RefOrder>
  </b:Source>
  <b:Source>
    <b:Tag>oxf</b:Tag>
    <b:SourceType>InternetSite</b:SourceType>
    <b:Guid>{712805DA-5B11-433D-8FD3-9B8F2F8737DA}</b:Guid>
    <b:Author>
      <b:Author>
        <b:Corporate>Oxforddictionaries</b:Corporate>
      </b:Author>
    </b:Author>
    <b:Title>gyroscope definition</b:Title>
    <b:InternetSiteTitle>oxforddictionaries</b:InternetSiteTitle>
    <b:URL>https://en.oxforddictionaries.com/definition/gyroscope</b:URL>
    <b:Year>Mid 19th century</b:Year>
    <b:LCID>en-US</b:LCID>
    <b:RefOrder>4</b:RefOrder>
  </b:Source>
  <b:Source>
    <b:Tag>ukm18</b:Tag>
    <b:SourceType>InternetSite</b:SourceType>
    <b:Guid>{FA67C0F2-BA06-4FD6-B272-174068F88096}</b:Guid>
    <b:LCID>en-US</b:LCID>
    <b:RefOrder>11</b:RefOrder>
  </b:Source>
  <b:Source>
    <b:Tag>Pig</b:Tag>
    <b:SourceType>InternetSite</b:SourceType>
    <b:Guid>{E1D95D18-85B4-4421-8E24-1EBCB1D3FDBF}</b:Guid>
    <b:LCID>en-US</b:LCID>
    <b:Author>
      <b:Author>
        <b:Corporate>Pigeon's nest</b:Corporate>
      </b:Author>
    </b:Author>
    <b:Title>Gyroscope</b:Title>
    <b:InternetSiteTitle>Pigeonsnest</b:InternetSiteTitle>
    <b:URL>http://pigeonsnest.co.uk/stuff/howards-stuff/gyro/gyro.html</b:URL>
    <b:RefOrder>6</b:RefOrder>
  </b:Source>
  <b:Source>
    <b:Tag>Pie16</b:Tag>
    <b:SourceType>InternetSite</b:SourceType>
    <b:Guid>{38C167AA-E85D-46D7-B76D-42A4C1BD8B15}</b:Guid>
    <b:Author>
      <b:Author>
        <b:NameList>
          <b:Person>
            <b:Last>Pieter-Jan</b:Last>
          </b:Person>
        </b:NameList>
      </b:Author>
    </b:Author>
    <b:Title>Getting the angular position from gyroscope data</b:Title>
    <b:InternetSiteTitle>http://www.pieter-jan.com/node/7</b:InternetSiteTitle>
    <b:Year>2016</b:Year>
    <b:Month>9</b:Month>
    <b:Day>6</b:Day>
    <b:URL>http://www.pieter-jan.com/node/7</b:URL>
    <b:LCID>en-US</b:LCID>
    <b:RefOrder>9</b:RefOrder>
  </b:Source>
  <b:Source>
    <b:Tag>Prz14</b:Tag>
    <b:SourceType>InternetSite</b:SourceType>
    <b:Guid>{BB872D76-ACDC-41D8-9475-69B4523ACA52}</b:Guid>
    <b:Author>
      <b:Author>
        <b:NameList>
          <b:Person>
            <b:Last>Przemek</b:Last>
          </b:Person>
        </b:NameList>
      </b:Author>
    </b:Author>
    <b:Title>Scanning rooms with an iPhone</b:Title>
    <b:InternetSiteTitle>nomtek</b:InternetSiteTitle>
    <b:Year>2014</b:Year>
    <b:Month>11</b:Month>
    <b:Day>27</b:Day>
    <b:URL>https://www.nomtek.com/scanning-rooms-with-an-iphone/</b:URL>
    <b:LCID>en-US</b:LCID>
    <b:RefOrder>12</b:RefOrder>
  </b:Source>
  <b:Source>
    <b:Tag>CSD14</b:Tag>
    <b:SourceType>InternetSite</b:SourceType>
    <b:Guid>{4E891D0C-CEFE-4519-8569-FECA9F7FF44F}</b:Guid>
    <b:Author>
      <b:Author>
        <b:Corporate>CSDN Blogs</b:Corporate>
      </b:Author>
    </b:Author>
    <b:Title>Accelerometer calculting the angles</b:Title>
    <b:InternetSiteTitle>CSDN</b:InternetSiteTitle>
    <b:Year>2014</b:Year>
    <b:Month>08</b:Month>
    <b:Day>13</b:Day>
    <b:URL>https://blog.csdn.net/u010389437/article/details/38541561</b:URL>
    <b:RefOrder>13</b:RefOrder>
  </b:Source>
  <b:Source>
    <b:Tag>Ste14</b:Tag>
    <b:SourceType>InternetSite</b:SourceType>
    <b:Guid>{C29B3241-15E8-4BA2-9CE0-397F596E4B4D}</b:Guid>
    <b:Author>
      <b:Author>
        <b:NameList>
          <b:Person>
            <b:Last>Mraz</b:Last>
            <b:First>Stephen</b:First>
          </b:Person>
        </b:NameList>
      </b:Author>
    </b:Author>
    <b:Title>What’s the Difference Between Pitch, Roll, and Yaw?</b:Title>
    <b:InternetSiteTitle>MachineDesign</b:InternetSiteTitle>
    <b:Year>2014</b:Year>
    <b:Month>06</b:Month>
    <b:Day>12</b:Day>
    <b:URL>http://www.machinedesign.com/engineering-essentials/what-s-difference-between-pitch-roll-and-yaw</b:URL>
    <b:RefOrder>7</b:RefOrder>
  </b:Source>
  <b:Source>
    <b:Tag>Vic10</b:Tag>
    <b:SourceType>InternetSite</b:SourceType>
    <b:Guid>{D1F43034-F54F-4EA5-B24E-520C67087ADE}</b:Guid>
    <b:Author>
      <b:Author>
        <b:NameList>
          <b:Person>
            <b:Last>H</b:Last>
            <b:First>Victor</b:First>
          </b:Person>
        </b:NameList>
      </b:Author>
    </b:Author>
    <b:Title>Gyroscope apps and games</b:Title>
    <b:InternetSiteTitle>Phonearena</b:InternetSiteTitle>
    <b:Year>2010</b:Year>
    <b:Month>12</b:Month>
    <b:Day>14</b:Day>
    <b:URL>https://www.phonearena.com/news/Gyroscope-apps-and-games_id15299</b:URL>
    <b:RefOrder>10</b:RefOrder>
  </b:Source>
  <b:Source>
    <b:Tag>All17</b:Tag>
    <b:SourceType>InternetSite</b:SourceType>
    <b:Guid>{472FDDB6-A351-414D-A187-D80644F75DF0}</b:Guid>
    <b:Author>
      <b:Author>
        <b:NameList>
          <b:Person>
            <b:Last>Kealy</b:Last>
            <b:First>Allison</b:First>
          </b:Person>
        </b:NameList>
      </b:Author>
    </b:Author>
    <b:Title>MEMS and wireless options: User localization in cellular phones</b:Title>
    <b:InternetSiteTitle>GPSworld</b:InternetSiteTitle>
    <b:Year>2017</b:Year>
    <b:Month>7</b:Month>
    <b:Day>28</b:Day>
    <b:URL>http://gpsworld.com/mems-and-wireless-options-user-localization-in-cellular-phones/</b:URL>
    <b:RefOrder>8</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BECBD6-4C1F-4C41-A089-6F011B2C7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6A120CDB.dotm</Template>
  <TotalTime>3719</TotalTime>
  <Pages>51</Pages>
  <Words>12447</Words>
  <Characters>70953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anecto Galway</dc:creator>
  <cp:lastModifiedBy>JIE  SUN</cp:lastModifiedBy>
  <cp:revision>236</cp:revision>
  <dcterms:created xsi:type="dcterms:W3CDTF">2018-04-18T15:36:00Z</dcterms:created>
  <dcterms:modified xsi:type="dcterms:W3CDTF">2018-06-24T21:23:00Z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